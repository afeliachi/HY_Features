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C4EB93" w14:textId="77777777" w:rsidR="009A7B37" w:rsidRPr="008E510D" w:rsidRDefault="009A7B37">
      <w:pPr>
        <w:jc w:val="right"/>
        <w:rPr>
          <w:b/>
          <w:color w:val="0000FF"/>
          <w:sz w:val="36"/>
          <w:szCs w:val="36"/>
        </w:rPr>
      </w:pPr>
      <w:r w:rsidRPr="008E510D">
        <w:rPr>
          <w:b/>
          <w:sz w:val="36"/>
          <w:szCs w:val="36"/>
        </w:rPr>
        <w:t>Open Geospatial Consortium</w:t>
      </w:r>
      <w:r w:rsidRPr="008E510D">
        <w:rPr>
          <w:b/>
          <w:color w:val="0000FF"/>
          <w:sz w:val="36"/>
          <w:szCs w:val="36"/>
        </w:rPr>
        <w:t xml:space="preserve"> </w:t>
      </w:r>
    </w:p>
    <w:p w14:paraId="178E444A" w14:textId="232210E1" w:rsidR="00DB1F99" w:rsidRPr="008E510D" w:rsidRDefault="00DB1F99">
      <w:pPr>
        <w:jc w:val="right"/>
        <w:rPr>
          <w:sz w:val="20"/>
          <w:szCs w:val="20"/>
        </w:rPr>
      </w:pPr>
      <w:r w:rsidRPr="008E510D">
        <w:rPr>
          <w:sz w:val="20"/>
          <w:szCs w:val="20"/>
        </w:rPr>
        <w:t xml:space="preserve">Submission Date: </w:t>
      </w:r>
      <w:r w:rsidR="004E5E44">
        <w:rPr>
          <w:color w:val="FF0000"/>
          <w:sz w:val="20"/>
          <w:szCs w:val="20"/>
        </w:rPr>
        <w:t>2016-31-08</w:t>
      </w:r>
    </w:p>
    <w:p w14:paraId="47DE9536" w14:textId="77777777" w:rsidR="00154114" w:rsidRPr="008E510D" w:rsidRDefault="00154114">
      <w:pPr>
        <w:jc w:val="right"/>
        <w:rPr>
          <w:color w:val="FF0000"/>
          <w:sz w:val="20"/>
          <w:szCs w:val="20"/>
        </w:rPr>
      </w:pPr>
      <w:r w:rsidRPr="008E510D">
        <w:rPr>
          <w:sz w:val="20"/>
          <w:szCs w:val="20"/>
        </w:rPr>
        <w:t xml:space="preserve">Approval </w:t>
      </w:r>
      <w:r w:rsidR="009A7B37" w:rsidRPr="008E510D">
        <w:rPr>
          <w:sz w:val="20"/>
          <w:szCs w:val="20"/>
        </w:rPr>
        <w:t>Date:</w:t>
      </w:r>
      <w:r w:rsidR="009A7B37" w:rsidRPr="008E510D">
        <w:rPr>
          <w:color w:val="0000FF"/>
          <w:sz w:val="20"/>
          <w:szCs w:val="20"/>
        </w:rPr>
        <w:t>   </w:t>
      </w:r>
      <w:r w:rsidRPr="008E510D">
        <w:rPr>
          <w:color w:val="FF0000"/>
          <w:sz w:val="20"/>
          <w:szCs w:val="20"/>
        </w:rPr>
        <w:t>&lt;</w:t>
      </w:r>
      <w:proofErr w:type="spellStart"/>
      <w:r w:rsidRPr="008E510D">
        <w:rPr>
          <w:color w:val="FF0000"/>
          <w:sz w:val="20"/>
          <w:szCs w:val="20"/>
        </w:rPr>
        <w:t>yyyy</w:t>
      </w:r>
      <w:proofErr w:type="spellEnd"/>
      <w:r w:rsidRPr="008E510D">
        <w:rPr>
          <w:color w:val="FF0000"/>
          <w:sz w:val="20"/>
          <w:szCs w:val="20"/>
        </w:rPr>
        <w:t>-</w:t>
      </w:r>
      <w:proofErr w:type="spellStart"/>
      <w:r w:rsidRPr="008E510D">
        <w:rPr>
          <w:color w:val="FF0000"/>
          <w:sz w:val="20"/>
          <w:szCs w:val="20"/>
        </w:rPr>
        <w:t>dd</w:t>
      </w:r>
      <w:proofErr w:type="spellEnd"/>
      <w:r w:rsidRPr="008E510D">
        <w:rPr>
          <w:color w:val="FF0000"/>
          <w:sz w:val="20"/>
          <w:szCs w:val="20"/>
        </w:rPr>
        <w:t>-mm</w:t>
      </w:r>
      <w:r w:rsidR="00377235" w:rsidRPr="008E510D">
        <w:rPr>
          <w:color w:val="FF0000"/>
          <w:sz w:val="20"/>
          <w:szCs w:val="20"/>
        </w:rPr>
        <w:t>&gt;</w:t>
      </w:r>
    </w:p>
    <w:p w14:paraId="410F19A6" w14:textId="77777777" w:rsidR="009A7B37" w:rsidRPr="008E510D" w:rsidRDefault="00154114" w:rsidP="00154114">
      <w:pPr>
        <w:jc w:val="right"/>
        <w:rPr>
          <w:color w:val="FF0000"/>
          <w:sz w:val="20"/>
          <w:szCs w:val="20"/>
        </w:rPr>
      </w:pPr>
      <w:r w:rsidRPr="008E510D">
        <w:rPr>
          <w:sz w:val="20"/>
          <w:szCs w:val="20"/>
        </w:rPr>
        <w:t>Publication Date:</w:t>
      </w:r>
      <w:r w:rsidRPr="008E510D">
        <w:rPr>
          <w:color w:val="0000FF"/>
          <w:sz w:val="20"/>
          <w:szCs w:val="20"/>
        </w:rPr>
        <w:t>   </w:t>
      </w:r>
      <w:r w:rsidRPr="008E510D">
        <w:rPr>
          <w:color w:val="FF0000"/>
          <w:sz w:val="20"/>
          <w:szCs w:val="20"/>
        </w:rPr>
        <w:t>&lt;</w:t>
      </w:r>
      <w:proofErr w:type="spellStart"/>
      <w:r w:rsidRPr="008E510D">
        <w:rPr>
          <w:color w:val="FF0000"/>
          <w:sz w:val="20"/>
          <w:szCs w:val="20"/>
        </w:rPr>
        <w:t>yyyy</w:t>
      </w:r>
      <w:proofErr w:type="spellEnd"/>
      <w:r w:rsidRPr="008E510D">
        <w:rPr>
          <w:color w:val="FF0000"/>
          <w:sz w:val="20"/>
          <w:szCs w:val="20"/>
        </w:rPr>
        <w:t>-</w:t>
      </w:r>
      <w:proofErr w:type="spellStart"/>
      <w:r w:rsidRPr="008E510D">
        <w:rPr>
          <w:color w:val="FF0000"/>
          <w:sz w:val="20"/>
          <w:szCs w:val="20"/>
        </w:rPr>
        <w:t>dd</w:t>
      </w:r>
      <w:proofErr w:type="spellEnd"/>
      <w:r w:rsidRPr="008E510D">
        <w:rPr>
          <w:color w:val="FF0000"/>
          <w:sz w:val="20"/>
          <w:szCs w:val="20"/>
        </w:rPr>
        <w:t>-mm&gt;</w:t>
      </w:r>
      <w:r w:rsidR="00377235" w:rsidRPr="008E510D">
        <w:rPr>
          <w:b/>
          <w:color w:val="0000FF"/>
          <w:sz w:val="20"/>
          <w:szCs w:val="20"/>
        </w:rPr>
        <w:t xml:space="preserve"> </w:t>
      </w:r>
    </w:p>
    <w:p w14:paraId="7B57D7C2" w14:textId="431CAC60" w:rsidR="009A7B37" w:rsidRPr="008E510D" w:rsidRDefault="009A7B37">
      <w:pPr>
        <w:jc w:val="right"/>
        <w:rPr>
          <w:sz w:val="20"/>
          <w:szCs w:val="20"/>
        </w:rPr>
      </w:pPr>
      <w:bookmarkStart w:id="0" w:name="Cover_RemoveText2"/>
      <w:r w:rsidRPr="008E510D">
        <w:rPr>
          <w:sz w:val="20"/>
          <w:szCs w:val="20"/>
        </w:rPr>
        <w:t>External identifier of this OGC</w:t>
      </w:r>
      <w:r w:rsidRPr="008E510D">
        <w:rPr>
          <w:sz w:val="20"/>
          <w:szCs w:val="20"/>
          <w:vertAlign w:val="superscript"/>
        </w:rPr>
        <w:t>®</w:t>
      </w:r>
      <w:r w:rsidRPr="008E510D">
        <w:rPr>
          <w:sz w:val="20"/>
          <w:szCs w:val="20"/>
        </w:rPr>
        <w:t xml:space="preserve"> document:</w:t>
      </w:r>
      <w:r w:rsidRPr="008E510D">
        <w:rPr>
          <w:color w:val="0000FF"/>
          <w:sz w:val="20"/>
          <w:szCs w:val="20"/>
        </w:rPr>
        <w:t xml:space="preserve"> </w:t>
      </w:r>
      <w:r w:rsidR="004C43DA" w:rsidRPr="008E510D">
        <w:rPr>
          <w:color w:val="0000FF"/>
          <w:sz w:val="20"/>
          <w:szCs w:val="20"/>
        </w:rPr>
        <w:t>&lt;</w:t>
      </w:r>
      <w:r w:rsidR="00D0692D">
        <w:rPr>
          <w:rFonts w:ascii="TimesNewRomanPSMT" w:hAnsi="TimesNewRomanPSMT" w:cs="TimesNewRomanPSMT"/>
          <w:color w:val="0000FF"/>
          <w:sz w:val="20"/>
          <w:szCs w:val="20"/>
        </w:rPr>
        <w:t>http://www.opengis.net/doc/[{doc-type/}]{standard}/{m.n}</w:t>
      </w:r>
      <w:r w:rsidR="004C43DA" w:rsidRPr="008E510D">
        <w:rPr>
          <w:sz w:val="20"/>
          <w:szCs w:val="20"/>
        </w:rPr>
        <w:t>&gt;</w:t>
      </w:r>
    </w:p>
    <w:p w14:paraId="73FD213D" w14:textId="11D40E6B" w:rsidR="009A7B37" w:rsidRPr="008E510D" w:rsidRDefault="009A7B37">
      <w:pPr>
        <w:jc w:val="right"/>
        <w:rPr>
          <w:sz w:val="20"/>
          <w:szCs w:val="20"/>
        </w:rPr>
      </w:pPr>
      <w:r w:rsidRPr="008E510D">
        <w:rPr>
          <w:sz w:val="20"/>
          <w:szCs w:val="20"/>
        </w:rPr>
        <w:t>Internal reference number of this OGC</w:t>
      </w:r>
      <w:r w:rsidRPr="008E510D">
        <w:rPr>
          <w:sz w:val="20"/>
          <w:szCs w:val="20"/>
          <w:vertAlign w:val="superscript"/>
        </w:rPr>
        <w:t>®</w:t>
      </w:r>
      <w:r w:rsidRPr="008E510D">
        <w:rPr>
          <w:sz w:val="20"/>
          <w:szCs w:val="20"/>
        </w:rPr>
        <w:t xml:space="preserve"> document:   </w:t>
      </w:r>
      <w:bookmarkEnd w:id="0"/>
      <w:r w:rsidRPr="008E510D">
        <w:rPr>
          <w:sz w:val="20"/>
          <w:szCs w:val="20"/>
        </w:rPr>
        <w:t> </w:t>
      </w:r>
      <w:r w:rsidR="00516DEE" w:rsidRPr="008E510D">
        <w:rPr>
          <w:sz w:val="20"/>
          <w:szCs w:val="20"/>
        </w:rPr>
        <w:t>14</w:t>
      </w:r>
      <w:r w:rsidR="004C43DA" w:rsidRPr="008E510D">
        <w:rPr>
          <w:sz w:val="20"/>
          <w:szCs w:val="20"/>
        </w:rPr>
        <w:t>-</w:t>
      </w:r>
      <w:r w:rsidR="003B04D4">
        <w:rPr>
          <w:sz w:val="20"/>
          <w:szCs w:val="20"/>
        </w:rPr>
        <w:t>111r2</w:t>
      </w:r>
      <w:r w:rsidR="004C43DA" w:rsidRPr="008E510D">
        <w:rPr>
          <w:sz w:val="20"/>
          <w:szCs w:val="20"/>
        </w:rPr>
        <w:t xml:space="preserve"> </w:t>
      </w:r>
    </w:p>
    <w:p w14:paraId="50F1136D" w14:textId="49B7A2D0" w:rsidR="009A7B37" w:rsidRPr="008E510D" w:rsidRDefault="009A7B37">
      <w:pPr>
        <w:jc w:val="right"/>
        <w:rPr>
          <w:sz w:val="20"/>
          <w:szCs w:val="20"/>
        </w:rPr>
      </w:pPr>
      <w:r w:rsidRPr="008E510D">
        <w:rPr>
          <w:sz w:val="20"/>
          <w:szCs w:val="20"/>
        </w:rPr>
        <w:t xml:space="preserve">Version: </w:t>
      </w:r>
      <w:r w:rsidR="002104D0" w:rsidRPr="008E510D">
        <w:rPr>
          <w:sz w:val="20"/>
          <w:szCs w:val="20"/>
        </w:rPr>
        <w:t>0</w:t>
      </w:r>
      <w:r w:rsidR="004E5E44">
        <w:rPr>
          <w:sz w:val="20"/>
          <w:szCs w:val="20"/>
        </w:rPr>
        <w:t>.</w:t>
      </w:r>
      <w:ins w:id="1" w:author="iche" w:date="2016-09-21T20:09:00Z">
        <w:r w:rsidR="0087145C">
          <w:rPr>
            <w:sz w:val="20"/>
            <w:szCs w:val="20"/>
          </w:rPr>
          <w:t>7</w:t>
        </w:r>
      </w:ins>
      <w:r w:rsidR="00D0692D">
        <w:rPr>
          <w:sz w:val="20"/>
          <w:szCs w:val="20"/>
        </w:rPr>
        <w:t xml:space="preserve"> </w:t>
      </w:r>
    </w:p>
    <w:p w14:paraId="4B831696" w14:textId="77777777" w:rsidR="009A7B37" w:rsidRPr="008E510D" w:rsidRDefault="009A7B37">
      <w:pPr>
        <w:jc w:val="right"/>
        <w:rPr>
          <w:sz w:val="20"/>
          <w:szCs w:val="20"/>
        </w:rPr>
      </w:pPr>
      <w:r w:rsidRPr="008E510D">
        <w:rPr>
          <w:sz w:val="20"/>
          <w:szCs w:val="20"/>
        </w:rPr>
        <w:t>Category: OGC</w:t>
      </w:r>
      <w:r w:rsidRPr="008E510D">
        <w:rPr>
          <w:sz w:val="20"/>
          <w:szCs w:val="20"/>
          <w:vertAlign w:val="superscript"/>
        </w:rPr>
        <w:t>®</w:t>
      </w:r>
      <w:r w:rsidRPr="008E510D">
        <w:rPr>
          <w:color w:val="0000FF"/>
          <w:sz w:val="20"/>
          <w:szCs w:val="20"/>
        </w:rPr>
        <w:t xml:space="preserve"> </w:t>
      </w:r>
      <w:r w:rsidR="00EC6724" w:rsidRPr="008E510D">
        <w:rPr>
          <w:sz w:val="20"/>
          <w:szCs w:val="20"/>
        </w:rPr>
        <w:t>Implementation Standard</w:t>
      </w:r>
      <w:r w:rsidRPr="008E510D">
        <w:rPr>
          <w:sz w:val="20"/>
          <w:szCs w:val="20"/>
        </w:rPr>
        <w:t xml:space="preserve"> </w:t>
      </w:r>
    </w:p>
    <w:p w14:paraId="7F065819" w14:textId="24A761F3" w:rsidR="00E50724" w:rsidRPr="008E510D" w:rsidRDefault="009A7B37" w:rsidP="00AC2E40">
      <w:pPr>
        <w:jc w:val="right"/>
        <w:rPr>
          <w:sz w:val="20"/>
          <w:szCs w:val="20"/>
        </w:rPr>
      </w:pPr>
      <w:r w:rsidRPr="00046160">
        <w:rPr>
          <w:sz w:val="20"/>
          <w:szCs w:val="20"/>
        </w:rPr>
        <w:t>Editor</w:t>
      </w:r>
      <w:r w:rsidR="00035727" w:rsidRPr="00046160">
        <w:rPr>
          <w:sz w:val="20"/>
          <w:szCs w:val="20"/>
        </w:rPr>
        <w:t>s</w:t>
      </w:r>
      <w:r w:rsidRPr="003D1C38">
        <w:rPr>
          <w:sz w:val="20"/>
          <w:szCs w:val="20"/>
          <w:highlight w:val="yellow"/>
        </w:rPr>
        <w:t>:</w:t>
      </w:r>
      <w:r w:rsidR="002104D0" w:rsidRPr="003D1C38">
        <w:rPr>
          <w:sz w:val="20"/>
          <w:szCs w:val="20"/>
          <w:highlight w:val="yellow"/>
        </w:rPr>
        <w:t xml:space="preserve"> </w:t>
      </w:r>
      <w:r w:rsidR="003E594B" w:rsidRPr="003D1C38">
        <w:rPr>
          <w:sz w:val="20"/>
          <w:szCs w:val="20"/>
          <w:highlight w:val="yellow"/>
        </w:rPr>
        <w:t xml:space="preserve">Rob Atkinson, </w:t>
      </w:r>
      <w:r w:rsidR="0000110E" w:rsidRPr="003D1C38">
        <w:rPr>
          <w:sz w:val="20"/>
          <w:szCs w:val="20"/>
          <w:highlight w:val="yellow"/>
        </w:rPr>
        <w:t>David Blodgett</w:t>
      </w:r>
      <w:r w:rsidR="00CA3290" w:rsidRPr="003D1C38">
        <w:rPr>
          <w:sz w:val="20"/>
          <w:szCs w:val="20"/>
          <w:highlight w:val="yellow"/>
        </w:rPr>
        <w:t>, Irina Dornblut</w:t>
      </w:r>
    </w:p>
    <w:p w14:paraId="7E2CCC44" w14:textId="77777777" w:rsidR="00AC2E40" w:rsidRPr="00D0692D" w:rsidRDefault="00AC2E40" w:rsidP="00AC2E40">
      <w:pPr>
        <w:jc w:val="right"/>
        <w:rPr>
          <w:b/>
          <w:sz w:val="28"/>
          <w:szCs w:val="28"/>
        </w:rPr>
      </w:pPr>
    </w:p>
    <w:p w14:paraId="17A53EBF" w14:textId="77777777" w:rsidR="00AC2E40" w:rsidRPr="00D0692D" w:rsidRDefault="00AC2E40" w:rsidP="00AC2E40">
      <w:pPr>
        <w:jc w:val="right"/>
        <w:rPr>
          <w:b/>
          <w:sz w:val="28"/>
          <w:szCs w:val="28"/>
        </w:rPr>
      </w:pPr>
    </w:p>
    <w:p w14:paraId="3964EA8C" w14:textId="3298A7E7" w:rsidR="002104D0" w:rsidRPr="008E510D" w:rsidRDefault="00EC6724" w:rsidP="00B2500C">
      <w:pPr>
        <w:jc w:val="center"/>
        <w:rPr>
          <w:sz w:val="36"/>
          <w:szCs w:val="36"/>
        </w:rPr>
      </w:pPr>
      <w:r w:rsidRPr="008E510D">
        <w:rPr>
          <w:sz w:val="36"/>
          <w:szCs w:val="36"/>
        </w:rPr>
        <w:t>OGC</w:t>
      </w:r>
      <w:r w:rsidRPr="008E510D">
        <w:rPr>
          <w:sz w:val="40"/>
          <w:szCs w:val="40"/>
          <w:vertAlign w:val="superscript"/>
        </w:rPr>
        <w:t>®</w:t>
      </w:r>
      <w:r w:rsidRPr="008E510D">
        <w:rPr>
          <w:sz w:val="20"/>
        </w:rPr>
        <w:t xml:space="preserve"> </w:t>
      </w:r>
      <w:r w:rsidR="00AC2E40" w:rsidRPr="008E510D">
        <w:rPr>
          <w:sz w:val="36"/>
          <w:szCs w:val="36"/>
        </w:rPr>
        <w:t xml:space="preserve"> </w:t>
      </w:r>
      <w:r w:rsidR="00035727" w:rsidRPr="008E510D">
        <w:rPr>
          <w:sz w:val="36"/>
          <w:szCs w:val="36"/>
        </w:rPr>
        <w:t>WaterML 2 –</w:t>
      </w:r>
      <w:r w:rsidR="001F1677" w:rsidRPr="008E510D">
        <w:rPr>
          <w:sz w:val="36"/>
          <w:szCs w:val="36"/>
        </w:rPr>
        <w:t xml:space="preserve"> Part 3</w:t>
      </w:r>
      <w:r w:rsidR="00930DB7">
        <w:rPr>
          <w:sz w:val="36"/>
          <w:szCs w:val="36"/>
        </w:rPr>
        <w:t xml:space="preserve">: </w:t>
      </w:r>
      <w:r w:rsidR="005839D5" w:rsidRPr="008E510D">
        <w:rPr>
          <w:sz w:val="36"/>
          <w:szCs w:val="36"/>
        </w:rPr>
        <w:t xml:space="preserve"> </w:t>
      </w:r>
      <w:r w:rsidR="00B2500C">
        <w:rPr>
          <w:sz w:val="36"/>
          <w:szCs w:val="36"/>
        </w:rPr>
        <w:t>Surface Hydrology Features (</w:t>
      </w:r>
      <w:r w:rsidR="002104D0" w:rsidRPr="008E510D">
        <w:rPr>
          <w:sz w:val="36"/>
          <w:szCs w:val="36"/>
        </w:rPr>
        <w:t>HY_Features</w:t>
      </w:r>
      <w:r w:rsidR="00B2500C">
        <w:rPr>
          <w:sz w:val="36"/>
          <w:szCs w:val="36"/>
        </w:rPr>
        <w:t xml:space="preserve">) </w:t>
      </w:r>
      <w:r w:rsidR="00E13A66">
        <w:rPr>
          <w:sz w:val="36"/>
          <w:szCs w:val="36"/>
        </w:rPr>
        <w:t xml:space="preserve">– </w:t>
      </w:r>
      <w:r w:rsidR="00147019" w:rsidRPr="008E510D">
        <w:rPr>
          <w:sz w:val="36"/>
          <w:szCs w:val="36"/>
        </w:rPr>
        <w:t xml:space="preserve">Conceptual </w:t>
      </w:r>
      <w:r w:rsidR="00E13A66">
        <w:rPr>
          <w:sz w:val="36"/>
          <w:szCs w:val="36"/>
        </w:rPr>
        <w:t>M</w:t>
      </w:r>
      <w:r w:rsidR="00147019" w:rsidRPr="008E510D">
        <w:rPr>
          <w:sz w:val="36"/>
          <w:szCs w:val="36"/>
        </w:rPr>
        <w:t>odel</w:t>
      </w:r>
    </w:p>
    <w:p w14:paraId="6F86C96F" w14:textId="77777777" w:rsidR="00AC2E40" w:rsidRPr="008E510D" w:rsidRDefault="00AC2E40" w:rsidP="00AC2E40"/>
    <w:p w14:paraId="20EA9998" w14:textId="77777777" w:rsidR="009A7B37" w:rsidRPr="008E510D" w:rsidRDefault="009A7B37">
      <w:pPr>
        <w:pStyle w:val="zzCopyright"/>
        <w:pBdr>
          <w:top w:val="none" w:sz="0" w:space="0" w:color="auto"/>
          <w:left w:val="none" w:sz="0" w:space="0" w:color="auto"/>
          <w:bottom w:val="none" w:sz="0" w:space="0" w:color="auto"/>
          <w:right w:val="none" w:sz="0" w:space="0" w:color="auto"/>
        </w:pBdr>
        <w:jc w:val="center"/>
        <w:rPr>
          <w:b/>
          <w:color w:val="auto"/>
          <w:lang w:val="en-US"/>
        </w:rPr>
      </w:pPr>
      <w:r w:rsidRPr="008E510D">
        <w:rPr>
          <w:b/>
          <w:color w:val="auto"/>
          <w:lang w:val="en-US"/>
        </w:rPr>
        <w:t>Copyright notice</w:t>
      </w:r>
    </w:p>
    <w:p w14:paraId="63130FD8" w14:textId="7E7C179C" w:rsidR="009A7B37" w:rsidRPr="008E510D" w:rsidRDefault="004203F0" w:rsidP="00E50724">
      <w:pPr>
        <w:jc w:val="center"/>
        <w:rPr>
          <w:b/>
        </w:rPr>
      </w:pPr>
      <w:r w:rsidRPr="008E510D">
        <w:t xml:space="preserve">Copyright © </w:t>
      </w:r>
      <w:r w:rsidR="0000110E" w:rsidRPr="008E510D">
        <w:t>2016</w:t>
      </w:r>
      <w:r w:rsidR="00E50724" w:rsidRPr="008E510D">
        <w:t xml:space="preserve"> Open Geospatial Consortium</w:t>
      </w:r>
      <w:r w:rsidR="009A7B37" w:rsidRPr="008E510D">
        <w:br/>
        <w:t xml:space="preserve">To obtain additional rights of use, visit </w:t>
      </w:r>
      <w:hyperlink r:id="rId9" w:history="1">
        <w:r w:rsidR="009A7B37" w:rsidRPr="008E510D">
          <w:rPr>
            <w:rStyle w:val="Hyperlink"/>
            <w:color w:val="auto"/>
          </w:rPr>
          <w:t>http://www.opengeospatial.org/legal/</w:t>
        </w:r>
      </w:hyperlink>
      <w:r w:rsidR="009A7B37" w:rsidRPr="008E510D">
        <w:t>.</w:t>
      </w:r>
    </w:p>
    <w:p w14:paraId="6D53B113" w14:textId="77777777" w:rsidR="00684C85" w:rsidRPr="008E510D" w:rsidRDefault="00684C85" w:rsidP="00684C85">
      <w:pPr>
        <w:jc w:val="center"/>
        <w:rPr>
          <w:b/>
          <w:bCs/>
        </w:rPr>
      </w:pPr>
    </w:p>
    <w:p w14:paraId="3EBD1D6A" w14:textId="77777777" w:rsidR="009A7B37" w:rsidRPr="008E510D" w:rsidRDefault="009A7B37" w:rsidP="00684C85">
      <w:pPr>
        <w:jc w:val="center"/>
        <w:rPr>
          <w:b/>
          <w:bCs/>
        </w:rPr>
      </w:pPr>
      <w:r w:rsidRPr="008E510D">
        <w:rPr>
          <w:b/>
          <w:bCs/>
        </w:rPr>
        <w:t>Warning</w:t>
      </w:r>
    </w:p>
    <w:p w14:paraId="5BB78901"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This document is not an OGC Standard. This document is distributed for review and</w:t>
      </w:r>
    </w:p>
    <w:p w14:paraId="2B0FC833"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comment. This document is subject to change without notice and may not be referred to</w:t>
      </w:r>
    </w:p>
    <w:p w14:paraId="17802864"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as an OGC Standard.</w:t>
      </w:r>
    </w:p>
    <w:p w14:paraId="5D1A2A7A" w14:textId="77777777" w:rsidR="00035727" w:rsidRPr="008E510D" w:rsidRDefault="00035727" w:rsidP="00035727">
      <w:pPr>
        <w:autoSpaceDE w:val="0"/>
        <w:autoSpaceDN w:val="0"/>
        <w:adjustRightInd w:val="0"/>
        <w:spacing w:after="0"/>
        <w:rPr>
          <w:rFonts w:ascii="TimesNewRomanPSMT" w:hAnsi="TimesNewRomanPSMT" w:cs="TimesNewRomanPSMT"/>
        </w:rPr>
      </w:pPr>
    </w:p>
    <w:p w14:paraId="2A9A5255"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Recipients of this document are invited to submit, with their comments, notification of</w:t>
      </w:r>
    </w:p>
    <w:p w14:paraId="7D553DB9"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any relevant patent rights of which they are aware and to provide supporting</w:t>
      </w:r>
    </w:p>
    <w:p w14:paraId="781E3A8E" w14:textId="76678581" w:rsidR="009A7B37" w:rsidRPr="00985742" w:rsidRDefault="00035727" w:rsidP="00035727">
      <w:pPr>
        <w:autoSpaceDE w:val="0"/>
        <w:autoSpaceDN w:val="0"/>
        <w:adjustRightInd w:val="0"/>
        <w:spacing w:after="0"/>
        <w:rPr>
          <w:lang w:val="fr-CH"/>
        </w:rPr>
      </w:pPr>
      <w:r w:rsidRPr="00985742">
        <w:rPr>
          <w:rFonts w:ascii="TimesNewRomanPSMT" w:hAnsi="TimesNewRomanPSMT" w:cs="TimesNewRomanPSMT"/>
          <w:lang w:val="fr-CH"/>
        </w:rPr>
        <w:t>documentation</w:t>
      </w:r>
      <w:r w:rsidR="006477EE">
        <w:rPr>
          <w:rFonts w:ascii="TimesNewRomanPSMT" w:hAnsi="TimesNewRomanPSMT" w:cs="TimesNewRomanPSMT"/>
          <w:lang w:val="fr-CH"/>
        </w:rPr>
        <w:t>.</w:t>
      </w:r>
    </w:p>
    <w:p w14:paraId="3AB94BA1"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type:   </w:t>
      </w:r>
      <w:r w:rsidRPr="00985742">
        <w:rPr>
          <w:b w:val="0"/>
          <w:color w:val="auto"/>
          <w:sz w:val="20"/>
          <w:lang w:val="fr-CH"/>
        </w:rPr>
        <w:tab/>
        <w:t>OGC</w:t>
      </w:r>
      <w:r w:rsidRPr="00985742">
        <w:rPr>
          <w:b w:val="0"/>
          <w:color w:val="auto"/>
          <w:sz w:val="20"/>
          <w:vertAlign w:val="superscript"/>
          <w:lang w:val="fr-CH"/>
        </w:rPr>
        <w:t>®</w:t>
      </w:r>
      <w:r w:rsidRPr="00985742">
        <w:rPr>
          <w:b w:val="0"/>
          <w:color w:val="auto"/>
          <w:sz w:val="20"/>
          <w:lang w:val="fr-CH"/>
        </w:rPr>
        <w:t xml:space="preserve"> </w:t>
      </w:r>
      <w:proofErr w:type="spellStart"/>
      <w:r w:rsidR="00830688" w:rsidRPr="00985742">
        <w:rPr>
          <w:b w:val="0"/>
          <w:color w:val="auto"/>
          <w:sz w:val="20"/>
          <w:lang w:val="fr-CH"/>
        </w:rPr>
        <w:t>Implementation</w:t>
      </w:r>
      <w:proofErr w:type="spellEnd"/>
      <w:r w:rsidR="00830688" w:rsidRPr="00985742">
        <w:rPr>
          <w:b w:val="0"/>
          <w:color w:val="auto"/>
          <w:sz w:val="20"/>
          <w:lang w:val="fr-CH"/>
        </w:rPr>
        <w:t xml:space="preserve"> Standard</w:t>
      </w:r>
    </w:p>
    <w:p w14:paraId="719724A5"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 xml:space="preserve">Document </w:t>
      </w:r>
      <w:proofErr w:type="spellStart"/>
      <w:r w:rsidRPr="00985742">
        <w:rPr>
          <w:b w:val="0"/>
          <w:color w:val="auto"/>
          <w:sz w:val="20"/>
          <w:lang w:val="fr-CH"/>
        </w:rPr>
        <w:t>subtype</w:t>
      </w:r>
      <w:proofErr w:type="spellEnd"/>
      <w:r w:rsidRPr="00985742">
        <w:rPr>
          <w:b w:val="0"/>
          <w:color w:val="auto"/>
          <w:sz w:val="20"/>
          <w:lang w:val="fr-CH"/>
        </w:rPr>
        <w:t>:   </w:t>
      </w:r>
      <w:r w:rsidRPr="00985742">
        <w:rPr>
          <w:b w:val="0"/>
          <w:color w:val="auto"/>
          <w:sz w:val="20"/>
          <w:lang w:val="fr-CH"/>
        </w:rPr>
        <w:tab/>
      </w:r>
    </w:p>
    <w:p w14:paraId="4E65C0E2"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stage:   </w:t>
      </w:r>
      <w:r w:rsidRPr="00985742">
        <w:rPr>
          <w:b w:val="0"/>
          <w:color w:val="auto"/>
          <w:sz w:val="20"/>
          <w:lang w:val="fr-CH"/>
        </w:rPr>
        <w:tab/>
      </w:r>
      <w:proofErr w:type="spellStart"/>
      <w:r w:rsidRPr="00985742">
        <w:rPr>
          <w:b w:val="0"/>
          <w:color w:val="auto"/>
          <w:sz w:val="20"/>
          <w:lang w:val="fr-CH"/>
        </w:rPr>
        <w:t>Draft</w:t>
      </w:r>
      <w:proofErr w:type="spellEnd"/>
    </w:p>
    <w:p w14:paraId="30A56A28" w14:textId="77777777" w:rsidR="009A7B37" w:rsidRPr="00985742" w:rsidRDefault="009A7B37">
      <w:pPr>
        <w:pStyle w:val="zzCover"/>
        <w:framePr w:hSpace="142" w:vSpace="142" w:wrap="auto" w:vAnchor="page" w:hAnchor="page" w:x="798" w:y="13865"/>
        <w:tabs>
          <w:tab w:val="left" w:pos="1980"/>
        </w:tabs>
        <w:suppressAutoHyphens/>
        <w:spacing w:after="0"/>
        <w:jc w:val="left"/>
        <w:rPr>
          <w:color w:val="auto"/>
          <w:sz w:val="16"/>
          <w:lang w:val="fr-CH"/>
        </w:rPr>
      </w:pPr>
      <w:r w:rsidRPr="00985742">
        <w:rPr>
          <w:b w:val="0"/>
          <w:color w:val="auto"/>
          <w:sz w:val="20"/>
          <w:lang w:val="fr-CH"/>
        </w:rPr>
        <w:t xml:space="preserve">Document </w:t>
      </w:r>
      <w:proofErr w:type="spellStart"/>
      <w:r w:rsidRPr="00985742">
        <w:rPr>
          <w:b w:val="0"/>
          <w:color w:val="auto"/>
          <w:sz w:val="20"/>
          <w:lang w:val="fr-CH"/>
        </w:rPr>
        <w:t>language</w:t>
      </w:r>
      <w:proofErr w:type="spellEnd"/>
      <w:r w:rsidRPr="00985742">
        <w:rPr>
          <w:b w:val="0"/>
          <w:color w:val="auto"/>
          <w:sz w:val="20"/>
          <w:lang w:val="fr-CH"/>
        </w:rPr>
        <w:t>: </w:t>
      </w:r>
      <w:r w:rsidRPr="00985742">
        <w:rPr>
          <w:b w:val="0"/>
          <w:color w:val="auto"/>
          <w:sz w:val="20"/>
          <w:lang w:val="fr-CH"/>
        </w:rPr>
        <w:tab/>
        <w:t>English</w:t>
      </w:r>
    </w:p>
    <w:p w14:paraId="54E64205" w14:textId="77777777" w:rsidR="00F60CB2" w:rsidRPr="008E510D" w:rsidRDefault="00F60CB2" w:rsidP="00F60CB2">
      <w:pPr>
        <w:rPr>
          <w:sz w:val="16"/>
          <w:szCs w:val="16"/>
        </w:rPr>
      </w:pPr>
      <w:bookmarkStart w:id="2" w:name="_Toc165888228"/>
      <w:r w:rsidRPr="00DC1B1D">
        <w:br w:type="page"/>
      </w:r>
      <w:r w:rsidRPr="008E510D">
        <w:rPr>
          <w:sz w:val="16"/>
          <w:szCs w:val="16"/>
        </w:rPr>
        <w:lastRenderedPageBreak/>
        <w:t>License Agreement</w:t>
      </w:r>
    </w:p>
    <w:p w14:paraId="207F8A37" w14:textId="77777777" w:rsidR="00F60CB2" w:rsidRPr="008E510D" w:rsidRDefault="00F60CB2" w:rsidP="00D0692D">
      <w:pPr>
        <w:jc w:val="both"/>
        <w:rPr>
          <w:sz w:val="16"/>
          <w:szCs w:val="16"/>
        </w:rPr>
      </w:pPr>
      <w:r w:rsidRPr="008E510D">
        <w:rPr>
          <w:sz w:val="16"/>
          <w:szCs w:val="16"/>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57E635FF" w14:textId="77777777" w:rsidR="00F60CB2" w:rsidRPr="008E510D" w:rsidRDefault="00F60CB2" w:rsidP="00D0692D">
      <w:pPr>
        <w:jc w:val="both"/>
        <w:rPr>
          <w:sz w:val="16"/>
          <w:szCs w:val="16"/>
        </w:rPr>
      </w:pPr>
      <w:r w:rsidRPr="008E510D">
        <w:rPr>
          <w:sz w:val="16"/>
          <w:szCs w:val="16"/>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35B2658F" w14:textId="77777777" w:rsidR="00F60CB2" w:rsidRPr="008E510D" w:rsidRDefault="00F60CB2" w:rsidP="00D0692D">
      <w:pPr>
        <w:jc w:val="both"/>
        <w:rPr>
          <w:sz w:val="16"/>
          <w:szCs w:val="16"/>
        </w:rPr>
      </w:pPr>
      <w:r w:rsidRPr="008E510D">
        <w:rPr>
          <w:sz w:val="16"/>
          <w:szCs w:val="16"/>
        </w:rPr>
        <w:t>THIS LICENSE IS A COPYRIGHT LICENSE ONLY, AND DOES NOT CONVEY ANY RIGHTS UNDER ANY PATENTS THAT MAY BE IN FORCE ANYWHERE IN THE WORLD.</w:t>
      </w:r>
    </w:p>
    <w:p w14:paraId="17EEE456" w14:textId="77777777" w:rsidR="00F60CB2" w:rsidRPr="008E510D" w:rsidRDefault="00F60CB2" w:rsidP="00D0692D">
      <w:pPr>
        <w:jc w:val="both"/>
        <w:rPr>
          <w:sz w:val="16"/>
          <w:szCs w:val="16"/>
        </w:rPr>
      </w:pPr>
      <w:r w:rsidRPr="008E510D">
        <w:rPr>
          <w:sz w:val="16"/>
          <w:szCs w:val="16"/>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42BA725C" w14:textId="77777777" w:rsidR="00F60CB2" w:rsidRPr="008E510D" w:rsidRDefault="00F60CB2" w:rsidP="00D0692D">
      <w:pPr>
        <w:jc w:val="both"/>
        <w:rPr>
          <w:sz w:val="16"/>
          <w:szCs w:val="16"/>
        </w:rPr>
      </w:pPr>
      <w:r w:rsidRPr="008E510D">
        <w:rPr>
          <w:sz w:val="16"/>
          <w:szCs w:val="16"/>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05C21954" w14:textId="77777777" w:rsidR="00FA590F" w:rsidRPr="008E510D" w:rsidRDefault="00F60CB2" w:rsidP="00D0692D">
      <w:pPr>
        <w:jc w:val="both"/>
        <w:rPr>
          <w:sz w:val="16"/>
          <w:szCs w:val="16"/>
        </w:rPr>
      </w:pPr>
      <w:r w:rsidRPr="008E510D">
        <w:rPr>
          <w:sz w:val="16"/>
          <w:szCs w:val="16"/>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w:t>
      </w:r>
      <w:r w:rsidR="00FA590F" w:rsidRPr="008E510D">
        <w:rPr>
          <w:sz w:val="16"/>
          <w:szCs w:val="16"/>
        </w:rPr>
        <w:t xml:space="preserve">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02526032" w14:textId="77777777" w:rsidR="00F60CB2" w:rsidRPr="008E510D" w:rsidRDefault="00F60CB2" w:rsidP="00F60CB2">
      <w:r w:rsidRPr="008E510D">
        <w:br w:type="page"/>
      </w:r>
    </w:p>
    <w:p w14:paraId="298D7305" w14:textId="77777777" w:rsidR="005D4956" w:rsidRPr="008E510D" w:rsidRDefault="00F60CB2">
      <w:pPr>
        <w:pStyle w:val="Inhaltsverzeichnisberschrift"/>
        <w:rPr>
          <w:color w:val="auto"/>
        </w:rPr>
      </w:pPr>
      <w:r w:rsidRPr="008E510D">
        <w:rPr>
          <w:color w:val="auto"/>
        </w:rPr>
        <w:lastRenderedPageBreak/>
        <w:t>Contents</w:t>
      </w:r>
    </w:p>
    <w:sdt>
      <w:sdtPr>
        <w:rPr>
          <w:rFonts w:ascii="Times New Roman" w:hAnsi="Times New Roman"/>
          <w:b w:val="0"/>
          <w:bCs w:val="0"/>
          <w:color w:val="auto"/>
          <w:sz w:val="24"/>
          <w:szCs w:val="24"/>
          <w:lang w:val="de-DE"/>
        </w:rPr>
        <w:id w:val="109093351"/>
        <w:docPartObj>
          <w:docPartGallery w:val="Table of Contents"/>
          <w:docPartUnique/>
        </w:docPartObj>
      </w:sdtPr>
      <w:sdtEndPr/>
      <w:sdtContent>
        <w:p w14:paraId="5D39817E" w14:textId="77510392" w:rsidR="0028056A" w:rsidRDefault="0028056A">
          <w:pPr>
            <w:pStyle w:val="Inhaltsverzeichnisberschrift"/>
          </w:pPr>
        </w:p>
        <w:p w14:paraId="249FD692" w14:textId="77777777" w:rsidR="00683144" w:rsidRDefault="0028056A">
          <w:pPr>
            <w:pStyle w:val="Verzeichnis1"/>
            <w:tabs>
              <w:tab w:val="left" w:pos="48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3963447" w:history="1">
            <w:r w:rsidR="00683144" w:rsidRPr="00AA78FD">
              <w:rPr>
                <w:rStyle w:val="Hyperlink"/>
                <w:noProof/>
              </w:rPr>
              <w:t>1.</w:t>
            </w:r>
            <w:r w:rsidR="00683144">
              <w:rPr>
                <w:rFonts w:asciiTheme="minorHAnsi" w:eastAsiaTheme="minorEastAsia" w:hAnsiTheme="minorHAnsi" w:cstheme="minorBidi"/>
                <w:noProof/>
                <w:sz w:val="22"/>
                <w:szCs w:val="22"/>
              </w:rPr>
              <w:tab/>
            </w:r>
            <w:r w:rsidR="00683144" w:rsidRPr="00AA78FD">
              <w:rPr>
                <w:rStyle w:val="Hyperlink"/>
                <w:noProof/>
              </w:rPr>
              <w:t>Scope</w:t>
            </w:r>
            <w:r w:rsidR="00683144">
              <w:rPr>
                <w:noProof/>
                <w:webHidden/>
              </w:rPr>
              <w:tab/>
            </w:r>
            <w:r w:rsidR="00683144">
              <w:rPr>
                <w:noProof/>
                <w:webHidden/>
              </w:rPr>
              <w:fldChar w:fldCharType="begin"/>
            </w:r>
            <w:r w:rsidR="00683144">
              <w:rPr>
                <w:noProof/>
                <w:webHidden/>
              </w:rPr>
              <w:instrText xml:space="preserve"> PAGEREF _Toc463963447 \h </w:instrText>
            </w:r>
            <w:r w:rsidR="00683144">
              <w:rPr>
                <w:noProof/>
                <w:webHidden/>
              </w:rPr>
            </w:r>
            <w:r w:rsidR="00683144">
              <w:rPr>
                <w:noProof/>
                <w:webHidden/>
              </w:rPr>
              <w:fldChar w:fldCharType="separate"/>
            </w:r>
            <w:r w:rsidR="00683144">
              <w:rPr>
                <w:noProof/>
                <w:webHidden/>
              </w:rPr>
              <w:t>12</w:t>
            </w:r>
            <w:r w:rsidR="00683144">
              <w:rPr>
                <w:noProof/>
                <w:webHidden/>
              </w:rPr>
              <w:fldChar w:fldCharType="end"/>
            </w:r>
          </w:hyperlink>
        </w:p>
        <w:p w14:paraId="22F771D6" w14:textId="77777777" w:rsidR="00683144" w:rsidRDefault="00683144">
          <w:pPr>
            <w:pStyle w:val="Verzeichnis1"/>
            <w:tabs>
              <w:tab w:val="left" w:pos="480"/>
              <w:tab w:val="right" w:leader="dot" w:pos="8630"/>
            </w:tabs>
            <w:rPr>
              <w:rFonts w:asciiTheme="minorHAnsi" w:eastAsiaTheme="minorEastAsia" w:hAnsiTheme="minorHAnsi" w:cstheme="minorBidi"/>
              <w:noProof/>
              <w:sz w:val="22"/>
              <w:szCs w:val="22"/>
            </w:rPr>
          </w:pPr>
          <w:hyperlink w:anchor="_Toc463963448" w:history="1">
            <w:r w:rsidRPr="00AA78FD">
              <w:rPr>
                <w:rStyle w:val="Hyperlink"/>
                <w:noProof/>
              </w:rPr>
              <w:t>2.</w:t>
            </w:r>
            <w:r>
              <w:rPr>
                <w:rFonts w:asciiTheme="minorHAnsi" w:eastAsiaTheme="minorEastAsia" w:hAnsiTheme="minorHAnsi" w:cstheme="minorBidi"/>
                <w:noProof/>
                <w:sz w:val="22"/>
                <w:szCs w:val="22"/>
              </w:rPr>
              <w:tab/>
            </w:r>
            <w:r w:rsidRPr="00AA78FD">
              <w:rPr>
                <w:rStyle w:val="Hyperlink"/>
                <w:noProof/>
              </w:rPr>
              <w:t>Conformance</w:t>
            </w:r>
            <w:r>
              <w:rPr>
                <w:noProof/>
                <w:webHidden/>
              </w:rPr>
              <w:tab/>
            </w:r>
            <w:r>
              <w:rPr>
                <w:noProof/>
                <w:webHidden/>
              </w:rPr>
              <w:fldChar w:fldCharType="begin"/>
            </w:r>
            <w:r>
              <w:rPr>
                <w:noProof/>
                <w:webHidden/>
              </w:rPr>
              <w:instrText xml:space="preserve"> PAGEREF _Toc463963448 \h </w:instrText>
            </w:r>
            <w:r>
              <w:rPr>
                <w:noProof/>
                <w:webHidden/>
              </w:rPr>
            </w:r>
            <w:r>
              <w:rPr>
                <w:noProof/>
                <w:webHidden/>
              </w:rPr>
              <w:fldChar w:fldCharType="separate"/>
            </w:r>
            <w:r>
              <w:rPr>
                <w:noProof/>
                <w:webHidden/>
              </w:rPr>
              <w:t>15</w:t>
            </w:r>
            <w:r>
              <w:rPr>
                <w:noProof/>
                <w:webHidden/>
              </w:rPr>
              <w:fldChar w:fldCharType="end"/>
            </w:r>
          </w:hyperlink>
        </w:p>
        <w:p w14:paraId="09D6ED92" w14:textId="77777777" w:rsidR="00683144" w:rsidRDefault="00683144">
          <w:pPr>
            <w:pStyle w:val="Verzeichnis1"/>
            <w:tabs>
              <w:tab w:val="left" w:pos="480"/>
              <w:tab w:val="right" w:leader="dot" w:pos="8630"/>
            </w:tabs>
            <w:rPr>
              <w:rFonts w:asciiTheme="minorHAnsi" w:eastAsiaTheme="minorEastAsia" w:hAnsiTheme="minorHAnsi" w:cstheme="minorBidi"/>
              <w:noProof/>
              <w:sz w:val="22"/>
              <w:szCs w:val="22"/>
            </w:rPr>
          </w:pPr>
          <w:hyperlink w:anchor="_Toc463963449" w:history="1">
            <w:r w:rsidRPr="00AA78FD">
              <w:rPr>
                <w:rStyle w:val="Hyperlink"/>
                <w:noProof/>
              </w:rPr>
              <w:t>3.</w:t>
            </w:r>
            <w:r>
              <w:rPr>
                <w:rFonts w:asciiTheme="minorHAnsi" w:eastAsiaTheme="minorEastAsia" w:hAnsiTheme="minorHAnsi" w:cstheme="minorBidi"/>
                <w:noProof/>
                <w:sz w:val="22"/>
                <w:szCs w:val="22"/>
              </w:rPr>
              <w:tab/>
            </w:r>
            <w:r w:rsidRPr="00AA78FD">
              <w:rPr>
                <w:rStyle w:val="Hyperlink"/>
                <w:noProof/>
              </w:rPr>
              <w:t>Normative References</w:t>
            </w:r>
            <w:r>
              <w:rPr>
                <w:noProof/>
                <w:webHidden/>
              </w:rPr>
              <w:tab/>
            </w:r>
            <w:r>
              <w:rPr>
                <w:noProof/>
                <w:webHidden/>
              </w:rPr>
              <w:fldChar w:fldCharType="begin"/>
            </w:r>
            <w:r>
              <w:rPr>
                <w:noProof/>
                <w:webHidden/>
              </w:rPr>
              <w:instrText xml:space="preserve"> PAGEREF _Toc463963449 \h </w:instrText>
            </w:r>
            <w:r>
              <w:rPr>
                <w:noProof/>
                <w:webHidden/>
              </w:rPr>
            </w:r>
            <w:r>
              <w:rPr>
                <w:noProof/>
                <w:webHidden/>
              </w:rPr>
              <w:fldChar w:fldCharType="separate"/>
            </w:r>
            <w:r>
              <w:rPr>
                <w:noProof/>
                <w:webHidden/>
              </w:rPr>
              <w:t>17</w:t>
            </w:r>
            <w:r>
              <w:rPr>
                <w:noProof/>
                <w:webHidden/>
              </w:rPr>
              <w:fldChar w:fldCharType="end"/>
            </w:r>
          </w:hyperlink>
        </w:p>
        <w:p w14:paraId="1564B0D1" w14:textId="77777777" w:rsidR="00683144" w:rsidRDefault="00683144">
          <w:pPr>
            <w:pStyle w:val="Verzeichnis1"/>
            <w:tabs>
              <w:tab w:val="left" w:pos="480"/>
              <w:tab w:val="right" w:leader="dot" w:pos="8630"/>
            </w:tabs>
            <w:rPr>
              <w:rFonts w:asciiTheme="minorHAnsi" w:eastAsiaTheme="minorEastAsia" w:hAnsiTheme="minorHAnsi" w:cstheme="minorBidi"/>
              <w:noProof/>
              <w:sz w:val="22"/>
              <w:szCs w:val="22"/>
            </w:rPr>
          </w:pPr>
          <w:hyperlink w:anchor="_Toc463963450" w:history="1">
            <w:r w:rsidRPr="00AA78FD">
              <w:rPr>
                <w:rStyle w:val="Hyperlink"/>
                <w:noProof/>
              </w:rPr>
              <w:t>4.</w:t>
            </w:r>
            <w:r>
              <w:rPr>
                <w:rFonts w:asciiTheme="minorHAnsi" w:eastAsiaTheme="minorEastAsia" w:hAnsiTheme="minorHAnsi" w:cstheme="minorBidi"/>
                <w:noProof/>
                <w:sz w:val="22"/>
                <w:szCs w:val="22"/>
              </w:rPr>
              <w:tab/>
            </w:r>
            <w:r w:rsidRPr="00AA78FD">
              <w:rPr>
                <w:rStyle w:val="Hyperlink"/>
                <w:noProof/>
              </w:rPr>
              <w:t>Terms and Definitions</w:t>
            </w:r>
            <w:r>
              <w:rPr>
                <w:noProof/>
                <w:webHidden/>
              </w:rPr>
              <w:tab/>
            </w:r>
            <w:r>
              <w:rPr>
                <w:noProof/>
                <w:webHidden/>
              </w:rPr>
              <w:fldChar w:fldCharType="begin"/>
            </w:r>
            <w:r>
              <w:rPr>
                <w:noProof/>
                <w:webHidden/>
              </w:rPr>
              <w:instrText xml:space="preserve"> PAGEREF _Toc463963450 \h </w:instrText>
            </w:r>
            <w:r>
              <w:rPr>
                <w:noProof/>
                <w:webHidden/>
              </w:rPr>
            </w:r>
            <w:r>
              <w:rPr>
                <w:noProof/>
                <w:webHidden/>
              </w:rPr>
              <w:fldChar w:fldCharType="separate"/>
            </w:r>
            <w:r>
              <w:rPr>
                <w:noProof/>
                <w:webHidden/>
              </w:rPr>
              <w:t>17</w:t>
            </w:r>
            <w:r>
              <w:rPr>
                <w:noProof/>
                <w:webHidden/>
              </w:rPr>
              <w:fldChar w:fldCharType="end"/>
            </w:r>
          </w:hyperlink>
        </w:p>
        <w:p w14:paraId="52DFECEF" w14:textId="77777777" w:rsidR="00683144" w:rsidRDefault="00683144">
          <w:pPr>
            <w:pStyle w:val="Verzeichnis1"/>
            <w:tabs>
              <w:tab w:val="left" w:pos="480"/>
              <w:tab w:val="right" w:leader="dot" w:pos="8630"/>
            </w:tabs>
            <w:rPr>
              <w:rFonts w:asciiTheme="minorHAnsi" w:eastAsiaTheme="minorEastAsia" w:hAnsiTheme="minorHAnsi" w:cstheme="minorBidi"/>
              <w:noProof/>
              <w:sz w:val="22"/>
              <w:szCs w:val="22"/>
            </w:rPr>
          </w:pPr>
          <w:hyperlink w:anchor="_Toc463963451" w:history="1">
            <w:r w:rsidRPr="00AA78FD">
              <w:rPr>
                <w:rStyle w:val="Hyperlink"/>
                <w:noProof/>
              </w:rPr>
              <w:t>5.</w:t>
            </w:r>
            <w:r>
              <w:rPr>
                <w:rFonts w:asciiTheme="minorHAnsi" w:eastAsiaTheme="minorEastAsia" w:hAnsiTheme="minorHAnsi" w:cstheme="minorBidi"/>
                <w:noProof/>
                <w:sz w:val="22"/>
                <w:szCs w:val="22"/>
              </w:rPr>
              <w:tab/>
            </w:r>
            <w:r w:rsidRPr="00AA78FD">
              <w:rPr>
                <w:rStyle w:val="Hyperlink"/>
                <w:noProof/>
              </w:rPr>
              <w:t>Conventions</w:t>
            </w:r>
            <w:r>
              <w:rPr>
                <w:noProof/>
                <w:webHidden/>
              </w:rPr>
              <w:tab/>
            </w:r>
            <w:r>
              <w:rPr>
                <w:noProof/>
                <w:webHidden/>
              </w:rPr>
              <w:fldChar w:fldCharType="begin"/>
            </w:r>
            <w:r>
              <w:rPr>
                <w:noProof/>
                <w:webHidden/>
              </w:rPr>
              <w:instrText xml:space="preserve"> PAGEREF _Toc463963451 \h </w:instrText>
            </w:r>
            <w:r>
              <w:rPr>
                <w:noProof/>
                <w:webHidden/>
              </w:rPr>
            </w:r>
            <w:r>
              <w:rPr>
                <w:noProof/>
                <w:webHidden/>
              </w:rPr>
              <w:fldChar w:fldCharType="separate"/>
            </w:r>
            <w:r>
              <w:rPr>
                <w:noProof/>
                <w:webHidden/>
              </w:rPr>
              <w:t>27</w:t>
            </w:r>
            <w:r>
              <w:rPr>
                <w:noProof/>
                <w:webHidden/>
              </w:rPr>
              <w:fldChar w:fldCharType="end"/>
            </w:r>
          </w:hyperlink>
        </w:p>
        <w:p w14:paraId="739170B3" w14:textId="77777777" w:rsidR="00683144" w:rsidRDefault="00683144">
          <w:pPr>
            <w:pStyle w:val="Verzeichnis2"/>
            <w:tabs>
              <w:tab w:val="left" w:pos="960"/>
              <w:tab w:val="right" w:leader="dot" w:pos="8630"/>
            </w:tabs>
            <w:rPr>
              <w:rFonts w:asciiTheme="minorHAnsi" w:eastAsiaTheme="minorEastAsia" w:hAnsiTheme="minorHAnsi" w:cstheme="minorBidi"/>
              <w:noProof/>
              <w:sz w:val="22"/>
              <w:szCs w:val="22"/>
            </w:rPr>
          </w:pPr>
          <w:hyperlink w:anchor="_Toc463963452" w:history="1">
            <w:r w:rsidRPr="00AA78FD">
              <w:rPr>
                <w:rStyle w:val="Hyperlink"/>
                <w:noProof/>
              </w:rPr>
              <w:t>5.1</w:t>
            </w:r>
            <w:r>
              <w:rPr>
                <w:rFonts w:asciiTheme="minorHAnsi" w:eastAsiaTheme="minorEastAsia" w:hAnsiTheme="minorHAnsi" w:cstheme="minorBidi"/>
                <w:noProof/>
                <w:sz w:val="22"/>
                <w:szCs w:val="22"/>
              </w:rPr>
              <w:tab/>
            </w:r>
            <w:r w:rsidRPr="00AA78FD">
              <w:rPr>
                <w:rStyle w:val="Hyperlink"/>
                <w:noProof/>
              </w:rPr>
              <w:t>Identifiers</w:t>
            </w:r>
            <w:r>
              <w:rPr>
                <w:noProof/>
                <w:webHidden/>
              </w:rPr>
              <w:tab/>
            </w:r>
            <w:r>
              <w:rPr>
                <w:noProof/>
                <w:webHidden/>
              </w:rPr>
              <w:fldChar w:fldCharType="begin"/>
            </w:r>
            <w:r>
              <w:rPr>
                <w:noProof/>
                <w:webHidden/>
              </w:rPr>
              <w:instrText xml:space="preserve"> PAGEREF _Toc463963452 \h </w:instrText>
            </w:r>
            <w:r>
              <w:rPr>
                <w:noProof/>
                <w:webHidden/>
              </w:rPr>
            </w:r>
            <w:r>
              <w:rPr>
                <w:noProof/>
                <w:webHidden/>
              </w:rPr>
              <w:fldChar w:fldCharType="separate"/>
            </w:r>
            <w:r>
              <w:rPr>
                <w:noProof/>
                <w:webHidden/>
              </w:rPr>
              <w:t>27</w:t>
            </w:r>
            <w:r>
              <w:rPr>
                <w:noProof/>
                <w:webHidden/>
              </w:rPr>
              <w:fldChar w:fldCharType="end"/>
            </w:r>
          </w:hyperlink>
        </w:p>
        <w:p w14:paraId="2D9D881A" w14:textId="77777777" w:rsidR="00683144" w:rsidRDefault="00683144">
          <w:pPr>
            <w:pStyle w:val="Verzeichnis2"/>
            <w:tabs>
              <w:tab w:val="left" w:pos="960"/>
              <w:tab w:val="right" w:leader="dot" w:pos="8630"/>
            </w:tabs>
            <w:rPr>
              <w:rFonts w:asciiTheme="minorHAnsi" w:eastAsiaTheme="minorEastAsia" w:hAnsiTheme="minorHAnsi" w:cstheme="minorBidi"/>
              <w:noProof/>
              <w:sz w:val="22"/>
              <w:szCs w:val="22"/>
            </w:rPr>
          </w:pPr>
          <w:hyperlink w:anchor="_Toc463963453" w:history="1">
            <w:r w:rsidRPr="00AA78FD">
              <w:rPr>
                <w:rStyle w:val="Hyperlink"/>
                <w:noProof/>
              </w:rPr>
              <w:t>5.2</w:t>
            </w:r>
            <w:r>
              <w:rPr>
                <w:rFonts w:asciiTheme="minorHAnsi" w:eastAsiaTheme="minorEastAsia" w:hAnsiTheme="minorHAnsi" w:cstheme="minorBidi"/>
                <w:noProof/>
                <w:sz w:val="22"/>
                <w:szCs w:val="22"/>
              </w:rPr>
              <w:tab/>
            </w:r>
            <w:r w:rsidRPr="00AA78FD">
              <w:rPr>
                <w:rStyle w:val="Hyperlink"/>
                <w:noProof/>
              </w:rPr>
              <w:t>Symbols (and abbreviated terms)</w:t>
            </w:r>
            <w:r>
              <w:rPr>
                <w:noProof/>
                <w:webHidden/>
              </w:rPr>
              <w:tab/>
            </w:r>
            <w:r>
              <w:rPr>
                <w:noProof/>
                <w:webHidden/>
              </w:rPr>
              <w:fldChar w:fldCharType="begin"/>
            </w:r>
            <w:r>
              <w:rPr>
                <w:noProof/>
                <w:webHidden/>
              </w:rPr>
              <w:instrText xml:space="preserve"> PAGEREF _Toc463963453 \h </w:instrText>
            </w:r>
            <w:r>
              <w:rPr>
                <w:noProof/>
                <w:webHidden/>
              </w:rPr>
            </w:r>
            <w:r>
              <w:rPr>
                <w:noProof/>
                <w:webHidden/>
              </w:rPr>
              <w:fldChar w:fldCharType="separate"/>
            </w:r>
            <w:r>
              <w:rPr>
                <w:noProof/>
                <w:webHidden/>
              </w:rPr>
              <w:t>27</w:t>
            </w:r>
            <w:r>
              <w:rPr>
                <w:noProof/>
                <w:webHidden/>
              </w:rPr>
              <w:fldChar w:fldCharType="end"/>
            </w:r>
          </w:hyperlink>
        </w:p>
        <w:p w14:paraId="0F7B17B4" w14:textId="77777777" w:rsidR="00683144" w:rsidRDefault="00683144">
          <w:pPr>
            <w:pStyle w:val="Verzeichnis2"/>
            <w:tabs>
              <w:tab w:val="left" w:pos="960"/>
              <w:tab w:val="right" w:leader="dot" w:pos="8630"/>
            </w:tabs>
            <w:rPr>
              <w:rFonts w:asciiTheme="minorHAnsi" w:eastAsiaTheme="minorEastAsia" w:hAnsiTheme="minorHAnsi" w:cstheme="minorBidi"/>
              <w:noProof/>
              <w:sz w:val="22"/>
              <w:szCs w:val="22"/>
            </w:rPr>
          </w:pPr>
          <w:hyperlink w:anchor="_Toc463963454" w:history="1">
            <w:r w:rsidRPr="00AA78FD">
              <w:rPr>
                <w:rStyle w:val="Hyperlink"/>
                <w:noProof/>
              </w:rPr>
              <w:t>5.3</w:t>
            </w:r>
            <w:r>
              <w:rPr>
                <w:rFonts w:asciiTheme="minorHAnsi" w:eastAsiaTheme="minorEastAsia" w:hAnsiTheme="minorHAnsi" w:cstheme="minorBidi"/>
                <w:noProof/>
                <w:sz w:val="22"/>
                <w:szCs w:val="22"/>
              </w:rPr>
              <w:tab/>
            </w:r>
            <w:r w:rsidRPr="00AA78FD">
              <w:rPr>
                <w:rStyle w:val="Hyperlink"/>
                <w:noProof/>
              </w:rPr>
              <w:t>UML notation</w:t>
            </w:r>
            <w:r>
              <w:rPr>
                <w:noProof/>
                <w:webHidden/>
              </w:rPr>
              <w:tab/>
            </w:r>
            <w:r>
              <w:rPr>
                <w:noProof/>
                <w:webHidden/>
              </w:rPr>
              <w:fldChar w:fldCharType="begin"/>
            </w:r>
            <w:r>
              <w:rPr>
                <w:noProof/>
                <w:webHidden/>
              </w:rPr>
              <w:instrText xml:space="preserve"> PAGEREF _Toc463963454 \h </w:instrText>
            </w:r>
            <w:r>
              <w:rPr>
                <w:noProof/>
                <w:webHidden/>
              </w:rPr>
            </w:r>
            <w:r>
              <w:rPr>
                <w:noProof/>
                <w:webHidden/>
              </w:rPr>
              <w:fldChar w:fldCharType="separate"/>
            </w:r>
            <w:r>
              <w:rPr>
                <w:noProof/>
                <w:webHidden/>
              </w:rPr>
              <w:t>28</w:t>
            </w:r>
            <w:r>
              <w:rPr>
                <w:noProof/>
                <w:webHidden/>
              </w:rPr>
              <w:fldChar w:fldCharType="end"/>
            </w:r>
          </w:hyperlink>
        </w:p>
        <w:p w14:paraId="00490818" w14:textId="77777777" w:rsidR="00683144" w:rsidRDefault="00683144">
          <w:pPr>
            <w:pStyle w:val="Verzeichnis2"/>
            <w:tabs>
              <w:tab w:val="left" w:pos="960"/>
              <w:tab w:val="right" w:leader="dot" w:pos="8630"/>
            </w:tabs>
            <w:rPr>
              <w:rFonts w:asciiTheme="minorHAnsi" w:eastAsiaTheme="minorEastAsia" w:hAnsiTheme="minorHAnsi" w:cstheme="minorBidi"/>
              <w:noProof/>
              <w:sz w:val="22"/>
              <w:szCs w:val="22"/>
            </w:rPr>
          </w:pPr>
          <w:hyperlink w:anchor="_Toc463963455" w:history="1">
            <w:r w:rsidRPr="00AA78FD">
              <w:rPr>
                <w:rStyle w:val="Hyperlink"/>
                <w:noProof/>
              </w:rPr>
              <w:t>5.4</w:t>
            </w:r>
            <w:r>
              <w:rPr>
                <w:rFonts w:asciiTheme="minorHAnsi" w:eastAsiaTheme="minorEastAsia" w:hAnsiTheme="minorHAnsi" w:cstheme="minorBidi"/>
                <w:noProof/>
                <w:sz w:val="22"/>
                <w:szCs w:val="22"/>
              </w:rPr>
              <w:tab/>
            </w:r>
            <w:r w:rsidRPr="00AA78FD">
              <w:rPr>
                <w:rStyle w:val="Hyperlink"/>
                <w:noProof/>
              </w:rPr>
              <w:t>WMO Terminology</w:t>
            </w:r>
            <w:r>
              <w:rPr>
                <w:noProof/>
                <w:webHidden/>
              </w:rPr>
              <w:tab/>
            </w:r>
            <w:r>
              <w:rPr>
                <w:noProof/>
                <w:webHidden/>
              </w:rPr>
              <w:fldChar w:fldCharType="begin"/>
            </w:r>
            <w:r>
              <w:rPr>
                <w:noProof/>
                <w:webHidden/>
              </w:rPr>
              <w:instrText xml:space="preserve"> PAGEREF _Toc463963455 \h </w:instrText>
            </w:r>
            <w:r>
              <w:rPr>
                <w:noProof/>
                <w:webHidden/>
              </w:rPr>
            </w:r>
            <w:r>
              <w:rPr>
                <w:noProof/>
                <w:webHidden/>
              </w:rPr>
              <w:fldChar w:fldCharType="separate"/>
            </w:r>
            <w:r>
              <w:rPr>
                <w:noProof/>
                <w:webHidden/>
              </w:rPr>
              <w:t>28</w:t>
            </w:r>
            <w:r>
              <w:rPr>
                <w:noProof/>
                <w:webHidden/>
              </w:rPr>
              <w:fldChar w:fldCharType="end"/>
            </w:r>
          </w:hyperlink>
        </w:p>
        <w:p w14:paraId="0CC840F0" w14:textId="77777777" w:rsidR="00683144" w:rsidRDefault="00683144">
          <w:pPr>
            <w:pStyle w:val="Verzeichnis2"/>
            <w:tabs>
              <w:tab w:val="left" w:pos="960"/>
              <w:tab w:val="right" w:leader="dot" w:pos="8630"/>
            </w:tabs>
            <w:rPr>
              <w:rFonts w:asciiTheme="minorHAnsi" w:eastAsiaTheme="minorEastAsia" w:hAnsiTheme="minorHAnsi" w:cstheme="minorBidi"/>
              <w:noProof/>
              <w:sz w:val="22"/>
              <w:szCs w:val="22"/>
            </w:rPr>
          </w:pPr>
          <w:hyperlink w:anchor="_Toc463963456" w:history="1">
            <w:r w:rsidRPr="00AA78FD">
              <w:rPr>
                <w:rStyle w:val="Hyperlink"/>
                <w:noProof/>
              </w:rPr>
              <w:t>5.5</w:t>
            </w:r>
            <w:r>
              <w:rPr>
                <w:rFonts w:asciiTheme="minorHAnsi" w:eastAsiaTheme="minorEastAsia" w:hAnsiTheme="minorHAnsi" w:cstheme="minorBidi"/>
                <w:noProof/>
                <w:sz w:val="22"/>
                <w:szCs w:val="22"/>
              </w:rPr>
              <w:tab/>
            </w:r>
            <w:r w:rsidRPr="00AA78FD">
              <w:rPr>
                <w:rStyle w:val="Hyperlink"/>
                <w:noProof/>
              </w:rPr>
              <w:t>Naming convention</w:t>
            </w:r>
            <w:r>
              <w:rPr>
                <w:noProof/>
                <w:webHidden/>
              </w:rPr>
              <w:tab/>
            </w:r>
            <w:r>
              <w:rPr>
                <w:noProof/>
                <w:webHidden/>
              </w:rPr>
              <w:fldChar w:fldCharType="begin"/>
            </w:r>
            <w:r>
              <w:rPr>
                <w:noProof/>
                <w:webHidden/>
              </w:rPr>
              <w:instrText xml:space="preserve"> PAGEREF _Toc463963456 \h </w:instrText>
            </w:r>
            <w:r>
              <w:rPr>
                <w:noProof/>
                <w:webHidden/>
              </w:rPr>
            </w:r>
            <w:r>
              <w:rPr>
                <w:noProof/>
                <w:webHidden/>
              </w:rPr>
              <w:fldChar w:fldCharType="separate"/>
            </w:r>
            <w:r>
              <w:rPr>
                <w:noProof/>
                <w:webHidden/>
              </w:rPr>
              <w:t>28</w:t>
            </w:r>
            <w:r>
              <w:rPr>
                <w:noProof/>
                <w:webHidden/>
              </w:rPr>
              <w:fldChar w:fldCharType="end"/>
            </w:r>
          </w:hyperlink>
        </w:p>
        <w:p w14:paraId="796FDDD9" w14:textId="77777777" w:rsidR="00683144" w:rsidRDefault="00683144">
          <w:pPr>
            <w:pStyle w:val="Verzeichnis1"/>
            <w:tabs>
              <w:tab w:val="left" w:pos="480"/>
              <w:tab w:val="right" w:leader="dot" w:pos="8630"/>
            </w:tabs>
            <w:rPr>
              <w:rFonts w:asciiTheme="minorHAnsi" w:eastAsiaTheme="minorEastAsia" w:hAnsiTheme="minorHAnsi" w:cstheme="minorBidi"/>
              <w:noProof/>
              <w:sz w:val="22"/>
              <w:szCs w:val="22"/>
            </w:rPr>
          </w:pPr>
          <w:hyperlink w:anchor="_Toc463963457" w:history="1">
            <w:r w:rsidRPr="00AA78FD">
              <w:rPr>
                <w:rStyle w:val="Hyperlink"/>
                <w:noProof/>
              </w:rPr>
              <w:t>6.</w:t>
            </w:r>
            <w:r>
              <w:rPr>
                <w:rFonts w:asciiTheme="minorHAnsi" w:eastAsiaTheme="minorEastAsia" w:hAnsiTheme="minorHAnsi" w:cstheme="minorBidi"/>
                <w:noProof/>
                <w:sz w:val="22"/>
                <w:szCs w:val="22"/>
              </w:rPr>
              <w:tab/>
            </w:r>
            <w:r w:rsidRPr="00AA78FD">
              <w:rPr>
                <w:rStyle w:val="Hyperlink"/>
                <w:noProof/>
              </w:rPr>
              <w:t>Clauses not Containing Normative Material</w:t>
            </w:r>
            <w:r>
              <w:rPr>
                <w:noProof/>
                <w:webHidden/>
              </w:rPr>
              <w:tab/>
            </w:r>
            <w:r>
              <w:rPr>
                <w:noProof/>
                <w:webHidden/>
              </w:rPr>
              <w:fldChar w:fldCharType="begin"/>
            </w:r>
            <w:r>
              <w:rPr>
                <w:noProof/>
                <w:webHidden/>
              </w:rPr>
              <w:instrText xml:space="preserve"> PAGEREF _Toc463963457 \h </w:instrText>
            </w:r>
            <w:r>
              <w:rPr>
                <w:noProof/>
                <w:webHidden/>
              </w:rPr>
            </w:r>
            <w:r>
              <w:rPr>
                <w:noProof/>
                <w:webHidden/>
              </w:rPr>
              <w:fldChar w:fldCharType="separate"/>
            </w:r>
            <w:r>
              <w:rPr>
                <w:noProof/>
                <w:webHidden/>
              </w:rPr>
              <w:t>29</w:t>
            </w:r>
            <w:r>
              <w:rPr>
                <w:noProof/>
                <w:webHidden/>
              </w:rPr>
              <w:fldChar w:fldCharType="end"/>
            </w:r>
          </w:hyperlink>
        </w:p>
        <w:p w14:paraId="539ED1EC" w14:textId="77777777" w:rsidR="00683144" w:rsidRDefault="00683144">
          <w:pPr>
            <w:pStyle w:val="Verzeichnis2"/>
            <w:tabs>
              <w:tab w:val="left" w:pos="960"/>
              <w:tab w:val="right" w:leader="dot" w:pos="8630"/>
            </w:tabs>
            <w:rPr>
              <w:rFonts w:asciiTheme="minorHAnsi" w:eastAsiaTheme="minorEastAsia" w:hAnsiTheme="minorHAnsi" w:cstheme="minorBidi"/>
              <w:noProof/>
              <w:sz w:val="22"/>
              <w:szCs w:val="22"/>
            </w:rPr>
          </w:pPr>
          <w:hyperlink w:anchor="_Toc463963458" w:history="1">
            <w:r w:rsidRPr="00AA78FD">
              <w:rPr>
                <w:rStyle w:val="Hyperlink"/>
                <w:noProof/>
              </w:rPr>
              <w:t>6.1</w:t>
            </w:r>
            <w:r>
              <w:rPr>
                <w:rFonts w:asciiTheme="minorHAnsi" w:eastAsiaTheme="minorEastAsia" w:hAnsiTheme="minorHAnsi" w:cstheme="minorBidi"/>
                <w:noProof/>
                <w:sz w:val="22"/>
                <w:szCs w:val="22"/>
              </w:rPr>
              <w:tab/>
            </w:r>
            <w:r w:rsidRPr="00AA78FD">
              <w:rPr>
                <w:rStyle w:val="Hyperlink"/>
                <w:noProof/>
              </w:rPr>
              <w:t>The abstract idea of the hydrology phenomenon</w:t>
            </w:r>
            <w:r>
              <w:rPr>
                <w:noProof/>
                <w:webHidden/>
              </w:rPr>
              <w:tab/>
            </w:r>
            <w:r>
              <w:rPr>
                <w:noProof/>
                <w:webHidden/>
              </w:rPr>
              <w:fldChar w:fldCharType="begin"/>
            </w:r>
            <w:r>
              <w:rPr>
                <w:noProof/>
                <w:webHidden/>
              </w:rPr>
              <w:instrText xml:space="preserve"> PAGEREF _Toc463963458 \h </w:instrText>
            </w:r>
            <w:r>
              <w:rPr>
                <w:noProof/>
                <w:webHidden/>
              </w:rPr>
            </w:r>
            <w:r>
              <w:rPr>
                <w:noProof/>
                <w:webHidden/>
              </w:rPr>
              <w:fldChar w:fldCharType="separate"/>
            </w:r>
            <w:r>
              <w:rPr>
                <w:noProof/>
                <w:webHidden/>
              </w:rPr>
              <w:t>29</w:t>
            </w:r>
            <w:r>
              <w:rPr>
                <w:noProof/>
                <w:webHidden/>
              </w:rPr>
              <w:fldChar w:fldCharType="end"/>
            </w:r>
          </w:hyperlink>
        </w:p>
        <w:p w14:paraId="0EE81E48" w14:textId="77777777" w:rsidR="00683144" w:rsidRDefault="00683144">
          <w:pPr>
            <w:pStyle w:val="Verzeichnis2"/>
            <w:tabs>
              <w:tab w:val="left" w:pos="960"/>
              <w:tab w:val="right" w:leader="dot" w:pos="8630"/>
            </w:tabs>
            <w:rPr>
              <w:rFonts w:asciiTheme="minorHAnsi" w:eastAsiaTheme="minorEastAsia" w:hAnsiTheme="minorHAnsi" w:cstheme="minorBidi"/>
              <w:noProof/>
              <w:sz w:val="22"/>
              <w:szCs w:val="22"/>
            </w:rPr>
          </w:pPr>
          <w:hyperlink w:anchor="_Toc463963459" w:history="1">
            <w:r w:rsidRPr="00AA78FD">
              <w:rPr>
                <w:rStyle w:val="Hyperlink"/>
                <w:noProof/>
              </w:rPr>
              <w:t>6.2</w:t>
            </w:r>
            <w:r>
              <w:rPr>
                <w:rFonts w:asciiTheme="minorHAnsi" w:eastAsiaTheme="minorEastAsia" w:hAnsiTheme="minorHAnsi" w:cstheme="minorBidi"/>
                <w:noProof/>
                <w:sz w:val="22"/>
                <w:szCs w:val="22"/>
              </w:rPr>
              <w:tab/>
            </w:r>
            <w:r w:rsidRPr="00AA78FD">
              <w:rPr>
                <w:rStyle w:val="Hyperlink"/>
                <w:noProof/>
              </w:rPr>
              <w:t>Catchment and multiple realizations of the catchment concept</w:t>
            </w:r>
            <w:r>
              <w:rPr>
                <w:noProof/>
                <w:webHidden/>
              </w:rPr>
              <w:tab/>
            </w:r>
            <w:r>
              <w:rPr>
                <w:noProof/>
                <w:webHidden/>
              </w:rPr>
              <w:fldChar w:fldCharType="begin"/>
            </w:r>
            <w:r>
              <w:rPr>
                <w:noProof/>
                <w:webHidden/>
              </w:rPr>
              <w:instrText xml:space="preserve"> PAGEREF _Toc463963459 \h </w:instrText>
            </w:r>
            <w:r>
              <w:rPr>
                <w:noProof/>
                <w:webHidden/>
              </w:rPr>
            </w:r>
            <w:r>
              <w:rPr>
                <w:noProof/>
                <w:webHidden/>
              </w:rPr>
              <w:fldChar w:fldCharType="separate"/>
            </w:r>
            <w:r>
              <w:rPr>
                <w:noProof/>
                <w:webHidden/>
              </w:rPr>
              <w:t>32</w:t>
            </w:r>
            <w:r>
              <w:rPr>
                <w:noProof/>
                <w:webHidden/>
              </w:rPr>
              <w:fldChar w:fldCharType="end"/>
            </w:r>
          </w:hyperlink>
        </w:p>
        <w:p w14:paraId="79DE77EF" w14:textId="77777777" w:rsidR="00683144" w:rsidRDefault="00683144">
          <w:pPr>
            <w:pStyle w:val="Verzeichnis2"/>
            <w:tabs>
              <w:tab w:val="left" w:pos="960"/>
              <w:tab w:val="right" w:leader="dot" w:pos="8630"/>
            </w:tabs>
            <w:rPr>
              <w:rFonts w:asciiTheme="minorHAnsi" w:eastAsiaTheme="minorEastAsia" w:hAnsiTheme="minorHAnsi" w:cstheme="minorBidi"/>
              <w:noProof/>
              <w:sz w:val="22"/>
              <w:szCs w:val="22"/>
            </w:rPr>
          </w:pPr>
          <w:hyperlink w:anchor="_Toc463963460" w:history="1">
            <w:r w:rsidRPr="00AA78FD">
              <w:rPr>
                <w:rStyle w:val="Hyperlink"/>
                <w:noProof/>
              </w:rPr>
              <w:t>6.3</w:t>
            </w:r>
            <w:r>
              <w:rPr>
                <w:rFonts w:asciiTheme="minorHAnsi" w:eastAsiaTheme="minorEastAsia" w:hAnsiTheme="minorHAnsi" w:cstheme="minorBidi"/>
                <w:noProof/>
                <w:sz w:val="22"/>
                <w:szCs w:val="22"/>
              </w:rPr>
              <w:tab/>
            </w:r>
            <w:r w:rsidRPr="00AA78FD">
              <w:rPr>
                <w:rStyle w:val="Hyperlink"/>
                <w:noProof/>
              </w:rPr>
              <w:t>Catchment hierarchy and catchment topology</w:t>
            </w:r>
            <w:r>
              <w:rPr>
                <w:noProof/>
                <w:webHidden/>
              </w:rPr>
              <w:tab/>
            </w:r>
            <w:r>
              <w:rPr>
                <w:noProof/>
                <w:webHidden/>
              </w:rPr>
              <w:fldChar w:fldCharType="begin"/>
            </w:r>
            <w:r>
              <w:rPr>
                <w:noProof/>
                <w:webHidden/>
              </w:rPr>
              <w:instrText xml:space="preserve"> PAGEREF _Toc463963460 \h </w:instrText>
            </w:r>
            <w:r>
              <w:rPr>
                <w:noProof/>
                <w:webHidden/>
              </w:rPr>
            </w:r>
            <w:r>
              <w:rPr>
                <w:noProof/>
                <w:webHidden/>
              </w:rPr>
              <w:fldChar w:fldCharType="separate"/>
            </w:r>
            <w:r>
              <w:rPr>
                <w:noProof/>
                <w:webHidden/>
              </w:rPr>
              <w:t>34</w:t>
            </w:r>
            <w:r>
              <w:rPr>
                <w:noProof/>
                <w:webHidden/>
              </w:rPr>
              <w:fldChar w:fldCharType="end"/>
            </w:r>
          </w:hyperlink>
        </w:p>
        <w:p w14:paraId="66AC0C79" w14:textId="77777777" w:rsidR="00683144" w:rsidRDefault="00683144">
          <w:pPr>
            <w:pStyle w:val="Verzeichnis3"/>
            <w:tabs>
              <w:tab w:val="left" w:pos="1200"/>
              <w:tab w:val="right" w:leader="dot" w:pos="8630"/>
            </w:tabs>
            <w:rPr>
              <w:rFonts w:asciiTheme="minorHAnsi" w:eastAsiaTheme="minorEastAsia" w:hAnsiTheme="minorHAnsi" w:cstheme="minorBidi"/>
              <w:noProof/>
              <w:sz w:val="22"/>
              <w:szCs w:val="22"/>
            </w:rPr>
          </w:pPr>
          <w:hyperlink w:anchor="_Toc463963461" w:history="1">
            <w:r w:rsidRPr="00AA78FD">
              <w:rPr>
                <w:rStyle w:val="Hyperlink"/>
                <w:noProof/>
              </w:rPr>
              <w:t>6.3.1</w:t>
            </w:r>
            <w:r>
              <w:rPr>
                <w:rFonts w:asciiTheme="minorHAnsi" w:eastAsiaTheme="minorEastAsia" w:hAnsiTheme="minorHAnsi" w:cstheme="minorBidi"/>
                <w:noProof/>
                <w:sz w:val="22"/>
                <w:szCs w:val="22"/>
              </w:rPr>
              <w:tab/>
            </w:r>
            <w:r w:rsidRPr="00AA78FD">
              <w:rPr>
                <w:rStyle w:val="Hyperlink"/>
                <w:noProof/>
              </w:rPr>
              <w:t>Hierarchy of catchments</w:t>
            </w:r>
            <w:r>
              <w:rPr>
                <w:noProof/>
                <w:webHidden/>
              </w:rPr>
              <w:tab/>
            </w:r>
            <w:r>
              <w:rPr>
                <w:noProof/>
                <w:webHidden/>
              </w:rPr>
              <w:fldChar w:fldCharType="begin"/>
            </w:r>
            <w:r>
              <w:rPr>
                <w:noProof/>
                <w:webHidden/>
              </w:rPr>
              <w:instrText xml:space="preserve"> PAGEREF _Toc463963461 \h </w:instrText>
            </w:r>
            <w:r>
              <w:rPr>
                <w:noProof/>
                <w:webHidden/>
              </w:rPr>
            </w:r>
            <w:r>
              <w:rPr>
                <w:noProof/>
                <w:webHidden/>
              </w:rPr>
              <w:fldChar w:fldCharType="separate"/>
            </w:r>
            <w:r>
              <w:rPr>
                <w:noProof/>
                <w:webHidden/>
              </w:rPr>
              <w:t>35</w:t>
            </w:r>
            <w:r>
              <w:rPr>
                <w:noProof/>
                <w:webHidden/>
              </w:rPr>
              <w:fldChar w:fldCharType="end"/>
            </w:r>
          </w:hyperlink>
        </w:p>
        <w:p w14:paraId="71677983" w14:textId="77777777" w:rsidR="00683144" w:rsidRDefault="00683144">
          <w:pPr>
            <w:pStyle w:val="Verzeichnis3"/>
            <w:tabs>
              <w:tab w:val="left" w:pos="1200"/>
              <w:tab w:val="right" w:leader="dot" w:pos="8630"/>
            </w:tabs>
            <w:rPr>
              <w:rFonts w:asciiTheme="minorHAnsi" w:eastAsiaTheme="minorEastAsia" w:hAnsiTheme="minorHAnsi" w:cstheme="minorBidi"/>
              <w:noProof/>
              <w:sz w:val="22"/>
              <w:szCs w:val="22"/>
            </w:rPr>
          </w:pPr>
          <w:hyperlink w:anchor="_Toc463963462" w:history="1">
            <w:r w:rsidRPr="00AA78FD">
              <w:rPr>
                <w:rStyle w:val="Hyperlink"/>
                <w:noProof/>
                <w:highlight w:val="yellow"/>
              </w:rPr>
              <w:t>6.3.2</w:t>
            </w:r>
            <w:r>
              <w:rPr>
                <w:rFonts w:asciiTheme="minorHAnsi" w:eastAsiaTheme="minorEastAsia" w:hAnsiTheme="minorHAnsi" w:cstheme="minorBidi"/>
                <w:noProof/>
                <w:sz w:val="22"/>
                <w:szCs w:val="22"/>
              </w:rPr>
              <w:tab/>
            </w:r>
            <w:r w:rsidRPr="00AA78FD">
              <w:rPr>
                <w:rStyle w:val="Hyperlink"/>
                <w:noProof/>
                <w:highlight w:val="yellow"/>
              </w:rPr>
              <w:t>Logical network of catchments</w:t>
            </w:r>
            <w:r>
              <w:rPr>
                <w:noProof/>
                <w:webHidden/>
              </w:rPr>
              <w:tab/>
            </w:r>
            <w:r>
              <w:rPr>
                <w:noProof/>
                <w:webHidden/>
              </w:rPr>
              <w:fldChar w:fldCharType="begin"/>
            </w:r>
            <w:r>
              <w:rPr>
                <w:noProof/>
                <w:webHidden/>
              </w:rPr>
              <w:instrText xml:space="preserve"> PAGEREF _Toc463963462 \h </w:instrText>
            </w:r>
            <w:r>
              <w:rPr>
                <w:noProof/>
                <w:webHidden/>
              </w:rPr>
            </w:r>
            <w:r>
              <w:rPr>
                <w:noProof/>
                <w:webHidden/>
              </w:rPr>
              <w:fldChar w:fldCharType="separate"/>
            </w:r>
            <w:r>
              <w:rPr>
                <w:noProof/>
                <w:webHidden/>
              </w:rPr>
              <w:t>37</w:t>
            </w:r>
            <w:r>
              <w:rPr>
                <w:noProof/>
                <w:webHidden/>
              </w:rPr>
              <w:fldChar w:fldCharType="end"/>
            </w:r>
          </w:hyperlink>
        </w:p>
        <w:p w14:paraId="29AD8496" w14:textId="77777777" w:rsidR="00683144" w:rsidRDefault="00683144">
          <w:pPr>
            <w:pStyle w:val="Verzeichnis2"/>
            <w:tabs>
              <w:tab w:val="left" w:pos="960"/>
              <w:tab w:val="right" w:leader="dot" w:pos="8630"/>
            </w:tabs>
            <w:rPr>
              <w:rFonts w:asciiTheme="minorHAnsi" w:eastAsiaTheme="minorEastAsia" w:hAnsiTheme="minorHAnsi" w:cstheme="minorBidi"/>
              <w:noProof/>
              <w:sz w:val="22"/>
              <w:szCs w:val="22"/>
            </w:rPr>
          </w:pPr>
          <w:hyperlink w:anchor="_Toc463963463" w:history="1">
            <w:r w:rsidRPr="00AA78FD">
              <w:rPr>
                <w:rStyle w:val="Hyperlink"/>
                <w:noProof/>
              </w:rPr>
              <w:t>6.4</w:t>
            </w:r>
            <w:r>
              <w:rPr>
                <w:rFonts w:asciiTheme="minorHAnsi" w:eastAsiaTheme="minorEastAsia" w:hAnsiTheme="minorHAnsi" w:cstheme="minorBidi"/>
                <w:noProof/>
                <w:sz w:val="22"/>
                <w:szCs w:val="22"/>
              </w:rPr>
              <w:tab/>
            </w:r>
            <w:r w:rsidRPr="00AA78FD">
              <w:rPr>
                <w:rStyle w:val="Hyperlink"/>
                <w:noProof/>
              </w:rPr>
              <w:t>Indirect Position and river reference system</w:t>
            </w:r>
            <w:r>
              <w:rPr>
                <w:noProof/>
                <w:webHidden/>
              </w:rPr>
              <w:tab/>
            </w:r>
            <w:r>
              <w:rPr>
                <w:noProof/>
                <w:webHidden/>
              </w:rPr>
              <w:fldChar w:fldCharType="begin"/>
            </w:r>
            <w:r>
              <w:rPr>
                <w:noProof/>
                <w:webHidden/>
              </w:rPr>
              <w:instrText xml:space="preserve"> PAGEREF _Toc463963463 \h </w:instrText>
            </w:r>
            <w:r>
              <w:rPr>
                <w:noProof/>
                <w:webHidden/>
              </w:rPr>
            </w:r>
            <w:r>
              <w:rPr>
                <w:noProof/>
                <w:webHidden/>
              </w:rPr>
              <w:fldChar w:fldCharType="separate"/>
            </w:r>
            <w:r>
              <w:rPr>
                <w:noProof/>
                <w:webHidden/>
              </w:rPr>
              <w:t>42</w:t>
            </w:r>
            <w:r>
              <w:rPr>
                <w:noProof/>
                <w:webHidden/>
              </w:rPr>
              <w:fldChar w:fldCharType="end"/>
            </w:r>
          </w:hyperlink>
        </w:p>
        <w:p w14:paraId="00C43AD9" w14:textId="77777777" w:rsidR="00683144" w:rsidRDefault="00683144">
          <w:pPr>
            <w:pStyle w:val="Verzeichnis3"/>
            <w:tabs>
              <w:tab w:val="left" w:pos="1200"/>
              <w:tab w:val="right" w:leader="dot" w:pos="8630"/>
            </w:tabs>
            <w:rPr>
              <w:rFonts w:asciiTheme="minorHAnsi" w:eastAsiaTheme="minorEastAsia" w:hAnsiTheme="minorHAnsi" w:cstheme="minorBidi"/>
              <w:noProof/>
              <w:sz w:val="22"/>
              <w:szCs w:val="22"/>
            </w:rPr>
          </w:pPr>
          <w:hyperlink w:anchor="_Toc463963464" w:history="1">
            <w:r w:rsidRPr="00AA78FD">
              <w:rPr>
                <w:rStyle w:val="Hyperlink"/>
                <w:noProof/>
                <w:highlight w:val="yellow"/>
              </w:rPr>
              <w:t>6.4.1</w:t>
            </w:r>
            <w:r>
              <w:rPr>
                <w:rFonts w:asciiTheme="minorHAnsi" w:eastAsiaTheme="minorEastAsia" w:hAnsiTheme="minorHAnsi" w:cstheme="minorBidi"/>
                <w:noProof/>
                <w:sz w:val="22"/>
                <w:szCs w:val="22"/>
              </w:rPr>
              <w:tab/>
            </w:r>
            <w:r w:rsidRPr="00AA78FD">
              <w:rPr>
                <w:rStyle w:val="Hyperlink"/>
                <w:noProof/>
                <w:highlight w:val="yellow"/>
              </w:rPr>
              <w:t>Indirect position</w:t>
            </w:r>
            <w:r>
              <w:rPr>
                <w:noProof/>
                <w:webHidden/>
              </w:rPr>
              <w:tab/>
            </w:r>
            <w:r>
              <w:rPr>
                <w:noProof/>
                <w:webHidden/>
              </w:rPr>
              <w:fldChar w:fldCharType="begin"/>
            </w:r>
            <w:r>
              <w:rPr>
                <w:noProof/>
                <w:webHidden/>
              </w:rPr>
              <w:instrText xml:space="preserve"> PAGEREF _Toc463963464 \h </w:instrText>
            </w:r>
            <w:r>
              <w:rPr>
                <w:noProof/>
                <w:webHidden/>
              </w:rPr>
            </w:r>
            <w:r>
              <w:rPr>
                <w:noProof/>
                <w:webHidden/>
              </w:rPr>
              <w:fldChar w:fldCharType="separate"/>
            </w:r>
            <w:r>
              <w:rPr>
                <w:noProof/>
                <w:webHidden/>
              </w:rPr>
              <w:t>42</w:t>
            </w:r>
            <w:r>
              <w:rPr>
                <w:noProof/>
                <w:webHidden/>
              </w:rPr>
              <w:fldChar w:fldCharType="end"/>
            </w:r>
          </w:hyperlink>
        </w:p>
        <w:p w14:paraId="03124DD5" w14:textId="77777777" w:rsidR="00683144" w:rsidRDefault="00683144">
          <w:pPr>
            <w:pStyle w:val="Verzeichnis3"/>
            <w:tabs>
              <w:tab w:val="left" w:pos="1200"/>
              <w:tab w:val="right" w:leader="dot" w:pos="8630"/>
            </w:tabs>
            <w:rPr>
              <w:rFonts w:asciiTheme="minorHAnsi" w:eastAsiaTheme="minorEastAsia" w:hAnsiTheme="minorHAnsi" w:cstheme="minorBidi"/>
              <w:noProof/>
              <w:sz w:val="22"/>
              <w:szCs w:val="22"/>
            </w:rPr>
          </w:pPr>
          <w:hyperlink w:anchor="_Toc463963465" w:history="1">
            <w:r w:rsidRPr="00AA78FD">
              <w:rPr>
                <w:rStyle w:val="Hyperlink"/>
                <w:noProof/>
                <w:highlight w:val="yellow"/>
              </w:rPr>
              <w:t>6.4.2</w:t>
            </w:r>
            <w:r>
              <w:rPr>
                <w:rFonts w:asciiTheme="minorHAnsi" w:eastAsiaTheme="minorEastAsia" w:hAnsiTheme="minorHAnsi" w:cstheme="minorBidi"/>
                <w:noProof/>
                <w:sz w:val="22"/>
                <w:szCs w:val="22"/>
              </w:rPr>
              <w:tab/>
            </w:r>
            <w:r w:rsidRPr="00AA78FD">
              <w:rPr>
                <w:rStyle w:val="Hyperlink"/>
                <w:noProof/>
                <w:highlight w:val="yellow"/>
              </w:rPr>
              <w:t>River reference system</w:t>
            </w:r>
            <w:r>
              <w:rPr>
                <w:noProof/>
                <w:webHidden/>
              </w:rPr>
              <w:tab/>
            </w:r>
            <w:r>
              <w:rPr>
                <w:noProof/>
                <w:webHidden/>
              </w:rPr>
              <w:fldChar w:fldCharType="begin"/>
            </w:r>
            <w:r>
              <w:rPr>
                <w:noProof/>
                <w:webHidden/>
              </w:rPr>
              <w:instrText xml:space="preserve"> PAGEREF _Toc463963465 \h </w:instrText>
            </w:r>
            <w:r>
              <w:rPr>
                <w:noProof/>
                <w:webHidden/>
              </w:rPr>
            </w:r>
            <w:r>
              <w:rPr>
                <w:noProof/>
                <w:webHidden/>
              </w:rPr>
              <w:fldChar w:fldCharType="separate"/>
            </w:r>
            <w:r>
              <w:rPr>
                <w:noProof/>
                <w:webHidden/>
              </w:rPr>
              <w:t>46</w:t>
            </w:r>
            <w:r>
              <w:rPr>
                <w:noProof/>
                <w:webHidden/>
              </w:rPr>
              <w:fldChar w:fldCharType="end"/>
            </w:r>
          </w:hyperlink>
        </w:p>
        <w:p w14:paraId="7040A44B" w14:textId="77777777" w:rsidR="00683144" w:rsidRDefault="00683144">
          <w:pPr>
            <w:pStyle w:val="Verzeichnis2"/>
            <w:tabs>
              <w:tab w:val="left" w:pos="960"/>
              <w:tab w:val="right" w:leader="dot" w:pos="8630"/>
            </w:tabs>
            <w:rPr>
              <w:rFonts w:asciiTheme="minorHAnsi" w:eastAsiaTheme="minorEastAsia" w:hAnsiTheme="minorHAnsi" w:cstheme="minorBidi"/>
              <w:noProof/>
              <w:sz w:val="22"/>
              <w:szCs w:val="22"/>
            </w:rPr>
          </w:pPr>
          <w:hyperlink w:anchor="_Toc463963466" w:history="1">
            <w:r w:rsidRPr="00AA78FD">
              <w:rPr>
                <w:rStyle w:val="Hyperlink"/>
                <w:noProof/>
                <w:highlight w:val="yellow"/>
              </w:rPr>
              <w:t>6.5</w:t>
            </w:r>
            <w:r>
              <w:rPr>
                <w:rFonts w:asciiTheme="minorHAnsi" w:eastAsiaTheme="minorEastAsia" w:hAnsiTheme="minorHAnsi" w:cstheme="minorBidi"/>
                <w:noProof/>
                <w:sz w:val="22"/>
                <w:szCs w:val="22"/>
              </w:rPr>
              <w:tab/>
            </w:r>
            <w:r w:rsidRPr="00AA78FD">
              <w:rPr>
                <w:rStyle w:val="Hyperlink"/>
                <w:noProof/>
                <w:highlight w:val="yellow"/>
              </w:rPr>
              <w:t>Hydrographic, channel and hydrometric networks</w:t>
            </w:r>
            <w:r>
              <w:rPr>
                <w:noProof/>
                <w:webHidden/>
              </w:rPr>
              <w:tab/>
            </w:r>
            <w:r>
              <w:rPr>
                <w:noProof/>
                <w:webHidden/>
              </w:rPr>
              <w:fldChar w:fldCharType="begin"/>
            </w:r>
            <w:r>
              <w:rPr>
                <w:noProof/>
                <w:webHidden/>
              </w:rPr>
              <w:instrText xml:space="preserve"> PAGEREF _Toc463963466 \h </w:instrText>
            </w:r>
            <w:r>
              <w:rPr>
                <w:noProof/>
                <w:webHidden/>
              </w:rPr>
            </w:r>
            <w:r>
              <w:rPr>
                <w:noProof/>
                <w:webHidden/>
              </w:rPr>
              <w:fldChar w:fldCharType="separate"/>
            </w:r>
            <w:r>
              <w:rPr>
                <w:noProof/>
                <w:webHidden/>
              </w:rPr>
              <w:t>47</w:t>
            </w:r>
            <w:r>
              <w:rPr>
                <w:noProof/>
                <w:webHidden/>
              </w:rPr>
              <w:fldChar w:fldCharType="end"/>
            </w:r>
          </w:hyperlink>
        </w:p>
        <w:p w14:paraId="7AEBB442" w14:textId="77777777" w:rsidR="00683144" w:rsidRDefault="00683144">
          <w:pPr>
            <w:pStyle w:val="Verzeichnis3"/>
            <w:tabs>
              <w:tab w:val="left" w:pos="1200"/>
              <w:tab w:val="right" w:leader="dot" w:pos="8630"/>
            </w:tabs>
            <w:rPr>
              <w:rFonts w:asciiTheme="minorHAnsi" w:eastAsiaTheme="minorEastAsia" w:hAnsiTheme="minorHAnsi" w:cstheme="minorBidi"/>
              <w:noProof/>
              <w:sz w:val="22"/>
              <w:szCs w:val="22"/>
            </w:rPr>
          </w:pPr>
          <w:hyperlink w:anchor="_Toc463963467" w:history="1">
            <w:r w:rsidRPr="00AA78FD">
              <w:rPr>
                <w:rStyle w:val="Hyperlink"/>
                <w:noProof/>
                <w:highlight w:val="yellow"/>
              </w:rPr>
              <w:t>6.5.1</w:t>
            </w:r>
            <w:r>
              <w:rPr>
                <w:rFonts w:asciiTheme="minorHAnsi" w:eastAsiaTheme="minorEastAsia" w:hAnsiTheme="minorHAnsi" w:cstheme="minorBidi"/>
                <w:noProof/>
                <w:sz w:val="22"/>
                <w:szCs w:val="22"/>
              </w:rPr>
              <w:tab/>
            </w:r>
            <w:r w:rsidRPr="00AA78FD">
              <w:rPr>
                <w:rStyle w:val="Hyperlink"/>
                <w:noProof/>
                <w:highlight w:val="yellow"/>
              </w:rPr>
              <w:t>Hydrographic and channel networks</w:t>
            </w:r>
            <w:r>
              <w:rPr>
                <w:noProof/>
                <w:webHidden/>
              </w:rPr>
              <w:tab/>
            </w:r>
            <w:r>
              <w:rPr>
                <w:noProof/>
                <w:webHidden/>
              </w:rPr>
              <w:fldChar w:fldCharType="begin"/>
            </w:r>
            <w:r>
              <w:rPr>
                <w:noProof/>
                <w:webHidden/>
              </w:rPr>
              <w:instrText xml:space="preserve"> PAGEREF _Toc463963467 \h </w:instrText>
            </w:r>
            <w:r>
              <w:rPr>
                <w:noProof/>
                <w:webHidden/>
              </w:rPr>
            </w:r>
            <w:r>
              <w:rPr>
                <w:noProof/>
                <w:webHidden/>
              </w:rPr>
              <w:fldChar w:fldCharType="separate"/>
            </w:r>
            <w:r>
              <w:rPr>
                <w:noProof/>
                <w:webHidden/>
              </w:rPr>
              <w:t>49</w:t>
            </w:r>
            <w:r>
              <w:rPr>
                <w:noProof/>
                <w:webHidden/>
              </w:rPr>
              <w:fldChar w:fldCharType="end"/>
            </w:r>
          </w:hyperlink>
        </w:p>
        <w:p w14:paraId="3F6F45C8" w14:textId="77777777" w:rsidR="00683144" w:rsidRDefault="00683144">
          <w:pPr>
            <w:pStyle w:val="Verzeichnis3"/>
            <w:tabs>
              <w:tab w:val="left" w:pos="1200"/>
              <w:tab w:val="right" w:leader="dot" w:pos="8630"/>
            </w:tabs>
            <w:rPr>
              <w:rFonts w:asciiTheme="minorHAnsi" w:eastAsiaTheme="minorEastAsia" w:hAnsiTheme="minorHAnsi" w:cstheme="minorBidi"/>
              <w:noProof/>
              <w:sz w:val="22"/>
              <w:szCs w:val="22"/>
            </w:rPr>
          </w:pPr>
          <w:hyperlink w:anchor="_Toc463963468" w:history="1">
            <w:r w:rsidRPr="00AA78FD">
              <w:rPr>
                <w:rStyle w:val="Hyperlink"/>
                <w:noProof/>
              </w:rPr>
              <w:t>6.5.2</w:t>
            </w:r>
            <w:r>
              <w:rPr>
                <w:rFonts w:asciiTheme="minorHAnsi" w:eastAsiaTheme="minorEastAsia" w:hAnsiTheme="minorHAnsi" w:cstheme="minorBidi"/>
                <w:noProof/>
                <w:sz w:val="22"/>
                <w:szCs w:val="22"/>
              </w:rPr>
              <w:tab/>
            </w:r>
            <w:r w:rsidRPr="00AA78FD">
              <w:rPr>
                <w:rStyle w:val="Hyperlink"/>
                <w:noProof/>
              </w:rPr>
              <w:t>Hydrometric networks</w:t>
            </w:r>
            <w:r>
              <w:rPr>
                <w:noProof/>
                <w:webHidden/>
              </w:rPr>
              <w:tab/>
            </w:r>
            <w:r>
              <w:rPr>
                <w:noProof/>
                <w:webHidden/>
              </w:rPr>
              <w:fldChar w:fldCharType="begin"/>
            </w:r>
            <w:r>
              <w:rPr>
                <w:noProof/>
                <w:webHidden/>
              </w:rPr>
              <w:instrText xml:space="preserve"> PAGEREF _Toc463963468 \h </w:instrText>
            </w:r>
            <w:r>
              <w:rPr>
                <w:noProof/>
                <w:webHidden/>
              </w:rPr>
            </w:r>
            <w:r>
              <w:rPr>
                <w:noProof/>
                <w:webHidden/>
              </w:rPr>
              <w:fldChar w:fldCharType="separate"/>
            </w:r>
            <w:r>
              <w:rPr>
                <w:noProof/>
                <w:webHidden/>
              </w:rPr>
              <w:t>50</w:t>
            </w:r>
            <w:r>
              <w:rPr>
                <w:noProof/>
                <w:webHidden/>
              </w:rPr>
              <w:fldChar w:fldCharType="end"/>
            </w:r>
          </w:hyperlink>
        </w:p>
        <w:p w14:paraId="2AD4E299" w14:textId="77777777" w:rsidR="00683144" w:rsidRDefault="00683144">
          <w:pPr>
            <w:pStyle w:val="Verzeichnis3"/>
            <w:tabs>
              <w:tab w:val="left" w:pos="1200"/>
              <w:tab w:val="right" w:leader="dot" w:pos="8630"/>
            </w:tabs>
            <w:rPr>
              <w:rFonts w:asciiTheme="minorHAnsi" w:eastAsiaTheme="minorEastAsia" w:hAnsiTheme="minorHAnsi" w:cstheme="minorBidi"/>
              <w:noProof/>
              <w:sz w:val="22"/>
              <w:szCs w:val="22"/>
            </w:rPr>
          </w:pPr>
          <w:hyperlink w:anchor="_Toc463963469" w:history="1">
            <w:r w:rsidRPr="00AA78FD">
              <w:rPr>
                <w:rStyle w:val="Hyperlink"/>
                <w:noProof/>
                <w:highlight w:val="yellow"/>
              </w:rPr>
              <w:t>6.5.3</w:t>
            </w:r>
            <w:r>
              <w:rPr>
                <w:rFonts w:asciiTheme="minorHAnsi" w:eastAsiaTheme="minorEastAsia" w:hAnsiTheme="minorHAnsi" w:cstheme="minorBidi"/>
                <w:noProof/>
                <w:sz w:val="22"/>
                <w:szCs w:val="22"/>
              </w:rPr>
              <w:tab/>
            </w:r>
            <w:r w:rsidRPr="00AA78FD">
              <w:rPr>
                <w:rStyle w:val="Hyperlink"/>
                <w:noProof/>
                <w:highlight w:val="yellow"/>
              </w:rPr>
              <w:t>Network navigation</w:t>
            </w:r>
            <w:r>
              <w:rPr>
                <w:noProof/>
                <w:webHidden/>
              </w:rPr>
              <w:tab/>
            </w:r>
            <w:r>
              <w:rPr>
                <w:noProof/>
                <w:webHidden/>
              </w:rPr>
              <w:fldChar w:fldCharType="begin"/>
            </w:r>
            <w:r>
              <w:rPr>
                <w:noProof/>
                <w:webHidden/>
              </w:rPr>
              <w:instrText xml:space="preserve"> PAGEREF _Toc463963469 \h </w:instrText>
            </w:r>
            <w:r>
              <w:rPr>
                <w:noProof/>
                <w:webHidden/>
              </w:rPr>
            </w:r>
            <w:r>
              <w:rPr>
                <w:noProof/>
                <w:webHidden/>
              </w:rPr>
              <w:fldChar w:fldCharType="separate"/>
            </w:r>
            <w:r>
              <w:rPr>
                <w:noProof/>
                <w:webHidden/>
              </w:rPr>
              <w:t>51</w:t>
            </w:r>
            <w:r>
              <w:rPr>
                <w:noProof/>
                <w:webHidden/>
              </w:rPr>
              <w:fldChar w:fldCharType="end"/>
            </w:r>
          </w:hyperlink>
        </w:p>
        <w:p w14:paraId="4405D25C" w14:textId="77777777" w:rsidR="00683144" w:rsidRDefault="00683144">
          <w:pPr>
            <w:pStyle w:val="Verzeichnis1"/>
            <w:tabs>
              <w:tab w:val="left" w:pos="480"/>
              <w:tab w:val="right" w:leader="dot" w:pos="8630"/>
            </w:tabs>
            <w:rPr>
              <w:rFonts w:asciiTheme="minorHAnsi" w:eastAsiaTheme="minorEastAsia" w:hAnsiTheme="minorHAnsi" w:cstheme="minorBidi"/>
              <w:noProof/>
              <w:sz w:val="22"/>
              <w:szCs w:val="22"/>
            </w:rPr>
          </w:pPr>
          <w:hyperlink w:anchor="_Toc463963470" w:history="1">
            <w:r w:rsidRPr="00AA78FD">
              <w:rPr>
                <w:rStyle w:val="Hyperlink"/>
                <w:noProof/>
              </w:rPr>
              <w:t>7.</w:t>
            </w:r>
            <w:r>
              <w:rPr>
                <w:rFonts w:asciiTheme="minorHAnsi" w:eastAsiaTheme="minorEastAsia" w:hAnsiTheme="minorHAnsi" w:cstheme="minorBidi"/>
                <w:noProof/>
                <w:sz w:val="22"/>
                <w:szCs w:val="22"/>
              </w:rPr>
              <w:tab/>
            </w:r>
            <w:r w:rsidRPr="00AA78FD">
              <w:rPr>
                <w:rStyle w:val="Hyperlink"/>
                <w:noProof/>
              </w:rPr>
              <w:t>Clause containing normative material</w:t>
            </w:r>
            <w:r>
              <w:rPr>
                <w:noProof/>
                <w:webHidden/>
              </w:rPr>
              <w:tab/>
            </w:r>
            <w:r>
              <w:rPr>
                <w:noProof/>
                <w:webHidden/>
              </w:rPr>
              <w:fldChar w:fldCharType="begin"/>
            </w:r>
            <w:r>
              <w:rPr>
                <w:noProof/>
                <w:webHidden/>
              </w:rPr>
              <w:instrText xml:space="preserve"> PAGEREF _Toc463963470 \h </w:instrText>
            </w:r>
            <w:r>
              <w:rPr>
                <w:noProof/>
                <w:webHidden/>
              </w:rPr>
            </w:r>
            <w:r>
              <w:rPr>
                <w:noProof/>
                <w:webHidden/>
              </w:rPr>
              <w:fldChar w:fldCharType="separate"/>
            </w:r>
            <w:r>
              <w:rPr>
                <w:noProof/>
                <w:webHidden/>
              </w:rPr>
              <w:t>52</w:t>
            </w:r>
            <w:r>
              <w:rPr>
                <w:noProof/>
                <w:webHidden/>
              </w:rPr>
              <w:fldChar w:fldCharType="end"/>
            </w:r>
          </w:hyperlink>
        </w:p>
        <w:p w14:paraId="2E63F7E7" w14:textId="77777777" w:rsidR="00683144" w:rsidRDefault="00683144">
          <w:pPr>
            <w:pStyle w:val="Verzeichnis2"/>
            <w:tabs>
              <w:tab w:val="left" w:pos="960"/>
              <w:tab w:val="right" w:leader="dot" w:pos="8630"/>
            </w:tabs>
            <w:rPr>
              <w:rFonts w:asciiTheme="minorHAnsi" w:eastAsiaTheme="minorEastAsia" w:hAnsiTheme="minorHAnsi" w:cstheme="minorBidi"/>
              <w:noProof/>
              <w:sz w:val="22"/>
              <w:szCs w:val="22"/>
            </w:rPr>
          </w:pPr>
          <w:hyperlink w:anchor="_Toc463963471" w:history="1">
            <w:r w:rsidRPr="00AA78FD">
              <w:rPr>
                <w:rStyle w:val="Hyperlink"/>
                <w:noProof/>
              </w:rPr>
              <w:t>7.1</w:t>
            </w:r>
            <w:r>
              <w:rPr>
                <w:rFonts w:asciiTheme="minorHAnsi" w:eastAsiaTheme="minorEastAsia" w:hAnsiTheme="minorHAnsi" w:cstheme="minorBidi"/>
                <w:noProof/>
                <w:sz w:val="22"/>
                <w:szCs w:val="22"/>
              </w:rPr>
              <w:tab/>
            </w:r>
            <w:r w:rsidRPr="00AA78FD">
              <w:rPr>
                <w:rStyle w:val="Hyperlink"/>
                <w:noProof/>
              </w:rPr>
              <w:t>The HY_Features conceptual model</w:t>
            </w:r>
            <w:r>
              <w:rPr>
                <w:noProof/>
                <w:webHidden/>
              </w:rPr>
              <w:tab/>
            </w:r>
            <w:r>
              <w:rPr>
                <w:noProof/>
                <w:webHidden/>
              </w:rPr>
              <w:fldChar w:fldCharType="begin"/>
            </w:r>
            <w:r>
              <w:rPr>
                <w:noProof/>
                <w:webHidden/>
              </w:rPr>
              <w:instrText xml:space="preserve"> PAGEREF _Toc463963471 \h </w:instrText>
            </w:r>
            <w:r>
              <w:rPr>
                <w:noProof/>
                <w:webHidden/>
              </w:rPr>
            </w:r>
            <w:r>
              <w:rPr>
                <w:noProof/>
                <w:webHidden/>
              </w:rPr>
              <w:fldChar w:fldCharType="separate"/>
            </w:r>
            <w:r>
              <w:rPr>
                <w:noProof/>
                <w:webHidden/>
              </w:rPr>
              <w:t>52</w:t>
            </w:r>
            <w:r>
              <w:rPr>
                <w:noProof/>
                <w:webHidden/>
              </w:rPr>
              <w:fldChar w:fldCharType="end"/>
            </w:r>
          </w:hyperlink>
        </w:p>
        <w:p w14:paraId="4C2A22A6" w14:textId="77777777" w:rsidR="00683144" w:rsidRDefault="00683144">
          <w:pPr>
            <w:pStyle w:val="Verzeichnis2"/>
            <w:tabs>
              <w:tab w:val="left" w:pos="960"/>
              <w:tab w:val="right" w:leader="dot" w:pos="8630"/>
            </w:tabs>
            <w:rPr>
              <w:rFonts w:asciiTheme="minorHAnsi" w:eastAsiaTheme="minorEastAsia" w:hAnsiTheme="minorHAnsi" w:cstheme="minorBidi"/>
              <w:noProof/>
              <w:sz w:val="22"/>
              <w:szCs w:val="22"/>
            </w:rPr>
          </w:pPr>
          <w:hyperlink w:anchor="_Toc463963472" w:history="1">
            <w:r w:rsidRPr="00AA78FD">
              <w:rPr>
                <w:rStyle w:val="Hyperlink"/>
                <w:noProof/>
              </w:rPr>
              <w:t>7.2</w:t>
            </w:r>
            <w:r>
              <w:rPr>
                <w:rFonts w:asciiTheme="minorHAnsi" w:eastAsiaTheme="minorEastAsia" w:hAnsiTheme="minorHAnsi" w:cstheme="minorBidi"/>
                <w:noProof/>
                <w:sz w:val="22"/>
                <w:szCs w:val="22"/>
              </w:rPr>
              <w:tab/>
            </w:r>
            <w:r w:rsidRPr="00AA78FD">
              <w:rPr>
                <w:rStyle w:val="Hyperlink"/>
                <w:noProof/>
              </w:rPr>
              <w:t>The HY_Features conceptual conformance (mapping)</w:t>
            </w:r>
            <w:r>
              <w:rPr>
                <w:noProof/>
                <w:webHidden/>
              </w:rPr>
              <w:tab/>
            </w:r>
            <w:r>
              <w:rPr>
                <w:noProof/>
                <w:webHidden/>
              </w:rPr>
              <w:fldChar w:fldCharType="begin"/>
            </w:r>
            <w:r>
              <w:rPr>
                <w:noProof/>
                <w:webHidden/>
              </w:rPr>
              <w:instrText xml:space="preserve"> PAGEREF _Toc463963472 \h </w:instrText>
            </w:r>
            <w:r>
              <w:rPr>
                <w:noProof/>
                <w:webHidden/>
              </w:rPr>
            </w:r>
            <w:r>
              <w:rPr>
                <w:noProof/>
                <w:webHidden/>
              </w:rPr>
              <w:fldChar w:fldCharType="separate"/>
            </w:r>
            <w:r>
              <w:rPr>
                <w:noProof/>
                <w:webHidden/>
              </w:rPr>
              <w:t>54</w:t>
            </w:r>
            <w:r>
              <w:rPr>
                <w:noProof/>
                <w:webHidden/>
              </w:rPr>
              <w:fldChar w:fldCharType="end"/>
            </w:r>
          </w:hyperlink>
        </w:p>
        <w:p w14:paraId="078009F5" w14:textId="77777777" w:rsidR="00683144" w:rsidRDefault="00683144">
          <w:pPr>
            <w:pStyle w:val="Verzeichnis2"/>
            <w:tabs>
              <w:tab w:val="left" w:pos="960"/>
              <w:tab w:val="right" w:leader="dot" w:pos="8630"/>
            </w:tabs>
            <w:rPr>
              <w:rFonts w:asciiTheme="minorHAnsi" w:eastAsiaTheme="minorEastAsia" w:hAnsiTheme="minorHAnsi" w:cstheme="minorBidi"/>
              <w:noProof/>
              <w:sz w:val="22"/>
              <w:szCs w:val="22"/>
            </w:rPr>
          </w:pPr>
          <w:hyperlink w:anchor="_Toc463963473" w:history="1">
            <w:r w:rsidRPr="00AA78FD">
              <w:rPr>
                <w:rStyle w:val="Hyperlink"/>
                <w:noProof/>
              </w:rPr>
              <w:t>7.3</w:t>
            </w:r>
            <w:r>
              <w:rPr>
                <w:rFonts w:asciiTheme="minorHAnsi" w:eastAsiaTheme="minorEastAsia" w:hAnsiTheme="minorHAnsi" w:cstheme="minorBidi"/>
                <w:noProof/>
                <w:sz w:val="22"/>
                <w:szCs w:val="22"/>
              </w:rPr>
              <w:tab/>
            </w:r>
            <w:r w:rsidRPr="00AA78FD">
              <w:rPr>
                <w:rStyle w:val="Hyperlink"/>
                <w:noProof/>
              </w:rPr>
              <w:t>The HY_Features data conformance (encoding)</w:t>
            </w:r>
            <w:r>
              <w:rPr>
                <w:noProof/>
                <w:webHidden/>
              </w:rPr>
              <w:tab/>
            </w:r>
            <w:r>
              <w:rPr>
                <w:noProof/>
                <w:webHidden/>
              </w:rPr>
              <w:fldChar w:fldCharType="begin"/>
            </w:r>
            <w:r>
              <w:rPr>
                <w:noProof/>
                <w:webHidden/>
              </w:rPr>
              <w:instrText xml:space="preserve"> PAGEREF _Toc463963473 \h </w:instrText>
            </w:r>
            <w:r>
              <w:rPr>
                <w:noProof/>
                <w:webHidden/>
              </w:rPr>
            </w:r>
            <w:r>
              <w:rPr>
                <w:noProof/>
                <w:webHidden/>
              </w:rPr>
              <w:fldChar w:fldCharType="separate"/>
            </w:r>
            <w:r>
              <w:rPr>
                <w:noProof/>
                <w:webHidden/>
              </w:rPr>
              <w:t>55</w:t>
            </w:r>
            <w:r>
              <w:rPr>
                <w:noProof/>
                <w:webHidden/>
              </w:rPr>
              <w:fldChar w:fldCharType="end"/>
            </w:r>
          </w:hyperlink>
        </w:p>
        <w:p w14:paraId="560AB2B3" w14:textId="77777777" w:rsidR="00683144" w:rsidRDefault="00683144">
          <w:pPr>
            <w:pStyle w:val="Verzeichnis2"/>
            <w:tabs>
              <w:tab w:val="left" w:pos="960"/>
              <w:tab w:val="right" w:leader="dot" w:pos="8630"/>
            </w:tabs>
            <w:rPr>
              <w:rFonts w:asciiTheme="minorHAnsi" w:eastAsiaTheme="minorEastAsia" w:hAnsiTheme="minorHAnsi" w:cstheme="minorBidi"/>
              <w:noProof/>
              <w:sz w:val="22"/>
              <w:szCs w:val="22"/>
            </w:rPr>
          </w:pPr>
          <w:hyperlink w:anchor="_Toc463963474" w:history="1">
            <w:r w:rsidRPr="00AA78FD">
              <w:rPr>
                <w:rStyle w:val="Hyperlink"/>
                <w:noProof/>
              </w:rPr>
              <w:t>7.4</w:t>
            </w:r>
            <w:r>
              <w:rPr>
                <w:rFonts w:asciiTheme="minorHAnsi" w:eastAsiaTheme="minorEastAsia" w:hAnsiTheme="minorHAnsi" w:cstheme="minorBidi"/>
                <w:noProof/>
                <w:sz w:val="22"/>
                <w:szCs w:val="22"/>
              </w:rPr>
              <w:tab/>
            </w:r>
            <w:r w:rsidRPr="00AA78FD">
              <w:rPr>
                <w:rStyle w:val="Hyperlink"/>
                <w:noProof/>
              </w:rPr>
              <w:t>The Hydro Feature application schema</w:t>
            </w:r>
            <w:r>
              <w:rPr>
                <w:noProof/>
                <w:webHidden/>
              </w:rPr>
              <w:tab/>
            </w:r>
            <w:r>
              <w:rPr>
                <w:noProof/>
                <w:webHidden/>
              </w:rPr>
              <w:fldChar w:fldCharType="begin"/>
            </w:r>
            <w:r>
              <w:rPr>
                <w:noProof/>
                <w:webHidden/>
              </w:rPr>
              <w:instrText xml:space="preserve"> PAGEREF _Toc463963474 \h </w:instrText>
            </w:r>
            <w:r>
              <w:rPr>
                <w:noProof/>
                <w:webHidden/>
              </w:rPr>
            </w:r>
            <w:r>
              <w:rPr>
                <w:noProof/>
                <w:webHidden/>
              </w:rPr>
              <w:fldChar w:fldCharType="separate"/>
            </w:r>
            <w:r>
              <w:rPr>
                <w:noProof/>
                <w:webHidden/>
              </w:rPr>
              <w:t>56</w:t>
            </w:r>
            <w:r>
              <w:rPr>
                <w:noProof/>
                <w:webHidden/>
              </w:rPr>
              <w:fldChar w:fldCharType="end"/>
            </w:r>
          </w:hyperlink>
        </w:p>
        <w:p w14:paraId="73766DCB" w14:textId="77777777" w:rsidR="00683144" w:rsidRDefault="00683144">
          <w:pPr>
            <w:pStyle w:val="Verzeichnis3"/>
            <w:tabs>
              <w:tab w:val="left" w:pos="1200"/>
              <w:tab w:val="right" w:leader="dot" w:pos="8630"/>
            </w:tabs>
            <w:rPr>
              <w:rFonts w:asciiTheme="minorHAnsi" w:eastAsiaTheme="minorEastAsia" w:hAnsiTheme="minorHAnsi" w:cstheme="minorBidi"/>
              <w:noProof/>
              <w:sz w:val="22"/>
              <w:szCs w:val="22"/>
            </w:rPr>
          </w:pPr>
          <w:hyperlink w:anchor="_Toc463963475" w:history="1">
            <w:r w:rsidRPr="00AA78FD">
              <w:rPr>
                <w:rStyle w:val="Hyperlink"/>
                <w:noProof/>
              </w:rPr>
              <w:t>7.4.1</w:t>
            </w:r>
            <w:r>
              <w:rPr>
                <w:rFonts w:asciiTheme="minorHAnsi" w:eastAsiaTheme="minorEastAsia" w:hAnsiTheme="minorHAnsi" w:cstheme="minorBidi"/>
                <w:noProof/>
                <w:sz w:val="22"/>
                <w:szCs w:val="22"/>
              </w:rPr>
              <w:tab/>
            </w:r>
            <w:r w:rsidRPr="00AA78FD">
              <w:rPr>
                <w:rStyle w:val="Hyperlink"/>
                <w:noProof/>
              </w:rPr>
              <w:t>Requirements class: HY_HydroFeature</w:t>
            </w:r>
            <w:r>
              <w:rPr>
                <w:noProof/>
                <w:webHidden/>
              </w:rPr>
              <w:tab/>
            </w:r>
            <w:r>
              <w:rPr>
                <w:noProof/>
                <w:webHidden/>
              </w:rPr>
              <w:fldChar w:fldCharType="begin"/>
            </w:r>
            <w:r>
              <w:rPr>
                <w:noProof/>
                <w:webHidden/>
              </w:rPr>
              <w:instrText xml:space="preserve"> PAGEREF _Toc463963475 \h </w:instrText>
            </w:r>
            <w:r>
              <w:rPr>
                <w:noProof/>
                <w:webHidden/>
              </w:rPr>
            </w:r>
            <w:r>
              <w:rPr>
                <w:noProof/>
                <w:webHidden/>
              </w:rPr>
              <w:fldChar w:fldCharType="separate"/>
            </w:r>
            <w:r>
              <w:rPr>
                <w:noProof/>
                <w:webHidden/>
              </w:rPr>
              <w:t>57</w:t>
            </w:r>
            <w:r>
              <w:rPr>
                <w:noProof/>
                <w:webHidden/>
              </w:rPr>
              <w:fldChar w:fldCharType="end"/>
            </w:r>
          </w:hyperlink>
        </w:p>
        <w:p w14:paraId="215EECC0" w14:textId="77777777" w:rsidR="00683144" w:rsidRDefault="00683144">
          <w:pPr>
            <w:pStyle w:val="Verzeichnis3"/>
            <w:tabs>
              <w:tab w:val="left" w:pos="1200"/>
              <w:tab w:val="right" w:leader="dot" w:pos="8630"/>
            </w:tabs>
            <w:rPr>
              <w:rFonts w:asciiTheme="minorHAnsi" w:eastAsiaTheme="minorEastAsia" w:hAnsiTheme="minorHAnsi" w:cstheme="minorBidi"/>
              <w:noProof/>
              <w:sz w:val="22"/>
              <w:szCs w:val="22"/>
            </w:rPr>
          </w:pPr>
          <w:hyperlink w:anchor="_Toc463963476" w:history="1">
            <w:r w:rsidRPr="00AA78FD">
              <w:rPr>
                <w:rStyle w:val="Hyperlink"/>
                <w:noProof/>
              </w:rPr>
              <w:t>7.4.2</w:t>
            </w:r>
            <w:r>
              <w:rPr>
                <w:rFonts w:asciiTheme="minorHAnsi" w:eastAsiaTheme="minorEastAsia" w:hAnsiTheme="minorHAnsi" w:cstheme="minorBidi"/>
                <w:noProof/>
                <w:sz w:val="22"/>
                <w:szCs w:val="22"/>
              </w:rPr>
              <w:tab/>
            </w:r>
            <w:r w:rsidRPr="00AA78FD">
              <w:rPr>
                <w:rStyle w:val="Hyperlink"/>
                <w:noProof/>
              </w:rPr>
              <w:t>The Named Feature model</w:t>
            </w:r>
            <w:r>
              <w:rPr>
                <w:noProof/>
                <w:webHidden/>
              </w:rPr>
              <w:tab/>
            </w:r>
            <w:r>
              <w:rPr>
                <w:noProof/>
                <w:webHidden/>
              </w:rPr>
              <w:fldChar w:fldCharType="begin"/>
            </w:r>
            <w:r>
              <w:rPr>
                <w:noProof/>
                <w:webHidden/>
              </w:rPr>
              <w:instrText xml:space="preserve"> PAGEREF _Toc463963476 \h </w:instrText>
            </w:r>
            <w:r>
              <w:rPr>
                <w:noProof/>
                <w:webHidden/>
              </w:rPr>
            </w:r>
            <w:r>
              <w:rPr>
                <w:noProof/>
                <w:webHidden/>
              </w:rPr>
              <w:fldChar w:fldCharType="separate"/>
            </w:r>
            <w:r>
              <w:rPr>
                <w:noProof/>
                <w:webHidden/>
              </w:rPr>
              <w:t>60</w:t>
            </w:r>
            <w:r>
              <w:rPr>
                <w:noProof/>
                <w:webHidden/>
              </w:rPr>
              <w:fldChar w:fldCharType="end"/>
            </w:r>
          </w:hyperlink>
        </w:p>
        <w:p w14:paraId="51AD39B8" w14:textId="77777777" w:rsidR="00683144" w:rsidRDefault="00683144">
          <w:pPr>
            <w:pStyle w:val="Verzeichnis3"/>
            <w:tabs>
              <w:tab w:val="left" w:pos="1200"/>
              <w:tab w:val="right" w:leader="dot" w:pos="8630"/>
            </w:tabs>
            <w:rPr>
              <w:rFonts w:asciiTheme="minorHAnsi" w:eastAsiaTheme="minorEastAsia" w:hAnsiTheme="minorHAnsi" w:cstheme="minorBidi"/>
              <w:noProof/>
              <w:sz w:val="22"/>
              <w:szCs w:val="22"/>
            </w:rPr>
          </w:pPr>
          <w:hyperlink w:anchor="_Toc463963477" w:history="1">
            <w:r w:rsidRPr="00AA78FD">
              <w:rPr>
                <w:rStyle w:val="Hyperlink"/>
                <w:noProof/>
              </w:rPr>
              <w:t>7.4.3</w:t>
            </w:r>
            <w:r>
              <w:rPr>
                <w:rFonts w:asciiTheme="minorHAnsi" w:eastAsiaTheme="minorEastAsia" w:hAnsiTheme="minorHAnsi" w:cstheme="minorBidi"/>
                <w:noProof/>
                <w:sz w:val="22"/>
                <w:szCs w:val="22"/>
              </w:rPr>
              <w:tab/>
            </w:r>
            <w:r w:rsidRPr="00AA78FD">
              <w:rPr>
                <w:rStyle w:val="Hyperlink"/>
                <w:noProof/>
              </w:rPr>
              <w:t>The Hydro Complex model</w:t>
            </w:r>
            <w:r>
              <w:rPr>
                <w:noProof/>
                <w:webHidden/>
              </w:rPr>
              <w:tab/>
            </w:r>
            <w:r>
              <w:rPr>
                <w:noProof/>
                <w:webHidden/>
              </w:rPr>
              <w:fldChar w:fldCharType="begin"/>
            </w:r>
            <w:r>
              <w:rPr>
                <w:noProof/>
                <w:webHidden/>
              </w:rPr>
              <w:instrText xml:space="preserve"> PAGEREF _Toc463963477 \h </w:instrText>
            </w:r>
            <w:r>
              <w:rPr>
                <w:noProof/>
                <w:webHidden/>
              </w:rPr>
            </w:r>
            <w:r>
              <w:rPr>
                <w:noProof/>
                <w:webHidden/>
              </w:rPr>
              <w:fldChar w:fldCharType="separate"/>
            </w:r>
            <w:r>
              <w:rPr>
                <w:noProof/>
                <w:webHidden/>
              </w:rPr>
              <w:t>62</w:t>
            </w:r>
            <w:r>
              <w:rPr>
                <w:noProof/>
                <w:webHidden/>
              </w:rPr>
              <w:fldChar w:fldCharType="end"/>
            </w:r>
          </w:hyperlink>
        </w:p>
        <w:p w14:paraId="7D8C3BFB" w14:textId="77777777" w:rsidR="00683144" w:rsidRDefault="00683144">
          <w:pPr>
            <w:pStyle w:val="Verzeichnis3"/>
            <w:tabs>
              <w:tab w:val="left" w:pos="1200"/>
              <w:tab w:val="right" w:leader="dot" w:pos="8630"/>
            </w:tabs>
            <w:rPr>
              <w:rFonts w:asciiTheme="minorHAnsi" w:eastAsiaTheme="minorEastAsia" w:hAnsiTheme="minorHAnsi" w:cstheme="minorBidi"/>
              <w:noProof/>
              <w:sz w:val="22"/>
              <w:szCs w:val="22"/>
            </w:rPr>
          </w:pPr>
          <w:hyperlink w:anchor="_Toc463963478" w:history="1">
            <w:r w:rsidRPr="00AA78FD">
              <w:rPr>
                <w:rStyle w:val="Hyperlink"/>
                <w:noProof/>
              </w:rPr>
              <w:t>7.4.4</w:t>
            </w:r>
            <w:r>
              <w:rPr>
                <w:rFonts w:asciiTheme="minorHAnsi" w:eastAsiaTheme="minorEastAsia" w:hAnsiTheme="minorHAnsi" w:cstheme="minorBidi"/>
                <w:noProof/>
                <w:sz w:val="22"/>
                <w:szCs w:val="22"/>
              </w:rPr>
              <w:tab/>
            </w:r>
            <w:r w:rsidRPr="00AA78FD">
              <w:rPr>
                <w:rStyle w:val="Hyperlink"/>
                <w:noProof/>
              </w:rPr>
              <w:t>The River Positioning System</w:t>
            </w:r>
            <w:r>
              <w:rPr>
                <w:noProof/>
                <w:webHidden/>
              </w:rPr>
              <w:tab/>
            </w:r>
            <w:r>
              <w:rPr>
                <w:noProof/>
                <w:webHidden/>
              </w:rPr>
              <w:fldChar w:fldCharType="begin"/>
            </w:r>
            <w:r>
              <w:rPr>
                <w:noProof/>
                <w:webHidden/>
              </w:rPr>
              <w:instrText xml:space="preserve"> PAGEREF _Toc463963478 \h </w:instrText>
            </w:r>
            <w:r>
              <w:rPr>
                <w:noProof/>
                <w:webHidden/>
              </w:rPr>
            </w:r>
            <w:r>
              <w:rPr>
                <w:noProof/>
                <w:webHidden/>
              </w:rPr>
              <w:fldChar w:fldCharType="separate"/>
            </w:r>
            <w:r>
              <w:rPr>
                <w:noProof/>
                <w:webHidden/>
              </w:rPr>
              <w:t>77</w:t>
            </w:r>
            <w:r>
              <w:rPr>
                <w:noProof/>
                <w:webHidden/>
              </w:rPr>
              <w:fldChar w:fldCharType="end"/>
            </w:r>
          </w:hyperlink>
        </w:p>
        <w:p w14:paraId="07E5FADB" w14:textId="77777777" w:rsidR="00683144" w:rsidRDefault="00683144">
          <w:pPr>
            <w:pStyle w:val="Verzeichnis2"/>
            <w:tabs>
              <w:tab w:val="left" w:pos="960"/>
              <w:tab w:val="right" w:leader="dot" w:pos="8630"/>
            </w:tabs>
            <w:rPr>
              <w:rFonts w:asciiTheme="minorHAnsi" w:eastAsiaTheme="minorEastAsia" w:hAnsiTheme="minorHAnsi" w:cstheme="minorBidi"/>
              <w:noProof/>
              <w:sz w:val="22"/>
              <w:szCs w:val="22"/>
            </w:rPr>
          </w:pPr>
          <w:hyperlink w:anchor="_Toc463963479" w:history="1">
            <w:r w:rsidRPr="00AA78FD">
              <w:rPr>
                <w:rStyle w:val="Hyperlink"/>
                <w:noProof/>
              </w:rPr>
              <w:t>7.5</w:t>
            </w:r>
            <w:r>
              <w:rPr>
                <w:rFonts w:asciiTheme="minorHAnsi" w:eastAsiaTheme="minorEastAsia" w:hAnsiTheme="minorHAnsi" w:cstheme="minorBidi"/>
                <w:noProof/>
                <w:sz w:val="22"/>
                <w:szCs w:val="22"/>
              </w:rPr>
              <w:tab/>
            </w:r>
            <w:r w:rsidRPr="00AA78FD">
              <w:rPr>
                <w:rStyle w:val="Hyperlink"/>
                <w:noProof/>
              </w:rPr>
              <w:t>The Surface Hydro Feature application schema</w:t>
            </w:r>
            <w:r>
              <w:rPr>
                <w:noProof/>
                <w:webHidden/>
              </w:rPr>
              <w:tab/>
            </w:r>
            <w:r>
              <w:rPr>
                <w:noProof/>
                <w:webHidden/>
              </w:rPr>
              <w:fldChar w:fldCharType="begin"/>
            </w:r>
            <w:r>
              <w:rPr>
                <w:noProof/>
                <w:webHidden/>
              </w:rPr>
              <w:instrText xml:space="preserve"> PAGEREF _Toc463963479 \h </w:instrText>
            </w:r>
            <w:r>
              <w:rPr>
                <w:noProof/>
                <w:webHidden/>
              </w:rPr>
            </w:r>
            <w:r>
              <w:rPr>
                <w:noProof/>
                <w:webHidden/>
              </w:rPr>
              <w:fldChar w:fldCharType="separate"/>
            </w:r>
            <w:r>
              <w:rPr>
                <w:noProof/>
                <w:webHidden/>
              </w:rPr>
              <w:t>80</w:t>
            </w:r>
            <w:r>
              <w:rPr>
                <w:noProof/>
                <w:webHidden/>
              </w:rPr>
              <w:fldChar w:fldCharType="end"/>
            </w:r>
          </w:hyperlink>
        </w:p>
        <w:p w14:paraId="1CD561FA" w14:textId="77777777" w:rsidR="00683144" w:rsidRDefault="00683144">
          <w:pPr>
            <w:pStyle w:val="Verzeichnis3"/>
            <w:tabs>
              <w:tab w:val="left" w:pos="1200"/>
              <w:tab w:val="right" w:leader="dot" w:pos="8630"/>
            </w:tabs>
            <w:rPr>
              <w:rFonts w:asciiTheme="minorHAnsi" w:eastAsiaTheme="minorEastAsia" w:hAnsiTheme="minorHAnsi" w:cstheme="minorBidi"/>
              <w:noProof/>
              <w:sz w:val="22"/>
              <w:szCs w:val="22"/>
            </w:rPr>
          </w:pPr>
          <w:hyperlink w:anchor="_Toc463963480" w:history="1">
            <w:r w:rsidRPr="00AA78FD">
              <w:rPr>
                <w:rStyle w:val="Hyperlink"/>
                <w:noProof/>
              </w:rPr>
              <w:t>7.5.1</w:t>
            </w:r>
            <w:r>
              <w:rPr>
                <w:rFonts w:asciiTheme="minorHAnsi" w:eastAsiaTheme="minorEastAsia" w:hAnsiTheme="minorHAnsi" w:cstheme="minorBidi"/>
                <w:noProof/>
                <w:sz w:val="22"/>
                <w:szCs w:val="22"/>
              </w:rPr>
              <w:tab/>
            </w:r>
            <w:r w:rsidRPr="00AA78FD">
              <w:rPr>
                <w:rStyle w:val="Hyperlink"/>
                <w:noProof/>
              </w:rPr>
              <w:t>The Channel Network model</w:t>
            </w:r>
            <w:r>
              <w:rPr>
                <w:noProof/>
                <w:webHidden/>
              </w:rPr>
              <w:tab/>
            </w:r>
            <w:r>
              <w:rPr>
                <w:noProof/>
                <w:webHidden/>
              </w:rPr>
              <w:fldChar w:fldCharType="begin"/>
            </w:r>
            <w:r>
              <w:rPr>
                <w:noProof/>
                <w:webHidden/>
              </w:rPr>
              <w:instrText xml:space="preserve"> PAGEREF _Toc463963480 \h </w:instrText>
            </w:r>
            <w:r>
              <w:rPr>
                <w:noProof/>
                <w:webHidden/>
              </w:rPr>
            </w:r>
            <w:r>
              <w:rPr>
                <w:noProof/>
                <w:webHidden/>
              </w:rPr>
              <w:fldChar w:fldCharType="separate"/>
            </w:r>
            <w:r>
              <w:rPr>
                <w:noProof/>
                <w:webHidden/>
              </w:rPr>
              <w:t>82</w:t>
            </w:r>
            <w:r>
              <w:rPr>
                <w:noProof/>
                <w:webHidden/>
              </w:rPr>
              <w:fldChar w:fldCharType="end"/>
            </w:r>
          </w:hyperlink>
        </w:p>
        <w:p w14:paraId="411C730F" w14:textId="77777777" w:rsidR="00683144" w:rsidRDefault="00683144">
          <w:pPr>
            <w:pStyle w:val="Verzeichnis3"/>
            <w:tabs>
              <w:tab w:val="left" w:pos="1200"/>
              <w:tab w:val="right" w:leader="dot" w:pos="8630"/>
            </w:tabs>
            <w:rPr>
              <w:rFonts w:asciiTheme="minorHAnsi" w:eastAsiaTheme="minorEastAsia" w:hAnsiTheme="minorHAnsi" w:cstheme="minorBidi"/>
              <w:noProof/>
              <w:sz w:val="22"/>
              <w:szCs w:val="22"/>
            </w:rPr>
          </w:pPr>
          <w:hyperlink w:anchor="_Toc463963481" w:history="1">
            <w:r w:rsidRPr="00AA78FD">
              <w:rPr>
                <w:rStyle w:val="Hyperlink"/>
                <w:noProof/>
              </w:rPr>
              <w:t>7.5.2</w:t>
            </w:r>
            <w:r>
              <w:rPr>
                <w:rFonts w:asciiTheme="minorHAnsi" w:eastAsiaTheme="minorEastAsia" w:hAnsiTheme="minorHAnsi" w:cstheme="minorBidi"/>
                <w:noProof/>
                <w:sz w:val="22"/>
                <w:szCs w:val="22"/>
              </w:rPr>
              <w:tab/>
            </w:r>
            <w:r w:rsidRPr="00AA78FD">
              <w:rPr>
                <w:rStyle w:val="Hyperlink"/>
                <w:noProof/>
              </w:rPr>
              <w:t>The Hydrographic Network model</w:t>
            </w:r>
            <w:r>
              <w:rPr>
                <w:noProof/>
                <w:webHidden/>
              </w:rPr>
              <w:tab/>
            </w:r>
            <w:r>
              <w:rPr>
                <w:noProof/>
                <w:webHidden/>
              </w:rPr>
              <w:fldChar w:fldCharType="begin"/>
            </w:r>
            <w:r>
              <w:rPr>
                <w:noProof/>
                <w:webHidden/>
              </w:rPr>
              <w:instrText xml:space="preserve"> PAGEREF _Toc463963481 \h </w:instrText>
            </w:r>
            <w:r>
              <w:rPr>
                <w:noProof/>
                <w:webHidden/>
              </w:rPr>
            </w:r>
            <w:r>
              <w:rPr>
                <w:noProof/>
                <w:webHidden/>
              </w:rPr>
              <w:fldChar w:fldCharType="separate"/>
            </w:r>
            <w:r>
              <w:rPr>
                <w:noProof/>
                <w:webHidden/>
              </w:rPr>
              <w:t>87</w:t>
            </w:r>
            <w:r>
              <w:rPr>
                <w:noProof/>
                <w:webHidden/>
              </w:rPr>
              <w:fldChar w:fldCharType="end"/>
            </w:r>
          </w:hyperlink>
        </w:p>
        <w:p w14:paraId="7B76EBF9" w14:textId="77777777" w:rsidR="00683144" w:rsidRDefault="00683144">
          <w:pPr>
            <w:pStyle w:val="Verzeichnis3"/>
            <w:tabs>
              <w:tab w:val="left" w:pos="1200"/>
              <w:tab w:val="right" w:leader="dot" w:pos="8630"/>
            </w:tabs>
            <w:rPr>
              <w:rFonts w:asciiTheme="minorHAnsi" w:eastAsiaTheme="minorEastAsia" w:hAnsiTheme="minorHAnsi" w:cstheme="minorBidi"/>
              <w:noProof/>
              <w:sz w:val="22"/>
              <w:szCs w:val="22"/>
            </w:rPr>
          </w:pPr>
          <w:hyperlink w:anchor="_Toc463963482" w:history="1">
            <w:r w:rsidRPr="00AA78FD">
              <w:rPr>
                <w:rStyle w:val="Hyperlink"/>
                <w:noProof/>
              </w:rPr>
              <w:t>7.5.3</w:t>
            </w:r>
            <w:r>
              <w:rPr>
                <w:rFonts w:asciiTheme="minorHAnsi" w:eastAsiaTheme="minorEastAsia" w:hAnsiTheme="minorHAnsi" w:cstheme="minorBidi"/>
                <w:noProof/>
                <w:sz w:val="22"/>
                <w:szCs w:val="22"/>
              </w:rPr>
              <w:tab/>
            </w:r>
            <w:r w:rsidRPr="00AA78FD">
              <w:rPr>
                <w:rStyle w:val="Hyperlink"/>
                <w:noProof/>
              </w:rPr>
              <w:t>The Surface-Water Body types</w:t>
            </w:r>
            <w:r>
              <w:rPr>
                <w:noProof/>
                <w:webHidden/>
              </w:rPr>
              <w:tab/>
            </w:r>
            <w:r>
              <w:rPr>
                <w:noProof/>
                <w:webHidden/>
              </w:rPr>
              <w:fldChar w:fldCharType="begin"/>
            </w:r>
            <w:r>
              <w:rPr>
                <w:noProof/>
                <w:webHidden/>
              </w:rPr>
              <w:instrText xml:space="preserve"> PAGEREF _Toc463963482 \h </w:instrText>
            </w:r>
            <w:r>
              <w:rPr>
                <w:noProof/>
                <w:webHidden/>
              </w:rPr>
            </w:r>
            <w:r>
              <w:rPr>
                <w:noProof/>
                <w:webHidden/>
              </w:rPr>
              <w:fldChar w:fldCharType="separate"/>
            </w:r>
            <w:r>
              <w:rPr>
                <w:noProof/>
                <w:webHidden/>
              </w:rPr>
              <w:t>93</w:t>
            </w:r>
            <w:r>
              <w:rPr>
                <w:noProof/>
                <w:webHidden/>
              </w:rPr>
              <w:fldChar w:fldCharType="end"/>
            </w:r>
          </w:hyperlink>
        </w:p>
        <w:p w14:paraId="1C47B462" w14:textId="77777777" w:rsidR="00683144" w:rsidRDefault="00683144">
          <w:pPr>
            <w:pStyle w:val="Verzeichnis3"/>
            <w:tabs>
              <w:tab w:val="left" w:pos="1200"/>
              <w:tab w:val="right" w:leader="dot" w:pos="8630"/>
            </w:tabs>
            <w:rPr>
              <w:rFonts w:asciiTheme="minorHAnsi" w:eastAsiaTheme="minorEastAsia" w:hAnsiTheme="minorHAnsi" w:cstheme="minorBidi"/>
              <w:noProof/>
              <w:sz w:val="22"/>
              <w:szCs w:val="22"/>
            </w:rPr>
          </w:pPr>
          <w:hyperlink w:anchor="_Toc463963483" w:history="1">
            <w:r w:rsidRPr="00AA78FD">
              <w:rPr>
                <w:rStyle w:val="Hyperlink"/>
                <w:noProof/>
              </w:rPr>
              <w:t>7.5.4</w:t>
            </w:r>
            <w:r>
              <w:rPr>
                <w:rFonts w:asciiTheme="minorHAnsi" w:eastAsiaTheme="minorEastAsia" w:hAnsiTheme="minorHAnsi" w:cstheme="minorBidi"/>
                <w:noProof/>
                <w:sz w:val="22"/>
                <w:szCs w:val="22"/>
              </w:rPr>
              <w:tab/>
            </w:r>
            <w:r w:rsidRPr="00AA78FD">
              <w:rPr>
                <w:rStyle w:val="Hyperlink"/>
                <w:noProof/>
              </w:rPr>
              <w:t>The Storage model</w:t>
            </w:r>
            <w:r>
              <w:rPr>
                <w:noProof/>
                <w:webHidden/>
              </w:rPr>
              <w:tab/>
            </w:r>
            <w:r>
              <w:rPr>
                <w:noProof/>
                <w:webHidden/>
              </w:rPr>
              <w:fldChar w:fldCharType="begin"/>
            </w:r>
            <w:r>
              <w:rPr>
                <w:noProof/>
                <w:webHidden/>
              </w:rPr>
              <w:instrText xml:space="preserve"> PAGEREF _Toc463963483 \h </w:instrText>
            </w:r>
            <w:r>
              <w:rPr>
                <w:noProof/>
                <w:webHidden/>
              </w:rPr>
            </w:r>
            <w:r>
              <w:rPr>
                <w:noProof/>
                <w:webHidden/>
              </w:rPr>
              <w:fldChar w:fldCharType="separate"/>
            </w:r>
            <w:r>
              <w:rPr>
                <w:noProof/>
                <w:webHidden/>
              </w:rPr>
              <w:t>94</w:t>
            </w:r>
            <w:r>
              <w:rPr>
                <w:noProof/>
                <w:webHidden/>
              </w:rPr>
              <w:fldChar w:fldCharType="end"/>
            </w:r>
          </w:hyperlink>
        </w:p>
        <w:p w14:paraId="05DFCFEC" w14:textId="77777777" w:rsidR="00683144" w:rsidRDefault="00683144">
          <w:pPr>
            <w:pStyle w:val="Verzeichnis2"/>
            <w:tabs>
              <w:tab w:val="left" w:pos="960"/>
              <w:tab w:val="right" w:leader="dot" w:pos="8630"/>
            </w:tabs>
            <w:rPr>
              <w:rFonts w:asciiTheme="minorHAnsi" w:eastAsiaTheme="minorEastAsia" w:hAnsiTheme="minorHAnsi" w:cstheme="minorBidi"/>
              <w:noProof/>
              <w:sz w:val="22"/>
              <w:szCs w:val="22"/>
            </w:rPr>
          </w:pPr>
          <w:hyperlink w:anchor="_Toc463963484" w:history="1">
            <w:r w:rsidRPr="00AA78FD">
              <w:rPr>
                <w:rStyle w:val="Hyperlink"/>
                <w:noProof/>
              </w:rPr>
              <w:t>7.6</w:t>
            </w:r>
            <w:r>
              <w:rPr>
                <w:rFonts w:asciiTheme="minorHAnsi" w:eastAsiaTheme="minorEastAsia" w:hAnsiTheme="minorHAnsi" w:cstheme="minorBidi"/>
                <w:noProof/>
                <w:sz w:val="22"/>
                <w:szCs w:val="22"/>
              </w:rPr>
              <w:tab/>
            </w:r>
            <w:r w:rsidRPr="00AA78FD">
              <w:rPr>
                <w:rStyle w:val="Hyperlink"/>
                <w:noProof/>
              </w:rPr>
              <w:t>The Hydrometric Network application schema</w:t>
            </w:r>
            <w:r>
              <w:rPr>
                <w:noProof/>
                <w:webHidden/>
              </w:rPr>
              <w:tab/>
            </w:r>
            <w:r>
              <w:rPr>
                <w:noProof/>
                <w:webHidden/>
              </w:rPr>
              <w:fldChar w:fldCharType="begin"/>
            </w:r>
            <w:r>
              <w:rPr>
                <w:noProof/>
                <w:webHidden/>
              </w:rPr>
              <w:instrText xml:space="preserve"> PAGEREF _Toc463963484 \h </w:instrText>
            </w:r>
            <w:r>
              <w:rPr>
                <w:noProof/>
                <w:webHidden/>
              </w:rPr>
            </w:r>
            <w:r>
              <w:rPr>
                <w:noProof/>
                <w:webHidden/>
              </w:rPr>
              <w:fldChar w:fldCharType="separate"/>
            </w:r>
            <w:r>
              <w:rPr>
                <w:noProof/>
                <w:webHidden/>
              </w:rPr>
              <w:t>95</w:t>
            </w:r>
            <w:r>
              <w:rPr>
                <w:noProof/>
                <w:webHidden/>
              </w:rPr>
              <w:fldChar w:fldCharType="end"/>
            </w:r>
          </w:hyperlink>
        </w:p>
        <w:p w14:paraId="76384CAD" w14:textId="77777777" w:rsidR="00683144" w:rsidRDefault="00683144">
          <w:pPr>
            <w:pStyle w:val="Verzeichnis3"/>
            <w:tabs>
              <w:tab w:val="left" w:pos="1200"/>
              <w:tab w:val="right" w:leader="dot" w:pos="8630"/>
            </w:tabs>
            <w:rPr>
              <w:rFonts w:asciiTheme="minorHAnsi" w:eastAsiaTheme="minorEastAsia" w:hAnsiTheme="minorHAnsi" w:cstheme="minorBidi"/>
              <w:noProof/>
              <w:sz w:val="22"/>
              <w:szCs w:val="22"/>
            </w:rPr>
          </w:pPr>
          <w:hyperlink w:anchor="_Toc463963485" w:history="1">
            <w:r w:rsidRPr="00AA78FD">
              <w:rPr>
                <w:rStyle w:val="Hyperlink"/>
                <w:noProof/>
              </w:rPr>
              <w:t>7.6.1</w:t>
            </w:r>
            <w:r>
              <w:rPr>
                <w:rFonts w:asciiTheme="minorHAnsi" w:eastAsiaTheme="minorEastAsia" w:hAnsiTheme="minorHAnsi" w:cstheme="minorBidi"/>
                <w:noProof/>
                <w:sz w:val="22"/>
                <w:szCs w:val="22"/>
              </w:rPr>
              <w:tab/>
            </w:r>
            <w:r w:rsidRPr="00AA78FD">
              <w:rPr>
                <w:rStyle w:val="Hyperlink"/>
                <w:noProof/>
              </w:rPr>
              <w:t>Hydrometric Network</w:t>
            </w:r>
            <w:r>
              <w:rPr>
                <w:noProof/>
                <w:webHidden/>
              </w:rPr>
              <w:tab/>
            </w:r>
            <w:r>
              <w:rPr>
                <w:noProof/>
                <w:webHidden/>
              </w:rPr>
              <w:fldChar w:fldCharType="begin"/>
            </w:r>
            <w:r>
              <w:rPr>
                <w:noProof/>
                <w:webHidden/>
              </w:rPr>
              <w:instrText xml:space="preserve"> PAGEREF _Toc463963485 \h </w:instrText>
            </w:r>
            <w:r>
              <w:rPr>
                <w:noProof/>
                <w:webHidden/>
              </w:rPr>
            </w:r>
            <w:r>
              <w:rPr>
                <w:noProof/>
                <w:webHidden/>
              </w:rPr>
              <w:fldChar w:fldCharType="separate"/>
            </w:r>
            <w:r>
              <w:rPr>
                <w:noProof/>
                <w:webHidden/>
              </w:rPr>
              <w:t>96</w:t>
            </w:r>
            <w:r>
              <w:rPr>
                <w:noProof/>
                <w:webHidden/>
              </w:rPr>
              <w:fldChar w:fldCharType="end"/>
            </w:r>
          </w:hyperlink>
        </w:p>
        <w:p w14:paraId="68E26EAC" w14:textId="77777777" w:rsidR="00683144" w:rsidRDefault="00683144">
          <w:pPr>
            <w:pStyle w:val="Verzeichnis3"/>
            <w:tabs>
              <w:tab w:val="left" w:pos="1200"/>
              <w:tab w:val="right" w:leader="dot" w:pos="8630"/>
            </w:tabs>
            <w:rPr>
              <w:rFonts w:asciiTheme="minorHAnsi" w:eastAsiaTheme="minorEastAsia" w:hAnsiTheme="minorHAnsi" w:cstheme="minorBidi"/>
              <w:noProof/>
              <w:sz w:val="22"/>
              <w:szCs w:val="22"/>
            </w:rPr>
          </w:pPr>
          <w:hyperlink w:anchor="_Toc463963486" w:history="1">
            <w:r w:rsidRPr="00AA78FD">
              <w:rPr>
                <w:rStyle w:val="Hyperlink"/>
                <w:noProof/>
              </w:rPr>
              <w:t>7.6.2</w:t>
            </w:r>
            <w:r>
              <w:rPr>
                <w:rFonts w:asciiTheme="minorHAnsi" w:eastAsiaTheme="minorEastAsia" w:hAnsiTheme="minorHAnsi" w:cstheme="minorBidi"/>
                <w:noProof/>
                <w:sz w:val="22"/>
                <w:szCs w:val="22"/>
              </w:rPr>
              <w:tab/>
            </w:r>
            <w:r w:rsidRPr="00AA78FD">
              <w:rPr>
                <w:rStyle w:val="Hyperlink"/>
                <w:noProof/>
              </w:rPr>
              <w:t>Hydrometric Feature</w:t>
            </w:r>
            <w:r>
              <w:rPr>
                <w:noProof/>
                <w:webHidden/>
              </w:rPr>
              <w:tab/>
            </w:r>
            <w:r>
              <w:rPr>
                <w:noProof/>
                <w:webHidden/>
              </w:rPr>
              <w:fldChar w:fldCharType="begin"/>
            </w:r>
            <w:r>
              <w:rPr>
                <w:noProof/>
                <w:webHidden/>
              </w:rPr>
              <w:instrText xml:space="preserve"> PAGEREF _Toc463963486 \h </w:instrText>
            </w:r>
            <w:r>
              <w:rPr>
                <w:noProof/>
                <w:webHidden/>
              </w:rPr>
            </w:r>
            <w:r>
              <w:rPr>
                <w:noProof/>
                <w:webHidden/>
              </w:rPr>
              <w:fldChar w:fldCharType="separate"/>
            </w:r>
            <w:r>
              <w:rPr>
                <w:noProof/>
                <w:webHidden/>
              </w:rPr>
              <w:t>97</w:t>
            </w:r>
            <w:r>
              <w:rPr>
                <w:noProof/>
                <w:webHidden/>
              </w:rPr>
              <w:fldChar w:fldCharType="end"/>
            </w:r>
          </w:hyperlink>
        </w:p>
        <w:p w14:paraId="51BCB6FE" w14:textId="77777777" w:rsidR="00683144" w:rsidRDefault="00683144">
          <w:pPr>
            <w:pStyle w:val="Verzeichnis1"/>
            <w:tabs>
              <w:tab w:val="right" w:leader="dot" w:pos="8630"/>
            </w:tabs>
            <w:rPr>
              <w:rFonts w:asciiTheme="minorHAnsi" w:eastAsiaTheme="minorEastAsia" w:hAnsiTheme="minorHAnsi" w:cstheme="minorBidi"/>
              <w:noProof/>
              <w:sz w:val="22"/>
              <w:szCs w:val="22"/>
            </w:rPr>
          </w:pPr>
          <w:hyperlink w:anchor="_Toc463963487" w:history="1">
            <w:r w:rsidRPr="00AA78FD">
              <w:rPr>
                <w:rStyle w:val="Hyperlink"/>
                <w:noProof/>
              </w:rPr>
              <w:t>ANNEX A Conformance Class Abstract Test Suite (Normative)</w:t>
            </w:r>
            <w:r>
              <w:rPr>
                <w:noProof/>
                <w:webHidden/>
              </w:rPr>
              <w:tab/>
            </w:r>
            <w:r>
              <w:rPr>
                <w:noProof/>
                <w:webHidden/>
              </w:rPr>
              <w:fldChar w:fldCharType="begin"/>
            </w:r>
            <w:r>
              <w:rPr>
                <w:noProof/>
                <w:webHidden/>
              </w:rPr>
              <w:instrText xml:space="preserve"> PAGEREF _Toc463963487 \h </w:instrText>
            </w:r>
            <w:r>
              <w:rPr>
                <w:noProof/>
                <w:webHidden/>
              </w:rPr>
            </w:r>
            <w:r>
              <w:rPr>
                <w:noProof/>
                <w:webHidden/>
              </w:rPr>
              <w:fldChar w:fldCharType="separate"/>
            </w:r>
            <w:r>
              <w:rPr>
                <w:noProof/>
                <w:webHidden/>
              </w:rPr>
              <w:t>1</w:t>
            </w:r>
            <w:r>
              <w:rPr>
                <w:noProof/>
                <w:webHidden/>
              </w:rPr>
              <w:fldChar w:fldCharType="end"/>
            </w:r>
          </w:hyperlink>
        </w:p>
        <w:p w14:paraId="4FC50770" w14:textId="77777777" w:rsidR="00683144" w:rsidRDefault="00683144">
          <w:pPr>
            <w:pStyle w:val="Verzeichnis2"/>
            <w:tabs>
              <w:tab w:val="right" w:leader="dot" w:pos="8630"/>
            </w:tabs>
            <w:rPr>
              <w:rFonts w:asciiTheme="minorHAnsi" w:eastAsiaTheme="minorEastAsia" w:hAnsiTheme="minorHAnsi" w:cstheme="minorBidi"/>
              <w:noProof/>
              <w:sz w:val="22"/>
              <w:szCs w:val="22"/>
            </w:rPr>
          </w:pPr>
          <w:hyperlink w:anchor="_Toc463963488" w:history="1">
            <w:r w:rsidRPr="00AA78FD">
              <w:rPr>
                <w:rStyle w:val="Hyperlink"/>
                <w:noProof/>
              </w:rPr>
              <w:t>A.1 Introduction</w:t>
            </w:r>
            <w:r>
              <w:rPr>
                <w:noProof/>
                <w:webHidden/>
              </w:rPr>
              <w:tab/>
            </w:r>
            <w:r>
              <w:rPr>
                <w:noProof/>
                <w:webHidden/>
              </w:rPr>
              <w:fldChar w:fldCharType="begin"/>
            </w:r>
            <w:r>
              <w:rPr>
                <w:noProof/>
                <w:webHidden/>
              </w:rPr>
              <w:instrText xml:space="preserve"> PAGEREF _Toc463963488 \h </w:instrText>
            </w:r>
            <w:r>
              <w:rPr>
                <w:noProof/>
                <w:webHidden/>
              </w:rPr>
            </w:r>
            <w:r>
              <w:rPr>
                <w:noProof/>
                <w:webHidden/>
              </w:rPr>
              <w:fldChar w:fldCharType="separate"/>
            </w:r>
            <w:r>
              <w:rPr>
                <w:noProof/>
                <w:webHidden/>
              </w:rPr>
              <w:t>1</w:t>
            </w:r>
            <w:r>
              <w:rPr>
                <w:noProof/>
                <w:webHidden/>
              </w:rPr>
              <w:fldChar w:fldCharType="end"/>
            </w:r>
          </w:hyperlink>
        </w:p>
        <w:p w14:paraId="54BB335F" w14:textId="77777777" w:rsidR="00683144" w:rsidRDefault="00683144">
          <w:pPr>
            <w:pStyle w:val="Verzeichnis2"/>
            <w:tabs>
              <w:tab w:val="right" w:leader="dot" w:pos="8630"/>
            </w:tabs>
            <w:rPr>
              <w:rFonts w:asciiTheme="minorHAnsi" w:eastAsiaTheme="minorEastAsia" w:hAnsiTheme="minorHAnsi" w:cstheme="minorBidi"/>
              <w:noProof/>
              <w:sz w:val="22"/>
              <w:szCs w:val="22"/>
            </w:rPr>
          </w:pPr>
          <w:hyperlink w:anchor="_Toc463963489" w:history="1">
            <w:r w:rsidRPr="00AA78FD">
              <w:rPr>
                <w:rStyle w:val="Hyperlink"/>
                <w:noProof/>
              </w:rPr>
              <w:t>A.2 Conformance class: HY_HydroFeature application schema equivalence</w:t>
            </w:r>
            <w:r>
              <w:rPr>
                <w:noProof/>
                <w:webHidden/>
              </w:rPr>
              <w:tab/>
            </w:r>
            <w:r>
              <w:rPr>
                <w:noProof/>
                <w:webHidden/>
              </w:rPr>
              <w:fldChar w:fldCharType="begin"/>
            </w:r>
            <w:r>
              <w:rPr>
                <w:noProof/>
                <w:webHidden/>
              </w:rPr>
              <w:instrText xml:space="preserve"> PAGEREF _Toc463963489 \h </w:instrText>
            </w:r>
            <w:r>
              <w:rPr>
                <w:noProof/>
                <w:webHidden/>
              </w:rPr>
            </w:r>
            <w:r>
              <w:rPr>
                <w:noProof/>
                <w:webHidden/>
              </w:rPr>
              <w:fldChar w:fldCharType="separate"/>
            </w:r>
            <w:r>
              <w:rPr>
                <w:noProof/>
                <w:webHidden/>
              </w:rPr>
              <w:t>1</w:t>
            </w:r>
            <w:r>
              <w:rPr>
                <w:noProof/>
                <w:webHidden/>
              </w:rPr>
              <w:fldChar w:fldCharType="end"/>
            </w:r>
          </w:hyperlink>
        </w:p>
        <w:p w14:paraId="2CAE9BA1" w14:textId="77777777" w:rsidR="00683144" w:rsidRDefault="00683144">
          <w:pPr>
            <w:pStyle w:val="Verzeichnis2"/>
            <w:tabs>
              <w:tab w:val="right" w:leader="dot" w:pos="8630"/>
            </w:tabs>
            <w:rPr>
              <w:rFonts w:asciiTheme="minorHAnsi" w:eastAsiaTheme="minorEastAsia" w:hAnsiTheme="minorHAnsi" w:cstheme="minorBidi"/>
              <w:noProof/>
              <w:sz w:val="22"/>
              <w:szCs w:val="22"/>
            </w:rPr>
          </w:pPr>
          <w:hyperlink w:anchor="_Toc463963490" w:history="1">
            <w:r w:rsidRPr="00AA78FD">
              <w:rPr>
                <w:rStyle w:val="Hyperlink"/>
                <w:noProof/>
              </w:rPr>
              <w:t>A.3 Conformance class: HY_SurfaceHydroFeature application schema equivalence</w:t>
            </w:r>
            <w:r>
              <w:rPr>
                <w:noProof/>
                <w:webHidden/>
              </w:rPr>
              <w:tab/>
            </w:r>
            <w:r>
              <w:rPr>
                <w:noProof/>
                <w:webHidden/>
              </w:rPr>
              <w:fldChar w:fldCharType="begin"/>
            </w:r>
            <w:r>
              <w:rPr>
                <w:noProof/>
                <w:webHidden/>
              </w:rPr>
              <w:instrText xml:space="preserve"> PAGEREF _Toc463963490 \h </w:instrText>
            </w:r>
            <w:r>
              <w:rPr>
                <w:noProof/>
                <w:webHidden/>
              </w:rPr>
            </w:r>
            <w:r>
              <w:rPr>
                <w:noProof/>
                <w:webHidden/>
              </w:rPr>
              <w:fldChar w:fldCharType="separate"/>
            </w:r>
            <w:r>
              <w:rPr>
                <w:noProof/>
                <w:webHidden/>
              </w:rPr>
              <w:t>2</w:t>
            </w:r>
            <w:r>
              <w:rPr>
                <w:noProof/>
                <w:webHidden/>
              </w:rPr>
              <w:fldChar w:fldCharType="end"/>
            </w:r>
          </w:hyperlink>
        </w:p>
        <w:p w14:paraId="41953A58" w14:textId="77777777" w:rsidR="00683144" w:rsidRDefault="00683144">
          <w:pPr>
            <w:pStyle w:val="Verzeichnis2"/>
            <w:tabs>
              <w:tab w:val="right" w:leader="dot" w:pos="8630"/>
            </w:tabs>
            <w:rPr>
              <w:rFonts w:asciiTheme="minorHAnsi" w:eastAsiaTheme="minorEastAsia" w:hAnsiTheme="minorHAnsi" w:cstheme="minorBidi"/>
              <w:noProof/>
              <w:sz w:val="22"/>
              <w:szCs w:val="22"/>
            </w:rPr>
          </w:pPr>
          <w:hyperlink w:anchor="_Toc463963491" w:history="1">
            <w:r w:rsidRPr="00AA78FD">
              <w:rPr>
                <w:rStyle w:val="Hyperlink"/>
                <w:noProof/>
              </w:rPr>
              <w:t>A.4 Conformance class: HY_HydrometricFeature application schema equivalence</w:t>
            </w:r>
            <w:r>
              <w:rPr>
                <w:noProof/>
                <w:webHidden/>
              </w:rPr>
              <w:tab/>
            </w:r>
            <w:r>
              <w:rPr>
                <w:noProof/>
                <w:webHidden/>
              </w:rPr>
              <w:fldChar w:fldCharType="begin"/>
            </w:r>
            <w:r>
              <w:rPr>
                <w:noProof/>
                <w:webHidden/>
              </w:rPr>
              <w:instrText xml:space="preserve"> PAGEREF _Toc463963491 \h </w:instrText>
            </w:r>
            <w:r>
              <w:rPr>
                <w:noProof/>
                <w:webHidden/>
              </w:rPr>
            </w:r>
            <w:r>
              <w:rPr>
                <w:noProof/>
                <w:webHidden/>
              </w:rPr>
              <w:fldChar w:fldCharType="separate"/>
            </w:r>
            <w:r>
              <w:rPr>
                <w:noProof/>
                <w:webHidden/>
              </w:rPr>
              <w:t>2</w:t>
            </w:r>
            <w:r>
              <w:rPr>
                <w:noProof/>
                <w:webHidden/>
              </w:rPr>
              <w:fldChar w:fldCharType="end"/>
            </w:r>
          </w:hyperlink>
        </w:p>
        <w:p w14:paraId="14EC070E" w14:textId="77777777" w:rsidR="00683144" w:rsidRDefault="00683144">
          <w:pPr>
            <w:pStyle w:val="Verzeichnis1"/>
            <w:tabs>
              <w:tab w:val="right" w:leader="dot" w:pos="8630"/>
            </w:tabs>
            <w:rPr>
              <w:rFonts w:asciiTheme="minorHAnsi" w:eastAsiaTheme="minorEastAsia" w:hAnsiTheme="minorHAnsi" w:cstheme="minorBidi"/>
              <w:noProof/>
              <w:sz w:val="22"/>
              <w:szCs w:val="22"/>
            </w:rPr>
          </w:pPr>
          <w:hyperlink w:anchor="_Toc463963492" w:history="1">
            <w:r w:rsidRPr="00AA78FD">
              <w:rPr>
                <w:rStyle w:val="Hyperlink"/>
                <w:noProof/>
              </w:rPr>
              <w:t>ANNEX B - Code lists for the HY_Features model</w:t>
            </w:r>
            <w:r>
              <w:rPr>
                <w:noProof/>
                <w:webHidden/>
              </w:rPr>
              <w:tab/>
            </w:r>
            <w:r>
              <w:rPr>
                <w:noProof/>
                <w:webHidden/>
              </w:rPr>
              <w:fldChar w:fldCharType="begin"/>
            </w:r>
            <w:r>
              <w:rPr>
                <w:noProof/>
                <w:webHidden/>
              </w:rPr>
              <w:instrText xml:space="preserve"> PAGEREF _Toc463963492 \h </w:instrText>
            </w:r>
            <w:r>
              <w:rPr>
                <w:noProof/>
                <w:webHidden/>
              </w:rPr>
            </w:r>
            <w:r>
              <w:rPr>
                <w:noProof/>
                <w:webHidden/>
              </w:rPr>
              <w:fldChar w:fldCharType="separate"/>
            </w:r>
            <w:r>
              <w:rPr>
                <w:noProof/>
                <w:webHidden/>
              </w:rPr>
              <w:t>1</w:t>
            </w:r>
            <w:r>
              <w:rPr>
                <w:noProof/>
                <w:webHidden/>
              </w:rPr>
              <w:fldChar w:fldCharType="end"/>
            </w:r>
          </w:hyperlink>
        </w:p>
        <w:p w14:paraId="3DD769B2" w14:textId="77777777" w:rsidR="00683144" w:rsidRDefault="00683144">
          <w:pPr>
            <w:pStyle w:val="Verzeichnis2"/>
            <w:tabs>
              <w:tab w:val="right" w:leader="dot" w:pos="8630"/>
            </w:tabs>
            <w:rPr>
              <w:rFonts w:asciiTheme="minorHAnsi" w:eastAsiaTheme="minorEastAsia" w:hAnsiTheme="minorHAnsi" w:cstheme="minorBidi"/>
              <w:noProof/>
              <w:sz w:val="22"/>
              <w:szCs w:val="22"/>
            </w:rPr>
          </w:pPr>
          <w:hyperlink w:anchor="_Toc463963493" w:history="1">
            <w:r w:rsidRPr="00AA78FD">
              <w:rPr>
                <w:rStyle w:val="Hyperlink"/>
                <w:noProof/>
              </w:rPr>
              <w:t>B.1 Terms identifying a fixed landmark determined to realize the conceptual outfall</w:t>
            </w:r>
            <w:r>
              <w:rPr>
                <w:noProof/>
                <w:webHidden/>
              </w:rPr>
              <w:tab/>
            </w:r>
            <w:r>
              <w:rPr>
                <w:noProof/>
                <w:webHidden/>
              </w:rPr>
              <w:fldChar w:fldCharType="begin"/>
            </w:r>
            <w:r>
              <w:rPr>
                <w:noProof/>
                <w:webHidden/>
              </w:rPr>
              <w:instrText xml:space="preserve"> PAGEREF _Toc463963493 \h </w:instrText>
            </w:r>
            <w:r>
              <w:rPr>
                <w:noProof/>
                <w:webHidden/>
              </w:rPr>
            </w:r>
            <w:r>
              <w:rPr>
                <w:noProof/>
                <w:webHidden/>
              </w:rPr>
              <w:fldChar w:fldCharType="separate"/>
            </w:r>
            <w:r>
              <w:rPr>
                <w:noProof/>
                <w:webHidden/>
              </w:rPr>
              <w:t>1</w:t>
            </w:r>
            <w:r>
              <w:rPr>
                <w:noProof/>
                <w:webHidden/>
              </w:rPr>
              <w:fldChar w:fldCharType="end"/>
            </w:r>
          </w:hyperlink>
        </w:p>
        <w:p w14:paraId="0BFEA1B1" w14:textId="77777777" w:rsidR="00683144" w:rsidRDefault="00683144">
          <w:pPr>
            <w:pStyle w:val="Verzeichnis2"/>
            <w:tabs>
              <w:tab w:val="right" w:leader="dot" w:pos="8630"/>
            </w:tabs>
            <w:rPr>
              <w:rFonts w:asciiTheme="minorHAnsi" w:eastAsiaTheme="minorEastAsia" w:hAnsiTheme="minorHAnsi" w:cstheme="minorBidi"/>
              <w:noProof/>
              <w:sz w:val="22"/>
              <w:szCs w:val="22"/>
            </w:rPr>
          </w:pPr>
          <w:hyperlink w:anchor="_Toc463963494" w:history="1">
            <w:r w:rsidRPr="00AA78FD">
              <w:rPr>
                <w:rStyle w:val="Hyperlink"/>
                <w:noProof/>
              </w:rPr>
              <w:t>B.2 Terms commonly used in hydrology to describe a spatial relation between two points</w:t>
            </w:r>
            <w:r>
              <w:rPr>
                <w:noProof/>
                <w:webHidden/>
              </w:rPr>
              <w:tab/>
            </w:r>
            <w:r>
              <w:rPr>
                <w:noProof/>
                <w:webHidden/>
              </w:rPr>
              <w:fldChar w:fldCharType="begin"/>
            </w:r>
            <w:r>
              <w:rPr>
                <w:noProof/>
                <w:webHidden/>
              </w:rPr>
              <w:instrText xml:space="preserve"> PAGEREF _Toc463963494 \h </w:instrText>
            </w:r>
            <w:r>
              <w:rPr>
                <w:noProof/>
                <w:webHidden/>
              </w:rPr>
            </w:r>
            <w:r>
              <w:rPr>
                <w:noProof/>
                <w:webHidden/>
              </w:rPr>
              <w:fldChar w:fldCharType="separate"/>
            </w:r>
            <w:r>
              <w:rPr>
                <w:noProof/>
                <w:webHidden/>
              </w:rPr>
              <w:t>2</w:t>
            </w:r>
            <w:r>
              <w:rPr>
                <w:noProof/>
                <w:webHidden/>
              </w:rPr>
              <w:fldChar w:fldCharType="end"/>
            </w:r>
          </w:hyperlink>
        </w:p>
        <w:p w14:paraId="428DB67A" w14:textId="77777777" w:rsidR="00683144" w:rsidRDefault="00683144">
          <w:pPr>
            <w:pStyle w:val="Verzeichnis2"/>
            <w:tabs>
              <w:tab w:val="right" w:leader="dot" w:pos="8630"/>
            </w:tabs>
            <w:rPr>
              <w:rFonts w:asciiTheme="minorHAnsi" w:eastAsiaTheme="minorEastAsia" w:hAnsiTheme="minorHAnsi" w:cstheme="minorBidi"/>
              <w:noProof/>
              <w:sz w:val="22"/>
              <w:szCs w:val="22"/>
            </w:rPr>
          </w:pPr>
          <w:hyperlink w:anchor="_Toc463963495" w:history="1">
            <w:r w:rsidRPr="00AA78FD">
              <w:rPr>
                <w:rStyle w:val="Hyperlink"/>
                <w:noProof/>
              </w:rPr>
              <w:t>B.3 Terms commonly used in hydrology to describe a drainage pattern</w:t>
            </w:r>
            <w:r>
              <w:rPr>
                <w:noProof/>
                <w:webHidden/>
              </w:rPr>
              <w:tab/>
            </w:r>
            <w:r>
              <w:rPr>
                <w:noProof/>
                <w:webHidden/>
              </w:rPr>
              <w:fldChar w:fldCharType="begin"/>
            </w:r>
            <w:r>
              <w:rPr>
                <w:noProof/>
                <w:webHidden/>
              </w:rPr>
              <w:instrText xml:space="preserve"> PAGEREF _Toc463963495 \h </w:instrText>
            </w:r>
            <w:r>
              <w:rPr>
                <w:noProof/>
                <w:webHidden/>
              </w:rPr>
            </w:r>
            <w:r>
              <w:rPr>
                <w:noProof/>
                <w:webHidden/>
              </w:rPr>
              <w:fldChar w:fldCharType="separate"/>
            </w:r>
            <w:r>
              <w:rPr>
                <w:noProof/>
                <w:webHidden/>
              </w:rPr>
              <w:t>2</w:t>
            </w:r>
            <w:r>
              <w:rPr>
                <w:noProof/>
                <w:webHidden/>
              </w:rPr>
              <w:fldChar w:fldCharType="end"/>
            </w:r>
          </w:hyperlink>
        </w:p>
        <w:p w14:paraId="519E427B" w14:textId="77777777" w:rsidR="00683144" w:rsidRDefault="00683144">
          <w:pPr>
            <w:pStyle w:val="Verzeichnis2"/>
            <w:tabs>
              <w:tab w:val="right" w:leader="dot" w:pos="8630"/>
            </w:tabs>
            <w:rPr>
              <w:rFonts w:asciiTheme="minorHAnsi" w:eastAsiaTheme="minorEastAsia" w:hAnsiTheme="minorHAnsi" w:cstheme="minorBidi"/>
              <w:noProof/>
              <w:sz w:val="22"/>
              <w:szCs w:val="22"/>
            </w:rPr>
          </w:pPr>
          <w:hyperlink w:anchor="_Toc463963496" w:history="1">
            <w:r w:rsidRPr="00AA78FD">
              <w:rPr>
                <w:rStyle w:val="Hyperlink"/>
                <w:noProof/>
              </w:rPr>
              <w:t>B.4 Terms commonly used to indicate the type of name usage.</w:t>
            </w:r>
            <w:r>
              <w:rPr>
                <w:noProof/>
                <w:webHidden/>
              </w:rPr>
              <w:tab/>
            </w:r>
            <w:r>
              <w:rPr>
                <w:noProof/>
                <w:webHidden/>
              </w:rPr>
              <w:fldChar w:fldCharType="begin"/>
            </w:r>
            <w:r>
              <w:rPr>
                <w:noProof/>
                <w:webHidden/>
              </w:rPr>
              <w:instrText xml:space="preserve"> PAGEREF _Toc463963496 \h </w:instrText>
            </w:r>
            <w:r>
              <w:rPr>
                <w:noProof/>
                <w:webHidden/>
              </w:rPr>
            </w:r>
            <w:r>
              <w:rPr>
                <w:noProof/>
                <w:webHidden/>
              </w:rPr>
              <w:fldChar w:fldCharType="separate"/>
            </w:r>
            <w:r>
              <w:rPr>
                <w:noProof/>
                <w:webHidden/>
              </w:rPr>
              <w:t>3</w:t>
            </w:r>
            <w:r>
              <w:rPr>
                <w:noProof/>
                <w:webHidden/>
              </w:rPr>
              <w:fldChar w:fldCharType="end"/>
            </w:r>
          </w:hyperlink>
        </w:p>
        <w:p w14:paraId="3F69528F" w14:textId="77777777" w:rsidR="00683144" w:rsidRDefault="00683144">
          <w:pPr>
            <w:pStyle w:val="Verzeichnis1"/>
            <w:tabs>
              <w:tab w:val="right" w:leader="dot" w:pos="8630"/>
            </w:tabs>
            <w:rPr>
              <w:rFonts w:asciiTheme="minorHAnsi" w:eastAsiaTheme="minorEastAsia" w:hAnsiTheme="minorHAnsi" w:cstheme="minorBidi"/>
              <w:noProof/>
              <w:sz w:val="22"/>
              <w:szCs w:val="22"/>
            </w:rPr>
          </w:pPr>
          <w:hyperlink w:anchor="_Toc463963497" w:history="1">
            <w:r w:rsidRPr="00AA78FD">
              <w:rPr>
                <w:rStyle w:val="Hyperlink"/>
                <w:noProof/>
              </w:rPr>
              <w:t>ANNEX C:  HY_Features  - AHGF Mapping</w:t>
            </w:r>
            <w:r>
              <w:rPr>
                <w:noProof/>
                <w:webHidden/>
              </w:rPr>
              <w:tab/>
            </w:r>
            <w:r>
              <w:rPr>
                <w:noProof/>
                <w:webHidden/>
              </w:rPr>
              <w:fldChar w:fldCharType="begin"/>
            </w:r>
            <w:r>
              <w:rPr>
                <w:noProof/>
                <w:webHidden/>
              </w:rPr>
              <w:instrText xml:space="preserve"> PAGEREF _Toc463963497 \h </w:instrText>
            </w:r>
            <w:r>
              <w:rPr>
                <w:noProof/>
                <w:webHidden/>
              </w:rPr>
            </w:r>
            <w:r>
              <w:rPr>
                <w:noProof/>
                <w:webHidden/>
              </w:rPr>
              <w:fldChar w:fldCharType="separate"/>
            </w:r>
            <w:r>
              <w:rPr>
                <w:noProof/>
                <w:webHidden/>
              </w:rPr>
              <w:t>1</w:t>
            </w:r>
            <w:r>
              <w:rPr>
                <w:noProof/>
                <w:webHidden/>
              </w:rPr>
              <w:fldChar w:fldCharType="end"/>
            </w:r>
          </w:hyperlink>
        </w:p>
        <w:p w14:paraId="469104AD" w14:textId="77777777" w:rsidR="00683144" w:rsidRDefault="00683144">
          <w:pPr>
            <w:pStyle w:val="Verzeichnis2"/>
            <w:tabs>
              <w:tab w:val="right" w:leader="dot" w:pos="8630"/>
            </w:tabs>
            <w:rPr>
              <w:rFonts w:asciiTheme="minorHAnsi" w:eastAsiaTheme="minorEastAsia" w:hAnsiTheme="minorHAnsi" w:cstheme="minorBidi"/>
              <w:noProof/>
              <w:sz w:val="22"/>
              <w:szCs w:val="22"/>
            </w:rPr>
          </w:pPr>
          <w:hyperlink w:anchor="_Toc463963498" w:history="1">
            <w:r w:rsidRPr="00AA78FD">
              <w:rPr>
                <w:rStyle w:val="Hyperlink"/>
                <w:noProof/>
              </w:rPr>
              <w:t>C.1 Catchment Model</w:t>
            </w:r>
            <w:r>
              <w:rPr>
                <w:noProof/>
                <w:webHidden/>
              </w:rPr>
              <w:tab/>
            </w:r>
            <w:r>
              <w:rPr>
                <w:noProof/>
                <w:webHidden/>
              </w:rPr>
              <w:fldChar w:fldCharType="begin"/>
            </w:r>
            <w:r>
              <w:rPr>
                <w:noProof/>
                <w:webHidden/>
              </w:rPr>
              <w:instrText xml:space="preserve"> PAGEREF _Toc463963498 \h </w:instrText>
            </w:r>
            <w:r>
              <w:rPr>
                <w:noProof/>
                <w:webHidden/>
              </w:rPr>
            </w:r>
            <w:r>
              <w:rPr>
                <w:noProof/>
                <w:webHidden/>
              </w:rPr>
              <w:fldChar w:fldCharType="separate"/>
            </w:r>
            <w:r>
              <w:rPr>
                <w:noProof/>
                <w:webHidden/>
              </w:rPr>
              <w:t>1</w:t>
            </w:r>
            <w:r>
              <w:rPr>
                <w:noProof/>
                <w:webHidden/>
              </w:rPr>
              <w:fldChar w:fldCharType="end"/>
            </w:r>
          </w:hyperlink>
        </w:p>
        <w:p w14:paraId="446D3AB0" w14:textId="77777777" w:rsidR="00683144" w:rsidRDefault="00683144">
          <w:pPr>
            <w:pStyle w:val="Verzeichnis2"/>
            <w:tabs>
              <w:tab w:val="right" w:leader="dot" w:pos="8630"/>
            </w:tabs>
            <w:rPr>
              <w:rFonts w:asciiTheme="minorHAnsi" w:eastAsiaTheme="minorEastAsia" w:hAnsiTheme="minorHAnsi" w:cstheme="minorBidi"/>
              <w:noProof/>
              <w:sz w:val="22"/>
              <w:szCs w:val="22"/>
            </w:rPr>
          </w:pPr>
          <w:hyperlink w:anchor="_Toc463963499" w:history="1">
            <w:r w:rsidRPr="00AA78FD">
              <w:rPr>
                <w:rStyle w:val="Hyperlink"/>
                <w:noProof/>
              </w:rPr>
              <w:t>C.2 Hydrographic Network</w:t>
            </w:r>
            <w:r>
              <w:rPr>
                <w:noProof/>
                <w:webHidden/>
              </w:rPr>
              <w:tab/>
            </w:r>
            <w:r>
              <w:rPr>
                <w:noProof/>
                <w:webHidden/>
              </w:rPr>
              <w:fldChar w:fldCharType="begin"/>
            </w:r>
            <w:r>
              <w:rPr>
                <w:noProof/>
                <w:webHidden/>
              </w:rPr>
              <w:instrText xml:space="preserve"> PAGEREF _Toc463963499 \h </w:instrText>
            </w:r>
            <w:r>
              <w:rPr>
                <w:noProof/>
                <w:webHidden/>
              </w:rPr>
            </w:r>
            <w:r>
              <w:rPr>
                <w:noProof/>
                <w:webHidden/>
              </w:rPr>
              <w:fldChar w:fldCharType="separate"/>
            </w:r>
            <w:r>
              <w:rPr>
                <w:noProof/>
                <w:webHidden/>
              </w:rPr>
              <w:t>2</w:t>
            </w:r>
            <w:r>
              <w:rPr>
                <w:noProof/>
                <w:webHidden/>
              </w:rPr>
              <w:fldChar w:fldCharType="end"/>
            </w:r>
          </w:hyperlink>
        </w:p>
        <w:p w14:paraId="2D71439C" w14:textId="77777777" w:rsidR="00683144" w:rsidRDefault="00683144">
          <w:pPr>
            <w:pStyle w:val="Verzeichnis2"/>
            <w:tabs>
              <w:tab w:val="right" w:leader="dot" w:pos="8630"/>
            </w:tabs>
            <w:rPr>
              <w:rFonts w:asciiTheme="minorHAnsi" w:eastAsiaTheme="minorEastAsia" w:hAnsiTheme="minorHAnsi" w:cstheme="minorBidi"/>
              <w:noProof/>
              <w:sz w:val="22"/>
              <w:szCs w:val="22"/>
            </w:rPr>
          </w:pPr>
          <w:hyperlink w:anchor="_Toc463963500" w:history="1">
            <w:r w:rsidRPr="00AA78FD">
              <w:rPr>
                <w:rStyle w:val="Hyperlink"/>
                <w:noProof/>
              </w:rPr>
              <w:t>C.3 Hydrometric Network</w:t>
            </w:r>
            <w:r>
              <w:rPr>
                <w:noProof/>
                <w:webHidden/>
              </w:rPr>
              <w:tab/>
            </w:r>
            <w:r>
              <w:rPr>
                <w:noProof/>
                <w:webHidden/>
              </w:rPr>
              <w:fldChar w:fldCharType="begin"/>
            </w:r>
            <w:r>
              <w:rPr>
                <w:noProof/>
                <w:webHidden/>
              </w:rPr>
              <w:instrText xml:space="preserve"> PAGEREF _Toc463963500 \h </w:instrText>
            </w:r>
            <w:r>
              <w:rPr>
                <w:noProof/>
                <w:webHidden/>
              </w:rPr>
            </w:r>
            <w:r>
              <w:rPr>
                <w:noProof/>
                <w:webHidden/>
              </w:rPr>
              <w:fldChar w:fldCharType="separate"/>
            </w:r>
            <w:r>
              <w:rPr>
                <w:noProof/>
                <w:webHidden/>
              </w:rPr>
              <w:t>4</w:t>
            </w:r>
            <w:r>
              <w:rPr>
                <w:noProof/>
                <w:webHidden/>
              </w:rPr>
              <w:fldChar w:fldCharType="end"/>
            </w:r>
          </w:hyperlink>
        </w:p>
        <w:p w14:paraId="6D3B910F" w14:textId="77777777" w:rsidR="00683144" w:rsidRDefault="00683144">
          <w:pPr>
            <w:pStyle w:val="Verzeichnis1"/>
            <w:tabs>
              <w:tab w:val="right" w:leader="dot" w:pos="8630"/>
            </w:tabs>
            <w:rPr>
              <w:rFonts w:asciiTheme="minorHAnsi" w:eastAsiaTheme="minorEastAsia" w:hAnsiTheme="minorHAnsi" w:cstheme="minorBidi"/>
              <w:noProof/>
              <w:sz w:val="22"/>
              <w:szCs w:val="22"/>
            </w:rPr>
          </w:pPr>
          <w:hyperlink w:anchor="_Toc463963501" w:history="1">
            <w:r w:rsidRPr="00AA78FD">
              <w:rPr>
                <w:rStyle w:val="Hyperlink"/>
                <w:noProof/>
              </w:rPr>
              <w:t>ANNEX D: HY_Features - NHDPlus  Mapping</w:t>
            </w:r>
            <w:r>
              <w:rPr>
                <w:noProof/>
                <w:webHidden/>
              </w:rPr>
              <w:tab/>
            </w:r>
            <w:r>
              <w:rPr>
                <w:noProof/>
                <w:webHidden/>
              </w:rPr>
              <w:fldChar w:fldCharType="begin"/>
            </w:r>
            <w:r>
              <w:rPr>
                <w:noProof/>
                <w:webHidden/>
              </w:rPr>
              <w:instrText xml:space="preserve"> PAGEREF _Toc463963501 \h </w:instrText>
            </w:r>
            <w:r>
              <w:rPr>
                <w:noProof/>
                <w:webHidden/>
              </w:rPr>
            </w:r>
            <w:r>
              <w:rPr>
                <w:noProof/>
                <w:webHidden/>
              </w:rPr>
              <w:fldChar w:fldCharType="separate"/>
            </w:r>
            <w:r>
              <w:rPr>
                <w:noProof/>
                <w:webHidden/>
              </w:rPr>
              <w:t>1</w:t>
            </w:r>
            <w:r>
              <w:rPr>
                <w:noProof/>
                <w:webHidden/>
              </w:rPr>
              <w:fldChar w:fldCharType="end"/>
            </w:r>
          </w:hyperlink>
        </w:p>
        <w:p w14:paraId="2138E10A" w14:textId="77777777" w:rsidR="00683144" w:rsidRDefault="00683144">
          <w:pPr>
            <w:pStyle w:val="Verzeichnis2"/>
            <w:tabs>
              <w:tab w:val="right" w:leader="dot" w:pos="8630"/>
            </w:tabs>
            <w:rPr>
              <w:rFonts w:asciiTheme="minorHAnsi" w:eastAsiaTheme="minorEastAsia" w:hAnsiTheme="minorHAnsi" w:cstheme="minorBidi"/>
              <w:noProof/>
              <w:sz w:val="22"/>
              <w:szCs w:val="22"/>
            </w:rPr>
          </w:pPr>
          <w:hyperlink w:anchor="_Toc463963502" w:history="1">
            <w:r w:rsidRPr="00AA78FD">
              <w:rPr>
                <w:rStyle w:val="Hyperlink"/>
                <w:noProof/>
              </w:rPr>
              <w:t>D.1 Catchment Model</w:t>
            </w:r>
            <w:r>
              <w:rPr>
                <w:noProof/>
                <w:webHidden/>
              </w:rPr>
              <w:tab/>
            </w:r>
            <w:r>
              <w:rPr>
                <w:noProof/>
                <w:webHidden/>
              </w:rPr>
              <w:fldChar w:fldCharType="begin"/>
            </w:r>
            <w:r>
              <w:rPr>
                <w:noProof/>
                <w:webHidden/>
              </w:rPr>
              <w:instrText xml:space="preserve"> PAGEREF _Toc463963502 \h </w:instrText>
            </w:r>
            <w:r>
              <w:rPr>
                <w:noProof/>
                <w:webHidden/>
              </w:rPr>
            </w:r>
            <w:r>
              <w:rPr>
                <w:noProof/>
                <w:webHidden/>
              </w:rPr>
              <w:fldChar w:fldCharType="separate"/>
            </w:r>
            <w:r>
              <w:rPr>
                <w:noProof/>
                <w:webHidden/>
              </w:rPr>
              <w:t>1</w:t>
            </w:r>
            <w:r>
              <w:rPr>
                <w:noProof/>
                <w:webHidden/>
              </w:rPr>
              <w:fldChar w:fldCharType="end"/>
            </w:r>
          </w:hyperlink>
        </w:p>
        <w:p w14:paraId="1E1E0863" w14:textId="77777777" w:rsidR="00683144" w:rsidRDefault="00683144">
          <w:pPr>
            <w:pStyle w:val="Verzeichnis2"/>
            <w:tabs>
              <w:tab w:val="right" w:leader="dot" w:pos="8630"/>
            </w:tabs>
            <w:rPr>
              <w:rFonts w:asciiTheme="minorHAnsi" w:eastAsiaTheme="minorEastAsia" w:hAnsiTheme="minorHAnsi" w:cstheme="minorBidi"/>
              <w:noProof/>
              <w:sz w:val="22"/>
              <w:szCs w:val="22"/>
            </w:rPr>
          </w:pPr>
          <w:hyperlink w:anchor="_Toc463963503" w:history="1">
            <w:r w:rsidRPr="00AA78FD">
              <w:rPr>
                <w:rStyle w:val="Hyperlink"/>
                <w:noProof/>
              </w:rPr>
              <w:t>D.2 Hydrographic Network Model</w:t>
            </w:r>
            <w:r>
              <w:rPr>
                <w:noProof/>
                <w:webHidden/>
              </w:rPr>
              <w:tab/>
            </w:r>
            <w:r>
              <w:rPr>
                <w:noProof/>
                <w:webHidden/>
              </w:rPr>
              <w:fldChar w:fldCharType="begin"/>
            </w:r>
            <w:r>
              <w:rPr>
                <w:noProof/>
                <w:webHidden/>
              </w:rPr>
              <w:instrText xml:space="preserve"> PAGEREF _Toc463963503 \h </w:instrText>
            </w:r>
            <w:r>
              <w:rPr>
                <w:noProof/>
                <w:webHidden/>
              </w:rPr>
            </w:r>
            <w:r>
              <w:rPr>
                <w:noProof/>
                <w:webHidden/>
              </w:rPr>
              <w:fldChar w:fldCharType="separate"/>
            </w:r>
            <w:r>
              <w:rPr>
                <w:noProof/>
                <w:webHidden/>
              </w:rPr>
              <w:t>2</w:t>
            </w:r>
            <w:r>
              <w:rPr>
                <w:noProof/>
                <w:webHidden/>
              </w:rPr>
              <w:fldChar w:fldCharType="end"/>
            </w:r>
          </w:hyperlink>
        </w:p>
        <w:p w14:paraId="013489F2" w14:textId="77777777" w:rsidR="00683144" w:rsidRDefault="00683144">
          <w:pPr>
            <w:pStyle w:val="Verzeichnis2"/>
            <w:tabs>
              <w:tab w:val="right" w:leader="dot" w:pos="8630"/>
            </w:tabs>
            <w:rPr>
              <w:rFonts w:asciiTheme="minorHAnsi" w:eastAsiaTheme="minorEastAsia" w:hAnsiTheme="minorHAnsi" w:cstheme="minorBidi"/>
              <w:noProof/>
              <w:sz w:val="22"/>
              <w:szCs w:val="22"/>
            </w:rPr>
          </w:pPr>
          <w:hyperlink w:anchor="_Toc463963504" w:history="1">
            <w:r w:rsidRPr="00AA78FD">
              <w:rPr>
                <w:rStyle w:val="Hyperlink"/>
                <w:noProof/>
              </w:rPr>
              <w:t>D.3 Hydrometric Network Model</w:t>
            </w:r>
            <w:r>
              <w:rPr>
                <w:noProof/>
                <w:webHidden/>
              </w:rPr>
              <w:tab/>
            </w:r>
            <w:r>
              <w:rPr>
                <w:noProof/>
                <w:webHidden/>
              </w:rPr>
              <w:fldChar w:fldCharType="begin"/>
            </w:r>
            <w:r>
              <w:rPr>
                <w:noProof/>
                <w:webHidden/>
              </w:rPr>
              <w:instrText xml:space="preserve"> PAGEREF _Toc463963504 \h </w:instrText>
            </w:r>
            <w:r>
              <w:rPr>
                <w:noProof/>
                <w:webHidden/>
              </w:rPr>
            </w:r>
            <w:r>
              <w:rPr>
                <w:noProof/>
                <w:webHidden/>
              </w:rPr>
              <w:fldChar w:fldCharType="separate"/>
            </w:r>
            <w:r>
              <w:rPr>
                <w:noProof/>
                <w:webHidden/>
              </w:rPr>
              <w:t>3</w:t>
            </w:r>
            <w:r>
              <w:rPr>
                <w:noProof/>
                <w:webHidden/>
              </w:rPr>
              <w:fldChar w:fldCharType="end"/>
            </w:r>
          </w:hyperlink>
        </w:p>
        <w:p w14:paraId="579CC36F" w14:textId="77777777" w:rsidR="00683144" w:rsidRDefault="00683144">
          <w:pPr>
            <w:pStyle w:val="Verzeichnis1"/>
            <w:tabs>
              <w:tab w:val="right" w:leader="dot" w:pos="8630"/>
            </w:tabs>
            <w:rPr>
              <w:rFonts w:asciiTheme="minorHAnsi" w:eastAsiaTheme="minorEastAsia" w:hAnsiTheme="minorHAnsi" w:cstheme="minorBidi"/>
              <w:noProof/>
              <w:sz w:val="22"/>
              <w:szCs w:val="22"/>
            </w:rPr>
          </w:pPr>
          <w:hyperlink w:anchor="_Toc463963505" w:history="1">
            <w:r w:rsidRPr="00AA78FD">
              <w:rPr>
                <w:rStyle w:val="Hyperlink"/>
                <w:noProof/>
              </w:rPr>
              <w:t>ANNEX E: HY_Features - INSPIRE Hydrography Theme</w:t>
            </w:r>
            <w:r>
              <w:rPr>
                <w:noProof/>
                <w:webHidden/>
              </w:rPr>
              <w:tab/>
            </w:r>
            <w:r>
              <w:rPr>
                <w:noProof/>
                <w:webHidden/>
              </w:rPr>
              <w:fldChar w:fldCharType="begin"/>
            </w:r>
            <w:r>
              <w:rPr>
                <w:noProof/>
                <w:webHidden/>
              </w:rPr>
              <w:instrText xml:space="preserve"> PAGEREF _Toc463963505 \h </w:instrText>
            </w:r>
            <w:r>
              <w:rPr>
                <w:noProof/>
                <w:webHidden/>
              </w:rPr>
            </w:r>
            <w:r>
              <w:rPr>
                <w:noProof/>
                <w:webHidden/>
              </w:rPr>
              <w:fldChar w:fldCharType="separate"/>
            </w:r>
            <w:r>
              <w:rPr>
                <w:noProof/>
                <w:webHidden/>
              </w:rPr>
              <w:t>1</w:t>
            </w:r>
            <w:r>
              <w:rPr>
                <w:noProof/>
                <w:webHidden/>
              </w:rPr>
              <w:fldChar w:fldCharType="end"/>
            </w:r>
          </w:hyperlink>
        </w:p>
        <w:p w14:paraId="34024DD8" w14:textId="77777777" w:rsidR="00683144" w:rsidRDefault="00683144">
          <w:pPr>
            <w:pStyle w:val="Verzeichnis2"/>
            <w:tabs>
              <w:tab w:val="right" w:leader="dot" w:pos="8630"/>
            </w:tabs>
            <w:rPr>
              <w:rFonts w:asciiTheme="minorHAnsi" w:eastAsiaTheme="minorEastAsia" w:hAnsiTheme="minorHAnsi" w:cstheme="minorBidi"/>
              <w:noProof/>
              <w:sz w:val="22"/>
              <w:szCs w:val="22"/>
            </w:rPr>
          </w:pPr>
          <w:hyperlink w:anchor="_Toc463963506" w:history="1">
            <w:r w:rsidRPr="00AA78FD">
              <w:rPr>
                <w:rStyle w:val="Hyperlink"/>
                <w:noProof/>
              </w:rPr>
              <w:t>E.1 Catchment Model</w:t>
            </w:r>
            <w:r>
              <w:rPr>
                <w:noProof/>
                <w:webHidden/>
              </w:rPr>
              <w:tab/>
            </w:r>
            <w:r>
              <w:rPr>
                <w:noProof/>
                <w:webHidden/>
              </w:rPr>
              <w:fldChar w:fldCharType="begin"/>
            </w:r>
            <w:r>
              <w:rPr>
                <w:noProof/>
                <w:webHidden/>
              </w:rPr>
              <w:instrText xml:space="preserve"> PAGEREF _Toc463963506 \h </w:instrText>
            </w:r>
            <w:r>
              <w:rPr>
                <w:noProof/>
                <w:webHidden/>
              </w:rPr>
            </w:r>
            <w:r>
              <w:rPr>
                <w:noProof/>
                <w:webHidden/>
              </w:rPr>
              <w:fldChar w:fldCharType="separate"/>
            </w:r>
            <w:r>
              <w:rPr>
                <w:noProof/>
                <w:webHidden/>
              </w:rPr>
              <w:t>1</w:t>
            </w:r>
            <w:r>
              <w:rPr>
                <w:noProof/>
                <w:webHidden/>
              </w:rPr>
              <w:fldChar w:fldCharType="end"/>
            </w:r>
          </w:hyperlink>
        </w:p>
        <w:p w14:paraId="57713893" w14:textId="77777777" w:rsidR="00683144" w:rsidRDefault="00683144">
          <w:pPr>
            <w:pStyle w:val="Verzeichnis2"/>
            <w:tabs>
              <w:tab w:val="right" w:leader="dot" w:pos="8630"/>
            </w:tabs>
            <w:rPr>
              <w:rFonts w:asciiTheme="minorHAnsi" w:eastAsiaTheme="minorEastAsia" w:hAnsiTheme="minorHAnsi" w:cstheme="minorBidi"/>
              <w:noProof/>
              <w:sz w:val="22"/>
              <w:szCs w:val="22"/>
            </w:rPr>
          </w:pPr>
          <w:hyperlink w:anchor="_Toc463963507" w:history="1">
            <w:r w:rsidRPr="00AA78FD">
              <w:rPr>
                <w:rStyle w:val="Hyperlink"/>
                <w:noProof/>
              </w:rPr>
              <w:t>E.2 Hydrographic Network Model</w:t>
            </w:r>
            <w:r>
              <w:rPr>
                <w:noProof/>
                <w:webHidden/>
              </w:rPr>
              <w:tab/>
            </w:r>
            <w:r>
              <w:rPr>
                <w:noProof/>
                <w:webHidden/>
              </w:rPr>
              <w:fldChar w:fldCharType="begin"/>
            </w:r>
            <w:r>
              <w:rPr>
                <w:noProof/>
                <w:webHidden/>
              </w:rPr>
              <w:instrText xml:space="preserve"> PAGEREF _Toc463963507 \h </w:instrText>
            </w:r>
            <w:r>
              <w:rPr>
                <w:noProof/>
                <w:webHidden/>
              </w:rPr>
            </w:r>
            <w:r>
              <w:rPr>
                <w:noProof/>
                <w:webHidden/>
              </w:rPr>
              <w:fldChar w:fldCharType="separate"/>
            </w:r>
            <w:r>
              <w:rPr>
                <w:noProof/>
                <w:webHidden/>
              </w:rPr>
              <w:t>3</w:t>
            </w:r>
            <w:r>
              <w:rPr>
                <w:noProof/>
                <w:webHidden/>
              </w:rPr>
              <w:fldChar w:fldCharType="end"/>
            </w:r>
          </w:hyperlink>
        </w:p>
        <w:p w14:paraId="2D9448D4" w14:textId="77777777" w:rsidR="00683144" w:rsidRDefault="00683144">
          <w:pPr>
            <w:pStyle w:val="Verzeichnis1"/>
            <w:tabs>
              <w:tab w:val="right" w:leader="dot" w:pos="8630"/>
            </w:tabs>
            <w:rPr>
              <w:rFonts w:asciiTheme="minorHAnsi" w:eastAsiaTheme="minorEastAsia" w:hAnsiTheme="minorHAnsi" w:cstheme="minorBidi"/>
              <w:noProof/>
              <w:sz w:val="22"/>
              <w:szCs w:val="22"/>
            </w:rPr>
          </w:pPr>
          <w:hyperlink w:anchor="_Toc463963508" w:history="1">
            <w:r w:rsidRPr="00AA78FD">
              <w:rPr>
                <w:rStyle w:val="Hyperlink"/>
                <w:noProof/>
              </w:rPr>
              <w:t>ANNEX F: HY_Features - SANDRE  Mapping</w:t>
            </w:r>
            <w:r>
              <w:rPr>
                <w:noProof/>
                <w:webHidden/>
              </w:rPr>
              <w:tab/>
            </w:r>
            <w:r>
              <w:rPr>
                <w:noProof/>
                <w:webHidden/>
              </w:rPr>
              <w:fldChar w:fldCharType="begin"/>
            </w:r>
            <w:r>
              <w:rPr>
                <w:noProof/>
                <w:webHidden/>
              </w:rPr>
              <w:instrText xml:space="preserve"> PAGEREF _Toc463963508 \h </w:instrText>
            </w:r>
            <w:r>
              <w:rPr>
                <w:noProof/>
                <w:webHidden/>
              </w:rPr>
            </w:r>
            <w:r>
              <w:rPr>
                <w:noProof/>
                <w:webHidden/>
              </w:rPr>
              <w:fldChar w:fldCharType="separate"/>
            </w:r>
            <w:r>
              <w:rPr>
                <w:noProof/>
                <w:webHidden/>
              </w:rPr>
              <w:t>1</w:t>
            </w:r>
            <w:r>
              <w:rPr>
                <w:noProof/>
                <w:webHidden/>
              </w:rPr>
              <w:fldChar w:fldCharType="end"/>
            </w:r>
          </w:hyperlink>
        </w:p>
        <w:p w14:paraId="2CBAB64C" w14:textId="77777777" w:rsidR="00683144" w:rsidRDefault="00683144">
          <w:pPr>
            <w:pStyle w:val="Verzeichnis2"/>
            <w:tabs>
              <w:tab w:val="right" w:leader="dot" w:pos="8630"/>
            </w:tabs>
            <w:rPr>
              <w:rFonts w:asciiTheme="minorHAnsi" w:eastAsiaTheme="minorEastAsia" w:hAnsiTheme="minorHAnsi" w:cstheme="minorBidi"/>
              <w:noProof/>
              <w:sz w:val="22"/>
              <w:szCs w:val="22"/>
            </w:rPr>
          </w:pPr>
          <w:hyperlink w:anchor="_Toc463963509" w:history="1">
            <w:r w:rsidRPr="00AA78FD">
              <w:rPr>
                <w:rStyle w:val="Hyperlink"/>
                <w:noProof/>
              </w:rPr>
              <w:t>F.1 Catchment Model</w:t>
            </w:r>
            <w:r>
              <w:rPr>
                <w:noProof/>
                <w:webHidden/>
              </w:rPr>
              <w:tab/>
            </w:r>
            <w:r>
              <w:rPr>
                <w:noProof/>
                <w:webHidden/>
              </w:rPr>
              <w:fldChar w:fldCharType="begin"/>
            </w:r>
            <w:r>
              <w:rPr>
                <w:noProof/>
                <w:webHidden/>
              </w:rPr>
              <w:instrText xml:space="preserve"> PAGEREF _Toc463963509 \h </w:instrText>
            </w:r>
            <w:r>
              <w:rPr>
                <w:noProof/>
                <w:webHidden/>
              </w:rPr>
            </w:r>
            <w:r>
              <w:rPr>
                <w:noProof/>
                <w:webHidden/>
              </w:rPr>
              <w:fldChar w:fldCharType="separate"/>
            </w:r>
            <w:r>
              <w:rPr>
                <w:noProof/>
                <w:webHidden/>
              </w:rPr>
              <w:t>1</w:t>
            </w:r>
            <w:r>
              <w:rPr>
                <w:noProof/>
                <w:webHidden/>
              </w:rPr>
              <w:fldChar w:fldCharType="end"/>
            </w:r>
          </w:hyperlink>
        </w:p>
        <w:p w14:paraId="11F04DD1" w14:textId="77777777" w:rsidR="00683144" w:rsidRDefault="00683144">
          <w:pPr>
            <w:pStyle w:val="Verzeichnis2"/>
            <w:tabs>
              <w:tab w:val="right" w:leader="dot" w:pos="8630"/>
            </w:tabs>
            <w:rPr>
              <w:rFonts w:asciiTheme="minorHAnsi" w:eastAsiaTheme="minorEastAsia" w:hAnsiTheme="minorHAnsi" w:cstheme="minorBidi"/>
              <w:noProof/>
              <w:sz w:val="22"/>
              <w:szCs w:val="22"/>
            </w:rPr>
          </w:pPr>
          <w:hyperlink w:anchor="_Toc463963510" w:history="1">
            <w:r w:rsidRPr="00AA78FD">
              <w:rPr>
                <w:rStyle w:val="Hyperlink"/>
                <w:noProof/>
              </w:rPr>
              <w:t>F.2 Hydrographic Network Model</w:t>
            </w:r>
            <w:r>
              <w:rPr>
                <w:noProof/>
                <w:webHidden/>
              </w:rPr>
              <w:tab/>
            </w:r>
            <w:r>
              <w:rPr>
                <w:noProof/>
                <w:webHidden/>
              </w:rPr>
              <w:fldChar w:fldCharType="begin"/>
            </w:r>
            <w:r>
              <w:rPr>
                <w:noProof/>
                <w:webHidden/>
              </w:rPr>
              <w:instrText xml:space="preserve"> PAGEREF _Toc463963510 \h </w:instrText>
            </w:r>
            <w:r>
              <w:rPr>
                <w:noProof/>
                <w:webHidden/>
              </w:rPr>
            </w:r>
            <w:r>
              <w:rPr>
                <w:noProof/>
                <w:webHidden/>
              </w:rPr>
              <w:fldChar w:fldCharType="separate"/>
            </w:r>
            <w:r>
              <w:rPr>
                <w:noProof/>
                <w:webHidden/>
              </w:rPr>
              <w:t>2</w:t>
            </w:r>
            <w:r>
              <w:rPr>
                <w:noProof/>
                <w:webHidden/>
              </w:rPr>
              <w:fldChar w:fldCharType="end"/>
            </w:r>
          </w:hyperlink>
        </w:p>
        <w:p w14:paraId="4AE5F3FC" w14:textId="77777777" w:rsidR="00683144" w:rsidRDefault="00683144">
          <w:pPr>
            <w:pStyle w:val="Verzeichnis2"/>
            <w:tabs>
              <w:tab w:val="right" w:leader="dot" w:pos="8630"/>
            </w:tabs>
            <w:rPr>
              <w:rFonts w:asciiTheme="minorHAnsi" w:eastAsiaTheme="minorEastAsia" w:hAnsiTheme="minorHAnsi" w:cstheme="minorBidi"/>
              <w:noProof/>
              <w:sz w:val="22"/>
              <w:szCs w:val="22"/>
            </w:rPr>
          </w:pPr>
          <w:hyperlink w:anchor="_Toc463963511" w:history="1">
            <w:r w:rsidRPr="00AA78FD">
              <w:rPr>
                <w:rStyle w:val="Hyperlink"/>
                <w:noProof/>
              </w:rPr>
              <w:t>F.3 Hydrometric Network Model</w:t>
            </w:r>
            <w:r>
              <w:rPr>
                <w:noProof/>
                <w:webHidden/>
              </w:rPr>
              <w:tab/>
            </w:r>
            <w:r>
              <w:rPr>
                <w:noProof/>
                <w:webHidden/>
              </w:rPr>
              <w:fldChar w:fldCharType="begin"/>
            </w:r>
            <w:r>
              <w:rPr>
                <w:noProof/>
                <w:webHidden/>
              </w:rPr>
              <w:instrText xml:space="preserve"> PAGEREF _Toc463963511 \h </w:instrText>
            </w:r>
            <w:r>
              <w:rPr>
                <w:noProof/>
                <w:webHidden/>
              </w:rPr>
            </w:r>
            <w:r>
              <w:rPr>
                <w:noProof/>
                <w:webHidden/>
              </w:rPr>
              <w:fldChar w:fldCharType="separate"/>
            </w:r>
            <w:r>
              <w:rPr>
                <w:noProof/>
                <w:webHidden/>
              </w:rPr>
              <w:t>3</w:t>
            </w:r>
            <w:r>
              <w:rPr>
                <w:noProof/>
                <w:webHidden/>
              </w:rPr>
              <w:fldChar w:fldCharType="end"/>
            </w:r>
          </w:hyperlink>
        </w:p>
        <w:p w14:paraId="72CDF910" w14:textId="77777777" w:rsidR="00683144" w:rsidRDefault="00683144">
          <w:pPr>
            <w:pStyle w:val="Verzeichnis1"/>
            <w:tabs>
              <w:tab w:val="right" w:leader="dot" w:pos="8630"/>
            </w:tabs>
            <w:rPr>
              <w:rFonts w:asciiTheme="minorHAnsi" w:eastAsiaTheme="minorEastAsia" w:hAnsiTheme="minorHAnsi" w:cstheme="minorBidi"/>
              <w:noProof/>
              <w:sz w:val="22"/>
              <w:szCs w:val="22"/>
            </w:rPr>
          </w:pPr>
          <w:hyperlink w:anchor="_Toc463963512" w:history="1">
            <w:r w:rsidRPr="00AA78FD">
              <w:rPr>
                <w:rStyle w:val="Hyperlink"/>
                <w:noProof/>
              </w:rPr>
              <w:t>ANNEX G: Bibliography</w:t>
            </w:r>
            <w:r>
              <w:rPr>
                <w:noProof/>
                <w:webHidden/>
              </w:rPr>
              <w:tab/>
            </w:r>
            <w:r>
              <w:rPr>
                <w:noProof/>
                <w:webHidden/>
              </w:rPr>
              <w:fldChar w:fldCharType="begin"/>
            </w:r>
            <w:r>
              <w:rPr>
                <w:noProof/>
                <w:webHidden/>
              </w:rPr>
              <w:instrText xml:space="preserve"> PAGEREF _Toc463963512 \h </w:instrText>
            </w:r>
            <w:r>
              <w:rPr>
                <w:noProof/>
                <w:webHidden/>
              </w:rPr>
            </w:r>
            <w:r>
              <w:rPr>
                <w:noProof/>
                <w:webHidden/>
              </w:rPr>
              <w:fldChar w:fldCharType="separate"/>
            </w:r>
            <w:r>
              <w:rPr>
                <w:noProof/>
                <w:webHidden/>
              </w:rPr>
              <w:t>1</w:t>
            </w:r>
            <w:r>
              <w:rPr>
                <w:noProof/>
                <w:webHidden/>
              </w:rPr>
              <w:fldChar w:fldCharType="end"/>
            </w:r>
          </w:hyperlink>
        </w:p>
        <w:p w14:paraId="62D8D7F1" w14:textId="77777777" w:rsidR="00683144" w:rsidRDefault="00683144">
          <w:pPr>
            <w:pStyle w:val="Verzeichnis1"/>
            <w:tabs>
              <w:tab w:val="right" w:leader="dot" w:pos="8630"/>
            </w:tabs>
            <w:rPr>
              <w:rFonts w:asciiTheme="minorHAnsi" w:eastAsiaTheme="minorEastAsia" w:hAnsiTheme="minorHAnsi" w:cstheme="minorBidi"/>
              <w:noProof/>
              <w:sz w:val="22"/>
              <w:szCs w:val="22"/>
            </w:rPr>
          </w:pPr>
          <w:hyperlink w:anchor="_Toc463963513" w:history="1">
            <w:r w:rsidRPr="00AA78FD">
              <w:rPr>
                <w:rStyle w:val="Hyperlink"/>
                <w:noProof/>
              </w:rPr>
              <w:t>ANNEX H: Revision history</w:t>
            </w:r>
            <w:r>
              <w:rPr>
                <w:noProof/>
                <w:webHidden/>
              </w:rPr>
              <w:tab/>
            </w:r>
            <w:r>
              <w:rPr>
                <w:noProof/>
                <w:webHidden/>
              </w:rPr>
              <w:fldChar w:fldCharType="begin"/>
            </w:r>
            <w:r>
              <w:rPr>
                <w:noProof/>
                <w:webHidden/>
              </w:rPr>
              <w:instrText xml:space="preserve"> PAGEREF _Toc463963513 \h </w:instrText>
            </w:r>
            <w:r>
              <w:rPr>
                <w:noProof/>
                <w:webHidden/>
              </w:rPr>
            </w:r>
            <w:r>
              <w:rPr>
                <w:noProof/>
                <w:webHidden/>
              </w:rPr>
              <w:fldChar w:fldCharType="separate"/>
            </w:r>
            <w:r>
              <w:rPr>
                <w:noProof/>
                <w:webHidden/>
              </w:rPr>
              <w:t>1</w:t>
            </w:r>
            <w:r>
              <w:rPr>
                <w:noProof/>
                <w:webHidden/>
              </w:rPr>
              <w:fldChar w:fldCharType="end"/>
            </w:r>
          </w:hyperlink>
        </w:p>
        <w:p w14:paraId="0229A56E" w14:textId="4D572900" w:rsidR="0028056A" w:rsidRDefault="0028056A">
          <w:r>
            <w:rPr>
              <w:b/>
              <w:bCs/>
              <w:lang w:val="de-DE"/>
            </w:rPr>
            <w:fldChar w:fldCharType="end"/>
          </w:r>
        </w:p>
      </w:sdtContent>
    </w:sdt>
    <w:p w14:paraId="41D7396E" w14:textId="6B6E7A7A" w:rsidR="001155BB" w:rsidRPr="008E510D" w:rsidRDefault="001155BB" w:rsidP="001155BB">
      <w:pPr>
        <w:pStyle w:val="Inhaltsverzeichnisberschrift"/>
        <w:rPr>
          <w:color w:val="auto"/>
        </w:rPr>
      </w:pPr>
      <w:r>
        <w:rPr>
          <w:color w:val="auto"/>
        </w:rPr>
        <w:t>Figures</w:t>
      </w:r>
    </w:p>
    <w:p w14:paraId="1355136F" w14:textId="77777777" w:rsidR="001155BB" w:rsidRDefault="001155BB">
      <w:pPr>
        <w:pStyle w:val="Abbildungsverzeichnis"/>
        <w:tabs>
          <w:tab w:val="right" w:leader="dot" w:pos="8630"/>
        </w:tabs>
      </w:pPr>
    </w:p>
    <w:p w14:paraId="02C6554A" w14:textId="77777777" w:rsidR="00683144" w:rsidRDefault="001155BB">
      <w:pPr>
        <w:pStyle w:val="Abbildungsverzeichnis"/>
        <w:tabs>
          <w:tab w:val="right" w:leader="dot" w:pos="8630"/>
        </w:tabs>
        <w:rPr>
          <w:rFonts w:asciiTheme="minorHAnsi" w:eastAsiaTheme="minorEastAsia" w:hAnsiTheme="minorHAnsi" w:cstheme="minorBidi"/>
          <w:noProof/>
          <w:sz w:val="22"/>
          <w:szCs w:val="22"/>
          <w:lang w:val="en-US" w:eastAsia="en-US"/>
        </w:rPr>
      </w:pPr>
      <w:r>
        <w:fldChar w:fldCharType="begin"/>
      </w:r>
      <w:r>
        <w:instrText xml:space="preserve"> TOC \h \z \c "Figure" </w:instrText>
      </w:r>
      <w:r>
        <w:fldChar w:fldCharType="separate"/>
      </w:r>
      <w:hyperlink w:anchor="_Toc463963514" w:history="1">
        <w:r w:rsidR="00683144" w:rsidRPr="009D2A37">
          <w:rPr>
            <w:rStyle w:val="Hyperlink"/>
            <w:noProof/>
          </w:rPr>
          <w:t>Figure 1: HY_Features in the context of the OGC Abstract Specifications</w:t>
        </w:r>
        <w:r w:rsidR="00683144">
          <w:rPr>
            <w:noProof/>
            <w:webHidden/>
          </w:rPr>
          <w:tab/>
        </w:r>
        <w:r w:rsidR="00683144">
          <w:rPr>
            <w:noProof/>
            <w:webHidden/>
          </w:rPr>
          <w:fldChar w:fldCharType="begin"/>
        </w:r>
        <w:r w:rsidR="00683144">
          <w:rPr>
            <w:noProof/>
            <w:webHidden/>
          </w:rPr>
          <w:instrText xml:space="preserve"> PAGEREF _Toc463963514 \h </w:instrText>
        </w:r>
        <w:r w:rsidR="00683144">
          <w:rPr>
            <w:noProof/>
            <w:webHidden/>
          </w:rPr>
        </w:r>
        <w:r w:rsidR="00683144">
          <w:rPr>
            <w:noProof/>
            <w:webHidden/>
          </w:rPr>
          <w:fldChar w:fldCharType="separate"/>
        </w:r>
        <w:r w:rsidR="00683144">
          <w:rPr>
            <w:noProof/>
            <w:webHidden/>
          </w:rPr>
          <w:t>15</w:t>
        </w:r>
        <w:r w:rsidR="00683144">
          <w:rPr>
            <w:noProof/>
            <w:webHidden/>
          </w:rPr>
          <w:fldChar w:fldCharType="end"/>
        </w:r>
      </w:hyperlink>
    </w:p>
    <w:p w14:paraId="0DC2B661"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15" w:history="1">
        <w:r w:rsidRPr="009D2A37">
          <w:rPr>
            <w:rStyle w:val="Hyperlink"/>
            <w:noProof/>
          </w:rPr>
          <w:t>Figure 2: Processes of the Hydrologic Cycle</w:t>
        </w:r>
        <w:r>
          <w:rPr>
            <w:noProof/>
            <w:webHidden/>
          </w:rPr>
          <w:tab/>
        </w:r>
        <w:r>
          <w:rPr>
            <w:noProof/>
            <w:webHidden/>
          </w:rPr>
          <w:fldChar w:fldCharType="begin"/>
        </w:r>
        <w:r>
          <w:rPr>
            <w:noProof/>
            <w:webHidden/>
          </w:rPr>
          <w:instrText xml:space="preserve"> PAGEREF _Toc463963515 \h </w:instrText>
        </w:r>
        <w:r>
          <w:rPr>
            <w:noProof/>
            <w:webHidden/>
          </w:rPr>
        </w:r>
        <w:r>
          <w:rPr>
            <w:noProof/>
            <w:webHidden/>
          </w:rPr>
          <w:fldChar w:fldCharType="separate"/>
        </w:r>
        <w:r>
          <w:rPr>
            <w:noProof/>
            <w:webHidden/>
          </w:rPr>
          <w:t>29</w:t>
        </w:r>
        <w:r>
          <w:rPr>
            <w:noProof/>
            <w:webHidden/>
          </w:rPr>
          <w:fldChar w:fldCharType="end"/>
        </w:r>
      </w:hyperlink>
    </w:p>
    <w:p w14:paraId="01DB5E16"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16" w:history="1">
        <w:r w:rsidRPr="009D2A37">
          <w:rPr>
            <w:rStyle w:val="Hyperlink"/>
            <w:noProof/>
          </w:rPr>
          <w:t>Figure 3: Illustration of multiple representations of a catchment</w:t>
        </w:r>
        <w:r>
          <w:rPr>
            <w:noProof/>
            <w:webHidden/>
          </w:rPr>
          <w:tab/>
        </w:r>
        <w:r>
          <w:rPr>
            <w:noProof/>
            <w:webHidden/>
          </w:rPr>
          <w:fldChar w:fldCharType="begin"/>
        </w:r>
        <w:r>
          <w:rPr>
            <w:noProof/>
            <w:webHidden/>
          </w:rPr>
          <w:instrText xml:space="preserve"> PAGEREF _Toc463963516 \h </w:instrText>
        </w:r>
        <w:r>
          <w:rPr>
            <w:noProof/>
            <w:webHidden/>
          </w:rPr>
        </w:r>
        <w:r>
          <w:rPr>
            <w:noProof/>
            <w:webHidden/>
          </w:rPr>
          <w:fldChar w:fldCharType="separate"/>
        </w:r>
        <w:r>
          <w:rPr>
            <w:noProof/>
            <w:webHidden/>
          </w:rPr>
          <w:t>31</w:t>
        </w:r>
        <w:r>
          <w:rPr>
            <w:noProof/>
            <w:webHidden/>
          </w:rPr>
          <w:fldChar w:fldCharType="end"/>
        </w:r>
      </w:hyperlink>
    </w:p>
    <w:p w14:paraId="57B51C58"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17" w:history="1">
        <w:r w:rsidRPr="009D2A37">
          <w:rPr>
            <w:rStyle w:val="Hyperlink"/>
            <w:noProof/>
          </w:rPr>
          <w:t>Figure 4: Idealized catchment. This idealized catchment diagram is used to represent the catchment concept with no emphasis on any realization or representation. In the diagrams below, aspects of this diagram are highlighted to emphasize particular concepts of the HY_Features conceptual model.</w:t>
        </w:r>
        <w:r>
          <w:rPr>
            <w:noProof/>
            <w:webHidden/>
          </w:rPr>
          <w:tab/>
        </w:r>
        <w:r>
          <w:rPr>
            <w:noProof/>
            <w:webHidden/>
          </w:rPr>
          <w:fldChar w:fldCharType="begin"/>
        </w:r>
        <w:r>
          <w:rPr>
            <w:noProof/>
            <w:webHidden/>
          </w:rPr>
          <w:instrText xml:space="preserve"> PAGEREF _Toc463963517 \h </w:instrText>
        </w:r>
        <w:r>
          <w:rPr>
            <w:noProof/>
            <w:webHidden/>
          </w:rPr>
        </w:r>
        <w:r>
          <w:rPr>
            <w:noProof/>
            <w:webHidden/>
          </w:rPr>
          <w:fldChar w:fldCharType="separate"/>
        </w:r>
        <w:r>
          <w:rPr>
            <w:noProof/>
            <w:webHidden/>
          </w:rPr>
          <w:t>32</w:t>
        </w:r>
        <w:r>
          <w:rPr>
            <w:noProof/>
            <w:webHidden/>
          </w:rPr>
          <w:fldChar w:fldCharType="end"/>
        </w:r>
      </w:hyperlink>
    </w:p>
    <w:p w14:paraId="5A0D4603"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18" w:history="1">
        <w:r w:rsidRPr="009D2A37">
          <w:rPr>
            <w:rStyle w:val="Hyperlink"/>
            <w:noProof/>
          </w:rPr>
          <w:t xml:space="preserve">Figure 5: Multiple graphical representations of a catchment (from top left to bottom right): a) catchment boundary, b) catchment area, c) flowpath of catchment d) network of sub catchments, e) cartographic view, f) </w:t>
        </w:r>
        <w:r w:rsidRPr="009D2A37">
          <w:rPr>
            <w:rStyle w:val="Hyperlink"/>
            <w:noProof/>
            <w:highlight w:val="yellow"/>
          </w:rPr>
          <w:t>geo-schematic view,</w:t>
        </w:r>
        <w:r w:rsidRPr="009D2A37">
          <w:rPr>
            <w:rStyle w:val="Hyperlink"/>
            <w:noProof/>
          </w:rPr>
          <w:t xml:space="preserve"> g) hydrographic network, h) network of logically connected monitoring stations.</w:t>
        </w:r>
        <w:r>
          <w:rPr>
            <w:noProof/>
            <w:webHidden/>
          </w:rPr>
          <w:tab/>
        </w:r>
        <w:r>
          <w:rPr>
            <w:noProof/>
            <w:webHidden/>
          </w:rPr>
          <w:fldChar w:fldCharType="begin"/>
        </w:r>
        <w:r>
          <w:rPr>
            <w:noProof/>
            <w:webHidden/>
          </w:rPr>
          <w:instrText xml:space="preserve"> PAGEREF _Toc463963518 \h </w:instrText>
        </w:r>
        <w:r>
          <w:rPr>
            <w:noProof/>
            <w:webHidden/>
          </w:rPr>
        </w:r>
        <w:r>
          <w:rPr>
            <w:noProof/>
            <w:webHidden/>
          </w:rPr>
          <w:fldChar w:fldCharType="separate"/>
        </w:r>
        <w:r>
          <w:rPr>
            <w:noProof/>
            <w:webHidden/>
          </w:rPr>
          <w:t>33</w:t>
        </w:r>
        <w:r>
          <w:rPr>
            <w:noProof/>
            <w:webHidden/>
          </w:rPr>
          <w:fldChar w:fldCharType="end"/>
        </w:r>
      </w:hyperlink>
    </w:p>
    <w:p w14:paraId="4A43CAE3"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19" w:history="1">
        <w:r w:rsidRPr="009D2A37">
          <w:rPr>
            <w:rStyle w:val="Hyperlink"/>
            <w:noProof/>
          </w:rPr>
          <w:t>Figure 6 (C1-C5, from left to right): C1, Typical catchments with one inflow and one outflow each; C2, Joined (conjoint) catchments flowing into a single downstream catchment; C3, catchments joining in a water body or wetland with no clear network; C4, catchments joining through intermittent or subsurface flows C5, catchments that join through areas of complex or braided channels.</w:t>
        </w:r>
        <w:r>
          <w:rPr>
            <w:noProof/>
            <w:webHidden/>
          </w:rPr>
          <w:tab/>
        </w:r>
        <w:r>
          <w:rPr>
            <w:noProof/>
            <w:webHidden/>
          </w:rPr>
          <w:fldChar w:fldCharType="begin"/>
        </w:r>
        <w:r>
          <w:rPr>
            <w:noProof/>
            <w:webHidden/>
          </w:rPr>
          <w:instrText xml:space="preserve"> PAGEREF _Toc463963519 \h </w:instrText>
        </w:r>
        <w:r>
          <w:rPr>
            <w:noProof/>
            <w:webHidden/>
          </w:rPr>
        </w:r>
        <w:r>
          <w:rPr>
            <w:noProof/>
            <w:webHidden/>
          </w:rPr>
          <w:fldChar w:fldCharType="separate"/>
        </w:r>
        <w:r>
          <w:rPr>
            <w:noProof/>
            <w:webHidden/>
          </w:rPr>
          <w:t>35</w:t>
        </w:r>
        <w:r>
          <w:rPr>
            <w:noProof/>
            <w:webHidden/>
          </w:rPr>
          <w:fldChar w:fldCharType="end"/>
        </w:r>
      </w:hyperlink>
    </w:p>
    <w:p w14:paraId="25CB5297"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20" w:history="1">
        <w:r w:rsidRPr="009D2A37">
          <w:rPr>
            <w:rStyle w:val="Hyperlink"/>
            <w:noProof/>
          </w:rPr>
          <w:t>Figure 7: Catchment hierarchy – A catchment (dark grey), may be nested within a containing catchment which is another catchment (light grey)</w:t>
        </w:r>
        <w:r>
          <w:rPr>
            <w:noProof/>
            <w:webHidden/>
          </w:rPr>
          <w:tab/>
        </w:r>
        <w:r>
          <w:rPr>
            <w:noProof/>
            <w:webHidden/>
          </w:rPr>
          <w:fldChar w:fldCharType="begin"/>
        </w:r>
        <w:r>
          <w:rPr>
            <w:noProof/>
            <w:webHidden/>
          </w:rPr>
          <w:instrText xml:space="preserve"> PAGEREF _Toc463963520 \h </w:instrText>
        </w:r>
        <w:r>
          <w:rPr>
            <w:noProof/>
            <w:webHidden/>
          </w:rPr>
        </w:r>
        <w:r>
          <w:rPr>
            <w:noProof/>
            <w:webHidden/>
          </w:rPr>
          <w:fldChar w:fldCharType="separate"/>
        </w:r>
        <w:r>
          <w:rPr>
            <w:noProof/>
            <w:webHidden/>
          </w:rPr>
          <w:t>36</w:t>
        </w:r>
        <w:r>
          <w:rPr>
            <w:noProof/>
            <w:webHidden/>
          </w:rPr>
          <w:fldChar w:fldCharType="end"/>
        </w:r>
      </w:hyperlink>
    </w:p>
    <w:p w14:paraId="042C2275"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21" w:history="1">
        <w:r w:rsidRPr="009D2A37">
          <w:rPr>
            <w:rStyle w:val="Hyperlink"/>
            <w:noProof/>
          </w:rPr>
          <w:t>Figure 8: Catchment hierarchy – A catchment (C1, C2, or C3) may be part of a simple dendritic network of catchments which is also a catchment</w:t>
        </w:r>
        <w:r>
          <w:rPr>
            <w:noProof/>
            <w:webHidden/>
          </w:rPr>
          <w:tab/>
        </w:r>
        <w:r>
          <w:rPr>
            <w:noProof/>
            <w:webHidden/>
          </w:rPr>
          <w:fldChar w:fldCharType="begin"/>
        </w:r>
        <w:r>
          <w:rPr>
            <w:noProof/>
            <w:webHidden/>
          </w:rPr>
          <w:instrText xml:space="preserve"> PAGEREF _Toc463963521 \h </w:instrText>
        </w:r>
        <w:r>
          <w:rPr>
            <w:noProof/>
            <w:webHidden/>
          </w:rPr>
        </w:r>
        <w:r>
          <w:rPr>
            <w:noProof/>
            <w:webHidden/>
          </w:rPr>
          <w:fldChar w:fldCharType="separate"/>
        </w:r>
        <w:r>
          <w:rPr>
            <w:noProof/>
            <w:webHidden/>
          </w:rPr>
          <w:t>37</w:t>
        </w:r>
        <w:r>
          <w:rPr>
            <w:noProof/>
            <w:webHidden/>
          </w:rPr>
          <w:fldChar w:fldCharType="end"/>
        </w:r>
      </w:hyperlink>
    </w:p>
    <w:p w14:paraId="2C328D70"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22" w:history="1">
        <w:r w:rsidRPr="009D2A37">
          <w:rPr>
            <w:rStyle w:val="Hyperlink"/>
            <w:noProof/>
          </w:rPr>
          <w:t>Figure 9: A catchment area (grey) and a flowpath connecting inflow to outflow (red) depicting a definable unit where hydrologic processes take place.</w:t>
        </w:r>
        <w:r>
          <w:rPr>
            <w:noProof/>
            <w:webHidden/>
          </w:rPr>
          <w:tab/>
        </w:r>
        <w:r>
          <w:rPr>
            <w:noProof/>
            <w:webHidden/>
          </w:rPr>
          <w:fldChar w:fldCharType="begin"/>
        </w:r>
        <w:r>
          <w:rPr>
            <w:noProof/>
            <w:webHidden/>
          </w:rPr>
          <w:instrText xml:space="preserve"> PAGEREF _Toc463963522 \h </w:instrText>
        </w:r>
        <w:r>
          <w:rPr>
            <w:noProof/>
            <w:webHidden/>
          </w:rPr>
        </w:r>
        <w:r>
          <w:rPr>
            <w:noProof/>
            <w:webHidden/>
          </w:rPr>
          <w:fldChar w:fldCharType="separate"/>
        </w:r>
        <w:r>
          <w:rPr>
            <w:noProof/>
            <w:webHidden/>
          </w:rPr>
          <w:t>38</w:t>
        </w:r>
        <w:r>
          <w:rPr>
            <w:noProof/>
            <w:webHidden/>
          </w:rPr>
          <w:fldChar w:fldCharType="end"/>
        </w:r>
      </w:hyperlink>
    </w:p>
    <w:p w14:paraId="2A68DE9A"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23" w:history="1">
        <w:r w:rsidRPr="009D2A37">
          <w:rPr>
            <w:rStyle w:val="Hyperlink"/>
            <w:noProof/>
          </w:rPr>
          <w:t>Figure 10: Catchments contributing to an identified outflow node. Note that some catchments contribute to a common outflow node.</w:t>
        </w:r>
        <w:r>
          <w:rPr>
            <w:noProof/>
            <w:webHidden/>
          </w:rPr>
          <w:tab/>
        </w:r>
        <w:r>
          <w:rPr>
            <w:noProof/>
            <w:webHidden/>
          </w:rPr>
          <w:fldChar w:fldCharType="begin"/>
        </w:r>
        <w:r>
          <w:rPr>
            <w:noProof/>
            <w:webHidden/>
          </w:rPr>
          <w:instrText xml:space="preserve"> PAGEREF _Toc463963523 \h </w:instrText>
        </w:r>
        <w:r>
          <w:rPr>
            <w:noProof/>
            <w:webHidden/>
          </w:rPr>
        </w:r>
        <w:r>
          <w:rPr>
            <w:noProof/>
            <w:webHidden/>
          </w:rPr>
          <w:fldChar w:fldCharType="separate"/>
        </w:r>
        <w:r>
          <w:rPr>
            <w:noProof/>
            <w:webHidden/>
          </w:rPr>
          <w:t>38</w:t>
        </w:r>
        <w:r>
          <w:rPr>
            <w:noProof/>
            <w:webHidden/>
          </w:rPr>
          <w:fldChar w:fldCharType="end"/>
        </w:r>
      </w:hyperlink>
    </w:p>
    <w:p w14:paraId="1430766A"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24" w:history="1">
        <w:r w:rsidRPr="009D2A37">
          <w:rPr>
            <w:rStyle w:val="Hyperlink"/>
            <w:noProof/>
          </w:rPr>
          <w:t>Figure 11: Catchments receive inflow via an identified inflow node. Note that nodes are not necessarily geographic features, but are rather nodes in a graph representation of the river network.</w:t>
        </w:r>
        <w:r>
          <w:rPr>
            <w:noProof/>
            <w:webHidden/>
          </w:rPr>
          <w:tab/>
        </w:r>
        <w:r>
          <w:rPr>
            <w:noProof/>
            <w:webHidden/>
          </w:rPr>
          <w:fldChar w:fldCharType="begin"/>
        </w:r>
        <w:r>
          <w:rPr>
            <w:noProof/>
            <w:webHidden/>
          </w:rPr>
          <w:instrText xml:space="preserve"> PAGEREF _Toc463963524 \h </w:instrText>
        </w:r>
        <w:r>
          <w:rPr>
            <w:noProof/>
            <w:webHidden/>
          </w:rPr>
        </w:r>
        <w:r>
          <w:rPr>
            <w:noProof/>
            <w:webHidden/>
          </w:rPr>
          <w:fldChar w:fldCharType="separate"/>
        </w:r>
        <w:r>
          <w:rPr>
            <w:noProof/>
            <w:webHidden/>
          </w:rPr>
          <w:t>39</w:t>
        </w:r>
        <w:r>
          <w:rPr>
            <w:noProof/>
            <w:webHidden/>
          </w:rPr>
          <w:fldChar w:fldCharType="end"/>
        </w:r>
      </w:hyperlink>
    </w:p>
    <w:p w14:paraId="223B8A64"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25" w:history="1">
        <w:r w:rsidRPr="009D2A37">
          <w:rPr>
            <w:rStyle w:val="Hyperlink"/>
            <w:noProof/>
          </w:rPr>
          <w:t>Figure 12 (C6-C7, from left to right): Encapsulation of non-dendritic stream network topology. C6: The left figure shows a case where it is not possible to determine to what extent flow from catchment F contributes to catchments E, B or C. C7: The right figure shows how catchments E, B, and C can be aggregated so nodes N2 and N3 are treated as a single virtual inflow node, so that all the flow from catchments D and F accumulate in the resulting catchment X.</w:t>
        </w:r>
        <w:r>
          <w:rPr>
            <w:noProof/>
            <w:webHidden/>
          </w:rPr>
          <w:tab/>
        </w:r>
        <w:r>
          <w:rPr>
            <w:noProof/>
            <w:webHidden/>
          </w:rPr>
          <w:fldChar w:fldCharType="begin"/>
        </w:r>
        <w:r>
          <w:rPr>
            <w:noProof/>
            <w:webHidden/>
          </w:rPr>
          <w:instrText xml:space="preserve"> PAGEREF _Toc463963525 \h </w:instrText>
        </w:r>
        <w:r>
          <w:rPr>
            <w:noProof/>
            <w:webHidden/>
          </w:rPr>
        </w:r>
        <w:r>
          <w:rPr>
            <w:noProof/>
            <w:webHidden/>
          </w:rPr>
          <w:fldChar w:fldCharType="separate"/>
        </w:r>
        <w:r>
          <w:rPr>
            <w:noProof/>
            <w:webHidden/>
          </w:rPr>
          <w:t>40</w:t>
        </w:r>
        <w:r>
          <w:rPr>
            <w:noProof/>
            <w:webHidden/>
          </w:rPr>
          <w:fldChar w:fldCharType="end"/>
        </w:r>
      </w:hyperlink>
    </w:p>
    <w:p w14:paraId="6138D58C"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26" w:history="1">
        <w:r w:rsidRPr="009D2A37">
          <w:rPr>
            <w:rStyle w:val="Hyperlink"/>
            <w:noProof/>
          </w:rPr>
          <w:t>Figure 13: Catchment realization features with ‘tags’ expressing catchment topology</w:t>
        </w:r>
        <w:r>
          <w:rPr>
            <w:noProof/>
            <w:webHidden/>
          </w:rPr>
          <w:tab/>
        </w:r>
        <w:r>
          <w:rPr>
            <w:noProof/>
            <w:webHidden/>
          </w:rPr>
          <w:fldChar w:fldCharType="begin"/>
        </w:r>
        <w:r>
          <w:rPr>
            <w:noProof/>
            <w:webHidden/>
          </w:rPr>
          <w:instrText xml:space="preserve"> PAGEREF _Toc463963526 \h </w:instrText>
        </w:r>
        <w:r>
          <w:rPr>
            <w:noProof/>
            <w:webHidden/>
          </w:rPr>
        </w:r>
        <w:r>
          <w:rPr>
            <w:noProof/>
            <w:webHidden/>
          </w:rPr>
          <w:fldChar w:fldCharType="separate"/>
        </w:r>
        <w:r>
          <w:rPr>
            <w:noProof/>
            <w:webHidden/>
          </w:rPr>
          <w:t>41</w:t>
        </w:r>
        <w:r>
          <w:rPr>
            <w:noProof/>
            <w:webHidden/>
          </w:rPr>
          <w:fldChar w:fldCharType="end"/>
        </w:r>
      </w:hyperlink>
    </w:p>
    <w:p w14:paraId="5C65570A"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27" w:history="1">
        <w:r w:rsidRPr="009D2A37">
          <w:rPr>
            <w:rStyle w:val="Hyperlink"/>
            <w:noProof/>
          </w:rPr>
          <w:t>Figure 14: Position (yellow dot) downstream of a reference point (red dot). While referenced positions (P) are usually referenced to permanent locations like confluences (r2), they can also be considered to be the outflow of contributing catchment and thus, the origin of a river reference system of their own.</w:t>
        </w:r>
        <w:r>
          <w:rPr>
            <w:noProof/>
            <w:webHidden/>
          </w:rPr>
          <w:tab/>
        </w:r>
        <w:r>
          <w:rPr>
            <w:noProof/>
            <w:webHidden/>
          </w:rPr>
          <w:fldChar w:fldCharType="begin"/>
        </w:r>
        <w:r>
          <w:rPr>
            <w:noProof/>
            <w:webHidden/>
          </w:rPr>
          <w:instrText xml:space="preserve"> PAGEREF _Toc463963527 \h </w:instrText>
        </w:r>
        <w:r>
          <w:rPr>
            <w:noProof/>
            <w:webHidden/>
          </w:rPr>
        </w:r>
        <w:r>
          <w:rPr>
            <w:noProof/>
            <w:webHidden/>
          </w:rPr>
          <w:fldChar w:fldCharType="separate"/>
        </w:r>
        <w:r>
          <w:rPr>
            <w:noProof/>
            <w:webHidden/>
          </w:rPr>
          <w:t>43</w:t>
        </w:r>
        <w:r>
          <w:rPr>
            <w:noProof/>
            <w:webHidden/>
          </w:rPr>
          <w:fldChar w:fldCharType="end"/>
        </w:r>
      </w:hyperlink>
    </w:p>
    <w:p w14:paraId="36C90C26"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28" w:history="1">
        <w:r w:rsidRPr="009D2A37">
          <w:rPr>
            <w:rStyle w:val="Hyperlink"/>
            <w:noProof/>
          </w:rPr>
          <w:t>Figure 15: Position (yellow dot) upstream of a reference point (red dot). Typically, r1 would be the origin and P, the referenced point; however, the river reference system model allows for the referenced point to be the origin of its own river reference system.</w:t>
        </w:r>
        <w:r>
          <w:rPr>
            <w:noProof/>
            <w:webHidden/>
          </w:rPr>
          <w:tab/>
        </w:r>
        <w:r>
          <w:rPr>
            <w:noProof/>
            <w:webHidden/>
          </w:rPr>
          <w:fldChar w:fldCharType="begin"/>
        </w:r>
        <w:r>
          <w:rPr>
            <w:noProof/>
            <w:webHidden/>
          </w:rPr>
          <w:instrText xml:space="preserve"> PAGEREF _Toc463963528 \h </w:instrText>
        </w:r>
        <w:r>
          <w:rPr>
            <w:noProof/>
            <w:webHidden/>
          </w:rPr>
        </w:r>
        <w:r>
          <w:rPr>
            <w:noProof/>
            <w:webHidden/>
          </w:rPr>
          <w:fldChar w:fldCharType="separate"/>
        </w:r>
        <w:r>
          <w:rPr>
            <w:noProof/>
            <w:webHidden/>
          </w:rPr>
          <w:t>44</w:t>
        </w:r>
        <w:r>
          <w:rPr>
            <w:noProof/>
            <w:webHidden/>
          </w:rPr>
          <w:fldChar w:fldCharType="end"/>
        </w:r>
      </w:hyperlink>
    </w:p>
    <w:p w14:paraId="59E3EEC3"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29" w:history="1">
        <w:r w:rsidRPr="009D2A37">
          <w:rPr>
            <w:rStyle w:val="Hyperlink"/>
            <w:noProof/>
            <w:highlight w:val="yellow"/>
          </w:rPr>
          <w:t>Figure 16</w:t>
        </w:r>
        <w:r w:rsidRPr="009D2A37">
          <w:rPr>
            <w:rStyle w:val="Hyperlink"/>
            <w:noProof/>
          </w:rPr>
          <w:t xml:space="preserve">: NEW  </w:t>
        </w:r>
        <w:r w:rsidRPr="009D2A37">
          <w:rPr>
            <w:rStyle w:val="Hyperlink"/>
            <w:noProof/>
            <w:highlight w:val="yellow"/>
          </w:rPr>
          <w:t xml:space="preserve">Position (yellow dot) between two a reference points (red dots). </w:t>
        </w:r>
        <w:r>
          <w:rPr>
            <w:noProof/>
            <w:webHidden/>
          </w:rPr>
          <w:tab/>
        </w:r>
        <w:r>
          <w:rPr>
            <w:noProof/>
            <w:webHidden/>
          </w:rPr>
          <w:fldChar w:fldCharType="begin"/>
        </w:r>
        <w:r>
          <w:rPr>
            <w:noProof/>
            <w:webHidden/>
          </w:rPr>
          <w:instrText xml:space="preserve"> PAGEREF _Toc463963529 \h </w:instrText>
        </w:r>
        <w:r>
          <w:rPr>
            <w:noProof/>
            <w:webHidden/>
          </w:rPr>
        </w:r>
        <w:r>
          <w:rPr>
            <w:noProof/>
            <w:webHidden/>
          </w:rPr>
          <w:fldChar w:fldCharType="separate"/>
        </w:r>
        <w:r>
          <w:rPr>
            <w:noProof/>
            <w:webHidden/>
          </w:rPr>
          <w:t>45</w:t>
        </w:r>
        <w:r>
          <w:rPr>
            <w:noProof/>
            <w:webHidden/>
          </w:rPr>
          <w:fldChar w:fldCharType="end"/>
        </w:r>
      </w:hyperlink>
    </w:p>
    <w:p w14:paraId="184B8A54"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30" w:history="1">
        <w:r w:rsidRPr="009D2A37">
          <w:rPr>
            <w:rStyle w:val="Hyperlink"/>
            <w:noProof/>
            <w:highlight w:val="yellow"/>
          </w:rPr>
          <w:t>Figure 17: Cyclic nature of the HY_Features basic model</w:t>
        </w:r>
        <w:r>
          <w:rPr>
            <w:noProof/>
            <w:webHidden/>
          </w:rPr>
          <w:tab/>
        </w:r>
        <w:r>
          <w:rPr>
            <w:noProof/>
            <w:webHidden/>
          </w:rPr>
          <w:fldChar w:fldCharType="begin"/>
        </w:r>
        <w:r>
          <w:rPr>
            <w:noProof/>
            <w:webHidden/>
          </w:rPr>
          <w:instrText xml:space="preserve"> PAGEREF _Toc463963530 \h </w:instrText>
        </w:r>
        <w:r>
          <w:rPr>
            <w:noProof/>
            <w:webHidden/>
          </w:rPr>
        </w:r>
        <w:r>
          <w:rPr>
            <w:noProof/>
            <w:webHidden/>
          </w:rPr>
          <w:fldChar w:fldCharType="separate"/>
        </w:r>
        <w:r>
          <w:rPr>
            <w:noProof/>
            <w:webHidden/>
          </w:rPr>
          <w:t>48</w:t>
        </w:r>
        <w:r>
          <w:rPr>
            <w:noProof/>
            <w:webHidden/>
          </w:rPr>
          <w:fldChar w:fldCharType="end"/>
        </w:r>
      </w:hyperlink>
    </w:p>
    <w:p w14:paraId="25068A0A"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31" w:history="1">
        <w:r w:rsidRPr="009D2A37">
          <w:rPr>
            <w:rStyle w:val="Hyperlink"/>
            <w:noProof/>
          </w:rPr>
          <w:t>Figure 18: HY_Features modules and packages</w:t>
        </w:r>
        <w:r>
          <w:rPr>
            <w:noProof/>
            <w:webHidden/>
          </w:rPr>
          <w:tab/>
        </w:r>
        <w:r>
          <w:rPr>
            <w:noProof/>
            <w:webHidden/>
          </w:rPr>
          <w:fldChar w:fldCharType="begin"/>
        </w:r>
        <w:r>
          <w:rPr>
            <w:noProof/>
            <w:webHidden/>
          </w:rPr>
          <w:instrText xml:space="preserve"> PAGEREF _Toc463963531 \h </w:instrText>
        </w:r>
        <w:r>
          <w:rPr>
            <w:noProof/>
            <w:webHidden/>
          </w:rPr>
        </w:r>
        <w:r>
          <w:rPr>
            <w:noProof/>
            <w:webHidden/>
          </w:rPr>
          <w:fldChar w:fldCharType="separate"/>
        </w:r>
        <w:r>
          <w:rPr>
            <w:noProof/>
            <w:webHidden/>
          </w:rPr>
          <w:t>54</w:t>
        </w:r>
        <w:r>
          <w:rPr>
            <w:noProof/>
            <w:webHidden/>
          </w:rPr>
          <w:fldChar w:fldCharType="end"/>
        </w:r>
      </w:hyperlink>
    </w:p>
    <w:p w14:paraId="06EA6D17"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32" w:history="1">
        <w:r w:rsidRPr="009D2A37">
          <w:rPr>
            <w:rStyle w:val="Hyperlink"/>
            <w:noProof/>
          </w:rPr>
          <w:t>Figure 19: Hydro Feature requirements Class Diagram</w:t>
        </w:r>
        <w:r>
          <w:rPr>
            <w:noProof/>
            <w:webHidden/>
          </w:rPr>
          <w:tab/>
        </w:r>
        <w:r>
          <w:rPr>
            <w:noProof/>
            <w:webHidden/>
          </w:rPr>
          <w:fldChar w:fldCharType="begin"/>
        </w:r>
        <w:r>
          <w:rPr>
            <w:noProof/>
            <w:webHidden/>
          </w:rPr>
          <w:instrText xml:space="preserve"> PAGEREF _Toc463963532 \h </w:instrText>
        </w:r>
        <w:r>
          <w:rPr>
            <w:noProof/>
            <w:webHidden/>
          </w:rPr>
        </w:r>
        <w:r>
          <w:rPr>
            <w:noProof/>
            <w:webHidden/>
          </w:rPr>
          <w:fldChar w:fldCharType="separate"/>
        </w:r>
        <w:r>
          <w:rPr>
            <w:noProof/>
            <w:webHidden/>
          </w:rPr>
          <w:t>57</w:t>
        </w:r>
        <w:r>
          <w:rPr>
            <w:noProof/>
            <w:webHidden/>
          </w:rPr>
          <w:fldChar w:fldCharType="end"/>
        </w:r>
      </w:hyperlink>
    </w:p>
    <w:p w14:paraId="6A67BB75"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33" w:history="1">
        <w:r w:rsidRPr="009D2A37">
          <w:rPr>
            <w:rStyle w:val="Hyperlink"/>
            <w:noProof/>
          </w:rPr>
          <w:t>Figure 20: Hydro Feature – external dependencies</w:t>
        </w:r>
        <w:r>
          <w:rPr>
            <w:noProof/>
            <w:webHidden/>
          </w:rPr>
          <w:tab/>
        </w:r>
        <w:r>
          <w:rPr>
            <w:noProof/>
            <w:webHidden/>
          </w:rPr>
          <w:fldChar w:fldCharType="begin"/>
        </w:r>
        <w:r>
          <w:rPr>
            <w:noProof/>
            <w:webHidden/>
          </w:rPr>
          <w:instrText xml:space="preserve"> PAGEREF _Toc463963533 \h </w:instrText>
        </w:r>
        <w:r>
          <w:rPr>
            <w:noProof/>
            <w:webHidden/>
          </w:rPr>
        </w:r>
        <w:r>
          <w:rPr>
            <w:noProof/>
            <w:webHidden/>
          </w:rPr>
          <w:fldChar w:fldCharType="separate"/>
        </w:r>
        <w:r>
          <w:rPr>
            <w:noProof/>
            <w:webHidden/>
          </w:rPr>
          <w:t>59</w:t>
        </w:r>
        <w:r>
          <w:rPr>
            <w:noProof/>
            <w:webHidden/>
          </w:rPr>
          <w:fldChar w:fldCharType="end"/>
        </w:r>
      </w:hyperlink>
    </w:p>
    <w:p w14:paraId="288F68DF"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34" w:history="1">
        <w:r w:rsidRPr="009D2A37">
          <w:rPr>
            <w:rStyle w:val="Hyperlink"/>
            <w:noProof/>
          </w:rPr>
          <w:t>Figure 21: Hydrologic features describing separate aspects of the hydrology phenomenon</w:t>
        </w:r>
        <w:r>
          <w:rPr>
            <w:noProof/>
            <w:webHidden/>
          </w:rPr>
          <w:tab/>
        </w:r>
        <w:r>
          <w:rPr>
            <w:noProof/>
            <w:webHidden/>
          </w:rPr>
          <w:fldChar w:fldCharType="begin"/>
        </w:r>
        <w:r>
          <w:rPr>
            <w:noProof/>
            <w:webHidden/>
          </w:rPr>
          <w:instrText xml:space="preserve"> PAGEREF _Toc463963534 \h </w:instrText>
        </w:r>
        <w:r>
          <w:rPr>
            <w:noProof/>
            <w:webHidden/>
          </w:rPr>
        </w:r>
        <w:r>
          <w:rPr>
            <w:noProof/>
            <w:webHidden/>
          </w:rPr>
          <w:fldChar w:fldCharType="separate"/>
        </w:r>
        <w:r>
          <w:rPr>
            <w:noProof/>
            <w:webHidden/>
          </w:rPr>
          <w:t>60</w:t>
        </w:r>
        <w:r>
          <w:rPr>
            <w:noProof/>
            <w:webHidden/>
          </w:rPr>
          <w:fldChar w:fldCharType="end"/>
        </w:r>
      </w:hyperlink>
    </w:p>
    <w:p w14:paraId="20B70609"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35" w:history="1">
        <w:r w:rsidRPr="009D2A37">
          <w:rPr>
            <w:rStyle w:val="Hyperlink"/>
            <w:noProof/>
          </w:rPr>
          <w:t>Figure 22: Named Feature (UML class diagram)</w:t>
        </w:r>
        <w:r>
          <w:rPr>
            <w:noProof/>
            <w:webHidden/>
          </w:rPr>
          <w:tab/>
        </w:r>
        <w:r>
          <w:rPr>
            <w:noProof/>
            <w:webHidden/>
          </w:rPr>
          <w:fldChar w:fldCharType="begin"/>
        </w:r>
        <w:r>
          <w:rPr>
            <w:noProof/>
            <w:webHidden/>
          </w:rPr>
          <w:instrText xml:space="preserve"> PAGEREF _Toc463963535 \h </w:instrText>
        </w:r>
        <w:r>
          <w:rPr>
            <w:noProof/>
            <w:webHidden/>
          </w:rPr>
        </w:r>
        <w:r>
          <w:rPr>
            <w:noProof/>
            <w:webHidden/>
          </w:rPr>
          <w:fldChar w:fldCharType="separate"/>
        </w:r>
        <w:r>
          <w:rPr>
            <w:noProof/>
            <w:webHidden/>
          </w:rPr>
          <w:t>61</w:t>
        </w:r>
        <w:r>
          <w:rPr>
            <w:noProof/>
            <w:webHidden/>
          </w:rPr>
          <w:fldChar w:fldCharType="end"/>
        </w:r>
      </w:hyperlink>
    </w:p>
    <w:p w14:paraId="286F44A3"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36" w:history="1">
        <w:r w:rsidRPr="009D2A37">
          <w:rPr>
            <w:rStyle w:val="Hyperlink"/>
            <w:noProof/>
          </w:rPr>
          <w:t>Figure 23: Catchment model (UML class diagram)</w:t>
        </w:r>
        <w:r>
          <w:rPr>
            <w:noProof/>
            <w:webHidden/>
          </w:rPr>
          <w:tab/>
        </w:r>
        <w:r>
          <w:rPr>
            <w:noProof/>
            <w:webHidden/>
          </w:rPr>
          <w:fldChar w:fldCharType="begin"/>
        </w:r>
        <w:r>
          <w:rPr>
            <w:noProof/>
            <w:webHidden/>
          </w:rPr>
          <w:instrText xml:space="preserve"> PAGEREF _Toc463963536 \h </w:instrText>
        </w:r>
        <w:r>
          <w:rPr>
            <w:noProof/>
            <w:webHidden/>
          </w:rPr>
        </w:r>
        <w:r>
          <w:rPr>
            <w:noProof/>
            <w:webHidden/>
          </w:rPr>
          <w:fldChar w:fldCharType="separate"/>
        </w:r>
        <w:r>
          <w:rPr>
            <w:noProof/>
            <w:webHidden/>
          </w:rPr>
          <w:t>63</w:t>
        </w:r>
        <w:r>
          <w:rPr>
            <w:noProof/>
            <w:webHidden/>
          </w:rPr>
          <w:fldChar w:fldCharType="end"/>
        </w:r>
      </w:hyperlink>
    </w:p>
    <w:p w14:paraId="4FA8F1FD"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37" w:history="1">
        <w:r w:rsidRPr="009D2A37">
          <w:rPr>
            <w:rStyle w:val="Hyperlink"/>
            <w:noProof/>
          </w:rPr>
          <w:t>Figure 24: Catchment and outfall (UML class diagram)</w:t>
        </w:r>
        <w:r>
          <w:rPr>
            <w:noProof/>
            <w:webHidden/>
          </w:rPr>
          <w:tab/>
        </w:r>
        <w:r>
          <w:rPr>
            <w:noProof/>
            <w:webHidden/>
          </w:rPr>
          <w:fldChar w:fldCharType="begin"/>
        </w:r>
        <w:r>
          <w:rPr>
            <w:noProof/>
            <w:webHidden/>
          </w:rPr>
          <w:instrText xml:space="preserve"> PAGEREF _Toc463963537 \h </w:instrText>
        </w:r>
        <w:r>
          <w:rPr>
            <w:noProof/>
            <w:webHidden/>
          </w:rPr>
        </w:r>
        <w:r>
          <w:rPr>
            <w:noProof/>
            <w:webHidden/>
          </w:rPr>
          <w:fldChar w:fldCharType="separate"/>
        </w:r>
        <w:r>
          <w:rPr>
            <w:noProof/>
            <w:webHidden/>
          </w:rPr>
          <w:t>64</w:t>
        </w:r>
        <w:r>
          <w:rPr>
            <w:noProof/>
            <w:webHidden/>
          </w:rPr>
          <w:fldChar w:fldCharType="end"/>
        </w:r>
      </w:hyperlink>
    </w:p>
    <w:p w14:paraId="1F584969"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38" w:history="1">
        <w:r w:rsidRPr="009D2A37">
          <w:rPr>
            <w:rStyle w:val="Hyperlink"/>
            <w:noProof/>
          </w:rPr>
          <w:t>Figure 25: Containing / contained catchment (UML class diagram)</w:t>
        </w:r>
        <w:r>
          <w:rPr>
            <w:noProof/>
            <w:webHidden/>
          </w:rPr>
          <w:tab/>
        </w:r>
        <w:r>
          <w:rPr>
            <w:noProof/>
            <w:webHidden/>
          </w:rPr>
          <w:fldChar w:fldCharType="begin"/>
        </w:r>
        <w:r>
          <w:rPr>
            <w:noProof/>
            <w:webHidden/>
          </w:rPr>
          <w:instrText xml:space="preserve"> PAGEREF _Toc463963538 \h </w:instrText>
        </w:r>
        <w:r>
          <w:rPr>
            <w:noProof/>
            <w:webHidden/>
          </w:rPr>
        </w:r>
        <w:r>
          <w:rPr>
            <w:noProof/>
            <w:webHidden/>
          </w:rPr>
          <w:fldChar w:fldCharType="separate"/>
        </w:r>
        <w:r>
          <w:rPr>
            <w:noProof/>
            <w:webHidden/>
          </w:rPr>
          <w:t>64</w:t>
        </w:r>
        <w:r>
          <w:rPr>
            <w:noProof/>
            <w:webHidden/>
          </w:rPr>
          <w:fldChar w:fldCharType="end"/>
        </w:r>
      </w:hyperlink>
    </w:p>
    <w:p w14:paraId="1904F419"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39" w:history="1">
        <w:r w:rsidRPr="009D2A37">
          <w:rPr>
            <w:rStyle w:val="Hyperlink"/>
            <w:noProof/>
          </w:rPr>
          <w:t>Figure 26: Conjoint catchment (UML class diagram)</w:t>
        </w:r>
        <w:r>
          <w:rPr>
            <w:noProof/>
            <w:webHidden/>
          </w:rPr>
          <w:tab/>
        </w:r>
        <w:r>
          <w:rPr>
            <w:noProof/>
            <w:webHidden/>
          </w:rPr>
          <w:fldChar w:fldCharType="begin"/>
        </w:r>
        <w:r>
          <w:rPr>
            <w:noProof/>
            <w:webHidden/>
          </w:rPr>
          <w:instrText xml:space="preserve"> PAGEREF _Toc463963539 \h </w:instrText>
        </w:r>
        <w:r>
          <w:rPr>
            <w:noProof/>
            <w:webHidden/>
          </w:rPr>
        </w:r>
        <w:r>
          <w:rPr>
            <w:noProof/>
            <w:webHidden/>
          </w:rPr>
          <w:fldChar w:fldCharType="separate"/>
        </w:r>
        <w:r>
          <w:rPr>
            <w:noProof/>
            <w:webHidden/>
          </w:rPr>
          <w:t>65</w:t>
        </w:r>
        <w:r>
          <w:rPr>
            <w:noProof/>
            <w:webHidden/>
          </w:rPr>
          <w:fldChar w:fldCharType="end"/>
        </w:r>
      </w:hyperlink>
    </w:p>
    <w:p w14:paraId="6E152A56"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40" w:history="1">
        <w:r w:rsidRPr="009D2A37">
          <w:rPr>
            <w:rStyle w:val="Hyperlink"/>
            <w:noProof/>
          </w:rPr>
          <w:t>Figure 27: Upper / lower catchment (UML class diagram)</w:t>
        </w:r>
        <w:r>
          <w:rPr>
            <w:noProof/>
            <w:webHidden/>
          </w:rPr>
          <w:tab/>
        </w:r>
        <w:r>
          <w:rPr>
            <w:noProof/>
            <w:webHidden/>
          </w:rPr>
          <w:fldChar w:fldCharType="begin"/>
        </w:r>
        <w:r>
          <w:rPr>
            <w:noProof/>
            <w:webHidden/>
          </w:rPr>
          <w:instrText xml:space="preserve"> PAGEREF _Toc463963540 \h </w:instrText>
        </w:r>
        <w:r>
          <w:rPr>
            <w:noProof/>
            <w:webHidden/>
          </w:rPr>
        </w:r>
        <w:r>
          <w:rPr>
            <w:noProof/>
            <w:webHidden/>
          </w:rPr>
          <w:fldChar w:fldCharType="separate"/>
        </w:r>
        <w:r>
          <w:rPr>
            <w:noProof/>
            <w:webHidden/>
          </w:rPr>
          <w:t>65</w:t>
        </w:r>
        <w:r>
          <w:rPr>
            <w:noProof/>
            <w:webHidden/>
          </w:rPr>
          <w:fldChar w:fldCharType="end"/>
        </w:r>
      </w:hyperlink>
    </w:p>
    <w:p w14:paraId="3D061B7B"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41" w:history="1">
        <w:r w:rsidRPr="009D2A37">
          <w:rPr>
            <w:rStyle w:val="Hyperlink"/>
            <w:noProof/>
          </w:rPr>
          <w:t>Figure 28: Catchment aggregate (UML class diagram)</w:t>
        </w:r>
        <w:r>
          <w:rPr>
            <w:noProof/>
            <w:webHidden/>
          </w:rPr>
          <w:tab/>
        </w:r>
        <w:r>
          <w:rPr>
            <w:noProof/>
            <w:webHidden/>
          </w:rPr>
          <w:fldChar w:fldCharType="begin"/>
        </w:r>
        <w:r>
          <w:rPr>
            <w:noProof/>
            <w:webHidden/>
          </w:rPr>
          <w:instrText xml:space="preserve"> PAGEREF _Toc463963541 \h </w:instrText>
        </w:r>
        <w:r>
          <w:rPr>
            <w:noProof/>
            <w:webHidden/>
          </w:rPr>
        </w:r>
        <w:r>
          <w:rPr>
            <w:noProof/>
            <w:webHidden/>
          </w:rPr>
          <w:fldChar w:fldCharType="separate"/>
        </w:r>
        <w:r>
          <w:rPr>
            <w:noProof/>
            <w:webHidden/>
          </w:rPr>
          <w:t>66</w:t>
        </w:r>
        <w:r>
          <w:rPr>
            <w:noProof/>
            <w:webHidden/>
          </w:rPr>
          <w:fldChar w:fldCharType="end"/>
        </w:r>
      </w:hyperlink>
    </w:p>
    <w:p w14:paraId="2E59094A"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42" w:history="1">
        <w:r w:rsidRPr="009D2A37">
          <w:rPr>
            <w:rStyle w:val="Hyperlink"/>
            <w:noProof/>
          </w:rPr>
          <w:t>Figure 29: Dendritic catchment (UML class diagram)</w:t>
        </w:r>
        <w:r>
          <w:rPr>
            <w:noProof/>
            <w:webHidden/>
          </w:rPr>
          <w:tab/>
        </w:r>
        <w:r>
          <w:rPr>
            <w:noProof/>
            <w:webHidden/>
          </w:rPr>
          <w:fldChar w:fldCharType="begin"/>
        </w:r>
        <w:r>
          <w:rPr>
            <w:noProof/>
            <w:webHidden/>
          </w:rPr>
          <w:instrText xml:space="preserve"> PAGEREF _Toc463963542 \h </w:instrText>
        </w:r>
        <w:r>
          <w:rPr>
            <w:noProof/>
            <w:webHidden/>
          </w:rPr>
        </w:r>
        <w:r>
          <w:rPr>
            <w:noProof/>
            <w:webHidden/>
          </w:rPr>
          <w:fldChar w:fldCharType="separate"/>
        </w:r>
        <w:r>
          <w:rPr>
            <w:noProof/>
            <w:webHidden/>
          </w:rPr>
          <w:t>67</w:t>
        </w:r>
        <w:r>
          <w:rPr>
            <w:noProof/>
            <w:webHidden/>
          </w:rPr>
          <w:fldChar w:fldCharType="end"/>
        </w:r>
      </w:hyperlink>
    </w:p>
    <w:p w14:paraId="28C619ED"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43" w:history="1">
        <w:r w:rsidRPr="009D2A37">
          <w:rPr>
            <w:rStyle w:val="Hyperlink"/>
            <w:noProof/>
          </w:rPr>
          <w:t>Figure 30: Interior catchment (UML class diagram)</w:t>
        </w:r>
        <w:r>
          <w:rPr>
            <w:noProof/>
            <w:webHidden/>
          </w:rPr>
          <w:tab/>
        </w:r>
        <w:r>
          <w:rPr>
            <w:noProof/>
            <w:webHidden/>
          </w:rPr>
          <w:fldChar w:fldCharType="begin"/>
        </w:r>
        <w:r>
          <w:rPr>
            <w:noProof/>
            <w:webHidden/>
          </w:rPr>
          <w:instrText xml:space="preserve"> PAGEREF _Toc463963543 \h </w:instrText>
        </w:r>
        <w:r>
          <w:rPr>
            <w:noProof/>
            <w:webHidden/>
          </w:rPr>
        </w:r>
        <w:r>
          <w:rPr>
            <w:noProof/>
            <w:webHidden/>
          </w:rPr>
          <w:fldChar w:fldCharType="separate"/>
        </w:r>
        <w:r>
          <w:rPr>
            <w:noProof/>
            <w:webHidden/>
          </w:rPr>
          <w:t>68</w:t>
        </w:r>
        <w:r>
          <w:rPr>
            <w:noProof/>
            <w:webHidden/>
          </w:rPr>
          <w:fldChar w:fldCharType="end"/>
        </w:r>
      </w:hyperlink>
    </w:p>
    <w:p w14:paraId="52DD5BDC"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44" w:history="1">
        <w:r w:rsidRPr="009D2A37">
          <w:rPr>
            <w:rStyle w:val="Hyperlink"/>
            <w:noProof/>
          </w:rPr>
          <w:t>Figure 31: Outfall (UML class diagram)</w:t>
        </w:r>
        <w:r>
          <w:rPr>
            <w:noProof/>
            <w:webHidden/>
          </w:rPr>
          <w:tab/>
        </w:r>
        <w:r>
          <w:rPr>
            <w:noProof/>
            <w:webHidden/>
          </w:rPr>
          <w:fldChar w:fldCharType="begin"/>
        </w:r>
        <w:r>
          <w:rPr>
            <w:noProof/>
            <w:webHidden/>
          </w:rPr>
          <w:instrText xml:space="preserve"> PAGEREF _Toc463963544 \h </w:instrText>
        </w:r>
        <w:r>
          <w:rPr>
            <w:noProof/>
            <w:webHidden/>
          </w:rPr>
        </w:r>
        <w:r>
          <w:rPr>
            <w:noProof/>
            <w:webHidden/>
          </w:rPr>
          <w:fldChar w:fldCharType="separate"/>
        </w:r>
        <w:r>
          <w:rPr>
            <w:noProof/>
            <w:webHidden/>
          </w:rPr>
          <w:t>70</w:t>
        </w:r>
        <w:r>
          <w:rPr>
            <w:noProof/>
            <w:webHidden/>
          </w:rPr>
          <w:fldChar w:fldCharType="end"/>
        </w:r>
      </w:hyperlink>
    </w:p>
    <w:p w14:paraId="1119DAB2"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45" w:history="1">
        <w:r w:rsidRPr="009D2A37">
          <w:rPr>
            <w:rStyle w:val="Hyperlink"/>
            <w:noProof/>
          </w:rPr>
          <w:t>Figure 32: Catchment realization and its specialization (UML class diagram)</w:t>
        </w:r>
        <w:r>
          <w:rPr>
            <w:noProof/>
            <w:webHidden/>
          </w:rPr>
          <w:tab/>
        </w:r>
        <w:r>
          <w:rPr>
            <w:noProof/>
            <w:webHidden/>
          </w:rPr>
          <w:fldChar w:fldCharType="begin"/>
        </w:r>
        <w:r>
          <w:rPr>
            <w:noProof/>
            <w:webHidden/>
          </w:rPr>
          <w:instrText xml:space="preserve"> PAGEREF _Toc463963545 \h </w:instrText>
        </w:r>
        <w:r>
          <w:rPr>
            <w:noProof/>
            <w:webHidden/>
          </w:rPr>
        </w:r>
        <w:r>
          <w:rPr>
            <w:noProof/>
            <w:webHidden/>
          </w:rPr>
          <w:fldChar w:fldCharType="separate"/>
        </w:r>
        <w:r>
          <w:rPr>
            <w:noProof/>
            <w:webHidden/>
          </w:rPr>
          <w:t>72</w:t>
        </w:r>
        <w:r>
          <w:rPr>
            <w:noProof/>
            <w:webHidden/>
          </w:rPr>
          <w:fldChar w:fldCharType="end"/>
        </w:r>
      </w:hyperlink>
    </w:p>
    <w:p w14:paraId="27E794FD"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46" w:history="1">
        <w:r w:rsidRPr="009D2A37">
          <w:rPr>
            <w:rStyle w:val="Hyperlink"/>
            <w:noProof/>
          </w:rPr>
          <w:t>Figure 33: Outfall Realization (UML class diagram)</w:t>
        </w:r>
        <w:r>
          <w:rPr>
            <w:noProof/>
            <w:webHidden/>
          </w:rPr>
          <w:tab/>
        </w:r>
        <w:r>
          <w:rPr>
            <w:noProof/>
            <w:webHidden/>
          </w:rPr>
          <w:fldChar w:fldCharType="begin"/>
        </w:r>
        <w:r>
          <w:rPr>
            <w:noProof/>
            <w:webHidden/>
          </w:rPr>
          <w:instrText xml:space="preserve"> PAGEREF _Toc463963546 \h </w:instrText>
        </w:r>
        <w:r>
          <w:rPr>
            <w:noProof/>
            <w:webHidden/>
          </w:rPr>
        </w:r>
        <w:r>
          <w:rPr>
            <w:noProof/>
            <w:webHidden/>
          </w:rPr>
          <w:fldChar w:fldCharType="separate"/>
        </w:r>
        <w:r>
          <w:rPr>
            <w:noProof/>
            <w:webHidden/>
          </w:rPr>
          <w:t>76</w:t>
        </w:r>
        <w:r>
          <w:rPr>
            <w:noProof/>
            <w:webHidden/>
          </w:rPr>
          <w:fldChar w:fldCharType="end"/>
        </w:r>
      </w:hyperlink>
    </w:p>
    <w:p w14:paraId="7A4B7BD5"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47" w:history="1">
        <w:r w:rsidRPr="009D2A37">
          <w:rPr>
            <w:rStyle w:val="Hyperlink"/>
            <w:noProof/>
          </w:rPr>
          <w:t>Figure 34: River Positioning System (UML class diagram)</w:t>
        </w:r>
        <w:r>
          <w:rPr>
            <w:noProof/>
            <w:webHidden/>
          </w:rPr>
          <w:tab/>
        </w:r>
        <w:r>
          <w:rPr>
            <w:noProof/>
            <w:webHidden/>
          </w:rPr>
          <w:fldChar w:fldCharType="begin"/>
        </w:r>
        <w:r>
          <w:rPr>
            <w:noProof/>
            <w:webHidden/>
          </w:rPr>
          <w:instrText xml:space="preserve"> PAGEREF _Toc463963547 \h </w:instrText>
        </w:r>
        <w:r>
          <w:rPr>
            <w:noProof/>
            <w:webHidden/>
          </w:rPr>
        </w:r>
        <w:r>
          <w:rPr>
            <w:noProof/>
            <w:webHidden/>
          </w:rPr>
          <w:fldChar w:fldCharType="separate"/>
        </w:r>
        <w:r>
          <w:rPr>
            <w:noProof/>
            <w:webHidden/>
          </w:rPr>
          <w:t>78</w:t>
        </w:r>
        <w:r>
          <w:rPr>
            <w:noProof/>
            <w:webHidden/>
          </w:rPr>
          <w:fldChar w:fldCharType="end"/>
        </w:r>
      </w:hyperlink>
    </w:p>
    <w:p w14:paraId="3CDA96FC"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48" w:history="1">
        <w:r w:rsidRPr="009D2A37">
          <w:rPr>
            <w:rStyle w:val="Hyperlink"/>
            <w:noProof/>
          </w:rPr>
          <w:t>Figure 35: Surface Hydro Feature - Class Diagram</w:t>
        </w:r>
        <w:r>
          <w:rPr>
            <w:noProof/>
            <w:webHidden/>
          </w:rPr>
          <w:tab/>
        </w:r>
        <w:r>
          <w:rPr>
            <w:noProof/>
            <w:webHidden/>
          </w:rPr>
          <w:fldChar w:fldCharType="begin"/>
        </w:r>
        <w:r>
          <w:rPr>
            <w:noProof/>
            <w:webHidden/>
          </w:rPr>
          <w:instrText xml:space="preserve"> PAGEREF _Toc463963548 \h </w:instrText>
        </w:r>
        <w:r>
          <w:rPr>
            <w:noProof/>
            <w:webHidden/>
          </w:rPr>
        </w:r>
        <w:r>
          <w:rPr>
            <w:noProof/>
            <w:webHidden/>
          </w:rPr>
          <w:fldChar w:fldCharType="separate"/>
        </w:r>
        <w:r>
          <w:rPr>
            <w:noProof/>
            <w:webHidden/>
          </w:rPr>
          <w:t>81</w:t>
        </w:r>
        <w:r>
          <w:rPr>
            <w:noProof/>
            <w:webHidden/>
          </w:rPr>
          <w:fldChar w:fldCharType="end"/>
        </w:r>
      </w:hyperlink>
    </w:p>
    <w:p w14:paraId="28DF1E16"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49" w:history="1">
        <w:r w:rsidRPr="009D2A37">
          <w:rPr>
            <w:rStyle w:val="Hyperlink"/>
            <w:noProof/>
          </w:rPr>
          <w:t>Figure 36: Surface Hydro Feature - dependencies</w:t>
        </w:r>
        <w:r>
          <w:rPr>
            <w:noProof/>
            <w:webHidden/>
          </w:rPr>
          <w:tab/>
        </w:r>
        <w:r>
          <w:rPr>
            <w:noProof/>
            <w:webHidden/>
          </w:rPr>
          <w:fldChar w:fldCharType="begin"/>
        </w:r>
        <w:r>
          <w:rPr>
            <w:noProof/>
            <w:webHidden/>
          </w:rPr>
          <w:instrText xml:space="preserve"> PAGEREF _Toc463963549 \h </w:instrText>
        </w:r>
        <w:r>
          <w:rPr>
            <w:noProof/>
            <w:webHidden/>
          </w:rPr>
        </w:r>
        <w:r>
          <w:rPr>
            <w:noProof/>
            <w:webHidden/>
          </w:rPr>
          <w:fldChar w:fldCharType="separate"/>
        </w:r>
        <w:r>
          <w:rPr>
            <w:noProof/>
            <w:webHidden/>
          </w:rPr>
          <w:t>82</w:t>
        </w:r>
        <w:r>
          <w:rPr>
            <w:noProof/>
            <w:webHidden/>
          </w:rPr>
          <w:fldChar w:fldCharType="end"/>
        </w:r>
      </w:hyperlink>
    </w:p>
    <w:p w14:paraId="1291F1FC"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50" w:history="1">
        <w:r w:rsidRPr="009D2A37">
          <w:rPr>
            <w:rStyle w:val="Hyperlink"/>
            <w:noProof/>
          </w:rPr>
          <w:t>Figure 37: Channel Network realizing the catchment (UML class diagram)</w:t>
        </w:r>
        <w:r>
          <w:rPr>
            <w:noProof/>
            <w:webHidden/>
          </w:rPr>
          <w:tab/>
        </w:r>
        <w:r>
          <w:rPr>
            <w:noProof/>
            <w:webHidden/>
          </w:rPr>
          <w:fldChar w:fldCharType="begin"/>
        </w:r>
        <w:r>
          <w:rPr>
            <w:noProof/>
            <w:webHidden/>
          </w:rPr>
          <w:instrText xml:space="preserve"> PAGEREF _Toc463963550 \h </w:instrText>
        </w:r>
        <w:r>
          <w:rPr>
            <w:noProof/>
            <w:webHidden/>
          </w:rPr>
        </w:r>
        <w:r>
          <w:rPr>
            <w:noProof/>
            <w:webHidden/>
          </w:rPr>
          <w:fldChar w:fldCharType="separate"/>
        </w:r>
        <w:r>
          <w:rPr>
            <w:noProof/>
            <w:webHidden/>
          </w:rPr>
          <w:t>83</w:t>
        </w:r>
        <w:r>
          <w:rPr>
            <w:noProof/>
            <w:webHidden/>
          </w:rPr>
          <w:fldChar w:fldCharType="end"/>
        </w:r>
      </w:hyperlink>
    </w:p>
    <w:p w14:paraId="03FD08AC"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51" w:history="1">
        <w:r w:rsidRPr="009D2A37">
          <w:rPr>
            <w:rStyle w:val="Hyperlink"/>
            <w:noProof/>
          </w:rPr>
          <w:t>Figure 38: Depression and Channel realizing the outfall (UML class diagram)</w:t>
        </w:r>
        <w:r>
          <w:rPr>
            <w:noProof/>
            <w:webHidden/>
          </w:rPr>
          <w:tab/>
        </w:r>
        <w:r>
          <w:rPr>
            <w:noProof/>
            <w:webHidden/>
          </w:rPr>
          <w:fldChar w:fldCharType="begin"/>
        </w:r>
        <w:r>
          <w:rPr>
            <w:noProof/>
            <w:webHidden/>
          </w:rPr>
          <w:instrText xml:space="preserve"> PAGEREF _Toc463963551 \h </w:instrText>
        </w:r>
        <w:r>
          <w:rPr>
            <w:noProof/>
            <w:webHidden/>
          </w:rPr>
        </w:r>
        <w:r>
          <w:rPr>
            <w:noProof/>
            <w:webHidden/>
          </w:rPr>
          <w:fldChar w:fldCharType="separate"/>
        </w:r>
        <w:r>
          <w:rPr>
            <w:noProof/>
            <w:webHidden/>
          </w:rPr>
          <w:t>84</w:t>
        </w:r>
        <w:r>
          <w:rPr>
            <w:noProof/>
            <w:webHidden/>
          </w:rPr>
          <w:fldChar w:fldCharType="end"/>
        </w:r>
      </w:hyperlink>
    </w:p>
    <w:p w14:paraId="1D4263D6"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52" w:history="1">
        <w:r w:rsidRPr="009D2A37">
          <w:rPr>
            <w:rStyle w:val="Hyperlink"/>
            <w:noProof/>
          </w:rPr>
          <w:t>Figure 39: Hydrographic Network realizing the catchment (UML class diagram)</w:t>
        </w:r>
        <w:r>
          <w:rPr>
            <w:noProof/>
            <w:webHidden/>
          </w:rPr>
          <w:tab/>
        </w:r>
        <w:r>
          <w:rPr>
            <w:noProof/>
            <w:webHidden/>
          </w:rPr>
          <w:fldChar w:fldCharType="begin"/>
        </w:r>
        <w:r>
          <w:rPr>
            <w:noProof/>
            <w:webHidden/>
          </w:rPr>
          <w:instrText xml:space="preserve"> PAGEREF _Toc463963552 \h </w:instrText>
        </w:r>
        <w:r>
          <w:rPr>
            <w:noProof/>
            <w:webHidden/>
          </w:rPr>
        </w:r>
        <w:r>
          <w:rPr>
            <w:noProof/>
            <w:webHidden/>
          </w:rPr>
          <w:fldChar w:fldCharType="separate"/>
        </w:r>
        <w:r>
          <w:rPr>
            <w:noProof/>
            <w:webHidden/>
          </w:rPr>
          <w:t>88</w:t>
        </w:r>
        <w:r>
          <w:rPr>
            <w:noProof/>
            <w:webHidden/>
          </w:rPr>
          <w:fldChar w:fldCharType="end"/>
        </w:r>
      </w:hyperlink>
    </w:p>
    <w:p w14:paraId="16FCC8CF"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53" w:history="1">
        <w:r w:rsidRPr="009D2A37">
          <w:rPr>
            <w:rStyle w:val="Hyperlink"/>
            <w:noProof/>
          </w:rPr>
          <w:t>Figure 40: Water Body realizing the outfall (UML class diagram)</w:t>
        </w:r>
        <w:r>
          <w:rPr>
            <w:noProof/>
            <w:webHidden/>
          </w:rPr>
          <w:tab/>
        </w:r>
        <w:r>
          <w:rPr>
            <w:noProof/>
            <w:webHidden/>
          </w:rPr>
          <w:fldChar w:fldCharType="begin"/>
        </w:r>
        <w:r>
          <w:rPr>
            <w:noProof/>
            <w:webHidden/>
          </w:rPr>
          <w:instrText xml:space="preserve"> PAGEREF _Toc463963553 \h </w:instrText>
        </w:r>
        <w:r>
          <w:rPr>
            <w:noProof/>
            <w:webHidden/>
          </w:rPr>
        </w:r>
        <w:r>
          <w:rPr>
            <w:noProof/>
            <w:webHidden/>
          </w:rPr>
          <w:fldChar w:fldCharType="separate"/>
        </w:r>
        <w:r>
          <w:rPr>
            <w:noProof/>
            <w:webHidden/>
          </w:rPr>
          <w:t>89</w:t>
        </w:r>
        <w:r>
          <w:rPr>
            <w:noProof/>
            <w:webHidden/>
          </w:rPr>
          <w:fldChar w:fldCharType="end"/>
        </w:r>
      </w:hyperlink>
    </w:p>
    <w:p w14:paraId="7AB06C49"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54" w:history="1">
        <w:r w:rsidRPr="009D2A37">
          <w:rPr>
            <w:rStyle w:val="Hyperlink"/>
            <w:noProof/>
          </w:rPr>
          <w:t>Figure 41: Reservoir realizing the outfall (UML class diagram)</w:t>
        </w:r>
        <w:r>
          <w:rPr>
            <w:noProof/>
            <w:webHidden/>
          </w:rPr>
          <w:tab/>
        </w:r>
        <w:r>
          <w:rPr>
            <w:noProof/>
            <w:webHidden/>
          </w:rPr>
          <w:fldChar w:fldCharType="begin"/>
        </w:r>
        <w:r>
          <w:rPr>
            <w:noProof/>
            <w:webHidden/>
          </w:rPr>
          <w:instrText xml:space="preserve"> PAGEREF _Toc463963554 \h </w:instrText>
        </w:r>
        <w:r>
          <w:rPr>
            <w:noProof/>
            <w:webHidden/>
          </w:rPr>
        </w:r>
        <w:r>
          <w:rPr>
            <w:noProof/>
            <w:webHidden/>
          </w:rPr>
          <w:fldChar w:fldCharType="separate"/>
        </w:r>
        <w:r>
          <w:rPr>
            <w:noProof/>
            <w:webHidden/>
          </w:rPr>
          <w:t>94</w:t>
        </w:r>
        <w:r>
          <w:rPr>
            <w:noProof/>
            <w:webHidden/>
          </w:rPr>
          <w:fldChar w:fldCharType="end"/>
        </w:r>
      </w:hyperlink>
    </w:p>
    <w:p w14:paraId="5D372A79"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55" w:history="1">
        <w:r w:rsidRPr="009D2A37">
          <w:rPr>
            <w:rStyle w:val="Hyperlink"/>
            <w:noProof/>
          </w:rPr>
          <w:t>Figure 42: Hydrometric Network – dependencies</w:t>
        </w:r>
        <w:r>
          <w:rPr>
            <w:noProof/>
            <w:webHidden/>
          </w:rPr>
          <w:tab/>
        </w:r>
        <w:r>
          <w:rPr>
            <w:noProof/>
            <w:webHidden/>
          </w:rPr>
          <w:fldChar w:fldCharType="begin"/>
        </w:r>
        <w:r>
          <w:rPr>
            <w:noProof/>
            <w:webHidden/>
          </w:rPr>
          <w:instrText xml:space="preserve"> PAGEREF _Toc463963555 \h </w:instrText>
        </w:r>
        <w:r>
          <w:rPr>
            <w:noProof/>
            <w:webHidden/>
          </w:rPr>
        </w:r>
        <w:r>
          <w:rPr>
            <w:noProof/>
            <w:webHidden/>
          </w:rPr>
          <w:fldChar w:fldCharType="separate"/>
        </w:r>
        <w:r>
          <w:rPr>
            <w:noProof/>
            <w:webHidden/>
          </w:rPr>
          <w:t>95</w:t>
        </w:r>
        <w:r>
          <w:rPr>
            <w:noProof/>
            <w:webHidden/>
          </w:rPr>
          <w:fldChar w:fldCharType="end"/>
        </w:r>
      </w:hyperlink>
    </w:p>
    <w:p w14:paraId="28654AD6"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56" w:history="1">
        <w:r w:rsidRPr="009D2A37">
          <w:rPr>
            <w:rStyle w:val="Hyperlink"/>
            <w:noProof/>
          </w:rPr>
          <w:t>Figure 43: Hydrome</w:t>
        </w:r>
        <w:r w:rsidRPr="009D2A37">
          <w:rPr>
            <w:rStyle w:val="Hyperlink"/>
            <w:noProof/>
          </w:rPr>
          <w:t>t</w:t>
        </w:r>
        <w:r w:rsidRPr="009D2A37">
          <w:rPr>
            <w:rStyle w:val="Hyperlink"/>
            <w:noProof/>
          </w:rPr>
          <w:t>ric network and hydrometric feature realizing catchment and outfall (UML class diagram)</w:t>
        </w:r>
        <w:r>
          <w:rPr>
            <w:noProof/>
            <w:webHidden/>
          </w:rPr>
          <w:tab/>
        </w:r>
        <w:r>
          <w:rPr>
            <w:noProof/>
            <w:webHidden/>
          </w:rPr>
          <w:fldChar w:fldCharType="begin"/>
        </w:r>
        <w:r>
          <w:rPr>
            <w:noProof/>
            <w:webHidden/>
          </w:rPr>
          <w:instrText xml:space="preserve"> PAGEREF _Toc463963556 \h </w:instrText>
        </w:r>
        <w:r>
          <w:rPr>
            <w:noProof/>
            <w:webHidden/>
          </w:rPr>
        </w:r>
        <w:r>
          <w:rPr>
            <w:noProof/>
            <w:webHidden/>
          </w:rPr>
          <w:fldChar w:fldCharType="separate"/>
        </w:r>
        <w:r>
          <w:rPr>
            <w:noProof/>
            <w:webHidden/>
          </w:rPr>
          <w:t>96</w:t>
        </w:r>
        <w:r>
          <w:rPr>
            <w:noProof/>
            <w:webHidden/>
          </w:rPr>
          <w:fldChar w:fldCharType="end"/>
        </w:r>
      </w:hyperlink>
    </w:p>
    <w:p w14:paraId="2F32540F" w14:textId="77777777" w:rsidR="008D4EE7" w:rsidRDefault="001155BB">
      <w:pPr>
        <w:spacing w:after="0"/>
        <w:rPr>
          <w:lang w:val="en-GB" w:eastAsia="en-GB"/>
        </w:rPr>
      </w:pPr>
      <w:r>
        <w:rPr>
          <w:lang w:val="en-GB" w:eastAsia="en-GB"/>
        </w:rPr>
        <w:fldChar w:fldCharType="end"/>
      </w:r>
    </w:p>
    <w:p w14:paraId="0C3FEAD4" w14:textId="77777777" w:rsidR="00C33EA5" w:rsidRDefault="00C33EA5" w:rsidP="008D4EE7">
      <w:pPr>
        <w:pStyle w:val="Inhaltsverzeichnisberschrift"/>
        <w:rPr>
          <w:color w:val="auto"/>
        </w:rPr>
      </w:pPr>
    </w:p>
    <w:p w14:paraId="67323B13" w14:textId="46890E37" w:rsidR="008D4EE7" w:rsidRPr="008E510D" w:rsidRDefault="00145C24" w:rsidP="008D4EE7">
      <w:pPr>
        <w:pStyle w:val="Inhaltsverzeichnisberschrift"/>
        <w:rPr>
          <w:color w:val="auto"/>
        </w:rPr>
      </w:pPr>
      <w:r>
        <w:rPr>
          <w:color w:val="auto"/>
        </w:rPr>
        <w:t>Table</w:t>
      </w:r>
      <w:r w:rsidR="008D4EE7">
        <w:rPr>
          <w:color w:val="auto"/>
        </w:rPr>
        <w:t>s</w:t>
      </w:r>
    </w:p>
    <w:p w14:paraId="61550052" w14:textId="77777777" w:rsidR="00683144" w:rsidRDefault="008D4EE7">
      <w:pPr>
        <w:pStyle w:val="Abbildungsverzeichnis"/>
        <w:tabs>
          <w:tab w:val="right" w:leader="dot" w:pos="8630"/>
        </w:tabs>
        <w:rPr>
          <w:rFonts w:asciiTheme="minorHAnsi" w:eastAsiaTheme="minorEastAsia" w:hAnsiTheme="minorHAnsi" w:cstheme="minorBidi"/>
          <w:noProof/>
          <w:sz w:val="22"/>
          <w:szCs w:val="22"/>
          <w:lang w:val="en-US" w:eastAsia="en-US"/>
        </w:rPr>
      </w:pPr>
      <w:r>
        <w:rPr>
          <w:lang w:val="de-DE"/>
        </w:rPr>
        <w:fldChar w:fldCharType="begin"/>
      </w:r>
      <w:r w:rsidRPr="005F7C31">
        <w:rPr>
          <w:lang w:val="en-US"/>
        </w:rPr>
        <w:instrText xml:space="preserve"> TOC \h \z \c "Table" </w:instrText>
      </w:r>
      <w:r>
        <w:rPr>
          <w:lang w:val="de-DE"/>
        </w:rPr>
        <w:fldChar w:fldCharType="separate"/>
      </w:r>
      <w:hyperlink w:anchor="_Toc463963559" w:history="1">
        <w:r w:rsidR="00683144" w:rsidRPr="0066718C">
          <w:rPr>
            <w:rStyle w:val="Hyperlink"/>
            <w:noProof/>
            <w:highlight w:val="yellow"/>
          </w:rPr>
          <w:t>Table 1: HY_Features concepts comparable with the OGC Linear</w:t>
        </w:r>
        <w:r w:rsidR="00683144" w:rsidRPr="0066718C">
          <w:rPr>
            <w:rStyle w:val="Hyperlink"/>
            <w:rFonts w:eastAsia="MS Mincho"/>
            <w:noProof/>
            <w:highlight w:val="yellow"/>
            <w:lang w:val="en-AU"/>
          </w:rPr>
          <w:t xml:space="preserve"> referencing model</w:t>
        </w:r>
        <w:r w:rsidR="00683144">
          <w:rPr>
            <w:noProof/>
            <w:webHidden/>
          </w:rPr>
          <w:tab/>
        </w:r>
        <w:r w:rsidR="00683144">
          <w:rPr>
            <w:noProof/>
            <w:webHidden/>
          </w:rPr>
          <w:fldChar w:fldCharType="begin"/>
        </w:r>
        <w:r w:rsidR="00683144">
          <w:rPr>
            <w:noProof/>
            <w:webHidden/>
          </w:rPr>
          <w:instrText xml:space="preserve"> PAGEREF _Toc463963559 \h </w:instrText>
        </w:r>
        <w:r w:rsidR="00683144">
          <w:rPr>
            <w:noProof/>
            <w:webHidden/>
          </w:rPr>
        </w:r>
        <w:r w:rsidR="00683144">
          <w:rPr>
            <w:noProof/>
            <w:webHidden/>
          </w:rPr>
          <w:fldChar w:fldCharType="separate"/>
        </w:r>
        <w:r w:rsidR="00683144">
          <w:rPr>
            <w:noProof/>
            <w:webHidden/>
          </w:rPr>
          <w:t>45</w:t>
        </w:r>
        <w:r w:rsidR="00683144">
          <w:rPr>
            <w:noProof/>
            <w:webHidden/>
          </w:rPr>
          <w:fldChar w:fldCharType="end"/>
        </w:r>
      </w:hyperlink>
    </w:p>
    <w:p w14:paraId="14FA38C3"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60" w:history="1">
        <w:r w:rsidRPr="0066718C">
          <w:rPr>
            <w:rStyle w:val="Hyperlink"/>
            <w:noProof/>
            <w:highlight w:val="yellow"/>
          </w:rPr>
          <w:t xml:space="preserve">Table 2: HY_Features concepts comparable with the </w:t>
        </w:r>
        <w:r w:rsidRPr="0066718C">
          <w:rPr>
            <w:rStyle w:val="Hyperlink"/>
            <w:rFonts w:eastAsia="MS Mincho"/>
            <w:noProof/>
            <w:highlight w:val="yellow"/>
            <w:lang w:val="en-AU"/>
          </w:rPr>
          <w:t xml:space="preserve">OGC </w:t>
        </w:r>
        <w:r w:rsidRPr="0066718C">
          <w:rPr>
            <w:rStyle w:val="Hyperlink"/>
            <w:noProof/>
            <w:highlight w:val="yellow"/>
          </w:rPr>
          <w:t>Network navigation</w:t>
        </w:r>
        <w:r w:rsidRPr="0066718C">
          <w:rPr>
            <w:rStyle w:val="Hyperlink"/>
            <w:rFonts w:eastAsia="MS Mincho"/>
            <w:noProof/>
            <w:highlight w:val="yellow"/>
            <w:lang w:val="en-AU"/>
          </w:rPr>
          <w:t xml:space="preserve"> model</w:t>
        </w:r>
        <w:r>
          <w:rPr>
            <w:noProof/>
            <w:webHidden/>
          </w:rPr>
          <w:tab/>
        </w:r>
        <w:r>
          <w:rPr>
            <w:noProof/>
            <w:webHidden/>
          </w:rPr>
          <w:fldChar w:fldCharType="begin"/>
        </w:r>
        <w:r>
          <w:rPr>
            <w:noProof/>
            <w:webHidden/>
          </w:rPr>
          <w:instrText xml:space="preserve"> PAGEREF _Toc463963560 \h </w:instrText>
        </w:r>
        <w:r>
          <w:rPr>
            <w:noProof/>
            <w:webHidden/>
          </w:rPr>
        </w:r>
        <w:r>
          <w:rPr>
            <w:noProof/>
            <w:webHidden/>
          </w:rPr>
          <w:fldChar w:fldCharType="separate"/>
        </w:r>
        <w:r>
          <w:rPr>
            <w:noProof/>
            <w:webHidden/>
          </w:rPr>
          <w:t>51</w:t>
        </w:r>
        <w:r>
          <w:rPr>
            <w:noProof/>
            <w:webHidden/>
          </w:rPr>
          <w:fldChar w:fldCharType="end"/>
        </w:r>
      </w:hyperlink>
    </w:p>
    <w:p w14:paraId="5E6044B0" w14:textId="77777777" w:rsidR="00683144" w:rsidRDefault="00683144">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61" w:history="1">
        <w:r w:rsidRPr="0066718C">
          <w:rPr>
            <w:rStyle w:val="Hyperlink"/>
            <w:noProof/>
          </w:rPr>
          <w:t>Table 3: HY_Features modules, concepts reflected, and leaf packages included</w:t>
        </w:r>
        <w:r>
          <w:rPr>
            <w:noProof/>
            <w:webHidden/>
          </w:rPr>
          <w:tab/>
        </w:r>
        <w:r>
          <w:rPr>
            <w:noProof/>
            <w:webHidden/>
          </w:rPr>
          <w:fldChar w:fldCharType="begin"/>
        </w:r>
        <w:r>
          <w:rPr>
            <w:noProof/>
            <w:webHidden/>
          </w:rPr>
          <w:instrText xml:space="preserve"> PAGEREF _Toc463963561 \h </w:instrText>
        </w:r>
        <w:r>
          <w:rPr>
            <w:noProof/>
            <w:webHidden/>
          </w:rPr>
        </w:r>
        <w:r>
          <w:rPr>
            <w:noProof/>
            <w:webHidden/>
          </w:rPr>
          <w:fldChar w:fldCharType="separate"/>
        </w:r>
        <w:r>
          <w:rPr>
            <w:noProof/>
            <w:webHidden/>
          </w:rPr>
          <w:t>52</w:t>
        </w:r>
        <w:r>
          <w:rPr>
            <w:noProof/>
            <w:webHidden/>
          </w:rPr>
          <w:fldChar w:fldCharType="end"/>
        </w:r>
      </w:hyperlink>
    </w:p>
    <w:p w14:paraId="78753813" w14:textId="06D7CB1F" w:rsidR="00E83400" w:rsidRDefault="008D4EE7">
      <w:pPr>
        <w:spacing w:after="0"/>
        <w:rPr>
          <w:lang w:val="de-DE"/>
        </w:rPr>
      </w:pPr>
      <w:r>
        <w:rPr>
          <w:lang w:val="de-DE"/>
        </w:rPr>
        <w:fldChar w:fldCharType="end"/>
      </w:r>
    </w:p>
    <w:p w14:paraId="19DD43F5" w14:textId="0AAA68F4" w:rsidR="003E4BDF" w:rsidRPr="005B5062" w:rsidRDefault="00C260BD" w:rsidP="003E4BDF">
      <w:pPr>
        <w:pStyle w:val="Inhaltsverzeichnisberschrift"/>
        <w:rPr>
          <w:color w:val="auto"/>
        </w:rPr>
      </w:pPr>
      <w:r w:rsidRPr="00C260BD">
        <w:rPr>
          <w:color w:val="auto"/>
        </w:rPr>
        <w:t xml:space="preserve">List of </w:t>
      </w:r>
      <w:r w:rsidR="00E83400" w:rsidRPr="00C260BD">
        <w:rPr>
          <w:color w:val="auto"/>
        </w:rPr>
        <w:t xml:space="preserve">Requirements </w:t>
      </w:r>
    </w:p>
    <w:p w14:paraId="3EC23C56" w14:textId="77777777" w:rsidR="00683144" w:rsidRDefault="003E4BDF" w:rsidP="005B5062">
      <w:pPr>
        <w:pStyle w:val="Abbildungsverzeichnis"/>
        <w:tabs>
          <w:tab w:val="right" w:leader="dot" w:pos="8630"/>
        </w:tabs>
        <w:rPr>
          <w:rStyle w:val="Hyperlink"/>
          <w:noProof/>
        </w:rPr>
        <w:sectPr w:rsidR="00683144" w:rsidSect="003E4BDF">
          <w:headerReference w:type="even" r:id="rId10"/>
          <w:headerReference w:type="default" r:id="rId11"/>
          <w:footerReference w:type="even" r:id="rId12"/>
          <w:footerReference w:type="default" r:id="rId13"/>
          <w:footerReference w:type="first" r:id="rId14"/>
          <w:type w:val="continuous"/>
          <w:pgSz w:w="12240" w:h="15840"/>
          <w:pgMar w:top="1440" w:right="1800" w:bottom="1440" w:left="1800" w:header="720" w:footer="720" w:gutter="0"/>
          <w:pgNumType w:fmt="lowerRoman"/>
          <w:cols w:space="720"/>
          <w:titlePg/>
          <w:docGrid w:linePitch="360"/>
        </w:sectPr>
      </w:pPr>
      <w:r w:rsidRPr="005B5062">
        <w:rPr>
          <w:rStyle w:val="Hyperlink"/>
          <w:noProof/>
        </w:rPr>
        <w:fldChar w:fldCharType="begin"/>
      </w:r>
      <w:r w:rsidRPr="005B5062">
        <w:rPr>
          <w:rStyle w:val="Hyperlink"/>
          <w:noProof/>
        </w:rPr>
        <w:instrText xml:space="preserve"> INDEX \e "</w:instrText>
      </w:r>
      <w:r w:rsidRPr="005B5062">
        <w:rPr>
          <w:rStyle w:val="Hyperlink"/>
          <w:noProof/>
        </w:rPr>
        <w:tab/>
        <w:instrText xml:space="preserve">" \c "1" \z "1033" </w:instrText>
      </w:r>
      <w:r w:rsidRPr="005B5062">
        <w:rPr>
          <w:rStyle w:val="Hyperlink"/>
          <w:noProof/>
        </w:rPr>
        <w:fldChar w:fldCharType="separate"/>
      </w:r>
    </w:p>
    <w:p w14:paraId="3C917C32" w14:textId="77777777" w:rsidR="00683144" w:rsidRDefault="00683144">
      <w:pPr>
        <w:pStyle w:val="Index1"/>
        <w:tabs>
          <w:tab w:val="right" w:leader="dot" w:pos="8630"/>
        </w:tabs>
        <w:rPr>
          <w:noProof/>
        </w:rPr>
      </w:pPr>
      <w:r w:rsidRPr="00893D55">
        <w:rPr>
          <w:noProof/>
          <w:color w:val="0000FF"/>
          <w:u w:val="single"/>
        </w:rPr>
        <w:lastRenderedPageBreak/>
        <w:t>/req/ hy_features_conceptual_model/identifiers</w:t>
      </w:r>
      <w:r>
        <w:rPr>
          <w:noProof/>
        </w:rPr>
        <w:tab/>
        <w:t>55</w:t>
      </w:r>
    </w:p>
    <w:p w14:paraId="3456528C" w14:textId="77777777" w:rsidR="00683144" w:rsidRDefault="00683144">
      <w:pPr>
        <w:pStyle w:val="Index1"/>
        <w:tabs>
          <w:tab w:val="right" w:leader="dot" w:pos="8630"/>
        </w:tabs>
        <w:rPr>
          <w:noProof/>
        </w:rPr>
      </w:pPr>
      <w:r w:rsidRPr="00893D55">
        <w:rPr>
          <w:noProof/>
          <w:color w:val="0000FF"/>
          <w:u w:val="single"/>
        </w:rPr>
        <w:t>/req/ hy_features_conceptual_model/mapping</w:t>
      </w:r>
      <w:r>
        <w:rPr>
          <w:noProof/>
        </w:rPr>
        <w:tab/>
        <w:t>54</w:t>
      </w:r>
    </w:p>
    <w:p w14:paraId="6EA98A2A" w14:textId="77777777" w:rsidR="00683144" w:rsidRDefault="00683144">
      <w:pPr>
        <w:pStyle w:val="Index1"/>
        <w:tabs>
          <w:tab w:val="right" w:leader="dot" w:pos="8630"/>
        </w:tabs>
        <w:rPr>
          <w:noProof/>
        </w:rPr>
      </w:pPr>
      <w:r w:rsidRPr="00893D55">
        <w:rPr>
          <w:noProof/>
          <w:color w:val="0000FF"/>
          <w:u w:val="single"/>
        </w:rPr>
        <w:t>/req/hy_hydrofeature/19103</w:t>
      </w:r>
      <w:r>
        <w:rPr>
          <w:noProof/>
        </w:rPr>
        <w:tab/>
        <w:t>58</w:t>
      </w:r>
    </w:p>
    <w:p w14:paraId="79266E22" w14:textId="77777777" w:rsidR="00683144" w:rsidRDefault="00683144">
      <w:pPr>
        <w:pStyle w:val="Index1"/>
        <w:tabs>
          <w:tab w:val="right" w:leader="dot" w:pos="8630"/>
        </w:tabs>
        <w:rPr>
          <w:noProof/>
        </w:rPr>
      </w:pPr>
      <w:r w:rsidRPr="00893D55">
        <w:rPr>
          <w:noProof/>
          <w:color w:val="0000FF"/>
          <w:u w:val="single"/>
        </w:rPr>
        <w:t>/req/hy_hydrofeature/topic1</w:t>
      </w:r>
      <w:r>
        <w:rPr>
          <w:noProof/>
        </w:rPr>
        <w:tab/>
        <w:t>58</w:t>
      </w:r>
    </w:p>
    <w:p w14:paraId="525BF860" w14:textId="77777777" w:rsidR="00683144" w:rsidRDefault="00683144">
      <w:pPr>
        <w:pStyle w:val="Index1"/>
        <w:tabs>
          <w:tab w:val="right" w:leader="dot" w:pos="8630"/>
        </w:tabs>
        <w:rPr>
          <w:noProof/>
        </w:rPr>
      </w:pPr>
      <w:r w:rsidRPr="00893D55">
        <w:rPr>
          <w:noProof/>
          <w:color w:val="0000FF"/>
          <w:u w:val="single"/>
        </w:rPr>
        <w:t>/req/hy_hydrofeature/topic19</w:t>
      </w:r>
      <w:r>
        <w:rPr>
          <w:noProof/>
        </w:rPr>
        <w:tab/>
        <w:t>58</w:t>
      </w:r>
    </w:p>
    <w:p w14:paraId="2D54559D" w14:textId="77777777" w:rsidR="00683144" w:rsidRDefault="00683144">
      <w:pPr>
        <w:pStyle w:val="Index1"/>
        <w:tabs>
          <w:tab w:val="right" w:leader="dot" w:pos="8630"/>
        </w:tabs>
        <w:rPr>
          <w:noProof/>
        </w:rPr>
      </w:pPr>
      <w:r w:rsidRPr="00893D55">
        <w:rPr>
          <w:noProof/>
          <w:color w:val="0000FF"/>
          <w:u w:val="single"/>
        </w:rPr>
        <w:t>/req/hy_hydrofeature/topic2</w:t>
      </w:r>
      <w:r>
        <w:rPr>
          <w:noProof/>
        </w:rPr>
        <w:tab/>
        <w:t>58</w:t>
      </w:r>
    </w:p>
    <w:p w14:paraId="59EB9BBB" w14:textId="77777777" w:rsidR="00683144" w:rsidRDefault="00683144" w:rsidP="005B5062">
      <w:pPr>
        <w:pStyle w:val="Abbildungsverzeichnis"/>
        <w:tabs>
          <w:tab w:val="right" w:leader="dot" w:pos="8630"/>
        </w:tabs>
        <w:rPr>
          <w:rStyle w:val="Hyperlink"/>
          <w:noProof/>
        </w:rPr>
        <w:sectPr w:rsidR="00683144" w:rsidSect="00683144">
          <w:type w:val="continuous"/>
          <w:pgSz w:w="12240" w:h="15840"/>
          <w:pgMar w:top="1440" w:right="1800" w:bottom="1440" w:left="1800" w:header="720" w:footer="720" w:gutter="0"/>
          <w:pgNumType w:fmt="lowerRoman"/>
          <w:cols w:space="720"/>
          <w:titlePg/>
          <w:docGrid w:linePitch="360"/>
        </w:sectPr>
      </w:pPr>
    </w:p>
    <w:p w14:paraId="5884CD51" w14:textId="3078DF72" w:rsidR="003E4BDF" w:rsidRPr="003E4BDF" w:rsidRDefault="003E4BDF" w:rsidP="005B5062">
      <w:pPr>
        <w:pStyle w:val="Abbildungsverzeichnis"/>
        <w:tabs>
          <w:tab w:val="right" w:leader="dot" w:pos="8630"/>
        </w:tabs>
      </w:pPr>
      <w:r w:rsidRPr="005B5062">
        <w:rPr>
          <w:rStyle w:val="Hyperlink"/>
          <w:noProof/>
        </w:rPr>
        <w:lastRenderedPageBreak/>
        <w:fldChar w:fldCharType="end"/>
      </w:r>
    </w:p>
    <w:p w14:paraId="08BB9F93" w14:textId="5B6BEE03" w:rsidR="00C462F6" w:rsidRPr="00C007FB" w:rsidRDefault="00C462F6" w:rsidP="00C260BD">
      <w:pPr>
        <w:pStyle w:val="Inhaltsverzeichnisberschrift"/>
        <w:rPr>
          <w:color w:val="auto"/>
        </w:rPr>
      </w:pPr>
      <w:r w:rsidRPr="00C007FB">
        <w:rPr>
          <w:color w:val="auto"/>
        </w:rPr>
        <w:br w:type="page"/>
      </w:r>
    </w:p>
    <w:p w14:paraId="2FF42861" w14:textId="77777777" w:rsidR="007F6680" w:rsidRPr="008E510D" w:rsidRDefault="007F6680" w:rsidP="00450C77">
      <w:pPr>
        <w:pStyle w:val="introelements"/>
        <w:jc w:val="both"/>
      </w:pPr>
      <w:r w:rsidRPr="008E510D">
        <w:lastRenderedPageBreak/>
        <w:t>Abstract</w:t>
      </w:r>
    </w:p>
    <w:p w14:paraId="44F7B595" w14:textId="51A157F4" w:rsidR="00437E50" w:rsidRPr="008E510D" w:rsidRDefault="00437E50" w:rsidP="00450C77">
      <w:pPr>
        <w:pStyle w:val="StandardWeb"/>
        <w:jc w:val="both"/>
        <w:rPr>
          <w:lang w:val="en-US"/>
        </w:rPr>
      </w:pPr>
      <w:r w:rsidRPr="008E510D">
        <w:rPr>
          <w:lang w:val="en-US"/>
        </w:rPr>
        <w:t xml:space="preserve">The OGC </w:t>
      </w:r>
      <w:r w:rsidR="00CF4A7F" w:rsidRPr="00CF4A7F">
        <w:rPr>
          <w:lang w:val="en-US"/>
        </w:rPr>
        <w:t>Surface Hydrology Features (HY_Features)</w:t>
      </w:r>
      <w:r w:rsidR="00CF4A7F">
        <w:rPr>
          <w:lang w:val="en-US"/>
        </w:rPr>
        <w:t xml:space="preserve"> </w:t>
      </w:r>
      <w:r w:rsidRPr="008E510D">
        <w:rPr>
          <w:lang w:val="en-US"/>
        </w:rPr>
        <w:t xml:space="preserve">implementation standard defines a standard information model for the identification of </w:t>
      </w:r>
      <w:r w:rsidR="00CF4A7F">
        <w:rPr>
          <w:lang w:val="en-US"/>
        </w:rPr>
        <w:t xml:space="preserve">surface </w:t>
      </w:r>
      <w:r w:rsidRPr="008E510D">
        <w:rPr>
          <w:lang w:val="en-US"/>
        </w:rPr>
        <w:t xml:space="preserve">hydrologic features independent </w:t>
      </w:r>
      <w:r w:rsidR="00CF4A7F">
        <w:rPr>
          <w:lang w:val="en-US"/>
        </w:rPr>
        <w:t>of</w:t>
      </w:r>
      <w:r w:rsidRPr="008E510D">
        <w:rPr>
          <w:lang w:val="en-US"/>
        </w:rPr>
        <w:t xml:space="preserve"> geometric representation and scale. The conceptual model describes hydrologic features by defining the fundamental relationships among major components of the hydrosphere. This includes relationships such as the hierarchy of catchments, the segmentation of watercourses, and the topological connectivity of hydrologic features</w:t>
      </w:r>
      <w:r w:rsidR="004423BE">
        <w:rPr>
          <w:lang w:val="en-US"/>
        </w:rPr>
        <w:t xml:space="preserve"> such as </w:t>
      </w:r>
      <w:r w:rsidR="00AA15D6">
        <w:rPr>
          <w:lang w:val="en-US"/>
        </w:rPr>
        <w:t xml:space="preserve">catchment </w:t>
      </w:r>
      <w:r w:rsidR="00CF4A7F">
        <w:rPr>
          <w:lang w:val="en-US"/>
        </w:rPr>
        <w:t>and water bodies</w:t>
      </w:r>
      <w:r w:rsidRPr="008E510D">
        <w:rPr>
          <w:lang w:val="en-US"/>
        </w:rPr>
        <w:t>.</w:t>
      </w:r>
    </w:p>
    <w:p w14:paraId="6DFE018C" w14:textId="2F569CA6" w:rsidR="00437E50" w:rsidRPr="008E510D" w:rsidRDefault="00437E50" w:rsidP="00450C77">
      <w:pPr>
        <w:pStyle w:val="StandardWeb"/>
        <w:jc w:val="both"/>
        <w:rPr>
          <w:lang w:val="en-US"/>
        </w:rPr>
      </w:pPr>
      <w:r w:rsidRPr="008E510D">
        <w:rPr>
          <w:lang w:val="en-US"/>
        </w:rPr>
        <w:t xml:space="preserve">The standard is based on the concept that a given hydrologic feature may have multiple representations. This supports referencing the same feature(s) in different information systems </w:t>
      </w:r>
      <w:r w:rsidR="00CF4A7F">
        <w:rPr>
          <w:lang w:val="en-US"/>
        </w:rPr>
        <w:t xml:space="preserve">or products </w:t>
      </w:r>
      <w:bookmarkStart w:id="3" w:name="_GoBack"/>
      <w:ins w:id="4" w:author="GRDC/ID" w:date="2016-09-16T09:35:00Z">
        <w:r w:rsidR="006E545A" w:rsidRPr="006E545A">
          <w:rPr>
            <w:highlight w:val="yellow"/>
            <w:lang w:val="en-US"/>
            <w:rPrChange w:id="5" w:author="GRDC/ID" w:date="2016-09-16T09:35:00Z">
              <w:rPr>
                <w:lang w:val="en-US"/>
              </w:rPr>
            </w:rPrChange>
          </w:rPr>
          <w:t>assisting the organization on having integrated information system. Moreover, this model also supports the</w:t>
        </w:r>
        <w:r w:rsidR="006E545A" w:rsidRPr="006B7AC4">
          <w:rPr>
            <w:lang w:val="en-US"/>
          </w:rPr>
          <w:t xml:space="preserve"> </w:t>
        </w:r>
      </w:ins>
      <w:bookmarkEnd w:id="3"/>
      <w:r w:rsidRPr="008E510D">
        <w:rPr>
          <w:lang w:val="en-US"/>
        </w:rPr>
        <w:t xml:space="preserve">cataloging of observations, model results, or other studies of a feature. The ability to represent the same </w:t>
      </w:r>
      <w:r w:rsidR="00AA15D6">
        <w:rPr>
          <w:lang w:val="en-US"/>
        </w:rPr>
        <w:t>catchment</w:t>
      </w:r>
      <w:r w:rsidRPr="008E510D">
        <w:rPr>
          <w:lang w:val="en-US"/>
        </w:rPr>
        <w:t>, river, or other hydrologic feature in several ways is critical to aggregation of cross-referenced features into integrated datasets and data products on global, regional, or basin scales.</w:t>
      </w:r>
    </w:p>
    <w:p w14:paraId="2E04B9B4" w14:textId="1FF61E4B" w:rsidR="002D268C" w:rsidRPr="008E510D" w:rsidRDefault="004423BE" w:rsidP="00450C77">
      <w:pPr>
        <w:pStyle w:val="StandardWeb"/>
        <w:jc w:val="both"/>
        <w:rPr>
          <w:lang w:val="en-US"/>
        </w:rPr>
      </w:pPr>
      <w:r>
        <w:rPr>
          <w:lang w:val="en-US"/>
        </w:rPr>
        <w:t>H</w:t>
      </w:r>
      <w:r w:rsidR="00437E50" w:rsidRPr="008E510D">
        <w:rPr>
          <w:lang w:val="en-US"/>
        </w:rPr>
        <w:t>ydrologic feature types are defined using the OGC General Feature Model (ISO</w:t>
      </w:r>
      <w:r w:rsidR="00E8076C">
        <w:rPr>
          <w:lang w:val="en-US"/>
        </w:rPr>
        <w:t xml:space="preserve"> </w:t>
      </w:r>
      <w:r w:rsidR="00437E50" w:rsidRPr="008E510D">
        <w:rPr>
          <w:lang w:val="en-US"/>
        </w:rPr>
        <w:t xml:space="preserve">19109:2006) with reference to definitions </w:t>
      </w:r>
      <w:r>
        <w:rPr>
          <w:lang w:val="en-US"/>
        </w:rPr>
        <w:t>from</w:t>
      </w:r>
      <w:r w:rsidR="00437E50" w:rsidRPr="008E510D">
        <w:rPr>
          <w:lang w:val="en-US"/>
        </w:rPr>
        <w:t xml:space="preserve"> the International Glossary for Hydrology. The conceptual model is expressed in the Geographic Information Conceptual Schema Language (ISO</w:t>
      </w:r>
      <w:r w:rsidR="00E8076C">
        <w:rPr>
          <w:lang w:val="en-US"/>
        </w:rPr>
        <w:t xml:space="preserve"> </w:t>
      </w:r>
      <w:r w:rsidR="00437E50" w:rsidRPr="008E510D">
        <w:rPr>
          <w:lang w:val="en-US"/>
        </w:rPr>
        <w:t>19103:2005) using the Unified Modeling Language (UML).</w:t>
      </w:r>
      <w:r w:rsidR="002D268C" w:rsidRPr="008E510D">
        <w:rPr>
          <w:lang w:val="en-US"/>
        </w:rPr>
        <w:t xml:space="preserve"> </w:t>
      </w:r>
    </w:p>
    <w:p w14:paraId="0654E7A4" w14:textId="77777777" w:rsidR="009A7B37" w:rsidRPr="008E510D" w:rsidRDefault="009A7B37" w:rsidP="00450C77">
      <w:pPr>
        <w:pStyle w:val="introelements"/>
        <w:jc w:val="both"/>
      </w:pPr>
      <w:r w:rsidRPr="008E510D">
        <w:t>Keywords</w:t>
      </w:r>
    </w:p>
    <w:p w14:paraId="302C1AA9" w14:textId="77777777" w:rsidR="004C414A" w:rsidRPr="008E510D" w:rsidRDefault="004C414A" w:rsidP="00450C77">
      <w:pPr>
        <w:jc w:val="both"/>
      </w:pPr>
      <w:r w:rsidRPr="008E510D">
        <w:t>The following are keywords to be used by search engines and document catalogues.</w:t>
      </w:r>
    </w:p>
    <w:p w14:paraId="27078696" w14:textId="1EDC6FA4" w:rsidR="004C414A" w:rsidRPr="008E510D" w:rsidRDefault="004C414A" w:rsidP="00450C77">
      <w:pPr>
        <w:jc w:val="both"/>
      </w:pPr>
      <w:proofErr w:type="spellStart"/>
      <w:r w:rsidRPr="008E510D">
        <w:t>ogcdoc</w:t>
      </w:r>
      <w:proofErr w:type="spellEnd"/>
      <w:r w:rsidRPr="008E510D">
        <w:t>, OGC document, hydrology, feature, identification, conceptual model, UML, implementation standard</w:t>
      </w:r>
      <w:r w:rsidR="006E545A">
        <w:t>, hydrology model.</w:t>
      </w:r>
    </w:p>
    <w:p w14:paraId="5639348D" w14:textId="77777777" w:rsidR="009A7B37" w:rsidRPr="008E510D" w:rsidRDefault="009A7B37" w:rsidP="00450C77">
      <w:pPr>
        <w:pStyle w:val="introelements"/>
        <w:jc w:val="both"/>
      </w:pPr>
      <w:r w:rsidRPr="008E510D">
        <w:t>Preface</w:t>
      </w:r>
      <w:bookmarkEnd w:id="2"/>
    </w:p>
    <w:p w14:paraId="6AE6D084" w14:textId="32D7DB19" w:rsidR="004C414A" w:rsidRPr="008E510D" w:rsidRDefault="004C414A" w:rsidP="00450C77">
      <w:pPr>
        <w:pStyle w:val="StandardWeb"/>
        <w:jc w:val="both"/>
        <w:rPr>
          <w:lang w:val="en-US"/>
        </w:rPr>
      </w:pPr>
      <w:r w:rsidRPr="008E510D">
        <w:rPr>
          <w:lang w:val="en-US"/>
        </w:rPr>
        <w:t xml:space="preserve">This standard defines the HY_Features common hydrologic feature model for the identification of hydrologic features. It is intended to be used to document and share information about the objects of study and reporting in Hydrology in many applications. This standard was </w:t>
      </w:r>
      <w:r w:rsidR="004423BE">
        <w:rPr>
          <w:lang w:val="en-US"/>
        </w:rPr>
        <w:t>originally</w:t>
      </w:r>
      <w:r w:rsidRPr="008E510D">
        <w:rPr>
          <w:lang w:val="en-US"/>
        </w:rPr>
        <w:t xml:space="preserve"> commissioned to link hydrologic information across the scientific and technical programs of the World Meteorological Organization (WMO), and to assist the WMO Members to discover, access and use hydrologic data from different sources.</w:t>
      </w:r>
    </w:p>
    <w:p w14:paraId="33DA39E3" w14:textId="77777777" w:rsidR="004C414A" w:rsidRPr="008E510D" w:rsidRDefault="004C414A" w:rsidP="00450C77">
      <w:pPr>
        <w:pStyle w:val="StandardWeb"/>
        <w:jc w:val="both"/>
        <w:rPr>
          <w:lang w:val="en-US"/>
        </w:rPr>
      </w:pPr>
      <w:r w:rsidRPr="008E510D">
        <w:rPr>
          <w:lang w:val="en-US"/>
        </w:rPr>
        <w:t>This standard has been designed to support the need for governance and guidance by national and international authorities. Aspects of the standard that support this end are; 1) its canonical form, 2) its implementation neutrality, 3) conformity to internationally recognized standards of geographic information, and its use of semantics inferred from terminology endorsed by the WMO and the UN Educational, Scientific and Cultural Organization (UNESCO).</w:t>
      </w:r>
    </w:p>
    <w:p w14:paraId="55EB7C86" w14:textId="77777777" w:rsidR="004C414A" w:rsidRPr="008E510D" w:rsidRDefault="004C414A" w:rsidP="00450C77">
      <w:pPr>
        <w:pStyle w:val="StandardWeb"/>
        <w:jc w:val="both"/>
        <w:rPr>
          <w:lang w:val="en-US"/>
        </w:rPr>
      </w:pPr>
      <w:r w:rsidRPr="008E510D">
        <w:rPr>
          <w:lang w:val="en-US"/>
        </w:rPr>
        <w:lastRenderedPageBreak/>
        <w:t>Attention is drawn to the possibility that some of the elements of this document may be the subject of patent rights. The Open Geospatial Consortium shall not be held responsible for identifying any or all such patent rights.</w:t>
      </w:r>
    </w:p>
    <w:p w14:paraId="46151053" w14:textId="77777777" w:rsidR="004C414A" w:rsidRPr="008E510D" w:rsidRDefault="004C414A" w:rsidP="00450C77">
      <w:pPr>
        <w:pStyle w:val="StandardWeb"/>
        <w:jc w:val="both"/>
        <w:rPr>
          <w:lang w:val="en-US"/>
        </w:rPr>
      </w:pPr>
      <w:r w:rsidRPr="008E510D">
        <w:rPr>
          <w:rStyle w:val="Hervorhebung"/>
          <w:lang w:val="en-US"/>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15DB27B0" w14:textId="77777777" w:rsidR="009A7B37" w:rsidRPr="008E510D" w:rsidRDefault="009A7B37" w:rsidP="00450C77">
      <w:pPr>
        <w:pStyle w:val="introelements"/>
        <w:jc w:val="both"/>
      </w:pPr>
      <w:bookmarkStart w:id="6" w:name="_Toc165888229"/>
      <w:r w:rsidRPr="008E510D">
        <w:t>Submitting organizations</w:t>
      </w:r>
      <w:bookmarkEnd w:id="6"/>
    </w:p>
    <w:p w14:paraId="138E598A" w14:textId="1230B8E3" w:rsidR="009A7B37" w:rsidRPr="008E510D" w:rsidRDefault="00437E50" w:rsidP="00EB5A8C">
      <w:pPr>
        <w:pStyle w:val="List2OGCbullets"/>
        <w:numPr>
          <w:ilvl w:val="0"/>
          <w:numId w:val="0"/>
        </w:numPr>
        <w:ind w:left="360"/>
      </w:pPr>
      <w:r w:rsidRPr="008E510D">
        <w:t>The following organizations contributed to the initiation or development of this standard</w:t>
      </w:r>
      <w:r w:rsidR="0094464E" w:rsidRPr="008E510D">
        <w:t xml:space="preserve"> and</w:t>
      </w:r>
      <w:r w:rsidR="009A7B37" w:rsidRPr="008E510D">
        <w:t xml:space="preserve"> submitted this Document to the</w:t>
      </w:r>
      <w:r w:rsidR="00165E04" w:rsidRPr="008E510D">
        <w:t xml:space="preserve"> Open Geospatial Consortium OGC):</w:t>
      </w:r>
      <w:r w:rsidR="009A7B37" w:rsidRPr="008E510D">
        <w:t xml:space="preserve"> </w:t>
      </w:r>
    </w:p>
    <w:p w14:paraId="486AB247" w14:textId="557F293F" w:rsidR="00437E50" w:rsidRPr="008E510D" w:rsidRDefault="00437E50" w:rsidP="00EB5A8C">
      <w:pPr>
        <w:pStyle w:val="List2OGCbullets"/>
      </w:pPr>
      <w:r w:rsidRPr="008E510D">
        <w:t xml:space="preserve">U.S. Geological Survey (USGS), </w:t>
      </w:r>
      <w:r w:rsidR="0094464E" w:rsidRPr="008E510D">
        <w:t>USA</w:t>
      </w:r>
    </w:p>
    <w:p w14:paraId="570DCB5D" w14:textId="3F53529D" w:rsidR="00FA590F" w:rsidRPr="008E510D" w:rsidRDefault="00C94F48" w:rsidP="002B2109">
      <w:pPr>
        <w:pStyle w:val="List2OGCbullets"/>
      </w:pPr>
      <w:r w:rsidRPr="008E510D">
        <w:t xml:space="preserve">Federal Institute of Hydrology (BfG) </w:t>
      </w:r>
      <w:r w:rsidR="00437E50" w:rsidRPr="008E510D">
        <w:t>, Germany</w:t>
      </w:r>
    </w:p>
    <w:p w14:paraId="36F88229" w14:textId="4A09AF67" w:rsidR="00437E50" w:rsidRPr="008E510D" w:rsidRDefault="00437E50" w:rsidP="00467904">
      <w:pPr>
        <w:pStyle w:val="List2OGCbullets"/>
      </w:pPr>
      <w:r w:rsidRPr="008E510D">
        <w:t xml:space="preserve">CSIRO </w:t>
      </w:r>
      <w:r w:rsidR="00FA590F" w:rsidRPr="008E510D">
        <w:t>Land and Water</w:t>
      </w:r>
      <w:r w:rsidRPr="008E510D">
        <w:t>, Australia</w:t>
      </w:r>
    </w:p>
    <w:p w14:paraId="009E0A9C" w14:textId="6AE541B7" w:rsidR="00437E50" w:rsidRPr="008E510D" w:rsidRDefault="0094464E" w:rsidP="00B3484B">
      <w:pPr>
        <w:pStyle w:val="List2OGCbullets"/>
      </w:pPr>
      <w:r w:rsidRPr="008E510D">
        <w:t>Bureau of Meteorology, Australia</w:t>
      </w:r>
      <w:r w:rsidR="00437E50" w:rsidRPr="008E510D">
        <w:t xml:space="preserve"> </w:t>
      </w:r>
    </w:p>
    <w:p w14:paraId="709AED1D" w14:textId="70F5893E" w:rsidR="00437E50" w:rsidRPr="008E510D" w:rsidRDefault="0094464E" w:rsidP="00C62790">
      <w:pPr>
        <w:pStyle w:val="List2OGCbullets"/>
      </w:pPr>
      <w:proofErr w:type="spellStart"/>
      <w:r w:rsidRPr="008E510D">
        <w:t>Metalinkage</w:t>
      </w:r>
      <w:proofErr w:type="spellEnd"/>
      <w:r w:rsidRPr="008E510D">
        <w:t>, Australia</w:t>
      </w:r>
    </w:p>
    <w:p w14:paraId="1253D91A" w14:textId="2FE27A00" w:rsidR="0094464E" w:rsidRPr="008E510D" w:rsidRDefault="00891D8B" w:rsidP="00C75B19">
      <w:pPr>
        <w:pStyle w:val="List2OGCbullets"/>
      </w:pPr>
      <w:r>
        <w:t>French Geological Survey (</w:t>
      </w:r>
      <w:r w:rsidR="0094464E" w:rsidRPr="008E510D">
        <w:t>BRGM</w:t>
      </w:r>
      <w:r>
        <w:t>)</w:t>
      </w:r>
      <w:r w:rsidR="0094464E" w:rsidRPr="008E510D">
        <w:t>, France</w:t>
      </w:r>
    </w:p>
    <w:p w14:paraId="0299FEA3" w14:textId="25A74A89" w:rsidR="00437E50" w:rsidRPr="008E510D" w:rsidRDefault="0094464E">
      <w:pPr>
        <w:pStyle w:val="List2OGCbullets"/>
      </w:pPr>
      <w:r w:rsidRPr="008E510D">
        <w:t>University of Texas at Austin, USA</w:t>
      </w:r>
    </w:p>
    <w:p w14:paraId="05E8E966" w14:textId="1F88F39C" w:rsidR="0094464E" w:rsidRPr="008E510D" w:rsidRDefault="0094464E">
      <w:pPr>
        <w:pStyle w:val="List2OGCbullets"/>
      </w:pPr>
      <w:proofErr w:type="spellStart"/>
      <w:r w:rsidRPr="008E510D">
        <w:t>Eurecat</w:t>
      </w:r>
      <w:proofErr w:type="spellEnd"/>
      <w:r w:rsidRPr="008E510D">
        <w:t>, Spain</w:t>
      </w:r>
    </w:p>
    <w:p w14:paraId="08B4C5CF" w14:textId="21F690BD" w:rsidR="0094464E" w:rsidRPr="008E510D" w:rsidRDefault="0094464E">
      <w:pPr>
        <w:pStyle w:val="List2OGCbullets"/>
      </w:pPr>
      <w:r w:rsidRPr="008E510D">
        <w:t>INCLAM S. A., Spain</w:t>
      </w:r>
    </w:p>
    <w:p w14:paraId="3CF2EA7B" w14:textId="4E1A4CEB" w:rsidR="0094464E" w:rsidRPr="008E510D" w:rsidRDefault="0094464E">
      <w:pPr>
        <w:pStyle w:val="List2OGCbullets"/>
      </w:pPr>
      <w:r w:rsidRPr="008E510D">
        <w:t>52°North, Germany</w:t>
      </w:r>
    </w:p>
    <w:p w14:paraId="6BFEAD12" w14:textId="77777777" w:rsidR="009A7B37" w:rsidRPr="008E510D" w:rsidRDefault="009A7B37" w:rsidP="00450C77">
      <w:pPr>
        <w:pStyle w:val="introelements"/>
        <w:jc w:val="both"/>
      </w:pPr>
      <w:bookmarkStart w:id="7" w:name="_Toc165888230"/>
      <w:r w:rsidRPr="008E510D">
        <w:t>Submi</w:t>
      </w:r>
      <w:bookmarkEnd w:id="7"/>
      <w:r w:rsidRPr="008E510D">
        <w:t>tters</w:t>
      </w:r>
    </w:p>
    <w:p w14:paraId="244274D1" w14:textId="77777777" w:rsidR="0012406C" w:rsidRPr="008E510D" w:rsidRDefault="009A7B37" w:rsidP="00450C77">
      <w:pPr>
        <w:jc w:val="both"/>
      </w:pPr>
      <w:r w:rsidRPr="008E510D">
        <w:t>All questions regarding this submission should be directed to the editor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4"/>
        <w:gridCol w:w="5432"/>
      </w:tblGrid>
      <w:tr w:rsidR="009A7B37" w:rsidRPr="008E510D" w14:paraId="1B4EF228" w14:textId="77777777" w:rsidTr="0012406C">
        <w:trPr>
          <w:jc w:val="center"/>
        </w:trPr>
        <w:tc>
          <w:tcPr>
            <w:tcW w:w="2684" w:type="dxa"/>
          </w:tcPr>
          <w:p w14:paraId="24883159" w14:textId="77777777" w:rsidR="009A7B37" w:rsidRPr="008E510D" w:rsidRDefault="009A7B37" w:rsidP="00450C77">
            <w:pPr>
              <w:pStyle w:val="OGCtableheader"/>
              <w:jc w:val="both"/>
            </w:pPr>
            <w:r w:rsidRPr="008E510D">
              <w:t>Name</w:t>
            </w:r>
          </w:p>
        </w:tc>
        <w:tc>
          <w:tcPr>
            <w:tcW w:w="5432" w:type="dxa"/>
          </w:tcPr>
          <w:p w14:paraId="17D9D862" w14:textId="77777777" w:rsidR="009A7B37" w:rsidRPr="008E510D" w:rsidRDefault="00154114" w:rsidP="00450C77">
            <w:pPr>
              <w:pStyle w:val="OGCtableheader"/>
              <w:jc w:val="both"/>
            </w:pPr>
            <w:r w:rsidRPr="008E510D">
              <w:t>Affiliation</w:t>
            </w:r>
          </w:p>
        </w:tc>
      </w:tr>
      <w:tr w:rsidR="00437E50" w:rsidRPr="008E510D" w14:paraId="0B70FEE5" w14:textId="77777777" w:rsidTr="0012406C">
        <w:trPr>
          <w:jc w:val="center"/>
        </w:trPr>
        <w:tc>
          <w:tcPr>
            <w:tcW w:w="2684" w:type="dxa"/>
          </w:tcPr>
          <w:p w14:paraId="1BA057A7" w14:textId="27E7E490" w:rsidR="00437E50" w:rsidRPr="008E510D" w:rsidRDefault="00437E50" w:rsidP="00450C77">
            <w:pPr>
              <w:pStyle w:val="OGCtabletext"/>
              <w:jc w:val="both"/>
            </w:pPr>
            <w:r w:rsidRPr="008E510D">
              <w:t xml:space="preserve">David </w:t>
            </w:r>
            <w:r w:rsidR="0094464E" w:rsidRPr="008E510D">
              <w:t>Blodgett</w:t>
            </w:r>
          </w:p>
        </w:tc>
        <w:tc>
          <w:tcPr>
            <w:tcW w:w="5432" w:type="dxa"/>
          </w:tcPr>
          <w:p w14:paraId="714F54B1" w14:textId="1042CF74" w:rsidR="00437E50" w:rsidRPr="008E510D" w:rsidRDefault="0094464E" w:rsidP="00450C77">
            <w:pPr>
              <w:pStyle w:val="OGCtabletext"/>
              <w:jc w:val="both"/>
            </w:pPr>
            <w:r w:rsidRPr="008E510D">
              <w:t xml:space="preserve">U.S. Geological Survey </w:t>
            </w:r>
          </w:p>
        </w:tc>
      </w:tr>
      <w:tr w:rsidR="009A7B37" w:rsidRPr="008E510D" w14:paraId="732BA171" w14:textId="77777777" w:rsidTr="0012406C">
        <w:trPr>
          <w:jc w:val="center"/>
        </w:trPr>
        <w:tc>
          <w:tcPr>
            <w:tcW w:w="2684" w:type="dxa"/>
          </w:tcPr>
          <w:p w14:paraId="3EACB81B" w14:textId="77777777" w:rsidR="009A7B37" w:rsidRPr="008E510D" w:rsidRDefault="0012406C" w:rsidP="00450C77">
            <w:pPr>
              <w:pStyle w:val="OGCtabletext"/>
              <w:jc w:val="both"/>
            </w:pPr>
            <w:r w:rsidRPr="008E510D">
              <w:t>Irina Dornblut</w:t>
            </w:r>
          </w:p>
        </w:tc>
        <w:tc>
          <w:tcPr>
            <w:tcW w:w="5432" w:type="dxa"/>
          </w:tcPr>
          <w:p w14:paraId="031FB9E8" w14:textId="0734BF31" w:rsidR="009A7B37" w:rsidRPr="008E510D" w:rsidRDefault="006F1231" w:rsidP="00450C77">
            <w:pPr>
              <w:pStyle w:val="OGCtabletext"/>
              <w:jc w:val="both"/>
            </w:pPr>
            <w:r>
              <w:t xml:space="preserve">German </w:t>
            </w:r>
            <w:r w:rsidR="00C94F48" w:rsidRPr="008E510D">
              <w:t>Federal Institute of</w:t>
            </w:r>
            <w:r w:rsidR="0012406C" w:rsidRPr="008E510D">
              <w:t xml:space="preserve"> </w:t>
            </w:r>
            <w:r w:rsidR="00B02CFB">
              <w:t>Hydrology (BfG)</w:t>
            </w:r>
          </w:p>
        </w:tc>
      </w:tr>
      <w:tr w:rsidR="009A7B37" w:rsidRPr="008E510D" w14:paraId="42545525" w14:textId="77777777" w:rsidTr="0012406C">
        <w:trPr>
          <w:jc w:val="center"/>
        </w:trPr>
        <w:tc>
          <w:tcPr>
            <w:tcW w:w="2684" w:type="dxa"/>
          </w:tcPr>
          <w:p w14:paraId="6BDD53AD" w14:textId="77777777" w:rsidR="009A7B37" w:rsidRPr="008E510D" w:rsidRDefault="0012406C" w:rsidP="00450C77">
            <w:pPr>
              <w:pStyle w:val="OGCtabletext"/>
              <w:jc w:val="both"/>
            </w:pPr>
            <w:r w:rsidRPr="008E510D">
              <w:t>Robert A. Atkinson</w:t>
            </w:r>
          </w:p>
        </w:tc>
        <w:tc>
          <w:tcPr>
            <w:tcW w:w="5432" w:type="dxa"/>
          </w:tcPr>
          <w:p w14:paraId="24E00CB5" w14:textId="4C726447" w:rsidR="009A7B37" w:rsidRPr="008E510D" w:rsidRDefault="0094464E" w:rsidP="00450C77">
            <w:pPr>
              <w:pStyle w:val="OGCtabletext"/>
              <w:jc w:val="both"/>
            </w:pPr>
            <w:proofErr w:type="spellStart"/>
            <w:r w:rsidRPr="008E510D">
              <w:t>Metalinkage</w:t>
            </w:r>
            <w:proofErr w:type="spellEnd"/>
          </w:p>
        </w:tc>
      </w:tr>
      <w:tr w:rsidR="004C414A" w:rsidRPr="008E510D" w14:paraId="6C763C8F" w14:textId="77777777" w:rsidTr="0036587F">
        <w:trPr>
          <w:jc w:val="center"/>
        </w:trPr>
        <w:tc>
          <w:tcPr>
            <w:tcW w:w="2684" w:type="dxa"/>
          </w:tcPr>
          <w:p w14:paraId="6FFBD22F" w14:textId="7B741B67" w:rsidR="004C414A" w:rsidRPr="001C7981" w:rsidRDefault="008D4EE7" w:rsidP="00450C77">
            <w:pPr>
              <w:pStyle w:val="OGCtabletext"/>
              <w:jc w:val="both"/>
            </w:pPr>
            <w:r w:rsidRPr="001C7981">
              <w:t>Joshua Liebermann</w:t>
            </w:r>
          </w:p>
        </w:tc>
        <w:tc>
          <w:tcPr>
            <w:tcW w:w="5432" w:type="dxa"/>
          </w:tcPr>
          <w:p w14:paraId="2ABB3F40" w14:textId="70A6643D" w:rsidR="004C414A" w:rsidRPr="001C7981" w:rsidRDefault="001C7981" w:rsidP="00450C77">
            <w:pPr>
              <w:pStyle w:val="OGCtabletext"/>
              <w:jc w:val="both"/>
            </w:pPr>
            <w:r w:rsidRPr="001C7981">
              <w:t>Harvard University</w:t>
            </w:r>
          </w:p>
        </w:tc>
      </w:tr>
      <w:tr w:rsidR="003065A2" w:rsidRPr="008E510D" w14:paraId="592E0D2B" w14:textId="77777777" w:rsidTr="0012406C">
        <w:trPr>
          <w:jc w:val="center"/>
        </w:trPr>
        <w:tc>
          <w:tcPr>
            <w:tcW w:w="2684" w:type="dxa"/>
          </w:tcPr>
          <w:p w14:paraId="15048478" w14:textId="69C012D4" w:rsidR="003065A2" w:rsidRPr="001C7981" w:rsidRDefault="008D4EE7" w:rsidP="00450C77">
            <w:pPr>
              <w:pStyle w:val="OGCtabletext"/>
              <w:jc w:val="both"/>
            </w:pPr>
            <w:r w:rsidRPr="001C7981">
              <w:t>Darren Smith</w:t>
            </w:r>
          </w:p>
        </w:tc>
        <w:tc>
          <w:tcPr>
            <w:tcW w:w="5432" w:type="dxa"/>
          </w:tcPr>
          <w:p w14:paraId="695ABDBE" w14:textId="4C247E44" w:rsidR="003065A2" w:rsidRPr="001C7981" w:rsidRDefault="008D4EE7" w:rsidP="00450C77">
            <w:pPr>
              <w:pStyle w:val="OGCtabletext"/>
              <w:jc w:val="both"/>
            </w:pPr>
            <w:r w:rsidRPr="001C7981">
              <w:t>Australian Bureau of Meteorology</w:t>
            </w:r>
          </w:p>
        </w:tc>
      </w:tr>
      <w:tr w:rsidR="008D4EE7" w:rsidRPr="008E510D" w14:paraId="1EEE38C5" w14:textId="77777777" w:rsidTr="00A82FF3">
        <w:trPr>
          <w:jc w:val="center"/>
        </w:trPr>
        <w:tc>
          <w:tcPr>
            <w:tcW w:w="2684" w:type="dxa"/>
          </w:tcPr>
          <w:p w14:paraId="42DB16CE" w14:textId="77777777" w:rsidR="008D4EE7" w:rsidRPr="001C7981" w:rsidRDefault="008D4EE7" w:rsidP="00450C77">
            <w:pPr>
              <w:pStyle w:val="OGCtabletext"/>
              <w:jc w:val="both"/>
            </w:pPr>
            <w:r w:rsidRPr="001C7981">
              <w:t>Bruce Simons</w:t>
            </w:r>
          </w:p>
        </w:tc>
        <w:tc>
          <w:tcPr>
            <w:tcW w:w="5432" w:type="dxa"/>
          </w:tcPr>
          <w:p w14:paraId="6A06B8D8" w14:textId="77777777" w:rsidR="008D4EE7" w:rsidRPr="001C7981" w:rsidRDefault="008D4EE7" w:rsidP="00450C77">
            <w:pPr>
              <w:pStyle w:val="OGCtabletext"/>
              <w:jc w:val="both"/>
            </w:pPr>
            <w:r w:rsidRPr="001C7981">
              <w:t>CSIRO Land and Water</w:t>
            </w:r>
          </w:p>
        </w:tc>
      </w:tr>
      <w:tr w:rsidR="004C414A" w:rsidRPr="008E510D" w14:paraId="3FEF398F" w14:textId="77777777" w:rsidTr="0012406C">
        <w:trPr>
          <w:jc w:val="center"/>
        </w:trPr>
        <w:tc>
          <w:tcPr>
            <w:tcW w:w="2684" w:type="dxa"/>
          </w:tcPr>
          <w:p w14:paraId="4D58FBE8" w14:textId="0C3CA4FC" w:rsidR="004C414A" w:rsidRPr="00B02CFB" w:rsidRDefault="00000352" w:rsidP="00450C77">
            <w:pPr>
              <w:pStyle w:val="OGCtabletext"/>
              <w:jc w:val="both"/>
              <w:rPr>
                <w:highlight w:val="yellow"/>
              </w:rPr>
            </w:pPr>
            <w:r w:rsidRPr="00000352">
              <w:lastRenderedPageBreak/>
              <w:t>Dav</w:t>
            </w:r>
            <w:r>
              <w:t>id Arctur</w:t>
            </w:r>
          </w:p>
        </w:tc>
        <w:tc>
          <w:tcPr>
            <w:tcW w:w="5432" w:type="dxa"/>
          </w:tcPr>
          <w:p w14:paraId="69C4DA15" w14:textId="39BA5474" w:rsidR="004C414A" w:rsidRPr="00B02CFB" w:rsidRDefault="00000352" w:rsidP="00450C77">
            <w:pPr>
              <w:pStyle w:val="OGCtabletext"/>
              <w:jc w:val="both"/>
              <w:rPr>
                <w:highlight w:val="yellow"/>
              </w:rPr>
            </w:pPr>
            <w:r w:rsidRPr="00000352">
              <w:t>Un</w:t>
            </w:r>
            <w:r>
              <w:t>iversity of Texas at Austin</w:t>
            </w:r>
          </w:p>
        </w:tc>
      </w:tr>
      <w:tr w:rsidR="004C414A" w:rsidRPr="008E510D" w14:paraId="58D51AFE" w14:textId="77777777" w:rsidTr="0012406C">
        <w:trPr>
          <w:jc w:val="center"/>
        </w:trPr>
        <w:tc>
          <w:tcPr>
            <w:tcW w:w="2684" w:type="dxa"/>
          </w:tcPr>
          <w:p w14:paraId="3E98C8D8" w14:textId="2A178E4F" w:rsidR="004C414A" w:rsidRPr="008E510D" w:rsidRDefault="006F1231" w:rsidP="00450C77">
            <w:pPr>
              <w:pStyle w:val="OGCtabletext"/>
              <w:jc w:val="both"/>
            </w:pPr>
            <w:r>
              <w:t>Mickael Beaufils</w:t>
            </w:r>
          </w:p>
        </w:tc>
        <w:tc>
          <w:tcPr>
            <w:tcW w:w="5432" w:type="dxa"/>
          </w:tcPr>
          <w:p w14:paraId="065DD586" w14:textId="40DA0669" w:rsidR="004C414A" w:rsidRPr="008E510D" w:rsidRDefault="006F1231" w:rsidP="00450C77">
            <w:pPr>
              <w:pStyle w:val="OGCtabletext"/>
              <w:jc w:val="both"/>
            </w:pPr>
            <w:r>
              <w:t>French Geological Survey (BRGM)</w:t>
            </w:r>
          </w:p>
        </w:tc>
      </w:tr>
      <w:tr w:rsidR="004C414A" w:rsidRPr="008E510D" w14:paraId="560F2614" w14:textId="77777777" w:rsidTr="0012406C">
        <w:trPr>
          <w:jc w:val="center"/>
        </w:trPr>
        <w:tc>
          <w:tcPr>
            <w:tcW w:w="2684" w:type="dxa"/>
          </w:tcPr>
          <w:p w14:paraId="771F130F" w14:textId="09B3B974" w:rsidR="004C414A" w:rsidRPr="008E510D" w:rsidRDefault="006E545A" w:rsidP="00450C77">
            <w:pPr>
              <w:pStyle w:val="OGCtabletext"/>
              <w:jc w:val="both"/>
            </w:pPr>
            <w:r>
              <w:t>Aitor Corchero</w:t>
            </w:r>
          </w:p>
        </w:tc>
        <w:tc>
          <w:tcPr>
            <w:tcW w:w="5432" w:type="dxa"/>
          </w:tcPr>
          <w:p w14:paraId="7E2B169B" w14:textId="4EDE4692" w:rsidR="004C414A" w:rsidRPr="008E510D" w:rsidRDefault="006E545A" w:rsidP="00450C77">
            <w:pPr>
              <w:pStyle w:val="OGCtabletext"/>
              <w:jc w:val="both"/>
            </w:pPr>
            <w:proofErr w:type="spellStart"/>
            <w:r>
              <w:t>Eurecat</w:t>
            </w:r>
            <w:proofErr w:type="spellEnd"/>
          </w:p>
        </w:tc>
      </w:tr>
      <w:tr w:rsidR="003065A2" w:rsidRPr="008E510D" w14:paraId="5360CBFD" w14:textId="77777777" w:rsidTr="0012406C">
        <w:trPr>
          <w:jc w:val="center"/>
        </w:trPr>
        <w:tc>
          <w:tcPr>
            <w:tcW w:w="2684" w:type="dxa"/>
          </w:tcPr>
          <w:p w14:paraId="6DDB2DC1" w14:textId="77777777" w:rsidR="003065A2" w:rsidRPr="008E510D" w:rsidRDefault="003065A2" w:rsidP="00450C77">
            <w:pPr>
              <w:pStyle w:val="OGCtabletext"/>
              <w:jc w:val="both"/>
            </w:pPr>
          </w:p>
        </w:tc>
        <w:tc>
          <w:tcPr>
            <w:tcW w:w="5432" w:type="dxa"/>
          </w:tcPr>
          <w:p w14:paraId="0C772F5D" w14:textId="77777777" w:rsidR="003065A2" w:rsidRPr="008E510D" w:rsidRDefault="003065A2" w:rsidP="00450C77">
            <w:pPr>
              <w:pStyle w:val="OGCtabletext"/>
              <w:jc w:val="both"/>
            </w:pPr>
          </w:p>
        </w:tc>
      </w:tr>
    </w:tbl>
    <w:p w14:paraId="154C1ADC" w14:textId="77777777" w:rsidR="00830688" w:rsidRPr="008E510D" w:rsidRDefault="00830688" w:rsidP="00450C77">
      <w:pPr>
        <w:pStyle w:val="introelements"/>
        <w:jc w:val="both"/>
      </w:pPr>
      <w:r w:rsidRPr="008E510D">
        <w:t>Changes to the OGC® Abstract Specification</w:t>
      </w:r>
    </w:p>
    <w:p w14:paraId="23AF189B" w14:textId="77777777" w:rsidR="00F7066B" w:rsidRPr="008E510D" w:rsidRDefault="00F7066B" w:rsidP="00450C77">
      <w:pPr>
        <w:jc w:val="both"/>
      </w:pPr>
      <w:r w:rsidRPr="008E510D">
        <w:t xml:space="preserve">This </w:t>
      </w:r>
      <w:r w:rsidR="00C626DD" w:rsidRPr="008E510D">
        <w:t>standard</w:t>
      </w:r>
      <w:r w:rsidRPr="008E510D">
        <w:t xml:space="preserve"> require</w:t>
      </w:r>
      <w:r w:rsidR="00C626DD" w:rsidRPr="008E510D">
        <w:t>s</w:t>
      </w:r>
      <w:r w:rsidRPr="008E510D">
        <w:t xml:space="preserve"> no changes to the</w:t>
      </w:r>
      <w:r w:rsidR="00C626DD" w:rsidRPr="008E510D">
        <w:t xml:space="preserve"> </w:t>
      </w:r>
      <w:proofErr w:type="spellStart"/>
      <w:r w:rsidRPr="008E510D">
        <w:t>OpenGIS</w:t>
      </w:r>
      <w:proofErr w:type="spellEnd"/>
      <w:r w:rsidRPr="008E510D">
        <w:t xml:space="preserve"> ® Abstract Specification.</w:t>
      </w:r>
    </w:p>
    <w:p w14:paraId="0F4FAC02" w14:textId="77777777" w:rsidR="00B379FA" w:rsidRPr="008E510D" w:rsidRDefault="00B379FA" w:rsidP="00154490">
      <w:pPr>
        <w:pStyle w:val="introelements"/>
        <w:numPr>
          <w:ilvl w:val="0"/>
          <w:numId w:val="0"/>
        </w:numPr>
        <w:ind w:left="504" w:hanging="504"/>
        <w:sectPr w:rsidR="00B379FA" w:rsidRPr="008E510D" w:rsidSect="003E4BDF">
          <w:type w:val="continuous"/>
          <w:pgSz w:w="12240" w:h="15840"/>
          <w:pgMar w:top="1440" w:right="1800" w:bottom="1440" w:left="1800" w:header="720" w:footer="720" w:gutter="0"/>
          <w:pgNumType w:fmt="lowerRoman"/>
          <w:cols w:space="720"/>
          <w:titlePg/>
          <w:docGrid w:linePitch="360"/>
        </w:sectPr>
      </w:pPr>
    </w:p>
    <w:p w14:paraId="2EFFB64C" w14:textId="77777777" w:rsidR="00B628D4" w:rsidRPr="008E510D" w:rsidRDefault="00B628D4" w:rsidP="00450C77">
      <w:pPr>
        <w:pStyle w:val="berschrift1"/>
        <w:jc w:val="both"/>
      </w:pPr>
      <w:bookmarkStart w:id="8" w:name="_Toc458775718"/>
      <w:bookmarkStart w:id="9" w:name="_Toc463963447"/>
      <w:r w:rsidRPr="008E510D">
        <w:lastRenderedPageBreak/>
        <w:t>Scope</w:t>
      </w:r>
      <w:bookmarkEnd w:id="8"/>
      <w:bookmarkEnd w:id="9"/>
    </w:p>
    <w:p w14:paraId="2BE20D36" w14:textId="07A8B9A2" w:rsidR="00A45372" w:rsidRPr="008E510D" w:rsidRDefault="00A45372" w:rsidP="00450C77">
      <w:pPr>
        <w:pStyle w:val="StandardWeb"/>
        <w:jc w:val="both"/>
        <w:rPr>
          <w:lang w:val="en-US"/>
        </w:rPr>
      </w:pPr>
      <w:r w:rsidRPr="008E510D">
        <w:rPr>
          <w:lang w:val="en-US"/>
        </w:rPr>
        <w:t xml:space="preserve">This OGC Implementation Standard defines a common feature model for the identification and description of </w:t>
      </w:r>
      <w:r w:rsidR="00C53E18">
        <w:rPr>
          <w:lang w:val="en-US"/>
        </w:rPr>
        <w:t xml:space="preserve">surface </w:t>
      </w:r>
      <w:r w:rsidRPr="008E510D">
        <w:rPr>
          <w:lang w:val="en-US"/>
        </w:rPr>
        <w:t>hydrologic features using established models and patterns in use in the Hydrology domain and endorsed by WMO and UNESCO such as those documented in the "International Glossary of Hydrology".</w:t>
      </w:r>
      <w:ins w:id="10" w:author="GRDC/ID" w:date="2016-09-15T16:44:00Z">
        <w:r w:rsidR="00944012">
          <w:rPr>
            <w:lang w:val="en-US"/>
          </w:rPr>
          <w:t xml:space="preserve"> </w:t>
        </w:r>
      </w:ins>
    </w:p>
    <w:p w14:paraId="4E0263EA" w14:textId="46367CAE" w:rsidR="00DC0E9A" w:rsidRPr="00D604FF" w:rsidRDefault="00C429B8" w:rsidP="00450C77">
      <w:pPr>
        <w:pStyle w:val="StandardWeb"/>
        <w:jc w:val="both"/>
        <w:rPr>
          <w:highlight w:val="yellow"/>
          <w:lang w:val="en-US"/>
          <w:rPrChange w:id="11" w:author="GRDC/ID" w:date="2016-09-16T09:25:00Z">
            <w:rPr>
              <w:lang w:val="en-US"/>
            </w:rPr>
          </w:rPrChange>
        </w:rPr>
      </w:pPr>
      <w:r w:rsidRPr="00D604FF">
        <w:rPr>
          <w:highlight w:val="yellow"/>
          <w:lang w:val="en-US"/>
          <w:rPrChange w:id="12" w:author="GRDC/ID" w:date="2016-09-16T09:25:00Z">
            <w:rPr>
              <w:lang w:val="en-US"/>
            </w:rPr>
          </w:rPrChange>
        </w:rPr>
        <w:t xml:space="preserve">This standard will form the third part of an intended ‘OGC WaterML 2’ suite of standards  which will group the water-related OGC standards. Following Part 1: </w:t>
      </w:r>
      <w:proofErr w:type="spellStart"/>
      <w:r w:rsidRPr="00D604FF">
        <w:rPr>
          <w:highlight w:val="yellow"/>
          <w:lang w:val="en-US"/>
          <w:rPrChange w:id="13" w:author="GRDC/ID" w:date="2016-09-16T09:25:00Z">
            <w:rPr>
              <w:lang w:val="en-US"/>
            </w:rPr>
          </w:rPrChange>
        </w:rPr>
        <w:t>Timeseries</w:t>
      </w:r>
      <w:proofErr w:type="spellEnd"/>
      <w:r w:rsidRPr="00D604FF">
        <w:rPr>
          <w:highlight w:val="yellow"/>
          <w:lang w:val="en-US"/>
          <w:rPrChange w:id="14" w:author="GRDC/ID" w:date="2016-09-16T09:25:00Z">
            <w:rPr>
              <w:lang w:val="en-US"/>
            </w:rPr>
          </w:rPrChange>
        </w:rPr>
        <w:t xml:space="preserve">, Part 2: </w:t>
      </w:r>
      <w:r w:rsidRPr="00D604FF">
        <w:rPr>
          <w:highlight w:val="yellow"/>
          <w:rPrChange w:id="15" w:author="GRDC/ID" w:date="2016-09-16T09:25:00Z">
            <w:rPr/>
          </w:rPrChange>
        </w:rPr>
        <w:t xml:space="preserve">Ratings, </w:t>
      </w:r>
      <w:proofErr w:type="spellStart"/>
      <w:r w:rsidRPr="00D604FF">
        <w:rPr>
          <w:highlight w:val="yellow"/>
          <w:rPrChange w:id="16" w:author="GRDC/ID" w:date="2016-09-16T09:25:00Z">
            <w:rPr/>
          </w:rPrChange>
        </w:rPr>
        <w:t>Gaugings</w:t>
      </w:r>
      <w:proofErr w:type="spellEnd"/>
      <w:r w:rsidRPr="00D604FF">
        <w:rPr>
          <w:highlight w:val="yellow"/>
          <w:rPrChange w:id="17" w:author="GRDC/ID" w:date="2016-09-16T09:25:00Z">
            <w:rPr/>
          </w:rPrChange>
        </w:rPr>
        <w:t xml:space="preserve"> and Sections</w:t>
      </w:r>
      <w:r w:rsidRPr="00D604FF">
        <w:rPr>
          <w:highlight w:val="yellow"/>
          <w:lang w:val="en-US"/>
          <w:rPrChange w:id="18" w:author="GRDC/ID" w:date="2016-09-16T09:25:00Z">
            <w:rPr>
              <w:lang w:val="en-US"/>
            </w:rPr>
          </w:rPrChange>
        </w:rPr>
        <w:t xml:space="preserve">, this standard will form Part 3: Surface Hydrology Features. </w:t>
      </w:r>
    </w:p>
    <w:p w14:paraId="1A218A9D" w14:textId="40FB0822" w:rsidR="00A45372" w:rsidRPr="00D604FF" w:rsidRDefault="00647B0F" w:rsidP="00450C77">
      <w:pPr>
        <w:pStyle w:val="StandardWeb"/>
        <w:jc w:val="both"/>
        <w:rPr>
          <w:highlight w:val="yellow"/>
          <w:lang w:val="en-US"/>
          <w:rPrChange w:id="19" w:author="GRDC/ID" w:date="2016-09-16T09:25:00Z">
            <w:rPr>
              <w:lang w:val="en-US"/>
            </w:rPr>
          </w:rPrChange>
        </w:rPr>
      </w:pPr>
      <w:r w:rsidRPr="00D604FF">
        <w:rPr>
          <w:highlight w:val="yellow"/>
          <w:lang w:val="en-US"/>
          <w:rPrChange w:id="20" w:author="GRDC/ID" w:date="2016-09-16T09:25:00Z">
            <w:rPr>
              <w:lang w:val="en-US"/>
            </w:rPr>
          </w:rPrChange>
        </w:rPr>
        <w:t xml:space="preserve">This document introduces the HY_Features conceptual model itself. </w:t>
      </w:r>
      <w:r w:rsidR="00A45372" w:rsidRPr="00D604FF">
        <w:rPr>
          <w:highlight w:val="yellow"/>
          <w:lang w:val="en-US"/>
          <w:rPrChange w:id="21" w:author="GRDC/ID" w:date="2016-09-16T09:25:00Z">
            <w:rPr>
              <w:lang w:val="en-US"/>
            </w:rPr>
          </w:rPrChange>
        </w:rPr>
        <w:t xml:space="preserve">The normative model is a machine-readable UML </w:t>
      </w:r>
      <w:r w:rsidR="00C53E18" w:rsidRPr="00D604FF">
        <w:rPr>
          <w:highlight w:val="yellow"/>
          <w:lang w:val="en-US"/>
          <w:rPrChange w:id="22" w:author="GRDC/ID" w:date="2016-09-16T09:25:00Z">
            <w:rPr>
              <w:lang w:val="en-US"/>
            </w:rPr>
          </w:rPrChange>
        </w:rPr>
        <w:t>artifact</w:t>
      </w:r>
      <w:r w:rsidR="00A45372" w:rsidRPr="00D604FF">
        <w:rPr>
          <w:highlight w:val="yellow"/>
          <w:lang w:val="en-US"/>
          <w:rPrChange w:id="23" w:author="GRDC/ID" w:date="2016-09-16T09:25:00Z">
            <w:rPr>
              <w:lang w:val="en-US"/>
            </w:rPr>
          </w:rPrChange>
        </w:rPr>
        <w:t xml:space="preserve"> published by the OGC in conjunction with this document at: </w:t>
      </w:r>
      <w:r w:rsidR="00A45372" w:rsidRPr="00D604FF">
        <w:rPr>
          <w:rStyle w:val="Fett"/>
          <w:highlight w:val="yellow"/>
          <w:lang w:val="en-US"/>
        </w:rPr>
        <w:t>[insert URL here]</w:t>
      </w:r>
      <w:r w:rsidR="00A45372" w:rsidRPr="00D604FF">
        <w:rPr>
          <w:highlight w:val="yellow"/>
          <w:lang w:val="en-US"/>
        </w:rPr>
        <w:t>.</w:t>
      </w:r>
    </w:p>
    <w:p w14:paraId="13CF7324" w14:textId="592DBB1A" w:rsidR="00A45372" w:rsidRDefault="00C429B8" w:rsidP="00450C77">
      <w:pPr>
        <w:pStyle w:val="StandardWeb"/>
        <w:jc w:val="both"/>
        <w:rPr>
          <w:ins w:id="24" w:author="iche" w:date="2016-09-21T16:39:00Z"/>
          <w:lang w:val="en-US"/>
        </w:rPr>
      </w:pPr>
      <w:r w:rsidRPr="006E545A">
        <w:rPr>
          <w:highlight w:val="yellow"/>
          <w:lang w:val="en-US"/>
        </w:rPr>
        <w:t xml:space="preserve">A future document is expected </w:t>
      </w:r>
      <w:r w:rsidR="00A45372" w:rsidRPr="006E545A">
        <w:rPr>
          <w:highlight w:val="yellow"/>
          <w:lang w:val="en-US"/>
        </w:rPr>
        <w:t xml:space="preserve">to define </w:t>
      </w:r>
      <w:r w:rsidR="006E545A" w:rsidRPr="006E545A">
        <w:rPr>
          <w:highlight w:val="yellow"/>
          <w:lang w:val="en-US"/>
        </w:rPr>
        <w:t>a semantic representation (</w:t>
      </w:r>
      <w:r w:rsidR="00A45372" w:rsidRPr="006E545A">
        <w:rPr>
          <w:highlight w:val="yellow"/>
          <w:lang w:val="en-US"/>
        </w:rPr>
        <w:t>OWL</w:t>
      </w:r>
      <w:r w:rsidR="006E545A" w:rsidRPr="00D42844">
        <w:rPr>
          <w:highlight w:val="yellow"/>
          <w:lang w:val="en-US"/>
        </w:rPr>
        <w:t>/</w:t>
      </w:r>
      <w:r w:rsidR="00A45372" w:rsidRPr="00D42844">
        <w:rPr>
          <w:highlight w:val="yellow"/>
          <w:lang w:val="en-US"/>
        </w:rPr>
        <w:t>RDF</w:t>
      </w:r>
      <w:r w:rsidR="006E545A" w:rsidRPr="00552B26">
        <w:rPr>
          <w:highlight w:val="yellow"/>
          <w:lang w:val="en-US"/>
        </w:rPr>
        <w:t>)</w:t>
      </w:r>
      <w:r w:rsidR="00A45372" w:rsidRPr="00552B26">
        <w:rPr>
          <w:highlight w:val="yellow"/>
          <w:lang w:val="en-US"/>
        </w:rPr>
        <w:t xml:space="preserve"> of the</w:t>
      </w:r>
      <w:r w:rsidR="00A45372" w:rsidRPr="006E545A">
        <w:rPr>
          <w:highlight w:val="yellow"/>
          <w:lang w:val="en-US"/>
          <w:rPrChange w:id="25" w:author="GRDC/ID" w:date="2016-09-16T09:40:00Z">
            <w:rPr>
              <w:lang w:val="en-US"/>
            </w:rPr>
          </w:rPrChange>
        </w:rPr>
        <w:t xml:space="preserve"> conceptual model suitable for defining links between </w:t>
      </w:r>
      <w:r w:rsidR="0008552D" w:rsidRPr="006E545A">
        <w:rPr>
          <w:highlight w:val="yellow"/>
          <w:lang w:val="en-US"/>
          <w:rPrChange w:id="26" w:author="GRDC/ID" w:date="2016-09-16T09:40:00Z">
            <w:rPr>
              <w:lang w:val="en-US"/>
            </w:rPr>
          </w:rPrChange>
        </w:rPr>
        <w:t>data</w:t>
      </w:r>
      <w:r w:rsidR="00A45372" w:rsidRPr="006E545A">
        <w:rPr>
          <w:highlight w:val="yellow"/>
          <w:lang w:val="en-US"/>
          <w:rPrChange w:id="27" w:author="GRDC/ID" w:date="2016-09-16T09:40:00Z">
            <w:rPr>
              <w:lang w:val="en-US"/>
            </w:rPr>
          </w:rPrChange>
        </w:rPr>
        <w:t xml:space="preserve"> that reference the HY_Features </w:t>
      </w:r>
      <w:r w:rsidR="006E545A" w:rsidRPr="006E545A">
        <w:rPr>
          <w:highlight w:val="yellow"/>
          <w:lang w:val="en-US"/>
          <w:rPrChange w:id="28" w:author="GRDC/ID" w:date="2016-09-16T09:40:00Z">
            <w:rPr>
              <w:lang w:val="en-US"/>
            </w:rPr>
          </w:rPrChange>
        </w:rPr>
        <w:t xml:space="preserve">conceptual </w:t>
      </w:r>
      <w:r w:rsidR="00A45372" w:rsidRPr="006E545A">
        <w:rPr>
          <w:highlight w:val="yellow"/>
          <w:lang w:val="en-US"/>
          <w:rPrChange w:id="29" w:author="GRDC/ID" w:date="2016-09-16T09:40:00Z">
            <w:rPr>
              <w:lang w:val="en-US"/>
            </w:rPr>
          </w:rPrChange>
        </w:rPr>
        <w:t>model</w:t>
      </w:r>
      <w:r w:rsidR="006E545A" w:rsidRPr="006E545A">
        <w:rPr>
          <w:highlight w:val="yellow"/>
          <w:lang w:val="en-US"/>
          <w:rPrChange w:id="30" w:author="GRDC/ID" w:date="2016-09-16T09:40:00Z">
            <w:rPr>
              <w:lang w:val="en-US"/>
            </w:rPr>
          </w:rPrChange>
        </w:rPr>
        <w:t>. This semantic model is expected</w:t>
      </w:r>
      <w:r w:rsidR="00A45372" w:rsidRPr="006E545A">
        <w:rPr>
          <w:highlight w:val="yellow"/>
          <w:lang w:val="en-US"/>
          <w:rPrChange w:id="31" w:author="GRDC/ID" w:date="2016-09-16T09:40:00Z">
            <w:rPr>
              <w:lang w:val="en-US"/>
            </w:rPr>
          </w:rPrChange>
        </w:rPr>
        <w:t xml:space="preserve"> to support documentation and discovery of data </w:t>
      </w:r>
      <w:r w:rsidR="0008552D" w:rsidRPr="006E545A">
        <w:rPr>
          <w:highlight w:val="yellow"/>
          <w:lang w:val="en-US"/>
          <w:rPrChange w:id="32" w:author="GRDC/ID" w:date="2016-09-16T09:40:00Z">
            <w:rPr>
              <w:lang w:val="en-US"/>
            </w:rPr>
          </w:rPrChange>
        </w:rPr>
        <w:t>and to aid future d</w:t>
      </w:r>
      <w:r w:rsidR="00A45372" w:rsidRPr="006E545A">
        <w:rPr>
          <w:highlight w:val="yellow"/>
          <w:lang w:val="en-US"/>
          <w:rPrChange w:id="33" w:author="GRDC/ID" w:date="2016-09-16T09:40:00Z">
            <w:rPr>
              <w:lang w:val="en-US"/>
            </w:rPr>
          </w:rPrChange>
        </w:rPr>
        <w:t>ata transformation</w:t>
      </w:r>
      <w:r w:rsidR="0008552D" w:rsidRPr="006E545A">
        <w:rPr>
          <w:highlight w:val="yellow"/>
          <w:lang w:val="en-US"/>
          <w:rPrChange w:id="34" w:author="GRDC/ID" w:date="2016-09-16T09:40:00Z">
            <w:rPr>
              <w:lang w:val="en-US"/>
            </w:rPr>
          </w:rPrChange>
        </w:rPr>
        <w:t xml:space="preserve"> efforts</w:t>
      </w:r>
      <w:r w:rsidR="00A45372" w:rsidRPr="006E545A">
        <w:rPr>
          <w:highlight w:val="yellow"/>
          <w:lang w:val="en-US"/>
          <w:rPrChange w:id="35" w:author="GRDC/ID" w:date="2016-09-16T09:40:00Z">
            <w:rPr>
              <w:lang w:val="en-US"/>
            </w:rPr>
          </w:rPrChange>
        </w:rPr>
        <w:t>.</w:t>
      </w:r>
      <w:r w:rsidR="00A45372" w:rsidRPr="008E510D">
        <w:rPr>
          <w:lang w:val="en-US"/>
        </w:rPr>
        <w:t xml:space="preserve"> This work may provide a basis for further work in the wider OGC on a methodology (tooling) to publish ontologies to support their practical use.</w:t>
      </w:r>
    </w:p>
    <w:p w14:paraId="02DE6318" w14:textId="53A7E675" w:rsidR="00816CA9" w:rsidRPr="008E510D" w:rsidRDefault="00816CA9" w:rsidP="00816CA9">
      <w:pPr>
        <w:spacing w:before="100" w:beforeAutospacing="1" w:after="100" w:afterAutospacing="1"/>
        <w:jc w:val="both"/>
        <w:rPr>
          <w:ins w:id="36" w:author="iche" w:date="2016-09-21T16:39:00Z"/>
        </w:rPr>
      </w:pPr>
      <w:commentRangeStart w:id="37"/>
      <w:ins w:id="38" w:author="iche" w:date="2016-09-21T16:39:00Z">
        <w:r w:rsidRPr="00EF2ABF">
          <w:rPr>
            <w:highlight w:val="cyan"/>
          </w:rPr>
          <w:t xml:space="preserve">[Include </w:t>
        </w:r>
      </w:ins>
      <w:ins w:id="39" w:author="iche" w:date="2016-09-21T16:46:00Z">
        <w:r w:rsidR="00F61353">
          <w:rPr>
            <w:highlight w:val="cyan"/>
          </w:rPr>
          <w:t xml:space="preserve">somewhere </w:t>
        </w:r>
      </w:ins>
      <w:ins w:id="40" w:author="iche" w:date="2016-09-21T16:39:00Z">
        <w:r w:rsidRPr="00EF2ABF">
          <w:rPr>
            <w:highlight w:val="cyan"/>
          </w:rPr>
          <w:t>reference to example mappings in ANNEXES C-F]</w:t>
        </w:r>
        <w:commentRangeEnd w:id="37"/>
        <w:r>
          <w:rPr>
            <w:rStyle w:val="Kommentarzeichen"/>
          </w:rPr>
          <w:commentReference w:id="37"/>
        </w:r>
      </w:ins>
    </w:p>
    <w:p w14:paraId="57235E1D" w14:textId="1AC9F770" w:rsidR="00816CA9" w:rsidRPr="008E510D" w:rsidDel="00816CA9" w:rsidRDefault="00816CA9" w:rsidP="00450C77">
      <w:pPr>
        <w:pStyle w:val="StandardWeb"/>
        <w:jc w:val="both"/>
        <w:rPr>
          <w:del w:id="41" w:author="iche" w:date="2016-09-21T16:39:00Z"/>
          <w:lang w:val="en-US"/>
        </w:rPr>
      </w:pPr>
    </w:p>
    <w:p w14:paraId="1880F835" w14:textId="7A0B267E" w:rsidR="00A45372" w:rsidRPr="008E510D" w:rsidRDefault="00A45372" w:rsidP="00450C77">
      <w:pPr>
        <w:pStyle w:val="StandardWeb"/>
        <w:jc w:val="both"/>
        <w:rPr>
          <w:lang w:val="en-US"/>
        </w:rPr>
      </w:pPr>
      <w:r w:rsidRPr="008E510D">
        <w:rPr>
          <w:lang w:val="en-US"/>
        </w:rPr>
        <w:t xml:space="preserve">The initial scope is defined by the WMO Commission for Hydrology (WMH-CHy): to facilitate data sharing within the hydrologic community of the WMO Member countries and to improve the quality of data products based on these data by defining hydrologic features to convey the identification of water-objects through the data processing chain "from measurement to hydrological information" </w:t>
      </w:r>
      <w:r w:rsidR="00110451">
        <w:rPr>
          <w:lang w:val="en-US"/>
        </w:rPr>
        <w:t>[8]</w:t>
      </w:r>
      <w:r w:rsidRPr="008E510D">
        <w:rPr>
          <w:lang w:val="en-US"/>
        </w:rPr>
        <w:t>.</w:t>
      </w:r>
    </w:p>
    <w:p w14:paraId="536FED82" w14:textId="5DE363D9" w:rsidR="00A45372" w:rsidRPr="008E510D" w:rsidRDefault="00A45372" w:rsidP="00450C77">
      <w:pPr>
        <w:pStyle w:val="StandardWeb"/>
        <w:jc w:val="both"/>
        <w:rPr>
          <w:lang w:val="en-US"/>
        </w:rPr>
      </w:pPr>
      <w:r w:rsidRPr="008E510D">
        <w:rPr>
          <w:lang w:val="en-US"/>
        </w:rPr>
        <w:t>To enable semantic interoperability of hydrologic data and services, it is necessary to agree on common concepts and methods for machine interpretation of the concepts. To this goal, the HY_Features model was developed in order to formalize the concepts and relationships of hydrologic features using the WMO/UNESCO "International Glossary of Hydrology" as a starting point.</w:t>
      </w:r>
    </w:p>
    <w:p w14:paraId="07F76F58" w14:textId="4A6FC091" w:rsidR="00A45372" w:rsidRPr="008E510D" w:rsidRDefault="00A45372" w:rsidP="00450C77">
      <w:pPr>
        <w:pStyle w:val="StandardWeb"/>
        <w:jc w:val="both"/>
        <w:rPr>
          <w:lang w:val="en-US"/>
        </w:rPr>
      </w:pPr>
      <w:r w:rsidRPr="008E510D">
        <w:rPr>
          <w:lang w:val="en-US"/>
        </w:rPr>
        <w:t xml:space="preserve">This standard is meant to support the linkage of data products distributed across differing applications and jurisdictions. To enable this, a holistic </w:t>
      </w:r>
      <w:r w:rsidR="0008552D">
        <w:rPr>
          <w:lang w:val="en-US"/>
        </w:rPr>
        <w:t>concept of</w:t>
      </w:r>
      <w:r w:rsidRPr="008E510D">
        <w:rPr>
          <w:lang w:val="en-US"/>
        </w:rPr>
        <w:t xml:space="preserve"> catchment is defined </w:t>
      </w:r>
      <w:r w:rsidR="0008552D">
        <w:rPr>
          <w:lang w:val="en-US"/>
        </w:rPr>
        <w:t>and the surface-water aspects of the concept are modeled</w:t>
      </w:r>
      <w:r w:rsidR="00C2153A">
        <w:rPr>
          <w:lang w:val="en-US"/>
        </w:rPr>
        <w:t>.</w:t>
      </w:r>
      <w:r w:rsidR="0008552D">
        <w:rPr>
          <w:lang w:val="en-US"/>
        </w:rPr>
        <w:t xml:space="preserve"> </w:t>
      </w:r>
      <w:r w:rsidR="00C2153A">
        <w:rPr>
          <w:lang w:val="en-US"/>
        </w:rPr>
        <w:t>This will allow</w:t>
      </w:r>
      <w:r w:rsidRPr="008E510D">
        <w:rPr>
          <w:lang w:val="en-US"/>
        </w:rPr>
        <w:t xml:space="preserve"> a particular </w:t>
      </w:r>
      <w:r w:rsidR="00C2153A">
        <w:rPr>
          <w:lang w:val="en-US"/>
        </w:rPr>
        <w:t xml:space="preserve">surface </w:t>
      </w:r>
      <w:r w:rsidRPr="008E510D">
        <w:rPr>
          <w:lang w:val="en-US"/>
        </w:rPr>
        <w:t xml:space="preserve">catchment </w:t>
      </w:r>
      <w:r w:rsidR="00C2153A">
        <w:rPr>
          <w:lang w:val="en-US"/>
        </w:rPr>
        <w:t>to be represented</w:t>
      </w:r>
      <w:r w:rsidRPr="008E510D">
        <w:rPr>
          <w:lang w:val="en-US"/>
        </w:rPr>
        <w:t xml:space="preserve"> in </w:t>
      </w:r>
      <w:r w:rsidR="00C2153A">
        <w:rPr>
          <w:lang w:val="en-US"/>
        </w:rPr>
        <w:t>different</w:t>
      </w:r>
      <w:r w:rsidRPr="008E510D">
        <w:rPr>
          <w:lang w:val="en-US"/>
        </w:rPr>
        <w:t xml:space="preserve"> data products while retaining its identity. In addition to unique identification of features in multiple systems, a second objective is </w:t>
      </w:r>
      <w:r w:rsidRPr="008E510D">
        <w:rPr>
          <w:lang w:val="en-US"/>
        </w:rPr>
        <w:lastRenderedPageBreak/>
        <w:t xml:space="preserve">to provide a standard terminology and </w:t>
      </w:r>
      <w:r w:rsidR="006E545A">
        <w:rPr>
          <w:lang w:val="en-US"/>
        </w:rPr>
        <w:t xml:space="preserve">an </w:t>
      </w:r>
      <w:r w:rsidRPr="008E510D">
        <w:rPr>
          <w:lang w:val="en-US"/>
        </w:rPr>
        <w:t>ontology to describe relationships between hydrologic</w:t>
      </w:r>
      <w:r w:rsidR="0008552D">
        <w:rPr>
          <w:lang w:val="en-US"/>
        </w:rPr>
        <w:t xml:space="preserve"> features. This may be useful in</w:t>
      </w:r>
      <w:r w:rsidRPr="008E510D">
        <w:rPr>
          <w:lang w:val="en-US"/>
        </w:rPr>
        <w:t xml:space="preserve"> </w:t>
      </w:r>
      <w:r w:rsidR="0008552D">
        <w:rPr>
          <w:lang w:val="en-US"/>
        </w:rPr>
        <w:t>building a data transfer format</w:t>
      </w:r>
      <w:r w:rsidRPr="008E510D">
        <w:rPr>
          <w:lang w:val="en-US"/>
        </w:rPr>
        <w:t xml:space="preserve"> for specific subsets, particularly catchment hierarchy and river network topology but such data transfer format development is not in scope for this standard.</w:t>
      </w:r>
    </w:p>
    <w:p w14:paraId="3A7731A6" w14:textId="77777777" w:rsidR="00A45372" w:rsidRPr="008E510D" w:rsidRDefault="00A45372" w:rsidP="00450C77">
      <w:pPr>
        <w:pStyle w:val="StandardWeb"/>
        <w:jc w:val="both"/>
        <w:rPr>
          <w:lang w:val="en-US"/>
        </w:rPr>
      </w:pPr>
      <w:r w:rsidRPr="008E510D">
        <w:rPr>
          <w:lang w:val="en-US"/>
        </w:rPr>
        <w:t>The HY_Features model provides a basis for common and stable references to hydrologic features in a wide variety of applications:</w:t>
      </w:r>
    </w:p>
    <w:p w14:paraId="18E09788" w14:textId="77777777" w:rsidR="00A45372" w:rsidRPr="008E510D" w:rsidRDefault="00A45372" w:rsidP="00450C77">
      <w:pPr>
        <w:numPr>
          <w:ilvl w:val="0"/>
          <w:numId w:val="22"/>
        </w:numPr>
        <w:spacing w:before="100" w:beforeAutospacing="1" w:after="100" w:afterAutospacing="1"/>
        <w:jc w:val="both"/>
      </w:pPr>
      <w:r w:rsidRPr="008E510D">
        <w:t>to link hydrologic observations to their feature-of-interest, e.g. link a streamflow observation to the river or catchment being observed,</w:t>
      </w:r>
    </w:p>
    <w:p w14:paraId="7B220CCD" w14:textId="77777777" w:rsidR="00A45372" w:rsidRPr="008E510D" w:rsidRDefault="00A45372" w:rsidP="00450C77">
      <w:pPr>
        <w:numPr>
          <w:ilvl w:val="0"/>
          <w:numId w:val="22"/>
        </w:numPr>
        <w:spacing w:before="100" w:beforeAutospacing="1" w:after="100" w:afterAutospacing="1"/>
        <w:jc w:val="both"/>
      </w:pPr>
      <w:r w:rsidRPr="008E510D">
        <w:t>to allow aggregation of cross-referenced features into integrated datasets and data products on global, regional, or basin scales,</w:t>
      </w:r>
    </w:p>
    <w:p w14:paraId="645210DA" w14:textId="77777777" w:rsidR="00A45372" w:rsidRPr="008E510D" w:rsidRDefault="00A45372" w:rsidP="00450C77">
      <w:pPr>
        <w:numPr>
          <w:ilvl w:val="0"/>
          <w:numId w:val="22"/>
        </w:numPr>
        <w:spacing w:before="100" w:beforeAutospacing="1" w:after="100" w:afterAutospacing="1"/>
        <w:jc w:val="both"/>
      </w:pPr>
      <w:r w:rsidRPr="008E510D">
        <w:t>to enable information systems to unambiguously link data across distributed systems and domains,</w:t>
      </w:r>
    </w:p>
    <w:p w14:paraId="3B5D691E" w14:textId="77777777" w:rsidR="00A45372" w:rsidRPr="008E510D" w:rsidRDefault="00A45372" w:rsidP="00450C77">
      <w:pPr>
        <w:numPr>
          <w:ilvl w:val="0"/>
          <w:numId w:val="22"/>
        </w:numPr>
        <w:spacing w:before="100" w:beforeAutospacing="1" w:after="100" w:afterAutospacing="1"/>
        <w:jc w:val="both"/>
      </w:pPr>
      <w:r w:rsidRPr="008E510D">
        <w:t>to enable cross-domain or multi-discipline services to communicate through reference to standard concepts.</w:t>
      </w:r>
    </w:p>
    <w:p w14:paraId="6A08C8CA" w14:textId="77E7ADD6" w:rsidR="009157AF" w:rsidRPr="008E510D" w:rsidRDefault="00A45372" w:rsidP="00450C77">
      <w:pPr>
        <w:jc w:val="both"/>
      </w:pPr>
      <w:r w:rsidRPr="008E510D">
        <w:t>This</w:t>
      </w:r>
      <w:r w:rsidR="009157AF" w:rsidRPr="008E510D">
        <w:t xml:space="preserve"> </w:t>
      </w:r>
      <w:r w:rsidRPr="008E510D">
        <w:t>standard defines a set of Application Schemas (normative) containing feature type definitions that conform to the OGC General Feature Model (GFM) (ISO 19101:2002 and ISO 19109:2006), expressed in the Geographic Information Conceptual Schema Language (ISO 19103:2005) using the Unified Modeling Language (UML).</w:t>
      </w:r>
    </w:p>
    <w:p w14:paraId="587CC95A" w14:textId="1A495656" w:rsidR="00A45372" w:rsidRPr="008E510D" w:rsidRDefault="00A45372" w:rsidP="00450C77">
      <w:pPr>
        <w:pStyle w:val="StandardWeb"/>
        <w:jc w:val="both"/>
        <w:rPr>
          <w:lang w:val="en-US"/>
        </w:rPr>
      </w:pPr>
      <w:r w:rsidRPr="008E510D">
        <w:rPr>
          <w:lang w:val="en-US"/>
        </w:rPr>
        <w:t xml:space="preserve">The GFM is a meta-model developed to serve as the general conceptual model for features and feature properties in the context of geographic information. A feature type is identified by a set of typical characteristics (property type) such as attributes, association, or operations as well as by possible constraints. Each attribute, association or operation is identified on its own by properties and constraints. Conformity to the GFM is assured by instantiating the general feature type as feature classes specific </w:t>
      </w:r>
      <w:r w:rsidR="00C2153A">
        <w:rPr>
          <w:lang w:val="en-US"/>
        </w:rPr>
        <w:t>to</w:t>
      </w:r>
      <w:r w:rsidRPr="008E510D">
        <w:rPr>
          <w:lang w:val="en-US"/>
        </w:rPr>
        <w:t xml:space="preserve"> the application domain.</w:t>
      </w:r>
    </w:p>
    <w:p w14:paraId="46455BE9" w14:textId="552CBC7A" w:rsidR="00A45372" w:rsidRPr="008E510D" w:rsidRDefault="00467DE0" w:rsidP="00450C77">
      <w:pPr>
        <w:pStyle w:val="StandardWeb"/>
        <w:jc w:val="both"/>
        <w:rPr>
          <w:lang w:val="en-US"/>
        </w:rPr>
      </w:pPr>
      <w:r>
        <w:rPr>
          <w:lang w:val="en-US"/>
        </w:rPr>
        <w:t xml:space="preserve">As shown in </w:t>
      </w:r>
      <w:r w:rsidRPr="008E510D">
        <w:t xml:space="preserve">Figure </w:t>
      </w:r>
      <w:r>
        <w:t>1</w:t>
      </w:r>
      <w:r>
        <w:rPr>
          <w:noProof/>
        </w:rPr>
        <w:t>, t</w:t>
      </w:r>
      <w:r w:rsidR="00A45372" w:rsidRPr="008E510D">
        <w:rPr>
          <w:lang w:val="en-US"/>
        </w:rPr>
        <w:t xml:space="preserve">he HY_Features conceptual model </w:t>
      </w:r>
      <w:r>
        <w:rPr>
          <w:lang w:val="en-US"/>
        </w:rPr>
        <w:t>realizes</w:t>
      </w:r>
      <w:r w:rsidR="00A45372" w:rsidRPr="008E510D">
        <w:rPr>
          <w:lang w:val="en-US"/>
        </w:rPr>
        <w:t xml:space="preserve"> the GFM by providing a domain-specific instance of the general </w:t>
      </w:r>
      <w:proofErr w:type="spellStart"/>
      <w:r w:rsidR="00A45372" w:rsidRPr="008E510D">
        <w:rPr>
          <w:lang w:val="en-US"/>
        </w:rPr>
        <w:t>GF_FeatureType</w:t>
      </w:r>
      <w:proofErr w:type="spellEnd"/>
      <w:r w:rsidR="00A45372" w:rsidRPr="008E510D">
        <w:rPr>
          <w:lang w:val="en-US"/>
        </w:rPr>
        <w:t xml:space="preserve"> (aka </w:t>
      </w:r>
      <w:proofErr w:type="spellStart"/>
      <w:r w:rsidR="00A45372" w:rsidRPr="008E510D">
        <w:rPr>
          <w:lang w:val="en-US"/>
        </w:rPr>
        <w:t>FeatureType</w:t>
      </w:r>
      <w:proofErr w:type="spellEnd"/>
      <w:r w:rsidR="00A45372" w:rsidRPr="008E510D">
        <w:rPr>
          <w:lang w:val="en-US"/>
        </w:rPr>
        <w:t>) «</w:t>
      </w:r>
      <w:proofErr w:type="spellStart"/>
      <w:r w:rsidR="00A45372" w:rsidRPr="008E510D">
        <w:rPr>
          <w:lang w:val="en-US"/>
        </w:rPr>
        <w:t>metaclass</w:t>
      </w:r>
      <w:proofErr w:type="spellEnd"/>
      <w:r w:rsidR="00A45372" w:rsidRPr="008E510D">
        <w:rPr>
          <w:lang w:val="en-US"/>
        </w:rPr>
        <w:t>» capturing the Hydrology phenomenon. Since its concern is primarily the issue of feature identification, a basic type HY_HydroFeature is defined to reflect the overall properties hydrologic features have such as identifier</w:t>
      </w:r>
      <w:r w:rsidR="00697554">
        <w:rPr>
          <w:lang w:val="en-US"/>
        </w:rPr>
        <w:t xml:space="preserve"> and </w:t>
      </w:r>
      <w:r w:rsidR="00A45372" w:rsidRPr="008E510D">
        <w:rPr>
          <w:lang w:val="en-US"/>
        </w:rPr>
        <w:t>name. Special feature types are defined to reflect different aspects of hydrology by the typical characteristics each specialization carries. Given the complexity of the domain</w:t>
      </w:r>
      <w:r w:rsidR="00C2153A">
        <w:rPr>
          <w:lang w:val="en-US"/>
        </w:rPr>
        <w:t>,</w:t>
      </w:r>
      <w:r w:rsidR="00A45372" w:rsidRPr="008E510D">
        <w:rPr>
          <w:lang w:val="en-US"/>
        </w:rPr>
        <w:t xml:space="preserve"> a wide range of possible properties may be relevant</w:t>
      </w:r>
      <w:r w:rsidR="00C2153A">
        <w:rPr>
          <w:lang w:val="en-US"/>
        </w:rPr>
        <w:t xml:space="preserve"> </w:t>
      </w:r>
      <w:r w:rsidR="00C2153A" w:rsidRPr="008E510D">
        <w:rPr>
          <w:lang w:val="en-US"/>
        </w:rPr>
        <w:t xml:space="preserve">for </w:t>
      </w:r>
      <w:r w:rsidR="00C2153A">
        <w:rPr>
          <w:lang w:val="en-US"/>
        </w:rPr>
        <w:t>a given</w:t>
      </w:r>
      <w:r w:rsidR="00C2153A" w:rsidRPr="008E510D">
        <w:rPr>
          <w:lang w:val="en-US"/>
        </w:rPr>
        <w:t xml:space="preserve"> hydrologic feature type</w:t>
      </w:r>
      <w:r w:rsidR="00A45372" w:rsidRPr="008E510D">
        <w:rPr>
          <w:lang w:val="en-US"/>
        </w:rPr>
        <w:t>.</w:t>
      </w:r>
    </w:p>
    <w:p w14:paraId="6DE3C7CB" w14:textId="01893451" w:rsidR="00A45372" w:rsidRPr="008E510D" w:rsidRDefault="00467DE0" w:rsidP="00450C77">
      <w:pPr>
        <w:pStyle w:val="StandardWeb"/>
        <w:jc w:val="both"/>
        <w:rPr>
          <w:lang w:val="en-US"/>
        </w:rPr>
      </w:pPr>
      <w:r w:rsidRPr="008E510D">
        <w:t xml:space="preserve">Figure </w:t>
      </w:r>
      <w:r>
        <w:t>1 also shows how the</w:t>
      </w:r>
      <w:r w:rsidR="00A45372" w:rsidRPr="008E510D">
        <w:rPr>
          <w:lang w:val="en-US"/>
        </w:rPr>
        <w:t xml:space="preserve"> HY_Features model </w:t>
      </w:r>
      <w:r>
        <w:rPr>
          <w:lang w:val="en-US"/>
        </w:rPr>
        <w:t>allows</w:t>
      </w:r>
      <w:r w:rsidR="00A45372" w:rsidRPr="008E510D">
        <w:rPr>
          <w:lang w:val="en-US"/>
        </w:rPr>
        <w:t xml:space="preserve"> the feature-of-interest concept of the Observation and Measurement (O&amp;M) model (ISO 19156:2011) to be realized for hydrologic observations. Depending on the application, the target of an observation may be a Domain Feature, like a water body, or a Sampling Feature, such as a stream gage, used as a proxy for a Domain Feature. Specifically, observation-centric data models such as the WaterML2.0 implementation profiles of O&amp;M </w:t>
      </w:r>
      <w:r w:rsidR="00944012">
        <w:rPr>
          <w:lang w:val="en-US"/>
        </w:rPr>
        <w:t xml:space="preserve">[4] </w:t>
      </w:r>
      <w:r w:rsidR="00A45372" w:rsidRPr="008E510D">
        <w:rPr>
          <w:lang w:val="en-US"/>
        </w:rPr>
        <w:t>may use the concepts provided in this standard to identify domain-specific relationships between a sampling feature and the ultimate sampled feature.</w:t>
      </w:r>
    </w:p>
    <w:p w14:paraId="252620C1" w14:textId="0A139D35" w:rsidR="0001508C" w:rsidRPr="006E545A" w:rsidRDefault="00146D92" w:rsidP="002B764B">
      <w:pPr>
        <w:pStyle w:val="StandardWeb"/>
        <w:jc w:val="both"/>
        <w:rPr>
          <w:lang w:val="en-US"/>
          <w:rPrChange w:id="42" w:author="GRDC/ID" w:date="2016-09-16T09:44:00Z">
            <w:rPr/>
          </w:rPrChange>
        </w:rPr>
      </w:pPr>
      <w:r>
        <w:rPr>
          <w:lang w:val="en-US"/>
        </w:rPr>
        <w:lastRenderedPageBreak/>
        <w:t>T</w:t>
      </w:r>
      <w:r w:rsidR="00A45372" w:rsidRPr="008E510D">
        <w:rPr>
          <w:lang w:val="en-US"/>
        </w:rPr>
        <w:t xml:space="preserve">he model concepts may be used to describe the relationships of observation results to the hydrologic feature of interest they are meant to represent and in this way to link spatial </w:t>
      </w:r>
      <w:r w:rsidR="002B764B">
        <w:rPr>
          <w:lang w:val="en-US"/>
        </w:rPr>
        <w:t>and</w:t>
      </w:r>
      <w:r w:rsidR="00A45372" w:rsidRPr="008E510D">
        <w:rPr>
          <w:lang w:val="en-US"/>
        </w:rPr>
        <w:t xml:space="preserve"> non-spatial hydrologic data. In particular</w:t>
      </w:r>
      <w:r w:rsidR="002B764B">
        <w:rPr>
          <w:lang w:val="en-US"/>
        </w:rPr>
        <w:t>,</w:t>
      </w:r>
      <w:r w:rsidR="00A45372" w:rsidRPr="008E510D">
        <w:rPr>
          <w:lang w:val="en-US"/>
        </w:rPr>
        <w:t xml:space="preserve"> </w:t>
      </w:r>
      <w:commentRangeStart w:id="43"/>
      <w:r w:rsidR="00D42844" w:rsidRPr="00D42844">
        <w:rPr>
          <w:highlight w:val="yellow"/>
          <w:lang w:val="en-US"/>
          <w:rPrChange w:id="44" w:author="GRDC/ID" w:date="2016-09-16T09:49:00Z">
            <w:rPr>
              <w:lang w:val="en-US"/>
            </w:rPr>
          </w:rPrChange>
        </w:rPr>
        <w:t>this model will support interoperability at semantic level through providing a standard terminology, and formalizing the information relationships and constraints on behalf the data sharing and system communication.</w:t>
      </w:r>
      <w:commentRangeEnd w:id="43"/>
      <w:r w:rsidR="00D42844" w:rsidRPr="00D42844">
        <w:rPr>
          <w:rStyle w:val="Kommentarzeichen"/>
          <w:highlight w:val="yellow"/>
          <w:lang w:val="en-US" w:eastAsia="en-US"/>
          <w:rPrChange w:id="45" w:author="GRDC/ID" w:date="2016-09-16T09:49:00Z">
            <w:rPr>
              <w:rStyle w:val="Kommentarzeichen"/>
              <w:lang w:val="en-US" w:eastAsia="en-US"/>
            </w:rPr>
          </w:rPrChange>
        </w:rPr>
        <w:commentReference w:id="43"/>
      </w:r>
      <w:r w:rsidR="00D42844">
        <w:rPr>
          <w:lang w:val="en-US"/>
        </w:rPr>
        <w:t xml:space="preserve"> </w:t>
      </w:r>
      <w:r w:rsidR="00191A84">
        <w:rPr>
          <w:lang w:val="en-US"/>
        </w:rPr>
        <w:t>T</w:t>
      </w:r>
      <w:r w:rsidR="00A45372" w:rsidRPr="008E510D">
        <w:rPr>
          <w:lang w:val="en-US"/>
        </w:rPr>
        <w:t xml:space="preserve">his allows links to be implemented in a standard way between resources on the Web. For example, a discovery service such as a catalog of catchments could use the concepts defined here to provide machine interpretable pointers to services that provide differing geospatial representations of the same catchments as well as data from water quality and water quantity observations that characterize some aspects of the catchments. A client could then use those links </w:t>
      </w:r>
      <w:r w:rsidR="002B764B">
        <w:rPr>
          <w:lang w:val="en-US"/>
        </w:rPr>
        <w:t>for</w:t>
      </w:r>
      <w:r w:rsidR="00A45372" w:rsidRPr="008E510D">
        <w:rPr>
          <w:lang w:val="en-US"/>
        </w:rPr>
        <w:t xml:space="preserve"> automat</w:t>
      </w:r>
      <w:r w:rsidR="002B764B">
        <w:rPr>
          <w:lang w:val="en-US"/>
        </w:rPr>
        <w:t>ed workflows and data product</w:t>
      </w:r>
      <w:r w:rsidR="00A45372" w:rsidRPr="008E510D">
        <w:rPr>
          <w:lang w:val="en-US"/>
        </w:rPr>
        <w:t xml:space="preserve"> generat</w:t>
      </w:r>
      <w:r w:rsidR="002B764B">
        <w:rPr>
          <w:lang w:val="en-US"/>
        </w:rPr>
        <w:t>ion.</w:t>
      </w:r>
    </w:p>
    <w:p w14:paraId="42C34236" w14:textId="5419C9BD" w:rsidR="00810C46" w:rsidRPr="008E510D" w:rsidRDefault="000E6C4D" w:rsidP="00E84282">
      <w:pPr>
        <w:keepNext/>
        <w:jc w:val="center"/>
      </w:pPr>
      <w:r>
        <w:rPr>
          <w:noProof/>
        </w:rPr>
        <w:lastRenderedPageBreak/>
        <w:drawing>
          <wp:inline distT="0" distB="0" distL="0" distR="0" wp14:anchorId="01FDA4D9" wp14:editId="11FFA9F9">
            <wp:extent cx="4817889" cy="6463360"/>
            <wp:effectExtent l="0" t="0" r="1905" b="0"/>
            <wp:docPr id="2" name="Grafik 2" descr="D:\Users\Dornblut\OGC_HYF_SWG\hlphtml\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0416" cy="6466750"/>
                    </a:xfrm>
                    <a:prstGeom prst="rect">
                      <a:avLst/>
                    </a:prstGeom>
                    <a:noFill/>
                    <a:ln>
                      <a:noFill/>
                    </a:ln>
                  </pic:spPr>
                </pic:pic>
              </a:graphicData>
            </a:graphic>
          </wp:inline>
        </w:drawing>
      </w:r>
    </w:p>
    <w:p w14:paraId="57CFF100" w14:textId="3EAE9175" w:rsidR="00810C46" w:rsidRPr="008E510D" w:rsidRDefault="00810C46" w:rsidP="006D2CB5">
      <w:pPr>
        <w:pStyle w:val="OGCFigure"/>
      </w:pPr>
      <w:bookmarkStart w:id="46" w:name="_Ref399339259"/>
      <w:bookmarkStart w:id="47" w:name="_Toc463963514"/>
      <w:r w:rsidRPr="008E510D">
        <w:t xml:space="preserve">Figure </w:t>
      </w:r>
      <w:fldSimple w:instr=" SEQ Figure \* ARABIC ">
        <w:r w:rsidR="00DA7491">
          <w:rPr>
            <w:noProof/>
          </w:rPr>
          <w:t>1</w:t>
        </w:r>
      </w:fldSimple>
      <w:bookmarkEnd w:id="46"/>
      <w:r w:rsidRPr="008E510D">
        <w:t>: HY_Features in the context of the OGC Abstract Specifications</w:t>
      </w:r>
      <w:bookmarkEnd w:id="47"/>
    </w:p>
    <w:p w14:paraId="7EAE6BE3" w14:textId="77777777" w:rsidR="00B628D4" w:rsidRPr="008E510D" w:rsidRDefault="00B628D4" w:rsidP="00450C77">
      <w:pPr>
        <w:pStyle w:val="berschrift1"/>
        <w:jc w:val="both"/>
      </w:pPr>
      <w:bookmarkStart w:id="48" w:name="_Toc458775719"/>
      <w:bookmarkStart w:id="49" w:name="_Toc463963448"/>
      <w:r w:rsidRPr="008E510D">
        <w:t>Conformance</w:t>
      </w:r>
      <w:bookmarkEnd w:id="48"/>
      <w:bookmarkEnd w:id="49"/>
    </w:p>
    <w:p w14:paraId="7080F3C5" w14:textId="1AB7B951" w:rsidR="00A45372" w:rsidRPr="008E510D" w:rsidRDefault="00A45372" w:rsidP="00450C77">
      <w:pPr>
        <w:spacing w:before="100" w:beforeAutospacing="1" w:after="100" w:afterAutospacing="1"/>
        <w:jc w:val="both"/>
      </w:pPr>
      <w:r w:rsidRPr="008E510D">
        <w:t xml:space="preserve">This standard defines the conceptual model for identification of hydrologic features and their fundamental relationships. The conceptual model may be used in two ways: a) to derive implementation classes for data exchange or b) via reference (referred to here as </w:t>
      </w:r>
      <w:r w:rsidRPr="008E510D">
        <w:lastRenderedPageBreak/>
        <w:t xml:space="preserve">mapping) from terms used in an implementation to the equivalent terms in the HY_Features model. The form of such a mapping is not specified in this standard, but in general there is correspondence expected between particular implementations of hydrologic features and realized HY_Features concepts. </w:t>
      </w:r>
      <w:r w:rsidRPr="00524BAB">
        <w:rPr>
          <w:highlight w:val="yellow"/>
        </w:rPr>
        <w:t>There will be an exact correspondence or a correspondence to a specialization of a HY_Features class with narrower scope. Since no technical semantic mapping standard is supported by the OGC standards baseline at this time, only the expressivity requirements of mappings are specified in relevant conformance cla</w:t>
      </w:r>
      <w:r w:rsidR="0026671F" w:rsidRPr="00524BAB">
        <w:rPr>
          <w:highlight w:val="yellow"/>
        </w:rPr>
        <w:t>s</w:t>
      </w:r>
      <w:r w:rsidRPr="00524BAB">
        <w:rPr>
          <w:highlight w:val="yellow"/>
        </w:rPr>
        <w:t>ses.</w:t>
      </w:r>
      <w:r w:rsidR="00456A0D" w:rsidRPr="00524BAB">
        <w:rPr>
          <w:highlight w:val="yellow"/>
        </w:rPr>
        <w:t xml:space="preserve"> However, a semantic mapping implementation itself could be considered to be a OGC HY_Features standardization target, but is not in the scope of this standard.</w:t>
      </w:r>
      <w:r w:rsidR="00456A0D">
        <w:rPr>
          <w:b/>
        </w:rPr>
        <w:t xml:space="preserve"> </w:t>
      </w:r>
    </w:p>
    <w:p w14:paraId="1E14BFCF" w14:textId="77777777" w:rsidR="00A45372" w:rsidRPr="008E510D" w:rsidRDefault="00A45372" w:rsidP="00450C77">
      <w:pPr>
        <w:spacing w:before="100" w:beforeAutospacing="1" w:after="100" w:afterAutospacing="1"/>
        <w:jc w:val="both"/>
      </w:pPr>
      <w:r w:rsidRPr="008E510D">
        <w:t>Requirements for OGC HY_Features standardization target types are considered:</w:t>
      </w:r>
    </w:p>
    <w:p w14:paraId="1D0F3740" w14:textId="49B9F87A" w:rsidR="00A45372" w:rsidRPr="008E510D" w:rsidRDefault="0026671F" w:rsidP="00450C77">
      <w:pPr>
        <w:numPr>
          <w:ilvl w:val="0"/>
          <w:numId w:val="23"/>
        </w:numPr>
        <w:spacing w:before="100" w:beforeAutospacing="1" w:after="100" w:afterAutospacing="1"/>
        <w:jc w:val="both"/>
      </w:pPr>
      <w:r>
        <w:t>Implementations (e</w:t>
      </w:r>
      <w:r w:rsidR="00A45372" w:rsidRPr="008E510D">
        <w:t>ncodings such as OWL and RDF) of the HY_Features conceptual UML model described in this standard and</w:t>
      </w:r>
    </w:p>
    <w:p w14:paraId="06692B6B" w14:textId="7E7E2B8B" w:rsidR="008E7D00" w:rsidRPr="008E510D" w:rsidRDefault="0026671F" w:rsidP="00816CA9">
      <w:pPr>
        <w:numPr>
          <w:ilvl w:val="0"/>
          <w:numId w:val="23"/>
        </w:numPr>
        <w:spacing w:before="100" w:beforeAutospacing="1" w:after="100" w:afterAutospacing="1"/>
        <w:jc w:val="both"/>
      </w:pPr>
      <w:r>
        <w:t>Implementation</w:t>
      </w:r>
      <w:r w:rsidRPr="008E510D">
        <w:t xml:space="preserve"> </w:t>
      </w:r>
      <w:r w:rsidR="00A45372" w:rsidRPr="008E510D">
        <w:t>schemas formally mapped to HY_Features concepts including Feature Type classes and associative relationships.</w:t>
      </w:r>
    </w:p>
    <w:p w14:paraId="5A6B3878" w14:textId="1017C901" w:rsidR="00A45372" w:rsidRPr="008E510D" w:rsidRDefault="00A45372" w:rsidP="00450C77">
      <w:pPr>
        <w:spacing w:before="100" w:beforeAutospacing="1" w:after="100" w:afterAutospacing="1"/>
        <w:jc w:val="both"/>
      </w:pPr>
      <w:r w:rsidRPr="008E510D">
        <w:t xml:space="preserve">For brevity, the terminology </w:t>
      </w:r>
      <w:r w:rsidRPr="008E510D">
        <w:rPr>
          <w:b/>
          <w:bCs/>
        </w:rPr>
        <w:t>implement</w:t>
      </w:r>
      <w:r w:rsidRPr="008E510D">
        <w:t xml:space="preserve"> is used to indicate either a direct encoding or </w:t>
      </w:r>
      <w:r w:rsidR="00816CA9">
        <w:t xml:space="preserve">the </w:t>
      </w:r>
      <w:r w:rsidRPr="008E510D">
        <w:t>existence of a formalized mapping that would enable a client, at run-time, to determine that a particular implementation class implements a specific HY_Features concept.</w:t>
      </w:r>
    </w:p>
    <w:p w14:paraId="5E6238AC" w14:textId="028C303E" w:rsidR="00A45372" w:rsidRPr="008E510D" w:rsidRDefault="00191A84" w:rsidP="00450C77">
      <w:pPr>
        <w:spacing w:before="100" w:beforeAutospacing="1" w:after="100" w:afterAutospacing="1"/>
        <w:jc w:val="both"/>
      </w:pPr>
      <w:r w:rsidRPr="00524BAB">
        <w:rPr>
          <w:highlight w:val="yellow"/>
        </w:rPr>
        <w:t>A</w:t>
      </w:r>
      <w:r w:rsidR="00A45372" w:rsidRPr="00524BAB">
        <w:rPr>
          <w:highlight w:val="yellow"/>
        </w:rPr>
        <w:t xml:space="preserve">n </w:t>
      </w:r>
      <w:r w:rsidRPr="00524BAB">
        <w:rPr>
          <w:highlight w:val="yellow"/>
        </w:rPr>
        <w:t xml:space="preserve">intended </w:t>
      </w:r>
      <w:r w:rsidR="00A45372" w:rsidRPr="00524BAB">
        <w:rPr>
          <w:highlight w:val="yellow"/>
        </w:rPr>
        <w:t xml:space="preserve">OWL encoding </w:t>
      </w:r>
      <w:r w:rsidR="00324FE3" w:rsidRPr="00524BAB">
        <w:rPr>
          <w:highlight w:val="yellow"/>
        </w:rPr>
        <w:t xml:space="preserve">(future document) </w:t>
      </w:r>
      <w:r w:rsidR="00A45372" w:rsidRPr="00524BAB">
        <w:rPr>
          <w:highlight w:val="yellow"/>
        </w:rPr>
        <w:t>of the HY_Features application schema</w:t>
      </w:r>
      <w:r w:rsidRPr="00524BAB">
        <w:rPr>
          <w:highlight w:val="yellow"/>
        </w:rPr>
        <w:t xml:space="preserve"> will formalize</w:t>
      </w:r>
      <w:r w:rsidR="00A45372" w:rsidRPr="00524BAB">
        <w:rPr>
          <w:highlight w:val="yellow"/>
        </w:rPr>
        <w:t xml:space="preserve"> the mapping from the implementation to this specification through use of encoding rules that allow direct correspondence of schema elements with the UML elements defined.</w:t>
      </w:r>
      <w:r w:rsidR="00324FE3" w:rsidRPr="00524BAB">
        <w:rPr>
          <w:highlight w:val="yellow"/>
        </w:rPr>
        <w:t xml:space="preserve"> </w:t>
      </w:r>
    </w:p>
    <w:p w14:paraId="7924F998" w14:textId="69DD2403" w:rsidR="00A45372" w:rsidRPr="008E510D" w:rsidRDefault="00A45372" w:rsidP="00450C77">
      <w:pPr>
        <w:spacing w:before="100" w:beforeAutospacing="1" w:after="100" w:afterAutospacing="1"/>
        <w:jc w:val="both"/>
      </w:pPr>
      <w:r w:rsidRPr="008E510D">
        <w:t>Conformance with this standard shall be checked using all the relevant tests specified in Annex A (normative) of this document. The framework, concepts, and methodology for testing, and the criteria to be achieved to claim conformance are specified in the OGC Compliance Testing Policies and Procedures and the OGC Compliance Testing web site</w:t>
      </w:r>
      <w:r w:rsidR="00552B26">
        <w:rPr>
          <w:rStyle w:val="Funotenzeichen"/>
        </w:rPr>
        <w:footnoteReference w:id="1"/>
      </w:r>
      <w:r w:rsidRPr="008E510D">
        <w:t>.</w:t>
      </w:r>
    </w:p>
    <w:p w14:paraId="76CAD541" w14:textId="4076B743" w:rsidR="00A45372" w:rsidRPr="008E510D" w:rsidRDefault="00A45372" w:rsidP="00467DE0">
      <w:pPr>
        <w:spacing w:before="100" w:beforeAutospacing="1" w:after="100" w:afterAutospacing="1"/>
        <w:jc w:val="both"/>
      </w:pPr>
      <w:r w:rsidRPr="008E510D">
        <w:t>In order to conform to this OGC™ interface standard, a software implementa</w:t>
      </w:r>
      <w:r w:rsidR="00467DE0">
        <w:t xml:space="preserve">tion shall choose to implement any </w:t>
      </w:r>
      <w:r w:rsidRPr="008E510D">
        <w:t xml:space="preserve">one of the conformance levels specified in Annex A (normative). </w:t>
      </w:r>
    </w:p>
    <w:p w14:paraId="5E64208A" w14:textId="77777777" w:rsidR="00A45372" w:rsidRPr="008E510D" w:rsidRDefault="00A45372" w:rsidP="00450C77">
      <w:pPr>
        <w:spacing w:before="100" w:beforeAutospacing="1" w:after="100" w:afterAutospacing="1"/>
        <w:jc w:val="both"/>
      </w:pPr>
      <w:r w:rsidRPr="008E510D">
        <w:t>All requirements-classes and conformance-classes described in this document are owned by the standard(s) identified.</w:t>
      </w:r>
    </w:p>
    <w:p w14:paraId="1AF71530" w14:textId="77777777" w:rsidR="00B628D4" w:rsidRPr="008E510D" w:rsidRDefault="00B628D4" w:rsidP="00450C77">
      <w:pPr>
        <w:pStyle w:val="berschrift1"/>
        <w:jc w:val="both"/>
      </w:pPr>
      <w:bookmarkStart w:id="50" w:name="_Toc458775720"/>
      <w:bookmarkStart w:id="51" w:name="_Toc463963449"/>
      <w:r w:rsidRPr="008E510D">
        <w:lastRenderedPageBreak/>
        <w:t>Normative References</w:t>
      </w:r>
      <w:bookmarkEnd w:id="50"/>
      <w:bookmarkEnd w:id="51"/>
    </w:p>
    <w:p w14:paraId="44228B51" w14:textId="3B119D3B" w:rsidR="00277D72" w:rsidRPr="008E510D" w:rsidRDefault="00277D72" w:rsidP="00450C77">
      <w:pPr>
        <w:pStyle w:val="StandardWeb"/>
        <w:jc w:val="both"/>
        <w:rPr>
          <w:lang w:val="en-US"/>
        </w:rPr>
      </w:pPr>
      <w:r w:rsidRPr="008E510D">
        <w:rPr>
          <w:lang w:val="en-US"/>
        </w:rPr>
        <w:t>The following normative documents contain provisions that, through reference in this text, constitute provisions of this document. For dated references, subsequent amendments to, or revisions of, any of these publications do not apply. For undated references, the latest edition of the normative document referred to applies.</w:t>
      </w:r>
    </w:p>
    <w:p w14:paraId="7C478C5F" w14:textId="77777777" w:rsidR="00277D72" w:rsidRPr="008E510D" w:rsidRDefault="00277D72" w:rsidP="00450C77">
      <w:pPr>
        <w:pStyle w:val="StandardWeb"/>
        <w:jc w:val="both"/>
        <w:rPr>
          <w:lang w:val="en-US"/>
        </w:rPr>
      </w:pPr>
      <w:r w:rsidRPr="008E510D">
        <w:rPr>
          <w:lang w:val="en-US"/>
        </w:rPr>
        <w:t>ISO 19101:2002, Geographic Information—Reference Model</w:t>
      </w:r>
    </w:p>
    <w:p w14:paraId="5FE11291" w14:textId="77777777" w:rsidR="00277D72" w:rsidRPr="008E510D" w:rsidRDefault="00277D72" w:rsidP="00450C77">
      <w:pPr>
        <w:pStyle w:val="StandardWeb"/>
        <w:jc w:val="both"/>
        <w:rPr>
          <w:lang w:val="en-US"/>
        </w:rPr>
      </w:pPr>
      <w:r w:rsidRPr="008E510D">
        <w:rPr>
          <w:lang w:val="en-US"/>
        </w:rPr>
        <w:t>ISO/TS 19103:2005, Geographic Information — Conceptual schema language</w:t>
      </w:r>
    </w:p>
    <w:p w14:paraId="589240D5" w14:textId="77777777" w:rsidR="00277D72" w:rsidRPr="008E510D" w:rsidRDefault="00277D72" w:rsidP="00450C77">
      <w:pPr>
        <w:pStyle w:val="StandardWeb"/>
        <w:jc w:val="both"/>
        <w:rPr>
          <w:lang w:val="en-US"/>
        </w:rPr>
      </w:pPr>
      <w:r w:rsidRPr="008E510D">
        <w:rPr>
          <w:lang w:val="en-US"/>
        </w:rPr>
        <w:t>ISO 19107:2003, Geographic Information — Spatial schema</w:t>
      </w:r>
    </w:p>
    <w:p w14:paraId="7DCE0464" w14:textId="77777777" w:rsidR="00277D72" w:rsidRPr="008E510D" w:rsidRDefault="00277D72" w:rsidP="00450C77">
      <w:pPr>
        <w:pStyle w:val="StandardWeb"/>
        <w:jc w:val="both"/>
        <w:rPr>
          <w:lang w:val="en-US"/>
        </w:rPr>
      </w:pPr>
      <w:r w:rsidRPr="008E510D">
        <w:rPr>
          <w:lang w:val="en-US"/>
        </w:rPr>
        <w:t>ISO 19108:2006, Geographic Information — Temporal schema</w:t>
      </w:r>
    </w:p>
    <w:p w14:paraId="638B6870" w14:textId="77777777" w:rsidR="00277D72" w:rsidRPr="008E510D" w:rsidRDefault="00277D72" w:rsidP="00450C77">
      <w:pPr>
        <w:pStyle w:val="StandardWeb"/>
        <w:jc w:val="both"/>
        <w:rPr>
          <w:lang w:val="en-US"/>
        </w:rPr>
      </w:pPr>
      <w:r w:rsidRPr="008E510D">
        <w:rPr>
          <w:lang w:val="en-US"/>
        </w:rPr>
        <w:t>ISO 19109:2006, Geographic Information — Rules for application schemas</w:t>
      </w:r>
    </w:p>
    <w:p w14:paraId="7632711E" w14:textId="77777777" w:rsidR="00277D72" w:rsidRPr="008E510D" w:rsidRDefault="00277D72" w:rsidP="00450C77">
      <w:pPr>
        <w:pStyle w:val="StandardWeb"/>
        <w:jc w:val="both"/>
        <w:rPr>
          <w:lang w:val="en-US"/>
        </w:rPr>
      </w:pPr>
      <w:r w:rsidRPr="008E510D">
        <w:rPr>
          <w:lang w:val="en-US"/>
        </w:rPr>
        <w:t>ISO 19111:2007, Geographic Information — Referencing by coordinates</w:t>
      </w:r>
    </w:p>
    <w:p w14:paraId="758CA142" w14:textId="77777777" w:rsidR="00AA50B1" w:rsidRDefault="00277D72" w:rsidP="00450C77">
      <w:pPr>
        <w:pStyle w:val="StandardWeb"/>
        <w:jc w:val="both"/>
        <w:rPr>
          <w:lang w:val="en-US"/>
        </w:rPr>
      </w:pPr>
      <w:r w:rsidRPr="008E510D">
        <w:rPr>
          <w:lang w:val="en-US"/>
        </w:rPr>
        <w:t>ISO 19115:2012, Geographic Information — Metadata – Fundamentals</w:t>
      </w:r>
    </w:p>
    <w:p w14:paraId="082A8356" w14:textId="22522667" w:rsidR="00277D72" w:rsidRPr="00AA50B1" w:rsidRDefault="00AA50B1" w:rsidP="00450C77">
      <w:pPr>
        <w:pStyle w:val="StandardWeb"/>
        <w:jc w:val="both"/>
        <w:rPr>
          <w:lang w:val="en-US"/>
        </w:rPr>
      </w:pPr>
      <w:r>
        <w:rPr>
          <w:lang w:val="en-US"/>
        </w:rPr>
        <w:t xml:space="preserve">ISO 19133:2005, </w:t>
      </w:r>
      <w:r w:rsidRPr="008E510D">
        <w:rPr>
          <w:lang w:val="en-US"/>
        </w:rPr>
        <w:t xml:space="preserve">Geographic Information — </w:t>
      </w:r>
      <w:r w:rsidRPr="00AA50B1">
        <w:rPr>
          <w:lang w:val="en-US"/>
        </w:rPr>
        <w:t>Location-based services – Tracking and navigation</w:t>
      </w:r>
      <w:r w:rsidR="00277D72" w:rsidRPr="008E510D">
        <w:rPr>
          <w:lang w:val="en-US"/>
        </w:rPr>
        <w:t xml:space="preserve"> </w:t>
      </w:r>
    </w:p>
    <w:p w14:paraId="61FD423F" w14:textId="77777777" w:rsidR="00277D72" w:rsidRPr="008E510D" w:rsidRDefault="00277D72" w:rsidP="00450C77">
      <w:pPr>
        <w:pStyle w:val="StandardWeb"/>
        <w:jc w:val="both"/>
        <w:rPr>
          <w:lang w:val="en-US"/>
        </w:rPr>
      </w:pPr>
      <w:r w:rsidRPr="008E510D">
        <w:rPr>
          <w:lang w:val="en-US"/>
        </w:rPr>
        <w:t>ISO 19148:2012, Geographic Information — Linear referencing</w:t>
      </w:r>
    </w:p>
    <w:p w14:paraId="4BE35A14" w14:textId="77777777" w:rsidR="00277D72" w:rsidRPr="008E510D" w:rsidRDefault="00277D72" w:rsidP="00450C77">
      <w:pPr>
        <w:pStyle w:val="StandardWeb"/>
        <w:jc w:val="both"/>
        <w:rPr>
          <w:lang w:val="en-US"/>
        </w:rPr>
      </w:pPr>
      <w:r w:rsidRPr="008E510D">
        <w:rPr>
          <w:lang w:val="en-US"/>
        </w:rPr>
        <w:t>ISO 19156:2011, Geographic Information — Observations and Measurements</w:t>
      </w:r>
    </w:p>
    <w:p w14:paraId="23D9D016" w14:textId="7610A724" w:rsidR="00274E95" w:rsidRPr="008E510D" w:rsidRDefault="00274E95" w:rsidP="00450C77">
      <w:pPr>
        <w:pStyle w:val="berschrift1"/>
        <w:jc w:val="both"/>
      </w:pPr>
      <w:bookmarkStart w:id="52" w:name="_Toc458775721"/>
      <w:bookmarkStart w:id="53" w:name="_Toc463963450"/>
      <w:r w:rsidRPr="008E510D">
        <w:t>Terms and Definitions</w:t>
      </w:r>
      <w:bookmarkEnd w:id="52"/>
      <w:bookmarkEnd w:id="53"/>
    </w:p>
    <w:p w14:paraId="62093A74" w14:textId="4E80CBFA" w:rsidR="00463826" w:rsidRPr="008E510D" w:rsidRDefault="00463826" w:rsidP="00450C77">
      <w:pPr>
        <w:pStyle w:val="StandardWeb"/>
        <w:jc w:val="both"/>
        <w:rPr>
          <w:lang w:val="en-US"/>
        </w:rPr>
      </w:pPr>
      <w:r w:rsidRPr="008E510D">
        <w:rPr>
          <w:lang w:val="en-US"/>
        </w:rPr>
        <w:t xml:space="preserve">This document uses the terms defined in Sub-clause 5.3 of [OGC 06-121r8], which is based on the ISO/IEC Directives, Part 2, Rules for the structure and drafting of International Standards. In particular, the word </w:t>
      </w:r>
      <w:r w:rsidR="00510EBB">
        <w:rPr>
          <w:lang w:val="en-US"/>
        </w:rPr>
        <w:t>SHALL</w:t>
      </w:r>
      <w:r w:rsidRPr="008E510D">
        <w:rPr>
          <w:lang w:val="en-US"/>
        </w:rPr>
        <w:t xml:space="preserve"> (not "must") is the verb form used to indicate a requirement to be strictly followed to conform to this standard.</w:t>
      </w:r>
    </w:p>
    <w:p w14:paraId="171466EF" w14:textId="77777777" w:rsidR="00463826" w:rsidRPr="008E510D" w:rsidRDefault="00463826" w:rsidP="00450C77">
      <w:pPr>
        <w:pStyle w:val="StandardWeb"/>
        <w:jc w:val="both"/>
        <w:rPr>
          <w:lang w:val="en-US"/>
        </w:rPr>
      </w:pPr>
      <w:r w:rsidRPr="008E510D">
        <w:rPr>
          <w:lang w:val="en-US"/>
        </w:rPr>
        <w:t>For the purposes of this document, the following additional terms and definitions apply.</w:t>
      </w:r>
    </w:p>
    <w:p w14:paraId="45057617" w14:textId="77777777" w:rsidR="00807D2F" w:rsidRDefault="00807D2F" w:rsidP="00450C77">
      <w:pPr>
        <w:pStyle w:val="TermNum"/>
        <w:jc w:val="both"/>
        <w:rPr>
          <w:lang w:val="en-US"/>
        </w:rPr>
      </w:pPr>
      <w:bookmarkStart w:id="54" w:name="_Toc365297047"/>
    </w:p>
    <w:p w14:paraId="72797F97" w14:textId="70BE4B85" w:rsidR="00B628D4" w:rsidRPr="008E510D" w:rsidRDefault="00A73CDA" w:rsidP="00807D2F">
      <w:pPr>
        <w:pStyle w:val="TermNum"/>
        <w:numPr>
          <w:ilvl w:val="0"/>
          <w:numId w:val="0"/>
        </w:numPr>
        <w:jc w:val="both"/>
        <w:rPr>
          <w:lang w:val="en-US"/>
        </w:rPr>
      </w:pPr>
      <w:r>
        <w:rPr>
          <w:lang w:val="en-US"/>
        </w:rPr>
        <w:t>application schema</w:t>
      </w:r>
      <w:bookmarkEnd w:id="54"/>
    </w:p>
    <w:p w14:paraId="7B8DC676" w14:textId="307D0FC6" w:rsidR="00463826" w:rsidRDefault="00463826" w:rsidP="00D3543D">
      <w:pPr>
        <w:pStyle w:val="StandardWeb"/>
        <w:jc w:val="both"/>
        <w:rPr>
          <w:lang w:val="en-US"/>
        </w:rPr>
      </w:pPr>
      <w:bookmarkStart w:id="55" w:name="_Toc365297049"/>
      <w:r w:rsidRPr="00D3543D">
        <w:rPr>
          <w:lang w:val="en-US"/>
        </w:rPr>
        <w:t>Conceptual schema for data required by one or more applications [ISO 19101].</w:t>
      </w:r>
    </w:p>
    <w:p w14:paraId="75C636D6" w14:textId="77777777" w:rsidR="00053564" w:rsidRDefault="00053564" w:rsidP="00365409">
      <w:pPr>
        <w:pStyle w:val="TermNum"/>
      </w:pPr>
    </w:p>
    <w:p w14:paraId="058DE755" w14:textId="39B73355" w:rsidR="00053564" w:rsidRPr="00D604FF" w:rsidRDefault="00053564" w:rsidP="00365409">
      <w:pPr>
        <w:pStyle w:val="TermNum"/>
        <w:numPr>
          <w:ilvl w:val="0"/>
          <w:numId w:val="0"/>
        </w:numPr>
      </w:pPr>
      <w:r w:rsidRPr="00D604FF">
        <w:t>boundary (line)</w:t>
      </w:r>
    </w:p>
    <w:p w14:paraId="47CC7726" w14:textId="00C0E29A" w:rsidR="00C964C6" w:rsidRPr="00D604FF" w:rsidRDefault="00053564" w:rsidP="00E84282">
      <w:pPr>
        <w:pStyle w:val="StandardWeb"/>
        <w:jc w:val="both"/>
        <w:rPr>
          <w:lang w:val="en-US"/>
        </w:rPr>
      </w:pPr>
      <w:r w:rsidRPr="00D604FF">
        <w:rPr>
          <w:lang w:val="en-US"/>
        </w:rPr>
        <w:t>Geometric representation of the (topological) catchment boundary, usually a geometric composite curve</w:t>
      </w:r>
    </w:p>
    <w:p w14:paraId="7D901B48" w14:textId="53D34D1E" w:rsidR="00807D2F" w:rsidRDefault="00556C82" w:rsidP="00E84282">
      <w:pPr>
        <w:pStyle w:val="StandardWeb"/>
        <w:jc w:val="both"/>
        <w:rPr>
          <w:lang w:val="en-US"/>
        </w:rPr>
      </w:pPr>
      <w:r w:rsidRPr="00D604FF">
        <w:rPr>
          <w:lang w:val="en-US"/>
        </w:rPr>
        <w:t xml:space="preserve">NOTE: </w:t>
      </w:r>
      <w:r w:rsidR="00053564" w:rsidRPr="00D604FF">
        <w:rPr>
          <w:lang w:val="en-US"/>
        </w:rPr>
        <w:t xml:space="preserve">This definition references the  definition of a </w:t>
      </w:r>
      <w:r w:rsidR="00053564" w:rsidRPr="00D604FF">
        <w:rPr>
          <w:i/>
          <w:lang w:val="en-US"/>
        </w:rPr>
        <w:t>divide</w:t>
      </w:r>
      <w:r w:rsidR="00053564" w:rsidRPr="00D604FF">
        <w:rPr>
          <w:lang w:val="en-US"/>
        </w:rPr>
        <w:t xml:space="preserve">  described as summit or boundary line </w:t>
      </w:r>
      <w:r w:rsidR="003602D6">
        <w:rPr>
          <w:lang w:val="en-US"/>
        </w:rPr>
        <w:t>[9]</w:t>
      </w:r>
      <w:r w:rsidR="00053564" w:rsidRPr="00D604FF">
        <w:rPr>
          <w:lang w:val="en-US"/>
        </w:rPr>
        <w:t>.</w:t>
      </w:r>
      <w:bookmarkStart w:id="56" w:name="_Toc365297050"/>
      <w:bookmarkEnd w:id="55"/>
    </w:p>
    <w:p w14:paraId="179817BF" w14:textId="77777777" w:rsidR="00C964C6" w:rsidRDefault="00C964C6" w:rsidP="00C964C6">
      <w:pPr>
        <w:pStyle w:val="TermNum"/>
      </w:pPr>
    </w:p>
    <w:p w14:paraId="442E6142" w14:textId="4F642D4B" w:rsidR="00B628D4" w:rsidRPr="00E84282" w:rsidRDefault="00B628D4" w:rsidP="00C964C6">
      <w:pPr>
        <w:pStyle w:val="TermNum"/>
        <w:numPr>
          <w:ilvl w:val="0"/>
          <w:numId w:val="0"/>
        </w:numPr>
      </w:pPr>
      <w:r w:rsidRPr="00E84282">
        <w:t>catchment</w:t>
      </w:r>
      <w:bookmarkEnd w:id="56"/>
    </w:p>
    <w:p w14:paraId="17297C21" w14:textId="2FA77E92" w:rsidR="00463826" w:rsidRPr="008E510D" w:rsidRDefault="00463826" w:rsidP="00450C77">
      <w:pPr>
        <w:pStyle w:val="StandardWeb"/>
        <w:jc w:val="both"/>
        <w:rPr>
          <w:lang w:val="en-US"/>
        </w:rPr>
      </w:pPr>
      <w:r w:rsidRPr="008E510D">
        <w:rPr>
          <w:lang w:val="en-US"/>
        </w:rPr>
        <w:t>A physiographic unit where hydrologic processes take place. This class denotes a physiographic unit, which is defined by a hydrologically determined outlet to which all waters flow. While a catchment exists, it may or may not be clearly identified for repeated study.</w:t>
      </w:r>
    </w:p>
    <w:p w14:paraId="2D8BB0CB" w14:textId="77777777" w:rsidR="00463826" w:rsidRPr="008E510D" w:rsidRDefault="00463826" w:rsidP="00450C77">
      <w:pPr>
        <w:pStyle w:val="StandardWeb"/>
        <w:jc w:val="both"/>
        <w:rPr>
          <w:lang w:val="en-US"/>
        </w:rPr>
      </w:pPr>
      <w:r w:rsidRPr="008E510D">
        <w:rPr>
          <w:lang w:val="en-US"/>
        </w:rPr>
        <w:t>NOTE: This approach considers the catchment concept to be the basic unit of study in hydrology, water resources management, and environmental reporting. The approach is meant to be holistic, referring to the continuous interaction of surface and subsurface waters within a catchment, even if a particular representation of the catchment refers to only surface or subsurface aspects of the catchment. Special subtypes such as drainage basin and groundwater basin may be defined with a particular application.</w:t>
      </w:r>
    </w:p>
    <w:p w14:paraId="630A1510" w14:textId="29606C89" w:rsidR="00463826" w:rsidRPr="008E510D" w:rsidRDefault="00463826" w:rsidP="00450C77">
      <w:pPr>
        <w:pStyle w:val="StandardWeb"/>
        <w:jc w:val="both"/>
        <w:rPr>
          <w:lang w:val="en-US"/>
        </w:rPr>
      </w:pPr>
      <w:r w:rsidRPr="008E510D">
        <w:rPr>
          <w:lang w:val="en-US"/>
        </w:rPr>
        <w:t>The synonym use of the terms catchment and catchment area as documented in the WMO</w:t>
      </w:r>
      <w:r w:rsidR="003602D6">
        <w:rPr>
          <w:lang w:val="en-US"/>
        </w:rPr>
        <w:t>/</w:t>
      </w:r>
      <w:r w:rsidRPr="008E510D">
        <w:rPr>
          <w:lang w:val="en-US"/>
        </w:rPr>
        <w:t>UNESCO International Glossary of Hydrology (which is the key reference for the definitions in the HY_Features model does not clearly distinguish between the catchment concept and its geometric representations such as catchment area, nor between catchment and its possible specializations like drainage basin and groundwater basin.</w:t>
      </w:r>
    </w:p>
    <w:p w14:paraId="14D7054B" w14:textId="13B7DCFF" w:rsidR="00463826" w:rsidRDefault="00463826" w:rsidP="00450C77">
      <w:pPr>
        <w:pStyle w:val="StandardWeb"/>
        <w:jc w:val="both"/>
        <w:rPr>
          <w:lang w:val="en-US"/>
        </w:rPr>
      </w:pPr>
      <w:r w:rsidRPr="008E510D">
        <w:rPr>
          <w:lang w:val="en-US"/>
        </w:rPr>
        <w:t>The essential logic</w:t>
      </w:r>
      <w:r w:rsidR="004423BE">
        <w:rPr>
          <w:lang w:val="en-US"/>
        </w:rPr>
        <w:t>al</w:t>
      </w:r>
      <w:r w:rsidRPr="008E510D">
        <w:rPr>
          <w:lang w:val="en-US"/>
        </w:rPr>
        <w:t xml:space="preserve"> separation of concerns between a common concept and its representation (interpretable data) is dealt</w:t>
      </w:r>
      <w:r w:rsidR="004423BE">
        <w:rPr>
          <w:lang w:val="en-US"/>
        </w:rPr>
        <w:t xml:space="preserve"> with</w:t>
      </w:r>
      <w:r w:rsidRPr="008E510D">
        <w:rPr>
          <w:lang w:val="en-US"/>
        </w:rPr>
        <w:t xml:space="preserve"> by defining separate features for the catchment and its representation and may be understood as a refinement of the complex, ambiguous definition given in the glossary. See also clause 5.4 of this standard on the use of WMO terminology.</w:t>
      </w:r>
    </w:p>
    <w:p w14:paraId="0081A76D" w14:textId="77777777" w:rsidR="00891D8B" w:rsidRDefault="00891D8B" w:rsidP="00365409">
      <w:pPr>
        <w:pStyle w:val="TermNum"/>
      </w:pPr>
    </w:p>
    <w:p w14:paraId="1D601C2E" w14:textId="2E44F877" w:rsidR="00891D8B" w:rsidRDefault="00891D8B" w:rsidP="00365409">
      <w:pPr>
        <w:pStyle w:val="TermNum"/>
        <w:numPr>
          <w:ilvl w:val="0"/>
          <w:numId w:val="0"/>
        </w:numPr>
      </w:pPr>
      <w:r>
        <w:t>c</w:t>
      </w:r>
      <w:r w:rsidR="005A640F">
        <w:t>atchment area</w:t>
      </w:r>
    </w:p>
    <w:p w14:paraId="0B25DE91" w14:textId="05263E7A" w:rsidR="00891D8B" w:rsidRPr="00365409" w:rsidRDefault="00891D8B" w:rsidP="00365409">
      <w:pPr>
        <w:pStyle w:val="StandardWeb"/>
        <w:jc w:val="both"/>
        <w:rPr>
          <w:lang w:val="en-US"/>
        </w:rPr>
      </w:pPr>
      <w:r w:rsidRPr="00365409">
        <w:rPr>
          <w:lang w:val="en-US"/>
        </w:rPr>
        <w:t xml:space="preserve">Two-dimensional (areal) topological feature realizing the logical catchment in terms of a face bounded by catchment boundary and flow path edges. The concept of a face bounded by edges is described in detail in the ISO topology model [ISO19107]. </w:t>
      </w:r>
    </w:p>
    <w:p w14:paraId="68F4A013" w14:textId="40671A11" w:rsidR="00891D8B" w:rsidRDefault="00556C82" w:rsidP="003602D6">
      <w:pPr>
        <w:pStyle w:val="StandardWeb"/>
        <w:tabs>
          <w:tab w:val="left" w:pos="7513"/>
        </w:tabs>
        <w:jc w:val="both"/>
      </w:pPr>
      <w:r>
        <w:rPr>
          <w:lang w:val="en-US"/>
        </w:rPr>
        <w:t xml:space="preserve">NOTE: </w:t>
      </w:r>
      <w:r w:rsidR="00891D8B" w:rsidRPr="00365409">
        <w:rPr>
          <w:lang w:val="en-US"/>
        </w:rPr>
        <w:t xml:space="preserve">Hydrologically, the catchment area references the catchment having a common </w:t>
      </w:r>
      <w:r w:rsidR="005B0C37">
        <w:rPr>
          <w:lang w:val="en-US"/>
        </w:rPr>
        <w:t xml:space="preserve">outlet </w:t>
      </w:r>
      <w:r w:rsidR="00891D8B" w:rsidRPr="00365409">
        <w:rPr>
          <w:lang w:val="en-US"/>
        </w:rPr>
        <w:t xml:space="preserve">for its runoff </w:t>
      </w:r>
      <w:r w:rsidR="003602D6">
        <w:rPr>
          <w:lang w:val="en-US"/>
        </w:rPr>
        <w:t>[9]</w:t>
      </w:r>
      <w:r w:rsidR="00891D8B" w:rsidRPr="00365409">
        <w:rPr>
          <w:lang w:val="en-US"/>
        </w:rPr>
        <w:t xml:space="preserve"> through using the synonym </w:t>
      </w:r>
      <w:r w:rsidR="00891D8B" w:rsidRPr="00365409">
        <w:rPr>
          <w:i/>
        </w:rPr>
        <w:t>catchment area</w:t>
      </w:r>
      <w:r w:rsidR="00891D8B" w:rsidRPr="00365409">
        <w:rPr>
          <w:lang w:val="en-US"/>
        </w:rPr>
        <w:t xml:space="preserve"> to express the two-dimensional representation of the catchment [4.2].  The catchment area is usually </w:t>
      </w:r>
      <w:r w:rsidR="00891D8B" w:rsidRPr="00365409">
        <w:rPr>
          <w:lang w:val="en-US"/>
        </w:rPr>
        <w:lastRenderedPageBreak/>
        <w:t xml:space="preserve">represented as a geometric surface, and the measure of the catchment area may be denoted as surface area (if required). </w:t>
      </w:r>
    </w:p>
    <w:p w14:paraId="04C7D3AD" w14:textId="77777777" w:rsidR="00053564" w:rsidRDefault="00053564" w:rsidP="00365409">
      <w:pPr>
        <w:pStyle w:val="TermNum"/>
      </w:pPr>
    </w:p>
    <w:p w14:paraId="0BADD7EA" w14:textId="432FFA67" w:rsidR="00891D8B" w:rsidRDefault="00053564" w:rsidP="00365409">
      <w:pPr>
        <w:pStyle w:val="TermNum"/>
        <w:numPr>
          <w:ilvl w:val="0"/>
          <w:numId w:val="0"/>
        </w:numPr>
      </w:pPr>
      <w:r>
        <w:t>c</w:t>
      </w:r>
      <w:r w:rsidR="005A640F">
        <w:t>atchment boundary</w:t>
      </w:r>
    </w:p>
    <w:p w14:paraId="2740EBC6" w14:textId="16A3AA7C" w:rsidR="00891D8B" w:rsidRPr="00365409" w:rsidRDefault="00891D8B" w:rsidP="00365409">
      <w:pPr>
        <w:pStyle w:val="StandardWeb"/>
        <w:jc w:val="both"/>
        <w:rPr>
          <w:lang w:val="en-US"/>
        </w:rPr>
      </w:pPr>
      <w:r w:rsidRPr="00365409">
        <w:rPr>
          <w:lang w:val="en-US"/>
        </w:rPr>
        <w:t>One-dimensional (linear) feature realizing the logical catchment) in terms of a topological edge bounded by inflow and outflow nodes, and associated with catchment faces inside of the boundary. The concept of an edge bounded by nodes is described in detail in the ISO topology model [ISO19107]. A catchment boundary is usually represented as boundary line.</w:t>
      </w:r>
    </w:p>
    <w:p w14:paraId="00A1D483" w14:textId="4D36EB67" w:rsidR="00891D8B" w:rsidRPr="00365409" w:rsidRDefault="00556C82" w:rsidP="00365409">
      <w:pPr>
        <w:pStyle w:val="StandardWeb"/>
        <w:jc w:val="both"/>
        <w:rPr>
          <w:lang w:val="en-US"/>
        </w:rPr>
      </w:pPr>
      <w:r>
        <w:rPr>
          <w:lang w:val="en-US"/>
        </w:rPr>
        <w:t>NOTE</w:t>
      </w:r>
      <w:r w:rsidR="00891D8B" w:rsidRPr="00365409">
        <w:rPr>
          <w:lang w:val="en-US"/>
        </w:rPr>
        <w:t xml:space="preserve">: Hydrologically, the catchment boundary references the </w:t>
      </w:r>
      <w:r w:rsidR="00891D8B" w:rsidRPr="00365409">
        <w:rPr>
          <w:i/>
        </w:rPr>
        <w:t xml:space="preserve">divide </w:t>
      </w:r>
      <w:r w:rsidR="00891D8B" w:rsidRPr="00365409">
        <w:rPr>
          <w:lang w:val="en-US"/>
        </w:rPr>
        <w:t xml:space="preserve">separating adjacent catchments </w:t>
      </w:r>
      <w:r w:rsidR="003602D6">
        <w:rPr>
          <w:lang w:val="en-US"/>
        </w:rPr>
        <w:t>[9]</w:t>
      </w:r>
      <w:r w:rsidR="00891D8B" w:rsidRPr="00365409">
        <w:rPr>
          <w:lang w:val="en-US"/>
        </w:rPr>
        <w:t xml:space="preserve">. </w:t>
      </w:r>
    </w:p>
    <w:p w14:paraId="4893D3A5" w14:textId="77777777" w:rsidR="00891D8B" w:rsidRDefault="00891D8B" w:rsidP="00365409">
      <w:pPr>
        <w:pStyle w:val="TermNum"/>
        <w:jc w:val="both"/>
        <w:rPr>
          <w:lang w:val="en-US"/>
        </w:rPr>
      </w:pPr>
    </w:p>
    <w:p w14:paraId="04AA7A99" w14:textId="689292AE" w:rsidR="00891D8B" w:rsidRPr="00365409" w:rsidRDefault="00891D8B" w:rsidP="00365409">
      <w:pPr>
        <w:pStyle w:val="TermNum"/>
        <w:numPr>
          <w:ilvl w:val="0"/>
          <w:numId w:val="0"/>
        </w:numPr>
        <w:jc w:val="both"/>
        <w:rPr>
          <w:lang w:val="en-US"/>
        </w:rPr>
      </w:pPr>
      <w:r>
        <w:rPr>
          <w:lang w:val="en-US"/>
        </w:rPr>
        <w:t>c</w:t>
      </w:r>
      <w:r w:rsidRPr="00891D8B">
        <w:rPr>
          <w:lang w:val="en-US"/>
        </w:rPr>
        <w:t>atchment topology</w:t>
      </w:r>
    </w:p>
    <w:p w14:paraId="63C9EC12" w14:textId="1B72B84C" w:rsidR="00D0587B" w:rsidRDefault="005A640F" w:rsidP="00365409">
      <w:pPr>
        <w:pStyle w:val="StandardWeb"/>
        <w:jc w:val="both"/>
        <w:rPr>
          <w:lang w:val="en-US"/>
        </w:rPr>
      </w:pPr>
      <w:r>
        <w:rPr>
          <w:lang w:val="en-US"/>
        </w:rPr>
        <w:t>T</w:t>
      </w:r>
      <w:r w:rsidR="00891D8B" w:rsidRPr="00365409">
        <w:rPr>
          <w:lang w:val="en-US"/>
        </w:rPr>
        <w:t xml:space="preserve">opological </w:t>
      </w:r>
      <w:r w:rsidR="00D0587B">
        <w:rPr>
          <w:lang w:val="en-US"/>
        </w:rPr>
        <w:t xml:space="preserve">pattern of a catchment </w:t>
      </w:r>
      <w:r w:rsidR="00304EBC">
        <w:rPr>
          <w:lang w:val="en-US"/>
        </w:rPr>
        <w:t>interacting with another catchment at its outfall.</w:t>
      </w:r>
      <w:r w:rsidR="00D0587B">
        <w:rPr>
          <w:lang w:val="en-US"/>
        </w:rPr>
        <w:t xml:space="preserve"> </w:t>
      </w:r>
      <w:r w:rsidR="005B0C37">
        <w:rPr>
          <w:lang w:val="en-US"/>
        </w:rPr>
        <w:t xml:space="preserve">Catchment topology references the topological closure of catchment and outfall </w:t>
      </w:r>
      <w:r w:rsidR="00891D8B" w:rsidRPr="00365409">
        <w:rPr>
          <w:lang w:val="en-US"/>
        </w:rPr>
        <w:t xml:space="preserve">determined </w:t>
      </w:r>
      <w:r w:rsidR="005B0C37" w:rsidRPr="00365409">
        <w:rPr>
          <w:lang w:val="en-US"/>
        </w:rPr>
        <w:t xml:space="preserve">hydrologically </w:t>
      </w:r>
      <w:r w:rsidR="00891D8B" w:rsidRPr="00365409">
        <w:rPr>
          <w:lang w:val="en-US"/>
        </w:rPr>
        <w:t xml:space="preserve">through the </w:t>
      </w:r>
      <w:r w:rsidR="00DA26DD" w:rsidRPr="00365409">
        <w:rPr>
          <w:lang w:val="en-US"/>
        </w:rPr>
        <w:t>uni</w:t>
      </w:r>
      <w:r w:rsidR="00DA26DD">
        <w:rPr>
          <w:lang w:val="en-US"/>
        </w:rPr>
        <w:t>on</w:t>
      </w:r>
      <w:r w:rsidR="00DA26DD" w:rsidRPr="00365409">
        <w:rPr>
          <w:lang w:val="en-US"/>
        </w:rPr>
        <w:t xml:space="preserve"> </w:t>
      </w:r>
      <w:r w:rsidR="00891D8B" w:rsidRPr="00365409">
        <w:rPr>
          <w:lang w:val="en-US"/>
        </w:rPr>
        <w:t xml:space="preserve">of </w:t>
      </w:r>
      <w:r w:rsidR="005B0C37">
        <w:rPr>
          <w:lang w:val="en-US"/>
        </w:rPr>
        <w:t xml:space="preserve">a </w:t>
      </w:r>
      <w:r w:rsidR="00891D8B" w:rsidRPr="00365409">
        <w:rPr>
          <w:lang w:val="en-US"/>
        </w:rPr>
        <w:t xml:space="preserve">catchment and its common outlet. </w:t>
      </w:r>
    </w:p>
    <w:p w14:paraId="39921B3C" w14:textId="77777777" w:rsidR="00605384" w:rsidRDefault="00605384" w:rsidP="00365409">
      <w:pPr>
        <w:pStyle w:val="TermNum"/>
      </w:pPr>
    </w:p>
    <w:p w14:paraId="5AF0AFF8" w14:textId="21E12759" w:rsidR="004A04F6" w:rsidRDefault="00605384" w:rsidP="00365409">
      <w:pPr>
        <w:pStyle w:val="TermNum"/>
        <w:numPr>
          <w:ilvl w:val="0"/>
          <w:numId w:val="0"/>
        </w:numPr>
      </w:pPr>
      <w:r>
        <w:t>channel</w:t>
      </w:r>
    </w:p>
    <w:p w14:paraId="5E9BA398" w14:textId="5CA746AC" w:rsidR="004A04F6" w:rsidRPr="00365409" w:rsidRDefault="00605384" w:rsidP="00365409">
      <w:pPr>
        <w:pStyle w:val="StandardWeb"/>
        <w:jc w:val="both"/>
        <w:rPr>
          <w:lang w:val="en-US"/>
        </w:rPr>
      </w:pPr>
      <w:r>
        <w:rPr>
          <w:lang w:val="en-US"/>
        </w:rPr>
        <w:t>N</w:t>
      </w:r>
      <w:r w:rsidR="004A04F6" w:rsidRPr="00365409">
        <w:rPr>
          <w:lang w:val="en-US"/>
        </w:rPr>
        <w:t xml:space="preserve">atural or artificial waterway, clearly distinguished, which periodically or continuously contains moving water, or which forms a connecting link between two bodies of water </w:t>
      </w:r>
      <w:r w:rsidR="003602D6">
        <w:rPr>
          <w:lang w:val="en-US"/>
        </w:rPr>
        <w:t>[9]</w:t>
      </w:r>
      <w:r w:rsidR="004A04F6" w:rsidRPr="00365409">
        <w:rPr>
          <w:lang w:val="en-US"/>
        </w:rPr>
        <w:t>.</w:t>
      </w:r>
    </w:p>
    <w:p w14:paraId="11E31379" w14:textId="77777777" w:rsidR="00605384" w:rsidRDefault="00605384" w:rsidP="00365409">
      <w:pPr>
        <w:pStyle w:val="TermNum"/>
      </w:pPr>
    </w:p>
    <w:p w14:paraId="13DFEAA5" w14:textId="7593CA2F" w:rsidR="004A04F6" w:rsidRDefault="00605384" w:rsidP="00365409">
      <w:pPr>
        <w:pStyle w:val="TermNum"/>
        <w:numPr>
          <w:ilvl w:val="0"/>
          <w:numId w:val="0"/>
        </w:numPr>
      </w:pPr>
      <w:r>
        <w:t>channel network</w:t>
      </w:r>
    </w:p>
    <w:p w14:paraId="1039690D" w14:textId="4B1E6332" w:rsidR="004A04F6" w:rsidRPr="00365409" w:rsidRDefault="00365409" w:rsidP="00365409">
      <w:pPr>
        <w:pStyle w:val="StandardWeb"/>
        <w:jc w:val="both"/>
        <w:rPr>
          <w:lang w:val="en-US"/>
        </w:rPr>
      </w:pPr>
      <w:r>
        <w:t>Aggregate</w:t>
      </w:r>
      <w:r w:rsidRPr="00365409">
        <w:rPr>
          <w:lang w:val="en-US"/>
        </w:rPr>
        <w:t xml:space="preserve"> </w:t>
      </w:r>
      <w:r w:rsidR="004A04F6" w:rsidRPr="00365409">
        <w:rPr>
          <w:lang w:val="en-US"/>
        </w:rPr>
        <w:t>of depressions and channels which continuously or periodically contain water.</w:t>
      </w:r>
    </w:p>
    <w:p w14:paraId="02E96D71" w14:textId="77777777" w:rsidR="00053564" w:rsidRDefault="00053564" w:rsidP="00365409">
      <w:pPr>
        <w:pStyle w:val="TermNum"/>
      </w:pPr>
    </w:p>
    <w:p w14:paraId="2C54FC27" w14:textId="62B5EFEE" w:rsidR="00053564" w:rsidRDefault="00053564" w:rsidP="00365409">
      <w:pPr>
        <w:pStyle w:val="TermNum"/>
        <w:numPr>
          <w:ilvl w:val="0"/>
          <w:numId w:val="0"/>
        </w:numPr>
      </w:pPr>
      <w:r>
        <w:t>contour (line)</w:t>
      </w:r>
    </w:p>
    <w:p w14:paraId="535A3BFC" w14:textId="17D614E0" w:rsidR="00053564" w:rsidRPr="00365409" w:rsidRDefault="00053564" w:rsidP="00365409">
      <w:pPr>
        <w:pStyle w:val="StandardWeb"/>
        <w:jc w:val="both"/>
        <w:rPr>
          <w:lang w:val="en-US"/>
        </w:rPr>
      </w:pPr>
      <w:r w:rsidRPr="00365409">
        <w:rPr>
          <w:lang w:val="en-US"/>
        </w:rPr>
        <w:t>Geometric representation of the (topological) water</w:t>
      </w:r>
      <w:r w:rsidR="00C964C6">
        <w:rPr>
          <w:lang w:val="en-US"/>
        </w:rPr>
        <w:t xml:space="preserve"> </w:t>
      </w:r>
      <w:r w:rsidRPr="00365409">
        <w:rPr>
          <w:lang w:val="en-US"/>
        </w:rPr>
        <w:t>edge, usually a set of curves (multi-curve).</w:t>
      </w:r>
    </w:p>
    <w:p w14:paraId="0F12820B" w14:textId="0A3D0ADA" w:rsidR="00891D8B" w:rsidRDefault="00556C82" w:rsidP="00365409">
      <w:pPr>
        <w:pStyle w:val="StandardWeb"/>
        <w:jc w:val="both"/>
      </w:pPr>
      <w:r>
        <w:rPr>
          <w:lang w:val="en-US"/>
        </w:rPr>
        <w:t xml:space="preserve">NOTE: </w:t>
      </w:r>
      <w:r w:rsidR="00053564" w:rsidRPr="00365409">
        <w:rPr>
          <w:lang w:val="en-US"/>
        </w:rPr>
        <w:t xml:space="preserve">This definition references the  definition of a </w:t>
      </w:r>
      <w:r w:rsidR="00053564" w:rsidRPr="00365409">
        <w:rPr>
          <w:i/>
          <w:lang w:val="en-US"/>
        </w:rPr>
        <w:t>contour-line</w:t>
      </w:r>
      <w:r w:rsidR="00053564" w:rsidRPr="00365409">
        <w:rPr>
          <w:i/>
        </w:rPr>
        <w:t xml:space="preserve"> </w:t>
      </w:r>
      <w:r w:rsidR="00053564" w:rsidRPr="00365409">
        <w:rPr>
          <w:lang w:val="en-US"/>
        </w:rPr>
        <w:t xml:space="preserve">on a map indicating the locus of points at which a certain property is constant (e.g. elevation, salinity) </w:t>
      </w:r>
      <w:r w:rsidR="003602D6">
        <w:rPr>
          <w:lang w:val="en-US"/>
        </w:rPr>
        <w:t>[9]</w:t>
      </w:r>
      <w:r w:rsidR="00053564">
        <w:rPr>
          <w:lang w:val="en-US"/>
        </w:rPr>
        <w:t>.</w:t>
      </w:r>
    </w:p>
    <w:p w14:paraId="2C382BDF" w14:textId="77777777" w:rsidR="00605384" w:rsidRDefault="00605384" w:rsidP="00365409">
      <w:pPr>
        <w:pStyle w:val="TermNum"/>
      </w:pPr>
    </w:p>
    <w:p w14:paraId="6C12A3DB" w14:textId="5C47CE7D" w:rsidR="004A04F6" w:rsidRDefault="00605384" w:rsidP="00365409">
      <w:pPr>
        <w:pStyle w:val="TermNum"/>
        <w:numPr>
          <w:ilvl w:val="0"/>
          <w:numId w:val="0"/>
        </w:numPr>
      </w:pPr>
      <w:r>
        <w:t>c</w:t>
      </w:r>
      <w:r w:rsidR="004A04F6">
        <w:t>ross section (of a stream)</w:t>
      </w:r>
    </w:p>
    <w:p w14:paraId="2225076A" w14:textId="62D5F462" w:rsidR="004A04F6" w:rsidRPr="00365409" w:rsidRDefault="004A04F6" w:rsidP="00365409">
      <w:pPr>
        <w:pStyle w:val="StandardWeb"/>
        <w:jc w:val="both"/>
        <w:rPr>
          <w:lang w:val="en-US"/>
        </w:rPr>
      </w:pPr>
      <w:r w:rsidRPr="00365409">
        <w:rPr>
          <w:lang w:val="en-US"/>
        </w:rPr>
        <w:t xml:space="preserve">Section of a stream at right angles to the main (average) direction of flow </w:t>
      </w:r>
      <w:r w:rsidR="003602D6">
        <w:rPr>
          <w:lang w:val="en-US"/>
        </w:rPr>
        <w:t>[9]</w:t>
      </w:r>
      <w:r w:rsidRPr="00365409">
        <w:rPr>
          <w:lang w:val="en-US"/>
        </w:rPr>
        <w:t>.</w:t>
      </w:r>
    </w:p>
    <w:p w14:paraId="22F8496B" w14:textId="77777777" w:rsidR="00605384" w:rsidRDefault="00605384" w:rsidP="00365409">
      <w:pPr>
        <w:pStyle w:val="TermNum"/>
      </w:pPr>
    </w:p>
    <w:p w14:paraId="67E428F2" w14:textId="5F4632C5" w:rsidR="004A04F6" w:rsidRDefault="00605384" w:rsidP="00365409">
      <w:pPr>
        <w:pStyle w:val="TermNum"/>
        <w:numPr>
          <w:ilvl w:val="0"/>
          <w:numId w:val="0"/>
        </w:numPr>
      </w:pPr>
      <w:r>
        <w:t>c</w:t>
      </w:r>
      <w:r w:rsidR="004A04F6">
        <w:t>ross Section (of a stream bed)</w:t>
      </w:r>
    </w:p>
    <w:p w14:paraId="06B9C4CF" w14:textId="77777777" w:rsidR="00C964C6" w:rsidRDefault="004A04F6" w:rsidP="00C964C6">
      <w:pPr>
        <w:pStyle w:val="StandardWeb"/>
        <w:jc w:val="both"/>
        <w:rPr>
          <w:lang w:val="en-US"/>
        </w:rPr>
      </w:pPr>
      <w:r w:rsidRPr="00365409">
        <w:rPr>
          <w:lang w:val="en-US"/>
        </w:rPr>
        <w:t xml:space="preserve">transversal section of a stream bed in a vertical plane. </w:t>
      </w:r>
    </w:p>
    <w:p w14:paraId="1E6F0DF2" w14:textId="75C23DB4" w:rsidR="00891D8B" w:rsidRPr="00365409" w:rsidRDefault="004A04F6" w:rsidP="00C964C6">
      <w:pPr>
        <w:pStyle w:val="StandardWeb"/>
        <w:jc w:val="both"/>
        <w:rPr>
          <w:lang w:val="en-US"/>
        </w:rPr>
      </w:pPr>
      <w:r>
        <w:rPr>
          <w:lang w:val="en-US"/>
        </w:rPr>
        <w:t xml:space="preserve">NOTE: </w:t>
      </w:r>
      <w:r w:rsidRPr="00C25AD2">
        <w:rPr>
          <w:lang w:val="en-US"/>
        </w:rPr>
        <w:t xml:space="preserve">This definition references the  definition of a </w:t>
      </w:r>
      <w:r w:rsidRPr="00C964C6">
        <w:rPr>
          <w:i/>
          <w:lang w:val="en-US"/>
        </w:rPr>
        <w:t>bed profile</w:t>
      </w:r>
      <w:r w:rsidRPr="00C25AD2">
        <w:rPr>
          <w:lang w:val="en-US"/>
        </w:rPr>
        <w:t xml:space="preserve"> </w:t>
      </w:r>
      <w:r>
        <w:rPr>
          <w:lang w:val="en-US"/>
        </w:rPr>
        <w:t xml:space="preserve">describing the shape of a stream bed </w:t>
      </w:r>
      <w:r w:rsidRPr="00C25AD2">
        <w:rPr>
          <w:lang w:val="en-US"/>
        </w:rPr>
        <w:t xml:space="preserve"> </w:t>
      </w:r>
      <w:r>
        <w:rPr>
          <w:lang w:val="en-US"/>
        </w:rPr>
        <w:t xml:space="preserve">in a vertical plane </w:t>
      </w:r>
      <w:r w:rsidR="003602D6">
        <w:rPr>
          <w:lang w:val="en-US"/>
        </w:rPr>
        <w:t>[9]</w:t>
      </w:r>
      <w:r>
        <w:rPr>
          <w:lang w:val="en-US"/>
        </w:rPr>
        <w:t>.</w:t>
      </w:r>
    </w:p>
    <w:p w14:paraId="1D67AD16" w14:textId="77777777" w:rsidR="00C964C6" w:rsidRDefault="00C964C6" w:rsidP="00C964C6">
      <w:pPr>
        <w:pStyle w:val="TermNum"/>
      </w:pPr>
    </w:p>
    <w:p w14:paraId="3C0BABA1" w14:textId="1566D58B" w:rsidR="00463826" w:rsidRPr="00C964C6" w:rsidRDefault="00463826" w:rsidP="00C964C6">
      <w:pPr>
        <w:pStyle w:val="TermNum"/>
        <w:numPr>
          <w:ilvl w:val="0"/>
          <w:numId w:val="0"/>
        </w:numPr>
      </w:pPr>
      <w:r w:rsidRPr="00C964C6">
        <w:t>data</w:t>
      </w:r>
    </w:p>
    <w:p w14:paraId="26C41402" w14:textId="7014B52C" w:rsidR="00463826" w:rsidRPr="008E510D" w:rsidRDefault="00D3543D" w:rsidP="00450C77">
      <w:pPr>
        <w:pStyle w:val="StandardWeb"/>
        <w:jc w:val="both"/>
        <w:rPr>
          <w:lang w:val="en-US"/>
        </w:rPr>
      </w:pPr>
      <w:r>
        <w:rPr>
          <w:lang w:val="en-US"/>
        </w:rPr>
        <w:t>D</w:t>
      </w:r>
      <w:r w:rsidR="00463826" w:rsidRPr="008E510D">
        <w:rPr>
          <w:lang w:val="en-US"/>
        </w:rPr>
        <w:t>ocumented value of some characteristics of a real-world phenomenon.</w:t>
      </w:r>
    </w:p>
    <w:p w14:paraId="1976141B" w14:textId="77777777" w:rsidR="00807D2F" w:rsidRDefault="00807D2F" w:rsidP="00450C77">
      <w:pPr>
        <w:pStyle w:val="TermNum"/>
        <w:jc w:val="both"/>
        <w:rPr>
          <w:lang w:val="en-US"/>
        </w:rPr>
      </w:pPr>
    </w:p>
    <w:p w14:paraId="4B40665F" w14:textId="1F40B407" w:rsidR="00463826" w:rsidRPr="008E510D" w:rsidRDefault="00463826" w:rsidP="00807D2F">
      <w:pPr>
        <w:pStyle w:val="TermNum"/>
        <w:numPr>
          <w:ilvl w:val="0"/>
          <w:numId w:val="0"/>
        </w:numPr>
        <w:jc w:val="both"/>
        <w:rPr>
          <w:lang w:val="en-US"/>
        </w:rPr>
      </w:pPr>
      <w:r w:rsidRPr="008E510D">
        <w:rPr>
          <w:lang w:val="en-US"/>
        </w:rPr>
        <w:t>data set</w:t>
      </w:r>
    </w:p>
    <w:p w14:paraId="00A41598" w14:textId="31E828D0" w:rsidR="00463826" w:rsidRPr="008E510D" w:rsidRDefault="00D3543D" w:rsidP="00450C77">
      <w:pPr>
        <w:pStyle w:val="StandardWeb"/>
        <w:jc w:val="both"/>
        <w:rPr>
          <w:lang w:val="en-US"/>
        </w:rPr>
      </w:pPr>
      <w:r>
        <w:rPr>
          <w:lang w:val="en-US"/>
        </w:rPr>
        <w:t>D</w:t>
      </w:r>
      <w:r w:rsidR="00463826" w:rsidRPr="008E510D">
        <w:rPr>
          <w:lang w:val="en-US"/>
        </w:rPr>
        <w:t>ata compiled and arranged into a set.</w:t>
      </w:r>
    </w:p>
    <w:p w14:paraId="61EE0F7F" w14:textId="77777777" w:rsidR="00807D2F" w:rsidRDefault="00807D2F" w:rsidP="00450C77">
      <w:pPr>
        <w:pStyle w:val="TermNum"/>
        <w:jc w:val="both"/>
        <w:rPr>
          <w:lang w:val="en-US"/>
        </w:rPr>
      </w:pPr>
    </w:p>
    <w:p w14:paraId="31DD1BD8" w14:textId="104733C2" w:rsidR="00463826" w:rsidRPr="008E510D" w:rsidRDefault="00463826" w:rsidP="00807D2F">
      <w:pPr>
        <w:pStyle w:val="TermNum"/>
        <w:numPr>
          <w:ilvl w:val="0"/>
          <w:numId w:val="0"/>
        </w:numPr>
        <w:jc w:val="both"/>
        <w:rPr>
          <w:lang w:val="en-US"/>
        </w:rPr>
      </w:pPr>
      <w:r w:rsidRPr="008E510D">
        <w:rPr>
          <w:lang w:val="en-US"/>
        </w:rPr>
        <w:t>data product</w:t>
      </w:r>
    </w:p>
    <w:p w14:paraId="6CF85BE0" w14:textId="1621477C" w:rsidR="004E3896" w:rsidRDefault="00D3543D" w:rsidP="00450C77">
      <w:pPr>
        <w:pStyle w:val="StandardWeb"/>
        <w:jc w:val="both"/>
        <w:rPr>
          <w:lang w:val="en-US"/>
        </w:rPr>
      </w:pPr>
      <w:r>
        <w:rPr>
          <w:lang w:val="en-US"/>
        </w:rPr>
        <w:t>D</w:t>
      </w:r>
      <w:r w:rsidR="00463826" w:rsidRPr="008E510D">
        <w:rPr>
          <w:lang w:val="en-US"/>
        </w:rPr>
        <w:t>ata</w:t>
      </w:r>
      <w:r w:rsidR="003E39F6">
        <w:rPr>
          <w:lang w:val="en-US"/>
        </w:rPr>
        <w:t xml:space="preserve"> </w:t>
      </w:r>
      <w:r w:rsidR="00463826" w:rsidRPr="008E510D">
        <w:rPr>
          <w:lang w:val="en-US"/>
        </w:rPr>
        <w:t>set compiled for a specific purpose, e.g. for global dissemination using Web services.</w:t>
      </w:r>
    </w:p>
    <w:p w14:paraId="3ED3B561" w14:textId="77777777" w:rsidR="004E3896" w:rsidRDefault="004E3896" w:rsidP="00365409">
      <w:pPr>
        <w:pStyle w:val="TermNum"/>
      </w:pPr>
    </w:p>
    <w:p w14:paraId="71EB7334" w14:textId="5DD3B37E" w:rsidR="004E3896" w:rsidRDefault="004E3896" w:rsidP="00365409">
      <w:pPr>
        <w:pStyle w:val="TermNum"/>
        <w:numPr>
          <w:ilvl w:val="0"/>
          <w:numId w:val="0"/>
        </w:numPr>
      </w:pPr>
      <w:r>
        <w:t>dendritic catchment</w:t>
      </w:r>
    </w:p>
    <w:p w14:paraId="3E8912BC" w14:textId="77777777" w:rsidR="00C964C6" w:rsidRDefault="004E3896" w:rsidP="00C964C6">
      <w:pPr>
        <w:pStyle w:val="StandardWeb"/>
        <w:jc w:val="both"/>
      </w:pPr>
      <w:r>
        <w:t xml:space="preserve">Catchment wherein all waters flow to </w:t>
      </w:r>
      <w:r w:rsidR="0084673D">
        <w:t>a</w:t>
      </w:r>
      <w:r>
        <w:t xml:space="preserve"> single common outlet. A dendritic catchment is permanently connected to others in a dendritic </w:t>
      </w:r>
      <w:r w:rsidR="00164A2A">
        <w:t xml:space="preserve">(tree) </w:t>
      </w:r>
      <w:r>
        <w:t>network.</w:t>
      </w:r>
    </w:p>
    <w:p w14:paraId="044DC744" w14:textId="2BA082F3" w:rsidR="00605384" w:rsidRDefault="00556C82" w:rsidP="00C964C6">
      <w:pPr>
        <w:pStyle w:val="StandardWeb"/>
        <w:jc w:val="both"/>
      </w:pPr>
      <w:r w:rsidRPr="00C964C6">
        <w:t xml:space="preserve">NOTE: </w:t>
      </w:r>
      <w:r w:rsidR="004E3896" w:rsidRPr="00C964C6">
        <w:t xml:space="preserve">This definition references the most common </w:t>
      </w:r>
      <w:r w:rsidR="004E3896" w:rsidRPr="00C964C6">
        <w:rPr>
          <w:i/>
        </w:rPr>
        <w:t>drainage pattern</w:t>
      </w:r>
      <w:r w:rsidR="004E3896" w:rsidRPr="00C964C6">
        <w:t xml:space="preserve"> of streams </w:t>
      </w:r>
      <w:r w:rsidR="004E3896" w:rsidRPr="00C964C6">
        <w:rPr>
          <w:lang w:val="en-US"/>
        </w:rPr>
        <w:t xml:space="preserve">ultimately flowing into the ocean after joining together at confluences into larger streams. </w:t>
      </w:r>
    </w:p>
    <w:p w14:paraId="3EF2A618" w14:textId="77777777" w:rsidR="00C964C6" w:rsidRDefault="00C964C6" w:rsidP="00C964C6">
      <w:pPr>
        <w:pStyle w:val="TermNum"/>
      </w:pPr>
    </w:p>
    <w:p w14:paraId="229CB5D3" w14:textId="20A392F5" w:rsidR="004A04F6" w:rsidRPr="00C964C6" w:rsidRDefault="00605384" w:rsidP="00C964C6">
      <w:pPr>
        <w:pStyle w:val="TermNum"/>
        <w:numPr>
          <w:ilvl w:val="0"/>
          <w:numId w:val="0"/>
        </w:numPr>
      </w:pPr>
      <w:r w:rsidRPr="00C964C6">
        <w:t>d</w:t>
      </w:r>
      <w:r w:rsidR="004A04F6" w:rsidRPr="00C964C6">
        <w:t>epression</w:t>
      </w:r>
    </w:p>
    <w:p w14:paraId="7927D9BC" w14:textId="13114638" w:rsidR="004A04F6" w:rsidRPr="008E510D" w:rsidRDefault="003037AB" w:rsidP="00605384">
      <w:pPr>
        <w:pStyle w:val="StandardWeb"/>
        <w:jc w:val="both"/>
      </w:pPr>
      <w:r>
        <w:t>L</w:t>
      </w:r>
      <w:r w:rsidR="004A04F6">
        <w:t>andform lower than the surrounding land, containing water, or not.</w:t>
      </w:r>
    </w:p>
    <w:p w14:paraId="04D5641D" w14:textId="77777777" w:rsidR="00807D2F" w:rsidRDefault="00807D2F" w:rsidP="00450C77">
      <w:pPr>
        <w:pStyle w:val="TermNum"/>
        <w:jc w:val="both"/>
        <w:rPr>
          <w:lang w:val="en-US"/>
        </w:rPr>
      </w:pPr>
    </w:p>
    <w:p w14:paraId="3A3C94EA" w14:textId="16994A55" w:rsidR="00463826" w:rsidRPr="008E510D" w:rsidRDefault="00463826" w:rsidP="00807D2F">
      <w:pPr>
        <w:pStyle w:val="TermNum"/>
        <w:numPr>
          <w:ilvl w:val="0"/>
          <w:numId w:val="0"/>
        </w:numPr>
        <w:jc w:val="both"/>
        <w:rPr>
          <w:lang w:val="en-US"/>
        </w:rPr>
      </w:pPr>
      <w:r w:rsidRPr="008E510D">
        <w:rPr>
          <w:lang w:val="en-US"/>
        </w:rPr>
        <w:t>domain feature</w:t>
      </w:r>
    </w:p>
    <w:p w14:paraId="4129B2A2" w14:textId="77777777" w:rsidR="00463826" w:rsidRDefault="00463826" w:rsidP="00365409">
      <w:pPr>
        <w:pStyle w:val="StandardWeb"/>
        <w:jc w:val="both"/>
        <w:rPr>
          <w:lang w:val="en-US"/>
        </w:rPr>
      </w:pPr>
      <w:r w:rsidRPr="008E510D">
        <w:rPr>
          <w:lang w:val="en-US"/>
        </w:rPr>
        <w:t>Feature of a type defined within a particular application domain. [ISO 19156].</w:t>
      </w:r>
    </w:p>
    <w:p w14:paraId="1D2E6AC5" w14:textId="77777777" w:rsidR="00F0084E" w:rsidRDefault="00F0084E" w:rsidP="00365409">
      <w:pPr>
        <w:pStyle w:val="TermNum"/>
      </w:pPr>
    </w:p>
    <w:p w14:paraId="436169BB" w14:textId="69275A5D" w:rsidR="00F0084E" w:rsidRDefault="00F0084E" w:rsidP="00365409">
      <w:pPr>
        <w:pStyle w:val="TermNum"/>
        <w:numPr>
          <w:ilvl w:val="0"/>
          <w:numId w:val="0"/>
        </w:numPr>
      </w:pPr>
      <w:r>
        <w:t>endorheic (drainage)</w:t>
      </w:r>
    </w:p>
    <w:p w14:paraId="0B21FF62" w14:textId="5A9519F0" w:rsidR="00F0084E" w:rsidRPr="00365409" w:rsidRDefault="00F0084E" w:rsidP="00365409">
      <w:pPr>
        <w:pStyle w:val="StandardWeb"/>
        <w:jc w:val="both"/>
        <w:rPr>
          <w:lang w:val="en-US"/>
        </w:rPr>
      </w:pPr>
      <w:r w:rsidRPr="00365409">
        <w:rPr>
          <w:lang w:val="en-US"/>
        </w:rPr>
        <w:t xml:space="preserve">Draining </w:t>
      </w:r>
      <w:r w:rsidR="00145DBB">
        <w:rPr>
          <w:lang w:val="en-US"/>
        </w:rPr>
        <w:t>[</w:t>
      </w:r>
      <w:r w:rsidRPr="00365409">
        <w:rPr>
          <w:lang w:val="en-US"/>
        </w:rPr>
        <w:t>ultimately</w:t>
      </w:r>
      <w:r w:rsidR="00145DBB">
        <w:rPr>
          <w:lang w:val="en-US"/>
        </w:rPr>
        <w:t>]</w:t>
      </w:r>
      <w:r w:rsidRPr="00365409">
        <w:rPr>
          <w:lang w:val="en-US"/>
        </w:rPr>
        <w:t xml:space="preserve"> into interior catchments </w:t>
      </w:r>
      <w:r w:rsidR="003602D6">
        <w:rPr>
          <w:lang w:val="en-US"/>
        </w:rPr>
        <w:t>[9]</w:t>
      </w:r>
      <w:r w:rsidRPr="00365409">
        <w:rPr>
          <w:lang w:val="en-US"/>
        </w:rPr>
        <w:t>.</w:t>
      </w:r>
    </w:p>
    <w:p w14:paraId="0E5B5D9E" w14:textId="77777777" w:rsidR="00F0084E" w:rsidRDefault="00F0084E" w:rsidP="00365409">
      <w:pPr>
        <w:pStyle w:val="TermNum"/>
      </w:pPr>
    </w:p>
    <w:p w14:paraId="324EFAEA" w14:textId="57B07E7B" w:rsidR="00F0084E" w:rsidRDefault="00F0084E" w:rsidP="00365409">
      <w:pPr>
        <w:pStyle w:val="TermNum"/>
        <w:numPr>
          <w:ilvl w:val="0"/>
          <w:numId w:val="0"/>
        </w:numPr>
      </w:pPr>
      <w:proofErr w:type="spellStart"/>
      <w:r>
        <w:t>exorheic</w:t>
      </w:r>
      <w:proofErr w:type="spellEnd"/>
      <w:r>
        <w:t xml:space="preserve"> (drainage)</w:t>
      </w:r>
    </w:p>
    <w:p w14:paraId="2788DF43" w14:textId="6517E5CE" w:rsidR="00145DBB" w:rsidRPr="00365409" w:rsidRDefault="00F0084E" w:rsidP="00605384">
      <w:pPr>
        <w:pStyle w:val="StandardWeb"/>
        <w:jc w:val="both"/>
        <w:rPr>
          <w:lang w:val="en-US"/>
        </w:rPr>
      </w:pPr>
      <w:r w:rsidRPr="00365409">
        <w:rPr>
          <w:lang w:val="en-US"/>
        </w:rPr>
        <w:t xml:space="preserve">Draining </w:t>
      </w:r>
      <w:r w:rsidR="00145DBB">
        <w:rPr>
          <w:lang w:val="en-US"/>
        </w:rPr>
        <w:t>[</w:t>
      </w:r>
      <w:r w:rsidRPr="00365409">
        <w:rPr>
          <w:lang w:val="en-US"/>
        </w:rPr>
        <w:t>ultimately</w:t>
      </w:r>
      <w:r w:rsidR="00145DBB">
        <w:rPr>
          <w:lang w:val="en-US"/>
        </w:rPr>
        <w:t>]</w:t>
      </w:r>
      <w:r w:rsidRPr="00365409">
        <w:rPr>
          <w:lang w:val="en-US"/>
        </w:rPr>
        <w:t xml:space="preserve"> into the ocean [WMO, 2016).</w:t>
      </w:r>
    </w:p>
    <w:p w14:paraId="096E725F" w14:textId="77777777" w:rsidR="00807D2F" w:rsidRDefault="00807D2F" w:rsidP="00450C77">
      <w:pPr>
        <w:pStyle w:val="TermNum"/>
        <w:jc w:val="both"/>
        <w:rPr>
          <w:lang w:val="en-US"/>
        </w:rPr>
      </w:pPr>
      <w:bookmarkStart w:id="57" w:name="_Toc365297052"/>
    </w:p>
    <w:p w14:paraId="1E065712" w14:textId="11C562D8" w:rsidR="00463826" w:rsidRPr="008E510D" w:rsidRDefault="00463826" w:rsidP="00807D2F">
      <w:pPr>
        <w:pStyle w:val="TermNum"/>
        <w:numPr>
          <w:ilvl w:val="0"/>
          <w:numId w:val="0"/>
        </w:numPr>
        <w:jc w:val="both"/>
        <w:rPr>
          <w:lang w:val="en-US"/>
        </w:rPr>
      </w:pPr>
      <w:r w:rsidRPr="008E510D">
        <w:rPr>
          <w:lang w:val="en-US"/>
        </w:rPr>
        <w:t>feature</w:t>
      </w:r>
    </w:p>
    <w:p w14:paraId="744722A8" w14:textId="77777777" w:rsidR="00463826" w:rsidRDefault="00463826" w:rsidP="00450C77">
      <w:pPr>
        <w:pStyle w:val="StandardWeb"/>
        <w:jc w:val="both"/>
        <w:rPr>
          <w:lang w:val="en-US"/>
        </w:rPr>
      </w:pPr>
      <w:r w:rsidRPr="008E510D">
        <w:rPr>
          <w:lang w:val="en-US"/>
        </w:rPr>
        <w:t>Abstraction of real-world phenomena. [ISO 19101]</w:t>
      </w:r>
    </w:p>
    <w:p w14:paraId="3CBA77D4" w14:textId="77777777" w:rsidR="00053564" w:rsidRDefault="00053564" w:rsidP="00365409">
      <w:pPr>
        <w:pStyle w:val="TermNum"/>
      </w:pPr>
    </w:p>
    <w:p w14:paraId="7C665371" w14:textId="5D95F6BD" w:rsidR="00053564" w:rsidRDefault="00053564" w:rsidP="00365409">
      <w:pPr>
        <w:pStyle w:val="TermNum"/>
        <w:numPr>
          <w:ilvl w:val="0"/>
          <w:numId w:val="0"/>
        </w:numPr>
      </w:pPr>
      <w:r>
        <w:t>flow path (also flow</w:t>
      </w:r>
      <w:r w:rsidR="005A640F">
        <w:t>path</w:t>
      </w:r>
      <w:r>
        <w:t>)</w:t>
      </w:r>
    </w:p>
    <w:p w14:paraId="7C9C1593" w14:textId="0B72A561" w:rsidR="00053564" w:rsidRPr="00365409" w:rsidRDefault="00053564" w:rsidP="00365409">
      <w:pPr>
        <w:pStyle w:val="StandardWeb"/>
        <w:jc w:val="both"/>
        <w:rPr>
          <w:lang w:val="en-US"/>
        </w:rPr>
      </w:pPr>
      <w:r w:rsidRPr="00365409">
        <w:rPr>
          <w:lang w:val="en-US"/>
        </w:rPr>
        <w:t xml:space="preserve">One-dimensional (linear) feature realizing the logical catchment in terms of a topological edge bounded by inflow and outflow nodes, and associated with left-bank and right-bank catchment faces. The concept of an edge bounded by nodes is described in detail in the ISO topology model [ISO19107]. </w:t>
      </w:r>
    </w:p>
    <w:p w14:paraId="7BC65DCB" w14:textId="7F7BF04C" w:rsidR="00D93796" w:rsidRDefault="00D93796" w:rsidP="00365409">
      <w:pPr>
        <w:pStyle w:val="StandardWeb"/>
        <w:jc w:val="both"/>
        <w:rPr>
          <w:lang w:val="en-US"/>
        </w:rPr>
      </w:pPr>
      <w:r>
        <w:rPr>
          <w:lang w:val="en-US"/>
        </w:rPr>
        <w:t>NOTE 1: With respect to the river positioning system described in this standard, the flow path</w:t>
      </w:r>
      <w:r w:rsidRPr="001214AF">
        <w:rPr>
          <w:lang w:val="en-US"/>
        </w:rPr>
        <w:t xml:space="preserve"> forms the </w:t>
      </w:r>
      <w:r>
        <w:rPr>
          <w:lang w:val="en-US"/>
        </w:rPr>
        <w:t>axis</w:t>
      </w:r>
      <w:r w:rsidRPr="001214AF">
        <w:rPr>
          <w:lang w:val="en-US"/>
        </w:rPr>
        <w:t xml:space="preserve"> in a linear coordinate system</w:t>
      </w:r>
      <w:r>
        <w:rPr>
          <w:lang w:val="en-US"/>
        </w:rPr>
        <w:t>.</w:t>
      </w:r>
      <w:r w:rsidRPr="001214AF">
        <w:rPr>
          <w:lang w:val="en-US"/>
        </w:rPr>
        <w:t xml:space="preserve"> </w:t>
      </w:r>
      <w:r>
        <w:rPr>
          <w:lang w:val="en-US"/>
        </w:rPr>
        <w:t>This corresponds to the linear element ‘</w:t>
      </w:r>
      <w:r w:rsidRPr="00D93796">
        <w:rPr>
          <w:lang w:val="en-US"/>
        </w:rPr>
        <w:t>that serves as the axis along which linear referencing is performed’</w:t>
      </w:r>
      <w:r>
        <w:rPr>
          <w:lang w:val="en-US"/>
        </w:rPr>
        <w:t xml:space="preserve"> as described in</w:t>
      </w:r>
      <w:r w:rsidRPr="00D93796">
        <w:rPr>
          <w:lang w:val="en-US"/>
        </w:rPr>
        <w:t xml:space="preserve"> </w:t>
      </w:r>
      <w:r w:rsidRPr="00DE6827">
        <w:rPr>
          <w:lang w:val="en-US"/>
        </w:rPr>
        <w:t>the OGC Abstract Specification Topic 19, Linear referencing</w:t>
      </w:r>
      <w:r w:rsidRPr="00DE6827" w:rsidDel="00E05B9E">
        <w:rPr>
          <w:lang w:val="en-US"/>
        </w:rPr>
        <w:t xml:space="preserve"> </w:t>
      </w:r>
      <w:r>
        <w:rPr>
          <w:lang w:val="en-US"/>
        </w:rPr>
        <w:t>[ISO 19148].</w:t>
      </w:r>
    </w:p>
    <w:p w14:paraId="67D549F7" w14:textId="37AA01CC" w:rsidR="00053564" w:rsidRDefault="00556C82" w:rsidP="00D93796">
      <w:pPr>
        <w:pStyle w:val="StandardWeb"/>
        <w:jc w:val="both"/>
        <w:rPr>
          <w:rFonts w:ascii="ArialMT" w:hAnsi="ArialMT" w:cs="ArialMT"/>
          <w:sz w:val="20"/>
          <w:szCs w:val="20"/>
        </w:rPr>
      </w:pPr>
      <w:r>
        <w:rPr>
          <w:lang w:val="en-US"/>
        </w:rPr>
        <w:t>NOTE</w:t>
      </w:r>
      <w:r w:rsidR="00D93796">
        <w:rPr>
          <w:lang w:val="en-US"/>
        </w:rPr>
        <w:t xml:space="preserve"> 2</w:t>
      </w:r>
      <w:r>
        <w:rPr>
          <w:lang w:val="en-US"/>
        </w:rPr>
        <w:t xml:space="preserve">: </w:t>
      </w:r>
      <w:r w:rsidR="00053564" w:rsidRPr="00365409">
        <w:rPr>
          <w:lang w:val="en-US"/>
        </w:rPr>
        <w:t xml:space="preserve">Hydrologically, the flow path references the </w:t>
      </w:r>
      <w:r w:rsidR="00053564" w:rsidRPr="00365409">
        <w:rPr>
          <w:i/>
          <w:lang w:val="en-US"/>
        </w:rPr>
        <w:t>path line</w:t>
      </w:r>
      <w:r w:rsidR="00053564" w:rsidRPr="00365409">
        <w:rPr>
          <w:i/>
        </w:rPr>
        <w:t xml:space="preserve"> </w:t>
      </w:r>
      <w:r w:rsidR="00053564" w:rsidRPr="00365409">
        <w:rPr>
          <w:lang w:val="en-US"/>
        </w:rPr>
        <w:t xml:space="preserve">described by a moving particle of water </w:t>
      </w:r>
      <w:r w:rsidR="003602D6">
        <w:rPr>
          <w:lang w:val="en-US"/>
        </w:rPr>
        <w:t>[9]</w:t>
      </w:r>
      <w:r w:rsidR="00053564" w:rsidRPr="00365409">
        <w:rPr>
          <w:lang w:val="en-US"/>
        </w:rPr>
        <w:t xml:space="preserve">. </w:t>
      </w:r>
    </w:p>
    <w:p w14:paraId="229A210E" w14:textId="77777777" w:rsidR="00053564" w:rsidRDefault="00053564" w:rsidP="00365409">
      <w:pPr>
        <w:pStyle w:val="TermNum"/>
      </w:pPr>
    </w:p>
    <w:p w14:paraId="7C8380E9" w14:textId="1F9E1583" w:rsidR="00053564" w:rsidRDefault="00053564" w:rsidP="00365409">
      <w:pPr>
        <w:pStyle w:val="TermNum"/>
        <w:numPr>
          <w:ilvl w:val="0"/>
          <w:numId w:val="0"/>
        </w:numPr>
      </w:pPr>
      <w:r>
        <w:t>flow line (also flowline)</w:t>
      </w:r>
    </w:p>
    <w:p w14:paraId="5BF57855" w14:textId="77777777" w:rsidR="00053564" w:rsidRPr="00365409" w:rsidRDefault="00053564" w:rsidP="00365409">
      <w:pPr>
        <w:pStyle w:val="StandardWeb"/>
        <w:jc w:val="both"/>
        <w:rPr>
          <w:lang w:val="en-US"/>
        </w:rPr>
      </w:pPr>
      <w:r w:rsidRPr="00365409">
        <w:rPr>
          <w:lang w:val="en-US"/>
        </w:rPr>
        <w:t xml:space="preserve">Geometric representation of the (topological) flow path, usually a geometric curve. </w:t>
      </w:r>
    </w:p>
    <w:p w14:paraId="6F2DA7A0" w14:textId="47269855" w:rsidR="00053564" w:rsidRPr="008E510D" w:rsidRDefault="00556C82" w:rsidP="00450C77">
      <w:pPr>
        <w:pStyle w:val="StandardWeb"/>
        <w:jc w:val="both"/>
        <w:rPr>
          <w:lang w:val="en-US"/>
        </w:rPr>
      </w:pPr>
      <w:r>
        <w:rPr>
          <w:lang w:val="en-US"/>
        </w:rPr>
        <w:t xml:space="preserve">NOTE: </w:t>
      </w:r>
      <w:r w:rsidR="00053564" w:rsidRPr="00365409">
        <w:rPr>
          <w:lang w:val="en-US"/>
        </w:rPr>
        <w:t xml:space="preserve">This definition references the  definition of a </w:t>
      </w:r>
      <w:r w:rsidR="00053564" w:rsidRPr="00365409">
        <w:rPr>
          <w:i/>
          <w:lang w:val="en-US"/>
        </w:rPr>
        <w:t>path-line</w:t>
      </w:r>
      <w:r w:rsidR="00053564" w:rsidRPr="00365409">
        <w:rPr>
          <w:lang w:val="en-US"/>
        </w:rPr>
        <w:t xml:space="preserve"> </w:t>
      </w:r>
      <w:r w:rsidR="003602D6">
        <w:rPr>
          <w:lang w:val="en-US"/>
        </w:rPr>
        <w:t>[9]</w:t>
      </w:r>
      <w:r w:rsidR="00053564" w:rsidRPr="00365409">
        <w:rPr>
          <w:lang w:val="en-US"/>
        </w:rPr>
        <w:t xml:space="preserve"> through using the synonym </w:t>
      </w:r>
      <w:r w:rsidR="00053564" w:rsidRPr="00365409">
        <w:rPr>
          <w:i/>
        </w:rPr>
        <w:t>flow line</w:t>
      </w:r>
      <w:r w:rsidR="00053564" w:rsidRPr="00365409">
        <w:rPr>
          <w:lang w:val="en-US"/>
        </w:rPr>
        <w:t xml:space="preserve"> to express the geometric representation of the flow path. </w:t>
      </w:r>
    </w:p>
    <w:p w14:paraId="6D266513" w14:textId="77777777" w:rsidR="00807D2F" w:rsidRDefault="00807D2F" w:rsidP="00450C77">
      <w:pPr>
        <w:pStyle w:val="TermNum"/>
        <w:jc w:val="both"/>
        <w:rPr>
          <w:lang w:val="en-US"/>
        </w:rPr>
      </w:pPr>
    </w:p>
    <w:p w14:paraId="68096E0E" w14:textId="130E5206" w:rsidR="00463826" w:rsidRPr="008E510D" w:rsidRDefault="00463826" w:rsidP="00807D2F">
      <w:pPr>
        <w:pStyle w:val="TermNum"/>
        <w:numPr>
          <w:ilvl w:val="0"/>
          <w:numId w:val="0"/>
        </w:numPr>
        <w:jc w:val="both"/>
        <w:rPr>
          <w:lang w:val="en-US"/>
        </w:rPr>
      </w:pPr>
      <w:r w:rsidRPr="008E510D">
        <w:rPr>
          <w:lang w:val="en-US"/>
        </w:rPr>
        <w:t>hydrographic network</w:t>
      </w:r>
    </w:p>
    <w:p w14:paraId="4CD005FF" w14:textId="2EAED34A" w:rsidR="00463826" w:rsidRPr="008E510D" w:rsidRDefault="00463826" w:rsidP="00450C77">
      <w:pPr>
        <w:pStyle w:val="StandardWeb"/>
        <w:jc w:val="both"/>
        <w:rPr>
          <w:lang w:val="en-US"/>
        </w:rPr>
      </w:pPr>
      <w:r w:rsidRPr="008E510D">
        <w:rPr>
          <w:lang w:val="en-US"/>
        </w:rPr>
        <w:t xml:space="preserve">Aggregate of rivers and other permanent or temporary </w:t>
      </w:r>
      <w:r w:rsidR="00CC6BA3" w:rsidRPr="008E510D">
        <w:rPr>
          <w:lang w:val="en-US"/>
        </w:rPr>
        <w:t>water</w:t>
      </w:r>
      <w:r w:rsidR="00CC6BA3">
        <w:rPr>
          <w:lang w:val="en-US"/>
        </w:rPr>
        <w:t xml:space="preserve"> bodies</w:t>
      </w:r>
      <w:r w:rsidRPr="008E510D">
        <w:rPr>
          <w:lang w:val="en-US"/>
        </w:rPr>
        <w:t xml:space="preserve">, </w:t>
      </w:r>
      <w:r w:rsidR="00552B26">
        <w:rPr>
          <w:lang w:val="en-US"/>
        </w:rPr>
        <w:t>including</w:t>
      </w:r>
      <w:r w:rsidRPr="008E510D">
        <w:rPr>
          <w:lang w:val="en-US"/>
        </w:rPr>
        <w:t xml:space="preserve"> lakes and reservoirs </w:t>
      </w:r>
      <w:r w:rsidR="003602D6">
        <w:rPr>
          <w:lang w:val="en-US"/>
        </w:rPr>
        <w:t>[9]</w:t>
      </w:r>
      <w:r w:rsidR="00CC6BA3">
        <w:rPr>
          <w:lang w:val="en-US"/>
        </w:rPr>
        <w:t xml:space="preserve">, </w:t>
      </w:r>
      <w:r w:rsidR="00CC6BA3">
        <w:t>standing in depressions or moving in channels.</w:t>
      </w:r>
    </w:p>
    <w:p w14:paraId="6382EB97" w14:textId="77777777" w:rsidR="00463826" w:rsidRPr="008E510D" w:rsidRDefault="00463826" w:rsidP="00450C77">
      <w:pPr>
        <w:pStyle w:val="StandardWeb"/>
        <w:jc w:val="both"/>
        <w:rPr>
          <w:lang w:val="en-US"/>
        </w:rPr>
      </w:pPr>
      <w:r w:rsidRPr="008E510D">
        <w:rPr>
          <w:lang w:val="en-US"/>
        </w:rPr>
        <w:t>NOTE: Not to be confused with the network of hydrological stations and observing posts.</w:t>
      </w:r>
    </w:p>
    <w:p w14:paraId="403DB6F8" w14:textId="77777777" w:rsidR="001A3F5C" w:rsidRDefault="001A3F5C" w:rsidP="001A3F5C">
      <w:pPr>
        <w:pStyle w:val="TermNum"/>
      </w:pPr>
    </w:p>
    <w:p w14:paraId="61F80C1D" w14:textId="55C04B4D" w:rsidR="00463826" w:rsidRPr="001A3F5C" w:rsidRDefault="00463826" w:rsidP="001A3F5C">
      <w:pPr>
        <w:pStyle w:val="TermNum"/>
        <w:numPr>
          <w:ilvl w:val="0"/>
          <w:numId w:val="0"/>
        </w:numPr>
      </w:pPr>
      <w:r w:rsidRPr="001A3F5C">
        <w:t>hydrologic complex</w:t>
      </w:r>
    </w:p>
    <w:p w14:paraId="03F59353" w14:textId="3239051B" w:rsidR="00463826" w:rsidRPr="008E510D" w:rsidRDefault="00463826" w:rsidP="00450C77">
      <w:pPr>
        <w:pStyle w:val="StandardWeb"/>
        <w:jc w:val="both"/>
        <w:rPr>
          <w:lang w:val="en-US"/>
        </w:rPr>
      </w:pPr>
      <w:r w:rsidRPr="008E510D">
        <w:rPr>
          <w:lang w:val="en-US"/>
        </w:rPr>
        <w:t xml:space="preserve">Collection of separate hydrologic features </w:t>
      </w:r>
      <w:r w:rsidR="004423BE">
        <w:rPr>
          <w:lang w:val="en-US"/>
        </w:rPr>
        <w:t xml:space="preserve">forming a </w:t>
      </w:r>
      <w:r w:rsidRPr="008E510D">
        <w:rPr>
          <w:lang w:val="en-US"/>
        </w:rPr>
        <w:t>closed</w:t>
      </w:r>
      <w:r w:rsidR="007267C1">
        <w:rPr>
          <w:lang w:val="en-US"/>
        </w:rPr>
        <w:t>, hydrologically determined</w:t>
      </w:r>
      <w:r w:rsidRPr="008E510D">
        <w:rPr>
          <w:lang w:val="en-US"/>
        </w:rPr>
        <w:t xml:space="preserve"> </w:t>
      </w:r>
      <w:r w:rsidR="004423BE">
        <w:rPr>
          <w:lang w:val="en-US"/>
        </w:rPr>
        <w:t xml:space="preserve">system </w:t>
      </w:r>
      <w:r w:rsidRPr="008E510D">
        <w:rPr>
          <w:lang w:val="en-US"/>
        </w:rPr>
        <w:t>where the union of catchment</w:t>
      </w:r>
      <w:r w:rsidR="004423BE">
        <w:rPr>
          <w:lang w:val="en-US"/>
        </w:rPr>
        <w:t>(s)</w:t>
      </w:r>
      <w:r w:rsidRPr="008E510D">
        <w:rPr>
          <w:lang w:val="en-US"/>
        </w:rPr>
        <w:t xml:space="preserve"> and </w:t>
      </w:r>
      <w:r w:rsidR="004423BE">
        <w:rPr>
          <w:lang w:val="en-US"/>
        </w:rPr>
        <w:t>a</w:t>
      </w:r>
      <w:r w:rsidRPr="008E510D">
        <w:rPr>
          <w:lang w:val="en-US"/>
        </w:rPr>
        <w:t xml:space="preserve"> common outlet (conceptualized as </w:t>
      </w:r>
      <w:r w:rsidR="004423BE">
        <w:rPr>
          <w:lang w:val="en-US"/>
        </w:rPr>
        <w:t xml:space="preserve">an </w:t>
      </w:r>
      <w:r w:rsidRPr="008E510D">
        <w:rPr>
          <w:lang w:val="en-US"/>
        </w:rPr>
        <w:t xml:space="preserve">outfall) is realized by </w:t>
      </w:r>
      <w:r w:rsidR="004423BE">
        <w:rPr>
          <w:lang w:val="en-US"/>
        </w:rPr>
        <w:t xml:space="preserve">a ‘complex’ of </w:t>
      </w:r>
      <w:r w:rsidRPr="008E510D">
        <w:rPr>
          <w:lang w:val="en-US"/>
        </w:rPr>
        <w:t xml:space="preserve">hydrologic features. This concept </w:t>
      </w:r>
      <w:r w:rsidR="004423BE">
        <w:rPr>
          <w:lang w:val="en-US"/>
        </w:rPr>
        <w:t>is rooted in the idea of</w:t>
      </w:r>
      <w:r w:rsidRPr="008E510D">
        <w:rPr>
          <w:lang w:val="en-US"/>
        </w:rPr>
        <w:t xml:space="preserve"> topological clo</w:t>
      </w:r>
      <w:r w:rsidR="004423BE">
        <w:rPr>
          <w:lang w:val="en-US"/>
        </w:rPr>
        <w:t xml:space="preserve">sure of catchment and outfall </w:t>
      </w:r>
      <w:r w:rsidR="007267C1">
        <w:rPr>
          <w:lang w:val="en-US"/>
        </w:rPr>
        <w:t>such</w:t>
      </w:r>
      <w:r w:rsidRPr="008E510D">
        <w:rPr>
          <w:lang w:val="en-US"/>
        </w:rPr>
        <w:t xml:space="preserve"> that a realization of the logical catchment is always of higher topological dimension than the realization of the corresponding outfall. For example, a linear flowpath realizing a catchment may be understood as an edge between inflow and outflow nodes; the areal realization of a catchment as a face bounded by linear inflow and outflow.</w:t>
      </w:r>
    </w:p>
    <w:p w14:paraId="7F218202" w14:textId="6A74C0B6" w:rsidR="00463826" w:rsidRPr="008E510D" w:rsidRDefault="00463826" w:rsidP="00450C77">
      <w:pPr>
        <w:pStyle w:val="StandardWeb"/>
        <w:jc w:val="both"/>
        <w:rPr>
          <w:lang w:val="en-US"/>
        </w:rPr>
      </w:pPr>
      <w:r w:rsidRPr="008E510D">
        <w:rPr>
          <w:lang w:val="en-US"/>
        </w:rPr>
        <w:t>NOTE: Hydrologic determination means that any catchment has</w:t>
      </w:r>
      <w:r w:rsidR="007267C1">
        <w:rPr>
          <w:lang w:val="en-US"/>
        </w:rPr>
        <w:t xml:space="preserve"> a common outlet for its runoff.</w:t>
      </w:r>
      <w:r w:rsidRPr="008E510D">
        <w:rPr>
          <w:lang w:val="en-US"/>
        </w:rPr>
        <w:t xml:space="preserve"> </w:t>
      </w:r>
      <w:r w:rsidR="007267C1">
        <w:rPr>
          <w:lang w:val="en-US"/>
        </w:rPr>
        <w:t>A</w:t>
      </w:r>
      <w:r w:rsidRPr="008E510D">
        <w:rPr>
          <w:lang w:val="en-US"/>
        </w:rPr>
        <w:t xml:space="preserve">ny place to which water may flow </w:t>
      </w:r>
      <w:r w:rsidR="007267C1">
        <w:rPr>
          <w:lang w:val="en-US"/>
        </w:rPr>
        <w:t xml:space="preserve">can be </w:t>
      </w:r>
      <w:r w:rsidRPr="008E510D">
        <w:rPr>
          <w:lang w:val="en-US"/>
        </w:rPr>
        <w:t>associate</w:t>
      </w:r>
      <w:r w:rsidR="007267C1">
        <w:rPr>
          <w:lang w:val="en-US"/>
        </w:rPr>
        <w:t>d with</w:t>
      </w:r>
      <w:r w:rsidRPr="008E510D">
        <w:rPr>
          <w:lang w:val="en-US"/>
        </w:rPr>
        <w:t xml:space="preserve"> a corresponding catchment, even if catchment and outfall may be </w:t>
      </w:r>
      <w:r w:rsidR="007267C1">
        <w:rPr>
          <w:lang w:val="en-US"/>
        </w:rPr>
        <w:t xml:space="preserve">unknown or </w:t>
      </w:r>
      <w:r w:rsidR="003037AB">
        <w:rPr>
          <w:lang w:val="en-US"/>
        </w:rPr>
        <w:t xml:space="preserve">not </w:t>
      </w:r>
      <w:r w:rsidR="007267C1">
        <w:rPr>
          <w:lang w:val="en-US"/>
        </w:rPr>
        <w:t>represented</w:t>
      </w:r>
      <w:r w:rsidRPr="008E510D">
        <w:rPr>
          <w:lang w:val="en-US"/>
        </w:rPr>
        <w:t xml:space="preserve"> in a particular application. </w:t>
      </w:r>
    </w:p>
    <w:p w14:paraId="54B1991A" w14:textId="77777777" w:rsidR="00807D2F" w:rsidRDefault="00807D2F" w:rsidP="00450C77">
      <w:pPr>
        <w:pStyle w:val="TermNum"/>
        <w:jc w:val="both"/>
        <w:rPr>
          <w:lang w:val="en-US"/>
        </w:rPr>
      </w:pPr>
    </w:p>
    <w:p w14:paraId="43858308" w14:textId="22EC1732" w:rsidR="00463826" w:rsidRPr="008E510D" w:rsidRDefault="00463826" w:rsidP="00807D2F">
      <w:pPr>
        <w:pStyle w:val="TermNum"/>
        <w:numPr>
          <w:ilvl w:val="0"/>
          <w:numId w:val="0"/>
        </w:numPr>
        <w:jc w:val="both"/>
        <w:rPr>
          <w:lang w:val="en-US"/>
        </w:rPr>
      </w:pPr>
      <w:r w:rsidRPr="008E510D">
        <w:rPr>
          <w:lang w:val="en-US"/>
        </w:rPr>
        <w:t>hydrologic feature</w:t>
      </w:r>
    </w:p>
    <w:p w14:paraId="7400B0EE" w14:textId="226003B7" w:rsidR="00463826" w:rsidRPr="008E510D" w:rsidRDefault="00463826" w:rsidP="00450C77">
      <w:pPr>
        <w:pStyle w:val="StandardWeb"/>
        <w:jc w:val="both"/>
        <w:rPr>
          <w:lang w:val="en-US"/>
        </w:rPr>
      </w:pPr>
      <w:r w:rsidRPr="008E510D">
        <w:rPr>
          <w:lang w:val="en-US"/>
        </w:rPr>
        <w:t>Feature of a type defined in the hydrology domain</w:t>
      </w:r>
      <w:r w:rsidR="00552B26">
        <w:rPr>
          <w:lang w:val="en-US"/>
        </w:rPr>
        <w:t>,</w:t>
      </w:r>
      <w:r w:rsidRPr="008E510D">
        <w:rPr>
          <w:lang w:val="en-US"/>
        </w:rPr>
        <w:t xml:space="preserve"> whose identity needs to be maintained and tracked through a processing chain from measurement to distribution of hydrologic information.</w:t>
      </w:r>
    </w:p>
    <w:p w14:paraId="3C4B52B6" w14:textId="77777777" w:rsidR="00807D2F" w:rsidRDefault="00807D2F" w:rsidP="00450C77">
      <w:pPr>
        <w:pStyle w:val="TermNum"/>
        <w:jc w:val="both"/>
        <w:rPr>
          <w:lang w:val="en-US"/>
        </w:rPr>
      </w:pPr>
    </w:p>
    <w:p w14:paraId="5990914C" w14:textId="16E9D063" w:rsidR="00463826" w:rsidRPr="008E510D" w:rsidRDefault="00463826" w:rsidP="00807D2F">
      <w:pPr>
        <w:pStyle w:val="TermNum"/>
        <w:numPr>
          <w:ilvl w:val="0"/>
          <w:numId w:val="0"/>
        </w:numPr>
        <w:jc w:val="both"/>
        <w:rPr>
          <w:lang w:val="en-US"/>
        </w:rPr>
      </w:pPr>
      <w:r w:rsidRPr="008E510D">
        <w:rPr>
          <w:lang w:val="en-US"/>
        </w:rPr>
        <w:t>hydrologic realization</w:t>
      </w:r>
    </w:p>
    <w:p w14:paraId="1A22ED99" w14:textId="3DC354E2" w:rsidR="00463826" w:rsidRPr="008E510D" w:rsidRDefault="00F45B20" w:rsidP="00450C77">
      <w:pPr>
        <w:pStyle w:val="StandardWeb"/>
        <w:jc w:val="both"/>
        <w:rPr>
          <w:lang w:val="en-US"/>
        </w:rPr>
      </w:pPr>
      <w:r>
        <w:rPr>
          <w:lang w:val="en-US"/>
        </w:rPr>
        <w:t>H</w:t>
      </w:r>
      <w:r w:rsidR="00463826" w:rsidRPr="008E510D">
        <w:rPr>
          <w:lang w:val="en-US"/>
        </w:rPr>
        <w:t xml:space="preserve">ydrologic feature </w:t>
      </w:r>
      <w:r>
        <w:rPr>
          <w:lang w:val="en-US"/>
        </w:rPr>
        <w:t>that realizes</w:t>
      </w:r>
      <w:r w:rsidR="00463826" w:rsidRPr="008E510D">
        <w:rPr>
          <w:lang w:val="en-US"/>
        </w:rPr>
        <w:t xml:space="preserve"> a </w:t>
      </w:r>
      <w:r w:rsidR="00552B26">
        <w:rPr>
          <w:lang w:val="en-US"/>
        </w:rPr>
        <w:t xml:space="preserve">logical </w:t>
      </w:r>
      <w:r w:rsidR="00463826" w:rsidRPr="008E510D">
        <w:rPr>
          <w:lang w:val="en-US"/>
        </w:rPr>
        <w:t xml:space="preserve">concept within </w:t>
      </w:r>
      <w:r>
        <w:rPr>
          <w:lang w:val="en-US"/>
        </w:rPr>
        <w:t>the</w:t>
      </w:r>
      <w:r w:rsidR="00463826" w:rsidRPr="008E510D">
        <w:rPr>
          <w:lang w:val="en-US"/>
        </w:rPr>
        <w:t xml:space="preserve"> hydrologic complex.</w:t>
      </w:r>
      <w:r w:rsidR="009D4186">
        <w:rPr>
          <w:lang w:val="en-US"/>
        </w:rPr>
        <w:t xml:space="preserve"> Example: Hydrographic network realizing the logical catchment as network of one-dimensional </w:t>
      </w:r>
      <w:proofErr w:type="spellStart"/>
      <w:r w:rsidR="009D4186">
        <w:rPr>
          <w:lang w:val="en-US"/>
        </w:rPr>
        <w:t>flowpaths</w:t>
      </w:r>
      <w:proofErr w:type="spellEnd"/>
      <w:r w:rsidR="009D4186">
        <w:rPr>
          <w:lang w:val="en-US"/>
        </w:rPr>
        <w:t>.</w:t>
      </w:r>
    </w:p>
    <w:p w14:paraId="30B0E8E9" w14:textId="77777777" w:rsidR="00807D2F" w:rsidRDefault="00807D2F" w:rsidP="00450C77">
      <w:pPr>
        <w:pStyle w:val="TermNum"/>
        <w:jc w:val="both"/>
        <w:rPr>
          <w:lang w:val="en-US"/>
        </w:rPr>
      </w:pPr>
    </w:p>
    <w:p w14:paraId="4901CA04" w14:textId="5C6DA247" w:rsidR="00463826" w:rsidRPr="008E510D" w:rsidRDefault="00463826" w:rsidP="00807D2F">
      <w:pPr>
        <w:pStyle w:val="TermNum"/>
        <w:numPr>
          <w:ilvl w:val="0"/>
          <w:numId w:val="0"/>
        </w:numPr>
        <w:jc w:val="both"/>
        <w:rPr>
          <w:lang w:val="en-US"/>
        </w:rPr>
      </w:pPr>
      <w:r w:rsidRPr="008E510D">
        <w:rPr>
          <w:lang w:val="en-US"/>
        </w:rPr>
        <w:t>hydrology</w:t>
      </w:r>
    </w:p>
    <w:p w14:paraId="64AFE793" w14:textId="25C1EEAD" w:rsidR="00463826" w:rsidRPr="008E510D" w:rsidRDefault="00463826" w:rsidP="00450C77">
      <w:pPr>
        <w:pStyle w:val="StandardWeb"/>
        <w:jc w:val="both"/>
        <w:rPr>
          <w:lang w:val="en-US"/>
        </w:rPr>
      </w:pPr>
      <w:r w:rsidRPr="008E510D">
        <w:rPr>
          <w:lang w:val="en-US"/>
        </w:rPr>
        <w:t xml:space="preserve">Science that deals with the waters above and below the land surfaces of the Earth, their occurrence, circulation and distribution, both in time and space, their biological, chemical and physical properties, their reaction with their environment, including their relation to living beings. </w:t>
      </w:r>
      <w:r w:rsidR="003602D6">
        <w:rPr>
          <w:lang w:val="en-US"/>
        </w:rPr>
        <w:t>[9]</w:t>
      </w:r>
    </w:p>
    <w:p w14:paraId="0DE3EF7D" w14:textId="77777777" w:rsidR="00807D2F" w:rsidRDefault="00807D2F" w:rsidP="00450C77">
      <w:pPr>
        <w:pStyle w:val="TermNum"/>
        <w:jc w:val="both"/>
        <w:rPr>
          <w:lang w:val="en-US"/>
        </w:rPr>
      </w:pPr>
    </w:p>
    <w:p w14:paraId="4B53D05D" w14:textId="74F76544" w:rsidR="00463826" w:rsidRPr="008E510D" w:rsidRDefault="00463826" w:rsidP="00807D2F">
      <w:pPr>
        <w:pStyle w:val="TermNum"/>
        <w:numPr>
          <w:ilvl w:val="0"/>
          <w:numId w:val="0"/>
        </w:numPr>
        <w:jc w:val="both"/>
        <w:rPr>
          <w:lang w:val="en-US"/>
        </w:rPr>
      </w:pPr>
      <w:r w:rsidRPr="008E510D">
        <w:rPr>
          <w:lang w:val="en-US"/>
        </w:rPr>
        <w:t>hydrometric feature</w:t>
      </w:r>
    </w:p>
    <w:p w14:paraId="4B77F7C6" w14:textId="2C603533" w:rsidR="00E357E5" w:rsidRDefault="00463826" w:rsidP="00450C77">
      <w:pPr>
        <w:pStyle w:val="StandardWeb"/>
        <w:jc w:val="both"/>
        <w:rPr>
          <w:lang w:val="en-US"/>
        </w:rPr>
      </w:pPr>
      <w:r w:rsidRPr="008E510D">
        <w:rPr>
          <w:lang w:val="en-US"/>
        </w:rPr>
        <w:t xml:space="preserve">Feature of a type </w:t>
      </w:r>
      <w:r w:rsidR="000605D4">
        <w:rPr>
          <w:lang w:val="en-US"/>
        </w:rPr>
        <w:t xml:space="preserve">which denotes </w:t>
      </w:r>
      <w:r w:rsidR="000605D4" w:rsidRPr="008E510D">
        <w:rPr>
          <w:lang w:val="en-US"/>
        </w:rPr>
        <w:t xml:space="preserve">a physical structure intended to observe properties of a hydrologic </w:t>
      </w:r>
      <w:r w:rsidR="00E357E5" w:rsidRPr="008E510D">
        <w:rPr>
          <w:lang w:val="en-US"/>
        </w:rPr>
        <w:t xml:space="preserve">feature. </w:t>
      </w:r>
    </w:p>
    <w:p w14:paraId="21F3F056" w14:textId="6CFDC8EE" w:rsidR="00286014" w:rsidRDefault="00E357E5" w:rsidP="00450C77">
      <w:pPr>
        <w:pStyle w:val="StandardWeb"/>
        <w:jc w:val="both"/>
        <w:rPr>
          <w:lang w:val="en-US"/>
        </w:rPr>
      </w:pPr>
      <w:r w:rsidRPr="008E510D">
        <w:rPr>
          <w:lang w:val="en-US"/>
        </w:rPr>
        <w:t>NOTE</w:t>
      </w:r>
      <w:r w:rsidR="00463826" w:rsidRPr="008E510D">
        <w:rPr>
          <w:lang w:val="en-US"/>
        </w:rPr>
        <w:t xml:space="preserve">: </w:t>
      </w:r>
      <w:r w:rsidR="00286014" w:rsidRPr="00C25AD2">
        <w:rPr>
          <w:lang w:val="en-US"/>
        </w:rPr>
        <w:t xml:space="preserve">This definition references the  definition of a </w:t>
      </w:r>
      <w:r w:rsidR="00286014">
        <w:rPr>
          <w:i/>
          <w:lang w:val="en-US"/>
        </w:rPr>
        <w:t xml:space="preserve">hydrometric station </w:t>
      </w:r>
      <w:r w:rsidR="00286014">
        <w:t>at which data on water in rivers, lakes or reservoirs are obtained on physical a</w:t>
      </w:r>
      <w:r w:rsidR="000605D4">
        <w:t>nd chemical properties of water</w:t>
      </w:r>
      <w:r w:rsidR="00286014">
        <w:t xml:space="preserve"> </w:t>
      </w:r>
      <w:r w:rsidR="003602D6">
        <w:rPr>
          <w:lang w:val="en-US"/>
        </w:rPr>
        <w:t>[9]</w:t>
      </w:r>
      <w:r w:rsidR="000605D4">
        <w:rPr>
          <w:lang w:val="en-US"/>
        </w:rPr>
        <w:t xml:space="preserve">. </w:t>
      </w:r>
      <w:r w:rsidR="007526FB">
        <w:rPr>
          <w:lang w:val="en-US"/>
        </w:rPr>
        <w:t>A</w:t>
      </w:r>
      <w:r w:rsidR="007526FB" w:rsidRPr="007526FB">
        <w:rPr>
          <w:lang w:val="en-US"/>
        </w:rPr>
        <w:t xml:space="preserve"> hydrometric feature may be a composite station configured by arranging several monitoring components.</w:t>
      </w:r>
      <w:r w:rsidR="007526FB" w:rsidRPr="007526FB">
        <w:rPr>
          <w:rFonts w:ascii="Segoe UI" w:hAnsi="Segoe UI" w:cs="Segoe UI"/>
          <w:sz w:val="18"/>
          <w:szCs w:val="18"/>
        </w:rPr>
        <w:t xml:space="preserve"> </w:t>
      </w:r>
      <w:r w:rsidR="00463826" w:rsidRPr="008E510D">
        <w:rPr>
          <w:lang w:val="en-US"/>
        </w:rPr>
        <w:t xml:space="preserve">Used to sample a hydrologic feature, a hydrometric feature may be considered a </w:t>
      </w:r>
      <w:r w:rsidR="00463826" w:rsidRPr="00E357E5">
        <w:rPr>
          <w:i/>
          <w:lang w:val="en-US"/>
        </w:rPr>
        <w:t>sampling feature</w:t>
      </w:r>
      <w:r w:rsidR="00463826" w:rsidRPr="008E510D">
        <w:rPr>
          <w:lang w:val="en-US"/>
        </w:rPr>
        <w:t xml:space="preserve"> of </w:t>
      </w:r>
      <w:r>
        <w:rPr>
          <w:lang w:val="en-US"/>
        </w:rPr>
        <w:t>defined in the ISO Observation model</w:t>
      </w:r>
      <w:r w:rsidR="00463826" w:rsidRPr="008E510D">
        <w:rPr>
          <w:lang w:val="en-US"/>
        </w:rPr>
        <w:t xml:space="preserve">. A sampling feature is described in general in </w:t>
      </w:r>
      <w:r w:rsidR="001E2095">
        <w:rPr>
          <w:lang w:val="en-US"/>
        </w:rPr>
        <w:t>ISO 19156: Observation and Measurement</w:t>
      </w:r>
      <w:r w:rsidR="00463826" w:rsidRPr="008E510D">
        <w:rPr>
          <w:lang w:val="en-US"/>
        </w:rPr>
        <w:t xml:space="preserve">, the special monitoring point of hydrologic observation is described in the </w:t>
      </w:r>
      <w:r w:rsidR="00A73CDA" w:rsidRPr="00020318">
        <w:rPr>
          <w:lang w:val="en-US"/>
        </w:rPr>
        <w:t xml:space="preserve">OGC </w:t>
      </w:r>
      <w:r w:rsidR="00A73CDA">
        <w:rPr>
          <w:lang w:val="en-US"/>
        </w:rPr>
        <w:t xml:space="preserve">WaterML 2.0: Part 1- </w:t>
      </w:r>
      <w:proofErr w:type="spellStart"/>
      <w:r w:rsidR="00A73CDA">
        <w:rPr>
          <w:lang w:val="en-US"/>
        </w:rPr>
        <w:t>Timeseries</w:t>
      </w:r>
      <w:proofErr w:type="spellEnd"/>
      <w:r w:rsidR="00A73CDA">
        <w:rPr>
          <w:lang w:val="en-US"/>
        </w:rPr>
        <w:t xml:space="preserve"> standard </w:t>
      </w:r>
      <w:r w:rsidR="00463826" w:rsidRPr="008E510D">
        <w:rPr>
          <w:lang w:val="en-US"/>
        </w:rPr>
        <w:t>[</w:t>
      </w:r>
      <w:r w:rsidR="00110451">
        <w:rPr>
          <w:lang w:val="en-US"/>
        </w:rPr>
        <w:t>4</w:t>
      </w:r>
      <w:r w:rsidR="00463826" w:rsidRPr="008E510D">
        <w:rPr>
          <w:lang w:val="en-US"/>
        </w:rPr>
        <w:t>].</w:t>
      </w:r>
    </w:p>
    <w:p w14:paraId="0B3C874C" w14:textId="77777777" w:rsidR="00556C82" w:rsidRPr="001A3F5C" w:rsidRDefault="00556C82" w:rsidP="001A3F5C">
      <w:pPr>
        <w:pStyle w:val="TermNum"/>
      </w:pPr>
    </w:p>
    <w:p w14:paraId="63C6570A" w14:textId="533F1C94" w:rsidR="00CC6BA3" w:rsidRPr="001A3F5C" w:rsidRDefault="00CC6BA3" w:rsidP="004879CE">
      <w:pPr>
        <w:pStyle w:val="TermNum"/>
        <w:numPr>
          <w:ilvl w:val="0"/>
          <w:numId w:val="0"/>
        </w:numPr>
      </w:pPr>
      <w:r w:rsidRPr="001A3F5C">
        <w:t>hydrometric network</w:t>
      </w:r>
    </w:p>
    <w:p w14:paraId="48C23C75" w14:textId="2703C585" w:rsidR="00CC6BA3" w:rsidRDefault="00605384" w:rsidP="00CC6BA3">
      <w:pPr>
        <w:pStyle w:val="StandardWeb"/>
        <w:jc w:val="both"/>
        <w:rPr>
          <w:lang w:val="en-US"/>
        </w:rPr>
      </w:pPr>
      <w:r>
        <w:rPr>
          <w:lang w:val="en-US"/>
        </w:rPr>
        <w:t>A</w:t>
      </w:r>
      <w:r w:rsidR="00CC6BA3" w:rsidRPr="00365409">
        <w:rPr>
          <w:lang w:val="en-US"/>
        </w:rPr>
        <w:t>ggregate of logically connected monitoring stations</w:t>
      </w:r>
      <w:r w:rsidR="00CC6BA3">
        <w:rPr>
          <w:lang w:val="en-US"/>
        </w:rPr>
        <w:t xml:space="preserve"> used </w:t>
      </w:r>
      <w:r w:rsidR="00556C82">
        <w:rPr>
          <w:lang w:val="en-US"/>
        </w:rPr>
        <w:t>for hydrologic observation.</w:t>
      </w:r>
    </w:p>
    <w:p w14:paraId="3277D36F" w14:textId="202458D0" w:rsidR="00CC6BA3" w:rsidRPr="00365409" w:rsidRDefault="00556C82" w:rsidP="007526FB">
      <w:pPr>
        <w:pStyle w:val="StandardWeb"/>
        <w:jc w:val="both"/>
        <w:rPr>
          <w:rFonts w:ascii="Segoe UI" w:hAnsi="Segoe UI" w:cs="Segoe UI"/>
          <w:sz w:val="18"/>
          <w:szCs w:val="18"/>
        </w:rPr>
      </w:pPr>
      <w:r>
        <w:rPr>
          <w:lang w:val="en-US"/>
        </w:rPr>
        <w:t>NOTE</w:t>
      </w:r>
      <w:r w:rsidR="00CC6BA3" w:rsidRPr="00C25AD2">
        <w:rPr>
          <w:lang w:val="en-US"/>
        </w:rPr>
        <w:t xml:space="preserve">: This definition references the  definition of a </w:t>
      </w:r>
      <w:r w:rsidR="00CC6BA3">
        <w:rPr>
          <w:i/>
          <w:lang w:val="en-US"/>
        </w:rPr>
        <w:t xml:space="preserve">hydrological network </w:t>
      </w:r>
      <w:r w:rsidR="00CC6BA3">
        <w:t xml:space="preserve">hydrological stations and observing posts situated within catchment in such a way as to provide the means of studying the hydrological regime </w:t>
      </w:r>
      <w:r w:rsidR="003602D6">
        <w:rPr>
          <w:lang w:val="en-US"/>
        </w:rPr>
        <w:t>[9]</w:t>
      </w:r>
      <w:r w:rsidR="00CC6BA3">
        <w:rPr>
          <w:lang w:val="en-US"/>
        </w:rPr>
        <w:t>.</w:t>
      </w:r>
      <w:r w:rsidR="00CC6BA3" w:rsidRPr="00C25AD2">
        <w:rPr>
          <w:lang w:val="en-US"/>
        </w:rPr>
        <w:t xml:space="preserve"> </w:t>
      </w:r>
    </w:p>
    <w:p w14:paraId="7C6754C4" w14:textId="77777777" w:rsidR="00807D2F" w:rsidRDefault="00807D2F" w:rsidP="00450C77">
      <w:pPr>
        <w:pStyle w:val="TermNum"/>
        <w:jc w:val="both"/>
        <w:rPr>
          <w:lang w:val="en-US"/>
        </w:rPr>
      </w:pPr>
    </w:p>
    <w:p w14:paraId="3ADFE3F7" w14:textId="51F4DBFC" w:rsidR="00463826" w:rsidRPr="008E510D" w:rsidRDefault="00463826" w:rsidP="00807D2F">
      <w:pPr>
        <w:pStyle w:val="TermNum"/>
        <w:numPr>
          <w:ilvl w:val="0"/>
          <w:numId w:val="0"/>
        </w:numPr>
        <w:jc w:val="both"/>
        <w:rPr>
          <w:lang w:val="en-US"/>
        </w:rPr>
      </w:pPr>
      <w:r w:rsidRPr="008E510D">
        <w:rPr>
          <w:lang w:val="en-US"/>
        </w:rPr>
        <w:t>hydrometry</w:t>
      </w:r>
    </w:p>
    <w:p w14:paraId="3A39449C" w14:textId="22B44E3E" w:rsidR="00463826" w:rsidRDefault="00463826" w:rsidP="00450C77">
      <w:pPr>
        <w:pStyle w:val="StandardWeb"/>
        <w:jc w:val="both"/>
        <w:rPr>
          <w:lang w:val="en-US"/>
        </w:rPr>
      </w:pPr>
      <w:r w:rsidRPr="008E510D">
        <w:rPr>
          <w:lang w:val="en-US"/>
        </w:rPr>
        <w:t xml:space="preserve">Science of the measurement and analysis of water including methods, techniques and instrumentation used in hydrology </w:t>
      </w:r>
      <w:r w:rsidR="003602D6">
        <w:rPr>
          <w:lang w:val="en-US"/>
        </w:rPr>
        <w:t>[9]</w:t>
      </w:r>
      <w:r w:rsidR="004664CB">
        <w:rPr>
          <w:lang w:val="en-US"/>
        </w:rPr>
        <w:t>.</w:t>
      </w:r>
    </w:p>
    <w:p w14:paraId="691C2258" w14:textId="77777777" w:rsidR="004664CB" w:rsidRDefault="004664CB" w:rsidP="004664CB">
      <w:pPr>
        <w:pStyle w:val="TermNum"/>
      </w:pPr>
    </w:p>
    <w:p w14:paraId="6B31395F" w14:textId="167E32D0" w:rsidR="004879CE" w:rsidRDefault="004879CE" w:rsidP="004664CB">
      <w:pPr>
        <w:pStyle w:val="TermNum"/>
        <w:numPr>
          <w:ilvl w:val="0"/>
          <w:numId w:val="0"/>
        </w:numPr>
      </w:pPr>
      <w:r>
        <w:t>indirect position</w:t>
      </w:r>
    </w:p>
    <w:p w14:paraId="7A51EF75" w14:textId="77777777" w:rsidR="00EA61AB" w:rsidRDefault="004879CE" w:rsidP="00640D92">
      <w:pPr>
        <w:pStyle w:val="StandardWeb"/>
        <w:jc w:val="both"/>
        <w:rPr>
          <w:lang w:val="en-US"/>
        </w:rPr>
      </w:pPr>
      <w:r w:rsidRPr="004664CB">
        <w:rPr>
          <w:lang w:val="en-US"/>
        </w:rPr>
        <w:t xml:space="preserve">position describing </w:t>
      </w:r>
      <w:r w:rsidR="00EA61AB">
        <w:rPr>
          <w:lang w:val="en-US"/>
        </w:rPr>
        <w:t xml:space="preserve">the </w:t>
      </w:r>
      <w:r w:rsidR="004664CB" w:rsidRPr="004664CB">
        <w:rPr>
          <w:lang w:val="en-US"/>
        </w:rPr>
        <w:t xml:space="preserve"> </w:t>
      </w:r>
      <w:r w:rsidRPr="004664CB">
        <w:rPr>
          <w:lang w:val="en-US"/>
        </w:rPr>
        <w:t xml:space="preserve">location </w:t>
      </w:r>
      <w:r w:rsidR="00EA61AB">
        <w:rPr>
          <w:lang w:val="en-US"/>
        </w:rPr>
        <w:t xml:space="preserve">of a feature </w:t>
      </w:r>
      <w:r w:rsidRPr="004664CB">
        <w:rPr>
          <w:lang w:val="en-US"/>
        </w:rPr>
        <w:t xml:space="preserve">relative to </w:t>
      </w:r>
      <w:r w:rsidR="00640D92">
        <w:rPr>
          <w:lang w:val="en-US"/>
        </w:rPr>
        <w:t>the known location of another feature.</w:t>
      </w:r>
      <w:r w:rsidR="00EE12EA">
        <w:rPr>
          <w:lang w:val="en-US"/>
        </w:rPr>
        <w:t xml:space="preserve"> </w:t>
      </w:r>
    </w:p>
    <w:p w14:paraId="4925E384" w14:textId="345C5676" w:rsidR="00395DC4" w:rsidRDefault="00FA15A5" w:rsidP="00640D92">
      <w:pPr>
        <w:pStyle w:val="StandardWeb"/>
        <w:jc w:val="both"/>
        <w:rPr>
          <w:lang w:val="en-US"/>
        </w:rPr>
      </w:pPr>
      <w:r>
        <w:rPr>
          <w:lang w:val="en-US"/>
        </w:rPr>
        <w:t xml:space="preserve">Indirect position </w:t>
      </w:r>
      <w:r w:rsidR="00EE12EA">
        <w:rPr>
          <w:lang w:val="en-US"/>
        </w:rPr>
        <w:t>implies</w:t>
      </w:r>
      <w:r>
        <w:rPr>
          <w:lang w:val="en-US"/>
        </w:rPr>
        <w:t xml:space="preserve"> </w:t>
      </w:r>
      <w:r w:rsidR="00B37B77">
        <w:rPr>
          <w:lang w:val="en-US"/>
        </w:rPr>
        <w:t>a logical link between the feature to be placed and the referenced</w:t>
      </w:r>
      <w:r w:rsidR="00395DC4">
        <w:rPr>
          <w:lang w:val="en-US"/>
        </w:rPr>
        <w:t xml:space="preserve"> feature, along which the position can be determined. Recognizing the catchment as the logical link between inflow and outflow, the topological path realizing the catchment between inflow and outflow nodes can be used to </w:t>
      </w:r>
      <w:r w:rsidR="008C5B1C">
        <w:rPr>
          <w:lang w:val="en-US"/>
        </w:rPr>
        <w:t xml:space="preserve">place features along it. </w:t>
      </w:r>
      <w:r w:rsidR="00395DC4">
        <w:rPr>
          <w:lang w:val="en-US"/>
        </w:rPr>
        <w:t>Common example</w:t>
      </w:r>
      <w:r w:rsidR="008C5B1C">
        <w:rPr>
          <w:lang w:val="en-US"/>
        </w:rPr>
        <w:t>s</w:t>
      </w:r>
      <w:r w:rsidR="00395DC4">
        <w:rPr>
          <w:lang w:val="en-US"/>
        </w:rPr>
        <w:t xml:space="preserve"> in hydrology are the mileposts along a river referencing the source or/and the mouth. </w:t>
      </w:r>
    </w:p>
    <w:p w14:paraId="68601861" w14:textId="1D37E9D6" w:rsidR="00E05B9E" w:rsidRDefault="00E05B9E" w:rsidP="00E05B9E">
      <w:pPr>
        <w:pStyle w:val="StandardWeb"/>
        <w:jc w:val="both"/>
        <w:rPr>
          <w:lang w:val="en-US"/>
        </w:rPr>
      </w:pPr>
      <w:r>
        <w:t xml:space="preserve">NOTE: This </w:t>
      </w:r>
      <w:r w:rsidR="00EA61AB">
        <w:t xml:space="preserve">definition </w:t>
      </w:r>
      <w:r>
        <w:t xml:space="preserve">corresponds to the linear referencing concept as described in the </w:t>
      </w:r>
      <w:r w:rsidRPr="00B21FB6">
        <w:rPr>
          <w:rFonts w:eastAsia="MS Mincho"/>
          <w:lang w:val="en-AU"/>
        </w:rPr>
        <w:t xml:space="preserve">OGC Abstract Specification Topic 2, </w:t>
      </w:r>
      <w:r w:rsidRPr="00B21FB6">
        <w:t>Spatial referencing by coordinates</w:t>
      </w:r>
      <w:r w:rsidDel="00E05B9E">
        <w:t xml:space="preserve"> </w:t>
      </w:r>
      <w:r w:rsidRPr="00365409">
        <w:rPr>
          <w:lang w:val="en-US"/>
        </w:rPr>
        <w:t xml:space="preserve">[ISO 19111]. </w:t>
      </w:r>
    </w:p>
    <w:p w14:paraId="7775D9A3" w14:textId="77777777" w:rsidR="00164A2A" w:rsidRDefault="00164A2A" w:rsidP="00365409">
      <w:pPr>
        <w:pStyle w:val="TermNum"/>
      </w:pPr>
    </w:p>
    <w:p w14:paraId="37DD65B4" w14:textId="1B8E5D2F" w:rsidR="00164A2A" w:rsidRDefault="00164A2A" w:rsidP="00365409">
      <w:pPr>
        <w:pStyle w:val="TermNum"/>
        <w:numPr>
          <w:ilvl w:val="0"/>
          <w:numId w:val="0"/>
        </w:numPr>
      </w:pPr>
      <w:r>
        <w:t>interior catchment</w:t>
      </w:r>
    </w:p>
    <w:p w14:paraId="23EB955C" w14:textId="04A89132" w:rsidR="00164A2A" w:rsidRDefault="00164A2A" w:rsidP="00450C77">
      <w:pPr>
        <w:pStyle w:val="StandardWeb"/>
        <w:jc w:val="both"/>
        <w:rPr>
          <w:lang w:val="en-US"/>
        </w:rPr>
      </w:pPr>
      <w:r>
        <w:t>Catchment wherein all waters are collected endorheic</w:t>
      </w:r>
      <w:r w:rsidR="003037AB">
        <w:t>; an interior catchment is not</w:t>
      </w:r>
      <w:r>
        <w:t xml:space="preserve"> connected to other catchments.</w:t>
      </w:r>
      <w:r w:rsidR="0084673D">
        <w:t xml:space="preserve"> </w:t>
      </w:r>
    </w:p>
    <w:p w14:paraId="123C6835" w14:textId="3C80C7D0" w:rsidR="00164A2A" w:rsidRDefault="00556C82" w:rsidP="00450C77">
      <w:pPr>
        <w:pStyle w:val="StandardWeb"/>
        <w:jc w:val="both"/>
        <w:rPr>
          <w:lang w:val="en-US"/>
        </w:rPr>
      </w:pPr>
      <w:r>
        <w:rPr>
          <w:lang w:val="en-US"/>
        </w:rPr>
        <w:t>NOTE</w:t>
      </w:r>
      <w:r w:rsidR="00164A2A" w:rsidRPr="00C25AD2">
        <w:rPr>
          <w:lang w:val="en-US"/>
        </w:rPr>
        <w:t xml:space="preserve">: This definition </w:t>
      </w:r>
      <w:r w:rsidR="003037AB">
        <w:rPr>
          <w:lang w:val="en-US"/>
        </w:rPr>
        <w:t>is rooted</w:t>
      </w:r>
      <w:r w:rsidR="003037AB" w:rsidRPr="00C25AD2">
        <w:rPr>
          <w:lang w:val="en-US"/>
        </w:rPr>
        <w:t xml:space="preserve"> </w:t>
      </w:r>
      <w:r w:rsidR="0084673D">
        <w:rPr>
          <w:lang w:val="en-US"/>
        </w:rPr>
        <w:t xml:space="preserve">the </w:t>
      </w:r>
      <w:r w:rsidR="00164A2A" w:rsidRPr="00365409">
        <w:rPr>
          <w:i/>
          <w:lang w:val="en-US"/>
        </w:rPr>
        <w:t xml:space="preserve">blind </w:t>
      </w:r>
      <w:r w:rsidR="00164A2A" w:rsidRPr="00C25AD2">
        <w:rPr>
          <w:i/>
          <w:lang w:val="en-US"/>
        </w:rPr>
        <w:t xml:space="preserve">drainage </w:t>
      </w:r>
      <w:r w:rsidR="00164A2A" w:rsidRPr="00365409">
        <w:rPr>
          <w:lang w:val="en-US"/>
        </w:rPr>
        <w:t>pattern</w:t>
      </w:r>
      <w:r w:rsidR="00164A2A" w:rsidRPr="00C25AD2">
        <w:rPr>
          <w:lang w:val="en-US"/>
        </w:rPr>
        <w:t xml:space="preserve"> of </w:t>
      </w:r>
      <w:r w:rsidR="00164A2A">
        <w:t xml:space="preserve">collecting water in sinks or lakes not connected to streams </w:t>
      </w:r>
      <w:r w:rsidR="003602D6">
        <w:t>[9]</w:t>
      </w:r>
      <w:r w:rsidR="00164A2A">
        <w:rPr>
          <w:lang w:val="en-US"/>
        </w:rPr>
        <w:t>.</w:t>
      </w:r>
    </w:p>
    <w:p w14:paraId="49CE5C43" w14:textId="77777777" w:rsidR="00605384" w:rsidRDefault="00605384" w:rsidP="00365409">
      <w:pPr>
        <w:pStyle w:val="TermNum"/>
      </w:pPr>
    </w:p>
    <w:p w14:paraId="560A110B" w14:textId="07EC2C52" w:rsidR="004A04F6" w:rsidRDefault="00605384" w:rsidP="00365409">
      <w:pPr>
        <w:pStyle w:val="TermNum"/>
        <w:numPr>
          <w:ilvl w:val="0"/>
          <w:numId w:val="0"/>
        </w:numPr>
      </w:pPr>
      <w:r>
        <w:t>l</w:t>
      </w:r>
      <w:r w:rsidR="004A04F6">
        <w:t>ongitudinal section (of a stream)</w:t>
      </w:r>
    </w:p>
    <w:p w14:paraId="5B3CBB72" w14:textId="77777777" w:rsidR="004A04F6" w:rsidRPr="00365409" w:rsidRDefault="004A04F6" w:rsidP="00365409">
      <w:pPr>
        <w:pStyle w:val="StandardWeb"/>
        <w:jc w:val="both"/>
        <w:rPr>
          <w:lang w:val="en-US"/>
        </w:rPr>
      </w:pPr>
      <w:r w:rsidRPr="00365409">
        <w:rPr>
          <w:lang w:val="en-US"/>
        </w:rPr>
        <w:t>Vertical section of a stream in longitudinal direction.</w:t>
      </w:r>
    </w:p>
    <w:p w14:paraId="43EFE632" w14:textId="337E3D85" w:rsidR="004A04F6" w:rsidRPr="002858D1" w:rsidRDefault="004A04F6" w:rsidP="004A04F6">
      <w:pPr>
        <w:pStyle w:val="StandardWeb"/>
        <w:jc w:val="both"/>
        <w:rPr>
          <w:lang w:val="en-US"/>
        </w:rPr>
      </w:pPr>
      <w:r w:rsidRPr="002858D1">
        <w:rPr>
          <w:lang w:val="en-US"/>
        </w:rPr>
        <w:t xml:space="preserve">NOTE: </w:t>
      </w:r>
      <w:r w:rsidRPr="00365409">
        <w:rPr>
          <w:lang w:val="en-US"/>
        </w:rPr>
        <w:t xml:space="preserve">Note: This definition is rooted in the definition of a </w:t>
      </w:r>
      <w:r w:rsidRPr="00365409">
        <w:rPr>
          <w:i/>
          <w:lang w:val="en-US"/>
        </w:rPr>
        <w:t>longitudinal section</w:t>
      </w:r>
      <w:r w:rsidRPr="00365409">
        <w:rPr>
          <w:i/>
        </w:rPr>
        <w:t xml:space="preserve"> </w:t>
      </w:r>
      <w:r w:rsidRPr="00365409">
        <w:rPr>
          <w:lang w:val="en-US"/>
        </w:rPr>
        <w:t>along a channel at its cent</w:t>
      </w:r>
      <w:r w:rsidR="00D604FF">
        <w:rPr>
          <w:lang w:val="en-US"/>
        </w:rPr>
        <w:t>er</w:t>
      </w:r>
      <w:r w:rsidRPr="00365409">
        <w:rPr>
          <w:lang w:val="en-US"/>
        </w:rPr>
        <w:t xml:space="preserve"> line </w:t>
      </w:r>
      <w:r w:rsidR="003602D6">
        <w:rPr>
          <w:lang w:val="en-US"/>
        </w:rPr>
        <w:t>[9]</w:t>
      </w:r>
      <w:r w:rsidRPr="002858D1">
        <w:rPr>
          <w:lang w:val="en-US"/>
        </w:rPr>
        <w:t xml:space="preserve">, but generalized </w:t>
      </w:r>
      <w:r w:rsidR="00365409">
        <w:rPr>
          <w:lang w:val="en-US"/>
        </w:rPr>
        <w:t>for</w:t>
      </w:r>
      <w:r w:rsidR="00365409" w:rsidRPr="002858D1">
        <w:rPr>
          <w:lang w:val="en-US"/>
        </w:rPr>
        <w:t xml:space="preserve"> </w:t>
      </w:r>
      <w:r w:rsidRPr="002858D1">
        <w:rPr>
          <w:lang w:val="en-US"/>
        </w:rPr>
        <w:t xml:space="preserve">all types of vertical section </w:t>
      </w:r>
      <w:r w:rsidRPr="00365409">
        <w:rPr>
          <w:lang w:val="en-US"/>
        </w:rPr>
        <w:t>along a line.</w:t>
      </w:r>
    </w:p>
    <w:p w14:paraId="6221EE09" w14:textId="77777777" w:rsidR="004A04F6" w:rsidRDefault="004A04F6" w:rsidP="00365409">
      <w:pPr>
        <w:pStyle w:val="TermNum"/>
      </w:pPr>
    </w:p>
    <w:p w14:paraId="1F1144EA" w14:textId="3DAC49E2" w:rsidR="004A04F6" w:rsidRDefault="00605384" w:rsidP="00365409">
      <w:pPr>
        <w:pStyle w:val="TermNum"/>
        <w:numPr>
          <w:ilvl w:val="0"/>
          <w:numId w:val="0"/>
        </w:numPr>
      </w:pPr>
      <w:r>
        <w:t>l</w:t>
      </w:r>
      <w:r w:rsidR="004A04F6">
        <w:t>ongitudinal section (of a stream bed)</w:t>
      </w:r>
    </w:p>
    <w:p w14:paraId="1B182642" w14:textId="4F85630C" w:rsidR="004A04F6" w:rsidRPr="00365409" w:rsidRDefault="00365409" w:rsidP="00365409">
      <w:pPr>
        <w:pStyle w:val="StandardWeb"/>
        <w:jc w:val="both"/>
        <w:rPr>
          <w:lang w:val="en-US"/>
        </w:rPr>
      </w:pPr>
      <w:r>
        <w:rPr>
          <w:lang w:val="en-US"/>
        </w:rPr>
        <w:t>Longitudinal</w:t>
      </w:r>
      <w:r w:rsidR="004A04F6" w:rsidRPr="00365409">
        <w:rPr>
          <w:lang w:val="en-US"/>
        </w:rPr>
        <w:t xml:space="preserve"> section of a stream bed in a vertical plane. </w:t>
      </w:r>
    </w:p>
    <w:p w14:paraId="2757A59A" w14:textId="75BFA0CE" w:rsidR="004A04F6" w:rsidRPr="00365409" w:rsidRDefault="004A04F6" w:rsidP="00450C77">
      <w:pPr>
        <w:pStyle w:val="StandardWeb"/>
        <w:jc w:val="both"/>
      </w:pPr>
      <w:r>
        <w:rPr>
          <w:lang w:val="en-US"/>
        </w:rPr>
        <w:t xml:space="preserve">NOTE: </w:t>
      </w:r>
      <w:r w:rsidRPr="00C25AD2">
        <w:rPr>
          <w:lang w:val="en-US"/>
        </w:rPr>
        <w:t xml:space="preserve">This definition references the  definition of a </w:t>
      </w:r>
      <w:r w:rsidRPr="00605384">
        <w:rPr>
          <w:i/>
          <w:lang w:val="en-US"/>
        </w:rPr>
        <w:t>bed profile</w:t>
      </w:r>
      <w:r w:rsidRPr="00C25AD2">
        <w:rPr>
          <w:lang w:val="en-US"/>
        </w:rPr>
        <w:t xml:space="preserve"> </w:t>
      </w:r>
      <w:r>
        <w:rPr>
          <w:lang w:val="en-US"/>
        </w:rPr>
        <w:t xml:space="preserve">describing the shape of a stream bed </w:t>
      </w:r>
      <w:r w:rsidRPr="00C25AD2">
        <w:rPr>
          <w:lang w:val="en-US"/>
        </w:rPr>
        <w:t xml:space="preserve"> </w:t>
      </w:r>
      <w:r>
        <w:rPr>
          <w:lang w:val="en-US"/>
        </w:rPr>
        <w:t xml:space="preserve">in a vertical plane </w:t>
      </w:r>
      <w:r w:rsidR="003602D6">
        <w:rPr>
          <w:lang w:val="en-US"/>
        </w:rPr>
        <w:t>[9]</w:t>
      </w:r>
      <w:r>
        <w:rPr>
          <w:lang w:val="en-US"/>
        </w:rPr>
        <w:t>.</w:t>
      </w:r>
    </w:p>
    <w:p w14:paraId="1ABE3115" w14:textId="77777777" w:rsidR="005A640F" w:rsidRDefault="005A640F" w:rsidP="00365409">
      <w:pPr>
        <w:pStyle w:val="TermNum"/>
      </w:pPr>
    </w:p>
    <w:p w14:paraId="7121B29E" w14:textId="51356555" w:rsidR="005A640F" w:rsidRPr="00796530" w:rsidRDefault="005A640F" w:rsidP="00365409">
      <w:pPr>
        <w:pStyle w:val="TermNum"/>
        <w:numPr>
          <w:ilvl w:val="0"/>
          <w:numId w:val="0"/>
        </w:numPr>
      </w:pPr>
      <w:r w:rsidRPr="00796530">
        <w:t>main stem</w:t>
      </w:r>
    </w:p>
    <w:p w14:paraId="0BA0DFF5" w14:textId="24907042" w:rsidR="005A640F" w:rsidRPr="00796530" w:rsidRDefault="00365409" w:rsidP="00450C77">
      <w:pPr>
        <w:pStyle w:val="StandardWeb"/>
        <w:jc w:val="both"/>
        <w:rPr>
          <w:lang w:val="en-US"/>
        </w:rPr>
      </w:pPr>
      <w:r>
        <w:t>Main</w:t>
      </w:r>
      <w:r w:rsidRPr="00796530">
        <w:rPr>
          <w:lang w:val="en-US"/>
        </w:rPr>
        <w:t xml:space="preserve"> </w:t>
      </w:r>
      <w:r w:rsidR="005A640F" w:rsidRPr="00796530">
        <w:rPr>
          <w:lang w:val="en-US"/>
        </w:rPr>
        <w:t xml:space="preserve">course along </w:t>
      </w:r>
      <w:r w:rsidR="003037AB">
        <w:rPr>
          <w:lang w:val="en-US"/>
        </w:rPr>
        <w:t xml:space="preserve">which </w:t>
      </w:r>
      <w:r w:rsidR="00796530" w:rsidRPr="00796530">
        <w:rPr>
          <w:lang w:val="en-US"/>
        </w:rPr>
        <w:t xml:space="preserve">a stream </w:t>
      </w:r>
      <w:r w:rsidR="005A640F" w:rsidRPr="00796530">
        <w:rPr>
          <w:lang w:val="en-US"/>
        </w:rPr>
        <w:t xml:space="preserve">flows, usually the </w:t>
      </w:r>
      <w:r w:rsidR="00796530" w:rsidRPr="00796530">
        <w:rPr>
          <w:lang w:val="en-US"/>
        </w:rPr>
        <w:t>main section of a</w:t>
      </w:r>
      <w:r w:rsidR="005A640F" w:rsidRPr="00796530">
        <w:rPr>
          <w:lang w:val="en-US"/>
        </w:rPr>
        <w:t xml:space="preserve"> stream from headwaters to the mouth, except tributaries. </w:t>
      </w:r>
    </w:p>
    <w:p w14:paraId="232BD28C" w14:textId="77777777" w:rsidR="00807D2F" w:rsidRDefault="00807D2F" w:rsidP="00450C77">
      <w:pPr>
        <w:pStyle w:val="TermNum"/>
        <w:jc w:val="both"/>
        <w:rPr>
          <w:lang w:val="en-US"/>
        </w:rPr>
      </w:pPr>
    </w:p>
    <w:p w14:paraId="4209F242" w14:textId="39A83D2C" w:rsidR="00463826" w:rsidRPr="008E510D" w:rsidRDefault="00463826" w:rsidP="00807D2F">
      <w:pPr>
        <w:pStyle w:val="TermNum"/>
        <w:numPr>
          <w:ilvl w:val="0"/>
          <w:numId w:val="0"/>
        </w:numPr>
        <w:jc w:val="both"/>
        <w:rPr>
          <w:lang w:val="en-US"/>
        </w:rPr>
      </w:pPr>
      <w:r w:rsidRPr="008E510D">
        <w:rPr>
          <w:lang w:val="en-US"/>
        </w:rPr>
        <w:t>mapping</w:t>
      </w:r>
    </w:p>
    <w:p w14:paraId="129FA2CC" w14:textId="77777777" w:rsidR="00463826" w:rsidRPr="008E510D" w:rsidRDefault="00463826" w:rsidP="00450C77">
      <w:pPr>
        <w:pStyle w:val="StandardWeb"/>
        <w:jc w:val="both"/>
        <w:rPr>
          <w:lang w:val="en-US"/>
        </w:rPr>
      </w:pPr>
      <w:r w:rsidRPr="008E510D">
        <w:rPr>
          <w:lang w:val="en-US"/>
        </w:rPr>
        <w:t>Establishing a semantic relationship between particular implementations of a common concept and the realized normative concept using a formalism that specifies how elements from a source model may be transformed to a target model.</w:t>
      </w:r>
    </w:p>
    <w:p w14:paraId="63391B8D" w14:textId="77777777" w:rsidR="00807D2F" w:rsidRDefault="00807D2F" w:rsidP="00450C77">
      <w:pPr>
        <w:pStyle w:val="TermNum"/>
        <w:jc w:val="both"/>
        <w:rPr>
          <w:lang w:val="en-US"/>
        </w:rPr>
      </w:pPr>
    </w:p>
    <w:p w14:paraId="11353744" w14:textId="063F86AC" w:rsidR="00463826" w:rsidRPr="008E510D" w:rsidRDefault="00463826" w:rsidP="00807D2F">
      <w:pPr>
        <w:pStyle w:val="TermNum"/>
        <w:numPr>
          <w:ilvl w:val="0"/>
          <w:numId w:val="0"/>
        </w:numPr>
        <w:jc w:val="both"/>
        <w:rPr>
          <w:lang w:val="en-US"/>
        </w:rPr>
      </w:pPr>
      <w:r w:rsidRPr="008E510D">
        <w:rPr>
          <w:lang w:val="en-US"/>
        </w:rPr>
        <w:t>named feature</w:t>
      </w:r>
    </w:p>
    <w:p w14:paraId="4195E64C" w14:textId="77777777" w:rsidR="00463826" w:rsidRPr="008E510D" w:rsidRDefault="00463826" w:rsidP="00450C77">
      <w:pPr>
        <w:pStyle w:val="StandardWeb"/>
        <w:jc w:val="both"/>
        <w:rPr>
          <w:lang w:val="en-US"/>
        </w:rPr>
      </w:pPr>
      <w:r w:rsidRPr="008E510D">
        <w:rPr>
          <w:lang w:val="en-US"/>
        </w:rPr>
        <w:t>Feature identified by a name.</w:t>
      </w:r>
    </w:p>
    <w:p w14:paraId="4E065DA5" w14:textId="5D11DA5A" w:rsidR="00A3135F" w:rsidRDefault="00463826" w:rsidP="00450C77">
      <w:pPr>
        <w:pStyle w:val="StandardWeb"/>
        <w:jc w:val="both"/>
        <w:rPr>
          <w:lang w:val="en-US"/>
        </w:rPr>
      </w:pPr>
      <w:r w:rsidRPr="008E510D">
        <w:rPr>
          <w:lang w:val="en-US"/>
        </w:rPr>
        <w:t>NOTE: Hydrologic features and their real-world representations have names within common experience, but may have different names in their cultural, political and historical contexts.</w:t>
      </w:r>
    </w:p>
    <w:p w14:paraId="23F01CC7" w14:textId="77777777" w:rsidR="001214AF" w:rsidRDefault="001214AF" w:rsidP="001214AF">
      <w:pPr>
        <w:pStyle w:val="TermNum"/>
        <w:jc w:val="both"/>
        <w:rPr>
          <w:lang w:val="en-US"/>
        </w:rPr>
      </w:pPr>
    </w:p>
    <w:p w14:paraId="4D8CC001" w14:textId="34E6FAFA" w:rsidR="001214AF" w:rsidRPr="008E510D" w:rsidRDefault="001214AF" w:rsidP="001214AF">
      <w:pPr>
        <w:pStyle w:val="TermNum"/>
        <w:numPr>
          <w:ilvl w:val="0"/>
          <w:numId w:val="0"/>
        </w:numPr>
        <w:jc w:val="both"/>
        <w:rPr>
          <w:lang w:val="en-US"/>
        </w:rPr>
      </w:pPr>
      <w:proofErr w:type="spellStart"/>
      <w:r>
        <w:rPr>
          <w:lang w:val="en-US"/>
        </w:rPr>
        <w:t>nillable</w:t>
      </w:r>
      <w:proofErr w:type="spellEnd"/>
    </w:p>
    <w:p w14:paraId="6EC08363" w14:textId="2EE9335C" w:rsidR="001214AF" w:rsidRDefault="001214AF" w:rsidP="00450C77">
      <w:pPr>
        <w:pStyle w:val="StandardWeb"/>
        <w:jc w:val="both"/>
        <w:rPr>
          <w:lang w:val="en-US"/>
        </w:rPr>
      </w:pPr>
      <w:proofErr w:type="spellStart"/>
      <w:r w:rsidRPr="008E510D">
        <w:rPr>
          <w:lang w:val="en-US"/>
        </w:rPr>
        <w:t>Nillable</w:t>
      </w:r>
      <w:proofErr w:type="spellEnd"/>
      <w:r w:rsidRPr="008E510D">
        <w:rPr>
          <w:lang w:val="en-US"/>
        </w:rPr>
        <w:t xml:space="preserve"> is meant</w:t>
      </w:r>
      <w:r>
        <w:rPr>
          <w:lang w:val="en-US"/>
        </w:rPr>
        <w:t xml:space="preserve"> in t</w:t>
      </w:r>
      <w:r w:rsidR="00EA61AB">
        <w:rPr>
          <w:lang w:val="en-US"/>
        </w:rPr>
        <w:t>h</w:t>
      </w:r>
      <w:r>
        <w:rPr>
          <w:lang w:val="en-US"/>
        </w:rPr>
        <w:t xml:space="preserve">is standard </w:t>
      </w:r>
      <w:r w:rsidRPr="008E510D">
        <w:rPr>
          <w:lang w:val="en-US"/>
        </w:rPr>
        <w:t xml:space="preserve">to signify that the </w:t>
      </w:r>
      <w:r>
        <w:rPr>
          <w:lang w:val="en-US"/>
        </w:rPr>
        <w:t>a feature property</w:t>
      </w:r>
      <w:r w:rsidRPr="008E510D">
        <w:rPr>
          <w:lang w:val="en-US"/>
        </w:rPr>
        <w:t xml:space="preserve"> </w:t>
      </w:r>
      <w:r>
        <w:rPr>
          <w:lang w:val="en-US"/>
        </w:rPr>
        <w:t xml:space="preserve">logically </w:t>
      </w:r>
      <w:r w:rsidRPr="008E510D">
        <w:rPr>
          <w:lang w:val="en-US"/>
        </w:rPr>
        <w:t xml:space="preserve">exists but is unknown in a given implementation. </w:t>
      </w:r>
    </w:p>
    <w:p w14:paraId="47F5268C" w14:textId="77777777" w:rsidR="00095CAE" w:rsidRDefault="00095CAE" w:rsidP="00365409">
      <w:pPr>
        <w:pStyle w:val="TermNum"/>
      </w:pPr>
    </w:p>
    <w:p w14:paraId="7C858406" w14:textId="3B75013B" w:rsidR="00095CAE" w:rsidRDefault="00095CAE" w:rsidP="00365409">
      <w:pPr>
        <w:pStyle w:val="TermNum"/>
        <w:numPr>
          <w:ilvl w:val="0"/>
          <w:numId w:val="0"/>
        </w:numPr>
      </w:pPr>
      <w:r>
        <w:t>o</w:t>
      </w:r>
      <w:r w:rsidR="00605384">
        <w:t>utfall</w:t>
      </w:r>
    </w:p>
    <w:p w14:paraId="597E23AF" w14:textId="5127A9D9" w:rsidR="00A75449" w:rsidRDefault="004A04F6" w:rsidP="00450C77">
      <w:pPr>
        <w:pStyle w:val="StandardWeb"/>
        <w:jc w:val="both"/>
        <w:rPr>
          <w:lang w:val="en-US"/>
        </w:rPr>
      </w:pPr>
      <w:r>
        <w:rPr>
          <w:lang w:val="en-US"/>
        </w:rPr>
        <w:t>L</w:t>
      </w:r>
      <w:r w:rsidR="00095CAE" w:rsidRPr="00095CAE">
        <w:rPr>
          <w:lang w:val="en-US"/>
        </w:rPr>
        <w:t>ogical</w:t>
      </w:r>
      <w:r w:rsidR="00095CAE" w:rsidRPr="00365409">
        <w:rPr>
          <w:lang w:val="en-US"/>
        </w:rPr>
        <w:t xml:space="preserve"> outlet of a catchment. The outfall represents the logical place where a catchment interacts with another catchment. The outfall denotes the union of </w:t>
      </w:r>
      <w:r w:rsidR="00EA61AB">
        <w:rPr>
          <w:lang w:val="en-US"/>
        </w:rPr>
        <w:t xml:space="preserve">a </w:t>
      </w:r>
      <w:r w:rsidR="00547049" w:rsidRPr="00365409">
        <w:rPr>
          <w:lang w:val="en-US"/>
        </w:rPr>
        <w:t xml:space="preserve">catchment and </w:t>
      </w:r>
      <w:r w:rsidR="00A75449">
        <w:rPr>
          <w:lang w:val="en-US"/>
        </w:rPr>
        <w:t>its common outlet</w:t>
      </w:r>
      <w:r w:rsidR="00A75449" w:rsidRPr="00365409">
        <w:rPr>
          <w:lang w:val="en-US"/>
        </w:rPr>
        <w:t xml:space="preserve"> </w:t>
      </w:r>
      <w:r w:rsidR="00547049" w:rsidRPr="00365409">
        <w:rPr>
          <w:lang w:val="en-US"/>
        </w:rPr>
        <w:t xml:space="preserve">which </w:t>
      </w:r>
      <w:r w:rsidR="00095CAE">
        <w:rPr>
          <w:lang w:val="en-US"/>
        </w:rPr>
        <w:t xml:space="preserve">means </w:t>
      </w:r>
      <w:r w:rsidR="00EA61AB">
        <w:rPr>
          <w:lang w:val="en-US"/>
        </w:rPr>
        <w:t>in general</w:t>
      </w:r>
      <w:r w:rsidR="00EA61AB" w:rsidRPr="00365409">
        <w:rPr>
          <w:lang w:val="en-US"/>
        </w:rPr>
        <w:t xml:space="preserve"> </w:t>
      </w:r>
      <w:r w:rsidR="00CB62DF">
        <w:rPr>
          <w:lang w:val="en-US"/>
        </w:rPr>
        <w:t xml:space="preserve">that each </w:t>
      </w:r>
      <w:r w:rsidR="00095CAE" w:rsidRPr="00365409">
        <w:rPr>
          <w:lang w:val="en-US"/>
        </w:rPr>
        <w:t>catchment exists with a</w:t>
      </w:r>
      <w:r w:rsidR="00547049" w:rsidRPr="00365409">
        <w:rPr>
          <w:lang w:val="en-US"/>
        </w:rPr>
        <w:t>n</w:t>
      </w:r>
      <w:r w:rsidR="00095CAE" w:rsidRPr="00365409">
        <w:rPr>
          <w:lang w:val="en-US"/>
        </w:rPr>
        <w:t xml:space="preserve"> </w:t>
      </w:r>
      <w:r w:rsidR="00CB62DF">
        <w:rPr>
          <w:lang w:val="en-US"/>
        </w:rPr>
        <w:t xml:space="preserve">(logical) </w:t>
      </w:r>
      <w:r w:rsidR="00095CAE" w:rsidRPr="00365409">
        <w:rPr>
          <w:lang w:val="en-US"/>
        </w:rPr>
        <w:t>o</w:t>
      </w:r>
      <w:r w:rsidR="00547049" w:rsidRPr="00365409">
        <w:rPr>
          <w:lang w:val="en-US"/>
        </w:rPr>
        <w:t xml:space="preserve">utfall, and </w:t>
      </w:r>
      <w:r w:rsidR="00EA61AB">
        <w:rPr>
          <w:lang w:val="en-US"/>
        </w:rPr>
        <w:t xml:space="preserve">that </w:t>
      </w:r>
      <w:r w:rsidR="00CB62DF">
        <w:rPr>
          <w:lang w:val="en-US"/>
        </w:rPr>
        <w:t xml:space="preserve">an </w:t>
      </w:r>
      <w:r w:rsidR="00095CAE" w:rsidRPr="00365409">
        <w:rPr>
          <w:lang w:val="en-US"/>
        </w:rPr>
        <w:t xml:space="preserve">outfall </w:t>
      </w:r>
      <w:r w:rsidR="00547049" w:rsidRPr="00365409">
        <w:rPr>
          <w:lang w:val="en-US"/>
        </w:rPr>
        <w:t>can</w:t>
      </w:r>
      <w:r w:rsidR="00095CAE" w:rsidRPr="00365409">
        <w:rPr>
          <w:lang w:val="en-US"/>
        </w:rPr>
        <w:t xml:space="preserve">not </w:t>
      </w:r>
      <w:r w:rsidR="00547049" w:rsidRPr="00365409">
        <w:rPr>
          <w:lang w:val="en-US"/>
        </w:rPr>
        <w:t xml:space="preserve">exists </w:t>
      </w:r>
      <w:r w:rsidR="00095CAE" w:rsidRPr="00365409">
        <w:rPr>
          <w:lang w:val="en-US"/>
        </w:rPr>
        <w:t xml:space="preserve">without a </w:t>
      </w:r>
      <w:r w:rsidR="00547049" w:rsidRPr="00365409">
        <w:rPr>
          <w:lang w:val="en-US"/>
        </w:rPr>
        <w:t xml:space="preserve">corresponding </w:t>
      </w:r>
      <w:r w:rsidR="00CB62DF">
        <w:rPr>
          <w:lang w:val="en-US"/>
        </w:rPr>
        <w:t xml:space="preserve">(logical) </w:t>
      </w:r>
      <w:r w:rsidR="00095CAE" w:rsidRPr="00365409">
        <w:rPr>
          <w:lang w:val="en-US"/>
        </w:rPr>
        <w:t>catchment</w:t>
      </w:r>
      <w:r w:rsidR="00547049" w:rsidRPr="00365409">
        <w:rPr>
          <w:lang w:val="en-US"/>
        </w:rPr>
        <w:t xml:space="preserve">. </w:t>
      </w:r>
    </w:p>
    <w:p w14:paraId="5B855623" w14:textId="2FE5913B" w:rsidR="00E24C80" w:rsidRPr="00365409" w:rsidRDefault="00A75449" w:rsidP="00450C77">
      <w:pPr>
        <w:pStyle w:val="StandardWeb"/>
        <w:jc w:val="both"/>
        <w:rPr>
          <w:lang w:val="en-US"/>
        </w:rPr>
      </w:pPr>
      <w:r>
        <w:rPr>
          <w:lang w:val="en-US"/>
        </w:rPr>
        <w:t xml:space="preserve">NOTE: </w:t>
      </w:r>
      <w:r w:rsidR="007D7206">
        <w:rPr>
          <w:lang w:val="en-US"/>
        </w:rPr>
        <w:t xml:space="preserve">The existence of a logical outfall which is </w:t>
      </w:r>
      <w:r w:rsidR="007D7206" w:rsidRPr="008E510D">
        <w:rPr>
          <w:lang w:val="en-US"/>
        </w:rPr>
        <w:t>unknown</w:t>
      </w:r>
      <w:r w:rsidR="007D7206" w:rsidRPr="00365409">
        <w:rPr>
          <w:lang w:val="en-US"/>
        </w:rPr>
        <w:t>,</w:t>
      </w:r>
      <w:r w:rsidR="007D7206" w:rsidRPr="008E510D">
        <w:rPr>
          <w:lang w:val="en-US"/>
        </w:rPr>
        <w:t xml:space="preserve"> </w:t>
      </w:r>
      <w:r w:rsidR="007D7206">
        <w:rPr>
          <w:lang w:val="en-US"/>
        </w:rPr>
        <w:t>un-realized</w:t>
      </w:r>
      <w:r w:rsidR="007D7206" w:rsidRPr="00095CAE">
        <w:rPr>
          <w:lang w:val="en-US"/>
        </w:rPr>
        <w:t>,</w:t>
      </w:r>
      <w:r w:rsidR="007D7206">
        <w:rPr>
          <w:lang w:val="en-US"/>
        </w:rPr>
        <w:t xml:space="preserve"> or not represented</w:t>
      </w:r>
      <w:r w:rsidR="007D7206" w:rsidRPr="00095CAE">
        <w:rPr>
          <w:lang w:val="en-US"/>
        </w:rPr>
        <w:t>,</w:t>
      </w:r>
      <w:r w:rsidR="007D7206" w:rsidRPr="008E510D">
        <w:rPr>
          <w:lang w:val="en-US"/>
        </w:rPr>
        <w:t xml:space="preserve"> in a given implementation</w:t>
      </w:r>
      <w:r w:rsidR="007D7206">
        <w:rPr>
          <w:lang w:val="en-US"/>
        </w:rPr>
        <w:t xml:space="preserve"> is </w:t>
      </w:r>
      <w:r w:rsidR="007D7206" w:rsidRPr="00365409">
        <w:rPr>
          <w:lang w:val="en-US"/>
        </w:rPr>
        <w:t>termed ‘</w:t>
      </w:r>
      <w:proofErr w:type="spellStart"/>
      <w:r w:rsidR="007D7206" w:rsidRPr="00365409">
        <w:rPr>
          <w:lang w:val="en-US"/>
        </w:rPr>
        <w:t>nillable</w:t>
      </w:r>
      <w:proofErr w:type="spellEnd"/>
      <w:r w:rsidR="007D7206" w:rsidRPr="00365409">
        <w:rPr>
          <w:lang w:val="en-US"/>
        </w:rPr>
        <w:t>’ in this standard</w:t>
      </w:r>
      <w:r w:rsidR="007D7206">
        <w:rPr>
          <w:lang w:val="en-US"/>
        </w:rPr>
        <w:t xml:space="preserve">. </w:t>
      </w:r>
      <w:r w:rsidR="00E24C80">
        <w:rPr>
          <w:lang w:val="en-US"/>
        </w:rPr>
        <w:t xml:space="preserve">For example, a logical outfall exists </w:t>
      </w:r>
      <w:r w:rsidR="00E24C80" w:rsidRPr="008E510D">
        <w:rPr>
          <w:lang w:val="en-US"/>
        </w:rPr>
        <w:t>in the for</w:t>
      </w:r>
      <w:r w:rsidR="00E24C80">
        <w:rPr>
          <w:lang w:val="en-US"/>
        </w:rPr>
        <w:t>m</w:t>
      </w:r>
      <w:r w:rsidR="00E24C80" w:rsidRPr="008E510D">
        <w:rPr>
          <w:lang w:val="en-US"/>
        </w:rPr>
        <w:t xml:space="preserve"> of flow to the subsurface or atmosphere but is </w:t>
      </w:r>
      <w:r w:rsidR="00E24C80">
        <w:rPr>
          <w:lang w:val="en-US"/>
        </w:rPr>
        <w:t>unknown</w:t>
      </w:r>
      <w:r w:rsidR="00E24C80" w:rsidRPr="008E510D">
        <w:rPr>
          <w:lang w:val="en-US"/>
        </w:rPr>
        <w:t xml:space="preserve"> </w:t>
      </w:r>
      <w:r w:rsidR="00E24C80">
        <w:rPr>
          <w:lang w:val="en-US"/>
        </w:rPr>
        <w:t>in implementation</w:t>
      </w:r>
      <w:r w:rsidR="00CB62DF">
        <w:rPr>
          <w:lang w:val="en-US"/>
        </w:rPr>
        <w:t xml:space="preserve"> focused on surface water hydrology</w:t>
      </w:r>
      <w:r w:rsidR="00E24C80">
        <w:rPr>
          <w:lang w:val="en-US"/>
        </w:rPr>
        <w:t>.</w:t>
      </w:r>
    </w:p>
    <w:p w14:paraId="20E2D022" w14:textId="1717331E" w:rsidR="00807D2F" w:rsidRDefault="00807D2F" w:rsidP="00450C77">
      <w:pPr>
        <w:pStyle w:val="TermNum"/>
        <w:jc w:val="both"/>
        <w:rPr>
          <w:lang w:val="en-US"/>
        </w:rPr>
      </w:pPr>
    </w:p>
    <w:p w14:paraId="4FB9099A" w14:textId="4E1E251D" w:rsidR="00463826" w:rsidRPr="008E510D" w:rsidRDefault="00463826" w:rsidP="00807D2F">
      <w:pPr>
        <w:pStyle w:val="TermNum"/>
        <w:numPr>
          <w:ilvl w:val="0"/>
          <w:numId w:val="0"/>
        </w:numPr>
        <w:jc w:val="both"/>
        <w:rPr>
          <w:lang w:val="en-US"/>
        </w:rPr>
      </w:pPr>
      <w:r w:rsidRPr="008E510D">
        <w:rPr>
          <w:lang w:val="en-US"/>
        </w:rPr>
        <w:t>representation</w:t>
      </w:r>
    </w:p>
    <w:p w14:paraId="08B24AC4" w14:textId="1BF2E1F9" w:rsidR="00463826" w:rsidRPr="008E510D" w:rsidRDefault="00467DE0" w:rsidP="00450C77">
      <w:pPr>
        <w:pStyle w:val="StandardWeb"/>
        <w:jc w:val="both"/>
        <w:rPr>
          <w:lang w:val="en-US"/>
        </w:rPr>
      </w:pPr>
      <w:r>
        <w:rPr>
          <w:lang w:val="en-US"/>
        </w:rPr>
        <w:t xml:space="preserve">Any </w:t>
      </w:r>
      <w:r w:rsidR="006F1231">
        <w:rPr>
          <w:lang w:val="en-US"/>
        </w:rPr>
        <w:t>processi</w:t>
      </w:r>
      <w:r w:rsidR="006F1231" w:rsidRPr="008E510D">
        <w:rPr>
          <w:lang w:val="en-US"/>
        </w:rPr>
        <w:t>ble</w:t>
      </w:r>
      <w:r w:rsidR="00463826" w:rsidRPr="008E510D">
        <w:rPr>
          <w:lang w:val="en-US"/>
        </w:rPr>
        <w:t xml:space="preserve"> data, data set, or data product, which can be used in the place of an existing feature concept.</w:t>
      </w:r>
    </w:p>
    <w:p w14:paraId="38576F02" w14:textId="77777777" w:rsidR="00807D2F" w:rsidRDefault="00807D2F" w:rsidP="00450C77">
      <w:pPr>
        <w:pStyle w:val="TermNum"/>
        <w:jc w:val="both"/>
        <w:rPr>
          <w:lang w:val="en-US"/>
        </w:rPr>
      </w:pPr>
    </w:p>
    <w:p w14:paraId="3AEAF14F" w14:textId="75829EF3" w:rsidR="00463826" w:rsidRPr="008E510D" w:rsidRDefault="00463826" w:rsidP="00807D2F">
      <w:pPr>
        <w:pStyle w:val="TermNum"/>
        <w:numPr>
          <w:ilvl w:val="0"/>
          <w:numId w:val="0"/>
        </w:numPr>
        <w:jc w:val="both"/>
        <w:rPr>
          <w:lang w:val="en-US"/>
        </w:rPr>
      </w:pPr>
      <w:r w:rsidRPr="008E510D">
        <w:rPr>
          <w:lang w:val="en-US"/>
        </w:rPr>
        <w:t>river positioning system</w:t>
      </w:r>
    </w:p>
    <w:p w14:paraId="5CEDC36E" w14:textId="718CD7AF" w:rsidR="006F457F" w:rsidRDefault="004879CE" w:rsidP="00AB769F">
      <w:pPr>
        <w:pStyle w:val="StandardWeb"/>
        <w:jc w:val="both"/>
        <w:rPr>
          <w:lang w:val="en-US"/>
        </w:rPr>
      </w:pPr>
      <w:r>
        <w:rPr>
          <w:lang w:val="en-US"/>
        </w:rPr>
        <w:t>System</w:t>
      </w:r>
      <w:r w:rsidR="00463826" w:rsidRPr="008E510D">
        <w:rPr>
          <w:lang w:val="en-US"/>
        </w:rPr>
        <w:t xml:space="preserve"> </w:t>
      </w:r>
      <w:r w:rsidR="001F682A">
        <w:rPr>
          <w:lang w:val="en-US"/>
        </w:rPr>
        <w:t>applied</w:t>
      </w:r>
      <w:r w:rsidR="001F682A" w:rsidRPr="008E510D">
        <w:rPr>
          <w:lang w:val="en-US"/>
        </w:rPr>
        <w:t xml:space="preserve"> </w:t>
      </w:r>
      <w:r w:rsidR="00463826" w:rsidRPr="008E510D">
        <w:rPr>
          <w:lang w:val="en-US"/>
        </w:rPr>
        <w:t xml:space="preserve">to </w:t>
      </w:r>
      <w:r w:rsidR="00AB769F">
        <w:rPr>
          <w:lang w:val="en-US"/>
        </w:rPr>
        <w:t>place</w:t>
      </w:r>
      <w:r w:rsidR="00AB769F" w:rsidRPr="00AB769F">
        <w:rPr>
          <w:lang w:val="en-US"/>
        </w:rPr>
        <w:t xml:space="preserve"> a feature</w:t>
      </w:r>
      <w:r w:rsidR="00463826" w:rsidRPr="008E510D">
        <w:rPr>
          <w:lang w:val="en-US"/>
        </w:rPr>
        <w:t xml:space="preserve"> </w:t>
      </w:r>
      <w:r w:rsidR="001F682A">
        <w:rPr>
          <w:lang w:val="en-US"/>
        </w:rPr>
        <w:t>on</w:t>
      </w:r>
      <w:r w:rsidR="001F682A" w:rsidRPr="008E510D">
        <w:rPr>
          <w:lang w:val="en-US"/>
        </w:rPr>
        <w:t xml:space="preserve"> </w:t>
      </w:r>
      <w:r w:rsidR="00463826" w:rsidRPr="008E510D">
        <w:rPr>
          <w:lang w:val="en-US"/>
        </w:rPr>
        <w:t>a watercourse</w:t>
      </w:r>
      <w:r w:rsidR="00AB769F" w:rsidRPr="00AB769F">
        <w:rPr>
          <w:lang w:val="en-US"/>
        </w:rPr>
        <w:t xml:space="preserve"> </w:t>
      </w:r>
      <w:r w:rsidR="001F682A">
        <w:rPr>
          <w:lang w:val="en-US"/>
        </w:rPr>
        <w:t xml:space="preserve">by </w:t>
      </w:r>
      <w:r w:rsidR="00AB769F" w:rsidRPr="00AB769F">
        <w:rPr>
          <w:lang w:val="en-US"/>
        </w:rPr>
        <w:t xml:space="preserve">using </w:t>
      </w:r>
      <w:r w:rsidR="003C3400">
        <w:rPr>
          <w:lang w:val="en-US"/>
        </w:rPr>
        <w:t xml:space="preserve">a linear </w:t>
      </w:r>
      <w:r w:rsidR="001F682A">
        <w:rPr>
          <w:lang w:val="en-US"/>
        </w:rPr>
        <w:t xml:space="preserve">referencing along </w:t>
      </w:r>
      <w:r w:rsidR="00850B5F">
        <w:rPr>
          <w:lang w:val="en-US"/>
        </w:rPr>
        <w:t>it.</w:t>
      </w:r>
      <w:r w:rsidR="00517C7A">
        <w:rPr>
          <w:lang w:val="en-US"/>
        </w:rPr>
        <w:t xml:space="preserve"> </w:t>
      </w:r>
      <w:r w:rsidR="00A74C3E" w:rsidRPr="00A74C3E">
        <w:rPr>
          <w:lang w:val="en-US"/>
        </w:rPr>
        <w:t>This requires a one-dimensional coordinate system, and a local datum which defines its origin and direction in relation to the watercourse, on which the feature is to be placed.</w:t>
      </w:r>
    </w:p>
    <w:p w14:paraId="1595902B" w14:textId="3E923DD5" w:rsidR="00232D4E" w:rsidRDefault="00E05B9E" w:rsidP="00DE6827">
      <w:pPr>
        <w:pStyle w:val="StandardWeb"/>
        <w:jc w:val="both"/>
        <w:rPr>
          <w:lang w:val="en-US"/>
        </w:rPr>
      </w:pPr>
      <w:r w:rsidRPr="00DE6827">
        <w:rPr>
          <w:lang w:val="en-US"/>
        </w:rPr>
        <w:t xml:space="preserve">NOTE: </w:t>
      </w:r>
      <w:r w:rsidR="00DE6827" w:rsidRPr="00DE6827">
        <w:rPr>
          <w:lang w:val="en-US"/>
        </w:rPr>
        <w:t xml:space="preserve">A (hydrologic) feature of interest which is located along the locating one-dimensional flowpath between inflow and outflow nodes, </w:t>
      </w:r>
      <w:r w:rsidRPr="00DE6827">
        <w:rPr>
          <w:lang w:val="en-US"/>
        </w:rPr>
        <w:t>corresponds</w:t>
      </w:r>
      <w:r w:rsidR="00DE6827" w:rsidRPr="00DE6827">
        <w:rPr>
          <w:lang w:val="en-US"/>
        </w:rPr>
        <w:t xml:space="preserve"> in general</w:t>
      </w:r>
      <w:r w:rsidRPr="00DE6827">
        <w:rPr>
          <w:lang w:val="en-US"/>
        </w:rPr>
        <w:t xml:space="preserve"> to the </w:t>
      </w:r>
      <w:r w:rsidR="00131569" w:rsidRPr="00DE6827">
        <w:rPr>
          <w:lang w:val="en-US"/>
        </w:rPr>
        <w:t>l</w:t>
      </w:r>
      <w:r w:rsidRPr="00DE6827">
        <w:rPr>
          <w:lang w:val="en-US"/>
        </w:rPr>
        <w:t xml:space="preserve">inear referencing described in the OGC Abstract Specification Topic </w:t>
      </w:r>
      <w:r w:rsidR="00232D4E" w:rsidRPr="00DE6827">
        <w:rPr>
          <w:lang w:val="en-US"/>
        </w:rPr>
        <w:t>19</w:t>
      </w:r>
      <w:r w:rsidRPr="00DE6827">
        <w:rPr>
          <w:lang w:val="en-US"/>
        </w:rPr>
        <w:t xml:space="preserve">, </w:t>
      </w:r>
      <w:r w:rsidR="00232D4E" w:rsidRPr="00DE6827">
        <w:rPr>
          <w:lang w:val="en-US"/>
        </w:rPr>
        <w:t>Linear referencing</w:t>
      </w:r>
      <w:r w:rsidRPr="00DE6827" w:rsidDel="00E05B9E">
        <w:rPr>
          <w:lang w:val="en-US"/>
        </w:rPr>
        <w:t xml:space="preserve"> </w:t>
      </w:r>
      <w:r w:rsidR="00DE6827" w:rsidRPr="00DE6827">
        <w:rPr>
          <w:lang w:val="en-US"/>
        </w:rPr>
        <w:t>‘</w:t>
      </w:r>
      <w:r w:rsidR="00232D4E" w:rsidRPr="00DE6827">
        <w:rPr>
          <w:lang w:val="en-US"/>
        </w:rPr>
        <w:t xml:space="preserve">specifying </w:t>
      </w:r>
      <w:r w:rsidR="00131569" w:rsidRPr="00DE6827">
        <w:rPr>
          <w:lang w:val="en-US"/>
        </w:rPr>
        <w:t>a</w:t>
      </w:r>
      <w:r w:rsidR="00232D4E" w:rsidRPr="00DE6827">
        <w:rPr>
          <w:lang w:val="en-US"/>
        </w:rPr>
        <w:t xml:space="preserve"> location relative </w:t>
      </w:r>
      <w:r w:rsidR="00131569" w:rsidRPr="00DE6827">
        <w:rPr>
          <w:lang w:val="en-US"/>
        </w:rPr>
        <w:t xml:space="preserve">to </w:t>
      </w:r>
      <w:r w:rsidR="00232D4E" w:rsidRPr="00DE6827">
        <w:rPr>
          <w:lang w:val="en-US"/>
        </w:rPr>
        <w:t xml:space="preserve">a linear </w:t>
      </w:r>
      <w:r w:rsidR="00131569" w:rsidRPr="00DE6827">
        <w:rPr>
          <w:lang w:val="en-US"/>
        </w:rPr>
        <w:t>element</w:t>
      </w:r>
      <w:r w:rsidR="00232D4E" w:rsidRPr="00DE6827">
        <w:rPr>
          <w:lang w:val="en-US"/>
        </w:rPr>
        <w:t xml:space="preserve"> along that </w:t>
      </w:r>
      <w:r w:rsidR="00131569" w:rsidRPr="00DE6827">
        <w:rPr>
          <w:lang w:val="en-US"/>
        </w:rPr>
        <w:t>element</w:t>
      </w:r>
      <w:r w:rsidR="00DE6827" w:rsidRPr="00DE6827">
        <w:rPr>
          <w:lang w:val="en-US"/>
        </w:rPr>
        <w:t>’ [ISO 19148</w:t>
      </w:r>
      <w:r w:rsidR="00DE6827" w:rsidRPr="00365409">
        <w:rPr>
          <w:lang w:val="en-US"/>
        </w:rPr>
        <w:t>]</w:t>
      </w:r>
      <w:r w:rsidR="00131569" w:rsidRPr="00DE6827">
        <w:rPr>
          <w:lang w:val="en-US"/>
        </w:rPr>
        <w:t xml:space="preserve">. </w:t>
      </w:r>
    </w:p>
    <w:p w14:paraId="126D91A0" w14:textId="77777777" w:rsidR="003C3400" w:rsidRDefault="003C3400" w:rsidP="003C3400">
      <w:pPr>
        <w:pStyle w:val="TermNum"/>
      </w:pPr>
    </w:p>
    <w:p w14:paraId="6E9F9259" w14:textId="72868B25" w:rsidR="003C3400" w:rsidRDefault="003C3400" w:rsidP="003C3400">
      <w:pPr>
        <w:pStyle w:val="TermNum"/>
        <w:numPr>
          <w:ilvl w:val="0"/>
          <w:numId w:val="0"/>
        </w:numPr>
      </w:pPr>
      <w:r>
        <w:t>river reference system</w:t>
      </w:r>
    </w:p>
    <w:p w14:paraId="7ABE5824" w14:textId="39A905E8" w:rsidR="003C3400" w:rsidRDefault="00DC6037" w:rsidP="00AB769F">
      <w:pPr>
        <w:pStyle w:val="StandardWeb"/>
        <w:jc w:val="both"/>
        <w:rPr>
          <w:lang w:val="en-US"/>
        </w:rPr>
      </w:pPr>
      <w:r>
        <w:rPr>
          <w:lang w:val="en-US"/>
        </w:rPr>
        <w:t>Linear c</w:t>
      </w:r>
      <w:r w:rsidR="003C3400" w:rsidRPr="003C3400">
        <w:rPr>
          <w:lang w:val="en-US"/>
        </w:rPr>
        <w:t xml:space="preserve">oordinate system in which </w:t>
      </w:r>
      <w:r w:rsidR="003C3400">
        <w:rPr>
          <w:lang w:val="en-US"/>
        </w:rPr>
        <w:t>the</w:t>
      </w:r>
      <w:r w:rsidR="003C3400" w:rsidRPr="003C3400">
        <w:rPr>
          <w:lang w:val="en-US"/>
        </w:rPr>
        <w:t xml:space="preserve"> </w:t>
      </w:r>
      <w:r w:rsidR="001F682A">
        <w:rPr>
          <w:lang w:val="en-US"/>
        </w:rPr>
        <w:t>one-dimensional</w:t>
      </w:r>
      <w:r w:rsidR="001F682A" w:rsidRPr="003C3400">
        <w:rPr>
          <w:lang w:val="en-US"/>
        </w:rPr>
        <w:t xml:space="preserve"> </w:t>
      </w:r>
      <w:r w:rsidR="001F682A">
        <w:rPr>
          <w:lang w:val="en-US"/>
        </w:rPr>
        <w:t xml:space="preserve">topological </w:t>
      </w:r>
      <w:r w:rsidR="003C3400" w:rsidRPr="003C3400">
        <w:rPr>
          <w:lang w:val="en-US"/>
        </w:rPr>
        <w:t>re</w:t>
      </w:r>
      <w:r w:rsidR="003C3400">
        <w:rPr>
          <w:lang w:val="en-US"/>
        </w:rPr>
        <w:t>alization</w:t>
      </w:r>
      <w:r w:rsidR="003C3400" w:rsidRPr="003C3400">
        <w:rPr>
          <w:lang w:val="en-US"/>
        </w:rPr>
        <w:t xml:space="preserve"> of a </w:t>
      </w:r>
      <w:r w:rsidR="003C3400">
        <w:rPr>
          <w:lang w:val="en-US"/>
        </w:rPr>
        <w:t>catchment</w:t>
      </w:r>
      <w:r w:rsidR="003C3400" w:rsidRPr="003C3400">
        <w:rPr>
          <w:lang w:val="en-US"/>
        </w:rPr>
        <w:t xml:space="preserve"> forms the </w:t>
      </w:r>
      <w:r w:rsidR="001F682A">
        <w:rPr>
          <w:lang w:val="en-US"/>
        </w:rPr>
        <w:t>axis</w:t>
      </w:r>
      <w:r w:rsidR="00A74C3E">
        <w:rPr>
          <w:lang w:val="en-US"/>
        </w:rPr>
        <w:t xml:space="preserve">, and the origin is </w:t>
      </w:r>
      <w:r w:rsidR="00160DCF">
        <w:rPr>
          <w:lang w:val="en-US"/>
        </w:rPr>
        <w:t>located at</w:t>
      </w:r>
      <w:r w:rsidR="00A74C3E">
        <w:rPr>
          <w:lang w:val="en-US"/>
        </w:rPr>
        <w:t xml:space="preserve"> the outfall of the realized catchment</w:t>
      </w:r>
      <w:r w:rsidR="0030610F">
        <w:rPr>
          <w:lang w:val="en-US"/>
        </w:rPr>
        <w:t>.</w:t>
      </w:r>
      <w:r>
        <w:rPr>
          <w:lang w:val="en-US"/>
        </w:rPr>
        <w:t xml:space="preserve"> </w:t>
      </w:r>
    </w:p>
    <w:p w14:paraId="7F3025C9" w14:textId="24ABF7BC" w:rsidR="00FA15A5" w:rsidRDefault="008C5B1C" w:rsidP="00FA15A5">
      <w:pPr>
        <w:pStyle w:val="StandardWeb"/>
        <w:jc w:val="both"/>
        <w:rPr>
          <w:lang w:val="en-US"/>
        </w:rPr>
      </w:pPr>
      <w:r>
        <w:lastRenderedPageBreak/>
        <w:t xml:space="preserve">NOTE: </w:t>
      </w:r>
      <w:r w:rsidR="00FA15A5">
        <w:t xml:space="preserve">This corresponds to </w:t>
      </w:r>
      <w:r w:rsidR="00E05B9E">
        <w:t xml:space="preserve">the </w:t>
      </w:r>
      <w:r w:rsidR="00CB62DF">
        <w:t xml:space="preserve">concept of a </w:t>
      </w:r>
      <w:r w:rsidR="00FA15A5">
        <w:t xml:space="preserve">linear coordinate system as described in the </w:t>
      </w:r>
      <w:r w:rsidR="00E05B9E" w:rsidRPr="00B21FB6">
        <w:rPr>
          <w:rFonts w:eastAsia="MS Mincho"/>
          <w:lang w:val="en-AU"/>
        </w:rPr>
        <w:t xml:space="preserve">OGC Abstract Specification Topic 2, </w:t>
      </w:r>
      <w:r w:rsidR="00E05B9E" w:rsidRPr="00B21FB6">
        <w:t>Spatial referencing by coordinates</w:t>
      </w:r>
      <w:r w:rsidR="00E05B9E" w:rsidDel="00E05B9E">
        <w:t xml:space="preserve"> </w:t>
      </w:r>
      <w:r w:rsidR="00FA15A5" w:rsidRPr="00365409">
        <w:rPr>
          <w:lang w:val="en-US"/>
        </w:rPr>
        <w:t>[ISO 19111]</w:t>
      </w:r>
      <w:r w:rsidR="00DE6827">
        <w:rPr>
          <w:lang w:val="en-US"/>
        </w:rPr>
        <w:t xml:space="preserve"> specifying that a linear feature has to form the axis</w:t>
      </w:r>
      <w:r w:rsidR="00FA15A5" w:rsidRPr="00365409">
        <w:rPr>
          <w:lang w:val="en-US"/>
        </w:rPr>
        <w:t xml:space="preserve">. </w:t>
      </w:r>
    </w:p>
    <w:p w14:paraId="0D4A8495" w14:textId="77777777" w:rsidR="00807D2F" w:rsidRDefault="00807D2F" w:rsidP="00450C77">
      <w:pPr>
        <w:pStyle w:val="TermNum"/>
        <w:jc w:val="both"/>
        <w:rPr>
          <w:lang w:val="en-US"/>
        </w:rPr>
      </w:pPr>
    </w:p>
    <w:p w14:paraId="2064826A" w14:textId="2D03D546" w:rsidR="00463826" w:rsidRPr="008E510D" w:rsidRDefault="008D2D49" w:rsidP="00807D2F">
      <w:pPr>
        <w:pStyle w:val="TermNum"/>
        <w:numPr>
          <w:ilvl w:val="0"/>
          <w:numId w:val="0"/>
        </w:numPr>
        <w:jc w:val="both"/>
        <w:rPr>
          <w:lang w:val="en-US"/>
        </w:rPr>
      </w:pPr>
      <w:r>
        <w:rPr>
          <w:lang w:val="en-US"/>
        </w:rPr>
        <w:t>s</w:t>
      </w:r>
      <w:r w:rsidRPr="008E510D">
        <w:rPr>
          <w:lang w:val="en-US"/>
        </w:rPr>
        <w:t>torage</w:t>
      </w:r>
      <w:r>
        <w:rPr>
          <w:lang w:val="en-US"/>
        </w:rPr>
        <w:t xml:space="preserve"> </w:t>
      </w:r>
      <w:r w:rsidR="00807D2F">
        <w:rPr>
          <w:lang w:val="en-US"/>
        </w:rPr>
        <w:t>(of water)</w:t>
      </w:r>
    </w:p>
    <w:p w14:paraId="4AEBD9E0" w14:textId="0AA891B1" w:rsidR="00463826" w:rsidRPr="008E510D" w:rsidRDefault="00463826" w:rsidP="00450C77">
      <w:pPr>
        <w:pStyle w:val="StandardWeb"/>
        <w:jc w:val="both"/>
        <w:rPr>
          <w:lang w:val="en-US"/>
        </w:rPr>
      </w:pPr>
      <w:r w:rsidRPr="008E510D">
        <w:rPr>
          <w:lang w:val="en-US"/>
        </w:rPr>
        <w:t>Impounding of water in surface or underground reservoirs, for future use. [WMO,</w:t>
      </w:r>
      <w:r w:rsidR="00053564">
        <w:rPr>
          <w:lang w:val="en-US"/>
        </w:rPr>
        <w:t>,</w:t>
      </w:r>
      <w:r w:rsidRPr="008E510D">
        <w:rPr>
          <w:lang w:val="en-US"/>
        </w:rPr>
        <w:t xml:space="preserve"> 2016]</w:t>
      </w:r>
    </w:p>
    <w:p w14:paraId="4F44E493" w14:textId="1A77D12D" w:rsidR="004A04F6" w:rsidRDefault="00463826" w:rsidP="00450C77">
      <w:pPr>
        <w:pStyle w:val="StandardWeb"/>
        <w:jc w:val="both"/>
        <w:rPr>
          <w:lang w:val="en-US"/>
        </w:rPr>
      </w:pPr>
      <w:r w:rsidRPr="008E510D">
        <w:rPr>
          <w:lang w:val="en-US"/>
        </w:rPr>
        <w:t>NOTE: Storage refers to a body</w:t>
      </w:r>
      <w:r w:rsidR="00CB62DF">
        <w:rPr>
          <w:lang w:val="en-US"/>
        </w:rPr>
        <w:t xml:space="preserve"> of water</w:t>
      </w:r>
      <w:r w:rsidRPr="008E510D">
        <w:rPr>
          <w:lang w:val="en-US"/>
        </w:rPr>
        <w:t xml:space="preserve"> in terms of a usable water resource. The management of the reservoir </w:t>
      </w:r>
      <w:r w:rsidR="00CB62DF">
        <w:rPr>
          <w:lang w:val="en-US"/>
        </w:rPr>
        <w:t xml:space="preserve">itself, </w:t>
      </w:r>
      <w:r w:rsidRPr="008E510D">
        <w:rPr>
          <w:lang w:val="en-US"/>
        </w:rPr>
        <w:t>as human action with the objective to efficient and sustainable use the resource, is not in the scope of the conceptual model. Yet, often an indication is required whether a water body is used for storage.</w:t>
      </w:r>
    </w:p>
    <w:p w14:paraId="1214182C" w14:textId="77777777" w:rsidR="004A04F6" w:rsidRDefault="004A04F6" w:rsidP="00365409">
      <w:pPr>
        <w:pStyle w:val="TermNum"/>
      </w:pPr>
    </w:p>
    <w:p w14:paraId="6F3511F0" w14:textId="1ADDACB2" w:rsidR="004A04F6" w:rsidRDefault="004A04F6" w:rsidP="00365409">
      <w:pPr>
        <w:pStyle w:val="TermNum"/>
        <w:numPr>
          <w:ilvl w:val="0"/>
          <w:numId w:val="0"/>
        </w:numPr>
      </w:pPr>
      <w:r>
        <w:t>stream</w:t>
      </w:r>
    </w:p>
    <w:p w14:paraId="5E00E7EC" w14:textId="4E473B7D" w:rsidR="004A04F6" w:rsidRPr="008E510D" w:rsidRDefault="00365409" w:rsidP="00365409">
      <w:pPr>
        <w:spacing w:before="100" w:beforeAutospacing="1" w:after="100" w:afterAutospacing="1"/>
      </w:pPr>
      <w:r>
        <w:rPr>
          <w:lang w:val="en-GB"/>
        </w:rPr>
        <w:t>Water</w:t>
      </w:r>
      <w:r w:rsidR="004A04F6" w:rsidRPr="006544B9">
        <w:t>, generally flowing in a natural surface channel</w:t>
      </w:r>
      <w:r w:rsidR="004A04F6">
        <w:t xml:space="preserve">, or </w:t>
      </w:r>
      <w:r w:rsidR="004A04F6" w:rsidRPr="006544B9">
        <w:t>in an open or closed conduit, a jet of water issuing from an orifice, or</w:t>
      </w:r>
      <w:r w:rsidR="004A04F6">
        <w:t xml:space="preserve"> a body of flowing groundwater </w:t>
      </w:r>
      <w:r w:rsidR="003602D6">
        <w:t>[9]</w:t>
      </w:r>
      <w:r w:rsidR="004A04F6">
        <w:t>.</w:t>
      </w:r>
    </w:p>
    <w:p w14:paraId="7ECD0E55" w14:textId="77777777" w:rsidR="00807D2F" w:rsidRDefault="00807D2F" w:rsidP="00450C77">
      <w:pPr>
        <w:pStyle w:val="TermNum"/>
        <w:jc w:val="both"/>
        <w:rPr>
          <w:lang w:val="en-US"/>
        </w:rPr>
      </w:pPr>
    </w:p>
    <w:p w14:paraId="36DA7F4D" w14:textId="4DE7B14B" w:rsidR="00463826" w:rsidRPr="008E510D" w:rsidRDefault="00365409" w:rsidP="00807D2F">
      <w:pPr>
        <w:pStyle w:val="TermNum"/>
        <w:numPr>
          <w:ilvl w:val="0"/>
          <w:numId w:val="0"/>
        </w:numPr>
        <w:jc w:val="both"/>
        <w:rPr>
          <w:lang w:val="en-US"/>
        </w:rPr>
      </w:pPr>
      <w:r>
        <w:rPr>
          <w:lang w:val="en-US"/>
        </w:rPr>
        <w:t>water</w:t>
      </w:r>
      <w:r w:rsidR="002C507E">
        <w:rPr>
          <w:lang w:val="en-US"/>
        </w:rPr>
        <w:t xml:space="preserve"> </w:t>
      </w:r>
      <w:r w:rsidR="00463826" w:rsidRPr="008E510D">
        <w:rPr>
          <w:lang w:val="en-US"/>
        </w:rPr>
        <w:t>body</w:t>
      </w:r>
    </w:p>
    <w:p w14:paraId="15493DD9" w14:textId="0D0AF1AF" w:rsidR="009A7B37" w:rsidRDefault="00463826" w:rsidP="00450C77">
      <w:pPr>
        <w:pStyle w:val="StandardWeb"/>
        <w:jc w:val="both"/>
        <w:rPr>
          <w:lang w:val="en-US"/>
        </w:rPr>
      </w:pPr>
      <w:r w:rsidRPr="008E510D">
        <w:rPr>
          <w:lang w:val="en-US"/>
        </w:rPr>
        <w:t xml:space="preserve">Mass of water distinct from other masses of water </w:t>
      </w:r>
      <w:bookmarkEnd w:id="57"/>
      <w:r w:rsidR="003602D6">
        <w:rPr>
          <w:lang w:val="en-US"/>
        </w:rPr>
        <w:t>[9]</w:t>
      </w:r>
      <w:r w:rsidR="003135B6">
        <w:rPr>
          <w:lang w:val="en-US"/>
        </w:rPr>
        <w:t>.</w:t>
      </w:r>
    </w:p>
    <w:p w14:paraId="714CA5E7" w14:textId="77777777" w:rsidR="00053564" w:rsidRDefault="00053564" w:rsidP="00365409">
      <w:pPr>
        <w:pStyle w:val="TermNum"/>
      </w:pPr>
    </w:p>
    <w:p w14:paraId="47DE2B75" w14:textId="45928F9C" w:rsidR="00053564" w:rsidRDefault="00053564" w:rsidP="00365409">
      <w:pPr>
        <w:pStyle w:val="TermNum"/>
        <w:numPr>
          <w:ilvl w:val="0"/>
          <w:numId w:val="0"/>
        </w:numPr>
      </w:pPr>
      <w:r>
        <w:t xml:space="preserve">water edge </w:t>
      </w:r>
    </w:p>
    <w:p w14:paraId="072563E5" w14:textId="3C3D6259" w:rsidR="00053564" w:rsidRPr="00365409" w:rsidRDefault="00053564" w:rsidP="00365409">
      <w:pPr>
        <w:pStyle w:val="StandardWeb"/>
        <w:jc w:val="both"/>
        <w:rPr>
          <w:lang w:val="en-US"/>
        </w:rPr>
      </w:pPr>
      <w:r w:rsidRPr="00365409">
        <w:rPr>
          <w:lang w:val="en-US"/>
        </w:rPr>
        <w:t xml:space="preserve">One-dimensional (linear) feature realizing the logical catchment in terms of a topological edge bounded by inflow and outflow nodes. The concept of an edge bounded by nodes is described in detail in the ISO topology model [ISO19107]. </w:t>
      </w:r>
    </w:p>
    <w:p w14:paraId="407603FC" w14:textId="18BDA4ED" w:rsidR="00053564" w:rsidRPr="00365409" w:rsidRDefault="00556C82" w:rsidP="00365409">
      <w:pPr>
        <w:pStyle w:val="StandardWeb"/>
        <w:jc w:val="both"/>
        <w:rPr>
          <w:lang w:val="en-US"/>
        </w:rPr>
      </w:pPr>
      <w:r>
        <w:rPr>
          <w:lang w:val="en-US"/>
        </w:rPr>
        <w:t>NOTE</w:t>
      </w:r>
      <w:r w:rsidR="00053564" w:rsidRPr="00365409">
        <w:rPr>
          <w:lang w:val="en-US"/>
        </w:rPr>
        <w:t xml:space="preserve">: Hydrologically, the water-edge references the </w:t>
      </w:r>
      <w:r w:rsidR="00053564" w:rsidRPr="00365409">
        <w:rPr>
          <w:i/>
          <w:lang w:val="en-US"/>
        </w:rPr>
        <w:t>shore-line</w:t>
      </w:r>
      <w:r w:rsidR="00053564" w:rsidRPr="00365409">
        <w:rPr>
          <w:lang w:val="en-US"/>
        </w:rPr>
        <w:t xml:space="preserve"> of intersection between a water body and the confining </w:t>
      </w:r>
      <w:r w:rsidR="00CB62DF">
        <w:rPr>
          <w:lang w:val="en-US"/>
        </w:rPr>
        <w:t>land</w:t>
      </w:r>
      <w:r w:rsidR="00053564" w:rsidRPr="00365409">
        <w:rPr>
          <w:lang w:val="en-US"/>
        </w:rPr>
        <w:t xml:space="preserve"> [WMO</w:t>
      </w:r>
      <w:r w:rsidR="00B21F25">
        <w:rPr>
          <w:lang w:val="en-US"/>
        </w:rPr>
        <w:t>.</w:t>
      </w:r>
      <w:r w:rsidR="00053564" w:rsidRPr="00365409">
        <w:rPr>
          <w:lang w:val="en-US"/>
        </w:rPr>
        <w:t xml:space="preserve"> 2016]. </w:t>
      </w:r>
    </w:p>
    <w:p w14:paraId="63F467AD" w14:textId="77777777" w:rsidR="004A04F6" w:rsidRDefault="004A04F6" w:rsidP="00365409">
      <w:pPr>
        <w:pStyle w:val="TermNum"/>
      </w:pPr>
    </w:p>
    <w:p w14:paraId="5A12710A" w14:textId="5DA10D2A" w:rsidR="004A04F6" w:rsidRDefault="004A04F6" w:rsidP="00365409">
      <w:pPr>
        <w:pStyle w:val="TermNum"/>
        <w:numPr>
          <w:ilvl w:val="0"/>
          <w:numId w:val="0"/>
        </w:numPr>
      </w:pPr>
      <w:r>
        <w:t>watercourse</w:t>
      </w:r>
    </w:p>
    <w:p w14:paraId="2EE6DE65" w14:textId="77E67C4B" w:rsidR="00C96F06" w:rsidRPr="00C96F06" w:rsidRDefault="004A04F6" w:rsidP="00C96F06">
      <w:pPr>
        <w:pStyle w:val="StandardWeb"/>
        <w:jc w:val="both"/>
        <w:rPr>
          <w:lang w:val="en-US"/>
        </w:rPr>
      </w:pPr>
      <w:r w:rsidRPr="00C96F06">
        <w:rPr>
          <w:lang w:val="en-US"/>
        </w:rPr>
        <w:t xml:space="preserve">Natural or man-made channel through or along which water may flow </w:t>
      </w:r>
      <w:r w:rsidR="003602D6">
        <w:rPr>
          <w:lang w:val="en-US"/>
        </w:rPr>
        <w:t>[9]</w:t>
      </w:r>
      <w:r w:rsidRPr="00C96F06">
        <w:rPr>
          <w:lang w:val="en-US"/>
        </w:rPr>
        <w:t>, incl</w:t>
      </w:r>
      <w:r w:rsidR="003135B6">
        <w:rPr>
          <w:lang w:val="en-US"/>
        </w:rPr>
        <w:t>uding</w:t>
      </w:r>
      <w:r w:rsidRPr="00C96F06">
        <w:rPr>
          <w:lang w:val="en-US"/>
        </w:rPr>
        <w:t xml:space="preserve"> large interstices in the ground, such as cave, cavern or a group of these.</w:t>
      </w:r>
      <w:bookmarkStart w:id="58" w:name="_Toc458775722"/>
    </w:p>
    <w:p w14:paraId="6D69FC59" w14:textId="69EE9BB6" w:rsidR="00800D2D" w:rsidRPr="008E510D" w:rsidRDefault="00800D2D" w:rsidP="00800D2D">
      <w:pPr>
        <w:pStyle w:val="berschrift1"/>
      </w:pPr>
      <w:bookmarkStart w:id="59" w:name="_Toc463963451"/>
      <w:r w:rsidRPr="008E510D">
        <w:lastRenderedPageBreak/>
        <w:t>Conventions</w:t>
      </w:r>
      <w:bookmarkEnd w:id="58"/>
      <w:bookmarkEnd w:id="59"/>
    </w:p>
    <w:p w14:paraId="1602D653" w14:textId="66B53713" w:rsidR="00800D2D" w:rsidRPr="008E510D" w:rsidRDefault="00800D2D" w:rsidP="00450C77">
      <w:pPr>
        <w:pStyle w:val="StandardWeb"/>
        <w:jc w:val="both"/>
        <w:rPr>
          <w:lang w:val="en-US"/>
        </w:rPr>
      </w:pPr>
      <w:r w:rsidRPr="008E510D">
        <w:rPr>
          <w:lang w:val="en-US"/>
        </w:rPr>
        <w:t>This section provides details and examples for any conventions used in the document. Examples of conventions are symbols, abbreviations, use of XML schema, or special notes regarding how to read the document.</w:t>
      </w:r>
    </w:p>
    <w:p w14:paraId="05E4E886" w14:textId="37086D45" w:rsidR="00800D2D" w:rsidRPr="008E510D" w:rsidRDefault="00800D2D" w:rsidP="00EE3161">
      <w:pPr>
        <w:pStyle w:val="berschrift2"/>
      </w:pPr>
      <w:bookmarkStart w:id="60" w:name="_Toc458775723"/>
      <w:bookmarkStart w:id="61" w:name="_Toc463963452"/>
      <w:r w:rsidRPr="008E510D">
        <w:t>Identifiers</w:t>
      </w:r>
      <w:bookmarkEnd w:id="60"/>
      <w:bookmarkEnd w:id="61"/>
    </w:p>
    <w:p w14:paraId="39B92343" w14:textId="5954B48D" w:rsidR="00800D2D" w:rsidRPr="008E510D" w:rsidRDefault="00800D2D" w:rsidP="00800D2D">
      <w:pPr>
        <w:pStyle w:val="StandardWeb"/>
        <w:rPr>
          <w:lang w:val="en-US"/>
        </w:rPr>
      </w:pPr>
      <w:r w:rsidRPr="008E510D">
        <w:rPr>
          <w:lang w:val="en-US"/>
        </w:rPr>
        <w:t>The normative provisions in this specification are denoted by the URI</w:t>
      </w:r>
      <w:r w:rsidR="00EE3161" w:rsidRPr="008E510D">
        <w:rPr>
          <w:lang w:val="en-US"/>
        </w:rPr>
        <w:t>:</w:t>
      </w:r>
    </w:p>
    <w:p w14:paraId="0E8A9F3A" w14:textId="77777777" w:rsidR="00800D2D" w:rsidRPr="008E510D" w:rsidRDefault="00D2586C" w:rsidP="00EE3161">
      <w:pPr>
        <w:pStyle w:val="StandardWeb"/>
        <w:ind w:firstLine="720"/>
        <w:rPr>
          <w:lang w:val="en-US"/>
        </w:rPr>
      </w:pPr>
      <w:hyperlink r:id="rId17" w:history="1">
        <w:r w:rsidR="00800D2D" w:rsidRPr="008E510D">
          <w:rPr>
            <w:rStyle w:val="Hyperlink"/>
            <w:lang w:val="en-US"/>
          </w:rPr>
          <w:t>http://www.opengis.net/spec/{standard}/{m.n}</w:t>
        </w:r>
      </w:hyperlink>
    </w:p>
    <w:p w14:paraId="770B3E65" w14:textId="77777777" w:rsidR="00800D2D" w:rsidRPr="008E510D" w:rsidRDefault="00800D2D" w:rsidP="00800D2D">
      <w:pPr>
        <w:pStyle w:val="StandardWeb"/>
        <w:rPr>
          <w:lang w:val="en-US"/>
        </w:rPr>
      </w:pPr>
      <w:r w:rsidRPr="008E510D">
        <w:rPr>
          <w:lang w:val="en-US"/>
        </w:rPr>
        <w:t>All requirements and conformance tests that appear in this document are denoted by partial URIs which are relative to this base.</w:t>
      </w:r>
    </w:p>
    <w:p w14:paraId="0565B017" w14:textId="10C41B48" w:rsidR="00800D2D" w:rsidRPr="008E510D" w:rsidRDefault="00800D2D" w:rsidP="00EE3161">
      <w:pPr>
        <w:pStyle w:val="berschrift2"/>
      </w:pPr>
      <w:bookmarkStart w:id="62" w:name="_Toc458775724"/>
      <w:bookmarkStart w:id="63" w:name="_Toc463963453"/>
      <w:r w:rsidRPr="008E510D">
        <w:t>Symbols (and abbreviated terms)</w:t>
      </w:r>
      <w:bookmarkEnd w:id="62"/>
      <w:bookmarkEnd w:id="63"/>
    </w:p>
    <w:p w14:paraId="29211E86" w14:textId="7F4D71AD" w:rsidR="00800D2D" w:rsidRPr="008E510D" w:rsidRDefault="00800D2D" w:rsidP="00800D2D">
      <w:pPr>
        <w:pStyle w:val="StandardWeb"/>
        <w:rPr>
          <w:lang w:val="en-US"/>
        </w:rPr>
      </w:pPr>
      <w:r w:rsidRPr="008E510D">
        <w:rPr>
          <w:lang w:val="en-US"/>
        </w:rPr>
        <w:t xml:space="preserve">CHy </w:t>
      </w:r>
      <w:r w:rsidR="00EE3161" w:rsidRPr="008E510D">
        <w:rPr>
          <w:lang w:val="en-US"/>
        </w:rPr>
        <w:tab/>
      </w:r>
      <w:r w:rsidR="00EE3161" w:rsidRPr="008E510D">
        <w:rPr>
          <w:lang w:val="en-US"/>
        </w:rPr>
        <w:tab/>
      </w:r>
      <w:r w:rsidRPr="008E510D">
        <w:rPr>
          <w:lang w:val="en-US"/>
        </w:rPr>
        <w:t>WMO Commission for Hydrology</w:t>
      </w:r>
      <w:r w:rsidR="00EE3161" w:rsidRPr="008E510D">
        <w:rPr>
          <w:lang w:val="en-US"/>
        </w:rPr>
        <w:t xml:space="preserve"> </w:t>
      </w:r>
    </w:p>
    <w:p w14:paraId="769CCF0C" w14:textId="590F018B" w:rsidR="00800D2D" w:rsidRPr="008E510D" w:rsidRDefault="00800D2D" w:rsidP="00800D2D">
      <w:pPr>
        <w:pStyle w:val="StandardWeb"/>
        <w:rPr>
          <w:lang w:val="en-US"/>
        </w:rPr>
      </w:pPr>
      <w:r w:rsidRPr="008E510D">
        <w:rPr>
          <w:lang w:val="en-US"/>
        </w:rPr>
        <w:t xml:space="preserve">GML </w:t>
      </w:r>
      <w:r w:rsidR="00EE3161" w:rsidRPr="008E510D">
        <w:rPr>
          <w:lang w:val="en-US"/>
        </w:rPr>
        <w:tab/>
      </w:r>
      <w:r w:rsidR="00EE3161" w:rsidRPr="008E510D">
        <w:rPr>
          <w:lang w:val="en-US"/>
        </w:rPr>
        <w:tab/>
      </w:r>
      <w:r w:rsidRPr="008E510D">
        <w:rPr>
          <w:lang w:val="en-US"/>
        </w:rPr>
        <w:t>Geography Markup Language</w:t>
      </w:r>
    </w:p>
    <w:p w14:paraId="78BFED6D" w14:textId="339F0406" w:rsidR="00800D2D" w:rsidRPr="008E510D" w:rsidRDefault="00800D2D" w:rsidP="00800D2D">
      <w:pPr>
        <w:pStyle w:val="StandardWeb"/>
        <w:rPr>
          <w:lang w:val="en-US"/>
        </w:rPr>
      </w:pPr>
      <w:r w:rsidRPr="008E510D">
        <w:rPr>
          <w:lang w:val="en-US"/>
        </w:rPr>
        <w:t xml:space="preserve">GRDC </w:t>
      </w:r>
      <w:r w:rsidR="00EE3161" w:rsidRPr="008E510D">
        <w:rPr>
          <w:lang w:val="en-US"/>
        </w:rPr>
        <w:tab/>
      </w:r>
      <w:r w:rsidRPr="008E510D">
        <w:rPr>
          <w:lang w:val="en-US"/>
        </w:rPr>
        <w:t>Global Runoff Data Centre</w:t>
      </w:r>
      <w:r w:rsidR="00EE3161" w:rsidRPr="008E510D">
        <w:rPr>
          <w:lang w:val="en-US"/>
        </w:rPr>
        <w:t xml:space="preserve"> (GRDC)</w:t>
      </w:r>
    </w:p>
    <w:p w14:paraId="7604685A" w14:textId="3569B705" w:rsidR="00800D2D" w:rsidRPr="008E510D" w:rsidRDefault="00800D2D" w:rsidP="00800D2D">
      <w:pPr>
        <w:pStyle w:val="StandardWeb"/>
        <w:rPr>
          <w:lang w:val="en-US"/>
        </w:rPr>
      </w:pPr>
      <w:r w:rsidRPr="008E510D">
        <w:rPr>
          <w:lang w:val="en-US"/>
        </w:rPr>
        <w:t xml:space="preserve">GWML2 </w:t>
      </w:r>
      <w:r w:rsidR="00EE3161" w:rsidRPr="008E510D">
        <w:rPr>
          <w:lang w:val="en-US"/>
        </w:rPr>
        <w:tab/>
      </w:r>
      <w:r w:rsidRPr="008E510D">
        <w:rPr>
          <w:lang w:val="en-US"/>
        </w:rPr>
        <w:t>GroundwaterML 2</w:t>
      </w:r>
    </w:p>
    <w:p w14:paraId="22244B58" w14:textId="766A1F69" w:rsidR="00800D2D" w:rsidRPr="008E510D" w:rsidRDefault="00800D2D" w:rsidP="00800D2D">
      <w:pPr>
        <w:pStyle w:val="StandardWeb"/>
        <w:rPr>
          <w:lang w:val="en-US"/>
        </w:rPr>
      </w:pPr>
      <w:r w:rsidRPr="008E510D">
        <w:rPr>
          <w:lang w:val="en-US"/>
        </w:rPr>
        <w:t xml:space="preserve">HDWG </w:t>
      </w:r>
      <w:r w:rsidR="00EE3161" w:rsidRPr="008E510D">
        <w:rPr>
          <w:lang w:val="en-US"/>
        </w:rPr>
        <w:tab/>
      </w:r>
      <w:r w:rsidRPr="008E510D">
        <w:rPr>
          <w:lang w:val="en-US"/>
        </w:rPr>
        <w:t>OGC Hydrology Domain Working Group</w:t>
      </w:r>
    </w:p>
    <w:p w14:paraId="656B322D" w14:textId="6043F90D" w:rsidR="00800D2D" w:rsidRPr="008E510D" w:rsidRDefault="00800D2D" w:rsidP="00800D2D">
      <w:pPr>
        <w:pStyle w:val="StandardWeb"/>
        <w:rPr>
          <w:lang w:val="en-US"/>
        </w:rPr>
      </w:pPr>
      <w:r w:rsidRPr="008E510D">
        <w:rPr>
          <w:lang w:val="en-US"/>
        </w:rPr>
        <w:t xml:space="preserve">ISO </w:t>
      </w:r>
      <w:r w:rsidR="00EE3161" w:rsidRPr="008E510D">
        <w:rPr>
          <w:lang w:val="en-US"/>
        </w:rPr>
        <w:tab/>
      </w:r>
      <w:r w:rsidR="00EE3161" w:rsidRPr="008E510D">
        <w:rPr>
          <w:lang w:val="en-US"/>
        </w:rPr>
        <w:tab/>
      </w:r>
      <w:r w:rsidRPr="008E510D">
        <w:rPr>
          <w:lang w:val="en-US"/>
        </w:rPr>
        <w:t>International Organization for Standardization</w:t>
      </w:r>
    </w:p>
    <w:p w14:paraId="5C70E5ED" w14:textId="2AB655F2" w:rsidR="00800D2D" w:rsidRPr="008E510D" w:rsidRDefault="00800D2D" w:rsidP="00800D2D">
      <w:pPr>
        <w:pStyle w:val="StandardWeb"/>
        <w:rPr>
          <w:lang w:val="en-US"/>
        </w:rPr>
      </w:pPr>
      <w:r w:rsidRPr="008E510D">
        <w:rPr>
          <w:lang w:val="en-US"/>
        </w:rPr>
        <w:t xml:space="preserve">OGC </w:t>
      </w:r>
      <w:r w:rsidR="00EE3161" w:rsidRPr="008E510D">
        <w:rPr>
          <w:lang w:val="en-US"/>
        </w:rPr>
        <w:tab/>
      </w:r>
      <w:r w:rsidR="00EE3161" w:rsidRPr="008E510D">
        <w:rPr>
          <w:lang w:val="en-US"/>
        </w:rPr>
        <w:tab/>
      </w:r>
      <w:r w:rsidRPr="008E510D">
        <w:rPr>
          <w:lang w:val="en-US"/>
        </w:rPr>
        <w:t>Open Geospatial Consortium</w:t>
      </w:r>
    </w:p>
    <w:p w14:paraId="72319F6B" w14:textId="300BDFCF" w:rsidR="00800D2D" w:rsidRPr="008E510D" w:rsidRDefault="00800D2D" w:rsidP="00800D2D">
      <w:pPr>
        <w:pStyle w:val="StandardWeb"/>
        <w:rPr>
          <w:lang w:val="en-US"/>
        </w:rPr>
      </w:pPr>
      <w:r w:rsidRPr="008E510D">
        <w:rPr>
          <w:lang w:val="en-US"/>
        </w:rPr>
        <w:t xml:space="preserve">OWL </w:t>
      </w:r>
      <w:r w:rsidR="00EE3161" w:rsidRPr="008E510D">
        <w:rPr>
          <w:lang w:val="en-US"/>
        </w:rPr>
        <w:tab/>
      </w:r>
      <w:r w:rsidR="00EE3161" w:rsidRPr="008E510D">
        <w:rPr>
          <w:lang w:val="en-US"/>
        </w:rPr>
        <w:tab/>
      </w:r>
      <w:r w:rsidRPr="008E510D">
        <w:rPr>
          <w:lang w:val="en-US"/>
        </w:rPr>
        <w:t>Web Ontology Language</w:t>
      </w:r>
    </w:p>
    <w:p w14:paraId="69DD007E" w14:textId="5664B335" w:rsidR="00E357E5" w:rsidRDefault="00E357E5" w:rsidP="00800D2D">
      <w:pPr>
        <w:pStyle w:val="StandardWeb"/>
        <w:rPr>
          <w:lang w:val="en-US"/>
        </w:rPr>
      </w:pPr>
      <w:r>
        <w:rPr>
          <w:lang w:val="en-US"/>
        </w:rPr>
        <w:t>RDF</w:t>
      </w:r>
      <w:r>
        <w:rPr>
          <w:lang w:val="en-US"/>
        </w:rPr>
        <w:tab/>
      </w:r>
      <w:r>
        <w:rPr>
          <w:lang w:val="en-US"/>
        </w:rPr>
        <w:tab/>
        <w:t>Resource Description Framework</w:t>
      </w:r>
    </w:p>
    <w:p w14:paraId="74BDC268" w14:textId="5295D932" w:rsidR="00800D2D" w:rsidRPr="008E510D" w:rsidRDefault="00800D2D" w:rsidP="00800D2D">
      <w:pPr>
        <w:pStyle w:val="StandardWeb"/>
        <w:rPr>
          <w:lang w:val="en-US"/>
        </w:rPr>
      </w:pPr>
      <w:r w:rsidRPr="008E510D">
        <w:rPr>
          <w:lang w:val="en-US"/>
        </w:rPr>
        <w:t xml:space="preserve">UML </w:t>
      </w:r>
      <w:r w:rsidR="00EE3161" w:rsidRPr="008E510D">
        <w:rPr>
          <w:lang w:val="en-US"/>
        </w:rPr>
        <w:tab/>
      </w:r>
      <w:r w:rsidR="00EE3161" w:rsidRPr="008E510D">
        <w:rPr>
          <w:lang w:val="en-US"/>
        </w:rPr>
        <w:tab/>
      </w:r>
      <w:r w:rsidRPr="008E510D">
        <w:rPr>
          <w:lang w:val="en-US"/>
        </w:rPr>
        <w:t>Unified Modeling Language</w:t>
      </w:r>
    </w:p>
    <w:p w14:paraId="2023502B" w14:textId="0E00F0E2" w:rsidR="00E357E5" w:rsidRPr="006B7AC4" w:rsidRDefault="00800D2D" w:rsidP="00E357E5">
      <w:pPr>
        <w:pStyle w:val="StandardWeb"/>
        <w:ind w:left="1440" w:hanging="1440"/>
        <w:rPr>
          <w:lang w:val="en-US"/>
        </w:rPr>
      </w:pPr>
      <w:r w:rsidRPr="00C20785">
        <w:rPr>
          <w:highlight w:val="yellow"/>
          <w:lang w:val="en-US"/>
        </w:rPr>
        <w:t>WaterML 2</w:t>
      </w:r>
      <w:r w:rsidR="00EE3161" w:rsidRPr="00C20785">
        <w:rPr>
          <w:highlight w:val="yellow"/>
          <w:lang w:val="en-US"/>
        </w:rPr>
        <w:tab/>
      </w:r>
      <w:r w:rsidR="00E357E5" w:rsidRPr="00C20785">
        <w:rPr>
          <w:highlight w:val="yellow"/>
          <w:lang w:val="en-US"/>
        </w:rPr>
        <w:t xml:space="preserve">working title for </w:t>
      </w:r>
      <w:r w:rsidR="00C20785">
        <w:rPr>
          <w:highlight w:val="yellow"/>
          <w:lang w:val="en-US"/>
        </w:rPr>
        <w:t>the</w:t>
      </w:r>
      <w:r w:rsidR="00C20785" w:rsidRPr="00C20785">
        <w:rPr>
          <w:highlight w:val="yellow"/>
          <w:lang w:val="en-US"/>
        </w:rPr>
        <w:t xml:space="preserve"> </w:t>
      </w:r>
      <w:r w:rsidR="00E357E5" w:rsidRPr="00C20785">
        <w:rPr>
          <w:highlight w:val="yellow"/>
          <w:lang w:val="en-US"/>
        </w:rPr>
        <w:t>indented suite of water-related OGC standards</w:t>
      </w:r>
    </w:p>
    <w:p w14:paraId="2E3572F9" w14:textId="586599A0" w:rsidR="00800D2D" w:rsidRPr="008E510D" w:rsidRDefault="00800D2D" w:rsidP="00800D2D">
      <w:pPr>
        <w:pStyle w:val="StandardWeb"/>
        <w:rPr>
          <w:lang w:val="en-US"/>
        </w:rPr>
      </w:pPr>
      <w:r w:rsidRPr="008E510D">
        <w:rPr>
          <w:lang w:val="en-US"/>
        </w:rPr>
        <w:t xml:space="preserve">WIS </w:t>
      </w:r>
      <w:r w:rsidR="00EE3161" w:rsidRPr="008E510D">
        <w:rPr>
          <w:lang w:val="en-US"/>
        </w:rPr>
        <w:tab/>
      </w:r>
      <w:r w:rsidR="00EE3161" w:rsidRPr="008E510D">
        <w:rPr>
          <w:lang w:val="en-US"/>
        </w:rPr>
        <w:tab/>
      </w:r>
      <w:r w:rsidRPr="008E510D">
        <w:rPr>
          <w:lang w:val="en-US"/>
        </w:rPr>
        <w:t>WMO Information System</w:t>
      </w:r>
    </w:p>
    <w:p w14:paraId="538885AF" w14:textId="4CC37DDE" w:rsidR="00800D2D" w:rsidRPr="008E510D" w:rsidRDefault="00800D2D" w:rsidP="00800D2D">
      <w:pPr>
        <w:pStyle w:val="StandardWeb"/>
        <w:rPr>
          <w:lang w:val="en-US"/>
        </w:rPr>
      </w:pPr>
      <w:r w:rsidRPr="008E510D">
        <w:rPr>
          <w:lang w:val="en-US"/>
        </w:rPr>
        <w:t xml:space="preserve">WIGOS </w:t>
      </w:r>
      <w:r w:rsidR="00EE3161" w:rsidRPr="008E510D">
        <w:rPr>
          <w:lang w:val="en-US"/>
        </w:rPr>
        <w:tab/>
      </w:r>
      <w:r w:rsidRPr="008E510D">
        <w:rPr>
          <w:lang w:val="en-US"/>
        </w:rPr>
        <w:t>WMO Integrated Global Observing System</w:t>
      </w:r>
    </w:p>
    <w:p w14:paraId="377D7280" w14:textId="02C09953" w:rsidR="00800D2D" w:rsidRPr="008E510D" w:rsidRDefault="00800D2D" w:rsidP="00800D2D">
      <w:pPr>
        <w:pStyle w:val="StandardWeb"/>
        <w:rPr>
          <w:lang w:val="en-US"/>
        </w:rPr>
      </w:pPr>
      <w:r w:rsidRPr="008E510D">
        <w:rPr>
          <w:lang w:val="en-US"/>
        </w:rPr>
        <w:t xml:space="preserve">WMO </w:t>
      </w:r>
      <w:r w:rsidR="00EE3161" w:rsidRPr="008E510D">
        <w:rPr>
          <w:lang w:val="en-US"/>
        </w:rPr>
        <w:tab/>
      </w:r>
      <w:r w:rsidR="00EE3161" w:rsidRPr="008E510D">
        <w:rPr>
          <w:lang w:val="en-US"/>
        </w:rPr>
        <w:tab/>
      </w:r>
      <w:r w:rsidRPr="008E510D">
        <w:rPr>
          <w:lang w:val="en-US"/>
        </w:rPr>
        <w:t>World Meteorological Organization</w:t>
      </w:r>
    </w:p>
    <w:p w14:paraId="629E6FDD" w14:textId="66C3304D" w:rsidR="00800D2D" w:rsidRPr="008E510D" w:rsidRDefault="00800D2D" w:rsidP="00800D2D">
      <w:pPr>
        <w:pStyle w:val="StandardWeb"/>
        <w:rPr>
          <w:lang w:val="en-US"/>
        </w:rPr>
      </w:pPr>
      <w:r w:rsidRPr="008E510D">
        <w:rPr>
          <w:lang w:val="en-US"/>
        </w:rPr>
        <w:lastRenderedPageBreak/>
        <w:t xml:space="preserve">XML </w:t>
      </w:r>
      <w:r w:rsidR="00EE3161" w:rsidRPr="008E510D">
        <w:rPr>
          <w:lang w:val="en-US"/>
        </w:rPr>
        <w:tab/>
      </w:r>
      <w:r w:rsidR="00EE3161" w:rsidRPr="008E510D">
        <w:rPr>
          <w:lang w:val="en-US"/>
        </w:rPr>
        <w:tab/>
      </w:r>
      <w:proofErr w:type="spellStart"/>
      <w:r w:rsidRPr="008E510D">
        <w:rPr>
          <w:lang w:val="en-US"/>
        </w:rPr>
        <w:t>eXtensible</w:t>
      </w:r>
      <w:proofErr w:type="spellEnd"/>
      <w:r w:rsidRPr="008E510D">
        <w:rPr>
          <w:lang w:val="en-US"/>
        </w:rPr>
        <w:t xml:space="preserve"> Markup Language</w:t>
      </w:r>
    </w:p>
    <w:p w14:paraId="7336698B" w14:textId="231CBE4B" w:rsidR="00800D2D" w:rsidRPr="008E510D" w:rsidRDefault="00800D2D" w:rsidP="00EE3161">
      <w:pPr>
        <w:pStyle w:val="berschrift2"/>
      </w:pPr>
      <w:bookmarkStart w:id="64" w:name="_Toc458775725"/>
      <w:bookmarkStart w:id="65" w:name="_Toc463963454"/>
      <w:r w:rsidRPr="008E510D">
        <w:t>UML notation</w:t>
      </w:r>
      <w:bookmarkEnd w:id="64"/>
      <w:bookmarkEnd w:id="65"/>
    </w:p>
    <w:p w14:paraId="097BE7CB" w14:textId="2B5190F2" w:rsidR="00800D2D" w:rsidRPr="008E510D" w:rsidRDefault="00800D2D" w:rsidP="00450C77">
      <w:pPr>
        <w:pStyle w:val="StandardWeb"/>
        <w:jc w:val="both"/>
        <w:rPr>
          <w:lang w:val="en-US"/>
        </w:rPr>
      </w:pPr>
      <w:r w:rsidRPr="008E510D">
        <w:rPr>
          <w:lang w:val="en-US"/>
        </w:rPr>
        <w:t>Most diagrams that appear in this specification are presented using the Unified Modeling Language (UML) static structure diagram, as described in Sub</w:t>
      </w:r>
      <w:r w:rsidR="001E2095">
        <w:rPr>
          <w:lang w:val="en-US"/>
        </w:rPr>
        <w:t>-</w:t>
      </w:r>
      <w:r w:rsidRPr="008E510D">
        <w:rPr>
          <w:lang w:val="en-US"/>
        </w:rPr>
        <w:t xml:space="preserve">clause 5.2 of the OGC Web Services Common Implementation Specification (OGC 04-016r2). UML classes are named in </w:t>
      </w:r>
      <w:proofErr w:type="spellStart"/>
      <w:r w:rsidRPr="008E510D">
        <w:rPr>
          <w:lang w:val="en-US"/>
        </w:rPr>
        <w:t>UpperCamelCase</w:t>
      </w:r>
      <w:proofErr w:type="spellEnd"/>
      <w:r w:rsidRPr="008E510D">
        <w:rPr>
          <w:lang w:val="en-US"/>
        </w:rPr>
        <w:t xml:space="preserve"> and property names in </w:t>
      </w:r>
      <w:proofErr w:type="spellStart"/>
      <w:r w:rsidRPr="008E510D">
        <w:rPr>
          <w:lang w:val="en-US"/>
        </w:rPr>
        <w:t>lowerCamelCase</w:t>
      </w:r>
      <w:proofErr w:type="spellEnd"/>
      <w:r w:rsidRPr="008E510D">
        <w:rPr>
          <w:lang w:val="en-US"/>
        </w:rPr>
        <w:t>.</w:t>
      </w:r>
    </w:p>
    <w:p w14:paraId="7178189B" w14:textId="35CD74EC" w:rsidR="00800D2D" w:rsidRPr="008E510D" w:rsidRDefault="00800D2D" w:rsidP="00EE3161">
      <w:pPr>
        <w:pStyle w:val="berschrift2"/>
      </w:pPr>
      <w:bookmarkStart w:id="66" w:name="_Toc458775726"/>
      <w:bookmarkStart w:id="67" w:name="_Toc463963455"/>
      <w:r w:rsidRPr="008E510D">
        <w:t>WMO Terminology</w:t>
      </w:r>
      <w:bookmarkEnd w:id="66"/>
      <w:bookmarkEnd w:id="67"/>
    </w:p>
    <w:p w14:paraId="2754E58D" w14:textId="7D42A9C0" w:rsidR="00800D2D" w:rsidRPr="008E510D" w:rsidRDefault="00800D2D" w:rsidP="00450C77">
      <w:pPr>
        <w:pStyle w:val="StandardWeb"/>
        <w:jc w:val="both"/>
        <w:rPr>
          <w:lang w:val="en-US"/>
        </w:rPr>
      </w:pPr>
      <w:r w:rsidRPr="008E510D">
        <w:rPr>
          <w:lang w:val="en-US"/>
        </w:rPr>
        <w:t>The H</w:t>
      </w:r>
      <w:r w:rsidR="007267C1">
        <w:rPr>
          <w:lang w:val="en-US"/>
        </w:rPr>
        <w:t>Y_Features model uses—</w:t>
      </w:r>
      <w:r w:rsidRPr="008E510D">
        <w:rPr>
          <w:lang w:val="en-US"/>
        </w:rPr>
        <w:t>as</w:t>
      </w:r>
      <w:r w:rsidR="007267C1">
        <w:rPr>
          <w:lang w:val="en-US"/>
        </w:rPr>
        <w:t xml:space="preserve"> far as possible—</w:t>
      </w:r>
      <w:r w:rsidRPr="008E510D">
        <w:rPr>
          <w:lang w:val="en-US"/>
        </w:rPr>
        <w:t xml:space="preserve">terminology recommended by the WMO Commission for Hydrology for use in the WMO Member countries. The key reference is the "International Glossary of Hydrology" </w:t>
      </w:r>
      <w:r w:rsidR="00110451">
        <w:rPr>
          <w:lang w:val="en-US"/>
        </w:rPr>
        <w:t>[9]</w:t>
      </w:r>
      <w:r w:rsidR="000E6040" w:rsidRPr="000E6040">
        <w:rPr>
          <w:rStyle w:val="Funotenzeichen"/>
          <w:lang w:val="en-US"/>
        </w:rPr>
        <w:t xml:space="preserve"> </w:t>
      </w:r>
      <w:r w:rsidR="000E6040">
        <w:rPr>
          <w:rStyle w:val="Funotenzeichen"/>
          <w:lang w:val="en-US"/>
        </w:rPr>
        <w:footnoteReference w:id="2"/>
      </w:r>
      <w:r w:rsidRPr="008E510D">
        <w:rPr>
          <w:lang w:val="en-US"/>
        </w:rPr>
        <w:t>, a joint publication of the WMO and the UNESCO</w:t>
      </w:r>
      <w:r w:rsidR="000E6040">
        <w:rPr>
          <w:lang w:val="en-US"/>
        </w:rPr>
        <w:t xml:space="preserve"> (</w:t>
      </w:r>
      <w:r w:rsidR="000E6040">
        <w:rPr>
          <w:rStyle w:val="shorttext"/>
          <w:lang w:val="en"/>
        </w:rPr>
        <w:t>hereinafter referred to as WMO/UNESCO glossary of hydrology).</w:t>
      </w:r>
      <w:r w:rsidRPr="008E510D">
        <w:rPr>
          <w:lang w:val="en-US"/>
        </w:rPr>
        <w:t xml:space="preserve"> Wherever appropriate, terms from this glossary are applied to the feature concepts in this standard to capture meaning and contextual relationships. The synonym approach widely used in this glossary is interpreted in that way that glossary terms, when explicitly defined as synonyms, were defined as such even if they are not synonymous in every respect. Differences in terminology were explored through reconciling the explicit definitions documented in the glossary with aspects reflected in various data sets and products in use</w:t>
      </w:r>
      <w:r w:rsidR="007267C1">
        <w:rPr>
          <w:lang w:val="en-US"/>
        </w:rPr>
        <w:t>.</w:t>
      </w:r>
      <w:r w:rsidRPr="008E510D">
        <w:rPr>
          <w:lang w:val="en-US"/>
        </w:rPr>
        <w:t xml:space="preserve"> </w:t>
      </w:r>
      <w:r w:rsidR="007267C1">
        <w:rPr>
          <w:lang w:val="en-US"/>
        </w:rPr>
        <w:t xml:space="preserve">The </w:t>
      </w:r>
      <w:r w:rsidRPr="008E510D">
        <w:rPr>
          <w:lang w:val="en-US"/>
        </w:rPr>
        <w:t>accepted term</w:t>
      </w:r>
      <w:r w:rsidR="007267C1">
        <w:rPr>
          <w:lang w:val="en-US"/>
        </w:rPr>
        <w:t>s were augmented</w:t>
      </w:r>
      <w:r w:rsidRPr="008E510D">
        <w:rPr>
          <w:lang w:val="en-US"/>
        </w:rPr>
        <w:t xml:space="preserve"> with the relationships </w:t>
      </w:r>
      <w:r w:rsidR="007267C1">
        <w:rPr>
          <w:lang w:val="en-US"/>
        </w:rPr>
        <w:t>inferred from other terminology</w:t>
      </w:r>
      <w:r w:rsidRPr="008E510D">
        <w:rPr>
          <w:lang w:val="en-US"/>
        </w:rPr>
        <w:t xml:space="preserve"> </w:t>
      </w:r>
      <w:r w:rsidR="007267C1">
        <w:rPr>
          <w:lang w:val="en-US"/>
        </w:rPr>
        <w:t>i</w:t>
      </w:r>
      <w:r w:rsidRPr="008E510D">
        <w:rPr>
          <w:lang w:val="en-US"/>
        </w:rPr>
        <w:t xml:space="preserve">n order to </w:t>
      </w:r>
      <w:r w:rsidR="008137B6">
        <w:rPr>
          <w:lang w:val="en-US"/>
        </w:rPr>
        <w:t xml:space="preserve">define </w:t>
      </w:r>
      <w:r w:rsidRPr="008E510D">
        <w:rPr>
          <w:lang w:val="en-US"/>
        </w:rPr>
        <w:t>complex terms that</w:t>
      </w:r>
      <w:r w:rsidR="007267C1">
        <w:rPr>
          <w:lang w:val="en-US"/>
        </w:rPr>
        <w:t xml:space="preserve"> do</w:t>
      </w:r>
      <w:r w:rsidRPr="008E510D">
        <w:rPr>
          <w:lang w:val="en-US"/>
        </w:rPr>
        <w:t xml:space="preserve"> not </w:t>
      </w:r>
      <w:r w:rsidR="008137B6">
        <w:rPr>
          <w:lang w:val="en-US"/>
        </w:rPr>
        <w:t xml:space="preserve">clearly distinguish between a specific </w:t>
      </w:r>
      <w:r w:rsidRPr="008E510D">
        <w:rPr>
          <w:lang w:val="en-US"/>
        </w:rPr>
        <w:t>logic</w:t>
      </w:r>
      <w:r w:rsidR="007267C1">
        <w:rPr>
          <w:lang w:val="en-US"/>
        </w:rPr>
        <w:t>al</w:t>
      </w:r>
      <w:r w:rsidRPr="008E510D">
        <w:rPr>
          <w:lang w:val="en-US"/>
        </w:rPr>
        <w:t xml:space="preserve"> concept and its geometric represent</w:t>
      </w:r>
      <w:r w:rsidR="008137B6">
        <w:rPr>
          <w:lang w:val="en-US"/>
        </w:rPr>
        <w:t>ation</w:t>
      </w:r>
      <w:r w:rsidR="007267C1">
        <w:rPr>
          <w:lang w:val="en-US"/>
        </w:rPr>
        <w:t xml:space="preserve"> or between a </w:t>
      </w:r>
      <w:r w:rsidR="008137B6">
        <w:rPr>
          <w:lang w:val="en-US"/>
        </w:rPr>
        <w:t>general term and its</w:t>
      </w:r>
      <w:r w:rsidR="007267C1">
        <w:rPr>
          <w:lang w:val="en-US"/>
        </w:rPr>
        <w:t xml:space="preserve"> specific</w:t>
      </w:r>
      <w:r w:rsidRPr="008E510D">
        <w:rPr>
          <w:lang w:val="en-US"/>
        </w:rPr>
        <w:t xml:space="preserve"> co</w:t>
      </w:r>
      <w:r w:rsidR="007267C1">
        <w:rPr>
          <w:lang w:val="en-US"/>
        </w:rPr>
        <w:t>nceptual meaning</w:t>
      </w:r>
      <w:r w:rsidRPr="008E510D">
        <w:rPr>
          <w:lang w:val="en-US"/>
        </w:rPr>
        <w:t xml:space="preserve">. The definitions used in the conceptual model described in this standard may be understood as a conceptual refining of the definitions given in the WMO/UNESCO Glossary of Hydrology. </w:t>
      </w:r>
    </w:p>
    <w:p w14:paraId="7EF713A2" w14:textId="73309B48" w:rsidR="00800D2D" w:rsidRPr="008E510D" w:rsidRDefault="008137B6" w:rsidP="00450C77">
      <w:pPr>
        <w:pStyle w:val="StandardWeb"/>
        <w:jc w:val="both"/>
        <w:rPr>
          <w:lang w:val="en-US"/>
        </w:rPr>
      </w:pPr>
      <w:r>
        <w:rPr>
          <w:lang w:val="en-US"/>
        </w:rPr>
        <w:t>Though basically rooted in the</w:t>
      </w:r>
      <w:r w:rsidR="00800D2D" w:rsidRPr="008E510D">
        <w:rPr>
          <w:lang w:val="en-US"/>
        </w:rPr>
        <w:t xml:space="preserve"> definitions given in the WMO</w:t>
      </w:r>
      <w:r w:rsidR="003602D6">
        <w:rPr>
          <w:lang w:val="en-US"/>
        </w:rPr>
        <w:t>/UNESCO</w:t>
      </w:r>
      <w:r w:rsidR="00800D2D" w:rsidRPr="008E510D">
        <w:rPr>
          <w:lang w:val="en-US"/>
        </w:rPr>
        <w:t xml:space="preserve"> Glossary of Hydrology, for the purpose of testing the applicability of the conceptual model in the context of surface water hydrology</w:t>
      </w:r>
      <w:r>
        <w:rPr>
          <w:lang w:val="en-US"/>
        </w:rPr>
        <w:t>,</w:t>
      </w:r>
      <w:r w:rsidR="00800D2D" w:rsidRPr="008E510D">
        <w:rPr>
          <w:lang w:val="en-US"/>
        </w:rPr>
        <w:t xml:space="preserve"> the definitions applied to hydrologic features defined in this standard refer to surface water. </w:t>
      </w:r>
    </w:p>
    <w:p w14:paraId="67B91DA4" w14:textId="3F72F54D" w:rsidR="00800D2D" w:rsidRPr="008E510D" w:rsidRDefault="00800D2D" w:rsidP="00450C77">
      <w:pPr>
        <w:pStyle w:val="StandardWeb"/>
        <w:jc w:val="both"/>
        <w:rPr>
          <w:lang w:val="en-US"/>
        </w:rPr>
      </w:pPr>
      <w:r w:rsidRPr="008E510D">
        <w:rPr>
          <w:lang w:val="en-US"/>
        </w:rPr>
        <w:t xml:space="preserve">Some requirements classes defined in this standard refer to the Scoped Name concept of </w:t>
      </w:r>
      <w:r w:rsidR="001E2095">
        <w:rPr>
          <w:lang w:val="en-US"/>
        </w:rPr>
        <w:t xml:space="preserve">ISO 19103: </w:t>
      </w:r>
      <w:r w:rsidR="003F0677">
        <w:rPr>
          <w:lang w:val="en-US"/>
        </w:rPr>
        <w:t>Conceptual Schema</w:t>
      </w:r>
      <w:r w:rsidRPr="008E510D">
        <w:rPr>
          <w:lang w:val="en-US"/>
        </w:rPr>
        <w:t xml:space="preserve">. Intended to form a basis for information and data sharing in the community of the WMO member countries, the </w:t>
      </w:r>
      <w:r w:rsidRPr="008E510D">
        <w:rPr>
          <w:rStyle w:val="Hervorhebung"/>
          <w:lang w:val="en-US"/>
        </w:rPr>
        <w:t>Scoped Name</w:t>
      </w:r>
      <w:r w:rsidRPr="008E510D">
        <w:rPr>
          <w:lang w:val="en-US"/>
        </w:rPr>
        <w:t xml:space="preserve"> should reflect a name endorsed by the WMO.</w:t>
      </w:r>
    </w:p>
    <w:p w14:paraId="43B31D15" w14:textId="325ED3D9" w:rsidR="00800D2D" w:rsidRPr="008E510D" w:rsidRDefault="00800D2D" w:rsidP="00EE3161">
      <w:pPr>
        <w:pStyle w:val="berschrift2"/>
      </w:pPr>
      <w:bookmarkStart w:id="68" w:name="_Toc458775727"/>
      <w:bookmarkStart w:id="69" w:name="_Toc463963456"/>
      <w:r w:rsidRPr="008E510D">
        <w:t>Naming convention</w:t>
      </w:r>
      <w:bookmarkEnd w:id="68"/>
      <w:bookmarkEnd w:id="69"/>
    </w:p>
    <w:p w14:paraId="64823612" w14:textId="5ED962CD" w:rsidR="00F22CC8" w:rsidRPr="00F22CC8" w:rsidRDefault="00800D2D" w:rsidP="00F22CC8">
      <w:pPr>
        <w:pStyle w:val="StandardWeb"/>
        <w:jc w:val="both"/>
        <w:rPr>
          <w:lang w:val="en-US"/>
        </w:rPr>
      </w:pPr>
      <w:r w:rsidRPr="008E510D">
        <w:rPr>
          <w:lang w:val="en-US"/>
        </w:rPr>
        <w:t xml:space="preserve">The </w:t>
      </w:r>
      <w:r w:rsidRPr="008E510D">
        <w:rPr>
          <w:rStyle w:val="Hervorhebung"/>
          <w:lang w:val="en-US"/>
        </w:rPr>
        <w:t>HY</w:t>
      </w:r>
      <w:r w:rsidRPr="008E510D">
        <w:rPr>
          <w:lang w:val="en-US"/>
        </w:rPr>
        <w:t xml:space="preserve">-prefix used in the UML model follows the ISO naming conventions for UML elements. There is no explicit requirement to use this name in an implementation for the same semantic elements, but it is required to provide an explicit mapping between terminology used and HY_Features to unambiguously indicate hydrologic feature </w:t>
      </w:r>
      <w:r w:rsidRPr="008E510D">
        <w:rPr>
          <w:lang w:val="en-US"/>
        </w:rPr>
        <w:lastRenderedPageBreak/>
        <w:t xml:space="preserve">concepts to support unambiguous interpretation in cross-domain applications. While there is not a recognized standard method for recording mappings between abstract element names and implementations; it is expected that </w:t>
      </w:r>
      <w:r w:rsidR="003602D6">
        <w:rPr>
          <w:lang w:val="en-US"/>
        </w:rPr>
        <w:t xml:space="preserve">semantic and </w:t>
      </w:r>
      <w:r w:rsidRPr="008E510D">
        <w:rPr>
          <w:lang w:val="en-US"/>
        </w:rPr>
        <w:t>system interoperability will be facilitated by making such mappings available as part of a dataset's documentation.</w:t>
      </w:r>
      <w:r w:rsidR="00F22CC8">
        <w:rPr>
          <w:lang w:val="en-US"/>
        </w:rPr>
        <w:t xml:space="preserve"> </w:t>
      </w:r>
    </w:p>
    <w:p w14:paraId="13E711C2" w14:textId="40D3BF4A" w:rsidR="00852DE1" w:rsidRPr="008E510D" w:rsidRDefault="00852DE1" w:rsidP="00852DE1">
      <w:pPr>
        <w:pStyle w:val="berschrift1"/>
      </w:pPr>
      <w:bookmarkStart w:id="70" w:name="_Toc458775728"/>
      <w:bookmarkStart w:id="71" w:name="_Toc463963457"/>
      <w:r w:rsidRPr="008E510D">
        <w:t>Clauses not Containing Normative Material</w:t>
      </w:r>
      <w:bookmarkEnd w:id="70"/>
      <w:bookmarkEnd w:id="71"/>
    </w:p>
    <w:p w14:paraId="22A0E95D" w14:textId="6EF883DB" w:rsidR="00852DE1" w:rsidRPr="008E510D" w:rsidRDefault="00852DE1" w:rsidP="00852DE1">
      <w:pPr>
        <w:pStyle w:val="berschrift2"/>
      </w:pPr>
      <w:bookmarkStart w:id="72" w:name="_Toc458775729"/>
      <w:bookmarkStart w:id="73" w:name="_Toc463963458"/>
      <w:r w:rsidRPr="008E510D">
        <w:t>The abstract idea of the hydrology phenomenon</w:t>
      </w:r>
      <w:bookmarkEnd w:id="72"/>
      <w:bookmarkEnd w:id="73"/>
    </w:p>
    <w:p w14:paraId="12255CDF" w14:textId="77777777" w:rsidR="00852DE1" w:rsidRPr="008E510D" w:rsidRDefault="00852DE1" w:rsidP="00450C77">
      <w:pPr>
        <w:pStyle w:val="StandardWeb"/>
        <w:jc w:val="both"/>
        <w:rPr>
          <w:lang w:val="en-US"/>
        </w:rPr>
      </w:pPr>
      <w:r w:rsidRPr="008E510D">
        <w:rPr>
          <w:lang w:val="en-US"/>
        </w:rPr>
        <w:t>Processes that continuously deplete and replenish water resources cause or result in a wide range of phenomena that are the subject of monitoring, modeling and reporting in hydrology and related sciences. These distinctly named or otherwise uniquely identified real-world hydrologic phenomena are conceptualized and referred to as hydrologic features in this standard. This standard applies to data and data products that represent these hydrologically defined features.</w:t>
      </w:r>
    </w:p>
    <w:p w14:paraId="3689CEA9" w14:textId="77777777" w:rsidR="009E1AE7" w:rsidRPr="008E510D" w:rsidRDefault="00834985" w:rsidP="009E1AE7">
      <w:pPr>
        <w:keepNext/>
      </w:pPr>
      <w:r w:rsidRPr="008E510D">
        <w:rPr>
          <w:noProof/>
        </w:rPr>
        <w:drawing>
          <wp:inline distT="0" distB="0" distL="0" distR="0" wp14:anchorId="21A5B5FD" wp14:editId="6D437DB4">
            <wp:extent cx="5423535" cy="3712845"/>
            <wp:effectExtent l="0" t="0" r="5715" b="1905"/>
            <wp:docPr id="1" name="Grafik 1" descr="Water_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_cyc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3535" cy="3712845"/>
                    </a:xfrm>
                    <a:prstGeom prst="rect">
                      <a:avLst/>
                    </a:prstGeom>
                    <a:noFill/>
                  </pic:spPr>
                </pic:pic>
              </a:graphicData>
            </a:graphic>
          </wp:inline>
        </w:drawing>
      </w:r>
    </w:p>
    <w:p w14:paraId="40369976" w14:textId="7D27EC73" w:rsidR="00574CED" w:rsidRPr="008E510D" w:rsidRDefault="009E1AE7" w:rsidP="006D2CB5">
      <w:pPr>
        <w:pStyle w:val="OGCFigure"/>
      </w:pPr>
      <w:bookmarkStart w:id="74" w:name="_Ref458763686"/>
      <w:bookmarkStart w:id="75" w:name="_Toc463963515"/>
      <w:r w:rsidRPr="008E510D">
        <w:t xml:space="preserve">Figure </w:t>
      </w:r>
      <w:fldSimple w:instr=" SEQ Figure \* ARABIC ">
        <w:r w:rsidR="00DA7491">
          <w:rPr>
            <w:noProof/>
          </w:rPr>
          <w:t>2</w:t>
        </w:r>
      </w:fldSimple>
      <w:bookmarkEnd w:id="74"/>
      <w:r w:rsidRPr="008E510D">
        <w:t>: Processes of the Hydrologic Cycle</w:t>
      </w:r>
      <w:bookmarkEnd w:id="75"/>
    </w:p>
    <w:p w14:paraId="5E9396B8" w14:textId="6E887C78" w:rsidR="00852DE1" w:rsidRPr="008E510D" w:rsidRDefault="00852DE1" w:rsidP="00450C77">
      <w:pPr>
        <w:pStyle w:val="StandardWeb"/>
        <w:jc w:val="both"/>
        <w:rPr>
          <w:lang w:val="en-US"/>
        </w:rPr>
      </w:pPr>
      <w:r w:rsidRPr="008E510D">
        <w:rPr>
          <w:lang w:val="en-US"/>
        </w:rPr>
        <w:t>Water is moving from the atmosphere to the Earth and back to the atmosphere due to the processes forming the Water Cycle (</w:t>
      </w:r>
      <w:r w:rsidR="008B0259" w:rsidRPr="008E510D">
        <w:rPr>
          <w:rStyle w:val="Hervorhebung"/>
          <w:lang w:val="en-US"/>
        </w:rPr>
        <w:fldChar w:fldCharType="begin"/>
      </w:r>
      <w:r w:rsidR="008B0259" w:rsidRPr="008E510D">
        <w:rPr>
          <w:lang w:val="en-US"/>
        </w:rPr>
        <w:instrText xml:space="preserve"> REF _Ref458763686 \h </w:instrText>
      </w:r>
      <w:r w:rsidR="00450C77">
        <w:rPr>
          <w:rStyle w:val="Hervorhebung"/>
          <w:lang w:val="en-US"/>
        </w:rPr>
        <w:instrText xml:space="preserve"> \* MERGEFORMAT </w:instrText>
      </w:r>
      <w:r w:rsidR="008B0259" w:rsidRPr="008E510D">
        <w:rPr>
          <w:rStyle w:val="Hervorhebung"/>
          <w:lang w:val="en-US"/>
        </w:rPr>
      </w:r>
      <w:r w:rsidR="008B0259" w:rsidRPr="008E510D">
        <w:rPr>
          <w:rStyle w:val="Hervorhebung"/>
          <w:lang w:val="en-US"/>
        </w:rPr>
        <w:fldChar w:fldCharType="separate"/>
      </w:r>
      <w:ins w:id="76" w:author="GRDC/ID" w:date="2016-09-28T10:30:00Z">
        <w:r w:rsidR="00091F5D" w:rsidRPr="00091F5D">
          <w:rPr>
            <w:lang w:val="en-US"/>
            <w:rPrChange w:id="77" w:author="GRDC/ID" w:date="2016-09-28T10:30:00Z">
              <w:rPr/>
            </w:rPrChange>
          </w:rPr>
          <w:t xml:space="preserve">Figure </w:t>
        </w:r>
        <w:r w:rsidR="00091F5D" w:rsidRPr="00091F5D">
          <w:rPr>
            <w:noProof/>
            <w:lang w:val="en-US"/>
            <w:rPrChange w:id="78" w:author="GRDC/ID" w:date="2016-09-28T10:30:00Z">
              <w:rPr>
                <w:noProof/>
              </w:rPr>
            </w:rPrChange>
          </w:rPr>
          <w:t>2</w:t>
        </w:r>
      </w:ins>
      <w:del w:id="79" w:author="GRDC/ID" w:date="2016-09-27T10:24:00Z">
        <w:r w:rsidR="009C635D" w:rsidRPr="003F0677" w:rsidDel="001708E4">
          <w:rPr>
            <w:lang w:val="en-US"/>
          </w:rPr>
          <w:delText xml:space="preserve">Figure </w:delText>
        </w:r>
        <w:r w:rsidR="009C635D" w:rsidRPr="003F0677" w:rsidDel="001708E4">
          <w:rPr>
            <w:noProof/>
            <w:lang w:val="en-US"/>
          </w:rPr>
          <w:delText>2</w:delText>
        </w:r>
      </w:del>
      <w:r w:rsidR="008B0259" w:rsidRPr="008E510D">
        <w:rPr>
          <w:rStyle w:val="Hervorhebung"/>
          <w:lang w:val="en-US"/>
        </w:rPr>
        <w:fldChar w:fldCharType="end"/>
      </w:r>
      <w:r w:rsidRPr="008E510D">
        <w:rPr>
          <w:lang w:val="en-US"/>
        </w:rPr>
        <w:t xml:space="preserve">). Water from precipitation reaching the land surface is accumulated in water bodies occupying empty space on the land surface or in water bearing formations of soil and rock. Excess water overflows these formations and is driven downhill by gravity. Water flowing over soil or rock causes </w:t>
      </w:r>
      <w:r w:rsidRPr="008E510D">
        <w:rPr>
          <w:lang w:val="en-US"/>
        </w:rPr>
        <w:lastRenderedPageBreak/>
        <w:t>erosion to occur. This erosion tends to concentrate flowing water into water bodies that flow downhill using a connecting system of channels intersecting other water bodies along their way to a common outlet, conceptualized as a potentially complex outfall feature.</w:t>
      </w:r>
    </w:p>
    <w:p w14:paraId="5F09E702" w14:textId="174AC351" w:rsidR="00852DE1" w:rsidRPr="008E510D" w:rsidRDefault="00852DE1" w:rsidP="00450C77">
      <w:pPr>
        <w:pStyle w:val="StandardWeb"/>
        <w:jc w:val="both"/>
        <w:rPr>
          <w:lang w:val="en-US"/>
        </w:rPr>
      </w:pPr>
      <w:r w:rsidRPr="008E510D">
        <w:rPr>
          <w:lang w:val="en-US"/>
        </w:rPr>
        <w:t xml:space="preserve">Looking back upstream from the outfall, the corresponding catchment feature can be described as a main linear flowpath feature, an </w:t>
      </w:r>
      <w:proofErr w:type="spellStart"/>
      <w:r w:rsidRPr="008E510D">
        <w:rPr>
          <w:lang w:val="en-US"/>
        </w:rPr>
        <w:t>areal</w:t>
      </w:r>
      <w:proofErr w:type="spellEnd"/>
      <w:r w:rsidRPr="008E510D">
        <w:rPr>
          <w:lang w:val="en-US"/>
        </w:rPr>
        <w:t xml:space="preserve"> feature, a boundary feature that encompasses the drained area, a network of water body features, a network of channel features, or a network of hydrometric station features, all representing the catchment. The concepts and terminology used in the preceding sentences form the conceptual and semantic basis for this standard.</w:t>
      </w:r>
    </w:p>
    <w:p w14:paraId="19F03396" w14:textId="56C79055" w:rsidR="00852DE1" w:rsidRPr="008E510D" w:rsidRDefault="00852DE1" w:rsidP="00450C77">
      <w:pPr>
        <w:pStyle w:val="StandardWeb"/>
        <w:jc w:val="both"/>
        <w:rPr>
          <w:lang w:val="en-US"/>
        </w:rPr>
      </w:pPr>
      <w:r w:rsidRPr="008E510D">
        <w:rPr>
          <w:lang w:val="en-US"/>
        </w:rPr>
        <w:t xml:space="preserve">As described above, the most general abstraction of the hydrology phenomenon is the catchment. A catchment is a recognized unit of study where hydrologic processes form physiographic features that are realized in various data products. In this specification, the term realization is used to imply that a catchment is recognized and identified for the purpose of referencing it by name or within a </w:t>
      </w:r>
      <w:r w:rsidR="00885D6E">
        <w:rPr>
          <w:lang w:val="en-US"/>
        </w:rPr>
        <w:t>network of</w:t>
      </w:r>
      <w:r w:rsidRPr="008E510D">
        <w:rPr>
          <w:lang w:val="en-US"/>
        </w:rPr>
        <w:t xml:space="preserve"> catchments. The term representation is used where geometry is used to represent a catchment's physical features. Using these definitions, we can say that a catchment is an unrealized conceptual feature that can be realized by features for use in topological networks and features with explicit geometry.</w:t>
      </w:r>
    </w:p>
    <w:p w14:paraId="1FCC0703" w14:textId="77777777" w:rsidR="003C4D82" w:rsidRPr="008E510D" w:rsidRDefault="003C4D82" w:rsidP="003C4D82">
      <w:pPr>
        <w:pStyle w:val="StandardWeb"/>
        <w:jc w:val="both"/>
        <w:rPr>
          <w:lang w:val="en-US"/>
        </w:rPr>
      </w:pPr>
      <w:r w:rsidRPr="008E510D">
        <w:rPr>
          <w:lang w:val="en-US"/>
        </w:rPr>
        <w:t xml:space="preserve">Depending on application and </w:t>
      </w:r>
      <w:r>
        <w:rPr>
          <w:lang w:val="en-US"/>
        </w:rPr>
        <w:t xml:space="preserve">(spatial) </w:t>
      </w:r>
      <w:r w:rsidRPr="008E510D">
        <w:rPr>
          <w:lang w:val="en-US"/>
        </w:rPr>
        <w:t>scale, the same catchment may be realized in many different ways. The following describe different examples where this multiple realization concept is important:</w:t>
      </w:r>
    </w:p>
    <w:p w14:paraId="7135D23B" w14:textId="77777777" w:rsidR="003C4D82" w:rsidRPr="008E510D" w:rsidRDefault="003C4D82" w:rsidP="003C4D82">
      <w:pPr>
        <w:numPr>
          <w:ilvl w:val="0"/>
          <w:numId w:val="24"/>
        </w:numPr>
        <w:spacing w:before="100" w:beforeAutospacing="1" w:after="100" w:afterAutospacing="1"/>
        <w:jc w:val="both"/>
      </w:pPr>
      <w:r w:rsidRPr="008E510D">
        <w:t>The most typical example is that scaling a map-visualization up or down leads to multiple more or less detailed representations of the same realized hydrologic feature.</w:t>
      </w:r>
    </w:p>
    <w:p w14:paraId="38CF20F6" w14:textId="77777777" w:rsidR="003C4D82" w:rsidRPr="008E510D" w:rsidRDefault="003C4D82" w:rsidP="003C4D82">
      <w:pPr>
        <w:numPr>
          <w:ilvl w:val="0"/>
          <w:numId w:val="24"/>
        </w:numPr>
        <w:spacing w:before="100" w:beforeAutospacing="1" w:after="100" w:afterAutospacing="1"/>
        <w:jc w:val="both"/>
      </w:pPr>
      <w:r w:rsidRPr="008E510D">
        <w:t>Analyses and reports from various disciplines reference differing spatial representations of the same conceptual catchment.</w:t>
      </w:r>
    </w:p>
    <w:p w14:paraId="7D305D0C" w14:textId="4EAF3DB1" w:rsidR="003C4D82" w:rsidRPr="008E510D" w:rsidRDefault="003C4D82" w:rsidP="003C4D82">
      <w:pPr>
        <w:numPr>
          <w:ilvl w:val="0"/>
          <w:numId w:val="24"/>
        </w:numPr>
        <w:spacing w:before="100" w:beforeAutospacing="1" w:after="100" w:afterAutospacing="1"/>
        <w:jc w:val="both"/>
      </w:pPr>
      <w:r w:rsidRPr="008E510D">
        <w:t>Some applications require cartographic (visual) representations while others are focused on topological (network connectivity) realizations only</w:t>
      </w:r>
      <w:r>
        <w:t>.</w:t>
      </w:r>
      <w:r w:rsidRPr="008E510D">
        <w:t xml:space="preserve"> </w:t>
      </w:r>
    </w:p>
    <w:p w14:paraId="436E93D7" w14:textId="77777777" w:rsidR="003C4D82" w:rsidRPr="008E510D" w:rsidRDefault="003C4D82" w:rsidP="003C4D82">
      <w:pPr>
        <w:numPr>
          <w:ilvl w:val="0"/>
          <w:numId w:val="24"/>
        </w:numPr>
        <w:spacing w:before="100" w:beforeAutospacing="1" w:after="100" w:afterAutospacing="1"/>
        <w:jc w:val="both"/>
      </w:pPr>
      <w:r w:rsidRPr="008E510D">
        <w:t>A catchment may be represented geometrically by streamlines, drainage area or the bounding polygon, or realized topologically as a face, edge, and/or nodes.</w:t>
      </w:r>
    </w:p>
    <w:p w14:paraId="71DF54FB" w14:textId="463D0C27" w:rsidR="003C4D82" w:rsidRPr="008E510D" w:rsidRDefault="003C4D82" w:rsidP="00450C77">
      <w:pPr>
        <w:pStyle w:val="StandardWeb"/>
        <w:jc w:val="both"/>
        <w:rPr>
          <w:lang w:val="en-US"/>
        </w:rPr>
      </w:pPr>
      <w:r w:rsidRPr="008E510D">
        <w:rPr>
          <w:lang w:val="en-US"/>
        </w:rPr>
        <w:t>Catchments can be realized as geographic streams and outfalls, simplified geographic stream representations, schematics of streams and outfalls, an aggregate of catchments, simplified representations of catchment aggregates, or schematics showing how catchments relate</w:t>
      </w:r>
      <w:r>
        <w:rPr>
          <w:lang w:val="en-US"/>
        </w:rPr>
        <w:t xml:space="preserve"> (</w:t>
      </w:r>
      <w:r>
        <w:rPr>
          <w:lang w:val="en-US"/>
        </w:rPr>
        <w:fldChar w:fldCharType="begin"/>
      </w:r>
      <w:r>
        <w:rPr>
          <w:lang w:val="en-US"/>
        </w:rPr>
        <w:instrText xml:space="preserve"> REF _Ref459032822 \h </w:instrText>
      </w:r>
      <w:r>
        <w:rPr>
          <w:lang w:val="en-US"/>
        </w:rPr>
      </w:r>
      <w:r>
        <w:rPr>
          <w:lang w:val="en-US"/>
        </w:rPr>
        <w:fldChar w:fldCharType="separate"/>
      </w:r>
      <w:r w:rsidRPr="008E510D">
        <w:t xml:space="preserve">Figure </w:t>
      </w:r>
      <w:r>
        <w:rPr>
          <w:noProof/>
        </w:rPr>
        <w:t>3</w:t>
      </w:r>
      <w:r>
        <w:rPr>
          <w:lang w:val="en-US"/>
        </w:rPr>
        <w:fldChar w:fldCharType="end"/>
      </w:r>
      <w:r>
        <w:rPr>
          <w:lang w:val="en-US"/>
        </w:rPr>
        <w:t>)</w:t>
      </w:r>
      <w:r w:rsidRPr="008E510D">
        <w:rPr>
          <w:lang w:val="en-US"/>
        </w:rPr>
        <w:t>.</w:t>
      </w:r>
    </w:p>
    <w:p w14:paraId="208BAE22" w14:textId="77777777" w:rsidR="009E1AE7" w:rsidRPr="008E510D" w:rsidRDefault="00A627CB" w:rsidP="00491555">
      <w:pPr>
        <w:pStyle w:val="OGCFigure"/>
      </w:pPr>
      <w:r w:rsidRPr="008E510D">
        <w:rPr>
          <w:noProof/>
        </w:rPr>
        <w:lastRenderedPageBreak/>
        <w:drawing>
          <wp:inline distT="0" distB="0" distL="0" distR="0" wp14:anchorId="35EA207C" wp14:editId="1377F911">
            <wp:extent cx="5171089" cy="5684661"/>
            <wp:effectExtent l="0" t="0" r="0" b="0"/>
            <wp:docPr id="4" name="Bild 5" descr="https://raw.githubusercontent.com/opengeospatial/HY_Features/master/figs/topoGeo.png?token=AQBAr1ja9YMs8sANGtyDG_VCNjNtRku_ks5Xtsn5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opengeospatial/HY_Features/master/figs/topoGeo.png?token=AQBAr1ja9YMs8sANGtyDG_VCNjNtRku_ks5Xtsn5wA%3D%3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1089" cy="5684661"/>
                    </a:xfrm>
                    <a:prstGeom prst="rect">
                      <a:avLst/>
                    </a:prstGeom>
                    <a:noFill/>
                    <a:ln>
                      <a:noFill/>
                    </a:ln>
                  </pic:spPr>
                </pic:pic>
              </a:graphicData>
            </a:graphic>
          </wp:inline>
        </w:drawing>
      </w:r>
    </w:p>
    <w:p w14:paraId="29A4080C" w14:textId="38C3760E" w:rsidR="009E1AE7" w:rsidRDefault="009E1AE7" w:rsidP="0099183F">
      <w:pPr>
        <w:pStyle w:val="OGCFigure"/>
      </w:pPr>
      <w:bookmarkStart w:id="80" w:name="_Ref459032822"/>
      <w:bookmarkStart w:id="81" w:name="_Ref458763643"/>
      <w:bookmarkStart w:id="82" w:name="_Toc463963516"/>
      <w:r w:rsidRPr="008E510D">
        <w:t xml:space="preserve">Figure </w:t>
      </w:r>
      <w:fldSimple w:instr=" SEQ Figure \* ARABIC ">
        <w:r w:rsidR="00DA7491">
          <w:rPr>
            <w:noProof/>
          </w:rPr>
          <w:t>3</w:t>
        </w:r>
      </w:fldSimple>
      <w:bookmarkEnd w:id="80"/>
      <w:r w:rsidRPr="008E510D">
        <w:t>: Illustration of multiple representations of a catchment</w:t>
      </w:r>
      <w:bookmarkEnd w:id="81"/>
      <w:bookmarkEnd w:id="82"/>
    </w:p>
    <w:p w14:paraId="665709E9" w14:textId="000BB51D" w:rsidR="003C4D82" w:rsidRDefault="003C4D82" w:rsidP="003C4D82">
      <w:pPr>
        <w:pStyle w:val="StandardWeb"/>
        <w:jc w:val="both"/>
        <w:rPr>
          <w:lang w:val="en-US"/>
        </w:rPr>
      </w:pPr>
      <w:r w:rsidRPr="008E510D">
        <w:rPr>
          <w:lang w:val="en-US"/>
        </w:rPr>
        <w:t xml:space="preserve">The concept of catchment used in this standard is that it is described physically </w:t>
      </w:r>
      <w:r>
        <w:rPr>
          <w:lang w:val="en-US"/>
        </w:rPr>
        <w:t xml:space="preserve">as illustrated </w:t>
      </w:r>
      <w:r w:rsidRPr="008E510D">
        <w:rPr>
          <w:lang w:val="en-US"/>
        </w:rPr>
        <w:t>above. It can also be described as the recognized unit of water resources assessment and management across administrative jurisdictions. In multi-stakeholder collaboration and cross-domain research projects, the catchment is recognized as a shared monitoring and reporting unit</w:t>
      </w:r>
      <w:r>
        <w:rPr>
          <w:lang w:val="en-US"/>
        </w:rPr>
        <w:t>,</w:t>
      </w:r>
      <w:r w:rsidRPr="008E510D">
        <w:rPr>
          <w:lang w:val="en-US"/>
        </w:rPr>
        <w:t xml:space="preserve"> in that monitoring stations are usually on a river in a recognized catchment, attributes of the catchment may be in reference to its geometry, and its inflow and outflow are network locations connecting it to other catchments in a topology. Examples of catchments include "Hydrologic Unit Code" (HUC) catchments defined by the U.S. Geological Survey for research and regulatory data systems to use as a reference </w:t>
      </w:r>
      <w:r>
        <w:rPr>
          <w:lang w:val="en-US"/>
        </w:rPr>
        <w:t>[7]</w:t>
      </w:r>
      <w:r w:rsidRPr="008E510D">
        <w:rPr>
          <w:lang w:val="en-US"/>
        </w:rPr>
        <w:t xml:space="preserve"> and "River Basin Districts" of the European Water Framework Directive </w:t>
      </w:r>
      <w:r>
        <w:rPr>
          <w:lang w:val="en-US"/>
        </w:rPr>
        <w:t>[1].</w:t>
      </w:r>
    </w:p>
    <w:p w14:paraId="5959D541" w14:textId="77777777" w:rsidR="003C4D82" w:rsidRPr="008E510D" w:rsidRDefault="003C4D82" w:rsidP="003C4D82">
      <w:pPr>
        <w:pStyle w:val="OGCFigure"/>
        <w:jc w:val="left"/>
      </w:pPr>
    </w:p>
    <w:p w14:paraId="483CB5AC" w14:textId="7653D0F7" w:rsidR="009E1AE7" w:rsidRPr="008E510D" w:rsidRDefault="009E1AE7" w:rsidP="009E1AE7">
      <w:pPr>
        <w:pStyle w:val="berschrift2"/>
      </w:pPr>
      <w:bookmarkStart w:id="83" w:name="_Toc458775730"/>
      <w:bookmarkStart w:id="84" w:name="_Toc463963459"/>
      <w:r w:rsidRPr="008E510D">
        <w:t xml:space="preserve">Catchment and </w:t>
      </w:r>
      <w:r w:rsidR="003C4D82">
        <w:t xml:space="preserve">multiple </w:t>
      </w:r>
      <w:r w:rsidRPr="008E510D">
        <w:t>realizations of the catchment concept</w:t>
      </w:r>
      <w:bookmarkEnd w:id="83"/>
      <w:bookmarkEnd w:id="84"/>
    </w:p>
    <w:p w14:paraId="5C125DA7" w14:textId="3AD8021F" w:rsidR="009E1AE7" w:rsidRDefault="009E1AE7" w:rsidP="005858EB">
      <w:pPr>
        <w:pStyle w:val="StandardWeb"/>
        <w:jc w:val="both"/>
        <w:rPr>
          <w:lang w:val="en-US"/>
        </w:rPr>
      </w:pPr>
      <w:r w:rsidRPr="008E510D">
        <w:rPr>
          <w:lang w:val="en-US"/>
        </w:rPr>
        <w:t xml:space="preserve">The core concept of the HY_Features model is that a study of the Hydrology phenomenon will reference common conceptual entities of the real world such as catchment, water body, channel, or stream gaging site, through the use of features according to a specific model (as per ISO 19109 General Feature Model). Depending on the field of study or application, complex hydrology phenomenon features may be realized in many ways. </w:t>
      </w:r>
      <w:r w:rsidR="00C20785">
        <w:rPr>
          <w:lang w:val="en-US"/>
        </w:rPr>
        <w:t>Recognizing the catchment as the holistic unit of study leads to t</w:t>
      </w:r>
      <w:r w:rsidRPr="008E510D">
        <w:rPr>
          <w:lang w:val="en-US"/>
        </w:rPr>
        <w:t xml:space="preserve">he idea that each study of a catchment may </w:t>
      </w:r>
      <w:r w:rsidR="008A28CA">
        <w:rPr>
          <w:lang w:val="en-US"/>
        </w:rPr>
        <w:t>realize</w:t>
      </w:r>
      <w:r w:rsidRPr="008E510D">
        <w:rPr>
          <w:lang w:val="en-US"/>
        </w:rPr>
        <w:t xml:space="preserve"> it in a particular way</w:t>
      </w:r>
      <w:r w:rsidR="003C4D82">
        <w:rPr>
          <w:lang w:val="en-US"/>
        </w:rPr>
        <w:t>,</w:t>
      </w:r>
      <w:r w:rsidRPr="008E510D">
        <w:rPr>
          <w:lang w:val="en-US"/>
        </w:rPr>
        <w:t xml:space="preserve"> leading to multiple realizations of the same conceptual entity. Depending on the scientific concern, the specific hydrologic feature is understood as one of many potential realizations of the conceptual entity being studied.</w:t>
      </w:r>
      <w:r w:rsidR="00C055D7">
        <w:rPr>
          <w:lang w:val="en-US"/>
        </w:rPr>
        <w:t xml:space="preserve"> </w:t>
      </w:r>
    </w:p>
    <w:p w14:paraId="34FC1977" w14:textId="77777777" w:rsidR="009E1AE7" w:rsidRPr="00C055D7" w:rsidRDefault="009E1AE7" w:rsidP="00C055D7">
      <w:pPr>
        <w:pStyle w:val="OGCFigure"/>
      </w:pPr>
      <w:r w:rsidRPr="00C055D7">
        <w:rPr>
          <w:noProof/>
        </w:rPr>
        <w:drawing>
          <wp:inline distT="0" distB="0" distL="0" distR="0" wp14:anchorId="0275E774" wp14:editId="387E10CE">
            <wp:extent cx="1797269" cy="2787923"/>
            <wp:effectExtent l="0" t="0" r="0" b="0"/>
            <wp:docPr id="24" name="Grafik 24" descr="https://raw.githubusercontent.com/opengeospatial/HY_Features/master/figs/base.png?token=AQBAr8qAQl3YQOXmLy0PfbsWoLMUC5Uvks5XtssK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raw.githubusercontent.com/opengeospatial/HY_Features/master/figs/base.png?token=AQBAr8qAQl3YQOXmLy0PfbsWoLMUC5Uvks5XtssKwA%3D%3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7305" cy="2787978"/>
                    </a:xfrm>
                    <a:prstGeom prst="rect">
                      <a:avLst/>
                    </a:prstGeom>
                    <a:noFill/>
                    <a:ln>
                      <a:noFill/>
                    </a:ln>
                  </pic:spPr>
                </pic:pic>
              </a:graphicData>
            </a:graphic>
          </wp:inline>
        </w:drawing>
      </w:r>
    </w:p>
    <w:p w14:paraId="2D8D07AF" w14:textId="7FA97995" w:rsidR="008B0259" w:rsidRPr="00C055D7" w:rsidRDefault="009E1AE7" w:rsidP="00C055D7">
      <w:pPr>
        <w:pStyle w:val="OGCFigure"/>
      </w:pPr>
      <w:bookmarkStart w:id="85" w:name="_Ref458763854"/>
      <w:bookmarkStart w:id="86" w:name="_Toc463963517"/>
      <w:r w:rsidRPr="00C055D7">
        <w:t xml:space="preserve">Figure </w:t>
      </w:r>
      <w:fldSimple w:instr=" SEQ Figure \* ARABIC ">
        <w:r w:rsidR="00DA7491">
          <w:rPr>
            <w:noProof/>
          </w:rPr>
          <w:t>4</w:t>
        </w:r>
      </w:fldSimple>
      <w:bookmarkEnd w:id="85"/>
      <w:r w:rsidRPr="00C055D7">
        <w:t xml:space="preserve">: </w:t>
      </w:r>
      <w:r w:rsidR="00146D92" w:rsidRPr="00C055D7">
        <w:t>I</w:t>
      </w:r>
      <w:r w:rsidR="008B0259" w:rsidRPr="00C055D7">
        <w:t>dealized catchment.</w:t>
      </w:r>
      <w:r w:rsidR="003106AA" w:rsidRPr="00C055D7">
        <w:t xml:space="preserve"> This </w:t>
      </w:r>
      <w:r w:rsidR="008B0259" w:rsidRPr="00C055D7">
        <w:t>idealized catchment diagram is used to represent the catchment concept with no emphasis on any realization or representation. In the diagrams below, aspects of this diagram are highlighted to emphasize particular concepts of the HY_Features conceptual model.</w:t>
      </w:r>
      <w:bookmarkEnd w:id="86"/>
    </w:p>
    <w:p w14:paraId="603D56E4" w14:textId="134FBF2E" w:rsidR="00A823EB" w:rsidRPr="00E36C2C" w:rsidRDefault="00C055D7" w:rsidP="00C055D7">
      <w:pPr>
        <w:pStyle w:val="StandardWeb"/>
        <w:jc w:val="both"/>
        <w:rPr>
          <w:highlight w:val="yellow"/>
          <w:lang w:val="en-US"/>
        </w:rPr>
      </w:pPr>
      <w:r w:rsidRPr="006B6649">
        <w:rPr>
          <w:highlight w:val="yellow"/>
          <w:lang w:val="en-US"/>
        </w:rPr>
        <w:t xml:space="preserve">The catchment model described in this standard conceptualizes the hydrologic determination of a catchment by its common outlet to which all waters flow by defining an outfall </w:t>
      </w:r>
      <w:r w:rsidRPr="00E36C2C">
        <w:rPr>
          <w:highlight w:val="yellow"/>
          <w:lang w:val="en-US"/>
        </w:rPr>
        <w:t xml:space="preserve">(feature) as the logical outlet of a corresponding catchment (feature). Referencing this </w:t>
      </w:r>
      <w:r w:rsidR="007C1AA4" w:rsidRPr="00E36C2C">
        <w:rPr>
          <w:highlight w:val="yellow"/>
          <w:lang w:val="en-US"/>
        </w:rPr>
        <w:t xml:space="preserve">union </w:t>
      </w:r>
      <w:r w:rsidRPr="00E36C2C">
        <w:rPr>
          <w:highlight w:val="yellow"/>
          <w:lang w:val="en-US"/>
        </w:rPr>
        <w:t xml:space="preserve">of a catchment and outfall, the catchment </w:t>
      </w:r>
      <w:r w:rsidR="00765EA6" w:rsidRPr="00E36C2C">
        <w:rPr>
          <w:highlight w:val="yellow"/>
          <w:lang w:val="en-US"/>
        </w:rPr>
        <w:t xml:space="preserve">can be thought of </w:t>
      </w:r>
      <w:r w:rsidRPr="00E36C2C">
        <w:rPr>
          <w:highlight w:val="yellow"/>
          <w:lang w:val="en-US"/>
        </w:rPr>
        <w:t xml:space="preserve">as </w:t>
      </w:r>
      <w:r w:rsidR="002D1C4A" w:rsidRPr="00E36C2C">
        <w:rPr>
          <w:highlight w:val="yellow"/>
          <w:lang w:val="en-US"/>
        </w:rPr>
        <w:t xml:space="preserve">a </w:t>
      </w:r>
      <w:r w:rsidRPr="00E36C2C">
        <w:rPr>
          <w:highlight w:val="yellow"/>
          <w:lang w:val="en-US"/>
        </w:rPr>
        <w:t xml:space="preserve">logical link between a catchment’s inflow and outflow, </w:t>
      </w:r>
      <w:r w:rsidR="002D1C4A" w:rsidRPr="00E36C2C">
        <w:rPr>
          <w:highlight w:val="yellow"/>
          <w:lang w:val="en-US"/>
        </w:rPr>
        <w:t>whereby these may be joined from diffuse inflow, or spread outflow.</w:t>
      </w:r>
      <w:r w:rsidR="002D1C4A" w:rsidRPr="006B6649">
        <w:rPr>
          <w:highlight w:val="yellow"/>
          <w:lang w:val="en-US"/>
        </w:rPr>
        <w:t xml:space="preserve"> </w:t>
      </w:r>
      <w:r w:rsidR="00A823EB" w:rsidRPr="006B6649">
        <w:rPr>
          <w:highlight w:val="yellow"/>
          <w:lang w:val="en-US"/>
        </w:rPr>
        <w:t xml:space="preserve">Given that this </w:t>
      </w:r>
      <w:r w:rsidR="003641D9" w:rsidRPr="00E36C2C">
        <w:rPr>
          <w:highlight w:val="yellow"/>
          <w:lang w:val="en-US"/>
        </w:rPr>
        <w:t>logical</w:t>
      </w:r>
      <w:r w:rsidR="00A823EB" w:rsidRPr="00E36C2C">
        <w:rPr>
          <w:highlight w:val="yellow"/>
          <w:lang w:val="en-US"/>
        </w:rPr>
        <w:t xml:space="preserve"> link can be </w:t>
      </w:r>
      <w:r w:rsidR="003641D9" w:rsidRPr="00E36C2C">
        <w:rPr>
          <w:highlight w:val="yellow"/>
          <w:lang w:val="en-US"/>
        </w:rPr>
        <w:t>topologically realized</w:t>
      </w:r>
      <w:r w:rsidR="00A823EB" w:rsidRPr="00E36C2C">
        <w:rPr>
          <w:highlight w:val="yellow"/>
          <w:lang w:val="en-US"/>
        </w:rPr>
        <w:t xml:space="preserve">, </w:t>
      </w:r>
      <w:r w:rsidR="003641D9" w:rsidRPr="00E36C2C">
        <w:rPr>
          <w:highlight w:val="yellow"/>
          <w:lang w:val="en-US"/>
        </w:rPr>
        <w:t>a</w:t>
      </w:r>
      <w:r w:rsidR="00A823EB" w:rsidRPr="00E36C2C">
        <w:rPr>
          <w:highlight w:val="yellow"/>
          <w:lang w:val="en-US"/>
        </w:rPr>
        <w:t xml:space="preserve"> </w:t>
      </w:r>
      <w:r w:rsidR="00527BFC" w:rsidRPr="006B6649">
        <w:rPr>
          <w:highlight w:val="yellow"/>
          <w:lang w:val="en-US"/>
        </w:rPr>
        <w:t>catchment topology pattern</w:t>
      </w:r>
      <w:r w:rsidR="00527BFC" w:rsidRPr="006B6649">
        <w:rPr>
          <w:highlight w:val="yellow"/>
        </w:rPr>
        <w:t xml:space="preserve"> </w:t>
      </w:r>
      <w:r w:rsidR="00793409">
        <w:rPr>
          <w:highlight w:val="yellow"/>
          <w:lang w:val="en-US"/>
        </w:rPr>
        <w:t>is</w:t>
      </w:r>
      <w:r w:rsidR="003641D9" w:rsidRPr="006B6649">
        <w:rPr>
          <w:highlight w:val="yellow"/>
          <w:lang w:val="en-US"/>
        </w:rPr>
        <w:t xml:space="preserve"> implied</w:t>
      </w:r>
      <w:r w:rsidR="00527BFC" w:rsidRPr="006B6649">
        <w:rPr>
          <w:highlight w:val="yellow"/>
        </w:rPr>
        <w:t xml:space="preserve"> expressing </w:t>
      </w:r>
      <w:r w:rsidR="00E36C2C">
        <w:rPr>
          <w:highlight w:val="yellow"/>
          <w:lang w:val="en-US"/>
        </w:rPr>
        <w:t>the connectivity of</w:t>
      </w:r>
      <w:r w:rsidR="00E36C2C" w:rsidRPr="006B6649">
        <w:rPr>
          <w:highlight w:val="yellow"/>
          <w:lang w:val="en-US"/>
        </w:rPr>
        <w:t xml:space="preserve"> </w:t>
      </w:r>
      <w:r w:rsidR="00527BFC" w:rsidRPr="006B6649">
        <w:rPr>
          <w:highlight w:val="yellow"/>
          <w:lang w:val="en-US"/>
        </w:rPr>
        <w:t>catchment</w:t>
      </w:r>
      <w:r w:rsidR="004E3B6F">
        <w:rPr>
          <w:highlight w:val="yellow"/>
          <w:lang w:val="en-US"/>
        </w:rPr>
        <w:t>s</w:t>
      </w:r>
      <w:r w:rsidR="00527BFC" w:rsidRPr="006B6649">
        <w:rPr>
          <w:highlight w:val="yellow"/>
          <w:lang w:val="en-US"/>
        </w:rPr>
        <w:t xml:space="preserve"> </w:t>
      </w:r>
      <w:r w:rsidR="00E36C2C">
        <w:rPr>
          <w:highlight w:val="yellow"/>
          <w:lang w:val="en-US"/>
        </w:rPr>
        <w:t>interacting</w:t>
      </w:r>
      <w:r w:rsidR="00E36C2C" w:rsidRPr="006B6649">
        <w:rPr>
          <w:highlight w:val="yellow"/>
          <w:lang w:val="en-US"/>
        </w:rPr>
        <w:t xml:space="preserve"> </w:t>
      </w:r>
      <w:r w:rsidR="00E36C2C">
        <w:rPr>
          <w:highlight w:val="yellow"/>
          <w:lang w:val="en-US"/>
        </w:rPr>
        <w:t xml:space="preserve">at </w:t>
      </w:r>
      <w:r w:rsidR="00527BFC" w:rsidRPr="006B6649">
        <w:rPr>
          <w:highlight w:val="yellow"/>
          <w:lang w:val="en-US"/>
        </w:rPr>
        <w:t>outfalls</w:t>
      </w:r>
      <w:r w:rsidR="004E3B6F">
        <w:rPr>
          <w:highlight w:val="yellow"/>
          <w:lang w:val="en-US"/>
        </w:rPr>
        <w:t xml:space="preserve"> recognized as </w:t>
      </w:r>
      <w:r w:rsidR="00793409">
        <w:rPr>
          <w:highlight w:val="yellow"/>
          <w:lang w:val="en-US"/>
        </w:rPr>
        <w:t xml:space="preserve">their </w:t>
      </w:r>
      <w:r w:rsidR="004E3B6F">
        <w:rPr>
          <w:highlight w:val="yellow"/>
          <w:lang w:val="en-US"/>
        </w:rPr>
        <w:t>topological boundary</w:t>
      </w:r>
      <w:r w:rsidR="00527BFC" w:rsidRPr="006B6649">
        <w:rPr>
          <w:highlight w:val="yellow"/>
          <w:lang w:val="en-US"/>
        </w:rPr>
        <w:t>.</w:t>
      </w:r>
    </w:p>
    <w:p w14:paraId="48ABA42D" w14:textId="6BF2D6F6" w:rsidR="00C055D7" w:rsidRDefault="006B6649" w:rsidP="00C055D7">
      <w:pPr>
        <w:pStyle w:val="StandardWeb"/>
        <w:jc w:val="both"/>
        <w:rPr>
          <w:lang w:val="en-US"/>
        </w:rPr>
      </w:pPr>
      <w:r w:rsidRPr="00E36C2C">
        <w:rPr>
          <w:highlight w:val="yellow"/>
          <w:lang w:val="en-US"/>
        </w:rPr>
        <w:t>All</w:t>
      </w:r>
      <w:r w:rsidR="00C055D7" w:rsidRPr="00E36C2C">
        <w:rPr>
          <w:highlight w:val="yellow"/>
          <w:lang w:val="en-US"/>
        </w:rPr>
        <w:t xml:space="preserve"> hydrologic features which </w:t>
      </w:r>
      <w:r w:rsidR="004E3B6F">
        <w:rPr>
          <w:highlight w:val="yellow"/>
          <w:lang w:val="en-US"/>
        </w:rPr>
        <w:t>realize</w:t>
      </w:r>
      <w:r w:rsidR="004E3B6F" w:rsidRPr="00E36C2C">
        <w:rPr>
          <w:highlight w:val="yellow"/>
          <w:lang w:val="en-US"/>
        </w:rPr>
        <w:t xml:space="preserve"> </w:t>
      </w:r>
      <w:r w:rsidR="004E3B6F">
        <w:rPr>
          <w:highlight w:val="yellow"/>
          <w:lang w:val="en-US"/>
        </w:rPr>
        <w:t xml:space="preserve">a catchment referencing </w:t>
      </w:r>
      <w:r w:rsidRPr="00E36C2C">
        <w:rPr>
          <w:highlight w:val="yellow"/>
          <w:lang w:val="en-US"/>
        </w:rPr>
        <w:t>this catchment topology pattern form a hydrologic complex</w:t>
      </w:r>
      <w:r w:rsidRPr="004E3B6F">
        <w:rPr>
          <w:highlight w:val="yellow"/>
          <w:lang w:val="en-US"/>
        </w:rPr>
        <w:t xml:space="preserve"> comprising </w:t>
      </w:r>
      <w:r w:rsidR="00C055D7" w:rsidRPr="004E3B6F">
        <w:rPr>
          <w:highlight w:val="yellow"/>
          <w:lang w:val="en-US"/>
        </w:rPr>
        <w:t xml:space="preserve">the catchment and outfall features, as well as any feature realizing the logical catchment and its outfall. This includes topological </w:t>
      </w:r>
      <w:r w:rsidR="00C055D7" w:rsidRPr="004E3B6F">
        <w:rPr>
          <w:highlight w:val="yellow"/>
          <w:lang w:val="en-US"/>
        </w:rPr>
        <w:lastRenderedPageBreak/>
        <w:t>realizations such as flowpath and catchment area, as well as hydrologic realizations like water body or channel, or typical networks connecting these</w:t>
      </w:r>
      <w:r w:rsidR="00C055D7" w:rsidRPr="00392C79">
        <w:rPr>
          <w:highlight w:val="yellow"/>
          <w:lang w:val="en-US"/>
        </w:rPr>
        <w:t>.</w:t>
      </w:r>
      <w:r w:rsidR="00C055D7">
        <w:rPr>
          <w:lang w:val="en-US"/>
        </w:rPr>
        <w:t xml:space="preserve"> </w:t>
      </w:r>
    </w:p>
    <w:p w14:paraId="5C437496" w14:textId="77777777" w:rsidR="00C055D7" w:rsidRPr="008E510D" w:rsidRDefault="00C055D7" w:rsidP="00C055D7">
      <w:pPr>
        <w:pStyle w:val="StandardWeb"/>
        <w:jc w:val="both"/>
        <w:rPr>
          <w:lang w:val="en-US"/>
        </w:rPr>
      </w:pPr>
    </w:p>
    <w:p w14:paraId="1C439FBC" w14:textId="2BDF5690" w:rsidR="001330F5" w:rsidRPr="008E510D" w:rsidRDefault="008B0259" w:rsidP="00C055D7">
      <w:pPr>
        <w:pStyle w:val="OGCFigure"/>
      </w:pPr>
      <w:r w:rsidRPr="008E510D">
        <w:rPr>
          <w:noProof/>
        </w:rPr>
        <w:drawing>
          <wp:inline distT="0" distB="0" distL="0" distR="0" wp14:anchorId="343ADE5D" wp14:editId="79C8ED8A">
            <wp:extent cx="1134000" cy="1760400"/>
            <wp:effectExtent l="0" t="0" r="9525" b="0"/>
            <wp:docPr id="25" name="Grafik 25" descr="https://raw.githubusercontent.com/opengeospatial/HY_Features/master/figs/boundary.png?token=AQBAr67tRcYTbq9w6W-6MLCecqnyktURks5Xts6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raw.githubusercontent.com/opengeospatial/HY_Features/master/figs/boundary.png?token=AQBAr67tRcYTbq9w6W-6MLCecqnyktURks5Xts6n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5F4B8242" wp14:editId="2C4DC3D1">
            <wp:extent cx="1134000" cy="1760400"/>
            <wp:effectExtent l="0" t="0" r="9525" b="0"/>
            <wp:docPr id="26" name="Grafik 26" descr="https://raw.githubusercontent.com/opengeospatial/HY_Features/master/figs/area.png?token=AQBAry8nNT6-mIOK9SQqC2Rv5GFGKdxFks5Xts6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raw.githubusercontent.com/opengeospatial/HY_Features/master/figs/area.png?token=AQBAry8nNT6-mIOK9SQqC2Rv5GFGKdxFks5Xts68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0455710" wp14:editId="3E5DE5FE">
            <wp:extent cx="1134000" cy="1760400"/>
            <wp:effectExtent l="0" t="0" r="9525" b="0"/>
            <wp:docPr id="27" name="Grafik 27" descr="https://raw.githubusercontent.com/opengeospatial/HY_Features/master/figs/singleFlowpath.png?token=AQBAr2yp4F3qn3PNaTGtL-LsYvd2T1NXks5Xts7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raw.githubusercontent.com/opengeospatial/HY_Features/master/figs/singleFlowpath.png?token=AQBAr2yp4F3qn3PNaTGtL-LsYvd2T1NXks5Xts7S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DBF43B4" wp14:editId="334D1C8A">
            <wp:extent cx="1134000" cy="1760400"/>
            <wp:effectExtent l="0" t="0" r="9525" b="0"/>
            <wp:docPr id="28" name="Grafik 28" descr="https://raw.githubusercontent.com/opengeospatial/HY_Features/master/figs/catchmentNetwork.png?token=AQBArxNVgFrlx_x8SbR_sYcKdIW--JcSks5Xts7u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raw.githubusercontent.com/opengeospatial/HY_Features/master/figs/catchmentNetwork.png?token=AQBArxNVgFrlx_x8SbR_sYcKdIW--JcSks5Xts7uwA%3D%3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001330F5" w:rsidRPr="008E510D">
        <w:rPr>
          <w:noProof/>
        </w:rPr>
        <w:drawing>
          <wp:inline distT="0" distB="0" distL="0" distR="0" wp14:anchorId="79C3A572" wp14:editId="00DDA8BC">
            <wp:extent cx="1134000" cy="1760400"/>
            <wp:effectExtent l="0" t="0" r="9525" b="0"/>
            <wp:docPr id="29" name="Grafik 29" descr="https://raw.githubusercontent.com/opengeospatial/HY_Features/master/figs/cartographicRealization.png?token=AQBAr0brHMIpRh1eSDOTUtVjQFUV0gGyks5Xts9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raw.githubusercontent.com/opengeospatial/HY_Features/master/figs/cartographicRealization.png?token=AQBAr0brHMIpRh1eSDOTUtVjQFUV0gGyks5Xts98wA%3D%3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001330F5" w:rsidRPr="008E510D">
        <w:rPr>
          <w:noProof/>
        </w:rPr>
        <w:drawing>
          <wp:inline distT="0" distB="0" distL="0" distR="0" wp14:anchorId="4A5480AF" wp14:editId="03134144">
            <wp:extent cx="1134000" cy="1760400"/>
            <wp:effectExtent l="0" t="0" r="9525" b="0"/>
            <wp:docPr id="31" name="Grafik 31" descr="https://raw.githubusercontent.com/opengeospatial/HY_Features/master/figs/straightFlowpaths.png?token=AQBAr-FYLpElJCD92bEn-lkEkgGGqbinks5Xts-a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raw.githubusercontent.com/opengeospatial/HY_Features/master/figs/straightFlowpaths.png?token=AQBAr-FYLpElJCD92bEn-lkEkgGGqbinks5Xts-awA%3D%3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001330F5" w:rsidRPr="008E510D">
        <w:rPr>
          <w:noProof/>
        </w:rPr>
        <w:drawing>
          <wp:inline distT="0" distB="0" distL="0" distR="0" wp14:anchorId="229580E0" wp14:editId="722D71F4">
            <wp:extent cx="1134000" cy="1760400"/>
            <wp:effectExtent l="0" t="0" r="9525" b="0"/>
            <wp:docPr id="32" name="Grafik 32" descr="https://raw.githubusercontent.com/opengeospatial/HY_Features/master/figs/hydrographicNetwork.png?token=AQBAr0OZJSBDjoBlAID3rVpzPKR52J__ks5Xts-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raw.githubusercontent.com/opengeospatial/HY_Features/master/figs/hydrographicNetwork.png?token=AQBAr0OZJSBDjoBlAID3rVpzPKR52J__ks5Xts-7wA%3D%3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001330F5" w:rsidRPr="008E510D">
        <w:rPr>
          <w:noProof/>
        </w:rPr>
        <w:drawing>
          <wp:inline distT="0" distB="0" distL="0" distR="0" wp14:anchorId="382FB18E" wp14:editId="7BA4F930">
            <wp:extent cx="1134000" cy="1760400"/>
            <wp:effectExtent l="0" t="0" r="9525" b="0"/>
            <wp:docPr id="33" name="Grafik 33" descr="https://raw.githubusercontent.com/opengeospatial/HY_Features/master/figs/hydrometricNetwork.png?token=AQBAr_3tf1E9e-VSpQH8MW2MC9luXwpmks5Xts_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raw.githubusercontent.com/opengeospatial/HY_Features/master/figs/hydrometricNetwork.png?token=AQBAr_3tf1E9e-VSpQH8MW2MC9luXwpmks5Xts_PwA%3D%3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p>
    <w:p w14:paraId="625A4024" w14:textId="0FE557D5" w:rsidR="001330F5" w:rsidRPr="008E510D" w:rsidRDefault="001330F5" w:rsidP="00C055D7">
      <w:pPr>
        <w:pStyle w:val="OGCFigure"/>
      </w:pPr>
      <w:bookmarkStart w:id="87" w:name="_Ref458765840"/>
      <w:bookmarkStart w:id="88" w:name="_Toc463963518"/>
      <w:r w:rsidRPr="008E510D">
        <w:t xml:space="preserve">Figure </w:t>
      </w:r>
      <w:fldSimple w:instr=" SEQ Figure \* ARABIC ">
        <w:r w:rsidR="00DA7491">
          <w:rPr>
            <w:noProof/>
          </w:rPr>
          <w:t>5</w:t>
        </w:r>
      </w:fldSimple>
      <w:bookmarkEnd w:id="87"/>
      <w:r w:rsidRPr="008E510D">
        <w:t xml:space="preserve">: Multiple graphical </w:t>
      </w:r>
      <w:r w:rsidR="00056311">
        <w:t>representations</w:t>
      </w:r>
      <w:r w:rsidR="00056311" w:rsidRPr="008E510D">
        <w:t xml:space="preserve"> </w:t>
      </w:r>
      <w:r w:rsidR="006512DB">
        <w:t>of</w:t>
      </w:r>
      <w:r w:rsidRPr="008E510D">
        <w:t xml:space="preserve"> a catchment</w:t>
      </w:r>
      <w:r w:rsidR="009A1D97">
        <w:t xml:space="preserve"> </w:t>
      </w:r>
      <w:r w:rsidR="009A1D97" w:rsidRPr="008D4288">
        <w:t>(from top left to bottom right):</w:t>
      </w:r>
      <w:r w:rsidRPr="008E510D">
        <w:t xml:space="preserve"> a) </w:t>
      </w:r>
      <w:r w:rsidR="00392C79">
        <w:t>c</w:t>
      </w:r>
      <w:r w:rsidRPr="008E510D">
        <w:t xml:space="preserve">atchment boundary, b) </w:t>
      </w:r>
      <w:r w:rsidR="00392C79">
        <w:t>c</w:t>
      </w:r>
      <w:r w:rsidRPr="008E510D">
        <w:t xml:space="preserve">atchment area, </w:t>
      </w:r>
      <w:bookmarkStart w:id="89" w:name="flowpath"/>
      <w:r w:rsidRPr="008E510D">
        <w:t>c</w:t>
      </w:r>
      <w:bookmarkEnd w:id="89"/>
      <w:r w:rsidRPr="008E510D">
        <w:t xml:space="preserve">) flowpath of catchment d) network of sub catchments, e) cartographic view, f) </w:t>
      </w:r>
      <w:r w:rsidR="00392C79" w:rsidRPr="00392C79">
        <w:rPr>
          <w:highlight w:val="yellow"/>
        </w:rPr>
        <w:t>geo-schematic view</w:t>
      </w:r>
      <w:r w:rsidRPr="00392C79">
        <w:rPr>
          <w:highlight w:val="yellow"/>
        </w:rPr>
        <w:t>,</w:t>
      </w:r>
      <w:r w:rsidRPr="008E510D">
        <w:t xml:space="preserve"> g) hydrographic network, h) network of logically connected monitoring stations.</w:t>
      </w:r>
      <w:bookmarkEnd w:id="88"/>
    </w:p>
    <w:p w14:paraId="541F9FD4" w14:textId="502BAF60" w:rsidR="00C055D7" w:rsidRPr="008E510D" w:rsidRDefault="00C055D7" w:rsidP="00C055D7">
      <w:pPr>
        <w:pStyle w:val="StandardWeb"/>
        <w:jc w:val="both"/>
        <w:rPr>
          <w:lang w:val="en-US"/>
        </w:rPr>
      </w:pPr>
      <w:r w:rsidRPr="008E510D">
        <w:rPr>
          <w:lang w:val="en-US"/>
        </w:rPr>
        <w:t xml:space="preserve">Catchment boundary, catchment area, and </w:t>
      </w:r>
      <w:r>
        <w:rPr>
          <w:lang w:val="en-US"/>
        </w:rPr>
        <w:t xml:space="preserve">a </w:t>
      </w:r>
      <w:r w:rsidRPr="008E510D">
        <w:rPr>
          <w:lang w:val="en-US"/>
        </w:rPr>
        <w:t xml:space="preserve">linear flowpath are the most common </w:t>
      </w:r>
      <w:r>
        <w:rPr>
          <w:lang w:val="en-US"/>
        </w:rPr>
        <w:t xml:space="preserve">topological </w:t>
      </w:r>
      <w:r w:rsidRPr="008E510D">
        <w:rPr>
          <w:lang w:val="en-US"/>
        </w:rPr>
        <w:t xml:space="preserve">realizations of a </w:t>
      </w:r>
      <w:r>
        <w:rPr>
          <w:lang w:val="en-US"/>
        </w:rPr>
        <w:t xml:space="preserve">logical </w:t>
      </w:r>
      <w:r w:rsidRPr="008E510D">
        <w:rPr>
          <w:lang w:val="en-US"/>
        </w:rPr>
        <w:t>catchment, and</w:t>
      </w:r>
      <w:r>
        <w:rPr>
          <w:lang w:val="en-US"/>
        </w:rPr>
        <w:t xml:space="preserve"> are</w:t>
      </w:r>
      <w:r w:rsidRPr="008E510D">
        <w:rPr>
          <w:lang w:val="en-US"/>
        </w:rPr>
        <w:t xml:space="preserve"> widely used to create cartographic </w:t>
      </w:r>
      <w:r>
        <w:rPr>
          <w:lang w:val="en-US"/>
        </w:rPr>
        <w:t>representations</w:t>
      </w:r>
      <w:r w:rsidRPr="008E510D">
        <w:rPr>
          <w:lang w:val="en-US"/>
        </w:rPr>
        <w:t xml:space="preserve"> of a catchment. Map</w:t>
      </w:r>
      <w:r>
        <w:rPr>
          <w:lang w:val="en-US"/>
        </w:rPr>
        <w:t xml:space="preserve"> layers that separately visualiz</w:t>
      </w:r>
      <w:r w:rsidRPr="008E510D">
        <w:rPr>
          <w:lang w:val="en-US"/>
        </w:rPr>
        <w:t>e the hydrographic network of water bodies (typically as blue lines for small rivers and blue polygons for larger rivers and lakes) and of channels (typically lines displaying a drainage pattern indicating the path flow may follow), or a network of hydrometric monitoring stations</w:t>
      </w:r>
      <w:r>
        <w:rPr>
          <w:lang w:val="en-US"/>
        </w:rPr>
        <w:t>,</w:t>
      </w:r>
      <w:r w:rsidRPr="008E510D">
        <w:rPr>
          <w:lang w:val="en-US"/>
        </w:rPr>
        <w:t xml:space="preserve"> are usually combined to </w:t>
      </w:r>
      <w:r>
        <w:rPr>
          <w:lang w:val="en-US"/>
        </w:rPr>
        <w:t>represent</w:t>
      </w:r>
      <w:r w:rsidRPr="008E510D">
        <w:rPr>
          <w:lang w:val="en-US"/>
        </w:rPr>
        <w:t xml:space="preserve"> the  catchment as a whole. Such cartographic data products are usually exposed in map services, while the water body or channel features are provided with an appropriate geometry and location usually in features services. To illustrate these ideas, </w:t>
      </w:r>
      <w:r>
        <w:rPr>
          <w:lang w:val="en-US"/>
        </w:rPr>
        <w:fldChar w:fldCharType="begin"/>
      </w:r>
      <w:r>
        <w:rPr>
          <w:lang w:val="en-US"/>
        </w:rPr>
        <w:instrText xml:space="preserve"> REF _Ref458765840 \h </w:instrText>
      </w:r>
      <w:r>
        <w:rPr>
          <w:lang w:val="en-US"/>
        </w:rPr>
      </w:r>
      <w:r>
        <w:rPr>
          <w:lang w:val="en-US"/>
        </w:rPr>
        <w:fldChar w:fldCharType="separate"/>
      </w:r>
      <w:r w:rsidRPr="008E510D">
        <w:t xml:space="preserve">Figure </w:t>
      </w:r>
      <w:r>
        <w:rPr>
          <w:noProof/>
        </w:rPr>
        <w:t>5</w:t>
      </w:r>
      <w:r>
        <w:rPr>
          <w:lang w:val="en-US"/>
        </w:rPr>
        <w:fldChar w:fldCharType="end"/>
      </w:r>
      <w:r>
        <w:rPr>
          <w:lang w:val="en-US"/>
        </w:rPr>
        <w:t xml:space="preserve"> </w:t>
      </w:r>
      <w:r w:rsidRPr="008E510D">
        <w:rPr>
          <w:lang w:val="en-US"/>
        </w:rPr>
        <w:t xml:space="preserve">shows an idealized </w:t>
      </w:r>
      <w:r>
        <w:rPr>
          <w:lang w:val="en-US"/>
        </w:rPr>
        <w:t>catchment</w:t>
      </w:r>
      <w:r w:rsidRPr="008E510D">
        <w:rPr>
          <w:lang w:val="en-US"/>
        </w:rPr>
        <w:t xml:space="preserve"> </w:t>
      </w:r>
      <w:r w:rsidR="00744A67">
        <w:rPr>
          <w:lang w:val="en-US"/>
        </w:rPr>
        <w:t>(</w:t>
      </w:r>
      <w:r w:rsidR="00744A67">
        <w:rPr>
          <w:lang w:val="en-US"/>
        </w:rPr>
        <w:fldChar w:fldCharType="begin"/>
      </w:r>
      <w:r w:rsidR="00744A67">
        <w:rPr>
          <w:lang w:val="en-US"/>
        </w:rPr>
        <w:instrText xml:space="preserve"> REF _Ref458763854 \h </w:instrText>
      </w:r>
      <w:r w:rsidR="00744A67">
        <w:rPr>
          <w:lang w:val="en-US"/>
        </w:rPr>
      </w:r>
      <w:r w:rsidR="00744A67">
        <w:rPr>
          <w:lang w:val="en-US"/>
        </w:rPr>
        <w:fldChar w:fldCharType="separate"/>
      </w:r>
      <w:r w:rsidR="00744A67" w:rsidRPr="00C055D7">
        <w:t xml:space="preserve">Figure </w:t>
      </w:r>
      <w:r w:rsidR="00744A67">
        <w:rPr>
          <w:noProof/>
        </w:rPr>
        <w:t>4</w:t>
      </w:r>
      <w:r w:rsidR="00744A67">
        <w:rPr>
          <w:lang w:val="en-US"/>
        </w:rPr>
        <w:fldChar w:fldCharType="end"/>
      </w:r>
      <w:r w:rsidR="00744A67">
        <w:rPr>
          <w:lang w:val="en-US"/>
        </w:rPr>
        <w:t xml:space="preserve">) </w:t>
      </w:r>
      <w:r w:rsidRPr="008E510D">
        <w:rPr>
          <w:lang w:val="en-US"/>
        </w:rPr>
        <w:t>with different graphical representations highlighted.</w:t>
      </w:r>
    </w:p>
    <w:p w14:paraId="170F7F7C" w14:textId="2B19FB71" w:rsidR="001330F5" w:rsidRPr="008E510D" w:rsidRDefault="001330F5" w:rsidP="00450C77">
      <w:pPr>
        <w:pStyle w:val="StandardWeb"/>
        <w:jc w:val="both"/>
        <w:rPr>
          <w:lang w:val="en-US"/>
        </w:rPr>
      </w:pPr>
      <w:r w:rsidRPr="008E510D">
        <w:rPr>
          <w:lang w:val="en-US"/>
        </w:rPr>
        <w:t xml:space="preserve">Each of these graphical </w:t>
      </w:r>
      <w:r w:rsidR="00056311">
        <w:rPr>
          <w:lang w:val="en-US"/>
        </w:rPr>
        <w:t>representations</w:t>
      </w:r>
      <w:r w:rsidR="00056311" w:rsidRPr="008E510D">
        <w:rPr>
          <w:lang w:val="en-US"/>
        </w:rPr>
        <w:t xml:space="preserve"> </w:t>
      </w:r>
      <w:r w:rsidR="00EA17E1" w:rsidRPr="008E510D">
        <w:rPr>
          <w:lang w:val="en-US"/>
        </w:rPr>
        <w:t>is</w:t>
      </w:r>
      <w:r w:rsidRPr="008E510D">
        <w:rPr>
          <w:lang w:val="en-US"/>
        </w:rPr>
        <w:t xml:space="preserve"> a different way of looking at the catchment and its interaction with other features. It is generally not possible to inspect a particular realization and understand all characteristics of the catchment because </w:t>
      </w:r>
      <w:r w:rsidR="00392C79">
        <w:rPr>
          <w:lang w:val="en-US"/>
        </w:rPr>
        <w:t xml:space="preserve">the </w:t>
      </w:r>
      <w:r w:rsidRPr="008E510D">
        <w:rPr>
          <w:lang w:val="en-US"/>
        </w:rPr>
        <w:t xml:space="preserve">different types of features are often realized using identical data models. For example, a map showing a set of catchment polygons may display an aggregate of sub-catchments, or a collection of </w:t>
      </w:r>
      <w:r w:rsidRPr="008E510D">
        <w:rPr>
          <w:lang w:val="en-US"/>
        </w:rPr>
        <w:lastRenderedPageBreak/>
        <w:t xml:space="preserve">catchment polygons that overlap each other occupying the same space. In order to understand what catchment concept is being realized, the more detailed information about their type and role in a data model needs to be declared. </w:t>
      </w:r>
      <w:r w:rsidR="00692820">
        <w:rPr>
          <w:lang w:val="en-US"/>
        </w:rPr>
        <w:t>Such</w:t>
      </w:r>
      <w:r w:rsidR="00692820" w:rsidRPr="008E510D">
        <w:rPr>
          <w:lang w:val="en-US"/>
        </w:rPr>
        <w:t xml:space="preserve"> </w:t>
      </w:r>
      <w:r w:rsidRPr="008E510D">
        <w:rPr>
          <w:lang w:val="en-US"/>
        </w:rPr>
        <w:t xml:space="preserve">relationships and potential constraints may be declared between a high-order catchment and the catchments generally nested therein, or between </w:t>
      </w:r>
      <w:r w:rsidR="00EA17E1" w:rsidRPr="008E510D">
        <w:rPr>
          <w:lang w:val="en-US"/>
        </w:rPr>
        <w:t>an</w:t>
      </w:r>
      <w:r w:rsidRPr="008E510D">
        <w:rPr>
          <w:lang w:val="en-US"/>
        </w:rPr>
        <w:t xml:space="preserve"> aggregate network of catchments that encompasses nested catchments without any overlap, or the upstream-downstream direction of flow </w:t>
      </w:r>
      <w:r w:rsidR="00692820">
        <w:rPr>
          <w:lang w:val="en-US"/>
        </w:rPr>
        <w:t xml:space="preserve">applied to </w:t>
      </w:r>
      <w:r w:rsidRPr="008E510D">
        <w:rPr>
          <w:lang w:val="en-US"/>
        </w:rPr>
        <w:t>a set of catchment polygons.</w:t>
      </w:r>
    </w:p>
    <w:p w14:paraId="7564CBC7" w14:textId="437D85A4" w:rsidR="001330F5" w:rsidRDefault="001330F5" w:rsidP="00860515">
      <w:pPr>
        <w:pStyle w:val="StandardWeb"/>
        <w:jc w:val="both"/>
        <w:rPr>
          <w:lang w:val="en-US"/>
        </w:rPr>
      </w:pPr>
      <w:r w:rsidRPr="008E510D">
        <w:rPr>
          <w:lang w:val="en-US"/>
        </w:rPr>
        <w:t>In some cases, a catchment may be realized as an identified feature without specified geometry that takes part in a topological network of catchments. This is common, for example, in data systems supporting hydrologic modeling. Catchment attributes needed to parameterize a model</w:t>
      </w:r>
      <w:r w:rsidR="00860515">
        <w:rPr>
          <w:lang w:val="en-US"/>
        </w:rPr>
        <w:t>,</w:t>
      </w:r>
      <w:r w:rsidRPr="008E510D">
        <w:rPr>
          <w:lang w:val="en-US"/>
        </w:rPr>
        <w:t xml:space="preserve"> may be generated using various geospatial data sets, but the geometric information is not necessary for the actual modelling. In applications like this, and in data systems supporting such applications, a catchment can be realized by an identifier, attributes, and topological connections that are not necessarily the same as would be implied by </w:t>
      </w:r>
      <w:r w:rsidR="00AF6DDF">
        <w:rPr>
          <w:lang w:val="en-US"/>
        </w:rPr>
        <w:t xml:space="preserve">the </w:t>
      </w:r>
      <w:r w:rsidRPr="008E510D">
        <w:rPr>
          <w:lang w:val="en-US"/>
        </w:rPr>
        <w:t xml:space="preserve">geometric representation of a catchment. That is, while a catchment has a geometric representation that is an area, which would imply it is a topological face, the catchment can have a </w:t>
      </w:r>
      <w:r w:rsidR="0017415C">
        <w:rPr>
          <w:lang w:val="en-US"/>
        </w:rPr>
        <w:t xml:space="preserve">coexisting </w:t>
      </w:r>
      <w:r w:rsidRPr="008E510D">
        <w:rPr>
          <w:lang w:val="en-US"/>
        </w:rPr>
        <w:t xml:space="preserve">non-geometric realization that is a topological edge which conveys flow from inflow to outflow. This flexibility, where a realization of a catchment feature does not need to have an explicit geometric representation allows a decoupling of </w:t>
      </w:r>
      <w:r w:rsidR="0017415C" w:rsidRPr="0017415C">
        <w:rPr>
          <w:highlight w:val="yellow"/>
          <w:lang w:val="en-US"/>
        </w:rPr>
        <w:t>representational</w:t>
      </w:r>
      <w:r w:rsidR="0017415C" w:rsidRPr="008E510D">
        <w:rPr>
          <w:lang w:val="en-US"/>
        </w:rPr>
        <w:t xml:space="preserve"> </w:t>
      </w:r>
      <w:r w:rsidRPr="008E510D">
        <w:rPr>
          <w:lang w:val="en-US"/>
        </w:rPr>
        <w:t>and conceptual concerns with the ability to explicitly link data products that would not otherwise be easily related.</w:t>
      </w:r>
    </w:p>
    <w:p w14:paraId="27B88EAB" w14:textId="41BA18FF" w:rsidR="008545BE" w:rsidRDefault="00D4047D" w:rsidP="008545BE">
      <w:pPr>
        <w:pStyle w:val="StandardWeb"/>
        <w:jc w:val="both"/>
        <w:rPr>
          <w:highlight w:val="yellow"/>
          <w:lang w:val="en-US"/>
        </w:rPr>
      </w:pPr>
      <w:r>
        <w:rPr>
          <w:highlight w:val="yellow"/>
        </w:rPr>
        <w:t>Specific</w:t>
      </w:r>
      <w:r w:rsidRPr="00890E35">
        <w:rPr>
          <w:highlight w:val="yellow"/>
        </w:rPr>
        <w:t xml:space="preserve"> feature type</w:t>
      </w:r>
      <w:r>
        <w:rPr>
          <w:highlight w:val="yellow"/>
        </w:rPr>
        <w:t>s are</w:t>
      </w:r>
      <w:r w:rsidRPr="00890E35">
        <w:rPr>
          <w:highlight w:val="yellow"/>
        </w:rPr>
        <w:t xml:space="preserve"> defined to describe </w:t>
      </w:r>
      <w:r w:rsidRPr="005858EB">
        <w:rPr>
          <w:highlight w:val="yellow"/>
        </w:rPr>
        <w:t>the named or otherwise uniquely identified</w:t>
      </w:r>
      <w:r>
        <w:rPr>
          <w:highlight w:val="yellow"/>
        </w:rPr>
        <w:t>,</w:t>
      </w:r>
      <w:r w:rsidRPr="005858EB">
        <w:rPr>
          <w:highlight w:val="yellow"/>
        </w:rPr>
        <w:t xml:space="preserve"> hydrologic feature</w:t>
      </w:r>
      <w:r>
        <w:rPr>
          <w:highlight w:val="yellow"/>
        </w:rPr>
        <w:t xml:space="preserve">, as well as </w:t>
      </w:r>
      <w:r w:rsidRPr="00890E35">
        <w:rPr>
          <w:highlight w:val="yellow"/>
        </w:rPr>
        <w:t xml:space="preserve">the catchment </w:t>
      </w:r>
      <w:r>
        <w:rPr>
          <w:highlight w:val="yellow"/>
        </w:rPr>
        <w:t xml:space="preserve">and </w:t>
      </w:r>
      <w:r w:rsidRPr="00890E35">
        <w:rPr>
          <w:highlight w:val="yellow"/>
        </w:rPr>
        <w:t>its feature realization(s)</w:t>
      </w:r>
      <w:r>
        <w:rPr>
          <w:highlight w:val="yellow"/>
        </w:rPr>
        <w:t xml:space="preserve">. The </w:t>
      </w:r>
      <w:r w:rsidR="005A011C">
        <w:rPr>
          <w:highlight w:val="yellow"/>
        </w:rPr>
        <w:t xml:space="preserve">HY_HydroFeature feature type is described, in section 7.4.2, the </w:t>
      </w:r>
      <w:r w:rsidRPr="005858EB">
        <w:rPr>
          <w:highlight w:val="yellow"/>
        </w:rPr>
        <w:t>HY_Catchment</w:t>
      </w:r>
      <w:r>
        <w:rPr>
          <w:highlight w:val="yellow"/>
        </w:rPr>
        <w:t xml:space="preserve">, </w:t>
      </w:r>
      <w:proofErr w:type="spellStart"/>
      <w:r w:rsidRPr="005858EB">
        <w:rPr>
          <w:highlight w:val="yellow"/>
        </w:rPr>
        <w:t>HY_Outfall</w:t>
      </w:r>
      <w:proofErr w:type="spellEnd"/>
      <w:r w:rsidR="005A011C">
        <w:rPr>
          <w:highlight w:val="yellow"/>
        </w:rPr>
        <w:t>,</w:t>
      </w:r>
      <w:r>
        <w:rPr>
          <w:highlight w:val="yellow"/>
        </w:rPr>
        <w:t xml:space="preserve"> </w:t>
      </w:r>
      <w:proofErr w:type="spellStart"/>
      <w:r w:rsidR="005A011C" w:rsidRPr="005858EB">
        <w:rPr>
          <w:highlight w:val="yellow"/>
        </w:rPr>
        <w:t>HY_CatchmentRealization</w:t>
      </w:r>
      <w:proofErr w:type="spellEnd"/>
      <w:r w:rsidR="005A011C" w:rsidRPr="005858EB">
        <w:rPr>
          <w:highlight w:val="yellow"/>
        </w:rPr>
        <w:t xml:space="preserve"> </w:t>
      </w:r>
      <w:r w:rsidRPr="005858EB">
        <w:rPr>
          <w:highlight w:val="yellow"/>
        </w:rPr>
        <w:t xml:space="preserve">and </w:t>
      </w:r>
      <w:proofErr w:type="spellStart"/>
      <w:r w:rsidRPr="005858EB">
        <w:rPr>
          <w:highlight w:val="yellow"/>
        </w:rPr>
        <w:t>HY_Outfall</w:t>
      </w:r>
      <w:r>
        <w:rPr>
          <w:highlight w:val="yellow"/>
        </w:rPr>
        <w:t>R</w:t>
      </w:r>
      <w:r w:rsidRPr="005858EB">
        <w:rPr>
          <w:highlight w:val="yellow"/>
        </w:rPr>
        <w:t>ealization</w:t>
      </w:r>
      <w:proofErr w:type="spellEnd"/>
      <w:r w:rsidRPr="005858EB">
        <w:rPr>
          <w:highlight w:val="yellow"/>
        </w:rPr>
        <w:t xml:space="preserve"> feature ty</w:t>
      </w:r>
      <w:r>
        <w:rPr>
          <w:highlight w:val="yellow"/>
        </w:rPr>
        <w:t xml:space="preserve">pes are described in section 7.4.3 </w:t>
      </w:r>
      <w:r w:rsidR="005A011C">
        <w:rPr>
          <w:highlight w:val="yellow"/>
        </w:rPr>
        <w:t xml:space="preserve"> as well as the special </w:t>
      </w:r>
      <w:r w:rsidR="00744A67">
        <w:rPr>
          <w:highlight w:val="yellow"/>
        </w:rPr>
        <w:t xml:space="preserve">feature </w:t>
      </w:r>
      <w:r w:rsidR="005A011C">
        <w:rPr>
          <w:highlight w:val="yellow"/>
        </w:rPr>
        <w:t>realizations</w:t>
      </w:r>
      <w:r w:rsidR="00C50EF1">
        <w:rPr>
          <w:highlight w:val="yellow"/>
        </w:rPr>
        <w:t xml:space="preserve"> </w:t>
      </w:r>
      <w:r w:rsidR="00744A67">
        <w:rPr>
          <w:highlight w:val="yellow"/>
        </w:rPr>
        <w:t xml:space="preserve">of the holistic catchment idea </w:t>
      </w:r>
      <w:proofErr w:type="spellStart"/>
      <w:r w:rsidRPr="005858EB">
        <w:rPr>
          <w:highlight w:val="yellow"/>
        </w:rPr>
        <w:t>HY_Catchment</w:t>
      </w:r>
      <w:r>
        <w:rPr>
          <w:highlight w:val="yellow"/>
        </w:rPr>
        <w:t>Area</w:t>
      </w:r>
      <w:proofErr w:type="spellEnd"/>
      <w:r>
        <w:rPr>
          <w:highlight w:val="yellow"/>
        </w:rPr>
        <w:t xml:space="preserve">, </w:t>
      </w:r>
      <w:proofErr w:type="spellStart"/>
      <w:r w:rsidRPr="005858EB">
        <w:rPr>
          <w:highlight w:val="yellow"/>
        </w:rPr>
        <w:t>HY_Catchment</w:t>
      </w:r>
      <w:r>
        <w:rPr>
          <w:highlight w:val="yellow"/>
        </w:rPr>
        <w:t>Boundary</w:t>
      </w:r>
      <w:proofErr w:type="spellEnd"/>
      <w:r>
        <w:rPr>
          <w:highlight w:val="yellow"/>
        </w:rPr>
        <w:t>,</w:t>
      </w:r>
      <w:r w:rsidRPr="005858EB">
        <w:rPr>
          <w:highlight w:val="yellow"/>
        </w:rPr>
        <w:t xml:space="preserve"> </w:t>
      </w:r>
      <w:proofErr w:type="spellStart"/>
      <w:r w:rsidRPr="005858EB">
        <w:rPr>
          <w:highlight w:val="yellow"/>
        </w:rPr>
        <w:t>HY_</w:t>
      </w:r>
      <w:r>
        <w:rPr>
          <w:highlight w:val="yellow"/>
        </w:rPr>
        <w:t>Flowpath</w:t>
      </w:r>
      <w:proofErr w:type="spellEnd"/>
      <w:r>
        <w:rPr>
          <w:highlight w:val="yellow"/>
        </w:rPr>
        <w:t>,</w:t>
      </w:r>
      <w:r w:rsidRPr="005858EB">
        <w:rPr>
          <w:highlight w:val="yellow"/>
        </w:rPr>
        <w:t xml:space="preserve"> </w:t>
      </w:r>
      <w:proofErr w:type="spellStart"/>
      <w:r w:rsidRPr="005858EB">
        <w:rPr>
          <w:highlight w:val="yellow"/>
        </w:rPr>
        <w:t>HY_</w:t>
      </w:r>
      <w:r>
        <w:rPr>
          <w:highlight w:val="yellow"/>
        </w:rPr>
        <w:t>WaterEdge</w:t>
      </w:r>
      <w:proofErr w:type="spellEnd"/>
      <w:r>
        <w:rPr>
          <w:highlight w:val="yellow"/>
        </w:rPr>
        <w:t xml:space="preserve">, </w:t>
      </w:r>
      <w:proofErr w:type="spellStart"/>
      <w:r>
        <w:rPr>
          <w:highlight w:val="yellow"/>
        </w:rPr>
        <w:t>HY_HydroNetwork</w:t>
      </w:r>
      <w:proofErr w:type="spellEnd"/>
      <w:r>
        <w:rPr>
          <w:highlight w:val="yellow"/>
        </w:rPr>
        <w:t xml:space="preserve"> and </w:t>
      </w:r>
      <w:proofErr w:type="spellStart"/>
      <w:r>
        <w:rPr>
          <w:highlight w:val="yellow"/>
        </w:rPr>
        <w:t>HY_CartographicRealization</w:t>
      </w:r>
      <w:proofErr w:type="spellEnd"/>
      <w:r w:rsidR="00744A67">
        <w:rPr>
          <w:highlight w:val="yellow"/>
        </w:rPr>
        <w:t>.</w:t>
      </w:r>
    </w:p>
    <w:p w14:paraId="58FDEB92" w14:textId="77777777" w:rsidR="006947C2" w:rsidRPr="008E510D" w:rsidRDefault="006947C2" w:rsidP="006947C2">
      <w:pPr>
        <w:pStyle w:val="berschrift2"/>
      </w:pPr>
      <w:bookmarkStart w:id="90" w:name="_Toc463963460"/>
      <w:r w:rsidRPr="008E510D">
        <w:t xml:space="preserve">Catchment hierarchy </w:t>
      </w:r>
      <w:r>
        <w:t>and catchment topology</w:t>
      </w:r>
      <w:bookmarkEnd w:id="90"/>
    </w:p>
    <w:p w14:paraId="6435BD6A" w14:textId="77777777" w:rsidR="006947C2" w:rsidRPr="008E510D" w:rsidRDefault="006947C2" w:rsidP="008545BE">
      <w:pPr>
        <w:jc w:val="both"/>
      </w:pPr>
      <w:r w:rsidRPr="008E510D">
        <w:t xml:space="preserve">Catchments may be connected in topological networks </w:t>
      </w:r>
      <w:r>
        <w:t xml:space="preserve">which </w:t>
      </w:r>
      <w:r w:rsidRPr="008E510D">
        <w:t xml:space="preserve">provide continuity between catchments, the ability to aggregate catchments, and to trace catchment networks up- or down-stream. </w:t>
      </w:r>
      <w:r>
        <w:t>In geometric representations, t</w:t>
      </w:r>
      <w:r w:rsidRPr="008E510D">
        <w:t>opological connectivity is typically indicated by adjacent polygon edges, nesting of polygons, or through connection of linear features at nodes. However, since geometric realization of hydrography serves many purposes and may not be needed at all, it is not appropriate to rely only on geometry as the basis for topology. Instead, topology can be expressed as relationships between conceptual features of a particular type which may or may not have explicit geometric realizations.</w:t>
      </w:r>
    </w:p>
    <w:p w14:paraId="55A80633" w14:textId="77777777" w:rsidR="008545BE" w:rsidRDefault="008545BE" w:rsidP="006947C2">
      <w:pPr>
        <w:pStyle w:val="StandardWeb"/>
        <w:jc w:val="both"/>
        <w:rPr>
          <w:highlight w:val="yellow"/>
          <w:lang w:val="en-US"/>
        </w:rPr>
      </w:pPr>
    </w:p>
    <w:p w14:paraId="06993CC7" w14:textId="774CCD7C" w:rsidR="00CD36E2" w:rsidRDefault="007E52CC" w:rsidP="00F448A4">
      <w:pPr>
        <w:pStyle w:val="OGCFigure"/>
      </w:pPr>
      <w:r w:rsidRPr="008E510D">
        <w:rPr>
          <w:noProof/>
        </w:rPr>
        <w:lastRenderedPageBreak/>
        <w:drawing>
          <wp:inline distT="0" distB="0" distL="0" distR="0" wp14:anchorId="679A988C" wp14:editId="2773D2D9">
            <wp:extent cx="1599792" cy="2136850"/>
            <wp:effectExtent l="0" t="0" r="635" b="0"/>
            <wp:docPr id="34" name="Grafik 34" descr="https://raw.githubusercontent.com/opengeospatial/HY_Features/master/figs/complexOutfall1.png?token=AQBAr5EdM1VW_PE9zAc5BNLVfwLxS0Nuks5XttG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raw.githubusercontent.com/opengeospatial/HY_Features/master/figs/complexOutfall1.png?token=AQBAr5EdM1VW_PE9zAc5BNLVfwLxS0Nuks5XttGJwA%3D%3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3958"/>
                    <a:stretch/>
                  </pic:blipFill>
                  <pic:spPr bwMode="auto">
                    <a:xfrm>
                      <a:off x="0" y="0"/>
                      <a:ext cx="1600200" cy="2137396"/>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60648A54" wp14:editId="4FC01AD4">
            <wp:extent cx="1599792" cy="2124897"/>
            <wp:effectExtent l="0" t="0" r="635" b="8890"/>
            <wp:docPr id="35" name="Grafik 35" descr="https://raw.githubusercontent.com/opengeospatial/HY_Features/master/figs/complexOutfall2.png?token=AQBArwMLMb-Km6pZ0Z_Liei-2NLLjspqks5XttG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raw.githubusercontent.com/opengeospatial/HY_Features/master/figs/complexOutfall2.png?token=AQBArwMLMb-Km6pZ0Z_Liei-2NLLjspqks5XttGnwA%3D%3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4439"/>
                    <a:stretch/>
                  </pic:blipFill>
                  <pic:spPr bwMode="auto">
                    <a:xfrm>
                      <a:off x="0" y="0"/>
                      <a:ext cx="1600200" cy="2125439"/>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6860B839" wp14:editId="3FB9094E">
            <wp:extent cx="1599792" cy="2112944"/>
            <wp:effectExtent l="0" t="0" r="635" b="0"/>
            <wp:docPr id="36" name="Grafik 36" descr="https://raw.githubusercontent.com/opengeospatial/HY_Features/master/figs/complexOutfall3.png?token=AQBAry7TH6JYKlBnBFDK9w9tDk9JoWQhks5XttG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raw.githubusercontent.com/opengeospatial/HY_Features/master/figs/complexOutfall3.png?token=AQBAry7TH6JYKlBnBFDK9w9tDk9JoWQhks5XttG7wA%3D%3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4920"/>
                    <a:stretch/>
                  </pic:blipFill>
                  <pic:spPr bwMode="auto">
                    <a:xfrm>
                      <a:off x="0" y="0"/>
                      <a:ext cx="1600200" cy="2113483"/>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04B51D10" wp14:editId="209C6091">
            <wp:extent cx="1599517" cy="2118547"/>
            <wp:effectExtent l="0" t="0" r="1270" b="0"/>
            <wp:docPr id="37" name="Grafik 37" descr="https://raw.githubusercontent.com/opengeospatial/HY_Features/master/figs/complexOutfall4.png?token=AQBArzYrFdMixW47wfPpSUpRSLGSFTIW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raw.githubusercontent.com/opengeospatial/HY_Features/master/figs/complexOutfall4.png?token=AQBArzYrFdMixW47wfPpSUpRSLGSFTIWks5XttHTwA%3D%3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4679" b="1"/>
                    <a:stretch/>
                  </pic:blipFill>
                  <pic:spPr bwMode="auto">
                    <a:xfrm>
                      <a:off x="0" y="0"/>
                      <a:ext cx="1600200" cy="2119452"/>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11587C1C" wp14:editId="1491A7AC">
            <wp:extent cx="1599792" cy="2118920"/>
            <wp:effectExtent l="0" t="0" r="635" b="0"/>
            <wp:docPr id="38" name="Grafik 38" descr="https://raw.githubusercontent.com/opengeospatial/HY_Features/master/figs/complexOutfall5.png?token=AQBArwiEKxkFbCdIrdcMk1oqIDyETPTy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raw.githubusercontent.com/opengeospatial/HY_Features/master/figs/complexOutfall5.png?token=AQBArwiEKxkFbCdIrdcMk1oqIDyETPTyks5XttHtwA%3D%3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4680"/>
                    <a:stretch/>
                  </pic:blipFill>
                  <pic:spPr bwMode="auto">
                    <a:xfrm>
                      <a:off x="0" y="0"/>
                      <a:ext cx="1600200" cy="2119461"/>
                    </a:xfrm>
                    <a:prstGeom prst="rect">
                      <a:avLst/>
                    </a:prstGeom>
                    <a:noFill/>
                    <a:ln>
                      <a:noFill/>
                    </a:ln>
                    <a:extLst>
                      <a:ext uri="{53640926-AAD7-44D8-BBD7-CCE9431645EC}">
                        <a14:shadowObscured xmlns:a14="http://schemas.microsoft.com/office/drawing/2010/main"/>
                      </a:ext>
                    </a:extLst>
                  </pic:spPr>
                </pic:pic>
              </a:graphicData>
            </a:graphic>
          </wp:inline>
        </w:drawing>
      </w:r>
    </w:p>
    <w:p w14:paraId="6698FE37" w14:textId="44E1177D" w:rsidR="008B0259" w:rsidRPr="00CD36E2" w:rsidRDefault="00CD36E2" w:rsidP="00F448A4">
      <w:pPr>
        <w:pStyle w:val="OGCFigure"/>
      </w:pPr>
      <w:bookmarkStart w:id="91" w:name="_Ref459016443"/>
      <w:bookmarkStart w:id="92" w:name="_Toc463963519"/>
      <w:r>
        <w:t xml:space="preserve">Figure </w:t>
      </w:r>
      <w:fldSimple w:instr=" SEQ Figure \* ARABIC ">
        <w:r w:rsidR="00DA7491">
          <w:rPr>
            <w:noProof/>
          </w:rPr>
          <w:t>6</w:t>
        </w:r>
      </w:fldSimple>
      <w:bookmarkEnd w:id="91"/>
      <w:r>
        <w:t xml:space="preserve"> (C1-C5</w:t>
      </w:r>
      <w:r w:rsidR="00F16F57">
        <w:t>,</w:t>
      </w:r>
      <w:r>
        <w:t xml:space="preserve"> from left to right): </w:t>
      </w:r>
      <w:bookmarkStart w:id="93" w:name="C1"/>
      <w:r w:rsidR="002A3454" w:rsidRPr="008E510D">
        <w:t>C1</w:t>
      </w:r>
      <w:bookmarkEnd w:id="93"/>
      <w:r w:rsidR="002A3454" w:rsidRPr="008E510D">
        <w:t xml:space="preserve">, Typical catchments with one inflow and one outflow each; </w:t>
      </w:r>
      <w:bookmarkStart w:id="94" w:name="C2"/>
      <w:r w:rsidR="002A3454" w:rsidRPr="008E510D">
        <w:t>C2</w:t>
      </w:r>
      <w:bookmarkEnd w:id="94"/>
      <w:r w:rsidR="002A3454" w:rsidRPr="008E510D">
        <w:t xml:space="preserve">, Joined (conjoint) catchments flowing into a single downstream catchment; </w:t>
      </w:r>
      <w:bookmarkStart w:id="95" w:name="C3"/>
      <w:r w:rsidR="002A3454" w:rsidRPr="008E510D">
        <w:t>C3</w:t>
      </w:r>
      <w:bookmarkEnd w:id="95"/>
      <w:r w:rsidR="002A3454" w:rsidRPr="008E510D">
        <w:t xml:space="preserve">, catchments joining in a </w:t>
      </w:r>
      <w:r w:rsidR="002C507E">
        <w:t>water body</w:t>
      </w:r>
      <w:r w:rsidR="002A3454" w:rsidRPr="008E510D">
        <w:t xml:space="preserve"> or wetland with no clear network; </w:t>
      </w:r>
      <w:bookmarkStart w:id="96" w:name="C4"/>
      <w:r w:rsidR="002A3454" w:rsidRPr="008E510D">
        <w:t>C4</w:t>
      </w:r>
      <w:bookmarkEnd w:id="96"/>
      <w:r w:rsidR="002A3454" w:rsidRPr="008E510D">
        <w:t xml:space="preserve">, catchments joining through intermittent </w:t>
      </w:r>
      <w:r w:rsidR="001101C6" w:rsidRPr="008E510D">
        <w:t>o</w:t>
      </w:r>
      <w:r w:rsidR="001101C6">
        <w:t>r</w:t>
      </w:r>
      <w:r w:rsidR="001101C6" w:rsidRPr="008E510D">
        <w:t xml:space="preserve"> </w:t>
      </w:r>
      <w:r w:rsidR="002A3454" w:rsidRPr="008E510D">
        <w:t xml:space="preserve">subsurface flows </w:t>
      </w:r>
      <w:bookmarkStart w:id="97" w:name="C5"/>
      <w:r w:rsidR="002A3454" w:rsidRPr="008E510D">
        <w:t>C5</w:t>
      </w:r>
      <w:bookmarkEnd w:id="97"/>
      <w:r w:rsidR="002A3454" w:rsidRPr="008E510D">
        <w:t>, catchments that join through areas of complex or braided channels.</w:t>
      </w:r>
      <w:bookmarkEnd w:id="92"/>
    </w:p>
    <w:p w14:paraId="6F933C4D" w14:textId="05CE7786" w:rsidR="001A2B71" w:rsidRDefault="002A3454" w:rsidP="001A2B71">
      <w:pPr>
        <w:jc w:val="both"/>
      </w:pPr>
      <w:r w:rsidRPr="008545BE">
        <w:t>In a network of catchments, morphological detail may be specified in many ways. Inflows are generally conceptual in headwaters, and outflows are often complex where water flow</w:t>
      </w:r>
      <w:r w:rsidR="001101C6" w:rsidRPr="008545BE">
        <w:t>s</w:t>
      </w:r>
      <w:r w:rsidRPr="008545BE">
        <w:t xml:space="preserve"> out of a network. As shown in </w:t>
      </w:r>
      <w:r w:rsidR="00B90BB6" w:rsidRPr="008545BE">
        <w:fldChar w:fldCharType="begin"/>
      </w:r>
      <w:r w:rsidR="00B90BB6" w:rsidRPr="008545BE">
        <w:instrText xml:space="preserve"> REF _Ref459016443 \h </w:instrText>
      </w:r>
      <w:r w:rsidR="00450C77" w:rsidRPr="008545BE">
        <w:instrText xml:space="preserve"> \* MERGEFORMAT </w:instrText>
      </w:r>
      <w:r w:rsidR="00B90BB6" w:rsidRPr="008545BE">
        <w:fldChar w:fldCharType="separate"/>
      </w:r>
      <w:r w:rsidR="00D52E32">
        <w:t xml:space="preserve">Figure </w:t>
      </w:r>
      <w:r w:rsidR="00D52E32">
        <w:rPr>
          <w:noProof/>
        </w:rPr>
        <w:t>6</w:t>
      </w:r>
      <w:r w:rsidR="00B90BB6" w:rsidRPr="008545BE">
        <w:fldChar w:fldCharType="end"/>
      </w:r>
      <w:r w:rsidR="00B90BB6" w:rsidRPr="008545BE">
        <w:t xml:space="preserve"> </w:t>
      </w:r>
      <w:r w:rsidRPr="008545BE">
        <w:t>catchments may connect through simple confluences (</w:t>
      </w:r>
      <w:r w:rsidR="00D17502">
        <w:fldChar w:fldCharType="begin"/>
      </w:r>
      <w:r w:rsidR="00D17502">
        <w:instrText xml:space="preserve"> REF _Ref459016443 \h </w:instrText>
      </w:r>
      <w:r w:rsidR="00D17502">
        <w:fldChar w:fldCharType="separate"/>
      </w:r>
      <w:r w:rsidR="00D17502">
        <w:t xml:space="preserve">Figure </w:t>
      </w:r>
      <w:r w:rsidR="00D17502">
        <w:rPr>
          <w:noProof/>
        </w:rPr>
        <w:t>6</w:t>
      </w:r>
      <w:r w:rsidR="00D17502">
        <w:fldChar w:fldCharType="end"/>
      </w:r>
      <w:r w:rsidR="00D17502">
        <w:t xml:space="preserve">, </w:t>
      </w:r>
      <w:r w:rsidR="00F0120F" w:rsidRPr="008545BE">
        <w:fldChar w:fldCharType="begin"/>
      </w:r>
      <w:r w:rsidR="00F0120F" w:rsidRPr="008545BE">
        <w:instrText xml:space="preserve"> REF C1 \h  \* MERGEFORMAT </w:instrText>
      </w:r>
      <w:r w:rsidR="00F0120F" w:rsidRPr="008545BE">
        <w:fldChar w:fldCharType="separate"/>
      </w:r>
      <w:r w:rsidR="00F0120F" w:rsidRPr="008545BE">
        <w:t>C1</w:t>
      </w:r>
      <w:r w:rsidR="00F0120F" w:rsidRPr="008545BE">
        <w:fldChar w:fldCharType="end"/>
      </w:r>
      <w:r w:rsidR="000A3859" w:rsidRPr="008545BE">
        <w:fldChar w:fldCharType="begin"/>
      </w:r>
      <w:r w:rsidR="000A3859" w:rsidRPr="008545BE">
        <w:instrText xml:space="preserve"> REF C1 \h </w:instrText>
      </w:r>
      <w:r w:rsidR="00450C77" w:rsidRPr="008545BE">
        <w:instrText xml:space="preserve"> \* MERGEFORMAT </w:instrText>
      </w:r>
      <w:r w:rsidR="000A3859" w:rsidRPr="008545BE">
        <w:fldChar w:fldCharType="end"/>
      </w:r>
      <w:r w:rsidRPr="008545BE">
        <w:t xml:space="preserve">), water bodies or wetlands </w:t>
      </w:r>
      <w:r w:rsidR="000A3859" w:rsidRPr="008545BE">
        <w:t>(</w:t>
      </w:r>
      <w:r w:rsidR="00D17502">
        <w:fldChar w:fldCharType="begin"/>
      </w:r>
      <w:r w:rsidR="00D17502">
        <w:instrText xml:space="preserve"> REF _Ref459016443 \h </w:instrText>
      </w:r>
      <w:r w:rsidR="00D17502">
        <w:fldChar w:fldCharType="separate"/>
      </w:r>
      <w:r w:rsidR="00D17502">
        <w:t xml:space="preserve">Figure </w:t>
      </w:r>
      <w:r w:rsidR="00D17502">
        <w:rPr>
          <w:noProof/>
        </w:rPr>
        <w:t>6</w:t>
      </w:r>
      <w:r w:rsidR="00D17502">
        <w:fldChar w:fldCharType="end"/>
      </w:r>
      <w:r w:rsidR="00D17502">
        <w:t xml:space="preserve">, </w:t>
      </w:r>
      <w:r w:rsidR="000A3859" w:rsidRPr="008545BE">
        <w:fldChar w:fldCharType="begin"/>
      </w:r>
      <w:r w:rsidR="000A3859" w:rsidRPr="008545BE">
        <w:instrText xml:space="preserve"> REF C3 \h </w:instrText>
      </w:r>
      <w:r w:rsidR="00450C77" w:rsidRPr="008545BE">
        <w:instrText xml:space="preserve"> \* MERGEFORMAT </w:instrText>
      </w:r>
      <w:r w:rsidR="000A3859" w:rsidRPr="008545BE">
        <w:fldChar w:fldCharType="separate"/>
      </w:r>
      <w:r w:rsidR="009A7047" w:rsidRPr="008545BE">
        <w:t>C3</w:t>
      </w:r>
      <w:r w:rsidR="000A3859" w:rsidRPr="008545BE">
        <w:fldChar w:fldCharType="end"/>
      </w:r>
      <w:r w:rsidR="000A3859" w:rsidRPr="008545BE">
        <w:t>)</w:t>
      </w:r>
      <w:r w:rsidRPr="008545BE">
        <w:t>, in</w:t>
      </w:r>
      <w:r w:rsidR="000A3859" w:rsidRPr="008545BE">
        <w:t>termittent or subsurface flows (</w:t>
      </w:r>
      <w:r w:rsidR="00D17502">
        <w:fldChar w:fldCharType="begin"/>
      </w:r>
      <w:r w:rsidR="00D17502">
        <w:instrText xml:space="preserve"> REF _Ref459016443 \h </w:instrText>
      </w:r>
      <w:r w:rsidR="00D17502">
        <w:fldChar w:fldCharType="separate"/>
      </w:r>
      <w:r w:rsidR="00D17502">
        <w:t xml:space="preserve">Figure </w:t>
      </w:r>
      <w:r w:rsidR="00D17502">
        <w:rPr>
          <w:noProof/>
        </w:rPr>
        <w:t>6</w:t>
      </w:r>
      <w:r w:rsidR="00D17502">
        <w:fldChar w:fldCharType="end"/>
      </w:r>
      <w:r w:rsidR="00D17502">
        <w:t xml:space="preserve">, </w:t>
      </w:r>
      <w:r w:rsidR="000A3859" w:rsidRPr="008545BE">
        <w:fldChar w:fldCharType="begin"/>
      </w:r>
      <w:r w:rsidR="000A3859" w:rsidRPr="008545BE">
        <w:instrText xml:space="preserve"> REF C4 \h </w:instrText>
      </w:r>
      <w:r w:rsidR="00450C77" w:rsidRPr="008545BE">
        <w:instrText xml:space="preserve"> \* MERGEFORMAT </w:instrText>
      </w:r>
      <w:r w:rsidR="000A3859" w:rsidRPr="008545BE">
        <w:fldChar w:fldCharType="separate"/>
      </w:r>
      <w:r w:rsidR="009A7047" w:rsidRPr="008545BE">
        <w:t>C4</w:t>
      </w:r>
      <w:r w:rsidR="000A3859" w:rsidRPr="008545BE">
        <w:fldChar w:fldCharType="end"/>
      </w:r>
      <w:r w:rsidR="000A3859" w:rsidRPr="008545BE">
        <w:t>)</w:t>
      </w:r>
      <w:r w:rsidRPr="008545BE">
        <w:t xml:space="preserve"> or complex braided streams </w:t>
      </w:r>
      <w:r w:rsidR="000A3859" w:rsidRPr="008545BE">
        <w:t>(</w:t>
      </w:r>
      <w:r w:rsidR="000A3859" w:rsidRPr="008545BE">
        <w:fldChar w:fldCharType="begin"/>
      </w:r>
      <w:r w:rsidR="000A3859" w:rsidRPr="008545BE">
        <w:instrText xml:space="preserve"> REF C5 \h </w:instrText>
      </w:r>
      <w:r w:rsidR="00450C77" w:rsidRPr="008545BE">
        <w:instrText xml:space="preserve"> \* MERGEFORMAT </w:instrText>
      </w:r>
      <w:r w:rsidR="000A3859" w:rsidRPr="008545BE">
        <w:fldChar w:fldCharType="separate"/>
      </w:r>
      <w:r w:rsidR="009A7047" w:rsidRPr="008545BE">
        <w:t>C5</w:t>
      </w:r>
      <w:r w:rsidR="000A3859" w:rsidRPr="008545BE">
        <w:fldChar w:fldCharType="end"/>
      </w:r>
      <w:r w:rsidR="000A3859" w:rsidRPr="008545BE">
        <w:t>)</w:t>
      </w:r>
      <w:r w:rsidRPr="008545BE">
        <w:t xml:space="preserve">. </w:t>
      </w:r>
      <w:r w:rsidR="00AE5B3D" w:rsidRPr="006C43FF">
        <w:rPr>
          <w:highlight w:val="yellow"/>
        </w:rPr>
        <w:t xml:space="preserve">Like diffuse (multiple) </w:t>
      </w:r>
      <w:r w:rsidR="00BB076F" w:rsidRPr="006C43FF">
        <w:rPr>
          <w:highlight w:val="yellow"/>
        </w:rPr>
        <w:t>inflow</w:t>
      </w:r>
      <w:r w:rsidR="00AE5B3D" w:rsidRPr="006C43FF">
        <w:rPr>
          <w:highlight w:val="yellow"/>
        </w:rPr>
        <w:t xml:space="preserve"> </w:t>
      </w:r>
      <w:r w:rsidR="00F448A4" w:rsidRPr="006C43FF">
        <w:rPr>
          <w:highlight w:val="yellow"/>
        </w:rPr>
        <w:t xml:space="preserve">conceptually </w:t>
      </w:r>
      <w:r w:rsidR="00AE5B3D" w:rsidRPr="006C43FF">
        <w:rPr>
          <w:highlight w:val="yellow"/>
        </w:rPr>
        <w:t>joined</w:t>
      </w:r>
      <w:r w:rsidR="00BB076F" w:rsidRPr="006C43FF">
        <w:rPr>
          <w:highlight w:val="yellow"/>
        </w:rPr>
        <w:t xml:space="preserve"> </w:t>
      </w:r>
      <w:r w:rsidR="00AE5B3D" w:rsidRPr="006C43FF">
        <w:rPr>
          <w:highlight w:val="yellow"/>
        </w:rPr>
        <w:t>in a ‘conjoint’ catchment (</w:t>
      </w:r>
      <w:r w:rsidR="00D17502" w:rsidRPr="006C43FF">
        <w:rPr>
          <w:highlight w:val="yellow"/>
        </w:rPr>
        <w:fldChar w:fldCharType="begin"/>
      </w:r>
      <w:r w:rsidR="00D17502" w:rsidRPr="006C43FF">
        <w:rPr>
          <w:highlight w:val="yellow"/>
        </w:rPr>
        <w:instrText xml:space="preserve"> REF _Ref459016443 \h </w:instrText>
      </w:r>
      <w:r w:rsidR="006C43FF" w:rsidRPr="006C43FF">
        <w:rPr>
          <w:highlight w:val="yellow"/>
        </w:rPr>
        <w:instrText xml:space="preserve"> \* MERGEFORMAT </w:instrText>
      </w:r>
      <w:r w:rsidR="00D17502" w:rsidRPr="006C43FF">
        <w:rPr>
          <w:highlight w:val="yellow"/>
        </w:rPr>
      </w:r>
      <w:r w:rsidR="00D17502" w:rsidRPr="006C43FF">
        <w:rPr>
          <w:highlight w:val="yellow"/>
        </w:rPr>
        <w:fldChar w:fldCharType="separate"/>
      </w:r>
      <w:r w:rsidR="00D17502" w:rsidRPr="006C43FF">
        <w:rPr>
          <w:highlight w:val="yellow"/>
        </w:rPr>
        <w:t xml:space="preserve">Figure </w:t>
      </w:r>
      <w:r w:rsidR="00D17502" w:rsidRPr="006C43FF">
        <w:rPr>
          <w:noProof/>
          <w:highlight w:val="yellow"/>
        </w:rPr>
        <w:t>6</w:t>
      </w:r>
      <w:r w:rsidR="00D17502" w:rsidRPr="006C43FF">
        <w:rPr>
          <w:highlight w:val="yellow"/>
        </w:rPr>
        <w:fldChar w:fldCharType="end"/>
      </w:r>
      <w:r w:rsidR="00D17502" w:rsidRPr="006C43FF">
        <w:rPr>
          <w:highlight w:val="yellow"/>
        </w:rPr>
        <w:t xml:space="preserve">, </w:t>
      </w:r>
      <w:r w:rsidR="00AE5B3D" w:rsidRPr="006C43FF">
        <w:rPr>
          <w:highlight w:val="yellow"/>
        </w:rPr>
        <w:t>C2),</w:t>
      </w:r>
      <w:r w:rsidR="00BB076F" w:rsidRPr="006C43FF">
        <w:rPr>
          <w:highlight w:val="yellow"/>
        </w:rPr>
        <w:t xml:space="preserve"> </w:t>
      </w:r>
      <w:r w:rsidR="00AE5B3D" w:rsidRPr="006C43FF">
        <w:rPr>
          <w:highlight w:val="yellow"/>
        </w:rPr>
        <w:t xml:space="preserve">spread (multiple) </w:t>
      </w:r>
      <w:r w:rsidR="00BB076F" w:rsidRPr="006C43FF">
        <w:rPr>
          <w:highlight w:val="yellow"/>
        </w:rPr>
        <w:t xml:space="preserve">outflow may be </w:t>
      </w:r>
      <w:r w:rsidR="00AE5B3D" w:rsidRPr="006C43FF">
        <w:rPr>
          <w:highlight w:val="yellow"/>
        </w:rPr>
        <w:t xml:space="preserve">joined </w:t>
      </w:r>
      <w:r w:rsidR="00433D90" w:rsidRPr="006C43FF">
        <w:rPr>
          <w:highlight w:val="yellow"/>
        </w:rPr>
        <w:t xml:space="preserve">in a catchment flowing out </w:t>
      </w:r>
      <w:r w:rsidR="007355CE" w:rsidRPr="006C43FF">
        <w:rPr>
          <w:highlight w:val="yellow"/>
        </w:rPr>
        <w:t>at</w:t>
      </w:r>
      <w:r w:rsidR="00433D90" w:rsidRPr="006C43FF">
        <w:rPr>
          <w:highlight w:val="yellow"/>
        </w:rPr>
        <w:t xml:space="preserve"> </w:t>
      </w:r>
      <w:r w:rsidR="00AE5B3D" w:rsidRPr="006C43FF">
        <w:rPr>
          <w:highlight w:val="yellow"/>
        </w:rPr>
        <w:t xml:space="preserve">a </w:t>
      </w:r>
      <w:r w:rsidR="007355CE" w:rsidRPr="006C43FF">
        <w:rPr>
          <w:highlight w:val="yellow"/>
        </w:rPr>
        <w:t>single, logical outflow</w:t>
      </w:r>
      <w:r w:rsidR="00433D90" w:rsidRPr="006C43FF">
        <w:rPr>
          <w:highlight w:val="yellow"/>
        </w:rPr>
        <w:t>.</w:t>
      </w:r>
      <w:r w:rsidR="003101B9" w:rsidRPr="008545BE">
        <w:t xml:space="preserve"> </w:t>
      </w:r>
      <w:r w:rsidRPr="008545BE">
        <w:t xml:space="preserve">Although these cases require different geographic representations, they can be represented using the same </w:t>
      </w:r>
      <w:r w:rsidR="007355CE" w:rsidRPr="008545BE">
        <w:t xml:space="preserve">pattern of </w:t>
      </w:r>
      <w:r w:rsidR="00AB6DAC" w:rsidRPr="008545BE">
        <w:t>the</w:t>
      </w:r>
      <w:r w:rsidR="007355CE" w:rsidRPr="008545BE">
        <w:t xml:space="preserve"> catchment bound </w:t>
      </w:r>
      <w:r w:rsidR="00AB6DAC" w:rsidRPr="008545BE">
        <w:t>with</w:t>
      </w:r>
      <w:r w:rsidR="007355CE" w:rsidRPr="008545BE">
        <w:t xml:space="preserve"> its common outlet</w:t>
      </w:r>
      <w:r w:rsidRPr="008545BE">
        <w:t xml:space="preserve">. Since all these cases can be specified </w:t>
      </w:r>
      <w:r w:rsidR="00504571" w:rsidRPr="008545BE">
        <w:t xml:space="preserve">referencing a </w:t>
      </w:r>
      <w:r w:rsidRPr="008545BE">
        <w:t xml:space="preserve">simple </w:t>
      </w:r>
      <w:r w:rsidR="00054D70" w:rsidRPr="008545BE">
        <w:t xml:space="preserve">catchment </w:t>
      </w:r>
      <w:r w:rsidRPr="008545BE">
        <w:t>topology, no special treatment is required to handle the variation of flow processes.</w:t>
      </w:r>
      <w:r w:rsidRPr="008E510D">
        <w:t xml:space="preserve"> </w:t>
      </w:r>
    </w:p>
    <w:p w14:paraId="6306618C" w14:textId="77777777" w:rsidR="008545BE" w:rsidRDefault="008545BE" w:rsidP="00F0120F">
      <w:pPr>
        <w:pStyle w:val="OGCFigure"/>
        <w:rPr>
          <w:highlight w:val="yellow"/>
        </w:rPr>
      </w:pPr>
    </w:p>
    <w:p w14:paraId="0773B858" w14:textId="3C236C74" w:rsidR="008E5881" w:rsidRPr="008E510D" w:rsidRDefault="008E5881" w:rsidP="008E5881">
      <w:pPr>
        <w:pStyle w:val="berschrift3"/>
      </w:pPr>
      <w:bookmarkStart w:id="98" w:name="_Toc458775732"/>
      <w:bookmarkStart w:id="99" w:name="_Toc463963461"/>
      <w:r w:rsidRPr="008E510D">
        <w:t>Hierarchy of catchments</w:t>
      </w:r>
      <w:bookmarkEnd w:id="98"/>
      <w:bookmarkEnd w:id="99"/>
    </w:p>
    <w:p w14:paraId="27F688A5" w14:textId="323540E9" w:rsidR="000A3859" w:rsidRDefault="008E5881" w:rsidP="00EE618E">
      <w:pPr>
        <w:pStyle w:val="StandardWeb"/>
        <w:jc w:val="both"/>
        <w:rPr>
          <w:lang w:val="en-US"/>
        </w:rPr>
      </w:pPr>
      <w:r w:rsidRPr="008E510D">
        <w:rPr>
          <w:lang w:val="en-US"/>
        </w:rPr>
        <w:t xml:space="preserve">Any catchment may be nested or aggregated in a larger containing catchment or split into multiple sub units forming a hierarchy of catchments. Two types of catchment hierarchy </w:t>
      </w:r>
      <w:r w:rsidRPr="008E510D">
        <w:rPr>
          <w:lang w:val="en-US"/>
        </w:rPr>
        <w:lastRenderedPageBreak/>
        <w:t>are supported in HY_Features: basic nesting and dendritic aggregation</w:t>
      </w:r>
      <w:r w:rsidR="00C86433" w:rsidRPr="008E510D">
        <w:rPr>
          <w:lang w:val="en-US"/>
        </w:rPr>
        <w:t xml:space="preserve">: </w:t>
      </w:r>
      <w:r w:rsidRPr="008E510D">
        <w:rPr>
          <w:lang w:val="en-US"/>
        </w:rPr>
        <w:t>1) Basic nesting allows any catchment to have a reference to a containing catchment (</w:t>
      </w:r>
      <w:r w:rsidR="00714C6D">
        <w:rPr>
          <w:lang w:val="en-US"/>
        </w:rPr>
        <w:fldChar w:fldCharType="begin"/>
      </w:r>
      <w:r w:rsidR="00714C6D">
        <w:rPr>
          <w:lang w:val="en-US"/>
        </w:rPr>
        <w:instrText xml:space="preserve"> REF _Ref463519144 \h </w:instrText>
      </w:r>
      <w:r w:rsidR="00714C6D">
        <w:rPr>
          <w:lang w:val="en-US"/>
        </w:rPr>
      </w:r>
      <w:r w:rsidR="00714C6D">
        <w:rPr>
          <w:lang w:val="en-US"/>
        </w:rPr>
        <w:fldChar w:fldCharType="separate"/>
      </w:r>
      <w:r w:rsidR="00714C6D">
        <w:t xml:space="preserve">Figure </w:t>
      </w:r>
      <w:r w:rsidR="00714C6D">
        <w:rPr>
          <w:noProof/>
        </w:rPr>
        <w:t>7</w:t>
      </w:r>
      <w:r w:rsidR="00714C6D">
        <w:rPr>
          <w:lang w:val="en-US"/>
        </w:rPr>
        <w:fldChar w:fldCharType="end"/>
      </w:r>
      <w:r w:rsidRPr="008E510D">
        <w:rPr>
          <w:lang w:val="en-US"/>
        </w:rPr>
        <w:t>). This allows collections of sub-catchments to be grouped into larger units, but does not define any particular interconnections between these sub-catchments.</w:t>
      </w:r>
      <w:r w:rsidR="000A3859" w:rsidRPr="008E510D">
        <w:rPr>
          <w:lang w:val="en-US"/>
        </w:rPr>
        <w:t xml:space="preserve"> 2) Dendritic hierarchies are </w:t>
      </w:r>
      <w:r w:rsidR="00DA7491">
        <w:rPr>
          <w:lang w:val="en-US"/>
        </w:rPr>
        <w:t>aggregates</w:t>
      </w:r>
      <w:r w:rsidR="00DA7491" w:rsidRPr="008E510D">
        <w:rPr>
          <w:lang w:val="en-US"/>
        </w:rPr>
        <w:t xml:space="preserve"> </w:t>
      </w:r>
      <w:r w:rsidR="000A3859" w:rsidRPr="008E510D">
        <w:rPr>
          <w:lang w:val="en-US"/>
        </w:rPr>
        <w:t xml:space="preserve">of catchments </w:t>
      </w:r>
      <w:r w:rsidR="00714C6D" w:rsidRPr="008E510D">
        <w:rPr>
          <w:lang w:val="en-US"/>
        </w:rPr>
        <w:t>(</w:t>
      </w:r>
      <w:r w:rsidR="00714C6D">
        <w:rPr>
          <w:lang w:val="en-US"/>
        </w:rPr>
        <w:fldChar w:fldCharType="begin"/>
      </w:r>
      <w:r w:rsidR="00714C6D">
        <w:rPr>
          <w:lang w:val="en-US"/>
        </w:rPr>
        <w:instrText xml:space="preserve"> REF _Ref463533607 \h </w:instrText>
      </w:r>
      <w:r w:rsidR="00714C6D">
        <w:rPr>
          <w:lang w:val="en-US"/>
        </w:rPr>
      </w:r>
      <w:r w:rsidR="00714C6D">
        <w:rPr>
          <w:lang w:val="en-US"/>
        </w:rPr>
        <w:fldChar w:fldCharType="separate"/>
      </w:r>
      <w:r w:rsidR="00714C6D" w:rsidRPr="00DA7491">
        <w:t xml:space="preserve">Figure </w:t>
      </w:r>
      <w:r w:rsidR="00714C6D">
        <w:rPr>
          <w:noProof/>
        </w:rPr>
        <w:t>8</w:t>
      </w:r>
      <w:r w:rsidR="00714C6D">
        <w:rPr>
          <w:lang w:val="en-US"/>
        </w:rPr>
        <w:fldChar w:fldCharType="end"/>
      </w:r>
      <w:r w:rsidR="00714C6D" w:rsidRPr="008E510D">
        <w:rPr>
          <w:lang w:val="en-US"/>
        </w:rPr>
        <w:t>)</w:t>
      </w:r>
      <w:r w:rsidR="00714C6D">
        <w:rPr>
          <w:lang w:val="en-US"/>
        </w:rPr>
        <w:t xml:space="preserve"> </w:t>
      </w:r>
      <w:r w:rsidR="000A3859" w:rsidRPr="008E510D">
        <w:rPr>
          <w:lang w:val="en-US"/>
        </w:rPr>
        <w:t xml:space="preserve">with simple topological relationships that allow determination of contribution of flow to downstream </w:t>
      </w:r>
      <w:r w:rsidR="006C43FF" w:rsidRPr="008E510D">
        <w:rPr>
          <w:lang w:val="en-US"/>
        </w:rPr>
        <w:t>catchments. To</w:t>
      </w:r>
      <w:r w:rsidR="000A3859" w:rsidRPr="008E510D">
        <w:rPr>
          <w:lang w:val="en-US"/>
        </w:rPr>
        <w:t xml:space="preserve"> reflect the organization of catchments in dendritic networks, a special dendritic catchment is defined that permanently contributes </w:t>
      </w:r>
      <w:proofErr w:type="spellStart"/>
      <w:r w:rsidR="000A3859" w:rsidRPr="008E510D">
        <w:rPr>
          <w:lang w:val="en-US"/>
        </w:rPr>
        <w:t>exorheic</w:t>
      </w:r>
      <w:proofErr w:type="spellEnd"/>
      <w:r w:rsidR="000A3859" w:rsidRPr="008E510D">
        <w:rPr>
          <w:lang w:val="en-US"/>
        </w:rPr>
        <w:t xml:space="preserve"> flow to a receiving catchment, and an interior catchment of endorheic flow that contributes temporarily to a receiving catchment</w:t>
      </w:r>
      <w:r w:rsidR="00181AFC">
        <w:rPr>
          <w:lang w:val="en-US"/>
        </w:rPr>
        <w:t>.</w:t>
      </w:r>
    </w:p>
    <w:p w14:paraId="6EBA00A1" w14:textId="77777777" w:rsidR="00DA7491" w:rsidRDefault="00B70144" w:rsidP="00DA7491">
      <w:pPr>
        <w:pStyle w:val="OGCFigure"/>
      </w:pPr>
      <w:r>
        <w:rPr>
          <w:noProof/>
        </w:rPr>
        <w:drawing>
          <wp:inline distT="0" distB="0" distL="0" distR="0" wp14:anchorId="601B5E51" wp14:editId="685D5D27">
            <wp:extent cx="5040000" cy="3146400"/>
            <wp:effectExtent l="0" t="0" r="8255" b="0"/>
            <wp:docPr id="10" name="Grafik 10" descr="D:\Users\Dornblut\OGC_HYF_SWG\hlphtml\EARoot\EA1\EA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Dornblut\OGC_HYF_SWG\hlphtml\EARoot\EA1\EA3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3146400"/>
                    </a:xfrm>
                    <a:prstGeom prst="rect">
                      <a:avLst/>
                    </a:prstGeom>
                    <a:noFill/>
                    <a:ln>
                      <a:noFill/>
                    </a:ln>
                  </pic:spPr>
                </pic:pic>
              </a:graphicData>
            </a:graphic>
          </wp:inline>
        </w:drawing>
      </w:r>
      <w:bookmarkStart w:id="100" w:name="_Ref461114244"/>
    </w:p>
    <w:p w14:paraId="062D1A63" w14:textId="356B08FF" w:rsidR="00DA7491" w:rsidRDefault="00DA7491" w:rsidP="00DA7491">
      <w:pPr>
        <w:pStyle w:val="OGCFigure"/>
      </w:pPr>
      <w:bookmarkStart w:id="101" w:name="_Ref463519144"/>
      <w:bookmarkStart w:id="102" w:name="_Toc463963520"/>
      <w:r>
        <w:t xml:space="preserve">Figure </w:t>
      </w:r>
      <w:fldSimple w:instr=" SEQ Figure \* ARABIC ">
        <w:r w:rsidR="00714C6D">
          <w:rPr>
            <w:noProof/>
          </w:rPr>
          <w:t>7</w:t>
        </w:r>
      </w:fldSimple>
      <w:bookmarkEnd w:id="101"/>
      <w:r>
        <w:t xml:space="preserve">: </w:t>
      </w:r>
      <w:r w:rsidRPr="00B70144">
        <w:t>Catchment hierarchy – A catchment (dark grey), may be nested within a containing catchment which is another catchment (light grey)</w:t>
      </w:r>
      <w:bookmarkEnd w:id="102"/>
    </w:p>
    <w:bookmarkEnd w:id="100"/>
    <w:p w14:paraId="66045255" w14:textId="77777777" w:rsidR="00DA7491" w:rsidRPr="00B70144" w:rsidRDefault="00DA7491" w:rsidP="0061691D">
      <w:pPr>
        <w:pStyle w:val="OGCFigure"/>
      </w:pPr>
    </w:p>
    <w:p w14:paraId="62E3DFCA" w14:textId="77777777" w:rsidR="00DA7491" w:rsidRPr="00DA7491" w:rsidRDefault="00B70144" w:rsidP="00DA7491">
      <w:pPr>
        <w:pStyle w:val="OGCFigure"/>
      </w:pPr>
      <w:r w:rsidRPr="00DA7491">
        <w:rPr>
          <w:noProof/>
        </w:rPr>
        <w:lastRenderedPageBreak/>
        <w:drawing>
          <wp:inline distT="0" distB="0" distL="0" distR="0" wp14:anchorId="1DB66514" wp14:editId="64E0F54B">
            <wp:extent cx="5040000" cy="3758400"/>
            <wp:effectExtent l="0" t="0" r="8255" b="0"/>
            <wp:docPr id="39" name="Grafik 39" descr="D:\Users\Dornblut\OGC_HYF_SWG\hlphtml\EARoot\EA1\EA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Dornblut\OGC_HYF_SWG\hlphtml\EARoot\EA1\EA3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000" cy="3758400"/>
                    </a:xfrm>
                    <a:prstGeom prst="rect">
                      <a:avLst/>
                    </a:prstGeom>
                    <a:noFill/>
                    <a:ln>
                      <a:noFill/>
                    </a:ln>
                  </pic:spPr>
                </pic:pic>
              </a:graphicData>
            </a:graphic>
          </wp:inline>
        </w:drawing>
      </w:r>
    </w:p>
    <w:p w14:paraId="367343A0" w14:textId="67A01476" w:rsidR="00B70144" w:rsidRPr="00DA7491" w:rsidRDefault="00DA7491" w:rsidP="00DA7491">
      <w:pPr>
        <w:pStyle w:val="OGCFigure"/>
      </w:pPr>
      <w:bookmarkStart w:id="103" w:name="_Ref463533607"/>
      <w:bookmarkStart w:id="104" w:name="_Toc463963521"/>
      <w:r w:rsidRPr="00DA7491">
        <w:t xml:space="preserve">Figure </w:t>
      </w:r>
      <w:fldSimple w:instr=" SEQ Figure \* ARABIC ">
        <w:r w:rsidR="00714C6D">
          <w:rPr>
            <w:noProof/>
          </w:rPr>
          <w:t>8</w:t>
        </w:r>
      </w:fldSimple>
      <w:bookmarkEnd w:id="103"/>
      <w:r w:rsidRPr="00DA7491">
        <w:t>: Catchment hierarchy – A catchment (C1, C2, or C3) may be part of a simple dendritic network of catchments which is also a catchment</w:t>
      </w:r>
      <w:bookmarkEnd w:id="104"/>
    </w:p>
    <w:p w14:paraId="7EF623EB" w14:textId="69E5BE94" w:rsidR="00B70144" w:rsidRDefault="00B70144" w:rsidP="00B70144">
      <w:pPr>
        <w:pStyle w:val="Beschriftung"/>
        <w:rPr>
          <w:lang w:val="en-US"/>
        </w:rPr>
      </w:pPr>
    </w:p>
    <w:p w14:paraId="532CD988" w14:textId="381E0785" w:rsidR="008E5881" w:rsidRPr="00A9767A" w:rsidRDefault="004F61F1" w:rsidP="008E5881">
      <w:pPr>
        <w:pStyle w:val="berschrift3"/>
        <w:rPr>
          <w:highlight w:val="yellow"/>
        </w:rPr>
      </w:pPr>
      <w:bookmarkStart w:id="105" w:name="_Toc458775733"/>
      <w:bookmarkStart w:id="106" w:name="_Toc463963462"/>
      <w:r>
        <w:rPr>
          <w:highlight w:val="yellow"/>
        </w:rPr>
        <w:t>L</w:t>
      </w:r>
      <w:r w:rsidR="008E5881" w:rsidRPr="00A9767A">
        <w:rPr>
          <w:highlight w:val="yellow"/>
        </w:rPr>
        <w:t>ogical network of catchments</w:t>
      </w:r>
      <w:bookmarkEnd w:id="105"/>
      <w:bookmarkEnd w:id="106"/>
    </w:p>
    <w:p w14:paraId="486D4199" w14:textId="77777777" w:rsidR="00F83A11" w:rsidRPr="008B54DB" w:rsidRDefault="008E5881" w:rsidP="001B7094">
      <w:pPr>
        <w:pStyle w:val="StandardWeb"/>
        <w:jc w:val="both"/>
        <w:rPr>
          <w:lang w:val="en-US"/>
        </w:rPr>
      </w:pPr>
      <w:r w:rsidRPr="008B54DB">
        <w:rPr>
          <w:lang w:val="en-US"/>
        </w:rPr>
        <w:t xml:space="preserve">Given the idea that a non-geospatial schematic representation of a feature can show its connection in a topological network, a catchment can be thought of as a hydrologic unit whose terrain and morphology results in a topological link between inflow and outflow. </w:t>
      </w:r>
    </w:p>
    <w:p w14:paraId="58E7919D" w14:textId="24722F9B" w:rsidR="005D715A" w:rsidRPr="004D33F5" w:rsidRDefault="00793409" w:rsidP="001B7094">
      <w:pPr>
        <w:pStyle w:val="StandardWeb"/>
        <w:jc w:val="both"/>
        <w:rPr>
          <w:highlight w:val="yellow"/>
          <w:lang w:val="en-US"/>
        </w:rPr>
      </w:pPr>
      <w:r>
        <w:rPr>
          <w:highlight w:val="yellow"/>
          <w:lang w:val="en-US"/>
        </w:rPr>
        <w:t>Applying</w:t>
      </w:r>
      <w:r w:rsidR="00F83A11" w:rsidRPr="004D33F5">
        <w:rPr>
          <w:highlight w:val="yellow"/>
          <w:lang w:val="en-US"/>
        </w:rPr>
        <w:t xml:space="preserve"> the catchment topology pattern</w:t>
      </w:r>
      <w:r>
        <w:rPr>
          <w:highlight w:val="yellow"/>
          <w:lang w:val="en-US"/>
        </w:rPr>
        <w:t xml:space="preserve"> described in section 6.2 of this standard</w:t>
      </w:r>
      <w:r w:rsidR="00F83A11">
        <w:rPr>
          <w:highlight w:val="yellow"/>
          <w:lang w:val="en-US"/>
        </w:rPr>
        <w:t>,</w:t>
      </w:r>
      <w:r w:rsidR="00F83A11" w:rsidRPr="004D33F5">
        <w:rPr>
          <w:highlight w:val="yellow"/>
          <w:lang w:val="en-US"/>
        </w:rPr>
        <w:t xml:space="preserve"> </w:t>
      </w:r>
      <w:r w:rsidR="005D715A" w:rsidRPr="004D33F5">
        <w:rPr>
          <w:highlight w:val="yellow"/>
          <w:lang w:val="en-US"/>
        </w:rPr>
        <w:t>a logical network of catchments interacting at their outfalls can be built</w:t>
      </w:r>
      <w:r w:rsidR="00F85A8C">
        <w:rPr>
          <w:highlight w:val="yellow"/>
          <w:lang w:val="en-US"/>
        </w:rPr>
        <w:t xml:space="preserve">, and realized </w:t>
      </w:r>
      <w:r w:rsidR="003622E5">
        <w:rPr>
          <w:highlight w:val="yellow"/>
          <w:lang w:val="en-US"/>
        </w:rPr>
        <w:t xml:space="preserve"> as</w:t>
      </w:r>
      <w:r w:rsidR="005D715A" w:rsidRPr="004D33F5">
        <w:rPr>
          <w:highlight w:val="yellow"/>
          <w:lang w:val="en-US"/>
        </w:rPr>
        <w:t xml:space="preserve"> </w:t>
      </w:r>
      <w:r w:rsidR="005D715A" w:rsidRPr="00E156F4">
        <w:rPr>
          <w:highlight w:val="yellow"/>
          <w:lang w:val="en-US"/>
        </w:rPr>
        <w:t xml:space="preserve">network of </w:t>
      </w:r>
      <w:r w:rsidR="00F85A8C" w:rsidRPr="00E156F4">
        <w:rPr>
          <w:highlight w:val="yellow"/>
          <w:lang w:val="en-US"/>
        </w:rPr>
        <w:t xml:space="preserve">the </w:t>
      </w:r>
      <w:r w:rsidR="005D715A" w:rsidRPr="00E156F4">
        <w:rPr>
          <w:highlight w:val="yellow"/>
          <w:lang w:val="en-US"/>
        </w:rPr>
        <w:t>topological realizations</w:t>
      </w:r>
      <w:r w:rsidR="003622E5" w:rsidRPr="00E156F4">
        <w:rPr>
          <w:highlight w:val="yellow"/>
          <w:lang w:val="en-US"/>
        </w:rPr>
        <w:t xml:space="preserve"> </w:t>
      </w:r>
      <w:r w:rsidR="00F85A8C" w:rsidRPr="00E156F4">
        <w:rPr>
          <w:highlight w:val="yellow"/>
          <w:lang w:val="en-US"/>
        </w:rPr>
        <w:t xml:space="preserve">each catchment may have. For example, the network of logical catchments which are each realized as one-dimensional flowpath, is realized as the network </w:t>
      </w:r>
      <w:r w:rsidR="00E156F4" w:rsidRPr="00E156F4">
        <w:rPr>
          <w:highlight w:val="yellow"/>
          <w:lang w:val="en-US"/>
        </w:rPr>
        <w:t xml:space="preserve">of </w:t>
      </w:r>
      <w:r w:rsidR="00F85A8C" w:rsidRPr="00E156F4">
        <w:rPr>
          <w:highlight w:val="yellow"/>
          <w:lang w:val="en-US"/>
        </w:rPr>
        <w:t xml:space="preserve">these </w:t>
      </w:r>
      <w:proofErr w:type="spellStart"/>
      <w:r w:rsidR="00F85A8C" w:rsidRPr="00E156F4">
        <w:rPr>
          <w:highlight w:val="yellow"/>
          <w:lang w:val="en-US"/>
        </w:rPr>
        <w:t>flowpaths</w:t>
      </w:r>
      <w:proofErr w:type="spellEnd"/>
      <w:r w:rsidR="00E156F4" w:rsidRPr="00E156F4">
        <w:rPr>
          <w:highlight w:val="yellow"/>
          <w:lang w:val="en-US"/>
        </w:rPr>
        <w:t>, and may be represented as a sequence of lines</w:t>
      </w:r>
      <w:r w:rsidR="00F85A8C" w:rsidRPr="00E156F4">
        <w:rPr>
          <w:highlight w:val="yellow"/>
          <w:lang w:val="en-US"/>
        </w:rPr>
        <w:t>.</w:t>
      </w:r>
      <w:r w:rsidR="00E156F4">
        <w:rPr>
          <w:lang w:val="en-US"/>
        </w:rPr>
        <w:t xml:space="preserve"> </w:t>
      </w:r>
    </w:p>
    <w:p w14:paraId="7AA225D2" w14:textId="4913216E" w:rsidR="008E5881" w:rsidRDefault="008E5881" w:rsidP="001B7094">
      <w:pPr>
        <w:pStyle w:val="StandardWeb"/>
        <w:jc w:val="both"/>
        <w:rPr>
          <w:lang w:val="en-US"/>
        </w:rPr>
      </w:pPr>
      <w:r w:rsidRPr="004D33F5">
        <w:rPr>
          <w:highlight w:val="yellow"/>
          <w:lang w:val="en-US"/>
        </w:rPr>
        <w:t xml:space="preserve">The red line in </w:t>
      </w:r>
      <w:r w:rsidR="001B7094" w:rsidRPr="004D33F5">
        <w:rPr>
          <w:highlight w:val="yellow"/>
          <w:lang w:val="en-US"/>
        </w:rPr>
        <w:fldChar w:fldCharType="begin"/>
      </w:r>
      <w:r w:rsidR="001B7094" w:rsidRPr="004D33F5">
        <w:rPr>
          <w:highlight w:val="yellow"/>
          <w:lang w:val="en-US"/>
        </w:rPr>
        <w:instrText xml:space="preserve"> REF _Ref461114288 \h </w:instrText>
      </w:r>
      <w:r w:rsidR="004D33F5">
        <w:rPr>
          <w:highlight w:val="yellow"/>
          <w:lang w:val="en-US"/>
        </w:rPr>
        <w:instrText xml:space="preserve"> \* MERGEFORMAT </w:instrText>
      </w:r>
      <w:r w:rsidR="001B7094" w:rsidRPr="004D33F5">
        <w:rPr>
          <w:highlight w:val="yellow"/>
          <w:lang w:val="en-US"/>
        </w:rPr>
      </w:r>
      <w:r w:rsidR="001B7094" w:rsidRPr="004D33F5">
        <w:rPr>
          <w:highlight w:val="yellow"/>
          <w:lang w:val="en-US"/>
        </w:rPr>
        <w:fldChar w:fldCharType="separate"/>
      </w:r>
      <w:r w:rsidR="00714C6D" w:rsidRPr="00714C6D">
        <w:rPr>
          <w:highlight w:val="yellow"/>
        </w:rPr>
        <w:t xml:space="preserve">Figure </w:t>
      </w:r>
      <w:r w:rsidR="00714C6D" w:rsidRPr="00714C6D">
        <w:rPr>
          <w:noProof/>
          <w:highlight w:val="yellow"/>
        </w:rPr>
        <w:t>9</w:t>
      </w:r>
      <w:r w:rsidR="001B7094" w:rsidRPr="004D33F5">
        <w:rPr>
          <w:highlight w:val="yellow"/>
          <w:lang w:val="en-US"/>
        </w:rPr>
        <w:fldChar w:fldCharType="end"/>
      </w:r>
      <w:r w:rsidRPr="004D33F5">
        <w:rPr>
          <w:highlight w:val="yellow"/>
          <w:lang w:val="en-US"/>
        </w:rPr>
        <w:t xml:space="preserve"> illustrates how a single catchment</w:t>
      </w:r>
      <w:r w:rsidR="00E156F4">
        <w:rPr>
          <w:highlight w:val="yellow"/>
          <w:lang w:val="en-US"/>
        </w:rPr>
        <w:t xml:space="preserve"> which</w:t>
      </w:r>
      <w:r w:rsidRPr="004D33F5">
        <w:rPr>
          <w:highlight w:val="yellow"/>
          <w:lang w:val="en-US"/>
        </w:rPr>
        <w:t xml:space="preserve"> </w:t>
      </w:r>
      <w:r w:rsidR="008A4FEB">
        <w:rPr>
          <w:highlight w:val="yellow"/>
          <w:lang w:val="en-US"/>
        </w:rPr>
        <w:t xml:space="preserve">is realized as catchment boundary </w:t>
      </w:r>
      <w:r w:rsidRPr="004D33F5">
        <w:rPr>
          <w:highlight w:val="yellow"/>
          <w:lang w:val="en-US"/>
        </w:rPr>
        <w:t xml:space="preserve">represented by a </w:t>
      </w:r>
      <w:r w:rsidR="00E156F4">
        <w:rPr>
          <w:highlight w:val="yellow"/>
          <w:lang w:val="en-US"/>
        </w:rPr>
        <w:t xml:space="preserve">(darker grey) </w:t>
      </w:r>
      <w:r w:rsidRPr="004D33F5">
        <w:rPr>
          <w:highlight w:val="yellow"/>
          <w:lang w:val="en-US"/>
        </w:rPr>
        <w:t>boundary</w:t>
      </w:r>
      <w:r w:rsidR="005D715A" w:rsidRPr="004D33F5">
        <w:rPr>
          <w:highlight w:val="yellow"/>
          <w:lang w:val="en-US"/>
        </w:rPr>
        <w:t xml:space="preserve"> line</w:t>
      </w:r>
      <w:r w:rsidRPr="004D33F5">
        <w:rPr>
          <w:highlight w:val="yellow"/>
          <w:lang w:val="en-US"/>
        </w:rPr>
        <w:t xml:space="preserve">, </w:t>
      </w:r>
      <w:r w:rsidR="008A4FEB">
        <w:rPr>
          <w:highlight w:val="yellow"/>
          <w:lang w:val="en-US"/>
        </w:rPr>
        <w:t xml:space="preserve">a catchment area represented by </w:t>
      </w:r>
      <w:r w:rsidR="00E156F4">
        <w:rPr>
          <w:highlight w:val="yellow"/>
          <w:lang w:val="en-US"/>
        </w:rPr>
        <w:t xml:space="preserve">darker grey) </w:t>
      </w:r>
      <w:r w:rsidR="008A4FEB">
        <w:rPr>
          <w:highlight w:val="yellow"/>
          <w:lang w:val="en-US"/>
        </w:rPr>
        <w:t>surface</w:t>
      </w:r>
      <w:r w:rsidRPr="004D33F5">
        <w:rPr>
          <w:highlight w:val="yellow"/>
          <w:lang w:val="en-US"/>
        </w:rPr>
        <w:t xml:space="preserve">, </w:t>
      </w:r>
      <w:r w:rsidR="008A4FEB">
        <w:rPr>
          <w:highlight w:val="yellow"/>
          <w:lang w:val="en-US"/>
        </w:rPr>
        <w:t xml:space="preserve">and </w:t>
      </w:r>
      <w:r w:rsidRPr="004D33F5">
        <w:rPr>
          <w:highlight w:val="yellow"/>
          <w:lang w:val="en-US"/>
        </w:rPr>
        <w:t xml:space="preserve">a </w:t>
      </w:r>
      <w:r w:rsidR="008A4FEB">
        <w:rPr>
          <w:highlight w:val="yellow"/>
          <w:lang w:val="en-US"/>
        </w:rPr>
        <w:t xml:space="preserve">part of a </w:t>
      </w:r>
      <w:r w:rsidR="00E156F4">
        <w:rPr>
          <w:highlight w:val="yellow"/>
          <w:lang w:val="en-US"/>
        </w:rPr>
        <w:t xml:space="preserve">(light grey) </w:t>
      </w:r>
      <w:r w:rsidRPr="004D33F5">
        <w:rPr>
          <w:highlight w:val="yellow"/>
          <w:lang w:val="en-US"/>
        </w:rPr>
        <w:t xml:space="preserve">network, </w:t>
      </w:r>
      <w:r w:rsidR="006512DB" w:rsidRPr="004D33F5">
        <w:rPr>
          <w:highlight w:val="yellow"/>
          <w:lang w:val="en-US"/>
        </w:rPr>
        <w:t>could</w:t>
      </w:r>
      <w:r w:rsidRPr="004D33F5">
        <w:rPr>
          <w:highlight w:val="yellow"/>
          <w:lang w:val="en-US"/>
        </w:rPr>
        <w:t xml:space="preserve"> also be represented </w:t>
      </w:r>
      <w:r w:rsidR="008A4FEB">
        <w:rPr>
          <w:highlight w:val="yellow"/>
          <w:lang w:val="en-US"/>
        </w:rPr>
        <w:t>by displaying a topological path</w:t>
      </w:r>
      <w:r w:rsidR="008A4FEB" w:rsidRPr="004D33F5">
        <w:rPr>
          <w:highlight w:val="yellow"/>
          <w:lang w:val="en-US"/>
        </w:rPr>
        <w:t xml:space="preserve"> </w:t>
      </w:r>
      <w:r w:rsidRPr="004D33F5">
        <w:rPr>
          <w:highlight w:val="yellow"/>
          <w:lang w:val="en-US"/>
        </w:rPr>
        <w:t xml:space="preserve">that is not geospatially representative but is a valid schematic </w:t>
      </w:r>
      <w:r w:rsidR="008A4FEB">
        <w:rPr>
          <w:highlight w:val="yellow"/>
          <w:lang w:val="en-US"/>
        </w:rPr>
        <w:t>representation</w:t>
      </w:r>
      <w:r w:rsidR="008A4FEB" w:rsidRPr="004D33F5">
        <w:rPr>
          <w:highlight w:val="yellow"/>
          <w:lang w:val="en-US"/>
        </w:rPr>
        <w:t xml:space="preserve"> </w:t>
      </w:r>
      <w:r w:rsidRPr="004D33F5">
        <w:rPr>
          <w:highlight w:val="yellow"/>
          <w:lang w:val="en-US"/>
        </w:rPr>
        <w:t xml:space="preserve">of the </w:t>
      </w:r>
      <w:r w:rsidR="005C51E7">
        <w:rPr>
          <w:highlight w:val="yellow"/>
          <w:lang w:val="en-US"/>
        </w:rPr>
        <w:t>connection</w:t>
      </w:r>
      <w:r w:rsidR="008A4FEB">
        <w:rPr>
          <w:highlight w:val="yellow"/>
          <w:lang w:val="en-US"/>
        </w:rPr>
        <w:t xml:space="preserve"> </w:t>
      </w:r>
      <w:r w:rsidRPr="004D33F5">
        <w:rPr>
          <w:highlight w:val="yellow"/>
          <w:lang w:val="en-US"/>
        </w:rPr>
        <w:t>between inflow and outflow.</w:t>
      </w:r>
    </w:p>
    <w:p w14:paraId="62B0B4BD" w14:textId="41ADB8D4" w:rsidR="00145BEA" w:rsidRDefault="00714C6D" w:rsidP="001B7094">
      <w:pPr>
        <w:pStyle w:val="StandardWeb"/>
        <w:jc w:val="both"/>
        <w:rPr>
          <w:lang w:val="en-US"/>
        </w:rPr>
      </w:pPr>
      <w:r>
        <w:rPr>
          <w:highlight w:val="yellow"/>
          <w:lang w:val="en-US"/>
        </w:rPr>
        <w:fldChar w:fldCharType="begin"/>
      </w:r>
      <w:r>
        <w:rPr>
          <w:noProof/>
          <w:highlight w:val="yellow"/>
        </w:rPr>
        <w:instrText xml:space="preserve"> REF _Ref461114288 \h </w:instrText>
      </w:r>
      <w:r>
        <w:rPr>
          <w:highlight w:val="yellow"/>
          <w:lang w:val="en-US"/>
        </w:rPr>
      </w:r>
      <w:r>
        <w:rPr>
          <w:highlight w:val="yellow"/>
          <w:lang w:val="en-US"/>
        </w:rPr>
        <w:fldChar w:fldCharType="separate"/>
      </w:r>
      <w:r>
        <w:t xml:space="preserve">Figure </w:t>
      </w:r>
      <w:r>
        <w:rPr>
          <w:noProof/>
        </w:rPr>
        <w:t>9</w:t>
      </w:r>
      <w:r>
        <w:rPr>
          <w:highlight w:val="yellow"/>
          <w:lang w:val="en-US"/>
        </w:rPr>
        <w:fldChar w:fldCharType="end"/>
      </w:r>
      <w:r>
        <w:rPr>
          <w:highlight w:val="yellow"/>
          <w:lang w:val="en-US"/>
        </w:rPr>
        <w:t xml:space="preserve"> </w:t>
      </w:r>
      <w:r w:rsidR="00145BEA" w:rsidRPr="00A47715">
        <w:rPr>
          <w:highlight w:val="yellow"/>
          <w:lang w:val="en-US"/>
        </w:rPr>
        <w:t xml:space="preserve">shows to the left the catchment C1 </w:t>
      </w:r>
      <w:r w:rsidR="00E156F4">
        <w:rPr>
          <w:highlight w:val="yellow"/>
          <w:lang w:val="en-US"/>
        </w:rPr>
        <w:t xml:space="preserve">realized as </w:t>
      </w:r>
      <w:r w:rsidR="00145BEA" w:rsidRPr="00A47715">
        <w:rPr>
          <w:highlight w:val="yellow"/>
          <w:lang w:val="en-US"/>
        </w:rPr>
        <w:t xml:space="preserve"> catchment area (</w:t>
      </w:r>
      <w:r w:rsidR="00E156F4">
        <w:rPr>
          <w:highlight w:val="yellow"/>
          <w:lang w:val="en-US"/>
        </w:rPr>
        <w:t>A</w:t>
      </w:r>
      <w:r w:rsidR="00145BEA" w:rsidRPr="00A47715">
        <w:rPr>
          <w:highlight w:val="yellow"/>
          <w:lang w:val="en-US"/>
        </w:rPr>
        <w:t xml:space="preserve">) and flowpath </w:t>
      </w:r>
      <w:r w:rsidR="00145BEA" w:rsidRPr="00A47715">
        <w:rPr>
          <w:highlight w:val="yellow"/>
        </w:rPr>
        <w:t>(</w:t>
      </w:r>
      <w:r w:rsidR="00E156F4">
        <w:rPr>
          <w:highlight w:val="yellow"/>
        </w:rPr>
        <w:t>F</w:t>
      </w:r>
      <w:r w:rsidR="00145BEA" w:rsidRPr="00A47715">
        <w:rPr>
          <w:highlight w:val="yellow"/>
        </w:rPr>
        <w:t>) depicting the definable unit where hydrologic processes take place</w:t>
      </w:r>
      <w:r w:rsidR="00145BEA" w:rsidRPr="00A47715">
        <w:rPr>
          <w:highlight w:val="yellow"/>
          <w:lang w:val="en-US"/>
        </w:rPr>
        <w:t>, and to the right how these realizations of the logical catchment are expressed in UML.</w:t>
      </w:r>
    </w:p>
    <w:p w14:paraId="1200AEEA" w14:textId="77777777" w:rsidR="00B70144" w:rsidRDefault="00B70144" w:rsidP="001B7094">
      <w:pPr>
        <w:pStyle w:val="OGCFigure"/>
      </w:pPr>
      <w:r>
        <w:rPr>
          <w:noProof/>
        </w:rPr>
        <w:lastRenderedPageBreak/>
        <w:drawing>
          <wp:inline distT="0" distB="0" distL="0" distR="0" wp14:anchorId="4B306012" wp14:editId="27F2C331">
            <wp:extent cx="5144400" cy="3301200"/>
            <wp:effectExtent l="0" t="0" r="0" b="0"/>
            <wp:docPr id="40" name="Grafik 40" descr="D:\Users\Dornblut\OGC_HYF_SWG\hlphtml\EARoot\EA1\EA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3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4400" cy="3301200"/>
                    </a:xfrm>
                    <a:prstGeom prst="rect">
                      <a:avLst/>
                    </a:prstGeom>
                    <a:noFill/>
                    <a:ln>
                      <a:noFill/>
                    </a:ln>
                  </pic:spPr>
                </pic:pic>
              </a:graphicData>
            </a:graphic>
          </wp:inline>
        </w:drawing>
      </w:r>
    </w:p>
    <w:p w14:paraId="3F42FAA2" w14:textId="033DE18A" w:rsidR="00B70144" w:rsidRDefault="00B70144" w:rsidP="001B7094">
      <w:pPr>
        <w:pStyle w:val="OGCFigure"/>
      </w:pPr>
      <w:bookmarkStart w:id="107" w:name="_Ref461114288"/>
      <w:bookmarkStart w:id="108" w:name="_Toc463963522"/>
      <w:r>
        <w:t xml:space="preserve">Figure </w:t>
      </w:r>
      <w:fldSimple w:instr=" SEQ Figure \* ARABIC ">
        <w:r w:rsidR="00714C6D">
          <w:rPr>
            <w:noProof/>
          </w:rPr>
          <w:t>9</w:t>
        </w:r>
      </w:fldSimple>
      <w:bookmarkEnd w:id="107"/>
      <w:r>
        <w:t xml:space="preserve">: </w:t>
      </w:r>
      <w:r w:rsidRPr="00DF497D">
        <w:t>A catchment area (grey) and a flowpath connecting inflow to outflow (red) depicting a definable unit where hydrologic processes take place.</w:t>
      </w:r>
      <w:bookmarkEnd w:id="108"/>
    </w:p>
    <w:p w14:paraId="6BCE4675" w14:textId="77777777" w:rsidR="00B833D3" w:rsidRDefault="00B833D3" w:rsidP="001B7094">
      <w:pPr>
        <w:pStyle w:val="OGCFigure"/>
      </w:pPr>
    </w:p>
    <w:p w14:paraId="2090A99C" w14:textId="77777777" w:rsidR="005A7FC9" w:rsidRDefault="005A7FC9" w:rsidP="001B7094">
      <w:pPr>
        <w:pStyle w:val="OGCFigure"/>
      </w:pPr>
      <w:r>
        <w:rPr>
          <w:noProof/>
        </w:rPr>
        <w:drawing>
          <wp:inline distT="0" distB="0" distL="0" distR="0" wp14:anchorId="3198547D" wp14:editId="2736E9EC">
            <wp:extent cx="4582800" cy="3384000"/>
            <wp:effectExtent l="0" t="0" r="8255" b="6985"/>
            <wp:docPr id="20" name="Grafik 20" descr="D:\Users\Dornblut\OGC_HYF_SWG\hlphtml\EARoot\EA1\EA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2800" cy="3384000"/>
                    </a:xfrm>
                    <a:prstGeom prst="rect">
                      <a:avLst/>
                    </a:prstGeom>
                    <a:noFill/>
                    <a:ln>
                      <a:noFill/>
                    </a:ln>
                  </pic:spPr>
                </pic:pic>
              </a:graphicData>
            </a:graphic>
          </wp:inline>
        </w:drawing>
      </w:r>
    </w:p>
    <w:p w14:paraId="68C77BFE" w14:textId="42619A58" w:rsidR="005A7FC9" w:rsidRDefault="005A7FC9" w:rsidP="001B7094">
      <w:pPr>
        <w:pStyle w:val="OGCFigure"/>
      </w:pPr>
      <w:bookmarkStart w:id="109" w:name="_Ref461114302"/>
      <w:bookmarkStart w:id="110" w:name="_Toc463963523"/>
      <w:r>
        <w:t xml:space="preserve">Figure </w:t>
      </w:r>
      <w:fldSimple w:instr=" SEQ Figure \* ARABIC ">
        <w:r w:rsidR="00714C6D">
          <w:rPr>
            <w:noProof/>
          </w:rPr>
          <w:t>10</w:t>
        </w:r>
      </w:fldSimple>
      <w:bookmarkEnd w:id="109"/>
      <w:r>
        <w:t>:</w:t>
      </w:r>
      <w:r w:rsidRPr="005A7FC9">
        <w:t xml:space="preserve"> </w:t>
      </w:r>
      <w:r w:rsidRPr="00B70144">
        <w:t>Catchments contributing to an identified outflow node. Note that some catchments contribute to a common outflow node.</w:t>
      </w:r>
      <w:bookmarkEnd w:id="110"/>
    </w:p>
    <w:p w14:paraId="3E221315" w14:textId="6DAAB0FA" w:rsidR="00B70144" w:rsidRDefault="00B70144" w:rsidP="00B70144">
      <w:pPr>
        <w:pStyle w:val="Beschriftung"/>
        <w:rPr>
          <w:lang w:val="en-US"/>
        </w:rPr>
      </w:pPr>
    </w:p>
    <w:p w14:paraId="320FD72D" w14:textId="511730CD" w:rsidR="00366A60" w:rsidRPr="00366A60" w:rsidRDefault="00366A60" w:rsidP="00366A60">
      <w:pPr>
        <w:jc w:val="both"/>
      </w:pPr>
      <w:r>
        <w:lastRenderedPageBreak/>
        <w:t xml:space="preserve">The catchment C1, shown in </w:t>
      </w:r>
      <w:r>
        <w:fldChar w:fldCharType="begin"/>
      </w:r>
      <w:r>
        <w:instrText xml:space="preserve"> REF _Ref461114302 \h  \* MERGEFORMAT </w:instrText>
      </w:r>
      <w:r>
        <w:fldChar w:fldCharType="separate"/>
      </w:r>
      <w:r w:rsidR="00714C6D">
        <w:t xml:space="preserve">Figure </w:t>
      </w:r>
      <w:r w:rsidR="00714C6D">
        <w:rPr>
          <w:noProof/>
        </w:rPr>
        <w:t>10</w:t>
      </w:r>
      <w:r>
        <w:fldChar w:fldCharType="end"/>
      </w:r>
      <w:r>
        <w:t xml:space="preserve">, contributes flow to an outfall n1. Outfall n2, shown in </w:t>
      </w:r>
      <w:r>
        <w:fldChar w:fldCharType="begin"/>
      </w:r>
      <w:r>
        <w:instrText xml:space="preserve"> REF _Ref461114312 \h  \* MERGEFORMAT </w:instrText>
      </w:r>
      <w:r>
        <w:fldChar w:fldCharType="separate"/>
      </w:r>
      <w:r w:rsidR="00714C6D">
        <w:t xml:space="preserve">Figure </w:t>
      </w:r>
      <w:r w:rsidR="00714C6D">
        <w:rPr>
          <w:noProof/>
        </w:rPr>
        <w:t>11</w:t>
      </w:r>
      <w:r>
        <w:fldChar w:fldCharType="end"/>
      </w:r>
      <w:r>
        <w:t xml:space="preserve">, contributes inflow to catchment C1. Networks of catchments can be constructed using this pattern and the idea that </w:t>
      </w:r>
      <w:r w:rsidRPr="008E510D">
        <w:t xml:space="preserve">two or more catchments that flow into </w:t>
      </w:r>
      <w:r>
        <w:t>the same downstream catchment, first flow to the same outflow which is the inflow of the</w:t>
      </w:r>
      <w:r w:rsidRPr="008E510D">
        <w:t xml:space="preserve"> receiving downstream catchment</w:t>
      </w:r>
      <w:r>
        <w:t xml:space="preserve">. </w:t>
      </w:r>
      <w:r w:rsidRPr="008E510D">
        <w:t xml:space="preserve">In a network of dendritic catchments, </w:t>
      </w:r>
      <w:r>
        <w:t xml:space="preserve">an </w:t>
      </w:r>
      <w:r w:rsidRPr="008E510D">
        <w:t>outflow serve</w:t>
      </w:r>
      <w:r>
        <w:t>s</w:t>
      </w:r>
      <w:r w:rsidRPr="008E510D">
        <w:t xml:space="preserve"> only one receiving catchment</w:t>
      </w:r>
      <w:r>
        <w:t>.</w:t>
      </w:r>
      <w:r w:rsidRPr="008E510D" w:rsidDel="00366A60">
        <w:t xml:space="preserve"> </w:t>
      </w:r>
    </w:p>
    <w:p w14:paraId="2AA2F1D2" w14:textId="77777777" w:rsidR="005A7FC9" w:rsidRDefault="005A7FC9" w:rsidP="00B833D3">
      <w:pPr>
        <w:pStyle w:val="OGCFigure"/>
      </w:pPr>
      <w:r>
        <w:rPr>
          <w:noProof/>
        </w:rPr>
        <w:drawing>
          <wp:inline distT="0" distB="0" distL="0" distR="0" wp14:anchorId="56D90A8F" wp14:editId="00B8C247">
            <wp:extent cx="4525200" cy="3394800"/>
            <wp:effectExtent l="0" t="0" r="8890" b="0"/>
            <wp:docPr id="21" name="Grafik 21" descr="D:\Users\Dornblut\OGC_HYF_SWG\hlphtml\EARoot\EA1\EA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Dornblut\OGC_HYF_SWG\hlphtml\EARoot\EA1\EA4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5200" cy="3394800"/>
                    </a:xfrm>
                    <a:prstGeom prst="rect">
                      <a:avLst/>
                    </a:prstGeom>
                    <a:noFill/>
                    <a:ln>
                      <a:noFill/>
                    </a:ln>
                  </pic:spPr>
                </pic:pic>
              </a:graphicData>
            </a:graphic>
          </wp:inline>
        </w:drawing>
      </w:r>
    </w:p>
    <w:p w14:paraId="4823DB3B" w14:textId="785DD281" w:rsidR="005A7FC9" w:rsidRDefault="005A7FC9" w:rsidP="00B833D3">
      <w:pPr>
        <w:pStyle w:val="OGCFigure"/>
      </w:pPr>
      <w:bookmarkStart w:id="111" w:name="_Ref461114312"/>
      <w:bookmarkStart w:id="112" w:name="_Toc463963524"/>
      <w:r>
        <w:t xml:space="preserve">Figure </w:t>
      </w:r>
      <w:fldSimple w:instr=" SEQ Figure \* ARABIC ">
        <w:r w:rsidR="00714C6D">
          <w:rPr>
            <w:noProof/>
          </w:rPr>
          <w:t>11</w:t>
        </w:r>
      </w:fldSimple>
      <w:bookmarkEnd w:id="111"/>
      <w:r>
        <w:t xml:space="preserve">: </w:t>
      </w:r>
      <w:r w:rsidRPr="008E510D">
        <w:t>Catchments receive inflow via an identified inflow node. Note that nodes are not necessarily geographic features, but are rather nodes in a graph representation of the river network.</w:t>
      </w:r>
      <w:bookmarkEnd w:id="112"/>
    </w:p>
    <w:p w14:paraId="0FB45318" w14:textId="7962FA79" w:rsidR="00005E29" w:rsidRPr="008E510D" w:rsidRDefault="00366A60" w:rsidP="00450C77">
      <w:pPr>
        <w:pStyle w:val="StandardWeb"/>
        <w:jc w:val="both"/>
        <w:rPr>
          <w:lang w:val="en-US"/>
        </w:rPr>
      </w:pPr>
      <w:r>
        <w:rPr>
          <w:lang w:val="en-US"/>
        </w:rPr>
        <w:t>Topological n</w:t>
      </w:r>
      <w:r w:rsidR="00005E29" w:rsidRPr="008E510D">
        <w:rPr>
          <w:lang w:val="en-US"/>
        </w:rPr>
        <w:t xml:space="preserve">odes </w:t>
      </w:r>
      <w:r w:rsidR="004F61F1" w:rsidRPr="004F61F1">
        <w:rPr>
          <w:highlight w:val="yellow"/>
          <w:lang w:val="en-US"/>
        </w:rPr>
        <w:t>as displayed in the examples above</w:t>
      </w:r>
      <w:r w:rsidR="004F61F1">
        <w:rPr>
          <w:lang w:val="en-US"/>
        </w:rPr>
        <w:t xml:space="preserve"> </w:t>
      </w:r>
      <w:r w:rsidR="00467DE0">
        <w:rPr>
          <w:lang w:val="en-US"/>
        </w:rPr>
        <w:t xml:space="preserve">may seem to </w:t>
      </w:r>
      <w:r w:rsidR="00005E29" w:rsidRPr="008E510D">
        <w:rPr>
          <w:lang w:val="en-US"/>
        </w:rPr>
        <w:t>stand alone as point</w:t>
      </w:r>
      <w:r w:rsidR="00467DE0">
        <w:rPr>
          <w:lang w:val="en-US"/>
        </w:rPr>
        <w:t>s of interaction in the network, but</w:t>
      </w:r>
      <w:r w:rsidR="00005E29" w:rsidRPr="008E510D">
        <w:rPr>
          <w:lang w:val="en-US"/>
        </w:rPr>
        <w:t xml:space="preserve"> </w:t>
      </w:r>
      <w:r w:rsidR="00021804">
        <w:rPr>
          <w:lang w:val="en-US"/>
        </w:rPr>
        <w:t>i</w:t>
      </w:r>
      <w:r w:rsidR="00005E29" w:rsidRPr="008E510D">
        <w:rPr>
          <w:lang w:val="en-US"/>
        </w:rPr>
        <w:t>n reality</w:t>
      </w:r>
      <w:r w:rsidR="00F173CA">
        <w:rPr>
          <w:lang w:val="en-US"/>
        </w:rPr>
        <w:t>,</w:t>
      </w:r>
      <w:r w:rsidR="00005E29" w:rsidRPr="008E510D">
        <w:rPr>
          <w:lang w:val="en-US"/>
        </w:rPr>
        <w:t xml:space="preserve"> they are (potentially complex) </w:t>
      </w:r>
      <w:r w:rsidR="00021804">
        <w:rPr>
          <w:lang w:val="en-US"/>
        </w:rPr>
        <w:t>catchment</w:t>
      </w:r>
      <w:r w:rsidR="00021804" w:rsidRPr="008E510D">
        <w:rPr>
          <w:lang w:val="en-US"/>
        </w:rPr>
        <w:t xml:space="preserve"> </w:t>
      </w:r>
      <w:r w:rsidR="00005E29" w:rsidRPr="008E510D">
        <w:rPr>
          <w:lang w:val="en-US"/>
        </w:rPr>
        <w:t xml:space="preserve">outlets, denoted as outfall features. Whether an outfall is referred to as an inflow or outflow is always in reference to a </w:t>
      </w:r>
      <w:r w:rsidR="00467DE0">
        <w:rPr>
          <w:lang w:val="en-US"/>
        </w:rPr>
        <w:t xml:space="preserve">particular </w:t>
      </w:r>
      <w:r w:rsidR="00005E29" w:rsidRPr="008E510D">
        <w:rPr>
          <w:lang w:val="en-US"/>
        </w:rPr>
        <w:t xml:space="preserve">catchment. This means that </w:t>
      </w:r>
      <w:r w:rsidR="00021804">
        <w:rPr>
          <w:lang w:val="en-US"/>
        </w:rPr>
        <w:t>an outfall</w:t>
      </w:r>
      <w:r w:rsidR="00005E29" w:rsidRPr="008E510D">
        <w:rPr>
          <w:lang w:val="en-US"/>
        </w:rPr>
        <w:t xml:space="preserve"> serves as the outflow of some contributing catchment(s) and the inflow of some receiving catchment(s). In this standard, the inflow and outflow role names of the conceptual outfall are used to unambiguously describe the role </w:t>
      </w:r>
      <w:r w:rsidR="003E35C5">
        <w:rPr>
          <w:lang w:val="en-US"/>
        </w:rPr>
        <w:t xml:space="preserve">of an outfall </w:t>
      </w:r>
      <w:r w:rsidR="00005E29" w:rsidRPr="008E510D">
        <w:rPr>
          <w:lang w:val="en-US"/>
        </w:rPr>
        <w:t>with respect to a catchment.</w:t>
      </w:r>
    </w:p>
    <w:p w14:paraId="28837C64" w14:textId="2F8C48A3" w:rsidR="00005E29" w:rsidRPr="008E510D" w:rsidRDefault="00005E29" w:rsidP="00450C77">
      <w:pPr>
        <w:pStyle w:val="StandardWeb"/>
        <w:jc w:val="both"/>
        <w:rPr>
          <w:lang w:val="en-US"/>
        </w:rPr>
      </w:pPr>
      <w:r w:rsidRPr="008E510D">
        <w:rPr>
          <w:lang w:val="en-US"/>
        </w:rPr>
        <w:t xml:space="preserve">In a dendritic network, the outflow that one or more dendritic catchments flow to (which is not necessarily a single geometric point) must contribute to one and only one receiving catchment, unless it is a terminal catchment. Given that the dendritic catchment is defined as a special type of the more general catchment concept, it inherits the general nesting as defined for the catchment as shown in </w:t>
      </w:r>
      <w:r w:rsidR="001B7094">
        <w:rPr>
          <w:lang w:val="en-US"/>
        </w:rPr>
        <w:fldChar w:fldCharType="begin"/>
      </w:r>
      <w:r w:rsidR="001B7094">
        <w:rPr>
          <w:lang w:val="en-US"/>
        </w:rPr>
        <w:instrText xml:space="preserve"> REF _Ref463519144 \h </w:instrText>
      </w:r>
      <w:r w:rsidR="001B7094">
        <w:rPr>
          <w:lang w:val="en-US"/>
        </w:rPr>
      </w:r>
      <w:r w:rsidR="001B7094">
        <w:rPr>
          <w:lang w:val="en-US"/>
        </w:rPr>
        <w:fldChar w:fldCharType="separate"/>
      </w:r>
      <w:r w:rsidR="00714C6D">
        <w:t xml:space="preserve">Figure </w:t>
      </w:r>
      <w:r w:rsidR="00714C6D">
        <w:rPr>
          <w:noProof/>
        </w:rPr>
        <w:t>7</w:t>
      </w:r>
      <w:r w:rsidR="001B7094">
        <w:rPr>
          <w:lang w:val="en-US"/>
        </w:rPr>
        <w:fldChar w:fldCharType="end"/>
      </w:r>
      <w:r w:rsidRPr="008E510D">
        <w:rPr>
          <w:lang w:val="en-US"/>
        </w:rPr>
        <w:t>.</w:t>
      </w:r>
    </w:p>
    <w:p w14:paraId="3C760184" w14:textId="15566C6E" w:rsidR="00714C6D" w:rsidRDefault="00005E29" w:rsidP="00714C6D">
      <w:pPr>
        <w:jc w:val="both"/>
      </w:pPr>
      <w:r w:rsidRPr="008E510D">
        <w:t xml:space="preserve">Being </w:t>
      </w:r>
      <w:r w:rsidR="004F61F1" w:rsidRPr="004F61F1">
        <w:rPr>
          <w:highlight w:val="yellow"/>
        </w:rPr>
        <w:t>logical places</w:t>
      </w:r>
      <w:r w:rsidRPr="008E510D">
        <w:t xml:space="preserve">, inflow and outflow have no explicit positions but are potentially complex </w:t>
      </w:r>
      <w:r w:rsidR="00021804">
        <w:t>catchment</w:t>
      </w:r>
      <w:r w:rsidR="00021804" w:rsidRPr="008E510D">
        <w:t xml:space="preserve"> </w:t>
      </w:r>
      <w:r w:rsidRPr="008E510D">
        <w:t xml:space="preserve">outlets. In fact, </w:t>
      </w:r>
      <w:r w:rsidR="0088723E">
        <w:t xml:space="preserve"> inflow and outflow</w:t>
      </w:r>
      <w:r w:rsidRPr="008E510D">
        <w:t xml:space="preserve"> may be represented by a complex </w:t>
      </w:r>
      <w:r w:rsidRPr="008E510D">
        <w:lastRenderedPageBreak/>
        <w:t xml:space="preserve">geometry with multiple parts. This is important in the case of a catchment that contains a broad river bottom with complex braided channels and two or more primary inflows. There may be no clear way to identify an inflow location, but from a topological perspective each contributing catchment can be said to contribute to the same </w:t>
      </w:r>
      <w:r w:rsidR="0088723E">
        <w:t>outflow</w:t>
      </w:r>
      <w:r w:rsidR="0088723E" w:rsidRPr="008E510D">
        <w:t xml:space="preserve"> </w:t>
      </w:r>
      <w:r w:rsidRPr="008E510D">
        <w:t>and that diffuse</w:t>
      </w:r>
      <w:r w:rsidR="00E946D6">
        <w:t>d</w:t>
      </w:r>
      <w:r w:rsidRPr="008E510D">
        <w:t xml:space="preserve"> inflow can be said to contribute </w:t>
      </w:r>
      <w:r w:rsidR="0036587F" w:rsidRPr="008E510D">
        <w:t>to the catchment in question</w:t>
      </w:r>
      <w:r w:rsidRPr="008E510D">
        <w:t xml:space="preserve">. </w:t>
      </w:r>
      <w:r w:rsidR="00AB6DAC" w:rsidRPr="00CA3C2A">
        <w:t>There might be two ways that catchments with multiple inflows can share a common outlet: 1) as separate catchments, each realized as a flowpath connecting a single inflow and the common outflow, or 2) as a non-divided catchment contributing as a whole to the outflow node. The latter case, referred to here as a conjoint catchment, requires to determine the main flowpath, or to perform linear referencing (along the main flowpath). However, a conjoint catchment is often easier to delineate and more convenient.</w:t>
      </w:r>
      <w:r w:rsidR="00AB6DAC" w:rsidRPr="008E510D">
        <w:t xml:space="preserve"> </w:t>
      </w:r>
      <w:r w:rsidRPr="008E510D">
        <w:t>Note that in this case, the complexity required to support geospatially accurate linear referencing may be lost in the interest of easy network navigation capabilities.</w:t>
      </w:r>
    </w:p>
    <w:p w14:paraId="2F8A740E" w14:textId="77777777" w:rsidR="00521E2C" w:rsidRPr="00F16F57" w:rsidRDefault="00521E2C" w:rsidP="00714C6D">
      <w:pPr>
        <w:jc w:val="both"/>
      </w:pPr>
    </w:p>
    <w:p w14:paraId="162504CA" w14:textId="77777777" w:rsidR="00714C6D" w:rsidRPr="008E510D" w:rsidRDefault="00714C6D" w:rsidP="00714C6D">
      <w:pPr>
        <w:pStyle w:val="OGCFigure"/>
      </w:pPr>
      <w:r w:rsidRPr="008E510D">
        <w:rPr>
          <w:noProof/>
        </w:rPr>
        <w:drawing>
          <wp:inline distT="0" distB="0" distL="0" distR="0" wp14:anchorId="72FFC2E7" wp14:editId="58E519EB">
            <wp:extent cx="1600200" cy="2484120"/>
            <wp:effectExtent l="0" t="0" r="0" b="5080"/>
            <wp:docPr id="17" name="Grafik 17" descr="https://raw.githubusercontent.com/opengeospatial/HY_Features/master/figs/nonDendriticEnc1.png?token=AQBAr_AzfFJTx-PKE-nAV7FHo9oFX5Zyks5Xtth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raw.githubusercontent.com/opengeospatial/HY_Features/master/figs/nonDendriticEnc1.png?token=AQBAr_AzfFJTx-PKE-nAV7FHo9oFX5Zyks5XtthSwA%3D%3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00200" cy="2484120"/>
                    </a:xfrm>
                    <a:prstGeom prst="rect">
                      <a:avLst/>
                    </a:prstGeom>
                    <a:noFill/>
                    <a:ln>
                      <a:noFill/>
                    </a:ln>
                  </pic:spPr>
                </pic:pic>
              </a:graphicData>
            </a:graphic>
          </wp:inline>
        </w:drawing>
      </w:r>
      <w:r w:rsidRPr="008E510D">
        <w:tab/>
      </w:r>
      <w:r w:rsidRPr="008E510D">
        <w:tab/>
      </w:r>
      <w:r w:rsidRPr="008E510D">
        <w:rPr>
          <w:noProof/>
        </w:rPr>
        <w:drawing>
          <wp:inline distT="0" distB="0" distL="0" distR="0" wp14:anchorId="68202BE7" wp14:editId="35412D76">
            <wp:extent cx="1600200" cy="2484120"/>
            <wp:effectExtent l="0" t="0" r="0" b="5080"/>
            <wp:docPr id="19" name="Grafik 19" descr="https://raw.githubusercontent.com/opengeospatial/HY_Features/master/figs/nonDendriticEnc2.png?token=AQBAr-EtDg4VSVt0TdkbbskfEArq-MPIks5Xtthq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raw.githubusercontent.com/opengeospatial/HY_Features/master/figs/nonDendriticEnc2.png?token=AQBAr-EtDg4VSVt0TdkbbskfEArq-MPIks5XtthqwA%3D%3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00200" cy="2484120"/>
                    </a:xfrm>
                    <a:prstGeom prst="rect">
                      <a:avLst/>
                    </a:prstGeom>
                    <a:noFill/>
                    <a:ln>
                      <a:noFill/>
                    </a:ln>
                  </pic:spPr>
                </pic:pic>
              </a:graphicData>
            </a:graphic>
          </wp:inline>
        </w:drawing>
      </w:r>
      <w:r w:rsidRPr="008E510D">
        <w:tab/>
      </w:r>
      <w:r w:rsidRPr="008E510D">
        <w:tab/>
      </w:r>
    </w:p>
    <w:p w14:paraId="25357913" w14:textId="78022978" w:rsidR="00714C6D" w:rsidRDefault="00714C6D" w:rsidP="00714C6D">
      <w:pPr>
        <w:pStyle w:val="OGCFigure"/>
      </w:pPr>
      <w:bookmarkStart w:id="113" w:name="_Ref463533957"/>
      <w:bookmarkStart w:id="114" w:name="_Toc463963525"/>
      <w:r w:rsidRPr="008E510D">
        <w:t xml:space="preserve">Figure </w:t>
      </w:r>
      <w:fldSimple w:instr=" SEQ Figure \* ARABIC ">
        <w:r>
          <w:rPr>
            <w:noProof/>
          </w:rPr>
          <w:t>12</w:t>
        </w:r>
      </w:fldSimple>
      <w:bookmarkEnd w:id="113"/>
      <w:r>
        <w:rPr>
          <w:noProof/>
        </w:rPr>
        <w:t xml:space="preserve"> </w:t>
      </w:r>
      <w:r>
        <w:t>(C6-C7, from left to right): Encapsulation of n</w:t>
      </w:r>
      <w:r w:rsidRPr="008E510D">
        <w:t xml:space="preserve">on-dendritic </w:t>
      </w:r>
      <w:r>
        <w:t xml:space="preserve">stream network </w:t>
      </w:r>
      <w:r w:rsidRPr="008E510D">
        <w:t>topology</w:t>
      </w:r>
      <w:r>
        <w:t>. C6: The left figure shows a case where</w:t>
      </w:r>
      <w:r w:rsidRPr="008E510D">
        <w:t xml:space="preserve"> it is not possible to determine to what extent flow from catchment F cont</w:t>
      </w:r>
      <w:r>
        <w:t>ributes to catchments E, B or C.</w:t>
      </w:r>
      <w:r w:rsidRPr="008E510D">
        <w:t xml:space="preserve"> </w:t>
      </w:r>
      <w:r>
        <w:t>C7: The right figure shows how</w:t>
      </w:r>
      <w:r w:rsidRPr="008E510D">
        <w:t xml:space="preserve"> catchments E, B, and C </w:t>
      </w:r>
      <w:r>
        <w:t>can</w:t>
      </w:r>
      <w:r w:rsidRPr="008E510D">
        <w:t xml:space="preserve"> be aggregated </w:t>
      </w:r>
      <w:r>
        <w:t>so</w:t>
      </w:r>
      <w:r w:rsidRPr="008E510D">
        <w:t xml:space="preserve"> nodes N2 and N3 are treated as a single virtual inflow node, so that all the flow from catchments D and F accumulate in the resulting catchment</w:t>
      </w:r>
      <w:r>
        <w:t xml:space="preserve"> X.</w:t>
      </w:r>
      <w:bookmarkEnd w:id="114"/>
    </w:p>
    <w:p w14:paraId="0F729084" w14:textId="77777777" w:rsidR="00714C6D" w:rsidRDefault="00714C6D" w:rsidP="00714C6D">
      <w:pPr>
        <w:pStyle w:val="OGCFigure"/>
        <w:rPr>
          <w:highlight w:val="yellow"/>
        </w:rPr>
      </w:pPr>
    </w:p>
    <w:p w14:paraId="4A957C2C" w14:textId="77777777" w:rsidR="00521E2C" w:rsidRDefault="00521E2C" w:rsidP="00521E2C">
      <w:pPr>
        <w:jc w:val="both"/>
      </w:pPr>
      <w:r w:rsidRPr="008E510D">
        <w:t>It is worth noting that non-dendritic networks are often re</w:t>
      </w:r>
      <w:r>
        <w:t>alized</w:t>
      </w:r>
      <w:r w:rsidRPr="008E510D">
        <w:t xml:space="preserve"> as a dendritic catchment network by introducing joint catchments that contain the non-dendritic parts. </w:t>
      </w:r>
      <w:r>
        <w:fldChar w:fldCharType="begin"/>
      </w:r>
      <w:r>
        <w:instrText xml:space="preserve"> REF _Ref463533957 \h </w:instrText>
      </w:r>
      <w:r>
        <w:fldChar w:fldCharType="separate"/>
      </w:r>
      <w:r w:rsidRPr="008E510D">
        <w:t xml:space="preserve">Figure </w:t>
      </w:r>
      <w:r>
        <w:rPr>
          <w:noProof/>
        </w:rPr>
        <w:t>12</w:t>
      </w:r>
      <w:r>
        <w:fldChar w:fldCharType="end"/>
      </w:r>
      <w:r>
        <w:t xml:space="preserve"> </w:t>
      </w:r>
      <w:r w:rsidRPr="008E510D">
        <w:t xml:space="preserve">shows an example of </w:t>
      </w:r>
      <w:r>
        <w:t xml:space="preserve">a </w:t>
      </w:r>
      <w:r w:rsidRPr="008E510D">
        <w:t xml:space="preserve">non-dendritic </w:t>
      </w:r>
      <w:r>
        <w:t>stream network</w:t>
      </w:r>
      <w:r w:rsidRPr="008E510D">
        <w:t>, where it is not possible to determine to what extent flow from catchment F contributes to catchments E, B or C</w:t>
      </w:r>
      <w:r>
        <w:t xml:space="preserve"> (</w:t>
      </w:r>
      <w:r>
        <w:fldChar w:fldCharType="begin"/>
      </w:r>
      <w:r>
        <w:instrText xml:space="preserve"> REF _Ref463533957 \h </w:instrText>
      </w:r>
      <w:r>
        <w:fldChar w:fldCharType="separate"/>
      </w:r>
      <w:r w:rsidRPr="008E510D">
        <w:t xml:space="preserve">Figure </w:t>
      </w:r>
      <w:r>
        <w:rPr>
          <w:noProof/>
        </w:rPr>
        <w:t>12</w:t>
      </w:r>
      <w:r>
        <w:fldChar w:fldCharType="end"/>
      </w:r>
      <w:r>
        <w:t>,</w:t>
      </w:r>
      <w:r>
        <w:fldChar w:fldCharType="begin"/>
      </w:r>
      <w:r>
        <w:instrText xml:space="preserve"> REF C6 \h </w:instrText>
      </w:r>
      <w:r>
        <w:fldChar w:fldCharType="separate"/>
      </w:r>
      <w:r>
        <w:t>C6</w:t>
      </w:r>
      <w:r>
        <w:fldChar w:fldCharType="end"/>
      </w:r>
      <w:r>
        <w:t>)</w:t>
      </w:r>
      <w:r w:rsidRPr="008E510D">
        <w:t>.</w:t>
      </w:r>
      <w:r>
        <w:t xml:space="preserve"> </w:t>
      </w:r>
      <w:r>
        <w:rPr>
          <w:rStyle w:val="Kommentarzeichen"/>
        </w:rPr>
        <w:commentReference w:id="115"/>
      </w:r>
      <w:r>
        <w:t xml:space="preserve">Aggregating  the </w:t>
      </w:r>
      <w:r w:rsidRPr="008E510D">
        <w:t xml:space="preserve">catchments E, B, and C </w:t>
      </w:r>
      <w:r>
        <w:t xml:space="preserve"> (</w:t>
      </w:r>
      <w:r>
        <w:fldChar w:fldCharType="begin"/>
      </w:r>
      <w:r>
        <w:instrText xml:space="preserve"> REF _Ref463533957 \h </w:instrText>
      </w:r>
      <w:r>
        <w:fldChar w:fldCharType="separate"/>
      </w:r>
      <w:r w:rsidRPr="008E510D">
        <w:t xml:space="preserve">Figure </w:t>
      </w:r>
      <w:r>
        <w:rPr>
          <w:noProof/>
        </w:rPr>
        <w:t>12</w:t>
      </w:r>
      <w:r>
        <w:fldChar w:fldCharType="end"/>
      </w:r>
      <w:r>
        <w:t xml:space="preserve">, </w:t>
      </w:r>
      <w:r>
        <w:fldChar w:fldCharType="begin"/>
      </w:r>
      <w:r>
        <w:instrText xml:space="preserve"> REF C7 \h </w:instrText>
      </w:r>
      <w:r>
        <w:fldChar w:fldCharType="separate"/>
      </w:r>
      <w:r>
        <w:t>C7</w:t>
      </w:r>
      <w:r>
        <w:fldChar w:fldCharType="end"/>
      </w:r>
      <w:r>
        <w:t xml:space="preserve">) </w:t>
      </w:r>
      <w:r w:rsidRPr="008E510D">
        <w:t xml:space="preserve">and </w:t>
      </w:r>
      <w:r>
        <w:t xml:space="preserve">collapsing </w:t>
      </w:r>
      <w:r w:rsidRPr="008E510D">
        <w:t>the nodes N2 and N3</w:t>
      </w:r>
      <w:r>
        <w:t xml:space="preserve"> into</w:t>
      </w:r>
      <w:r w:rsidRPr="008E510D">
        <w:t xml:space="preserve"> a single virtual inflow node, </w:t>
      </w:r>
      <w:r>
        <w:t>will accumulate</w:t>
      </w:r>
      <w:r w:rsidRPr="008E510D">
        <w:t xml:space="preserve"> all the flow from catchments D and F in the resulting catchment X</w:t>
      </w:r>
      <w:r>
        <w:t xml:space="preserve"> contributing inflow into catchment A via the node N1. </w:t>
      </w:r>
      <w:r w:rsidRPr="008E510D">
        <w:t>Using this encapsulation approach, catchments can be represented using a simple tree structure where an upstream-downstream relation can be built without the need for complex hydrography between inflow and outflow nodes.</w:t>
      </w:r>
      <w:r>
        <w:t xml:space="preserve"> </w:t>
      </w:r>
    </w:p>
    <w:p w14:paraId="391EDDC9" w14:textId="407B96A0" w:rsidR="00714C6D" w:rsidRDefault="00714C6D" w:rsidP="00714C6D">
      <w:pPr>
        <w:pStyle w:val="StandardWeb"/>
        <w:jc w:val="both"/>
        <w:rPr>
          <w:lang w:val="en-US"/>
        </w:rPr>
      </w:pPr>
      <w:r w:rsidRPr="0048421B">
        <w:rPr>
          <w:highlight w:val="yellow"/>
          <w:lang w:val="en-US"/>
        </w:rPr>
        <w:lastRenderedPageBreak/>
        <w:t xml:space="preserve">The topological pattern of a catchment </w:t>
      </w:r>
      <w:r w:rsidR="00181AFC">
        <w:rPr>
          <w:highlight w:val="yellow"/>
          <w:lang w:val="en-US"/>
        </w:rPr>
        <w:t>connecting</w:t>
      </w:r>
      <w:r w:rsidR="00181AFC" w:rsidRPr="00C14BA3">
        <w:rPr>
          <w:highlight w:val="yellow"/>
          <w:lang w:val="en-US"/>
        </w:rPr>
        <w:t xml:space="preserve"> </w:t>
      </w:r>
      <w:r w:rsidRPr="00C14BA3">
        <w:rPr>
          <w:highlight w:val="yellow"/>
          <w:lang w:val="en-US"/>
        </w:rPr>
        <w:t xml:space="preserve">inflow and outflow applies to all possible </w:t>
      </w:r>
      <w:r w:rsidRPr="004B6A47">
        <w:rPr>
          <w:highlight w:val="yellow"/>
          <w:lang w:val="en-US"/>
        </w:rPr>
        <w:t>realizations of a catchment, whereby</w:t>
      </w:r>
      <w:r w:rsidRPr="002C41BE">
        <w:rPr>
          <w:highlight w:val="yellow"/>
          <w:lang w:val="en-US"/>
        </w:rPr>
        <w:t xml:space="preserve"> </w:t>
      </w:r>
      <w:r w:rsidR="00181AFC">
        <w:rPr>
          <w:highlight w:val="yellow"/>
          <w:lang w:val="en-US"/>
        </w:rPr>
        <w:t xml:space="preserve">the realizations of </w:t>
      </w:r>
      <w:r w:rsidRPr="002C41BE">
        <w:rPr>
          <w:highlight w:val="yellow"/>
          <w:lang w:val="en-US"/>
        </w:rPr>
        <w:t>inflow or outflow are</w:t>
      </w:r>
      <w:r w:rsidRPr="004B6A47">
        <w:rPr>
          <w:highlight w:val="yellow"/>
          <w:lang w:val="en-US"/>
        </w:rPr>
        <w:t xml:space="preserve"> always of lower topological dimension than the realization of the corresponding catchment</w:t>
      </w:r>
      <w:r>
        <w:rPr>
          <w:highlight w:val="yellow"/>
          <w:lang w:val="en-US"/>
        </w:rPr>
        <w:t xml:space="preserve">. </w:t>
      </w:r>
      <w:r w:rsidRPr="004B6A47">
        <w:rPr>
          <w:highlight w:val="yellow"/>
          <w:lang w:val="en-US"/>
        </w:rPr>
        <w:t xml:space="preserve">A catchment may be topologically realized as a solid bounded by </w:t>
      </w:r>
      <w:r w:rsidRPr="0048421B">
        <w:rPr>
          <w:highlight w:val="yellow"/>
          <w:lang w:val="en-US"/>
        </w:rPr>
        <w:t xml:space="preserve">inflow/outflow faces, each face bounded by inflow/outflow edges, and each edge bounded by inflow/outflow nodes. Each of these realizations </w:t>
      </w:r>
      <w:r w:rsidRPr="004B6A47">
        <w:rPr>
          <w:highlight w:val="yellow"/>
          <w:lang w:val="en-US"/>
        </w:rPr>
        <w:t>may be represented using an appropriate geometry type.</w:t>
      </w:r>
      <w:r>
        <w:rPr>
          <w:highlight w:val="yellow"/>
          <w:lang w:val="en-US"/>
        </w:rPr>
        <w:t xml:space="preserve"> </w:t>
      </w:r>
      <w:r w:rsidRPr="004B6A47">
        <w:rPr>
          <w:highlight w:val="yellow"/>
          <w:lang w:val="en-US"/>
        </w:rPr>
        <w:t xml:space="preserve">For example, an outflow node </w:t>
      </w:r>
      <w:r>
        <w:rPr>
          <w:highlight w:val="yellow"/>
          <w:lang w:val="en-US"/>
        </w:rPr>
        <w:t>may be represented as geometric point</w:t>
      </w:r>
      <w:r w:rsidRPr="004B6A47">
        <w:rPr>
          <w:highlight w:val="yellow"/>
          <w:lang w:val="en-US"/>
        </w:rPr>
        <w:t xml:space="preserve"> </w:t>
      </w:r>
      <w:r>
        <w:rPr>
          <w:highlight w:val="yellow"/>
          <w:lang w:val="en-US"/>
        </w:rPr>
        <w:t xml:space="preserve">located at the beginning of the flowline representing the </w:t>
      </w:r>
      <w:r w:rsidRPr="004B6A47">
        <w:rPr>
          <w:highlight w:val="yellow"/>
          <w:lang w:val="en-US"/>
        </w:rPr>
        <w:t xml:space="preserve">flowpath (edge) </w:t>
      </w:r>
      <w:r>
        <w:rPr>
          <w:highlight w:val="yellow"/>
          <w:lang w:val="en-US"/>
        </w:rPr>
        <w:t xml:space="preserve">which </w:t>
      </w:r>
      <w:r w:rsidRPr="004B6A47">
        <w:rPr>
          <w:highlight w:val="yellow"/>
          <w:lang w:val="en-US"/>
        </w:rPr>
        <w:t>realiz</w:t>
      </w:r>
      <w:r>
        <w:rPr>
          <w:highlight w:val="yellow"/>
          <w:lang w:val="en-US"/>
        </w:rPr>
        <w:t>es</w:t>
      </w:r>
      <w:r w:rsidRPr="004B6A47">
        <w:rPr>
          <w:highlight w:val="yellow"/>
          <w:lang w:val="en-US"/>
        </w:rPr>
        <w:t xml:space="preserve"> the contributing catchment. This corresponds to the topology model defined within </w:t>
      </w:r>
      <w:r w:rsidRPr="0048421B">
        <w:rPr>
          <w:highlight w:val="yellow"/>
          <w:lang w:val="en-US"/>
        </w:rPr>
        <w:t xml:space="preserve">the </w:t>
      </w:r>
      <w:r w:rsidRPr="0048421B">
        <w:rPr>
          <w:rFonts w:eastAsia="MS Mincho"/>
          <w:highlight w:val="yellow"/>
          <w:lang w:val="en-AU"/>
        </w:rPr>
        <w:t xml:space="preserve">OGC Abstract Specification Topic 1, Feature geometry (aka </w:t>
      </w:r>
      <w:r w:rsidRPr="0048421B">
        <w:rPr>
          <w:highlight w:val="yellow"/>
          <w:lang w:val="en-US"/>
        </w:rPr>
        <w:t xml:space="preserve">ISO 19107: Spatial Schema) </w:t>
      </w:r>
      <w:r w:rsidRPr="004B6A47">
        <w:rPr>
          <w:highlight w:val="yellow"/>
          <w:lang w:val="en-US"/>
        </w:rPr>
        <w:t xml:space="preserve">which </w:t>
      </w:r>
      <w:r>
        <w:rPr>
          <w:highlight w:val="yellow"/>
          <w:lang w:val="en-US"/>
        </w:rPr>
        <w:t xml:space="preserve">is </w:t>
      </w:r>
      <w:r w:rsidR="002921AB">
        <w:rPr>
          <w:highlight w:val="yellow"/>
          <w:lang w:val="en-US"/>
        </w:rPr>
        <w:t>considered</w:t>
      </w:r>
      <w:r w:rsidR="002921AB" w:rsidRPr="004B6A47">
        <w:rPr>
          <w:highlight w:val="yellow"/>
          <w:lang w:val="en-US"/>
        </w:rPr>
        <w:t xml:space="preserve"> </w:t>
      </w:r>
      <w:r>
        <w:rPr>
          <w:highlight w:val="yellow"/>
          <w:lang w:val="en-US"/>
        </w:rPr>
        <w:t>as the</w:t>
      </w:r>
      <w:r w:rsidRPr="004B6A47">
        <w:rPr>
          <w:highlight w:val="yellow"/>
          <w:lang w:val="en-US"/>
        </w:rPr>
        <w:t xml:space="preserve"> general framework to describe </w:t>
      </w:r>
      <w:r>
        <w:rPr>
          <w:highlight w:val="yellow"/>
          <w:lang w:val="en-US"/>
        </w:rPr>
        <w:t xml:space="preserve">the </w:t>
      </w:r>
      <w:r w:rsidRPr="004B6A47">
        <w:rPr>
          <w:highlight w:val="yellow"/>
          <w:lang w:val="en-US"/>
        </w:rPr>
        <w:t xml:space="preserve">scale-independent unity of catchment and outfall. </w:t>
      </w:r>
    </w:p>
    <w:p w14:paraId="61A7D374" w14:textId="77777777" w:rsidR="00714C6D" w:rsidRDefault="00714C6D" w:rsidP="00714C6D">
      <w:pPr>
        <w:pStyle w:val="OGCFigure"/>
      </w:pPr>
      <w:r w:rsidRPr="00744A67">
        <w:rPr>
          <w:noProof/>
        </w:rPr>
        <w:drawing>
          <wp:inline distT="0" distB="0" distL="0" distR="0" wp14:anchorId="2079DAF7" wp14:editId="7DD1FA10">
            <wp:extent cx="5486400" cy="3806110"/>
            <wp:effectExtent l="0" t="0" r="0" b="4445"/>
            <wp:docPr id="30" name="Grafik 30" descr="D:\Users\Dornblut\OGC_HYF_SWG\hlphtml\EARoot\EA2\EA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EA2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806110"/>
                    </a:xfrm>
                    <a:prstGeom prst="rect">
                      <a:avLst/>
                    </a:prstGeom>
                    <a:noFill/>
                    <a:ln>
                      <a:noFill/>
                    </a:ln>
                  </pic:spPr>
                </pic:pic>
              </a:graphicData>
            </a:graphic>
          </wp:inline>
        </w:drawing>
      </w:r>
    </w:p>
    <w:p w14:paraId="7E67E66C" w14:textId="05FDE599" w:rsidR="00714C6D" w:rsidRDefault="00714C6D" w:rsidP="00714C6D">
      <w:pPr>
        <w:pStyle w:val="OGCFigure"/>
      </w:pPr>
      <w:bookmarkStart w:id="116" w:name="_Ref463534031"/>
      <w:bookmarkStart w:id="117" w:name="_Toc463963526"/>
      <w:r>
        <w:t xml:space="preserve">Figure </w:t>
      </w:r>
      <w:fldSimple w:instr=" SEQ Figure \* ARABIC ">
        <w:r w:rsidR="00FD6D0B">
          <w:rPr>
            <w:noProof/>
          </w:rPr>
          <w:t>13</w:t>
        </w:r>
      </w:fldSimple>
      <w:bookmarkEnd w:id="116"/>
      <w:r>
        <w:t xml:space="preserve">: </w:t>
      </w:r>
      <w:r w:rsidRPr="00744A67">
        <w:t>Catchment realization features with ‘tags’ expressing catchment topology</w:t>
      </w:r>
      <w:bookmarkEnd w:id="117"/>
    </w:p>
    <w:p w14:paraId="40E4A545" w14:textId="77777777" w:rsidR="0068660C" w:rsidRDefault="0068660C" w:rsidP="0068660C">
      <w:pPr>
        <w:pStyle w:val="StandardWeb"/>
        <w:jc w:val="both"/>
        <w:rPr>
          <w:highlight w:val="yellow"/>
          <w:lang w:val="en-US"/>
        </w:rPr>
      </w:pPr>
      <w:r w:rsidRPr="00B31F36">
        <w:rPr>
          <w:highlight w:val="yellow"/>
          <w:lang w:val="en-US"/>
        </w:rPr>
        <w:t>To emphasize this catchment topology pattern, the correspondence to the general topology model is expressed by means of ‘tagged values’</w:t>
      </w:r>
      <w:r w:rsidRPr="00D4047D">
        <w:rPr>
          <w:highlight w:val="yellow"/>
          <w:lang w:val="en-US"/>
        </w:rPr>
        <w:t xml:space="preserve"> </w:t>
      </w:r>
      <w:r>
        <w:rPr>
          <w:highlight w:val="yellow"/>
          <w:lang w:val="en-US"/>
        </w:rPr>
        <w:t xml:space="preserve">describing the topological </w:t>
      </w:r>
      <w:r w:rsidRPr="00D539E4">
        <w:rPr>
          <w:i/>
          <w:highlight w:val="yellow"/>
          <w:lang w:val="en-US"/>
        </w:rPr>
        <w:t>boundary</w:t>
      </w:r>
      <w:r w:rsidRPr="00B31F36">
        <w:rPr>
          <w:highlight w:val="yellow"/>
          <w:lang w:val="en-US"/>
        </w:rPr>
        <w:t xml:space="preserve"> and </w:t>
      </w:r>
      <w:r w:rsidRPr="00D539E4">
        <w:rPr>
          <w:i/>
          <w:highlight w:val="yellow"/>
          <w:lang w:val="en-US"/>
        </w:rPr>
        <w:t>spoke</w:t>
      </w:r>
      <w:r w:rsidRPr="00B31F36">
        <w:rPr>
          <w:highlight w:val="yellow"/>
          <w:lang w:val="en-US"/>
        </w:rPr>
        <w:t xml:space="preserve"> properties </w:t>
      </w:r>
      <w:r>
        <w:rPr>
          <w:highlight w:val="yellow"/>
          <w:lang w:val="en-US"/>
        </w:rPr>
        <w:t>using terms common in hydrology. ‘Tagged values’ are also used to indicate in general the connectivity of catchment realization features. T</w:t>
      </w:r>
      <w:r w:rsidRPr="00B31F36">
        <w:rPr>
          <w:highlight w:val="yellow"/>
          <w:lang w:val="en-US"/>
        </w:rPr>
        <w:t xml:space="preserve">he </w:t>
      </w:r>
      <w:r>
        <w:rPr>
          <w:highlight w:val="yellow"/>
          <w:lang w:val="en-US"/>
        </w:rPr>
        <w:t>‘</w:t>
      </w:r>
      <w:r w:rsidRPr="00B31F36">
        <w:rPr>
          <w:highlight w:val="yellow"/>
          <w:lang w:val="en-US"/>
        </w:rPr>
        <w:t>tags</w:t>
      </w:r>
      <w:r>
        <w:rPr>
          <w:highlight w:val="yellow"/>
          <w:lang w:val="en-US"/>
        </w:rPr>
        <w:t>’</w:t>
      </w:r>
      <w:r w:rsidRPr="00B31F36">
        <w:rPr>
          <w:highlight w:val="yellow"/>
          <w:lang w:val="en-US"/>
        </w:rPr>
        <w:t xml:space="preserve"> </w:t>
      </w:r>
      <w:r>
        <w:rPr>
          <w:highlight w:val="yellow"/>
          <w:lang w:val="en-US"/>
        </w:rPr>
        <w:t>shown (</w:t>
      </w:r>
      <w:r>
        <w:rPr>
          <w:highlight w:val="yellow"/>
          <w:lang w:val="en-US"/>
        </w:rPr>
        <w:fldChar w:fldCharType="begin"/>
      </w:r>
      <w:r>
        <w:rPr>
          <w:highlight w:val="yellow"/>
          <w:lang w:val="en-US"/>
        </w:rPr>
        <w:instrText xml:space="preserve"> REF _Ref463534031 \h </w:instrText>
      </w:r>
      <w:r>
        <w:rPr>
          <w:highlight w:val="yellow"/>
          <w:lang w:val="en-US"/>
        </w:rPr>
      </w:r>
      <w:r>
        <w:rPr>
          <w:highlight w:val="yellow"/>
          <w:lang w:val="en-US"/>
        </w:rPr>
        <w:fldChar w:fldCharType="separate"/>
      </w:r>
      <w:r>
        <w:t xml:space="preserve">Figure </w:t>
      </w:r>
      <w:r>
        <w:rPr>
          <w:noProof/>
        </w:rPr>
        <w:t>13</w:t>
      </w:r>
      <w:r>
        <w:rPr>
          <w:highlight w:val="yellow"/>
          <w:lang w:val="en-US"/>
        </w:rPr>
        <w:fldChar w:fldCharType="end"/>
      </w:r>
      <w:r>
        <w:rPr>
          <w:highlight w:val="yellow"/>
          <w:lang w:val="en-US"/>
        </w:rPr>
        <w:t xml:space="preserve">) in </w:t>
      </w:r>
      <w:r w:rsidRPr="00B31F36">
        <w:rPr>
          <w:highlight w:val="yellow"/>
          <w:lang w:val="en-US"/>
        </w:rPr>
        <w:t>may be understood as guidance for mapping rather than an implementation requirement.</w:t>
      </w:r>
      <w:r>
        <w:rPr>
          <w:highlight w:val="yellow"/>
          <w:lang w:val="en-US"/>
        </w:rPr>
        <w:t xml:space="preserve"> For example, the flowpath which realizes a catchment as topological edge has an inflow node and an outflow node as boundary, and forms simultaneously the outflow-edge boundary of a left- or right-bank catchment area which realizes the catchment as topological face. </w:t>
      </w:r>
    </w:p>
    <w:p w14:paraId="6DA9AD44" w14:textId="0DEA2437" w:rsidR="00EF2AFB" w:rsidRDefault="0068660C" w:rsidP="00EF2AFB">
      <w:pPr>
        <w:pStyle w:val="StandardWeb"/>
        <w:jc w:val="both"/>
        <w:rPr>
          <w:lang w:val="en-US"/>
        </w:rPr>
      </w:pPr>
      <w:r>
        <w:rPr>
          <w:highlight w:val="yellow"/>
        </w:rPr>
        <w:lastRenderedPageBreak/>
        <w:t xml:space="preserve">Specific feature types </w:t>
      </w:r>
      <w:r w:rsidR="00EF2AFB">
        <w:rPr>
          <w:highlight w:val="yellow"/>
        </w:rPr>
        <w:t>defined to reflect the logical network of catchments</w:t>
      </w:r>
      <w:r>
        <w:rPr>
          <w:highlight w:val="yellow"/>
        </w:rPr>
        <w:t xml:space="preserve"> are described in section 7.4.3 of this standard: </w:t>
      </w:r>
      <w:proofErr w:type="spellStart"/>
      <w:r>
        <w:rPr>
          <w:highlight w:val="yellow"/>
        </w:rPr>
        <w:t>HY_CatchmentAggregate</w:t>
      </w:r>
      <w:proofErr w:type="spellEnd"/>
      <w:r>
        <w:rPr>
          <w:highlight w:val="yellow"/>
        </w:rPr>
        <w:t xml:space="preserve">, </w:t>
      </w:r>
      <w:proofErr w:type="spellStart"/>
      <w:r>
        <w:rPr>
          <w:highlight w:val="yellow"/>
        </w:rPr>
        <w:t>HY_DendriticCatchment</w:t>
      </w:r>
      <w:proofErr w:type="spellEnd"/>
      <w:r>
        <w:rPr>
          <w:highlight w:val="yellow"/>
        </w:rPr>
        <w:t xml:space="preserve"> and </w:t>
      </w:r>
      <w:proofErr w:type="spellStart"/>
      <w:r>
        <w:rPr>
          <w:highlight w:val="yellow"/>
        </w:rPr>
        <w:t>HY_InteriorCatchment</w:t>
      </w:r>
      <w:proofErr w:type="spellEnd"/>
      <w:r>
        <w:rPr>
          <w:highlight w:val="yellow"/>
        </w:rPr>
        <w:t xml:space="preserve">. </w:t>
      </w:r>
      <w:r w:rsidR="00EF2AFB">
        <w:rPr>
          <w:highlight w:val="yellow"/>
        </w:rPr>
        <w:t>The d</w:t>
      </w:r>
      <w:r w:rsidR="00EF2AFB" w:rsidRPr="00890E35">
        <w:rPr>
          <w:highlight w:val="yellow"/>
        </w:rPr>
        <w:t xml:space="preserve">omain-specific feature types </w:t>
      </w:r>
      <w:r w:rsidR="00EF2AFB">
        <w:rPr>
          <w:highlight w:val="yellow"/>
        </w:rPr>
        <w:t xml:space="preserve">defined in this standard </w:t>
      </w:r>
      <w:r w:rsidR="00EF2AFB" w:rsidRPr="00890E35">
        <w:rPr>
          <w:highlight w:val="yellow"/>
        </w:rPr>
        <w:t>may also be used to express catchment topology expressed in linked data and data products. Such data and products will normally represent a specific aspect of the hydrosphere or a particular place or time where water occurs or is distributed. Furthermore, special network or routing models may be related to the hierarchical network of catchments.</w:t>
      </w:r>
      <w:r w:rsidR="00EF2AFB">
        <w:rPr>
          <w:highlight w:val="yellow"/>
        </w:rPr>
        <w:t xml:space="preserve"> </w:t>
      </w:r>
    </w:p>
    <w:p w14:paraId="263895D0" w14:textId="15D9A2AF" w:rsidR="00C86433" w:rsidRPr="00E226E8" w:rsidRDefault="00B17F0B" w:rsidP="00C86433">
      <w:pPr>
        <w:pStyle w:val="berschrift2"/>
      </w:pPr>
      <w:bookmarkStart w:id="118" w:name="_Toc458775734"/>
      <w:bookmarkStart w:id="119" w:name="_Toc463963463"/>
      <w:r>
        <w:t>Indirect Position and r</w:t>
      </w:r>
      <w:r w:rsidR="00C86433" w:rsidRPr="00E226E8">
        <w:t>iver reference system</w:t>
      </w:r>
      <w:bookmarkEnd w:id="118"/>
      <w:bookmarkEnd w:id="119"/>
    </w:p>
    <w:p w14:paraId="3B86D794" w14:textId="6F52D001" w:rsidR="00BD09B2" w:rsidRPr="00D84AFC" w:rsidRDefault="00787BAC" w:rsidP="00BD09B2">
      <w:pPr>
        <w:pStyle w:val="StandardWeb"/>
        <w:jc w:val="both"/>
        <w:rPr>
          <w:highlight w:val="yellow"/>
          <w:lang w:val="en-US"/>
        </w:rPr>
      </w:pPr>
      <w:r w:rsidRPr="00D84AFC">
        <w:rPr>
          <w:highlight w:val="yellow"/>
          <w:lang w:val="en-US"/>
        </w:rPr>
        <w:t xml:space="preserve">It is common practice in hydrology to add new features (typically observation stations, but also designated reaches, or flood plain zones) to an existing network of such features, and to reference such features along a watercourse. </w:t>
      </w:r>
      <w:r w:rsidR="00BD09B2" w:rsidRPr="00D84AFC">
        <w:rPr>
          <w:highlight w:val="yellow"/>
          <w:lang w:val="en-US"/>
        </w:rPr>
        <w:t xml:space="preserve">Recognizing any identified location on a network as the outflow of a contributing catchment, or the inflow of a receiving catchment, an arbitrary new location can be placed on the network based on catchment topology alone through reference to an existing outfall upstream or downstream. Understanding such a reference as a positioning ’along a river’, the one-dimensional flowpath realization of a catchment can be used for linear referencing. This concept of indirect position requires a </w:t>
      </w:r>
      <w:r w:rsidR="00D84AFC">
        <w:rPr>
          <w:highlight w:val="yellow"/>
          <w:lang w:val="en-US"/>
        </w:rPr>
        <w:t>‘</w:t>
      </w:r>
      <w:r w:rsidR="00BD09B2" w:rsidRPr="00D84AFC">
        <w:rPr>
          <w:highlight w:val="yellow"/>
          <w:lang w:val="en-US"/>
        </w:rPr>
        <w:t xml:space="preserve">referencing along a river’ </w:t>
      </w:r>
      <w:r w:rsidR="00D84AFC">
        <w:rPr>
          <w:highlight w:val="yellow"/>
          <w:lang w:val="en-US"/>
        </w:rPr>
        <w:t>providing</w:t>
      </w:r>
      <w:r w:rsidR="00D84AFC" w:rsidRPr="00D84AFC">
        <w:rPr>
          <w:highlight w:val="yellow"/>
          <w:lang w:val="en-US"/>
        </w:rPr>
        <w:t xml:space="preserve"> </w:t>
      </w:r>
      <w:r w:rsidR="00BD09B2" w:rsidRPr="00D84AFC">
        <w:rPr>
          <w:highlight w:val="yellow"/>
          <w:lang w:val="en-US"/>
        </w:rPr>
        <w:t xml:space="preserve">a specific </w:t>
      </w:r>
      <w:r w:rsidR="00D84AFC" w:rsidRPr="00D84AFC">
        <w:rPr>
          <w:highlight w:val="yellow"/>
          <w:lang w:val="en-US"/>
        </w:rPr>
        <w:t>linear</w:t>
      </w:r>
      <w:r w:rsidR="00BD09B2" w:rsidRPr="00D84AFC">
        <w:rPr>
          <w:highlight w:val="yellow"/>
          <w:lang w:val="en-US"/>
        </w:rPr>
        <w:t xml:space="preserve"> coordinate system, and a local datum which defines its origin and direction in relation to the </w:t>
      </w:r>
      <w:r w:rsidR="006C2F5B">
        <w:rPr>
          <w:highlight w:val="yellow"/>
          <w:lang w:val="en-US"/>
        </w:rPr>
        <w:t>linear feature</w:t>
      </w:r>
      <w:r w:rsidR="00BD09B2" w:rsidRPr="00D84AFC">
        <w:rPr>
          <w:highlight w:val="yellow"/>
          <w:lang w:val="en-US"/>
        </w:rPr>
        <w:t>, on which the feature is to be placed</w:t>
      </w:r>
      <w:r w:rsidR="00D84AFC">
        <w:rPr>
          <w:highlight w:val="yellow"/>
          <w:lang w:val="en-US"/>
        </w:rPr>
        <w:t>.</w:t>
      </w:r>
    </w:p>
    <w:p w14:paraId="2DD2EBBA" w14:textId="7BCA9CB3" w:rsidR="00BD09B2" w:rsidRPr="00E226E8" w:rsidRDefault="00BD09B2" w:rsidP="00BD09B2">
      <w:pPr>
        <w:pStyle w:val="StandardWeb"/>
        <w:jc w:val="both"/>
        <w:rPr>
          <w:lang w:val="en-US"/>
        </w:rPr>
      </w:pPr>
      <w:r>
        <w:rPr>
          <w:lang w:val="en-US"/>
        </w:rPr>
        <w:t xml:space="preserve">The </w:t>
      </w:r>
      <w:r w:rsidR="006C2F5B">
        <w:rPr>
          <w:lang w:val="en-US"/>
        </w:rPr>
        <w:t xml:space="preserve">HY_Features </w:t>
      </w:r>
      <w:r>
        <w:rPr>
          <w:lang w:val="en-US"/>
        </w:rPr>
        <w:t xml:space="preserve">conceptual model </w:t>
      </w:r>
      <w:r w:rsidRPr="00E226E8">
        <w:rPr>
          <w:lang w:val="en-US"/>
        </w:rPr>
        <w:t>defines a river reference system which has three components: 1) an origin at an inflow or outflow outfall; 2) a shape defined by the flowpath of a catchment that</w:t>
      </w:r>
      <w:r>
        <w:rPr>
          <w:lang w:val="en-US"/>
        </w:rPr>
        <w:t xml:space="preserve"> starts at</w:t>
      </w:r>
      <w:r w:rsidRPr="00E226E8">
        <w:rPr>
          <w:lang w:val="en-US"/>
        </w:rPr>
        <w:t xml:space="preserve"> the origin; and 3) a linear distance or relative (percentage) measure. Each catchment has its own reference system which can be combined as necessary using catchment topology; each river reference system must have one outfall (origin) and one representing flowpath (shape).</w:t>
      </w:r>
    </w:p>
    <w:p w14:paraId="41BDCA52" w14:textId="1C80A6FE" w:rsidR="00B17F0B" w:rsidRDefault="00B17F0B" w:rsidP="00D819AD">
      <w:pPr>
        <w:pStyle w:val="berschrift3"/>
        <w:rPr>
          <w:highlight w:val="yellow"/>
        </w:rPr>
      </w:pPr>
      <w:bookmarkStart w:id="120" w:name="_Toc463963464"/>
      <w:r>
        <w:rPr>
          <w:highlight w:val="yellow"/>
        </w:rPr>
        <w:t>Indirect position</w:t>
      </w:r>
      <w:bookmarkEnd w:id="120"/>
    </w:p>
    <w:p w14:paraId="6C866AC9" w14:textId="705BE158" w:rsidR="00BD09B2" w:rsidRDefault="00BD09B2" w:rsidP="00D819AD">
      <w:pPr>
        <w:jc w:val="both"/>
        <w:rPr>
          <w:highlight w:val="yellow"/>
        </w:rPr>
      </w:pPr>
      <w:r w:rsidRPr="00D819AD">
        <w:rPr>
          <w:highlight w:val="yellow"/>
        </w:rPr>
        <w:t xml:space="preserve">Provided that the network of catchments is realized as network of </w:t>
      </w:r>
      <w:r w:rsidR="00E31C42">
        <w:rPr>
          <w:highlight w:val="yellow"/>
        </w:rPr>
        <w:t xml:space="preserve">its </w:t>
      </w:r>
      <w:r w:rsidRPr="00D819AD">
        <w:rPr>
          <w:highlight w:val="yellow"/>
        </w:rPr>
        <w:t xml:space="preserve">topological realizations, and that </w:t>
      </w:r>
      <w:r w:rsidR="00E31C42">
        <w:rPr>
          <w:highlight w:val="yellow"/>
        </w:rPr>
        <w:t xml:space="preserve">each </w:t>
      </w:r>
      <w:r w:rsidRPr="00D819AD">
        <w:rPr>
          <w:highlight w:val="yellow"/>
        </w:rPr>
        <w:t xml:space="preserve">catchments </w:t>
      </w:r>
      <w:r w:rsidR="00E31C42">
        <w:rPr>
          <w:highlight w:val="yellow"/>
        </w:rPr>
        <w:t>is</w:t>
      </w:r>
      <w:r w:rsidR="00E31C42" w:rsidRPr="00D819AD">
        <w:rPr>
          <w:highlight w:val="yellow"/>
        </w:rPr>
        <w:t xml:space="preserve"> </w:t>
      </w:r>
      <w:r w:rsidRPr="00D819AD">
        <w:rPr>
          <w:highlight w:val="yellow"/>
        </w:rPr>
        <w:t xml:space="preserve">realized as a one-dimensional flowpath, any feature can be located along such a </w:t>
      </w:r>
      <w:r w:rsidR="00E31C42">
        <w:rPr>
          <w:highlight w:val="yellow"/>
        </w:rPr>
        <w:t>‘</w:t>
      </w:r>
      <w:r w:rsidRPr="00D819AD">
        <w:rPr>
          <w:highlight w:val="yellow"/>
        </w:rPr>
        <w:t>linear</w:t>
      </w:r>
      <w:r w:rsidR="00E31C42">
        <w:rPr>
          <w:highlight w:val="yellow"/>
        </w:rPr>
        <w:t>’</w:t>
      </w:r>
      <w:r w:rsidRPr="00D819AD">
        <w:rPr>
          <w:highlight w:val="yellow"/>
        </w:rPr>
        <w:t xml:space="preserve"> realization. This is possible considering that any location on the land surface can be an outfall of a catchment. In this case, the new location is placed as outfall </w:t>
      </w:r>
      <w:r w:rsidR="00ED3501">
        <w:rPr>
          <w:highlight w:val="yellow"/>
        </w:rPr>
        <w:t>node bounding the</w:t>
      </w:r>
      <w:r w:rsidR="00E31C42" w:rsidRPr="00D819AD">
        <w:rPr>
          <w:highlight w:val="yellow"/>
        </w:rPr>
        <w:t xml:space="preserve"> </w:t>
      </w:r>
      <w:r w:rsidRPr="00D819AD">
        <w:rPr>
          <w:highlight w:val="yellow"/>
        </w:rPr>
        <w:t xml:space="preserve">a flowpath </w:t>
      </w:r>
      <w:r w:rsidR="00ED3501">
        <w:rPr>
          <w:highlight w:val="yellow"/>
        </w:rPr>
        <w:t xml:space="preserve">at one side </w:t>
      </w:r>
      <w:r w:rsidRPr="00D819AD">
        <w:rPr>
          <w:highlight w:val="yellow"/>
        </w:rPr>
        <w:t xml:space="preserve">relative to an already established outfall </w:t>
      </w:r>
      <w:r w:rsidR="00ED3501">
        <w:rPr>
          <w:highlight w:val="yellow"/>
        </w:rPr>
        <w:t>node bounding the same</w:t>
      </w:r>
      <w:r w:rsidRPr="00D819AD">
        <w:rPr>
          <w:highlight w:val="yellow"/>
        </w:rPr>
        <w:t xml:space="preserve"> flowpath</w:t>
      </w:r>
      <w:r w:rsidR="00ED3501">
        <w:rPr>
          <w:highlight w:val="yellow"/>
        </w:rPr>
        <w:t xml:space="preserve"> at the other side</w:t>
      </w:r>
      <w:r w:rsidRPr="00D819AD">
        <w:rPr>
          <w:highlight w:val="yellow"/>
        </w:rPr>
        <w:t xml:space="preserve">. </w:t>
      </w:r>
    </w:p>
    <w:p w14:paraId="37F4D3E4" w14:textId="77777777" w:rsidR="00ED3501" w:rsidRDefault="0019707D" w:rsidP="00D819AD">
      <w:pPr>
        <w:jc w:val="both"/>
      </w:pPr>
      <w:r w:rsidRPr="00E31C42">
        <w:rPr>
          <w:highlight w:val="yellow"/>
        </w:rPr>
        <w:t xml:space="preserve">Provided that the location to be placed is declared to be </w:t>
      </w:r>
      <w:r w:rsidR="00E31C42">
        <w:rPr>
          <w:highlight w:val="yellow"/>
        </w:rPr>
        <w:t xml:space="preserve">a new </w:t>
      </w:r>
      <w:r w:rsidRPr="00E31C42">
        <w:rPr>
          <w:highlight w:val="yellow"/>
        </w:rPr>
        <w:t xml:space="preserve">outfall </w:t>
      </w:r>
      <w:r w:rsidR="00E31C42">
        <w:rPr>
          <w:highlight w:val="yellow"/>
        </w:rPr>
        <w:t>in an existing network</w:t>
      </w:r>
      <w:r w:rsidRPr="00E31C42">
        <w:rPr>
          <w:highlight w:val="yellow"/>
        </w:rPr>
        <w:t xml:space="preserve">, </w:t>
      </w:r>
      <w:r w:rsidR="00ED3501">
        <w:rPr>
          <w:highlight w:val="yellow"/>
        </w:rPr>
        <w:t>the</w:t>
      </w:r>
      <w:r w:rsidR="00ED3501" w:rsidRPr="00E31C42">
        <w:rPr>
          <w:highlight w:val="yellow"/>
        </w:rPr>
        <w:t xml:space="preserve"> </w:t>
      </w:r>
      <w:r w:rsidRPr="00E31C42">
        <w:rPr>
          <w:highlight w:val="yellow"/>
        </w:rPr>
        <w:t xml:space="preserve">already existing catchment will be split into catchments upstream and downstream of the ‘new’ </w:t>
      </w:r>
      <w:r w:rsidR="00E31C42">
        <w:rPr>
          <w:highlight w:val="yellow"/>
        </w:rPr>
        <w:t>outfall</w:t>
      </w:r>
      <w:r w:rsidR="00ED3501">
        <w:rPr>
          <w:highlight w:val="yellow"/>
        </w:rPr>
        <w:t xml:space="preserve">, each realized as one-dimensional flowpath </w:t>
      </w:r>
      <w:r w:rsidRPr="00E31C42">
        <w:rPr>
          <w:highlight w:val="yellow"/>
        </w:rPr>
        <w:t xml:space="preserve">. The upstream catchment is realized </w:t>
      </w:r>
      <w:r w:rsidR="00ED3501">
        <w:rPr>
          <w:highlight w:val="yellow"/>
        </w:rPr>
        <w:t>as</w:t>
      </w:r>
      <w:r w:rsidR="00ED3501" w:rsidRPr="00E31C42">
        <w:rPr>
          <w:highlight w:val="yellow"/>
        </w:rPr>
        <w:t xml:space="preserve"> </w:t>
      </w:r>
      <w:r w:rsidRPr="00E31C42">
        <w:rPr>
          <w:highlight w:val="yellow"/>
        </w:rPr>
        <w:t xml:space="preserve">a flowpath starting at the </w:t>
      </w:r>
      <w:r w:rsidR="00ED3501">
        <w:rPr>
          <w:highlight w:val="yellow"/>
        </w:rPr>
        <w:t xml:space="preserve">new </w:t>
      </w:r>
      <w:r w:rsidRPr="00E31C42">
        <w:rPr>
          <w:highlight w:val="yellow"/>
        </w:rPr>
        <w:t xml:space="preserve">location to be </w:t>
      </w:r>
      <w:r w:rsidR="00ED3501" w:rsidRPr="00E31C42">
        <w:rPr>
          <w:highlight w:val="yellow"/>
        </w:rPr>
        <w:t>placed and</w:t>
      </w:r>
      <w:r w:rsidRPr="00E31C42">
        <w:rPr>
          <w:highlight w:val="yellow"/>
        </w:rPr>
        <w:t xml:space="preserve"> directed to the already located inflow of the now split catchment; the downstream catchment is realized by a flowpath shape starting at the </w:t>
      </w:r>
      <w:r w:rsidR="00ED3501">
        <w:rPr>
          <w:highlight w:val="yellow"/>
        </w:rPr>
        <w:t>new</w:t>
      </w:r>
      <w:r w:rsidR="00ED3501" w:rsidRPr="00E31C42">
        <w:rPr>
          <w:highlight w:val="yellow"/>
        </w:rPr>
        <w:t xml:space="preserve"> </w:t>
      </w:r>
      <w:r w:rsidRPr="00E31C42">
        <w:rPr>
          <w:highlight w:val="yellow"/>
        </w:rPr>
        <w:t xml:space="preserve">location, but </w:t>
      </w:r>
      <w:r w:rsidR="00ED3501">
        <w:rPr>
          <w:highlight w:val="yellow"/>
        </w:rPr>
        <w:t xml:space="preserve">is </w:t>
      </w:r>
      <w:r w:rsidRPr="00E31C42">
        <w:rPr>
          <w:highlight w:val="yellow"/>
        </w:rPr>
        <w:t xml:space="preserve">directed to the already located outflow of the now split catchment. The unknown position of the ‘new’ location is provided relative as the distance from there to the reference location, i.e. </w:t>
      </w:r>
      <w:r w:rsidRPr="00E31C42">
        <w:rPr>
          <w:highlight w:val="yellow"/>
        </w:rPr>
        <w:lastRenderedPageBreak/>
        <w:t>as length of the flowpath in direction to the known inflow or outflow. In this way a position may be assigned to any outfall.</w:t>
      </w:r>
      <w:r w:rsidRPr="00E226E8">
        <w:t xml:space="preserve"> </w:t>
      </w:r>
    </w:p>
    <w:p w14:paraId="02A981BD" w14:textId="6E180D19" w:rsidR="00D819AD" w:rsidRDefault="009C635D" w:rsidP="00D819AD">
      <w:pPr>
        <w:jc w:val="both"/>
      </w:pPr>
      <w:r>
        <w:fldChar w:fldCharType="begin"/>
      </w:r>
      <w:r>
        <w:instrText xml:space="preserve"> REF _Ref461114335 \h </w:instrText>
      </w:r>
      <w:r>
        <w:fldChar w:fldCharType="separate"/>
      </w:r>
      <w:r w:rsidR="00FD6D0B" w:rsidRPr="00EE2057">
        <w:t xml:space="preserve">Figure </w:t>
      </w:r>
      <w:r w:rsidR="00FD6D0B">
        <w:rPr>
          <w:noProof/>
        </w:rPr>
        <w:t>14</w:t>
      </w:r>
      <w:r>
        <w:fldChar w:fldCharType="end"/>
      </w:r>
      <w:r w:rsidR="00C86433" w:rsidRPr="00E226E8">
        <w:t xml:space="preserve">, and </w:t>
      </w:r>
      <w:r>
        <w:fldChar w:fldCharType="begin"/>
      </w:r>
      <w:r>
        <w:instrText xml:space="preserve"> REF _Ref461114343 \h </w:instrText>
      </w:r>
      <w:r>
        <w:fldChar w:fldCharType="separate"/>
      </w:r>
      <w:r w:rsidR="00F30A25">
        <w:t xml:space="preserve">Figure </w:t>
      </w:r>
      <w:r w:rsidR="00F30A25">
        <w:rPr>
          <w:noProof/>
        </w:rPr>
        <w:t>15</w:t>
      </w:r>
      <w:r>
        <w:fldChar w:fldCharType="end"/>
      </w:r>
      <w:r w:rsidR="00C86433" w:rsidRPr="00E226E8">
        <w:t xml:space="preserve"> illustrate how a newly introduced network location can be located downstream of a catchment inflow</w:t>
      </w:r>
      <w:r w:rsidR="00B27E4D" w:rsidRPr="00E226E8">
        <w:t>, or upstream of a catchment outflow</w:t>
      </w:r>
      <w:r w:rsidR="00C86433" w:rsidRPr="00E226E8">
        <w:t>.</w:t>
      </w:r>
      <w:r w:rsidR="00D819AD" w:rsidRPr="00D819AD">
        <w:t xml:space="preserve"> </w:t>
      </w:r>
    </w:p>
    <w:p w14:paraId="0A6A04CE" w14:textId="77777777" w:rsidR="00D819AD" w:rsidRDefault="00D819AD" w:rsidP="00D819AD">
      <w:pPr>
        <w:jc w:val="both"/>
      </w:pPr>
    </w:p>
    <w:p w14:paraId="63D81C82" w14:textId="2AD940F5" w:rsidR="00C86433" w:rsidRDefault="00C86433" w:rsidP="00450C77">
      <w:pPr>
        <w:pStyle w:val="StandardWeb"/>
        <w:jc w:val="both"/>
      </w:pPr>
    </w:p>
    <w:p w14:paraId="5BF968ED" w14:textId="77777777" w:rsidR="00EE2057" w:rsidRDefault="00EE2057" w:rsidP="00EE2057">
      <w:pPr>
        <w:pStyle w:val="StandardWeb"/>
        <w:keepNext/>
        <w:jc w:val="center"/>
      </w:pPr>
      <w:r>
        <w:rPr>
          <w:noProof/>
          <w:lang w:val="en-US" w:eastAsia="en-US"/>
        </w:rPr>
        <w:drawing>
          <wp:inline distT="0" distB="0" distL="0" distR="0" wp14:anchorId="0F0D0ACC" wp14:editId="15F3814A">
            <wp:extent cx="5486400" cy="4151870"/>
            <wp:effectExtent l="0" t="0" r="0" b="1270"/>
            <wp:docPr id="22" name="Grafik 22" descr="D:\Users\Dornblut\OGC_HYF_SWG\hlphtml\EARoot\EA1\EA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Dornblut\OGC_HYF_SWG\hlphtml\EARoot\EA1\EA4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151870"/>
                    </a:xfrm>
                    <a:prstGeom prst="rect">
                      <a:avLst/>
                    </a:prstGeom>
                    <a:noFill/>
                    <a:ln>
                      <a:noFill/>
                    </a:ln>
                  </pic:spPr>
                </pic:pic>
              </a:graphicData>
            </a:graphic>
          </wp:inline>
        </w:drawing>
      </w:r>
    </w:p>
    <w:p w14:paraId="4C4FEA13" w14:textId="05B3C393" w:rsidR="00EE2057" w:rsidRPr="00EE2057" w:rsidRDefault="00EE2057" w:rsidP="00EE2057">
      <w:pPr>
        <w:pStyle w:val="OGCFigure"/>
      </w:pPr>
      <w:bookmarkStart w:id="121" w:name="_Ref461114335"/>
      <w:bookmarkStart w:id="122" w:name="_Toc463963527"/>
      <w:r w:rsidRPr="00EE2057">
        <w:t xml:space="preserve">Figure </w:t>
      </w:r>
      <w:fldSimple w:instr=" SEQ Figure \* ARABIC ">
        <w:r w:rsidR="00FD6D0B">
          <w:rPr>
            <w:noProof/>
          </w:rPr>
          <w:t>14</w:t>
        </w:r>
      </w:fldSimple>
      <w:bookmarkEnd w:id="121"/>
      <w:r w:rsidRPr="00EE2057">
        <w:t>: Position (yellow dot) downstream of a reference point (red dot). While referenced positions (P) are usually referenced to permanent locations like confluences (r2), they can also be considered to be the outflow of contributing catchment and thus, the origin of a river reference system of their own.</w:t>
      </w:r>
      <w:bookmarkEnd w:id="122"/>
    </w:p>
    <w:p w14:paraId="49F9D1D7" w14:textId="40EC0CDE" w:rsidR="00526406" w:rsidRPr="00053FB3" w:rsidRDefault="00526406" w:rsidP="00526406">
      <w:pPr>
        <w:pStyle w:val="Beschriftung"/>
        <w:rPr>
          <w:lang w:val="en-US"/>
        </w:rPr>
      </w:pPr>
    </w:p>
    <w:p w14:paraId="743452C6" w14:textId="77777777" w:rsidR="00EE2057" w:rsidRDefault="00EE2057" w:rsidP="00EE2057">
      <w:pPr>
        <w:pStyle w:val="Beschriftung"/>
        <w:keepNext/>
      </w:pPr>
      <w:r>
        <w:rPr>
          <w:noProof/>
          <w:lang w:val="en-US"/>
        </w:rPr>
        <w:lastRenderedPageBreak/>
        <w:drawing>
          <wp:inline distT="0" distB="0" distL="0" distR="0" wp14:anchorId="440B19E0" wp14:editId="2E655FBE">
            <wp:extent cx="5486400" cy="4023393"/>
            <wp:effectExtent l="0" t="0" r="0" b="0"/>
            <wp:docPr id="23" name="Grafik 23" descr="D:\Users\Dornblut\OGC_HYF_SWG\hlphtml\EARoot\EA1\EA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Dornblut\OGC_HYF_SWG\hlphtml\EARoot\EA1\EA4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4023393"/>
                    </a:xfrm>
                    <a:prstGeom prst="rect">
                      <a:avLst/>
                    </a:prstGeom>
                    <a:noFill/>
                    <a:ln>
                      <a:noFill/>
                    </a:ln>
                  </pic:spPr>
                </pic:pic>
              </a:graphicData>
            </a:graphic>
          </wp:inline>
        </w:drawing>
      </w:r>
    </w:p>
    <w:p w14:paraId="16586A99" w14:textId="7CF9040F" w:rsidR="00EE2057" w:rsidRDefault="00EE2057" w:rsidP="00EE2057">
      <w:pPr>
        <w:pStyle w:val="OGCFigure"/>
      </w:pPr>
      <w:bookmarkStart w:id="123" w:name="_Ref461114343"/>
      <w:bookmarkStart w:id="124" w:name="_Toc463963528"/>
      <w:r>
        <w:t xml:space="preserve">Figure </w:t>
      </w:r>
      <w:fldSimple w:instr=" SEQ Figure \* ARABIC ">
        <w:r w:rsidR="00FD6D0B">
          <w:rPr>
            <w:noProof/>
          </w:rPr>
          <w:t>15</w:t>
        </w:r>
      </w:fldSimple>
      <w:bookmarkEnd w:id="123"/>
      <w:r>
        <w:t xml:space="preserve">: </w:t>
      </w:r>
      <w:r w:rsidRPr="00526406">
        <w:t>Position (yellow dot) upstream of a reference point (red dot). Typically, r1 would be the origin and P, the referenced point; however, the river reference system model allows for the referenced point to be the origin of its own river reference system.</w:t>
      </w:r>
      <w:bookmarkEnd w:id="124"/>
    </w:p>
    <w:p w14:paraId="46AB195B" w14:textId="016FEE79" w:rsidR="0019707D" w:rsidRDefault="00526406" w:rsidP="0019707D">
      <w:pPr>
        <w:pStyle w:val="StandardWeb"/>
        <w:jc w:val="both"/>
        <w:rPr>
          <w:lang w:val="en-US"/>
        </w:rPr>
      </w:pPr>
      <w:r w:rsidRPr="0068660C">
        <w:rPr>
          <w:highlight w:val="yellow"/>
          <w:lang w:val="en-US"/>
        </w:rPr>
        <w:t>A</w:t>
      </w:r>
      <w:r w:rsidR="0019707D" w:rsidRPr="0068660C">
        <w:rPr>
          <w:highlight w:val="yellow"/>
          <w:lang w:val="en-US"/>
        </w:rPr>
        <w:t xml:space="preserve">lternatively, the position of a new location can be determined interpolative as a percentage of the known distance between two already located outfalls bounding a flowpath in upstream and downstream direction, whereby the origin where the flowpath starts is set at one of these, and directed to the other outfall upstream or downstream of this. This approach may be used in the case that the new location itself is not declared to be an inflow or outflow of a catchment, as shown in </w:t>
      </w:r>
      <w:r w:rsidR="00F41705" w:rsidRPr="0068660C">
        <w:rPr>
          <w:highlight w:val="yellow"/>
          <w:lang w:val="en-US"/>
        </w:rPr>
        <w:fldChar w:fldCharType="begin"/>
      </w:r>
      <w:r w:rsidR="00F41705" w:rsidRPr="0068660C">
        <w:rPr>
          <w:highlight w:val="yellow"/>
          <w:lang w:val="en-US"/>
        </w:rPr>
        <w:instrText xml:space="preserve"> REF _Ref460919842 \h </w:instrText>
      </w:r>
      <w:r w:rsidR="00AC7D96" w:rsidRPr="0068660C">
        <w:rPr>
          <w:highlight w:val="yellow"/>
          <w:lang w:val="en-US"/>
        </w:rPr>
        <w:instrText xml:space="preserve"> \* MERGEFORMAT </w:instrText>
      </w:r>
      <w:r w:rsidR="00F41705" w:rsidRPr="0068660C">
        <w:rPr>
          <w:highlight w:val="yellow"/>
          <w:lang w:val="en-US"/>
        </w:rPr>
      </w:r>
      <w:r w:rsidR="00F41705" w:rsidRPr="0068660C">
        <w:rPr>
          <w:highlight w:val="yellow"/>
          <w:lang w:val="en-US"/>
        </w:rPr>
        <w:fldChar w:fldCharType="separate"/>
      </w:r>
      <w:r w:rsidR="0068660C" w:rsidRPr="0068660C">
        <w:rPr>
          <w:highlight w:val="yellow"/>
        </w:rPr>
        <w:t xml:space="preserve">Figure </w:t>
      </w:r>
      <w:r w:rsidR="0068660C" w:rsidRPr="0068660C">
        <w:rPr>
          <w:noProof/>
          <w:highlight w:val="yellow"/>
        </w:rPr>
        <w:t>16</w:t>
      </w:r>
      <w:r w:rsidR="00F41705" w:rsidRPr="0068660C">
        <w:rPr>
          <w:highlight w:val="yellow"/>
          <w:lang w:val="en-US"/>
        </w:rPr>
        <w:fldChar w:fldCharType="end"/>
      </w:r>
      <w:r w:rsidR="0068660C" w:rsidRPr="0068660C">
        <w:rPr>
          <w:highlight w:val="yellow"/>
          <w:lang w:val="en-US"/>
        </w:rPr>
        <w:t xml:space="preserve"> below</w:t>
      </w:r>
      <w:commentRangeStart w:id="125"/>
      <w:r w:rsidR="0019707D">
        <w:rPr>
          <w:lang w:val="en-US"/>
        </w:rPr>
        <w:t xml:space="preserve">.  </w:t>
      </w:r>
      <w:commentRangeEnd w:id="125"/>
      <w:r w:rsidR="00E226E8">
        <w:rPr>
          <w:rStyle w:val="Kommentarzeichen"/>
          <w:lang w:val="en-US" w:eastAsia="en-US"/>
        </w:rPr>
        <w:commentReference w:id="125"/>
      </w:r>
    </w:p>
    <w:p w14:paraId="35A31B56" w14:textId="77777777" w:rsidR="0019707D" w:rsidRDefault="0019707D" w:rsidP="00E226E8">
      <w:pPr>
        <w:pStyle w:val="OGCFigure"/>
      </w:pPr>
      <w:r w:rsidRPr="00E226E8">
        <w:rPr>
          <w:noProof/>
        </w:rPr>
        <w:lastRenderedPageBreak/>
        <w:drawing>
          <wp:inline distT="0" distB="0" distL="0" distR="0" wp14:anchorId="314EA562" wp14:editId="312B8143">
            <wp:extent cx="4343400" cy="3311713"/>
            <wp:effectExtent l="0" t="0" r="0" b="0"/>
            <wp:docPr id="3" name="Grafik 3" descr="D:\Users\Dornblut\OGC_HYF_SWG\hlphtml\EARoot\EA1\E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Dornblut\OGC_HYF_SWG\hlphtml\EARoot\EA1\EA2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3400" cy="3311713"/>
                    </a:xfrm>
                    <a:prstGeom prst="rect">
                      <a:avLst/>
                    </a:prstGeom>
                    <a:noFill/>
                    <a:ln>
                      <a:noFill/>
                    </a:ln>
                  </pic:spPr>
                </pic:pic>
              </a:graphicData>
            </a:graphic>
          </wp:inline>
        </w:drawing>
      </w:r>
    </w:p>
    <w:p w14:paraId="68E12E20" w14:textId="3F5E2E69" w:rsidR="00DD072F" w:rsidRDefault="0019707D" w:rsidP="0019707D">
      <w:pPr>
        <w:pStyle w:val="Beschriftung"/>
      </w:pPr>
      <w:bookmarkStart w:id="126" w:name="_Ref460919842"/>
      <w:bookmarkStart w:id="127" w:name="_Toc463963529"/>
      <w:r w:rsidRPr="00526406">
        <w:rPr>
          <w:highlight w:val="yellow"/>
        </w:rPr>
        <w:t xml:space="preserve">Figure </w:t>
      </w:r>
      <w:r w:rsidRPr="00526406">
        <w:rPr>
          <w:highlight w:val="yellow"/>
        </w:rPr>
        <w:fldChar w:fldCharType="begin"/>
      </w:r>
      <w:r w:rsidRPr="00526406">
        <w:rPr>
          <w:highlight w:val="yellow"/>
        </w:rPr>
        <w:instrText xml:space="preserve"> SEQ Figure \* ARABIC </w:instrText>
      </w:r>
      <w:r w:rsidRPr="00526406">
        <w:rPr>
          <w:highlight w:val="yellow"/>
        </w:rPr>
        <w:fldChar w:fldCharType="separate"/>
      </w:r>
      <w:r w:rsidR="00FD6D0B">
        <w:rPr>
          <w:noProof/>
          <w:highlight w:val="yellow"/>
        </w:rPr>
        <w:t>16</w:t>
      </w:r>
      <w:r w:rsidRPr="00526406">
        <w:rPr>
          <w:highlight w:val="yellow"/>
        </w:rPr>
        <w:fldChar w:fldCharType="end"/>
      </w:r>
      <w:bookmarkEnd w:id="126"/>
      <w:r w:rsidRPr="00526406">
        <w:t>:</w:t>
      </w:r>
      <w:r w:rsidR="00167E1C" w:rsidRPr="00526406">
        <w:t xml:space="preserve"> NEW</w:t>
      </w:r>
      <w:r w:rsidR="00167E1C">
        <w:t xml:space="preserve"> </w:t>
      </w:r>
      <w:r>
        <w:t xml:space="preserve"> </w:t>
      </w:r>
      <w:commentRangeStart w:id="128"/>
      <w:r w:rsidR="00DD072F" w:rsidRPr="0019707D">
        <w:rPr>
          <w:highlight w:val="yellow"/>
        </w:rPr>
        <w:t>Position (yellow dot) between two a reference points (red dot</w:t>
      </w:r>
      <w:r w:rsidR="00F41705">
        <w:rPr>
          <w:highlight w:val="yellow"/>
        </w:rPr>
        <w:t>s</w:t>
      </w:r>
      <w:r w:rsidR="00DD072F" w:rsidRPr="0019707D">
        <w:rPr>
          <w:highlight w:val="yellow"/>
        </w:rPr>
        <w:t xml:space="preserve">). </w:t>
      </w:r>
      <w:commentRangeEnd w:id="128"/>
      <w:r w:rsidR="00DD072F" w:rsidRPr="0019707D">
        <w:rPr>
          <w:rStyle w:val="Kommentarzeichen"/>
          <w:b w:val="0"/>
          <w:bCs w:val="0"/>
          <w:highlight w:val="yellow"/>
        </w:rPr>
        <w:commentReference w:id="128"/>
      </w:r>
      <w:bookmarkEnd w:id="127"/>
    </w:p>
    <w:p w14:paraId="0EF0FA14" w14:textId="77777777" w:rsidR="00DD072F" w:rsidRDefault="00DD072F" w:rsidP="005728BE">
      <w:pPr>
        <w:pStyle w:val="OGCFigure"/>
      </w:pPr>
    </w:p>
    <w:p w14:paraId="325620FD" w14:textId="77777777" w:rsidR="00D819AD" w:rsidRPr="002921AB" w:rsidRDefault="00D819AD" w:rsidP="00D819AD">
      <w:pPr>
        <w:autoSpaceDE w:val="0"/>
        <w:autoSpaceDN w:val="0"/>
        <w:adjustRightInd w:val="0"/>
        <w:spacing w:after="0"/>
        <w:rPr>
          <w:highlight w:val="yellow"/>
          <w:lang w:eastAsia="en-GB"/>
        </w:rPr>
      </w:pPr>
    </w:p>
    <w:p w14:paraId="6F2D2140" w14:textId="54D6696C" w:rsidR="00D12AAB" w:rsidRDefault="002921AB" w:rsidP="009A1DC9">
      <w:pPr>
        <w:jc w:val="both"/>
        <w:rPr>
          <w:highlight w:val="yellow"/>
        </w:rPr>
      </w:pPr>
      <w:r w:rsidRPr="002921AB">
        <w:rPr>
          <w:highlight w:val="yellow"/>
        </w:rPr>
        <w:t xml:space="preserve">The </w:t>
      </w:r>
      <w:r w:rsidR="009A1DC9">
        <w:rPr>
          <w:highlight w:val="yellow"/>
        </w:rPr>
        <w:t>river positioning system</w:t>
      </w:r>
      <w:r w:rsidRPr="002921AB">
        <w:rPr>
          <w:highlight w:val="yellow"/>
        </w:rPr>
        <w:t xml:space="preserve"> </w:t>
      </w:r>
      <w:r w:rsidR="00C57BC3">
        <w:rPr>
          <w:highlight w:val="yellow"/>
        </w:rPr>
        <w:t xml:space="preserve">is </w:t>
      </w:r>
      <w:r w:rsidRPr="002921AB">
        <w:rPr>
          <w:highlight w:val="yellow"/>
        </w:rPr>
        <w:t xml:space="preserve">described </w:t>
      </w:r>
      <w:r w:rsidR="00C57BC3">
        <w:rPr>
          <w:highlight w:val="yellow"/>
        </w:rPr>
        <w:t xml:space="preserve">in detail </w:t>
      </w:r>
      <w:r w:rsidRPr="002921AB">
        <w:rPr>
          <w:highlight w:val="yellow"/>
        </w:rPr>
        <w:t xml:space="preserve">in </w:t>
      </w:r>
      <w:r w:rsidR="009A1DC9">
        <w:rPr>
          <w:highlight w:val="yellow"/>
        </w:rPr>
        <w:t xml:space="preserve">section 7.4.4 of </w:t>
      </w:r>
      <w:r w:rsidRPr="002921AB">
        <w:rPr>
          <w:highlight w:val="yellow"/>
        </w:rPr>
        <w:t>this standard</w:t>
      </w:r>
      <w:r w:rsidR="00C57BC3">
        <w:rPr>
          <w:highlight w:val="yellow"/>
        </w:rPr>
        <w:t xml:space="preserve">. It </w:t>
      </w:r>
      <w:r w:rsidRPr="002921AB">
        <w:rPr>
          <w:highlight w:val="yellow"/>
        </w:rPr>
        <w:t xml:space="preserve"> corresponds </w:t>
      </w:r>
      <w:r w:rsidR="00C57BC3">
        <w:rPr>
          <w:highlight w:val="yellow"/>
        </w:rPr>
        <w:t xml:space="preserve">generally </w:t>
      </w:r>
      <w:r w:rsidRPr="002921AB">
        <w:rPr>
          <w:highlight w:val="yellow"/>
        </w:rPr>
        <w:t xml:space="preserve">to the </w:t>
      </w:r>
      <w:r w:rsidR="00C57BC3">
        <w:rPr>
          <w:highlight w:val="yellow"/>
        </w:rPr>
        <w:t xml:space="preserve">OGC </w:t>
      </w:r>
      <w:r w:rsidR="009A1DC9">
        <w:rPr>
          <w:highlight w:val="yellow"/>
        </w:rPr>
        <w:t xml:space="preserve">standard model </w:t>
      </w:r>
      <w:r w:rsidR="00C57BC3">
        <w:rPr>
          <w:highlight w:val="yellow"/>
        </w:rPr>
        <w:t>for linear referencing described</w:t>
      </w:r>
      <w:r w:rsidR="00C57BC3" w:rsidRPr="002921AB">
        <w:rPr>
          <w:highlight w:val="yellow"/>
        </w:rPr>
        <w:t xml:space="preserve"> </w:t>
      </w:r>
      <w:r w:rsidRPr="002921AB">
        <w:rPr>
          <w:highlight w:val="yellow"/>
        </w:rPr>
        <w:t xml:space="preserve">within the </w:t>
      </w:r>
      <w:r w:rsidRPr="002921AB">
        <w:rPr>
          <w:rFonts w:eastAsia="MS Mincho"/>
          <w:highlight w:val="yellow"/>
          <w:lang w:val="en-AU"/>
        </w:rPr>
        <w:t xml:space="preserve">OGC Abstract Specification Topic 19, </w:t>
      </w:r>
      <w:r w:rsidRPr="009A1DC9">
        <w:rPr>
          <w:rFonts w:eastAsia="MS Mincho"/>
          <w:highlight w:val="yellow"/>
          <w:lang w:val="en-AU"/>
        </w:rPr>
        <w:t>Linear referencing</w:t>
      </w:r>
      <w:r w:rsidRPr="009A1DC9">
        <w:rPr>
          <w:highlight w:val="yellow"/>
        </w:rPr>
        <w:t xml:space="preserve"> (aka ISO 19148) which is considered as the</w:t>
      </w:r>
      <w:r w:rsidR="00D12AAB">
        <w:rPr>
          <w:highlight w:val="yellow"/>
        </w:rPr>
        <w:t xml:space="preserve"> general framework to assign a position to</w:t>
      </w:r>
      <w:r w:rsidR="009A1DC9">
        <w:rPr>
          <w:highlight w:val="yellow"/>
        </w:rPr>
        <w:t xml:space="preserve"> </w:t>
      </w:r>
      <w:r w:rsidR="00D12AAB">
        <w:rPr>
          <w:highlight w:val="yellow"/>
        </w:rPr>
        <w:t>a</w:t>
      </w:r>
      <w:r w:rsidR="009A1DC9">
        <w:rPr>
          <w:highlight w:val="yellow"/>
        </w:rPr>
        <w:t xml:space="preserve"> catchment’s outfall </w:t>
      </w:r>
      <w:r w:rsidR="00D12AAB">
        <w:rPr>
          <w:highlight w:val="yellow"/>
        </w:rPr>
        <w:t>along the one-dimensional topological realization of the corresponding to the outfall.</w:t>
      </w:r>
    </w:p>
    <w:p w14:paraId="4BF56605" w14:textId="5BB21ACC" w:rsidR="006060E4" w:rsidRPr="00247248" w:rsidRDefault="009A1DC9" w:rsidP="00247248">
      <w:pPr>
        <w:jc w:val="both"/>
        <w:rPr>
          <w:rFonts w:eastAsia="MS Mincho"/>
          <w:highlight w:val="yellow"/>
          <w:lang w:val="en-AU"/>
        </w:rPr>
      </w:pPr>
      <w:r w:rsidRPr="00247248">
        <w:rPr>
          <w:highlight w:val="yellow"/>
        </w:rPr>
        <w:t xml:space="preserve">In terms of the </w:t>
      </w:r>
      <w:r w:rsidR="004E763B">
        <w:rPr>
          <w:highlight w:val="yellow"/>
        </w:rPr>
        <w:t>standard Linear referencing</w:t>
      </w:r>
      <w:r w:rsidR="004E763B" w:rsidRPr="00247248">
        <w:rPr>
          <w:highlight w:val="yellow"/>
        </w:rPr>
        <w:t xml:space="preserve"> </w:t>
      </w:r>
      <w:r w:rsidRPr="00247248">
        <w:rPr>
          <w:highlight w:val="yellow"/>
        </w:rPr>
        <w:t xml:space="preserve">model, </w:t>
      </w:r>
      <w:r w:rsidR="00D12AAB" w:rsidRPr="00247248">
        <w:rPr>
          <w:highlight w:val="yellow"/>
        </w:rPr>
        <w:t xml:space="preserve">the </w:t>
      </w:r>
      <w:r w:rsidR="004E763B">
        <w:rPr>
          <w:highlight w:val="yellow"/>
        </w:rPr>
        <w:t xml:space="preserve">position of the </w:t>
      </w:r>
      <w:r w:rsidR="00D12AAB" w:rsidRPr="00247248">
        <w:rPr>
          <w:highlight w:val="yellow"/>
        </w:rPr>
        <w:t xml:space="preserve">outfall to be placed </w:t>
      </w:r>
      <w:r w:rsidR="00D94C41" w:rsidRPr="00247248">
        <w:rPr>
          <w:highlight w:val="yellow"/>
        </w:rPr>
        <w:t xml:space="preserve">is comparable with the event (feature) occurring somewhere on a locating linear element, </w:t>
      </w:r>
      <w:r w:rsidR="006060E4" w:rsidRPr="00247248">
        <w:rPr>
          <w:highlight w:val="yellow"/>
        </w:rPr>
        <w:t>where it is</w:t>
      </w:r>
      <w:r w:rsidR="00D94C41" w:rsidRPr="00247248">
        <w:rPr>
          <w:highlight w:val="yellow"/>
        </w:rPr>
        <w:t xml:space="preserve"> located either AT a single location or </w:t>
      </w:r>
      <w:r w:rsidR="006060E4" w:rsidRPr="00247248">
        <w:rPr>
          <w:highlight w:val="yellow"/>
        </w:rPr>
        <w:t>between two FROM-TO</w:t>
      </w:r>
      <w:r w:rsidR="00D94C41" w:rsidRPr="00247248">
        <w:rPr>
          <w:highlight w:val="yellow"/>
        </w:rPr>
        <w:t xml:space="preserve"> locations.</w:t>
      </w:r>
      <w:r w:rsidR="006060E4" w:rsidRPr="00247248">
        <w:rPr>
          <w:highlight w:val="yellow"/>
        </w:rPr>
        <w:t xml:space="preserve"> Given this, t</w:t>
      </w:r>
      <w:r w:rsidRPr="00247248">
        <w:rPr>
          <w:highlight w:val="yellow"/>
        </w:rPr>
        <w:t xml:space="preserve">he existing inflow and outflow nodes </w:t>
      </w:r>
      <w:r w:rsidR="006060E4" w:rsidRPr="00247248">
        <w:rPr>
          <w:highlight w:val="yellow"/>
        </w:rPr>
        <w:t xml:space="preserve">may </w:t>
      </w:r>
      <w:r w:rsidRPr="00247248">
        <w:rPr>
          <w:highlight w:val="yellow"/>
        </w:rPr>
        <w:t xml:space="preserve">form </w:t>
      </w:r>
      <w:r w:rsidR="006060E4" w:rsidRPr="00247248">
        <w:rPr>
          <w:highlight w:val="yellow"/>
        </w:rPr>
        <w:t>a</w:t>
      </w:r>
      <w:r w:rsidRPr="00247248">
        <w:rPr>
          <w:highlight w:val="yellow"/>
        </w:rPr>
        <w:t xml:space="preserve"> pair of linearly referenced locations specifying where a feature (event) is located along a locating linear element, here the flowpath, specifying the start and end location of the flowline representing the flowpath.</w:t>
      </w:r>
      <w:r w:rsidR="006060E4" w:rsidRPr="00247248">
        <w:rPr>
          <w:highlight w:val="yellow"/>
        </w:rPr>
        <w:t xml:space="preserve"> </w:t>
      </w:r>
      <w:r w:rsidR="00247248" w:rsidRPr="00247248">
        <w:rPr>
          <w:highlight w:val="yellow"/>
        </w:rPr>
        <w:t>T</w:t>
      </w:r>
      <w:r w:rsidR="006060E4" w:rsidRPr="00247248">
        <w:rPr>
          <w:highlight w:val="yellow"/>
          <w:lang w:eastAsia="en-GB"/>
        </w:rPr>
        <w:t xml:space="preserve">able </w:t>
      </w:r>
      <w:r w:rsidR="008D5284">
        <w:rPr>
          <w:highlight w:val="yellow"/>
          <w:lang w:eastAsia="en-GB"/>
        </w:rPr>
        <w:t xml:space="preserve">1 </w:t>
      </w:r>
      <w:r w:rsidR="00247248" w:rsidRPr="00247248">
        <w:rPr>
          <w:highlight w:val="yellow"/>
          <w:lang w:eastAsia="en-GB"/>
        </w:rPr>
        <w:t>p</w:t>
      </w:r>
      <w:r w:rsidR="00247248" w:rsidRPr="00247248">
        <w:rPr>
          <w:highlight w:val="yellow"/>
        </w:rPr>
        <w:t xml:space="preserve">rovides a descriptive ‘mapping’ </w:t>
      </w:r>
      <w:r w:rsidR="008D5284">
        <w:rPr>
          <w:highlight w:val="yellow"/>
        </w:rPr>
        <w:t xml:space="preserve">intended to provide a basic </w:t>
      </w:r>
      <w:r w:rsidR="00247248" w:rsidRPr="00247248">
        <w:rPr>
          <w:highlight w:val="yellow"/>
        </w:rPr>
        <w:t xml:space="preserve">understanding of </w:t>
      </w:r>
      <w:r w:rsidR="005F1D17">
        <w:rPr>
          <w:highlight w:val="yellow"/>
        </w:rPr>
        <w:t>how the</w:t>
      </w:r>
      <w:r w:rsidR="00247248" w:rsidRPr="00247248">
        <w:rPr>
          <w:highlight w:val="yellow"/>
        </w:rPr>
        <w:t xml:space="preserve"> HY_Features </w:t>
      </w:r>
      <w:r w:rsidR="008D5284">
        <w:rPr>
          <w:highlight w:val="yellow"/>
        </w:rPr>
        <w:t xml:space="preserve">river positioning </w:t>
      </w:r>
      <w:r w:rsidR="005F1D17">
        <w:rPr>
          <w:highlight w:val="yellow"/>
        </w:rPr>
        <w:t>may specify the</w:t>
      </w:r>
      <w:r w:rsidR="00247248" w:rsidRPr="00247248">
        <w:rPr>
          <w:highlight w:val="yellow"/>
        </w:rPr>
        <w:t xml:space="preserve"> OGC Linear</w:t>
      </w:r>
      <w:r w:rsidR="00247248" w:rsidRPr="00247248">
        <w:rPr>
          <w:rFonts w:eastAsia="MS Mincho"/>
          <w:highlight w:val="yellow"/>
          <w:lang w:val="en-AU"/>
        </w:rPr>
        <w:t xml:space="preserve"> referencing model.</w:t>
      </w:r>
    </w:p>
    <w:p w14:paraId="006DF3BD" w14:textId="5236D6B1" w:rsidR="00247248" w:rsidRDefault="00247248" w:rsidP="00247248">
      <w:pPr>
        <w:pStyle w:val="OGCtableheader"/>
        <w:jc w:val="both"/>
      </w:pPr>
      <w:bookmarkStart w:id="129" w:name="_Toc463963559"/>
      <w:r w:rsidRPr="00247248">
        <w:rPr>
          <w:highlight w:val="yellow"/>
        </w:rPr>
        <w:t xml:space="preserve">Table </w:t>
      </w:r>
      <w:r w:rsidRPr="00247248">
        <w:rPr>
          <w:highlight w:val="yellow"/>
        </w:rPr>
        <w:fldChar w:fldCharType="begin"/>
      </w:r>
      <w:r w:rsidRPr="00247248">
        <w:rPr>
          <w:highlight w:val="yellow"/>
        </w:rPr>
        <w:instrText xml:space="preserve"> SEQ Table \* ARABIC </w:instrText>
      </w:r>
      <w:r w:rsidRPr="00247248">
        <w:rPr>
          <w:highlight w:val="yellow"/>
        </w:rPr>
        <w:fldChar w:fldCharType="separate"/>
      </w:r>
      <w:r w:rsidRPr="00247248">
        <w:rPr>
          <w:noProof/>
          <w:highlight w:val="yellow"/>
        </w:rPr>
        <w:t>1</w:t>
      </w:r>
      <w:r w:rsidRPr="00247248">
        <w:rPr>
          <w:noProof/>
          <w:highlight w:val="yellow"/>
        </w:rPr>
        <w:fldChar w:fldCharType="end"/>
      </w:r>
      <w:r w:rsidRPr="00247248">
        <w:rPr>
          <w:highlight w:val="yellow"/>
        </w:rPr>
        <w:t>: HY_Features concepts comparable with the OGC Linear</w:t>
      </w:r>
      <w:r w:rsidRPr="00247248">
        <w:rPr>
          <w:rFonts w:eastAsia="MS Mincho"/>
          <w:highlight w:val="yellow"/>
          <w:lang w:val="en-AU"/>
        </w:rPr>
        <w:t xml:space="preserve"> referencing model</w:t>
      </w:r>
      <w:bookmarkEnd w:id="129"/>
    </w:p>
    <w:tbl>
      <w:tblPr>
        <w:tblStyle w:val="Tabellenraster"/>
        <w:tblW w:w="5000" w:type="pct"/>
        <w:tblLook w:val="06A0" w:firstRow="1" w:lastRow="0" w:firstColumn="1" w:lastColumn="0" w:noHBand="1" w:noVBand="1"/>
      </w:tblPr>
      <w:tblGrid>
        <w:gridCol w:w="2923"/>
        <w:gridCol w:w="3623"/>
        <w:gridCol w:w="2310"/>
      </w:tblGrid>
      <w:tr w:rsidR="00E06F66" w:rsidRPr="00D7735B" w14:paraId="32CF4283" w14:textId="77777777" w:rsidTr="00AB6BBE">
        <w:tc>
          <w:tcPr>
            <w:tcW w:w="1650" w:type="pct"/>
            <w:shd w:val="clear" w:color="auto" w:fill="F2F2F2" w:themeFill="background1" w:themeFillShade="F2"/>
            <w:hideMark/>
          </w:tcPr>
          <w:p w14:paraId="14AF1273" w14:textId="06CB6108" w:rsidR="00F8795C" w:rsidRPr="00AB6BBE" w:rsidRDefault="00F8795C" w:rsidP="001B151F">
            <w:pPr>
              <w:spacing w:after="0"/>
              <w:rPr>
                <w:b/>
                <w:bCs/>
                <w:highlight w:val="yellow"/>
              </w:rPr>
            </w:pPr>
            <w:r w:rsidRPr="00AB6BBE">
              <w:rPr>
                <w:b/>
                <w:bCs/>
                <w:highlight w:val="yellow"/>
              </w:rPr>
              <w:t xml:space="preserve">HY_Features </w:t>
            </w:r>
            <w:r w:rsidR="001B151F" w:rsidRPr="00AB6BBE">
              <w:rPr>
                <w:b/>
                <w:bCs/>
                <w:highlight w:val="yellow"/>
              </w:rPr>
              <w:t>concept</w:t>
            </w:r>
          </w:p>
        </w:tc>
        <w:tc>
          <w:tcPr>
            <w:tcW w:w="2046" w:type="pct"/>
            <w:hideMark/>
          </w:tcPr>
          <w:p w14:paraId="1B63894A" w14:textId="5F48A573" w:rsidR="00F8795C" w:rsidRPr="00AB6BBE" w:rsidRDefault="0002492A" w:rsidP="0002492A">
            <w:pPr>
              <w:spacing w:after="0"/>
              <w:jc w:val="center"/>
              <w:rPr>
                <w:b/>
                <w:bCs/>
                <w:highlight w:val="yellow"/>
              </w:rPr>
            </w:pPr>
            <w:r w:rsidRPr="00AB6BBE">
              <w:rPr>
                <w:b/>
                <w:bCs/>
                <w:highlight w:val="yellow"/>
              </w:rPr>
              <w:t xml:space="preserve">Description </w:t>
            </w:r>
          </w:p>
        </w:tc>
        <w:tc>
          <w:tcPr>
            <w:tcW w:w="1304" w:type="pct"/>
            <w:hideMark/>
          </w:tcPr>
          <w:p w14:paraId="5496A89C" w14:textId="57F4B6AA" w:rsidR="00F8795C" w:rsidRPr="00AB6BBE" w:rsidRDefault="0002492A" w:rsidP="001B151F">
            <w:pPr>
              <w:spacing w:after="0"/>
              <w:jc w:val="center"/>
              <w:rPr>
                <w:b/>
                <w:bCs/>
                <w:highlight w:val="yellow"/>
              </w:rPr>
            </w:pPr>
            <w:r w:rsidRPr="00AB6BBE">
              <w:rPr>
                <w:b/>
                <w:bCs/>
                <w:highlight w:val="yellow"/>
              </w:rPr>
              <w:t>OGC L</w:t>
            </w:r>
            <w:r w:rsidR="001B151F" w:rsidRPr="00AB6BBE">
              <w:rPr>
                <w:b/>
                <w:bCs/>
                <w:highlight w:val="yellow"/>
              </w:rPr>
              <w:t>R concept</w:t>
            </w:r>
          </w:p>
        </w:tc>
      </w:tr>
      <w:tr w:rsidR="001B151F" w:rsidRPr="0068660C" w14:paraId="088298FF" w14:textId="77777777" w:rsidTr="00AB6BBE">
        <w:tc>
          <w:tcPr>
            <w:tcW w:w="1650" w:type="pct"/>
            <w:shd w:val="clear" w:color="auto" w:fill="F2F2F2" w:themeFill="background1" w:themeFillShade="F2"/>
          </w:tcPr>
          <w:p w14:paraId="770AB4B1" w14:textId="37DF45B8" w:rsidR="001B151F" w:rsidRPr="00AB6BBE" w:rsidRDefault="00E06F66" w:rsidP="00BC4757">
            <w:pPr>
              <w:spacing w:after="0"/>
              <w:rPr>
                <w:bCs/>
                <w:highlight w:val="yellow"/>
              </w:rPr>
            </w:pPr>
            <w:proofErr w:type="spellStart"/>
            <w:r w:rsidRPr="00AB6BBE">
              <w:rPr>
                <w:bCs/>
                <w:highlight w:val="yellow"/>
              </w:rPr>
              <w:t>RiverReferenceS</w:t>
            </w:r>
            <w:r w:rsidR="001B151F" w:rsidRPr="00AB6BBE">
              <w:rPr>
                <w:bCs/>
                <w:highlight w:val="yellow"/>
              </w:rPr>
              <w:t>ystem</w:t>
            </w:r>
            <w:proofErr w:type="spellEnd"/>
            <w:r w:rsidR="00AC5977" w:rsidRPr="00AB6BBE">
              <w:rPr>
                <w:bCs/>
                <w:highlight w:val="yellow"/>
              </w:rPr>
              <w:t xml:space="preserve"> (associates </w:t>
            </w:r>
            <w:r w:rsidR="00BC4757" w:rsidRPr="00AB6BBE">
              <w:rPr>
                <w:bCs/>
                <w:highlight w:val="yellow"/>
              </w:rPr>
              <w:t xml:space="preserve">the located-start </w:t>
            </w:r>
            <w:r w:rsidR="00AC5977" w:rsidRPr="00AB6BBE">
              <w:rPr>
                <w:bCs/>
                <w:highlight w:val="yellow"/>
              </w:rPr>
              <w:t>datum</w:t>
            </w:r>
            <w:r w:rsidR="00BC4757" w:rsidRPr="00AB6BBE">
              <w:rPr>
                <w:bCs/>
                <w:highlight w:val="yellow"/>
              </w:rPr>
              <w:t xml:space="preserve">, </w:t>
            </w:r>
            <w:r w:rsidR="00AC5977" w:rsidRPr="00AB6BBE">
              <w:rPr>
                <w:bCs/>
                <w:highlight w:val="yellow"/>
              </w:rPr>
              <w:t xml:space="preserve">and the </w:t>
            </w:r>
            <w:r w:rsidR="00BC4757" w:rsidRPr="00AB6BBE">
              <w:rPr>
                <w:bCs/>
                <w:highlight w:val="yellow"/>
              </w:rPr>
              <w:t>linear-</w:t>
            </w:r>
            <w:r w:rsidR="00AC5977" w:rsidRPr="00AB6BBE">
              <w:rPr>
                <w:bCs/>
                <w:highlight w:val="yellow"/>
              </w:rPr>
              <w:t>element</w:t>
            </w:r>
            <w:r w:rsidR="00BC4757" w:rsidRPr="00AB6BBE">
              <w:rPr>
                <w:bCs/>
                <w:highlight w:val="yellow"/>
              </w:rPr>
              <w:t xml:space="preserve"> shape</w:t>
            </w:r>
            <w:r w:rsidR="00AC5977" w:rsidRPr="00AB6BBE">
              <w:rPr>
                <w:bCs/>
                <w:highlight w:val="yellow"/>
              </w:rPr>
              <w:t xml:space="preserve">) </w:t>
            </w:r>
          </w:p>
        </w:tc>
        <w:tc>
          <w:tcPr>
            <w:tcW w:w="2046" w:type="pct"/>
          </w:tcPr>
          <w:p w14:paraId="70C2DB97" w14:textId="062673F2" w:rsidR="001B151F" w:rsidRPr="008D5284" w:rsidRDefault="001B151F" w:rsidP="00AC5977">
            <w:pPr>
              <w:pStyle w:val="StandardWeb"/>
              <w:jc w:val="both"/>
              <w:rPr>
                <w:bCs/>
                <w:highlight w:val="yellow"/>
              </w:rPr>
            </w:pPr>
            <w:r w:rsidRPr="00AB6BBE">
              <w:rPr>
                <w:highlight w:val="yellow"/>
                <w:lang w:val="en-US"/>
              </w:rPr>
              <w:t>linear coordinate system</w:t>
            </w:r>
            <w:r w:rsidR="005556CC" w:rsidRPr="00AB6BBE">
              <w:rPr>
                <w:highlight w:val="yellow"/>
                <w:lang w:val="en-US"/>
              </w:rPr>
              <w:t xml:space="preserve"> whose axis is </w:t>
            </w:r>
            <w:r w:rsidR="005556CC" w:rsidRPr="00181AFC">
              <w:rPr>
                <w:highlight w:val="yellow"/>
                <w:lang w:val="en-US"/>
              </w:rPr>
              <w:t>the one-dimensional flowpath along which the feature is placed</w:t>
            </w:r>
            <w:r w:rsidRPr="0068660C">
              <w:rPr>
                <w:highlight w:val="yellow"/>
                <w:lang w:val="en-US"/>
              </w:rPr>
              <w:t xml:space="preserve">, </w:t>
            </w:r>
            <w:r w:rsidR="005556CC" w:rsidRPr="0068660C">
              <w:rPr>
                <w:highlight w:val="yellow"/>
                <w:lang w:val="en-US"/>
              </w:rPr>
              <w:t xml:space="preserve">and whose </w:t>
            </w:r>
            <w:r w:rsidRPr="0068660C">
              <w:rPr>
                <w:highlight w:val="yellow"/>
                <w:lang w:val="en-US"/>
              </w:rPr>
              <w:t xml:space="preserve">origin and direction </w:t>
            </w:r>
            <w:r w:rsidR="00BD3066" w:rsidRPr="0068660C">
              <w:rPr>
                <w:highlight w:val="yellow"/>
                <w:lang w:val="en-US"/>
              </w:rPr>
              <w:t xml:space="preserve">is defined </w:t>
            </w:r>
            <w:r w:rsidRPr="0068660C">
              <w:rPr>
                <w:highlight w:val="yellow"/>
                <w:lang w:val="en-US"/>
              </w:rPr>
              <w:t xml:space="preserve">in relation to the </w:t>
            </w:r>
            <w:r w:rsidR="005556CC" w:rsidRPr="0068660C">
              <w:rPr>
                <w:highlight w:val="yellow"/>
                <w:lang w:val="en-US"/>
              </w:rPr>
              <w:t xml:space="preserve">catchment realized by the </w:t>
            </w:r>
            <w:r w:rsidR="005556CC" w:rsidRPr="0068660C">
              <w:rPr>
                <w:highlight w:val="yellow"/>
                <w:lang w:val="en-US"/>
              </w:rPr>
              <w:lastRenderedPageBreak/>
              <w:t>flowpath</w:t>
            </w:r>
            <w:r w:rsidRPr="0068660C">
              <w:rPr>
                <w:highlight w:val="yellow"/>
                <w:lang w:val="en-US"/>
              </w:rPr>
              <w:t xml:space="preserve">, </w:t>
            </w:r>
          </w:p>
        </w:tc>
        <w:tc>
          <w:tcPr>
            <w:tcW w:w="1304" w:type="pct"/>
          </w:tcPr>
          <w:p w14:paraId="7E6F2244" w14:textId="480B3EDA" w:rsidR="001B151F" w:rsidRPr="008D5284" w:rsidRDefault="001B151F" w:rsidP="0002492A">
            <w:pPr>
              <w:spacing w:after="0"/>
              <w:jc w:val="center"/>
              <w:rPr>
                <w:bCs/>
                <w:highlight w:val="yellow"/>
              </w:rPr>
            </w:pPr>
          </w:p>
        </w:tc>
      </w:tr>
      <w:tr w:rsidR="00E06F66" w:rsidRPr="00D7735B" w14:paraId="592C50A5" w14:textId="77777777" w:rsidTr="00AB6BBE">
        <w:tc>
          <w:tcPr>
            <w:tcW w:w="1650" w:type="pct"/>
            <w:shd w:val="clear" w:color="auto" w:fill="F2F2F2" w:themeFill="background1" w:themeFillShade="F2"/>
          </w:tcPr>
          <w:p w14:paraId="54376D43" w14:textId="031988CC" w:rsidR="00F8795C" w:rsidRPr="008D5284" w:rsidRDefault="00BF7F33" w:rsidP="00E76006">
            <w:pPr>
              <w:spacing w:after="0"/>
              <w:rPr>
                <w:highlight w:val="yellow"/>
              </w:rPr>
            </w:pPr>
            <w:r w:rsidRPr="008D5284">
              <w:rPr>
                <w:highlight w:val="yellow"/>
              </w:rPr>
              <w:lastRenderedPageBreak/>
              <w:t>I</w:t>
            </w:r>
            <w:r w:rsidR="00E06F66" w:rsidRPr="008D5284">
              <w:rPr>
                <w:highlight w:val="yellow"/>
              </w:rPr>
              <w:t>ndirectP</w:t>
            </w:r>
            <w:r w:rsidR="00C57BC3" w:rsidRPr="008D5284">
              <w:rPr>
                <w:highlight w:val="yellow"/>
              </w:rPr>
              <w:t>osition</w:t>
            </w:r>
            <w:r w:rsidR="001B151F" w:rsidRPr="008D5284">
              <w:rPr>
                <w:highlight w:val="yellow"/>
              </w:rPr>
              <w:t xml:space="preserve"> (associates the river reference system</w:t>
            </w:r>
            <w:r w:rsidR="00DC1B1D">
              <w:rPr>
                <w:highlight w:val="yellow"/>
              </w:rPr>
              <w:t xml:space="preserve"> and the reference location</w:t>
            </w:r>
            <w:r w:rsidR="001B151F" w:rsidRPr="008D5284">
              <w:rPr>
                <w:highlight w:val="yellow"/>
              </w:rPr>
              <w:t>)</w:t>
            </w:r>
          </w:p>
        </w:tc>
        <w:tc>
          <w:tcPr>
            <w:tcW w:w="2046" w:type="pct"/>
          </w:tcPr>
          <w:p w14:paraId="6D677CBA" w14:textId="2BF3D0F2" w:rsidR="00F8795C" w:rsidRPr="008D5284" w:rsidRDefault="00A12536" w:rsidP="00A12536">
            <w:pPr>
              <w:spacing w:after="0"/>
              <w:rPr>
                <w:highlight w:val="yellow"/>
              </w:rPr>
            </w:pPr>
            <w:r>
              <w:rPr>
                <w:highlight w:val="yellow"/>
              </w:rPr>
              <w:t>p</w:t>
            </w:r>
            <w:r w:rsidR="0002492A" w:rsidRPr="008D5284">
              <w:rPr>
                <w:highlight w:val="yellow"/>
              </w:rPr>
              <w:t>osition</w:t>
            </w:r>
            <w:r>
              <w:rPr>
                <w:highlight w:val="yellow"/>
              </w:rPr>
              <w:t xml:space="preserve"> (of</w:t>
            </w:r>
            <w:r w:rsidR="00DC1B1D">
              <w:rPr>
                <w:highlight w:val="yellow"/>
              </w:rPr>
              <w:t xml:space="preserve"> the outfall to be paced</w:t>
            </w:r>
            <w:r>
              <w:rPr>
                <w:highlight w:val="yellow"/>
              </w:rPr>
              <w:t>)</w:t>
            </w:r>
            <w:r w:rsidR="0002492A" w:rsidRPr="008D5284">
              <w:rPr>
                <w:highlight w:val="yellow"/>
              </w:rPr>
              <w:t xml:space="preserve"> </w:t>
            </w:r>
            <w:r w:rsidR="002D61AE" w:rsidRPr="008D5284">
              <w:rPr>
                <w:highlight w:val="yellow"/>
              </w:rPr>
              <w:t>‘</w:t>
            </w:r>
            <w:r w:rsidR="0002492A" w:rsidRPr="008D5284">
              <w:rPr>
                <w:highlight w:val="yellow"/>
              </w:rPr>
              <w:t>occurring</w:t>
            </w:r>
            <w:r w:rsidR="002D61AE" w:rsidRPr="008D5284">
              <w:rPr>
                <w:highlight w:val="yellow"/>
              </w:rPr>
              <w:t>’</w:t>
            </w:r>
            <w:r w:rsidR="0002492A" w:rsidRPr="008D5284">
              <w:rPr>
                <w:highlight w:val="yellow"/>
              </w:rPr>
              <w:t xml:space="preserve"> relative to a </w:t>
            </w:r>
            <w:r w:rsidR="00B804D8" w:rsidRPr="008D5284">
              <w:rPr>
                <w:highlight w:val="yellow"/>
              </w:rPr>
              <w:t xml:space="preserve">reference location </w:t>
            </w:r>
            <w:r w:rsidR="0002492A" w:rsidRPr="008D5284">
              <w:rPr>
                <w:highlight w:val="yellow"/>
              </w:rPr>
              <w:t xml:space="preserve">along </w:t>
            </w:r>
            <w:r w:rsidR="00B804D8" w:rsidRPr="008D5284">
              <w:rPr>
                <w:highlight w:val="yellow"/>
              </w:rPr>
              <w:t>the flowpath (linear element)</w:t>
            </w:r>
            <w:r w:rsidR="00DC1B1D">
              <w:rPr>
                <w:highlight w:val="yellow"/>
              </w:rPr>
              <w:t xml:space="preserve"> </w:t>
            </w:r>
          </w:p>
        </w:tc>
        <w:tc>
          <w:tcPr>
            <w:tcW w:w="1304" w:type="pct"/>
          </w:tcPr>
          <w:p w14:paraId="3CE157C9" w14:textId="15431769" w:rsidR="0002492A" w:rsidRPr="008D5284" w:rsidRDefault="00AC5977" w:rsidP="0002492A">
            <w:pPr>
              <w:spacing w:after="0"/>
              <w:rPr>
                <w:highlight w:val="yellow"/>
              </w:rPr>
            </w:pPr>
            <w:r w:rsidRPr="008D5284">
              <w:rPr>
                <w:highlight w:val="yellow"/>
              </w:rPr>
              <w:t>e</w:t>
            </w:r>
            <w:r w:rsidR="0002492A" w:rsidRPr="008D5284">
              <w:rPr>
                <w:highlight w:val="yellow"/>
              </w:rPr>
              <w:t>vent (feature)</w:t>
            </w:r>
            <w:r w:rsidRPr="008D5284">
              <w:rPr>
                <w:highlight w:val="yellow"/>
              </w:rPr>
              <w:t xml:space="preserve"> occurring along a linear element</w:t>
            </w:r>
            <w:r w:rsidR="00E06F66" w:rsidRPr="008D5284">
              <w:rPr>
                <w:highlight w:val="yellow"/>
              </w:rPr>
              <w:t xml:space="preserve"> located relative to a referent</w:t>
            </w:r>
          </w:p>
          <w:p w14:paraId="3628E029" w14:textId="06A1245E" w:rsidR="00F8795C" w:rsidRPr="008D5284" w:rsidRDefault="00F8795C" w:rsidP="0002492A">
            <w:pPr>
              <w:spacing w:after="0"/>
              <w:rPr>
                <w:highlight w:val="yellow"/>
              </w:rPr>
            </w:pPr>
          </w:p>
        </w:tc>
      </w:tr>
      <w:tr w:rsidR="001B151F" w:rsidRPr="00D7735B" w14:paraId="1A9A7733" w14:textId="77777777" w:rsidTr="00AB6BBE">
        <w:tc>
          <w:tcPr>
            <w:tcW w:w="1650" w:type="pct"/>
            <w:shd w:val="clear" w:color="auto" w:fill="F2F2F2" w:themeFill="background1" w:themeFillShade="F2"/>
          </w:tcPr>
          <w:p w14:paraId="6EA0BC3C" w14:textId="50043375" w:rsidR="002D61AE" w:rsidRPr="008D5284" w:rsidRDefault="002D61AE" w:rsidP="00AC5977">
            <w:pPr>
              <w:spacing w:after="0"/>
              <w:rPr>
                <w:highlight w:val="yellow"/>
              </w:rPr>
            </w:pPr>
            <w:r w:rsidRPr="008D5284">
              <w:rPr>
                <w:highlight w:val="yellow"/>
              </w:rPr>
              <w:t xml:space="preserve">Outfall </w:t>
            </w:r>
            <w:r w:rsidR="001B151F" w:rsidRPr="008D5284">
              <w:rPr>
                <w:highlight w:val="yellow"/>
              </w:rPr>
              <w:t xml:space="preserve">(associates </w:t>
            </w:r>
            <w:r w:rsidR="00AC5977" w:rsidRPr="008D5284">
              <w:rPr>
                <w:highlight w:val="yellow"/>
              </w:rPr>
              <w:t>a relative</w:t>
            </w:r>
            <w:r w:rsidR="001B151F" w:rsidRPr="008D5284">
              <w:rPr>
                <w:highlight w:val="yellow"/>
              </w:rPr>
              <w:t xml:space="preserve"> position)</w:t>
            </w:r>
          </w:p>
        </w:tc>
        <w:tc>
          <w:tcPr>
            <w:tcW w:w="2046" w:type="pct"/>
          </w:tcPr>
          <w:p w14:paraId="2762402F" w14:textId="62D2B8AC" w:rsidR="00B804D8" w:rsidRPr="008D5284" w:rsidRDefault="002D61AE" w:rsidP="00BC4757">
            <w:pPr>
              <w:spacing w:after="0"/>
              <w:rPr>
                <w:highlight w:val="yellow"/>
              </w:rPr>
            </w:pPr>
            <w:r w:rsidRPr="008D5284">
              <w:rPr>
                <w:highlight w:val="yellow"/>
              </w:rPr>
              <w:t xml:space="preserve">located </w:t>
            </w:r>
            <w:r w:rsidR="00180C2B" w:rsidRPr="008D5284">
              <w:rPr>
                <w:highlight w:val="yellow"/>
              </w:rPr>
              <w:t>outfall</w:t>
            </w:r>
            <w:r w:rsidRPr="008D5284">
              <w:rPr>
                <w:highlight w:val="yellow"/>
              </w:rPr>
              <w:t xml:space="preserve"> AT which, </w:t>
            </w:r>
            <w:r w:rsidR="00B804D8" w:rsidRPr="008D5284">
              <w:rPr>
                <w:highlight w:val="yellow"/>
              </w:rPr>
              <w:t xml:space="preserve">or </w:t>
            </w:r>
            <w:r w:rsidRPr="008D5284">
              <w:rPr>
                <w:highlight w:val="yellow"/>
              </w:rPr>
              <w:t>FROM</w:t>
            </w:r>
            <w:r w:rsidR="00180C2B" w:rsidRPr="008D5284">
              <w:rPr>
                <w:highlight w:val="yellow"/>
              </w:rPr>
              <w:t xml:space="preserve"> </w:t>
            </w:r>
            <w:r w:rsidRPr="008D5284">
              <w:rPr>
                <w:highlight w:val="yellow"/>
              </w:rPr>
              <w:t>which a position is assigned along the flowpath</w:t>
            </w:r>
            <w:r w:rsidR="00B804D8" w:rsidRPr="008D5284">
              <w:rPr>
                <w:highlight w:val="yellow"/>
              </w:rPr>
              <w:t>;</w:t>
            </w:r>
            <w:r w:rsidR="00BC4757" w:rsidRPr="008D5284">
              <w:rPr>
                <w:highlight w:val="yellow"/>
              </w:rPr>
              <w:t xml:space="preserve"> </w:t>
            </w:r>
            <w:r w:rsidR="00B804D8" w:rsidRPr="008D5284">
              <w:rPr>
                <w:highlight w:val="yellow"/>
              </w:rPr>
              <w:t xml:space="preserve">the outfall </w:t>
            </w:r>
            <w:r w:rsidR="00180C2B" w:rsidRPr="008D5284">
              <w:rPr>
                <w:highlight w:val="yellow"/>
              </w:rPr>
              <w:t>sets up</w:t>
            </w:r>
            <w:r w:rsidR="00B804D8" w:rsidRPr="008D5284">
              <w:rPr>
                <w:highlight w:val="yellow"/>
              </w:rPr>
              <w:t xml:space="preserve"> the origin of the </w:t>
            </w:r>
            <w:r w:rsidR="001C1C57" w:rsidRPr="008D5284">
              <w:rPr>
                <w:highlight w:val="yellow"/>
              </w:rPr>
              <w:t xml:space="preserve">river </w:t>
            </w:r>
            <w:r w:rsidR="00B804D8" w:rsidRPr="008D5284">
              <w:rPr>
                <w:highlight w:val="yellow"/>
              </w:rPr>
              <w:t>reference system of which the flowpath forms the axis</w:t>
            </w:r>
          </w:p>
        </w:tc>
        <w:tc>
          <w:tcPr>
            <w:tcW w:w="1304" w:type="pct"/>
          </w:tcPr>
          <w:p w14:paraId="7F45249C" w14:textId="7B529997" w:rsidR="002D61AE" w:rsidRPr="008D5284" w:rsidRDefault="00AC5977" w:rsidP="00180C2B">
            <w:pPr>
              <w:spacing w:after="0"/>
              <w:rPr>
                <w:highlight w:val="yellow"/>
              </w:rPr>
            </w:pPr>
            <w:r w:rsidRPr="008D5284">
              <w:rPr>
                <w:highlight w:val="yellow"/>
              </w:rPr>
              <w:t>already located</w:t>
            </w:r>
            <w:r w:rsidR="002D61AE" w:rsidRPr="008D5284">
              <w:rPr>
                <w:highlight w:val="yellow"/>
              </w:rPr>
              <w:t xml:space="preserve"> feature </w:t>
            </w:r>
            <w:r w:rsidRPr="008D5284">
              <w:rPr>
                <w:highlight w:val="yellow"/>
              </w:rPr>
              <w:t xml:space="preserve">(referent) AT, </w:t>
            </w:r>
            <w:r w:rsidR="00180C2B" w:rsidRPr="008D5284">
              <w:rPr>
                <w:highlight w:val="yellow"/>
              </w:rPr>
              <w:t>o</w:t>
            </w:r>
            <w:r w:rsidRPr="008D5284">
              <w:rPr>
                <w:highlight w:val="yellow"/>
              </w:rPr>
              <w:t>r FROM</w:t>
            </w:r>
            <w:r w:rsidR="00180C2B" w:rsidRPr="008D5284">
              <w:rPr>
                <w:highlight w:val="yellow"/>
              </w:rPr>
              <w:t>-TO</w:t>
            </w:r>
            <w:r w:rsidRPr="008D5284">
              <w:rPr>
                <w:highlight w:val="yellow"/>
              </w:rPr>
              <w:t xml:space="preserve"> which an event feature is located along </w:t>
            </w:r>
            <w:r w:rsidR="00180C2B" w:rsidRPr="008D5284">
              <w:rPr>
                <w:highlight w:val="yellow"/>
              </w:rPr>
              <w:t>the linear feature</w:t>
            </w:r>
          </w:p>
        </w:tc>
      </w:tr>
      <w:tr w:rsidR="001B151F" w:rsidRPr="00D7735B" w14:paraId="372EE826" w14:textId="77777777" w:rsidTr="00AB6BBE">
        <w:tc>
          <w:tcPr>
            <w:tcW w:w="1650" w:type="pct"/>
            <w:shd w:val="clear" w:color="auto" w:fill="F2F2F2" w:themeFill="background1" w:themeFillShade="F2"/>
          </w:tcPr>
          <w:p w14:paraId="27CBF074" w14:textId="06F807E4" w:rsidR="00B804D8" w:rsidRPr="008D5284" w:rsidRDefault="00B804D8" w:rsidP="00E76006">
            <w:pPr>
              <w:spacing w:after="0"/>
              <w:rPr>
                <w:highlight w:val="yellow"/>
              </w:rPr>
            </w:pPr>
            <w:proofErr w:type="spellStart"/>
            <w:r w:rsidRPr="008D5284">
              <w:rPr>
                <w:highlight w:val="yellow"/>
              </w:rPr>
              <w:t>OutfallRealization</w:t>
            </w:r>
            <w:proofErr w:type="spellEnd"/>
            <w:r w:rsidR="001B151F" w:rsidRPr="008D5284">
              <w:rPr>
                <w:highlight w:val="yellow"/>
              </w:rPr>
              <w:t xml:space="preserve"> (associates the realized outfall)</w:t>
            </w:r>
          </w:p>
        </w:tc>
        <w:tc>
          <w:tcPr>
            <w:tcW w:w="2046" w:type="pct"/>
          </w:tcPr>
          <w:p w14:paraId="75488259" w14:textId="5AEB1383" w:rsidR="00B804D8" w:rsidRPr="008D5284" w:rsidRDefault="001C1C57" w:rsidP="00E76006">
            <w:pPr>
              <w:spacing w:after="0"/>
              <w:rPr>
                <w:highlight w:val="yellow"/>
              </w:rPr>
            </w:pPr>
            <w:r w:rsidRPr="008D5284">
              <w:rPr>
                <w:highlight w:val="yellow"/>
              </w:rPr>
              <w:t>already existing</w:t>
            </w:r>
            <w:r w:rsidR="00BC4757" w:rsidRPr="008D5284">
              <w:rPr>
                <w:highlight w:val="yellow"/>
              </w:rPr>
              <w:t xml:space="preserve"> (real</w:t>
            </w:r>
            <w:r w:rsidR="00B804D8" w:rsidRPr="008D5284">
              <w:rPr>
                <w:highlight w:val="yellow"/>
              </w:rPr>
              <w:t xml:space="preserve">) outfall used as reference location relative to which the position is assigned;  </w:t>
            </w:r>
          </w:p>
          <w:p w14:paraId="4E2E9129" w14:textId="61A554E5" w:rsidR="001B151F" w:rsidRPr="008D5284" w:rsidRDefault="001B151F" w:rsidP="001B151F">
            <w:pPr>
              <w:spacing w:after="0"/>
              <w:rPr>
                <w:highlight w:val="yellow"/>
              </w:rPr>
            </w:pPr>
          </w:p>
        </w:tc>
        <w:tc>
          <w:tcPr>
            <w:tcW w:w="1304" w:type="pct"/>
          </w:tcPr>
          <w:p w14:paraId="6B83B7CB" w14:textId="43F30A43" w:rsidR="00B804D8" w:rsidRPr="008D5284" w:rsidRDefault="00180C2B" w:rsidP="00E76006">
            <w:pPr>
              <w:spacing w:after="0"/>
              <w:rPr>
                <w:highlight w:val="yellow"/>
              </w:rPr>
            </w:pPr>
            <w:r w:rsidRPr="008D5284">
              <w:rPr>
                <w:highlight w:val="yellow"/>
              </w:rPr>
              <w:t>already located feature (referent) AT, TO or FROM which an event feature is located along the linear feature</w:t>
            </w:r>
          </w:p>
        </w:tc>
      </w:tr>
      <w:tr w:rsidR="001B151F" w:rsidRPr="00D7735B" w14:paraId="74A4CE8A" w14:textId="77777777" w:rsidTr="00AB6BBE">
        <w:tc>
          <w:tcPr>
            <w:tcW w:w="1650" w:type="pct"/>
            <w:shd w:val="clear" w:color="auto" w:fill="F2F2F2" w:themeFill="background1" w:themeFillShade="F2"/>
          </w:tcPr>
          <w:p w14:paraId="68AB6A55" w14:textId="690E0CDF" w:rsidR="0002492A" w:rsidRPr="008D5284" w:rsidRDefault="0002492A" w:rsidP="001C1C57">
            <w:pPr>
              <w:spacing w:after="0"/>
              <w:rPr>
                <w:highlight w:val="yellow"/>
              </w:rPr>
            </w:pPr>
            <w:r w:rsidRPr="008D5284">
              <w:rPr>
                <w:highlight w:val="yellow"/>
              </w:rPr>
              <w:t>Flowpath</w:t>
            </w:r>
            <w:r w:rsidR="002D61AE" w:rsidRPr="008D5284">
              <w:rPr>
                <w:highlight w:val="yellow"/>
              </w:rPr>
              <w:t xml:space="preserve"> (</w:t>
            </w:r>
            <w:r w:rsidR="001C1C57" w:rsidRPr="008D5284">
              <w:rPr>
                <w:highlight w:val="yellow"/>
              </w:rPr>
              <w:t>associates the realized catchment</w:t>
            </w:r>
            <w:r w:rsidR="002D61AE" w:rsidRPr="008D5284">
              <w:rPr>
                <w:highlight w:val="yellow"/>
              </w:rPr>
              <w:t>)</w:t>
            </w:r>
            <w:r w:rsidRPr="008D5284">
              <w:rPr>
                <w:highlight w:val="yellow"/>
              </w:rPr>
              <w:t xml:space="preserve"> </w:t>
            </w:r>
          </w:p>
        </w:tc>
        <w:tc>
          <w:tcPr>
            <w:tcW w:w="2046" w:type="pct"/>
          </w:tcPr>
          <w:p w14:paraId="587509C7" w14:textId="635BE158" w:rsidR="0002492A" w:rsidRPr="008D5284" w:rsidRDefault="00BC4757" w:rsidP="00E76006">
            <w:pPr>
              <w:spacing w:after="0"/>
              <w:rPr>
                <w:highlight w:val="yellow"/>
              </w:rPr>
            </w:pPr>
            <w:r w:rsidRPr="008D5284">
              <w:rPr>
                <w:highlight w:val="yellow"/>
              </w:rPr>
              <w:t xml:space="preserve">one-dimensional flowpath </w:t>
            </w:r>
            <w:r w:rsidR="0002492A" w:rsidRPr="008D5284">
              <w:rPr>
                <w:highlight w:val="yellow"/>
              </w:rPr>
              <w:t>along which a position is assigned</w:t>
            </w:r>
            <w:r w:rsidRPr="008D5284">
              <w:rPr>
                <w:highlight w:val="yellow"/>
              </w:rPr>
              <w:t xml:space="preserve"> to an outfall, between two outfalls; the flowpath forms the axis of the reference system whose datum is defined by the realized catchment </w:t>
            </w:r>
          </w:p>
          <w:p w14:paraId="439DDD47" w14:textId="5329FE18" w:rsidR="0002492A" w:rsidRPr="008D5284" w:rsidRDefault="0002492A" w:rsidP="00E76006">
            <w:pPr>
              <w:spacing w:after="0"/>
              <w:rPr>
                <w:highlight w:val="yellow"/>
              </w:rPr>
            </w:pPr>
          </w:p>
        </w:tc>
        <w:tc>
          <w:tcPr>
            <w:tcW w:w="1304" w:type="pct"/>
          </w:tcPr>
          <w:p w14:paraId="1A3EC1FD" w14:textId="76EFE1F2" w:rsidR="0002492A" w:rsidRPr="008D5284" w:rsidRDefault="00E06F66" w:rsidP="006845DB">
            <w:pPr>
              <w:spacing w:after="0"/>
              <w:rPr>
                <w:highlight w:val="yellow"/>
              </w:rPr>
            </w:pPr>
            <w:r w:rsidRPr="008D5284">
              <w:rPr>
                <w:highlight w:val="yellow"/>
              </w:rPr>
              <w:t xml:space="preserve">locating (linear) feature along which an event is located </w:t>
            </w:r>
          </w:p>
        </w:tc>
      </w:tr>
      <w:tr w:rsidR="00AB6BBE" w:rsidRPr="00D7735B" w14:paraId="5BFDCE74" w14:textId="77777777" w:rsidTr="00AB6BBE">
        <w:tc>
          <w:tcPr>
            <w:tcW w:w="1650" w:type="pct"/>
            <w:shd w:val="clear" w:color="auto" w:fill="F2F2F2" w:themeFill="background1" w:themeFillShade="F2"/>
          </w:tcPr>
          <w:p w14:paraId="5D54BDA0" w14:textId="2B570800" w:rsidR="0002492A" w:rsidRPr="008D5284" w:rsidRDefault="00E06F66" w:rsidP="00AB6BBE">
            <w:pPr>
              <w:spacing w:after="0"/>
              <w:rPr>
                <w:highlight w:val="yellow"/>
              </w:rPr>
            </w:pPr>
            <w:proofErr w:type="spellStart"/>
            <w:r w:rsidRPr="008D5284">
              <w:rPr>
                <w:highlight w:val="yellow"/>
              </w:rPr>
              <w:t>DistanceToRef</w:t>
            </w:r>
            <w:r w:rsidR="00AB6BBE" w:rsidRPr="008D5284">
              <w:rPr>
                <w:highlight w:val="yellow"/>
              </w:rPr>
              <w:t>eren</w:t>
            </w:r>
            <w:r w:rsidRPr="008D5284">
              <w:rPr>
                <w:highlight w:val="yellow"/>
              </w:rPr>
              <w:t>t</w:t>
            </w:r>
            <w:proofErr w:type="spellEnd"/>
          </w:p>
        </w:tc>
        <w:tc>
          <w:tcPr>
            <w:tcW w:w="2046" w:type="pct"/>
          </w:tcPr>
          <w:p w14:paraId="16FB93F9" w14:textId="48B031E4" w:rsidR="0002492A" w:rsidRPr="008D5284" w:rsidRDefault="00AB6BBE" w:rsidP="00AB6BBE">
            <w:pPr>
              <w:spacing w:after="0"/>
              <w:rPr>
                <w:highlight w:val="yellow"/>
              </w:rPr>
            </w:pPr>
            <w:r w:rsidRPr="008D5284">
              <w:rPr>
                <w:highlight w:val="yellow"/>
              </w:rPr>
              <w:t>Data type, ‘measure’ expressing the indirect position as an absolute value</w:t>
            </w:r>
          </w:p>
        </w:tc>
        <w:tc>
          <w:tcPr>
            <w:tcW w:w="1304" w:type="pct"/>
          </w:tcPr>
          <w:p w14:paraId="4C68652A" w14:textId="21CC3ABA" w:rsidR="0002492A" w:rsidRPr="008D5284" w:rsidRDefault="007F416C" w:rsidP="00E76006">
            <w:pPr>
              <w:spacing w:after="0"/>
              <w:rPr>
                <w:highlight w:val="yellow"/>
              </w:rPr>
            </w:pPr>
            <w:r>
              <w:rPr>
                <w:highlight w:val="yellow"/>
              </w:rPr>
              <w:t xml:space="preserve">(absolute) measure of distance </w:t>
            </w:r>
          </w:p>
        </w:tc>
      </w:tr>
      <w:tr w:rsidR="001B151F" w:rsidRPr="00D7735B" w14:paraId="1BF5BAA2" w14:textId="77777777" w:rsidTr="00AB6BBE">
        <w:tc>
          <w:tcPr>
            <w:tcW w:w="1650" w:type="pct"/>
            <w:shd w:val="clear" w:color="auto" w:fill="F2F2F2" w:themeFill="background1" w:themeFillShade="F2"/>
          </w:tcPr>
          <w:p w14:paraId="20105296" w14:textId="15C9F81C" w:rsidR="005F1D17" w:rsidRPr="008D5284" w:rsidRDefault="00AB6BBE" w:rsidP="00E76006">
            <w:pPr>
              <w:spacing w:after="0"/>
              <w:rPr>
                <w:highlight w:val="yellow"/>
              </w:rPr>
            </w:pPr>
            <w:proofErr w:type="spellStart"/>
            <w:r w:rsidRPr="008D5284">
              <w:rPr>
                <w:highlight w:val="yellow"/>
              </w:rPr>
              <w:t>RelativePosition</w:t>
            </w:r>
            <w:proofErr w:type="spellEnd"/>
          </w:p>
        </w:tc>
        <w:tc>
          <w:tcPr>
            <w:tcW w:w="2046" w:type="pct"/>
          </w:tcPr>
          <w:p w14:paraId="2D3D02E9" w14:textId="2A76CF32" w:rsidR="005F1D17" w:rsidRPr="008D5284" w:rsidRDefault="00AB6BBE" w:rsidP="00AB6BBE">
            <w:pPr>
              <w:spacing w:after="0"/>
              <w:rPr>
                <w:highlight w:val="yellow"/>
              </w:rPr>
            </w:pPr>
            <w:r w:rsidRPr="008D5284">
              <w:rPr>
                <w:highlight w:val="yellow"/>
              </w:rPr>
              <w:t>Data type, ‘measure’ expressing the indirect position interpolative as percentage, or descriptive</w:t>
            </w:r>
          </w:p>
        </w:tc>
        <w:tc>
          <w:tcPr>
            <w:tcW w:w="1304" w:type="pct"/>
          </w:tcPr>
          <w:p w14:paraId="18A563E3" w14:textId="32F5B7EE" w:rsidR="005F1D17" w:rsidRPr="008D5284" w:rsidRDefault="007F416C" w:rsidP="00E76006">
            <w:pPr>
              <w:spacing w:after="0"/>
              <w:rPr>
                <w:highlight w:val="yellow"/>
              </w:rPr>
            </w:pPr>
            <w:r>
              <w:rPr>
                <w:highlight w:val="yellow"/>
              </w:rPr>
              <w:t>(interpolative) measure of distance</w:t>
            </w:r>
          </w:p>
        </w:tc>
      </w:tr>
      <w:tr w:rsidR="00E06F66" w:rsidRPr="00D7735B" w14:paraId="114435C9" w14:textId="77777777" w:rsidTr="00AB6BBE">
        <w:tc>
          <w:tcPr>
            <w:tcW w:w="1650" w:type="pct"/>
            <w:shd w:val="clear" w:color="auto" w:fill="F2F2F2" w:themeFill="background1" w:themeFillShade="F2"/>
          </w:tcPr>
          <w:p w14:paraId="05DE6317" w14:textId="730E3EA9" w:rsidR="00F8795C" w:rsidRPr="008D5284" w:rsidRDefault="00AB6BBE" w:rsidP="00E76006">
            <w:pPr>
              <w:spacing w:after="0"/>
              <w:rPr>
                <w:highlight w:val="yellow"/>
              </w:rPr>
            </w:pPr>
            <w:proofErr w:type="spellStart"/>
            <w:r w:rsidRPr="008D5284">
              <w:rPr>
                <w:highlight w:val="yellow"/>
              </w:rPr>
              <w:t>RelativePositionDescription</w:t>
            </w:r>
            <w:proofErr w:type="spellEnd"/>
          </w:p>
        </w:tc>
        <w:tc>
          <w:tcPr>
            <w:tcW w:w="2046" w:type="pct"/>
          </w:tcPr>
          <w:p w14:paraId="3F8C1843" w14:textId="24786EAB" w:rsidR="00F8795C" w:rsidRPr="008D5284" w:rsidRDefault="00AB6BBE" w:rsidP="00AB6BBE">
            <w:pPr>
              <w:spacing w:after="0"/>
              <w:rPr>
                <w:highlight w:val="yellow"/>
              </w:rPr>
            </w:pPr>
            <w:r w:rsidRPr="008D5284">
              <w:rPr>
                <w:highlight w:val="yellow"/>
              </w:rPr>
              <w:t xml:space="preserve">Code list, terms expressing the offset from the assigned position </w:t>
            </w:r>
          </w:p>
        </w:tc>
        <w:tc>
          <w:tcPr>
            <w:tcW w:w="1304" w:type="pct"/>
          </w:tcPr>
          <w:p w14:paraId="7C8B90F0" w14:textId="65FA3A41" w:rsidR="00F8795C" w:rsidRPr="008D5284" w:rsidRDefault="007F416C" w:rsidP="00E76006">
            <w:pPr>
              <w:spacing w:after="0"/>
              <w:rPr>
                <w:highlight w:val="yellow"/>
              </w:rPr>
            </w:pPr>
            <w:r>
              <w:rPr>
                <w:highlight w:val="yellow"/>
              </w:rPr>
              <w:t xml:space="preserve">offset (partly) </w:t>
            </w:r>
          </w:p>
        </w:tc>
      </w:tr>
    </w:tbl>
    <w:p w14:paraId="43760CD0" w14:textId="77777777" w:rsidR="006C61CD" w:rsidRPr="004618DA" w:rsidRDefault="006C61CD" w:rsidP="006C61CD">
      <w:pPr>
        <w:pStyle w:val="berschrift3"/>
        <w:rPr>
          <w:highlight w:val="yellow"/>
        </w:rPr>
      </w:pPr>
      <w:bookmarkStart w:id="130" w:name="_Toc463963465"/>
      <w:r>
        <w:rPr>
          <w:highlight w:val="yellow"/>
        </w:rPr>
        <w:t>River reference system</w:t>
      </w:r>
      <w:bookmarkEnd w:id="130"/>
    </w:p>
    <w:p w14:paraId="09152E8B" w14:textId="7B0C0609" w:rsidR="00833485" w:rsidRDefault="006C61CD" w:rsidP="006C61CD">
      <w:pPr>
        <w:pStyle w:val="StandardWeb"/>
        <w:jc w:val="both"/>
        <w:rPr>
          <w:highlight w:val="yellow"/>
          <w:lang w:val="en-US"/>
        </w:rPr>
      </w:pPr>
      <w:r w:rsidRPr="00B17F0B">
        <w:rPr>
          <w:highlight w:val="yellow"/>
          <w:lang w:val="en-US"/>
        </w:rPr>
        <w:t xml:space="preserve">This standard defines a simple linear river reference system </w:t>
      </w:r>
      <w:r w:rsidR="00833485">
        <w:rPr>
          <w:highlight w:val="yellow"/>
          <w:lang w:val="en-US"/>
        </w:rPr>
        <w:t xml:space="preserve">using the one-dimensional realization of a catchment </w:t>
      </w:r>
      <w:r w:rsidRPr="00B17F0B">
        <w:rPr>
          <w:highlight w:val="yellow"/>
          <w:lang w:val="en-US"/>
        </w:rPr>
        <w:t xml:space="preserve">as its shape and the outfall of the </w:t>
      </w:r>
      <w:r w:rsidR="00833485">
        <w:rPr>
          <w:highlight w:val="yellow"/>
          <w:lang w:val="en-US"/>
        </w:rPr>
        <w:t xml:space="preserve">realized </w:t>
      </w:r>
      <w:r w:rsidRPr="00B17F0B">
        <w:rPr>
          <w:highlight w:val="yellow"/>
          <w:lang w:val="en-US"/>
        </w:rPr>
        <w:t xml:space="preserve">catchment as its origin. </w:t>
      </w:r>
      <w:r w:rsidR="000F2E21">
        <w:rPr>
          <w:highlight w:val="yellow"/>
          <w:lang w:val="en-US"/>
        </w:rPr>
        <w:t>Recognizing</w:t>
      </w:r>
      <w:r w:rsidRPr="00B17F0B">
        <w:rPr>
          <w:highlight w:val="yellow"/>
          <w:lang w:val="en-US"/>
        </w:rPr>
        <w:t xml:space="preserve"> the feature of interest as outfall of a corresponding catchment, the unknown position of this outfall can be determined relative to an </w:t>
      </w:r>
      <w:r w:rsidR="00833485">
        <w:rPr>
          <w:highlight w:val="yellow"/>
          <w:lang w:val="en-US"/>
        </w:rPr>
        <w:t xml:space="preserve">already existing </w:t>
      </w:r>
      <w:r w:rsidRPr="00B17F0B">
        <w:rPr>
          <w:highlight w:val="yellow"/>
          <w:lang w:val="en-US"/>
        </w:rPr>
        <w:t xml:space="preserve">outfall </w:t>
      </w:r>
      <w:r w:rsidR="000F2E21">
        <w:rPr>
          <w:highlight w:val="yellow"/>
          <w:lang w:val="en-US"/>
        </w:rPr>
        <w:t xml:space="preserve">used as reference location. </w:t>
      </w:r>
    </w:p>
    <w:p w14:paraId="6683CA33" w14:textId="77777777" w:rsidR="004C77EE" w:rsidRDefault="006C61CD" w:rsidP="006C61CD">
      <w:pPr>
        <w:pStyle w:val="StandardWeb"/>
        <w:jc w:val="both"/>
        <w:rPr>
          <w:highlight w:val="yellow"/>
          <w:lang w:val="en-US"/>
        </w:rPr>
      </w:pPr>
      <w:r w:rsidRPr="00B17F0B">
        <w:rPr>
          <w:highlight w:val="yellow"/>
          <w:lang w:val="en-US"/>
        </w:rPr>
        <w:t xml:space="preserve">Each outfall is potentially the origin of </w:t>
      </w:r>
      <w:r w:rsidR="00833485">
        <w:rPr>
          <w:highlight w:val="yellow"/>
          <w:lang w:val="en-US"/>
        </w:rPr>
        <w:t>a</w:t>
      </w:r>
      <w:r w:rsidRPr="00B17F0B">
        <w:rPr>
          <w:highlight w:val="yellow"/>
          <w:lang w:val="en-US"/>
        </w:rPr>
        <w:t xml:space="preserve"> river reference system </w:t>
      </w:r>
      <w:r w:rsidR="00833485">
        <w:rPr>
          <w:highlight w:val="yellow"/>
          <w:lang w:val="en-US"/>
        </w:rPr>
        <w:t xml:space="preserve">owned by the realized catchment </w:t>
      </w:r>
      <w:r w:rsidRPr="00B17F0B">
        <w:rPr>
          <w:highlight w:val="yellow"/>
          <w:lang w:val="en-US"/>
        </w:rPr>
        <w:t xml:space="preserve">and uses the flowpath </w:t>
      </w:r>
      <w:r w:rsidR="000F2E21">
        <w:rPr>
          <w:highlight w:val="yellow"/>
          <w:lang w:val="en-US"/>
        </w:rPr>
        <w:t>realization</w:t>
      </w:r>
      <w:r w:rsidR="000F2E21" w:rsidRPr="00B17F0B">
        <w:rPr>
          <w:highlight w:val="yellow"/>
          <w:lang w:val="en-US"/>
        </w:rPr>
        <w:t xml:space="preserve"> as </w:t>
      </w:r>
      <w:r w:rsidR="000F2E21">
        <w:rPr>
          <w:highlight w:val="yellow"/>
          <w:lang w:val="en-US"/>
        </w:rPr>
        <w:t>axis</w:t>
      </w:r>
      <w:r w:rsidR="000F2E21" w:rsidRPr="00B17F0B">
        <w:rPr>
          <w:highlight w:val="yellow"/>
          <w:lang w:val="en-US"/>
        </w:rPr>
        <w:t xml:space="preserve">. </w:t>
      </w:r>
      <w:r w:rsidR="00833485">
        <w:rPr>
          <w:highlight w:val="yellow"/>
          <w:lang w:val="en-US"/>
        </w:rPr>
        <w:t xml:space="preserve">The orientation of the </w:t>
      </w:r>
      <w:r w:rsidR="000F2E21">
        <w:rPr>
          <w:highlight w:val="yellow"/>
          <w:lang w:val="en-US"/>
        </w:rPr>
        <w:t xml:space="preserve">flowpath </w:t>
      </w:r>
      <w:r w:rsidR="00833485">
        <w:rPr>
          <w:highlight w:val="yellow"/>
          <w:lang w:val="en-US"/>
        </w:rPr>
        <w:t xml:space="preserve">axis is </w:t>
      </w:r>
      <w:r w:rsidR="00714D78">
        <w:rPr>
          <w:highlight w:val="yellow"/>
          <w:lang w:val="en-US"/>
        </w:rPr>
        <w:t xml:space="preserve">always </w:t>
      </w:r>
      <w:r w:rsidR="000F2E21">
        <w:rPr>
          <w:highlight w:val="yellow"/>
          <w:lang w:val="en-US"/>
        </w:rPr>
        <w:t>from origin towards</w:t>
      </w:r>
      <w:r w:rsidR="000F2E21" w:rsidRPr="00B17F0B">
        <w:rPr>
          <w:highlight w:val="yellow"/>
          <w:lang w:val="en-US"/>
        </w:rPr>
        <w:t xml:space="preserve"> </w:t>
      </w:r>
      <w:r w:rsidR="000F2E21">
        <w:rPr>
          <w:highlight w:val="yellow"/>
          <w:lang w:val="en-US"/>
        </w:rPr>
        <w:t xml:space="preserve">the reference location, and always </w:t>
      </w:r>
      <w:r w:rsidR="004C77EE">
        <w:rPr>
          <w:highlight w:val="yellow"/>
          <w:lang w:val="en-US"/>
        </w:rPr>
        <w:t xml:space="preserve">declared </w:t>
      </w:r>
      <w:r w:rsidR="000F2E21">
        <w:rPr>
          <w:highlight w:val="yellow"/>
          <w:lang w:val="en-US"/>
        </w:rPr>
        <w:t xml:space="preserve">in relation to </w:t>
      </w:r>
      <w:r w:rsidR="000F2E21">
        <w:rPr>
          <w:highlight w:val="yellow"/>
          <w:lang w:val="en-US"/>
        </w:rPr>
        <w:lastRenderedPageBreak/>
        <w:t xml:space="preserve">the catchment realized by the flowpath. </w:t>
      </w:r>
      <w:r w:rsidR="004C77EE">
        <w:rPr>
          <w:highlight w:val="yellow"/>
          <w:lang w:val="en-US"/>
        </w:rPr>
        <w:t xml:space="preserve">This given, the river reference system defined by a </w:t>
      </w:r>
      <w:r w:rsidR="00714D78">
        <w:rPr>
          <w:highlight w:val="yellow"/>
          <w:lang w:val="en-US"/>
        </w:rPr>
        <w:t xml:space="preserve">contributing catchment </w:t>
      </w:r>
      <w:r w:rsidR="004C77EE">
        <w:rPr>
          <w:highlight w:val="yellow"/>
          <w:lang w:val="en-US"/>
        </w:rPr>
        <w:t>has an origin at outflow node and flowpath directed towards the inflow node upstream</w:t>
      </w:r>
      <w:r w:rsidR="00714D78">
        <w:rPr>
          <w:highlight w:val="yellow"/>
          <w:lang w:val="en-US"/>
        </w:rPr>
        <w:t xml:space="preserve">, </w:t>
      </w:r>
      <w:r w:rsidR="004C77EE">
        <w:rPr>
          <w:highlight w:val="yellow"/>
          <w:lang w:val="en-US"/>
        </w:rPr>
        <w:t xml:space="preserve">vice versa a receiving catchment sets up an origin at inflow node from where the flowpath is directed to the outflow node downstream. </w:t>
      </w:r>
    </w:p>
    <w:p w14:paraId="104F2226" w14:textId="45F5D35E" w:rsidR="00CE2BEB" w:rsidRDefault="006C61CD" w:rsidP="00181AFC">
      <w:pPr>
        <w:pStyle w:val="StandardWeb"/>
        <w:jc w:val="both"/>
        <w:rPr>
          <w:lang w:val="en-US"/>
        </w:rPr>
      </w:pPr>
      <w:r w:rsidRPr="00B17F0B">
        <w:rPr>
          <w:highlight w:val="yellow"/>
          <w:lang w:val="en-US"/>
        </w:rPr>
        <w:t>The position is provided as the distance (length) of the curve representing the flowpath between both outfalls, or as percentage of the entire distance. In order to use an interpolative (percentage along a flowpath) linear referencing method, the flowpath used as the river reference system's shape must be bounded by an inflow and outflow node, whereby one of these must be the origin.</w:t>
      </w:r>
    </w:p>
    <w:p w14:paraId="3E1C45E3" w14:textId="1B7197C0" w:rsidR="0068660C" w:rsidRPr="0068660C" w:rsidRDefault="0068660C" w:rsidP="00181AFC">
      <w:pPr>
        <w:pStyle w:val="StandardWeb"/>
        <w:jc w:val="both"/>
        <w:rPr>
          <w:lang w:val="en-US"/>
        </w:rPr>
      </w:pPr>
      <w:r w:rsidRPr="0068660C">
        <w:rPr>
          <w:highlight w:val="yellow"/>
        </w:rPr>
        <w:t xml:space="preserve">The </w:t>
      </w:r>
      <w:proofErr w:type="spellStart"/>
      <w:r w:rsidRPr="0068660C">
        <w:rPr>
          <w:highlight w:val="yellow"/>
        </w:rPr>
        <w:t>HY_RiverReferenceSystem</w:t>
      </w:r>
      <w:proofErr w:type="spellEnd"/>
      <w:r w:rsidRPr="0068660C">
        <w:rPr>
          <w:highlight w:val="yellow"/>
        </w:rPr>
        <w:t xml:space="preserve"> , </w:t>
      </w:r>
      <w:proofErr w:type="spellStart"/>
      <w:r w:rsidRPr="0068660C">
        <w:rPr>
          <w:highlight w:val="yellow"/>
        </w:rPr>
        <w:t>HY_IndirectPosition</w:t>
      </w:r>
      <w:proofErr w:type="spellEnd"/>
      <w:r w:rsidRPr="0068660C">
        <w:rPr>
          <w:highlight w:val="yellow"/>
        </w:rPr>
        <w:t xml:space="preserve"> feature types defined to reflect the positioning ‘along a river’, as well as the data types </w:t>
      </w:r>
      <w:proofErr w:type="spellStart"/>
      <w:r w:rsidRPr="0068660C">
        <w:rPr>
          <w:highlight w:val="yellow"/>
        </w:rPr>
        <w:t>HY_DistanceToReferent</w:t>
      </w:r>
      <w:proofErr w:type="spellEnd"/>
      <w:r w:rsidRPr="0068660C">
        <w:rPr>
          <w:highlight w:val="yellow"/>
        </w:rPr>
        <w:t xml:space="preserve"> and </w:t>
      </w:r>
      <w:proofErr w:type="spellStart"/>
      <w:r w:rsidRPr="0068660C">
        <w:rPr>
          <w:highlight w:val="yellow"/>
        </w:rPr>
        <w:t>HY_RelativePosition</w:t>
      </w:r>
      <w:proofErr w:type="spellEnd"/>
      <w:r w:rsidRPr="0068660C">
        <w:rPr>
          <w:highlight w:val="yellow"/>
        </w:rPr>
        <w:t xml:space="preserve"> and </w:t>
      </w:r>
      <w:proofErr w:type="spellStart"/>
      <w:r w:rsidRPr="0068660C">
        <w:rPr>
          <w:highlight w:val="yellow"/>
        </w:rPr>
        <w:t>HY_RelativePositionDescirption</w:t>
      </w:r>
      <w:proofErr w:type="spellEnd"/>
      <w:r w:rsidRPr="0068660C">
        <w:rPr>
          <w:highlight w:val="yellow"/>
        </w:rPr>
        <w:t xml:space="preserve"> code list are described in section 7.4.4 of this standard.</w:t>
      </w:r>
    </w:p>
    <w:p w14:paraId="0F79605F" w14:textId="3D539216" w:rsidR="00327231" w:rsidRPr="004F5D4B" w:rsidRDefault="00327231" w:rsidP="00327231">
      <w:pPr>
        <w:pStyle w:val="berschrift2"/>
        <w:rPr>
          <w:highlight w:val="yellow"/>
        </w:rPr>
      </w:pPr>
      <w:bookmarkStart w:id="131" w:name="_Toc458775735"/>
      <w:bookmarkStart w:id="132" w:name="_Toc463963466"/>
      <w:r w:rsidRPr="004F5D4B">
        <w:rPr>
          <w:highlight w:val="yellow"/>
        </w:rPr>
        <w:t>Hydrographic</w:t>
      </w:r>
      <w:r w:rsidR="00D21FE6" w:rsidRPr="004F5D4B">
        <w:rPr>
          <w:highlight w:val="yellow"/>
        </w:rPr>
        <w:t>, channel</w:t>
      </w:r>
      <w:r w:rsidRPr="004F5D4B">
        <w:rPr>
          <w:highlight w:val="yellow"/>
        </w:rPr>
        <w:t xml:space="preserve"> and hydrometric networks</w:t>
      </w:r>
      <w:bookmarkEnd w:id="131"/>
      <w:bookmarkEnd w:id="132"/>
    </w:p>
    <w:p w14:paraId="44DA567A" w14:textId="3FFA423A" w:rsidR="00D21FE6" w:rsidRPr="004F5D4B" w:rsidRDefault="00D21FE6" w:rsidP="00D21FE6">
      <w:pPr>
        <w:pStyle w:val="StandardWeb"/>
        <w:jc w:val="both"/>
        <w:rPr>
          <w:highlight w:val="yellow"/>
          <w:lang w:val="en-US"/>
        </w:rPr>
      </w:pPr>
      <w:r w:rsidRPr="004F5D4B">
        <w:rPr>
          <w:highlight w:val="yellow"/>
          <w:lang w:val="en-US"/>
        </w:rPr>
        <w:t xml:space="preserve">Maps displaying a representation of a catchment are very common in hydrology research and engineering. Depending on the scientific concern, different aspects of the hydrology phenomenon are represented using application specific map symbols. Respecting the separation of scientific concerns, HY_Features distinguishes between these by defining separate realizations of the catchment and outfall concepts which may be </w:t>
      </w:r>
      <w:r w:rsidR="00100CB3" w:rsidRPr="004F5D4B">
        <w:rPr>
          <w:highlight w:val="yellow"/>
          <w:lang w:val="en-US"/>
        </w:rPr>
        <w:t xml:space="preserve">represented as </w:t>
      </w:r>
      <w:r w:rsidRPr="004F5D4B">
        <w:rPr>
          <w:highlight w:val="yellow"/>
          <w:lang w:val="en-US"/>
        </w:rPr>
        <w:t xml:space="preserve">simple points, lines, or polygons, and may be complex aggregate networks made up of collections of point, line, or polygon representations. The need to support such collections across scales is supported through the general concept of the Hydro Network described below. </w:t>
      </w:r>
    </w:p>
    <w:p w14:paraId="073454A0" w14:textId="0787FAAA" w:rsidR="00D21FE6" w:rsidRPr="004F5D4B" w:rsidRDefault="00D21FE6" w:rsidP="00D21FE6">
      <w:pPr>
        <w:pStyle w:val="StandardWeb"/>
        <w:jc w:val="both"/>
        <w:rPr>
          <w:highlight w:val="yellow"/>
          <w:lang w:val="en-US"/>
        </w:rPr>
      </w:pPr>
      <w:r w:rsidRPr="004F5D4B">
        <w:rPr>
          <w:highlight w:val="yellow"/>
          <w:lang w:val="en-US"/>
        </w:rPr>
        <w:t xml:space="preserve">The holistic idea of catchment, where a conceptual catchment has many real-world realizations, allows us to consider realizations of a catchment that correspond to different phenomena as variations of a common catchment pattern. Using this approach, the relationship of a catchment to a set of catchments can be transferred to any </w:t>
      </w:r>
      <w:r w:rsidR="00100CB3" w:rsidRPr="004F5D4B">
        <w:rPr>
          <w:highlight w:val="yellow"/>
          <w:lang w:val="en-US"/>
        </w:rPr>
        <w:t xml:space="preserve">realization </w:t>
      </w:r>
      <w:r w:rsidRPr="004F5D4B">
        <w:rPr>
          <w:highlight w:val="yellow"/>
          <w:lang w:val="en-US"/>
        </w:rPr>
        <w:t xml:space="preserve">of that catchment regardless of the geometric representation in a particular data product. For example, an entire hydrographic network </w:t>
      </w:r>
      <w:r w:rsidR="00100CB3" w:rsidRPr="004F5D4B">
        <w:rPr>
          <w:highlight w:val="yellow"/>
          <w:lang w:val="en-US"/>
        </w:rPr>
        <w:t xml:space="preserve">realization </w:t>
      </w:r>
      <w:r w:rsidRPr="004F5D4B">
        <w:rPr>
          <w:highlight w:val="yellow"/>
          <w:lang w:val="en-US"/>
        </w:rPr>
        <w:t>of a catchment can have simple relationships to the hydrographic network of its up</w:t>
      </w:r>
      <w:r w:rsidR="00100CB3" w:rsidRPr="004F5D4B">
        <w:rPr>
          <w:highlight w:val="yellow"/>
          <w:lang w:val="en-US"/>
        </w:rPr>
        <w:t>stream</w:t>
      </w:r>
      <w:r w:rsidRPr="004F5D4B">
        <w:rPr>
          <w:highlight w:val="yellow"/>
          <w:lang w:val="en-US"/>
        </w:rPr>
        <w:t xml:space="preserve"> and downstream catchments if the network itself is understood to adopt </w:t>
      </w:r>
      <w:r w:rsidR="00100CB3" w:rsidRPr="004F5D4B">
        <w:rPr>
          <w:highlight w:val="yellow"/>
          <w:lang w:val="en-US"/>
        </w:rPr>
        <w:t xml:space="preserve">the </w:t>
      </w:r>
      <w:r w:rsidRPr="004F5D4B">
        <w:rPr>
          <w:highlight w:val="yellow"/>
          <w:lang w:val="en-US"/>
        </w:rPr>
        <w:t xml:space="preserve">basic catchment </w:t>
      </w:r>
      <w:r w:rsidR="00100CB3" w:rsidRPr="004F5D4B">
        <w:rPr>
          <w:highlight w:val="yellow"/>
          <w:lang w:val="en-US"/>
        </w:rPr>
        <w:t xml:space="preserve"> topology pattern</w:t>
      </w:r>
      <w:r w:rsidRPr="004F5D4B">
        <w:rPr>
          <w:highlight w:val="yellow"/>
          <w:lang w:val="en-US"/>
        </w:rPr>
        <w:t xml:space="preserve">. </w:t>
      </w:r>
    </w:p>
    <w:p w14:paraId="7D9F2A7B" w14:textId="1FE6F830" w:rsidR="00D21FE6" w:rsidRPr="004F5D4B" w:rsidRDefault="00D21FE6" w:rsidP="00D21FE6">
      <w:pPr>
        <w:pStyle w:val="StandardWeb"/>
        <w:jc w:val="both"/>
        <w:rPr>
          <w:highlight w:val="yellow"/>
          <w:lang w:val="en-US"/>
        </w:rPr>
      </w:pPr>
      <w:r w:rsidRPr="004F5D4B">
        <w:rPr>
          <w:highlight w:val="yellow"/>
          <w:lang w:val="en-US"/>
        </w:rPr>
        <w:t xml:space="preserve">This standard defines a hydrologically determined topology model of directed outfalls, acting as inflow or outflow nodes, and the catchment which can act as the link between them. This topological catchment network pattern can be transferred to context-specific network realizations such as hydrographic networks of water bodies or channel networks that may convey water, as well as to their various </w:t>
      </w:r>
      <w:r w:rsidR="00100CB3" w:rsidRPr="004F5D4B">
        <w:rPr>
          <w:highlight w:val="yellow"/>
          <w:lang w:val="en-US"/>
        </w:rPr>
        <w:t xml:space="preserve">geometric </w:t>
      </w:r>
      <w:r w:rsidRPr="004F5D4B">
        <w:rPr>
          <w:highlight w:val="yellow"/>
          <w:lang w:val="en-US"/>
        </w:rPr>
        <w:t xml:space="preserve">representations as (poly)lines and polygons. For example, a fixed landmark on a water body, a cross-section separating a watercourse, or a station along the network, can be considered to be outfalls (outflow nodes) of a contributing catchment (link); a flowpath </w:t>
      </w:r>
      <w:r w:rsidR="00100CB3" w:rsidRPr="004F5D4B">
        <w:rPr>
          <w:highlight w:val="yellow"/>
          <w:lang w:val="en-US"/>
        </w:rPr>
        <w:t xml:space="preserve">realizing </w:t>
      </w:r>
      <w:r w:rsidRPr="004F5D4B">
        <w:rPr>
          <w:highlight w:val="yellow"/>
          <w:lang w:val="en-US"/>
        </w:rPr>
        <w:t xml:space="preserve">a catchment may be drawn from an ‘inflow‘ node to the ‘outflow‘ node linking the nodes through the </w:t>
      </w:r>
      <w:r w:rsidR="00100CB3" w:rsidRPr="004F5D4B">
        <w:rPr>
          <w:highlight w:val="yellow"/>
          <w:lang w:val="en-US"/>
        </w:rPr>
        <w:t xml:space="preserve">realized </w:t>
      </w:r>
      <w:r w:rsidRPr="004F5D4B">
        <w:rPr>
          <w:highlight w:val="yellow"/>
          <w:lang w:val="en-US"/>
        </w:rPr>
        <w:lastRenderedPageBreak/>
        <w:t xml:space="preserve">catchment. As with the hydrographic (water body) and channel (conveyance) network, the abstract catchment topology </w:t>
      </w:r>
      <w:r w:rsidR="005130F1">
        <w:rPr>
          <w:highlight w:val="yellow"/>
          <w:lang w:val="en-US"/>
        </w:rPr>
        <w:t>pattern</w:t>
      </w:r>
      <w:r w:rsidR="005130F1" w:rsidRPr="004F5D4B">
        <w:rPr>
          <w:highlight w:val="yellow"/>
          <w:lang w:val="en-US"/>
        </w:rPr>
        <w:t xml:space="preserve"> </w:t>
      </w:r>
      <w:r w:rsidRPr="004F5D4B">
        <w:rPr>
          <w:highlight w:val="yellow"/>
          <w:lang w:val="en-US"/>
        </w:rPr>
        <w:t xml:space="preserve">can be applied to any logical or virtual network, e.g. a network of logically connected hydrometric stations. </w:t>
      </w:r>
    </w:p>
    <w:p w14:paraId="5E2D9EE7" w14:textId="77777777" w:rsidR="00D21FE6" w:rsidRPr="004F5D4B" w:rsidRDefault="00D21FE6" w:rsidP="00D21FE6">
      <w:pPr>
        <w:pStyle w:val="StandardWeb"/>
        <w:keepNext/>
        <w:jc w:val="center"/>
        <w:rPr>
          <w:highlight w:val="yellow"/>
          <w:lang w:val="en-US"/>
        </w:rPr>
      </w:pPr>
      <w:r w:rsidRPr="004F5D4B">
        <w:rPr>
          <w:noProof/>
          <w:highlight w:val="yellow"/>
          <w:lang w:val="en-US" w:eastAsia="en-US"/>
        </w:rPr>
        <w:drawing>
          <wp:inline distT="0" distB="0" distL="0" distR="0" wp14:anchorId="25174143" wp14:editId="082F74AB">
            <wp:extent cx="4256405" cy="4556125"/>
            <wp:effectExtent l="0" t="0" r="0" b="0"/>
            <wp:docPr id="7" name="Grafik 7" descr="https://raw.githubusercontent.com/opengeospatial/HY_Features/master/figs/overview.png?token=AQBAr_8qk0Z817yyAjz6x9YBgK2ffI6Yks5Xtt_M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raw.githubusercontent.com/opengeospatial/HY_Features/master/figs/overview.png?token=AQBAr_8qk0Z817yyAjz6x9YBgK2ffI6Yks5Xtt_MwA%3D%3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6405" cy="4556125"/>
                    </a:xfrm>
                    <a:prstGeom prst="rect">
                      <a:avLst/>
                    </a:prstGeom>
                    <a:noFill/>
                    <a:ln>
                      <a:noFill/>
                    </a:ln>
                  </pic:spPr>
                </pic:pic>
              </a:graphicData>
            </a:graphic>
          </wp:inline>
        </w:drawing>
      </w:r>
    </w:p>
    <w:p w14:paraId="1735E541" w14:textId="14FC39C0" w:rsidR="00D21FE6" w:rsidRPr="004F5D4B" w:rsidRDefault="00D21FE6" w:rsidP="00D21FE6">
      <w:pPr>
        <w:pStyle w:val="OGCFigure"/>
        <w:rPr>
          <w:highlight w:val="yellow"/>
        </w:rPr>
      </w:pPr>
      <w:bookmarkStart w:id="133" w:name="_Ref463849328"/>
      <w:bookmarkStart w:id="134" w:name="_Toc463963530"/>
      <w:r w:rsidRPr="004F5D4B">
        <w:rPr>
          <w:highlight w:val="yellow"/>
        </w:rPr>
        <w:t xml:space="preserve">Figure </w:t>
      </w:r>
      <w:r w:rsidR="00DC1B1D" w:rsidRPr="004F5D4B">
        <w:rPr>
          <w:highlight w:val="yellow"/>
        </w:rPr>
        <w:fldChar w:fldCharType="begin"/>
      </w:r>
      <w:r w:rsidR="00DC1B1D" w:rsidRPr="004F5D4B">
        <w:rPr>
          <w:highlight w:val="yellow"/>
        </w:rPr>
        <w:instrText xml:space="preserve"> SEQ Figure \* ARABIC </w:instrText>
      </w:r>
      <w:r w:rsidR="00DC1B1D" w:rsidRPr="004F5D4B">
        <w:rPr>
          <w:highlight w:val="yellow"/>
        </w:rPr>
        <w:fldChar w:fldCharType="separate"/>
      </w:r>
      <w:r w:rsidR="00857818">
        <w:rPr>
          <w:noProof/>
          <w:highlight w:val="yellow"/>
        </w:rPr>
        <w:t>17</w:t>
      </w:r>
      <w:r w:rsidR="00DC1B1D" w:rsidRPr="004F5D4B">
        <w:rPr>
          <w:noProof/>
          <w:highlight w:val="yellow"/>
        </w:rPr>
        <w:fldChar w:fldCharType="end"/>
      </w:r>
      <w:bookmarkEnd w:id="133"/>
      <w:r w:rsidRPr="004F5D4B">
        <w:rPr>
          <w:highlight w:val="yellow"/>
        </w:rPr>
        <w:t>: Cyclic nature of the HY_Features basic model</w:t>
      </w:r>
      <w:bookmarkEnd w:id="134"/>
    </w:p>
    <w:p w14:paraId="09A8A038" w14:textId="5605F02A" w:rsidR="00D21FE6" w:rsidRPr="004F5D4B" w:rsidRDefault="00D37266" w:rsidP="00D21FE6">
      <w:pPr>
        <w:jc w:val="both"/>
        <w:rPr>
          <w:highlight w:val="yellow"/>
        </w:rPr>
      </w:pPr>
      <w:r w:rsidRPr="00857818">
        <w:rPr>
          <w:highlight w:val="yellow"/>
        </w:rPr>
        <w:fldChar w:fldCharType="begin"/>
      </w:r>
      <w:r w:rsidRPr="004F5D4B">
        <w:rPr>
          <w:highlight w:val="yellow"/>
        </w:rPr>
        <w:instrText xml:space="preserve"> REF _Ref463849328 \h </w:instrText>
      </w:r>
      <w:r w:rsidR="004F5D4B">
        <w:rPr>
          <w:highlight w:val="yellow"/>
        </w:rPr>
        <w:instrText xml:space="preserve"> \* MERGEFORMAT </w:instrText>
      </w:r>
      <w:r w:rsidRPr="00857818">
        <w:rPr>
          <w:highlight w:val="yellow"/>
        </w:rPr>
      </w:r>
      <w:r w:rsidRPr="00857818">
        <w:rPr>
          <w:highlight w:val="yellow"/>
        </w:rPr>
        <w:fldChar w:fldCharType="separate"/>
      </w:r>
      <w:r w:rsidRPr="004F5D4B">
        <w:rPr>
          <w:highlight w:val="yellow"/>
        </w:rPr>
        <w:t xml:space="preserve">Figure </w:t>
      </w:r>
      <w:r w:rsidRPr="004F5D4B">
        <w:rPr>
          <w:noProof/>
          <w:highlight w:val="yellow"/>
        </w:rPr>
        <w:t>17</w:t>
      </w:r>
      <w:r w:rsidRPr="00857818">
        <w:rPr>
          <w:highlight w:val="yellow"/>
        </w:rPr>
        <w:fldChar w:fldCharType="end"/>
      </w:r>
      <w:r w:rsidR="00D21FE6" w:rsidRPr="004F5D4B">
        <w:rPr>
          <w:highlight w:val="yellow"/>
        </w:rPr>
        <w:t xml:space="preserve"> illustrates the circular relationship between five functional components of the HY_Features model: the </w:t>
      </w:r>
      <w:r w:rsidR="00100CB3" w:rsidRPr="004F5D4B">
        <w:rPr>
          <w:highlight w:val="yellow"/>
        </w:rPr>
        <w:t xml:space="preserve">(logical) </w:t>
      </w:r>
      <w:r w:rsidR="00D21FE6" w:rsidRPr="004F5D4B">
        <w:rPr>
          <w:highlight w:val="yellow"/>
        </w:rPr>
        <w:t>catchment concept</w:t>
      </w:r>
      <w:r w:rsidR="004F5D4B" w:rsidRPr="004F5D4B">
        <w:rPr>
          <w:highlight w:val="yellow"/>
        </w:rPr>
        <w:t xml:space="preserve"> (at any scale)</w:t>
      </w:r>
      <w:r w:rsidR="00D21FE6" w:rsidRPr="004F5D4B">
        <w:rPr>
          <w:highlight w:val="yellow"/>
        </w:rPr>
        <w:t xml:space="preserve">, </w:t>
      </w:r>
      <w:r w:rsidR="004F5D4B" w:rsidRPr="004F5D4B">
        <w:rPr>
          <w:highlight w:val="yellow"/>
        </w:rPr>
        <w:t xml:space="preserve">simple topological </w:t>
      </w:r>
      <w:r w:rsidR="00D21FE6" w:rsidRPr="004F5D4B">
        <w:rPr>
          <w:highlight w:val="yellow"/>
        </w:rPr>
        <w:t>realization</w:t>
      </w:r>
      <w:r w:rsidR="004F5D4B" w:rsidRPr="004F5D4B">
        <w:rPr>
          <w:highlight w:val="yellow"/>
        </w:rPr>
        <w:t xml:space="preserve"> of catchment and outfall</w:t>
      </w:r>
      <w:r w:rsidR="00D21FE6" w:rsidRPr="004F5D4B">
        <w:rPr>
          <w:highlight w:val="yellow"/>
        </w:rPr>
        <w:t>, hydro</w:t>
      </w:r>
      <w:r w:rsidR="00100CB3" w:rsidRPr="004F5D4B">
        <w:rPr>
          <w:highlight w:val="yellow"/>
        </w:rPr>
        <w:t>logical</w:t>
      </w:r>
      <w:r w:rsidR="00D21FE6" w:rsidRPr="004F5D4B">
        <w:rPr>
          <w:highlight w:val="yellow"/>
        </w:rPr>
        <w:t xml:space="preserve"> networks, </w:t>
      </w:r>
      <w:proofErr w:type="spellStart"/>
      <w:r w:rsidR="00D21FE6" w:rsidRPr="004F5D4B">
        <w:rPr>
          <w:highlight w:val="yellow"/>
        </w:rPr>
        <w:t>waterbodiesand</w:t>
      </w:r>
      <w:proofErr w:type="spellEnd"/>
      <w:r w:rsidR="00D21FE6" w:rsidRPr="004F5D4B">
        <w:rPr>
          <w:highlight w:val="yellow"/>
        </w:rPr>
        <w:t xml:space="preserve"> </w:t>
      </w:r>
      <w:r w:rsidR="004F5D4B" w:rsidRPr="004F5D4B">
        <w:rPr>
          <w:highlight w:val="yellow"/>
        </w:rPr>
        <w:t xml:space="preserve">containers associated with realized </w:t>
      </w:r>
      <w:r w:rsidR="00D21FE6" w:rsidRPr="004F5D4B">
        <w:rPr>
          <w:highlight w:val="yellow"/>
        </w:rPr>
        <w:t>outfalls. The cyclic nature of the basic model supports crossing scale through nesting of more or less detailed catchment realizations.</w:t>
      </w:r>
    </w:p>
    <w:p w14:paraId="15493F5D" w14:textId="645CF8D0" w:rsidR="00D21FE6" w:rsidRPr="008E510D" w:rsidRDefault="00890C2F" w:rsidP="004F5D4B">
      <w:pPr>
        <w:pStyle w:val="StandardWeb"/>
        <w:jc w:val="both"/>
      </w:pPr>
      <w:r w:rsidRPr="004F5D4B">
        <w:rPr>
          <w:highlight w:val="yellow"/>
          <w:lang w:val="en-US"/>
        </w:rPr>
        <w:t xml:space="preserve">Hydrographic data is commonly organized into networks. </w:t>
      </w:r>
      <w:r w:rsidR="004F5D4B" w:rsidRPr="004F5D4B">
        <w:rPr>
          <w:highlight w:val="yellow"/>
          <w:lang w:val="en-US"/>
        </w:rPr>
        <w:t xml:space="preserve"> </w:t>
      </w:r>
      <w:r w:rsidRPr="004F5D4B">
        <w:rPr>
          <w:highlight w:val="yellow"/>
          <w:lang w:val="en-US"/>
        </w:rPr>
        <w:t xml:space="preserve">The following sections first describe </w:t>
      </w:r>
      <w:r w:rsidR="004F5D4B" w:rsidRPr="004F5D4B">
        <w:rPr>
          <w:highlight w:val="yellow"/>
          <w:lang w:val="en-US"/>
        </w:rPr>
        <w:t xml:space="preserve">the hydrographic network of waterbodies, channel network connected conveyances, and hydrometric network of monitoring stations realizing a catchment, and </w:t>
      </w:r>
      <w:r w:rsidRPr="004F5D4B">
        <w:rPr>
          <w:highlight w:val="yellow"/>
          <w:lang w:val="en-US"/>
        </w:rPr>
        <w:t>how these networks relate to each other in the context of the overall HY_Features model. The main function of these network models is to allow an aggregate of hydrologic features at one scale to act as a single encapsulated entity at another scale.</w:t>
      </w:r>
      <w:r w:rsidRPr="008E510D">
        <w:rPr>
          <w:lang w:val="en-US"/>
        </w:rPr>
        <w:t xml:space="preserve"> </w:t>
      </w:r>
    </w:p>
    <w:p w14:paraId="4EA9C60F" w14:textId="77777777" w:rsidR="00D21FE6" w:rsidRPr="004E763B" w:rsidRDefault="00D21FE6" w:rsidP="004E763B">
      <w:pPr>
        <w:pStyle w:val="berschrift3"/>
        <w:rPr>
          <w:highlight w:val="yellow"/>
        </w:rPr>
      </w:pPr>
      <w:bookmarkStart w:id="135" w:name="_Toc463963467"/>
      <w:r w:rsidRPr="004E763B">
        <w:rPr>
          <w:highlight w:val="yellow"/>
        </w:rPr>
        <w:lastRenderedPageBreak/>
        <w:t>Hydrographic and channel networks</w:t>
      </w:r>
      <w:bookmarkEnd w:id="135"/>
    </w:p>
    <w:p w14:paraId="62201A65" w14:textId="77777777" w:rsidR="00D21FE6" w:rsidRPr="004E763B" w:rsidRDefault="00D21FE6" w:rsidP="00D21FE6">
      <w:pPr>
        <w:pStyle w:val="StandardWeb"/>
        <w:jc w:val="both"/>
        <w:rPr>
          <w:highlight w:val="yellow"/>
          <w:lang w:val="en-US"/>
        </w:rPr>
      </w:pPr>
      <w:r w:rsidRPr="004E763B">
        <w:rPr>
          <w:highlight w:val="yellow"/>
          <w:lang w:val="en-US"/>
        </w:rPr>
        <w:t xml:space="preserve">Following the definitions in the UNESCO-WMO "International Glossary of Hydrology" [9] a water body is understood as the mass of liquid water accumulated on or below the land surface as a body of flowing water, which in some parts may have stagnant water that is not moving or flowing. The water body concept formalized in this specification is consistent with this definition, but focuses on surface-water bodies only. A conceptual model capturing the specifics of bodies of groundwater as well as aquifers containing groundwater are provided by the WaterML2 Part 4 - GroundwaterML2 specification [6]. </w:t>
      </w:r>
    </w:p>
    <w:p w14:paraId="04A17295" w14:textId="0D3BFAB2" w:rsidR="00D21FE6" w:rsidRPr="004E763B" w:rsidRDefault="00D21FE6" w:rsidP="00D21FE6">
      <w:pPr>
        <w:pStyle w:val="StandardWeb"/>
        <w:jc w:val="both"/>
        <w:rPr>
          <w:b/>
          <w:highlight w:val="yellow"/>
          <w:lang w:val="en-US"/>
        </w:rPr>
      </w:pPr>
      <w:r w:rsidRPr="004E763B">
        <w:rPr>
          <w:highlight w:val="yellow"/>
          <w:lang w:val="en-US"/>
        </w:rPr>
        <w:t xml:space="preserve">A watercourse is commonly understood as a natural or man-made channel through or along which water may or may not flow [9]. A water body is generally a flowing body of water contained </w:t>
      </w:r>
      <w:r w:rsidR="004F5D4B" w:rsidRPr="004E763B">
        <w:rPr>
          <w:highlight w:val="yellow"/>
          <w:lang w:val="en-US"/>
        </w:rPr>
        <w:t>in</w:t>
      </w:r>
      <w:r w:rsidRPr="004E763B">
        <w:rPr>
          <w:highlight w:val="yellow"/>
          <w:lang w:val="en-US"/>
        </w:rPr>
        <w:t xml:space="preserve"> a natural watercourse, but could also be in a manmade open or closed conduit [9]. Given that the channel network (or drainage pattern) exists independent of whether it contains water, </w:t>
      </w:r>
      <w:r w:rsidR="00D56EAC" w:rsidRPr="004E763B">
        <w:rPr>
          <w:highlight w:val="yellow"/>
          <w:lang w:val="en-US"/>
        </w:rPr>
        <w:t xml:space="preserve">the </w:t>
      </w:r>
      <w:r w:rsidR="008B6A43">
        <w:rPr>
          <w:highlight w:val="yellow"/>
          <w:lang w:val="en-US"/>
        </w:rPr>
        <w:t xml:space="preserve">conceptual model </w:t>
      </w:r>
      <w:r w:rsidRPr="004E763B">
        <w:rPr>
          <w:highlight w:val="yellow"/>
          <w:lang w:val="en-US"/>
        </w:rPr>
        <w:t>separates natural and manmade hydrographic features into the body of water and the unit that contains the water body. This distinction is helpful to separate concerns of hydrology--studying the occurrence, accumulation, and circulation of water--and hydraulics--focused on the analysis and design of watercourses</w:t>
      </w:r>
      <w:r w:rsidRPr="004E763B">
        <w:rPr>
          <w:b/>
          <w:highlight w:val="yellow"/>
          <w:lang w:val="en-US"/>
        </w:rPr>
        <w:t xml:space="preserve">. </w:t>
      </w:r>
      <w:r w:rsidRPr="004E763B">
        <w:rPr>
          <w:rStyle w:val="Fett"/>
          <w:b w:val="0"/>
          <w:highlight w:val="yellow"/>
          <w:lang w:val="en-US"/>
        </w:rPr>
        <w:t>Note that flow-through lakes and lakes without outflows are considered to be water bodies whose container is modeled as a surface depression.</w:t>
      </w:r>
    </w:p>
    <w:p w14:paraId="40B56218" w14:textId="7C63B82B" w:rsidR="00D21FE6" w:rsidRPr="004E763B" w:rsidRDefault="00D21FE6" w:rsidP="00D21FE6">
      <w:pPr>
        <w:pStyle w:val="StandardWeb"/>
        <w:jc w:val="both"/>
        <w:rPr>
          <w:b/>
          <w:highlight w:val="yellow"/>
          <w:lang w:val="en-US"/>
        </w:rPr>
      </w:pPr>
      <w:r w:rsidRPr="004E763B">
        <w:rPr>
          <w:highlight w:val="yellow"/>
          <w:lang w:val="en-US"/>
        </w:rPr>
        <w:t xml:space="preserve">Water bodies with their associated water courses can be aggregated into hydrographic and channel networks identified as the hydrographic or channel network of the catchment the network drains. Individual waterbodies can be described with vertical cross- or longitudinal sections. A water body may also be stratified into distinct horizontal layers for distinct thermal, salinity, oxygen, nutrient, or storage characteristics. Water may be stored and managed in reservoirs for future use, regulation, or control. Conceptually, each water body accumulating water may be managed as a reservoir. To model reservoir </w:t>
      </w:r>
      <w:r w:rsidR="008B6A43">
        <w:rPr>
          <w:highlight w:val="yellow"/>
          <w:lang w:val="en-US"/>
        </w:rPr>
        <w:t xml:space="preserve">capacities </w:t>
      </w:r>
      <w:r w:rsidRPr="004E763B">
        <w:rPr>
          <w:highlight w:val="yellow"/>
          <w:lang w:val="en-US"/>
        </w:rPr>
        <w:t xml:space="preserve">at multiple reservoir stages or elevations, </w:t>
      </w:r>
      <w:r w:rsidR="008B6A43">
        <w:rPr>
          <w:highlight w:val="yellow"/>
          <w:lang w:val="en-US"/>
        </w:rPr>
        <w:t xml:space="preserve">the </w:t>
      </w:r>
      <w:r w:rsidR="008B6A43" w:rsidRPr="004E763B">
        <w:rPr>
          <w:highlight w:val="yellow"/>
          <w:lang w:val="en-US"/>
        </w:rPr>
        <w:t>water-body stratum</w:t>
      </w:r>
      <w:r w:rsidR="008B6A43">
        <w:rPr>
          <w:highlight w:val="yellow"/>
          <w:lang w:val="en-US"/>
        </w:rPr>
        <w:t xml:space="preserve"> associates </w:t>
      </w:r>
      <w:r w:rsidRPr="004E763B">
        <w:rPr>
          <w:highlight w:val="yellow"/>
          <w:lang w:val="en-US"/>
        </w:rPr>
        <w:t xml:space="preserve">a reservoir </w:t>
      </w:r>
      <w:r w:rsidR="008B6A43">
        <w:rPr>
          <w:highlight w:val="yellow"/>
          <w:lang w:val="en-US"/>
        </w:rPr>
        <w:t>feature type.</w:t>
      </w:r>
      <w:r w:rsidRPr="004E763B">
        <w:rPr>
          <w:b/>
          <w:highlight w:val="yellow"/>
          <w:lang w:val="en-US"/>
        </w:rPr>
        <w:t xml:space="preserve">. </w:t>
      </w:r>
      <w:r w:rsidRPr="004E763B">
        <w:rPr>
          <w:rStyle w:val="Fett"/>
          <w:b w:val="0"/>
          <w:highlight w:val="yellow"/>
          <w:lang w:val="en-US"/>
        </w:rPr>
        <w:t xml:space="preserve">The concept of stratum could also be applied to bathymetric contours of a lake to describe the container of a lake water body. </w:t>
      </w:r>
    </w:p>
    <w:p w14:paraId="098113C1" w14:textId="5C3A95F5" w:rsidR="00D21FE6" w:rsidRDefault="00D21FE6" w:rsidP="00D21FE6">
      <w:pPr>
        <w:pStyle w:val="StandardWeb"/>
        <w:jc w:val="both"/>
        <w:rPr>
          <w:lang w:val="en-US"/>
        </w:rPr>
      </w:pPr>
      <w:r w:rsidRPr="004E763B">
        <w:rPr>
          <w:highlight w:val="yellow"/>
          <w:lang w:val="en-US"/>
        </w:rPr>
        <w:t xml:space="preserve">To place waterbodies topologically or geographically in a network, the HY_Features model provides a mechanism to associate waterbodies with a realization of a catchment outfall. In the case of a hydrographic network that realizes an entire catchment, the </w:t>
      </w:r>
      <w:r w:rsidR="008B6A43">
        <w:rPr>
          <w:highlight w:val="yellow"/>
          <w:lang w:val="en-US"/>
        </w:rPr>
        <w:t xml:space="preserve">defined </w:t>
      </w:r>
      <w:r w:rsidRPr="004E763B">
        <w:rPr>
          <w:highlight w:val="yellow"/>
          <w:lang w:val="en-US"/>
        </w:rPr>
        <w:t>catchment relationships can be used for both the larger catchment realized by the whole hydrographic network and the catchment(s) whose outfalls are used to locate waterbodies within the hydrographic network. This builds the idea outlined in section 6.3 in that every identified water body has a conceptual catchment that can be arranged topologically within a catchment network and is described in greater detail in section 6.5.3.</w:t>
      </w:r>
    </w:p>
    <w:p w14:paraId="143C6134" w14:textId="045F0426" w:rsidR="00813594" w:rsidRPr="00D548E2" w:rsidRDefault="0076120B" w:rsidP="004F5D4B">
      <w:pPr>
        <w:pStyle w:val="StandardWeb"/>
        <w:jc w:val="both"/>
        <w:rPr>
          <w:highlight w:val="yellow"/>
          <w:lang w:val="en-US"/>
        </w:rPr>
      </w:pPr>
      <w:r w:rsidRPr="00D548E2">
        <w:rPr>
          <w:highlight w:val="yellow"/>
          <w:lang w:val="en-US"/>
        </w:rPr>
        <w:t>Based on</w:t>
      </w:r>
      <w:r w:rsidR="00D56EAC" w:rsidRPr="00D548E2">
        <w:rPr>
          <w:highlight w:val="yellow"/>
          <w:lang w:val="en-US"/>
        </w:rPr>
        <w:t xml:space="preserve"> the idea, that catchment is drained by </w:t>
      </w:r>
      <w:r w:rsidRPr="00D548E2">
        <w:rPr>
          <w:highlight w:val="yellow"/>
          <w:lang w:val="en-US"/>
        </w:rPr>
        <w:t>a</w:t>
      </w:r>
      <w:r w:rsidR="00D56EAC" w:rsidRPr="00D548E2">
        <w:rPr>
          <w:highlight w:val="yellow"/>
          <w:lang w:val="en-US"/>
        </w:rPr>
        <w:t xml:space="preserve"> </w:t>
      </w:r>
      <w:r w:rsidR="007D1FE2" w:rsidRPr="00D548E2">
        <w:rPr>
          <w:highlight w:val="yellow"/>
          <w:lang w:val="en-US"/>
        </w:rPr>
        <w:t>river</w:t>
      </w:r>
      <w:r w:rsidR="00D56EAC" w:rsidRPr="00D548E2">
        <w:rPr>
          <w:highlight w:val="yellow"/>
          <w:lang w:val="en-US"/>
        </w:rPr>
        <w:t xml:space="preserve">, it is common practice </w:t>
      </w:r>
      <w:r w:rsidR="004F5D4B" w:rsidRPr="00D548E2">
        <w:rPr>
          <w:highlight w:val="yellow"/>
          <w:lang w:val="en-US"/>
        </w:rPr>
        <w:t xml:space="preserve"> </w:t>
      </w:r>
      <w:r w:rsidR="00D56EAC" w:rsidRPr="00D548E2">
        <w:rPr>
          <w:highlight w:val="yellow"/>
          <w:lang w:val="en-US"/>
        </w:rPr>
        <w:t xml:space="preserve">to </w:t>
      </w:r>
      <w:r w:rsidRPr="00D548E2">
        <w:rPr>
          <w:highlight w:val="yellow"/>
          <w:lang w:val="en-US"/>
        </w:rPr>
        <w:t>realize</w:t>
      </w:r>
      <w:r w:rsidR="00D56EAC" w:rsidRPr="00D548E2">
        <w:rPr>
          <w:highlight w:val="yellow"/>
          <w:lang w:val="en-US"/>
        </w:rPr>
        <w:t xml:space="preserve"> a catchment as </w:t>
      </w:r>
      <w:r w:rsidR="004F5D4B" w:rsidRPr="00D548E2">
        <w:rPr>
          <w:highlight w:val="yellow"/>
          <w:lang w:val="en-US"/>
        </w:rPr>
        <w:t>a single ‘main-stem’ flowpath (Figure 5</w:t>
      </w:r>
      <w:r w:rsidRPr="00D548E2">
        <w:rPr>
          <w:highlight w:val="yellow"/>
          <w:lang w:val="en-US"/>
        </w:rPr>
        <w:fldChar w:fldCharType="begin"/>
      </w:r>
      <w:r w:rsidRPr="00D548E2">
        <w:rPr>
          <w:highlight w:val="yellow"/>
          <w:lang w:val="en-US"/>
        </w:rPr>
        <w:instrText xml:space="preserve"> REF flowpath \h </w:instrText>
      </w:r>
      <w:r w:rsidR="00D548E2">
        <w:rPr>
          <w:highlight w:val="yellow"/>
          <w:lang w:val="en-US"/>
        </w:rPr>
        <w:instrText xml:space="preserve"> \* MERGEFORMAT </w:instrText>
      </w:r>
      <w:r w:rsidRPr="00D548E2">
        <w:rPr>
          <w:highlight w:val="yellow"/>
          <w:lang w:val="en-US"/>
        </w:rPr>
      </w:r>
      <w:r w:rsidRPr="00D548E2">
        <w:rPr>
          <w:highlight w:val="yellow"/>
          <w:lang w:val="en-US"/>
        </w:rPr>
        <w:fldChar w:fldCharType="separate"/>
      </w:r>
      <w:r w:rsidRPr="00D548E2">
        <w:rPr>
          <w:highlight w:val="yellow"/>
        </w:rPr>
        <w:t>c</w:t>
      </w:r>
      <w:r w:rsidRPr="00D548E2">
        <w:rPr>
          <w:highlight w:val="yellow"/>
          <w:lang w:val="en-US"/>
        </w:rPr>
        <w:fldChar w:fldCharType="end"/>
      </w:r>
      <w:r w:rsidR="004F5D4B" w:rsidRPr="00D548E2">
        <w:rPr>
          <w:highlight w:val="yellow"/>
          <w:lang w:val="en-US"/>
        </w:rPr>
        <w:t xml:space="preserve">). Some elevation-derived hydrographic datasets define one </w:t>
      </w:r>
      <w:r w:rsidR="007D1FE2" w:rsidRPr="00D548E2">
        <w:rPr>
          <w:highlight w:val="yellow"/>
          <w:lang w:val="en-US"/>
        </w:rPr>
        <w:t xml:space="preserve">river </w:t>
      </w:r>
      <w:r w:rsidR="004F5D4B" w:rsidRPr="00D548E2">
        <w:rPr>
          <w:highlight w:val="yellow"/>
          <w:lang w:val="en-US"/>
        </w:rPr>
        <w:t>per catchment such that every line connecting two confluences has a single associated drainage area. Others have an identifiable ‘main-</w:t>
      </w:r>
      <w:r w:rsidR="004F5D4B" w:rsidRPr="00D548E2">
        <w:rPr>
          <w:highlight w:val="yellow"/>
          <w:lang w:val="en-US"/>
        </w:rPr>
        <w:lastRenderedPageBreak/>
        <w:t xml:space="preserve">stem’ river that flows from headwaters to </w:t>
      </w:r>
      <w:r w:rsidRPr="00D548E2">
        <w:rPr>
          <w:highlight w:val="yellow"/>
          <w:lang w:val="en-US"/>
        </w:rPr>
        <w:t>the common outlet</w:t>
      </w:r>
      <w:r w:rsidR="004F5D4B" w:rsidRPr="00D548E2">
        <w:rPr>
          <w:highlight w:val="yellow"/>
          <w:lang w:val="en-US"/>
        </w:rPr>
        <w:t xml:space="preserve">. In either case, the </w:t>
      </w:r>
      <w:r w:rsidR="007D1FE2" w:rsidRPr="00D548E2">
        <w:rPr>
          <w:highlight w:val="yellow"/>
          <w:lang w:val="en-US"/>
        </w:rPr>
        <w:t xml:space="preserve">catchment </w:t>
      </w:r>
      <w:r w:rsidR="004F5D4B" w:rsidRPr="00D548E2">
        <w:rPr>
          <w:highlight w:val="yellow"/>
          <w:lang w:val="en-US"/>
        </w:rPr>
        <w:t xml:space="preserve">typically carries the name of the </w:t>
      </w:r>
      <w:r w:rsidR="007D1FE2" w:rsidRPr="00D548E2">
        <w:rPr>
          <w:highlight w:val="yellow"/>
          <w:lang w:val="en-US"/>
        </w:rPr>
        <w:t xml:space="preserve">main river </w:t>
      </w:r>
      <w:r w:rsidR="004F5D4B" w:rsidRPr="00D548E2">
        <w:rPr>
          <w:highlight w:val="yellow"/>
          <w:lang w:val="en-US"/>
        </w:rPr>
        <w:t xml:space="preserve">and its outlet is considered the mouth of the river. </w:t>
      </w:r>
    </w:p>
    <w:p w14:paraId="0B8D1D5F" w14:textId="22752D9A" w:rsidR="008F6A9A" w:rsidRPr="00813594" w:rsidRDefault="007D1FE2" w:rsidP="00813594">
      <w:pPr>
        <w:pStyle w:val="StandardWeb"/>
        <w:jc w:val="both"/>
        <w:rPr>
          <w:lang w:val="en-US"/>
        </w:rPr>
      </w:pPr>
      <w:r w:rsidRPr="00D548E2">
        <w:rPr>
          <w:highlight w:val="yellow"/>
          <w:lang w:val="en-US"/>
        </w:rPr>
        <w:t xml:space="preserve">The one-dimensional flowpath defined in this standard </w:t>
      </w:r>
      <w:r w:rsidR="00CF5484" w:rsidRPr="00D548E2">
        <w:rPr>
          <w:highlight w:val="yellow"/>
          <w:lang w:val="en-US"/>
        </w:rPr>
        <w:t xml:space="preserve">supports </w:t>
      </w:r>
      <w:r w:rsidR="004F5D4B" w:rsidRPr="00D548E2">
        <w:rPr>
          <w:highlight w:val="yellow"/>
          <w:lang w:val="en-US"/>
        </w:rPr>
        <w:t xml:space="preserve">a simple linear </w:t>
      </w:r>
      <w:r w:rsidR="00CF5484" w:rsidRPr="00D548E2">
        <w:rPr>
          <w:highlight w:val="yellow"/>
          <w:lang w:val="en-US"/>
        </w:rPr>
        <w:t xml:space="preserve">representation </w:t>
      </w:r>
      <w:r w:rsidR="004F5D4B" w:rsidRPr="00D548E2">
        <w:rPr>
          <w:highlight w:val="yellow"/>
          <w:lang w:val="en-US"/>
        </w:rPr>
        <w:t>of the catchment concept that is meant to encompass the idea</w:t>
      </w:r>
      <w:r w:rsidR="00CF5484" w:rsidRPr="00D548E2">
        <w:rPr>
          <w:highlight w:val="yellow"/>
          <w:lang w:val="en-US"/>
        </w:rPr>
        <w:t xml:space="preserve"> of the ‘main-stem’ river</w:t>
      </w:r>
      <w:r w:rsidR="004F5D4B" w:rsidRPr="00D548E2">
        <w:rPr>
          <w:highlight w:val="yellow"/>
          <w:lang w:val="en-US"/>
        </w:rPr>
        <w:t>.</w:t>
      </w:r>
      <w:r w:rsidR="00D548E2" w:rsidRPr="00D548E2">
        <w:rPr>
          <w:highlight w:val="yellow"/>
          <w:lang w:val="en-US"/>
        </w:rPr>
        <w:t xml:space="preserve"> </w:t>
      </w:r>
      <w:r w:rsidR="00813594" w:rsidRPr="00D548E2">
        <w:rPr>
          <w:highlight w:val="yellow"/>
          <w:lang w:val="en-US"/>
        </w:rPr>
        <w:t xml:space="preserve">Hydrologically, the flowpath </w:t>
      </w:r>
      <w:r w:rsidR="00D548E2" w:rsidRPr="00D548E2">
        <w:rPr>
          <w:highlight w:val="yellow"/>
          <w:lang w:val="en-US"/>
        </w:rPr>
        <w:t>describes the path of</w:t>
      </w:r>
      <w:r w:rsidR="00813594" w:rsidRPr="00D548E2">
        <w:rPr>
          <w:highlight w:val="yellow"/>
          <w:lang w:val="en-US"/>
        </w:rPr>
        <w:t xml:space="preserve"> a moving particle of water. Topologically, the one-dimensional flowpath </w:t>
      </w:r>
      <w:r w:rsidR="008F6A9A" w:rsidRPr="00082198">
        <w:rPr>
          <w:highlight w:val="yellow"/>
          <w:lang w:val="en-US"/>
        </w:rPr>
        <w:t>realizes the idea of a catchment as a link connecting its inflow and outflow</w:t>
      </w:r>
      <w:r w:rsidR="00082198" w:rsidRPr="00082198">
        <w:rPr>
          <w:highlight w:val="yellow"/>
          <w:lang w:val="en-US"/>
        </w:rPr>
        <w:t xml:space="preserve"> nodes</w:t>
      </w:r>
      <w:r w:rsidR="008F6A9A" w:rsidRPr="001B213F">
        <w:rPr>
          <w:highlight w:val="yellow"/>
          <w:lang w:val="en-US"/>
        </w:rPr>
        <w:t>.</w:t>
      </w:r>
      <w:r w:rsidR="001A48BA" w:rsidRPr="001B213F">
        <w:rPr>
          <w:highlight w:val="yellow"/>
          <w:lang w:val="en-US"/>
        </w:rPr>
        <w:t xml:space="preserve"> Catchments </w:t>
      </w:r>
      <w:r w:rsidR="001B213F" w:rsidRPr="001B213F">
        <w:rPr>
          <w:highlight w:val="yellow"/>
          <w:lang w:val="en-US"/>
        </w:rPr>
        <w:t xml:space="preserve">connected together </w:t>
      </w:r>
      <w:r w:rsidR="001A48BA" w:rsidRPr="001B213F">
        <w:rPr>
          <w:highlight w:val="yellow"/>
          <w:lang w:val="en-US"/>
        </w:rPr>
        <w:t xml:space="preserve">at inflow or outflow nodes can be thought of as a </w:t>
      </w:r>
      <w:r w:rsidR="001B213F" w:rsidRPr="001B213F">
        <w:rPr>
          <w:highlight w:val="yellow"/>
          <w:lang w:val="en-US"/>
        </w:rPr>
        <w:t xml:space="preserve">network </w:t>
      </w:r>
      <w:r w:rsidR="001A48BA" w:rsidRPr="001B213F">
        <w:rPr>
          <w:highlight w:val="yellow"/>
          <w:lang w:val="en-US"/>
        </w:rPr>
        <w:t xml:space="preserve">of connected </w:t>
      </w:r>
      <w:proofErr w:type="spellStart"/>
      <w:r w:rsidR="001A48BA" w:rsidRPr="001B213F">
        <w:rPr>
          <w:highlight w:val="yellow"/>
          <w:lang w:val="en-US"/>
        </w:rPr>
        <w:t>flowpaths</w:t>
      </w:r>
      <w:proofErr w:type="spellEnd"/>
      <w:r w:rsidR="001A48BA">
        <w:rPr>
          <w:lang w:val="en-US"/>
        </w:rPr>
        <w:t>.</w:t>
      </w:r>
    </w:p>
    <w:p w14:paraId="38A8205D" w14:textId="58A15B1C" w:rsidR="004F5D4B" w:rsidRDefault="004F5D4B" w:rsidP="004F5D4B">
      <w:pPr>
        <w:pStyle w:val="StandardWeb"/>
        <w:jc w:val="both"/>
        <w:rPr>
          <w:lang w:val="en-US"/>
        </w:rPr>
      </w:pPr>
      <w:r w:rsidRPr="004E763B">
        <w:rPr>
          <w:highlight w:val="yellow"/>
          <w:lang w:val="en-US"/>
        </w:rPr>
        <w:t xml:space="preserve">The flowpath concept </w:t>
      </w:r>
      <w:r w:rsidR="001B213F" w:rsidRPr="004E763B">
        <w:rPr>
          <w:highlight w:val="yellow"/>
          <w:lang w:val="en-US"/>
        </w:rPr>
        <w:t xml:space="preserve"> may realize</w:t>
      </w:r>
      <w:r w:rsidRPr="004E763B">
        <w:rPr>
          <w:highlight w:val="yellow"/>
          <w:lang w:val="en-US"/>
        </w:rPr>
        <w:t xml:space="preserve"> a hydrographic or channel network in that any hydrographic or channel network can have one identified flowpath connecting its inflow to outflow node. In this way, at large scales, complex networks of </w:t>
      </w:r>
      <w:r w:rsidR="001B213F" w:rsidRPr="004E763B">
        <w:rPr>
          <w:highlight w:val="yellow"/>
          <w:lang w:val="en-US"/>
        </w:rPr>
        <w:t xml:space="preserve">watercourses </w:t>
      </w:r>
      <w:r w:rsidRPr="004E763B">
        <w:rPr>
          <w:highlight w:val="yellow"/>
          <w:lang w:val="en-US"/>
        </w:rPr>
        <w:t xml:space="preserve">can have one main-stem flowpath made up of many smaller scale reaches. At very small scales a network made up of one reach also has a single main flowpath. In both cases, the flowpath is associated with </w:t>
      </w:r>
      <w:r w:rsidR="00F25E95" w:rsidRPr="004E763B">
        <w:rPr>
          <w:highlight w:val="yellow"/>
          <w:lang w:val="en-US"/>
        </w:rPr>
        <w:t xml:space="preserve">the </w:t>
      </w:r>
      <w:r w:rsidRPr="004E763B">
        <w:rPr>
          <w:highlight w:val="yellow"/>
          <w:lang w:val="en-US"/>
        </w:rPr>
        <w:t xml:space="preserve">catchment </w:t>
      </w:r>
      <w:r w:rsidR="00F25E95" w:rsidRPr="004E763B">
        <w:rPr>
          <w:highlight w:val="yellow"/>
          <w:lang w:val="en-US"/>
        </w:rPr>
        <w:t xml:space="preserve">it realizes </w:t>
      </w:r>
      <w:r w:rsidRPr="004E763B">
        <w:rPr>
          <w:highlight w:val="yellow"/>
          <w:lang w:val="en-US"/>
        </w:rPr>
        <w:t>and should be understood to be the one</w:t>
      </w:r>
      <w:r w:rsidR="00F25E95" w:rsidRPr="004E763B">
        <w:rPr>
          <w:highlight w:val="yellow"/>
          <w:lang w:val="en-US"/>
        </w:rPr>
        <w:t>-dimensional</w:t>
      </w:r>
      <w:r w:rsidRPr="004E763B">
        <w:rPr>
          <w:highlight w:val="yellow"/>
          <w:lang w:val="en-US"/>
        </w:rPr>
        <w:t xml:space="preserve"> connection between inflow and outflow. Because hydrographic and channel networks are aggregates of waterbodies and channels, it follows that the flowpath concept is related to waterbodies and channels through the networks that aggregate them.</w:t>
      </w:r>
    </w:p>
    <w:p w14:paraId="579A7AAC" w14:textId="2226B121" w:rsidR="00823CDE" w:rsidRDefault="00857818" w:rsidP="00823CDE">
      <w:pPr>
        <w:pStyle w:val="StandardWeb"/>
        <w:jc w:val="both"/>
        <w:rPr>
          <w:lang w:val="en-US"/>
        </w:rPr>
      </w:pPr>
      <w:r w:rsidRPr="00823CDE">
        <w:rPr>
          <w:highlight w:val="yellow"/>
        </w:rPr>
        <w:t xml:space="preserve">The </w:t>
      </w:r>
      <w:r w:rsidR="00823CDE" w:rsidRPr="00823CDE">
        <w:rPr>
          <w:highlight w:val="yellow"/>
        </w:rPr>
        <w:t xml:space="preserve">specific feature types </w:t>
      </w:r>
      <w:proofErr w:type="spellStart"/>
      <w:r w:rsidR="00823CDE" w:rsidRPr="00823CDE">
        <w:rPr>
          <w:highlight w:val="yellow"/>
          <w:lang w:val="en-US"/>
        </w:rPr>
        <w:t>HY_ChannelNetwork</w:t>
      </w:r>
      <w:proofErr w:type="spellEnd"/>
      <w:r w:rsidR="00823CDE" w:rsidRPr="00823CDE">
        <w:rPr>
          <w:highlight w:val="yellow"/>
          <w:lang w:val="en-US"/>
        </w:rPr>
        <w:t xml:space="preserve">, </w:t>
      </w:r>
      <w:proofErr w:type="spellStart"/>
      <w:r w:rsidR="00823CDE" w:rsidRPr="00823CDE">
        <w:rPr>
          <w:highlight w:val="yellow"/>
          <w:lang w:val="en-US"/>
        </w:rPr>
        <w:t>HY_Channel</w:t>
      </w:r>
      <w:proofErr w:type="spellEnd"/>
      <w:r w:rsidR="00823CDE" w:rsidRPr="00823CDE">
        <w:rPr>
          <w:highlight w:val="yellow"/>
          <w:lang w:val="en-US"/>
        </w:rPr>
        <w:t xml:space="preserve"> and </w:t>
      </w:r>
      <w:proofErr w:type="spellStart"/>
      <w:r w:rsidR="00823CDE" w:rsidRPr="00823CDE">
        <w:rPr>
          <w:highlight w:val="yellow"/>
          <w:lang w:val="en-US"/>
        </w:rPr>
        <w:t>HY_Depression</w:t>
      </w:r>
      <w:proofErr w:type="spellEnd"/>
      <w:r w:rsidR="00823CDE" w:rsidRPr="00823CDE">
        <w:rPr>
          <w:highlight w:val="yellow"/>
          <w:lang w:val="en-US"/>
        </w:rPr>
        <w:t xml:space="preserve"> feature types, and </w:t>
      </w:r>
      <w:proofErr w:type="spellStart"/>
      <w:r w:rsidR="00823CDE" w:rsidRPr="00823CDE">
        <w:rPr>
          <w:highlight w:val="yellow"/>
          <w:lang w:val="en-US"/>
        </w:rPr>
        <w:t>HY_DrainagePattern</w:t>
      </w:r>
      <w:proofErr w:type="spellEnd"/>
      <w:r w:rsidR="00823CDE" w:rsidRPr="00823CDE">
        <w:rPr>
          <w:highlight w:val="yellow"/>
          <w:lang w:val="en-US"/>
        </w:rPr>
        <w:t xml:space="preserve"> code list are described in section 7.5.1 of this standard; the </w:t>
      </w:r>
      <w:r w:rsidRPr="00823CDE">
        <w:rPr>
          <w:highlight w:val="yellow"/>
        </w:rPr>
        <w:t xml:space="preserve">HY_HydrographicNetwork, </w:t>
      </w:r>
      <w:proofErr w:type="spellStart"/>
      <w:r w:rsidR="00823CDE" w:rsidRPr="00823CDE">
        <w:rPr>
          <w:highlight w:val="yellow"/>
        </w:rPr>
        <w:t>HY_WaterBody</w:t>
      </w:r>
      <w:proofErr w:type="spellEnd"/>
      <w:r w:rsidR="00823CDE" w:rsidRPr="00823CDE">
        <w:rPr>
          <w:highlight w:val="yellow"/>
        </w:rPr>
        <w:t xml:space="preserve"> and</w:t>
      </w:r>
      <w:r w:rsidR="008B6A43" w:rsidRPr="00823CDE">
        <w:rPr>
          <w:highlight w:val="yellow"/>
        </w:rPr>
        <w:t xml:space="preserve"> </w:t>
      </w:r>
      <w:proofErr w:type="spellStart"/>
      <w:r w:rsidR="008B6A43" w:rsidRPr="00823CDE">
        <w:rPr>
          <w:highlight w:val="yellow"/>
        </w:rPr>
        <w:t>HY_WaterBodyStratum</w:t>
      </w:r>
      <w:proofErr w:type="spellEnd"/>
      <w:r w:rsidR="008B6A43" w:rsidRPr="00823CDE">
        <w:rPr>
          <w:highlight w:val="yellow"/>
        </w:rPr>
        <w:t xml:space="preserve">, </w:t>
      </w:r>
      <w:proofErr w:type="spellStart"/>
      <w:r w:rsidR="008B6A43" w:rsidRPr="00823CDE">
        <w:rPr>
          <w:highlight w:val="yellow"/>
          <w:lang w:val="en-US"/>
        </w:rPr>
        <w:t>HY_CrossSection</w:t>
      </w:r>
      <w:proofErr w:type="spellEnd"/>
      <w:r w:rsidR="008B6A43" w:rsidRPr="00823CDE">
        <w:rPr>
          <w:highlight w:val="yellow"/>
          <w:lang w:val="en-US"/>
        </w:rPr>
        <w:t xml:space="preserve"> and </w:t>
      </w:r>
      <w:proofErr w:type="spellStart"/>
      <w:r w:rsidR="008B6A43" w:rsidRPr="00823CDE">
        <w:rPr>
          <w:highlight w:val="yellow"/>
          <w:lang w:val="en-US"/>
        </w:rPr>
        <w:t>HY_LongitudinalSection</w:t>
      </w:r>
      <w:proofErr w:type="spellEnd"/>
      <w:r w:rsidR="008B6A43" w:rsidRPr="00823CDE">
        <w:rPr>
          <w:highlight w:val="yellow"/>
          <w:lang w:val="en-US"/>
        </w:rPr>
        <w:t xml:space="preserve">, </w:t>
      </w:r>
      <w:proofErr w:type="spellStart"/>
      <w:r w:rsidR="008B6A43" w:rsidRPr="00823CDE">
        <w:rPr>
          <w:highlight w:val="yellow"/>
          <w:lang w:val="en-US"/>
        </w:rPr>
        <w:t>HY_Water_LiquidPhase</w:t>
      </w:r>
      <w:proofErr w:type="spellEnd"/>
      <w:r w:rsidR="008B6A43" w:rsidRPr="00823CDE">
        <w:rPr>
          <w:highlight w:val="yellow"/>
          <w:lang w:val="en-US"/>
        </w:rPr>
        <w:t xml:space="preserve"> and </w:t>
      </w:r>
      <w:proofErr w:type="spellStart"/>
      <w:r w:rsidR="008B6A43" w:rsidRPr="00823CDE">
        <w:rPr>
          <w:highlight w:val="yellow"/>
          <w:lang w:val="en-US"/>
        </w:rPr>
        <w:t>HY_Water_SolidPhase</w:t>
      </w:r>
      <w:proofErr w:type="spellEnd"/>
      <w:r w:rsidR="00823CDE" w:rsidRPr="00823CDE">
        <w:rPr>
          <w:highlight w:val="yellow"/>
          <w:lang w:val="en-US"/>
        </w:rPr>
        <w:t xml:space="preserve"> in section 7.5.2</w:t>
      </w:r>
      <w:r w:rsidR="00823CDE" w:rsidRPr="00524BAB">
        <w:rPr>
          <w:highlight w:val="yellow"/>
          <w:lang w:val="en-US"/>
        </w:rPr>
        <w:t>. Section 7.5.3 describes special types of bodies of surface water</w:t>
      </w:r>
      <w:r w:rsidR="00524BAB" w:rsidRPr="00524BAB">
        <w:rPr>
          <w:highlight w:val="yellow"/>
          <w:lang w:val="en-US"/>
        </w:rPr>
        <w:t>.</w:t>
      </w:r>
    </w:p>
    <w:p w14:paraId="7522BC09" w14:textId="3590588A" w:rsidR="00857818" w:rsidRDefault="00857818" w:rsidP="004F5D4B">
      <w:pPr>
        <w:pStyle w:val="StandardWeb"/>
        <w:jc w:val="both"/>
        <w:rPr>
          <w:lang w:val="en-US"/>
        </w:rPr>
      </w:pPr>
    </w:p>
    <w:p w14:paraId="37DF8F35" w14:textId="77777777" w:rsidR="00D21FE6" w:rsidRPr="008E510D" w:rsidRDefault="00D21FE6" w:rsidP="00D21FE6">
      <w:pPr>
        <w:pStyle w:val="berschrift3"/>
      </w:pPr>
      <w:bookmarkStart w:id="136" w:name="_Toc463963468"/>
      <w:r w:rsidRPr="008E510D">
        <w:t>Hydrometric networks</w:t>
      </w:r>
      <w:bookmarkEnd w:id="136"/>
    </w:p>
    <w:p w14:paraId="1685B1A8" w14:textId="77777777" w:rsidR="00D21FE6" w:rsidRPr="008E510D" w:rsidRDefault="00D21FE6" w:rsidP="00D21FE6">
      <w:pPr>
        <w:pStyle w:val="StandardWeb"/>
        <w:jc w:val="both"/>
        <w:rPr>
          <w:lang w:val="en-US"/>
        </w:rPr>
      </w:pPr>
      <w:r w:rsidRPr="008E510D">
        <w:rPr>
          <w:lang w:val="en-US"/>
        </w:rPr>
        <w:t xml:space="preserve">Water bodies are observed using monitoring stations which are typically physical locations with a well-established cross section they monitor. It is common practice to locate a monitoring station in relation to local landmarks and permanent reference points along a stream or in relation to the outlet of the monitored water body. The river reference system, described in section 6.4, gives a mechanism to locate such points in relation to establish catchment outfall locations such as confluences. When aggregated into a network, monitoring stations within a catchment can be said to make up a logically connected hydrometric network which monitors a catchment. </w:t>
      </w:r>
    </w:p>
    <w:p w14:paraId="21FD45DC" w14:textId="7AB43542" w:rsidR="00D21FE6" w:rsidRDefault="008B6A43" w:rsidP="00D21FE6">
      <w:pPr>
        <w:pStyle w:val="StandardWeb"/>
        <w:jc w:val="both"/>
        <w:rPr>
          <w:lang w:val="en-US"/>
        </w:rPr>
      </w:pPr>
      <w:r>
        <w:rPr>
          <w:lang w:val="en-US"/>
        </w:rPr>
        <w:t>For t</w:t>
      </w:r>
      <w:r w:rsidR="00D21FE6" w:rsidRPr="008E510D">
        <w:rPr>
          <w:lang w:val="en-US"/>
        </w:rPr>
        <w:t>he purpose of linking identified monitoring stations, (thought to be the sampling feature in terms of the observations and measurements standard) and a river or other hydrologic feature (thought to be the domain or sampled feature in terms of observations and measurements)</w:t>
      </w:r>
      <w:r>
        <w:rPr>
          <w:lang w:val="en-US"/>
        </w:rPr>
        <w:t xml:space="preserve"> a specific hydrometric feature participating in a hydrometric network is defined</w:t>
      </w:r>
      <w:r w:rsidR="00D21FE6" w:rsidRPr="008E510D">
        <w:rPr>
          <w:lang w:val="en-US"/>
        </w:rPr>
        <w:t xml:space="preserve">. The monitoring feature role of hydrometric features is unique in contrast to all </w:t>
      </w:r>
      <w:r w:rsidR="00D21FE6" w:rsidRPr="008E510D">
        <w:rPr>
          <w:lang w:val="en-US"/>
        </w:rPr>
        <w:lastRenderedPageBreak/>
        <w:t>other outfall realizations in HY</w:t>
      </w:r>
      <w:r w:rsidR="00D21FE6">
        <w:rPr>
          <w:lang w:val="en-US"/>
        </w:rPr>
        <w:t>_</w:t>
      </w:r>
      <w:r w:rsidR="00D21FE6" w:rsidRPr="008E510D">
        <w:rPr>
          <w:lang w:val="en-US"/>
        </w:rPr>
        <w:t>Features, which would be used as observed domain features in observations and measurements.</w:t>
      </w:r>
    </w:p>
    <w:p w14:paraId="0C6DDBDF" w14:textId="0FAF6580" w:rsidR="00D21FE6" w:rsidRPr="008E510D" w:rsidRDefault="00823CDE" w:rsidP="00D21FE6">
      <w:pPr>
        <w:pStyle w:val="StandardWeb"/>
        <w:jc w:val="both"/>
        <w:rPr>
          <w:lang w:val="en-US"/>
        </w:rPr>
      </w:pPr>
      <w:r w:rsidRPr="00524BAB">
        <w:rPr>
          <w:highlight w:val="yellow"/>
        </w:rPr>
        <w:t xml:space="preserve">Specific feature types </w:t>
      </w:r>
      <w:r w:rsidRPr="00524BAB">
        <w:rPr>
          <w:highlight w:val="yellow"/>
          <w:lang w:val="en-US"/>
        </w:rPr>
        <w:t xml:space="preserve">HY_HydrometricNetwork and </w:t>
      </w:r>
      <w:proofErr w:type="spellStart"/>
      <w:r w:rsidRPr="00524BAB">
        <w:rPr>
          <w:highlight w:val="yellow"/>
          <w:lang w:val="en-US"/>
        </w:rPr>
        <w:t>HY_HydrometricFeature</w:t>
      </w:r>
      <w:proofErr w:type="spellEnd"/>
      <w:r w:rsidRPr="00524BAB">
        <w:rPr>
          <w:highlight w:val="yellow"/>
          <w:lang w:val="en-US"/>
        </w:rPr>
        <w:t xml:space="preserve"> are de</w:t>
      </w:r>
      <w:r w:rsidR="00524BAB" w:rsidRPr="00524BAB">
        <w:rPr>
          <w:highlight w:val="yellow"/>
          <w:lang w:val="en-US"/>
        </w:rPr>
        <w:t>scribed</w:t>
      </w:r>
      <w:r w:rsidRPr="00524BAB">
        <w:rPr>
          <w:highlight w:val="yellow"/>
          <w:lang w:val="en-US"/>
        </w:rPr>
        <w:t xml:space="preserve"> in section 7.5.4</w:t>
      </w:r>
      <w:r w:rsidR="00524BAB" w:rsidRPr="00524BAB">
        <w:rPr>
          <w:highlight w:val="yellow"/>
          <w:lang w:val="en-US"/>
        </w:rPr>
        <w:t xml:space="preserve"> of this standard</w:t>
      </w:r>
      <w:r w:rsidRPr="00524BAB">
        <w:rPr>
          <w:highlight w:val="yellow"/>
          <w:lang w:val="en-US"/>
        </w:rPr>
        <w:t>.</w:t>
      </w:r>
      <w:r>
        <w:rPr>
          <w:lang w:val="en-US"/>
        </w:rPr>
        <w:t xml:space="preserve"> </w:t>
      </w:r>
    </w:p>
    <w:p w14:paraId="6D98B068" w14:textId="709689BC" w:rsidR="00D21FE6" w:rsidRPr="00FC1881" w:rsidRDefault="004E763B" w:rsidP="00FC5074">
      <w:pPr>
        <w:pStyle w:val="berschrift3"/>
        <w:rPr>
          <w:highlight w:val="yellow"/>
        </w:rPr>
      </w:pPr>
      <w:bookmarkStart w:id="137" w:name="_Toc463963469"/>
      <w:r w:rsidRPr="00FC1881">
        <w:rPr>
          <w:highlight w:val="yellow"/>
        </w:rPr>
        <w:t>Network n</w:t>
      </w:r>
      <w:r w:rsidR="00D21FE6" w:rsidRPr="00FC1881">
        <w:rPr>
          <w:highlight w:val="yellow"/>
        </w:rPr>
        <w:t>avigation</w:t>
      </w:r>
      <w:bookmarkEnd w:id="137"/>
      <w:r w:rsidR="00D21FE6" w:rsidRPr="00FC1881">
        <w:rPr>
          <w:highlight w:val="yellow"/>
        </w:rPr>
        <w:t xml:space="preserve"> </w:t>
      </w:r>
    </w:p>
    <w:p w14:paraId="15B4810B" w14:textId="77777777" w:rsidR="00D21FE6" w:rsidRPr="00FC1881" w:rsidRDefault="00D21FE6" w:rsidP="00D21FE6">
      <w:pPr>
        <w:pStyle w:val="StandardWeb"/>
        <w:jc w:val="both"/>
        <w:rPr>
          <w:highlight w:val="yellow"/>
          <w:lang w:val="en-US"/>
        </w:rPr>
      </w:pPr>
      <w:r w:rsidRPr="00FC1881">
        <w:rPr>
          <w:highlight w:val="yellow"/>
          <w:lang w:val="en-US"/>
        </w:rPr>
        <w:t xml:space="preserve">Thinking about catchments realized as topological edges bounded by outfall nodes, a dendritic network of catchments may be traced upstream from the sea or a sink to the inflow/outflow nodes of (multiple) upper catchments. From there, one can navigate further ‘upstream’ eventually arriving at the outflow node of the headwater catchments. Starting at a spring, the catchment network can be traced in the ‘downstream’ direction, first to the single outflow node to which the catchment contributes then further downstream eventually arriving at the inflow node of a branching (non-dendritic), estuary or delta. In a given realization, a sequence of linear </w:t>
      </w:r>
      <w:proofErr w:type="spellStart"/>
      <w:r w:rsidRPr="00FC1881">
        <w:rPr>
          <w:highlight w:val="yellow"/>
          <w:lang w:val="en-US"/>
        </w:rPr>
        <w:t>flowpaths</w:t>
      </w:r>
      <w:proofErr w:type="spellEnd"/>
      <w:r w:rsidRPr="00FC1881">
        <w:rPr>
          <w:highlight w:val="yellow"/>
          <w:lang w:val="en-US"/>
        </w:rPr>
        <w:t xml:space="preserve">, each realizing a catchment connected in the catchment network, may be drawn as streams or watercourses, which may or may not be geometrically connected in the representation. For example, water bodies and channel parts of a particular network may be displayed using different geometric shapes, and may look connected on a map even if they are not. </w:t>
      </w:r>
    </w:p>
    <w:p w14:paraId="372A32B3" w14:textId="6F2446E3" w:rsidR="00FC5074" w:rsidRPr="00FC1881" w:rsidRDefault="004E763B" w:rsidP="00FC5074">
      <w:pPr>
        <w:pStyle w:val="StandardWeb"/>
        <w:jc w:val="both"/>
        <w:rPr>
          <w:highlight w:val="yellow"/>
          <w:lang w:val="en-US"/>
        </w:rPr>
      </w:pPr>
      <w:r w:rsidRPr="00FC1881">
        <w:rPr>
          <w:highlight w:val="yellow"/>
        </w:rPr>
        <w:t xml:space="preserve">The network navigation </w:t>
      </w:r>
      <w:r w:rsidR="00FC5074" w:rsidRPr="00FC1881">
        <w:rPr>
          <w:highlight w:val="yellow"/>
        </w:rPr>
        <w:t xml:space="preserve">approach </w:t>
      </w:r>
      <w:r w:rsidRPr="00FC1881">
        <w:rPr>
          <w:highlight w:val="yellow"/>
        </w:rPr>
        <w:t xml:space="preserve">described here corresponds generally to the standard </w:t>
      </w:r>
      <w:r w:rsidR="00FC5074" w:rsidRPr="00FC1881">
        <w:rPr>
          <w:highlight w:val="yellow"/>
        </w:rPr>
        <w:t xml:space="preserve">network (navigation) </w:t>
      </w:r>
      <w:r w:rsidRPr="00FC1881">
        <w:rPr>
          <w:highlight w:val="yellow"/>
        </w:rPr>
        <w:t xml:space="preserve">model </w:t>
      </w:r>
      <w:r w:rsidR="00FC5074" w:rsidRPr="00FC1881">
        <w:rPr>
          <w:highlight w:val="yellow"/>
        </w:rPr>
        <w:t xml:space="preserve">defined </w:t>
      </w:r>
      <w:r w:rsidRPr="00FC1881">
        <w:rPr>
          <w:highlight w:val="yellow"/>
        </w:rPr>
        <w:t xml:space="preserve">within ISO 19133: </w:t>
      </w:r>
      <w:r w:rsidR="00FC5074" w:rsidRPr="00FC1881">
        <w:rPr>
          <w:highlight w:val="yellow"/>
          <w:lang w:val="en-US"/>
        </w:rPr>
        <w:t xml:space="preserve">Location-based services – Tracking and navigation </w:t>
      </w:r>
      <w:r w:rsidRPr="00FC1881">
        <w:rPr>
          <w:highlight w:val="yellow"/>
        </w:rPr>
        <w:t xml:space="preserve"> which is considered as </w:t>
      </w:r>
      <w:r w:rsidR="00FC5074" w:rsidRPr="00FC1881">
        <w:rPr>
          <w:highlight w:val="yellow"/>
        </w:rPr>
        <w:t>a</w:t>
      </w:r>
      <w:r w:rsidRPr="00FC1881">
        <w:rPr>
          <w:highlight w:val="yellow"/>
        </w:rPr>
        <w:t xml:space="preserve"> general framework to </w:t>
      </w:r>
      <w:r w:rsidR="00FC5074" w:rsidRPr="00FC1881">
        <w:rPr>
          <w:highlight w:val="yellow"/>
        </w:rPr>
        <w:t>trace a dendritic network of catchments</w:t>
      </w:r>
      <w:r w:rsidRPr="00FC1881">
        <w:rPr>
          <w:highlight w:val="yellow"/>
        </w:rPr>
        <w:t>.</w:t>
      </w:r>
      <w:r w:rsidR="00FC5074" w:rsidRPr="00FC1881">
        <w:rPr>
          <w:highlight w:val="yellow"/>
        </w:rPr>
        <w:t xml:space="preserve"> </w:t>
      </w:r>
      <w:r w:rsidR="00FC5074" w:rsidRPr="00FC1881">
        <w:rPr>
          <w:highlight w:val="yellow"/>
          <w:lang w:val="en-US"/>
        </w:rPr>
        <w:t xml:space="preserve">Provided that a catchment is topologically realized comparable with the ISO topology model as directed edge (flowpath) and the outfall as directed (inflow/outflow) node, the catchment network (as well as its hydrographic, geomorphologic or hydrometric realizations) can be navigated comparable with the concepts of the ISO network (navigation) model. With reference to catchment topology, this allows to navigate from realized outfall to realized outfall along the flowpath, from fixed landmark to fixed landmark along a water body, from section to section along a channel, or from station to station along a virtual line. </w:t>
      </w:r>
    </w:p>
    <w:p w14:paraId="2F98FCDF" w14:textId="0D82043A" w:rsidR="007F416C" w:rsidRPr="00FC1881" w:rsidRDefault="00FC5074" w:rsidP="007F416C">
      <w:pPr>
        <w:pStyle w:val="StandardWeb"/>
        <w:jc w:val="both"/>
        <w:rPr>
          <w:highlight w:val="yellow"/>
          <w:lang w:val="en-US"/>
        </w:rPr>
      </w:pPr>
      <w:r w:rsidRPr="00FC1881">
        <w:rPr>
          <w:highlight w:val="yellow"/>
          <w:lang w:val="en-US"/>
        </w:rPr>
        <w:t xml:space="preserve">In terms of the network (navigation) model, </w:t>
      </w:r>
      <w:r w:rsidR="001A53F2" w:rsidRPr="00FC1881">
        <w:rPr>
          <w:highlight w:val="yellow"/>
          <w:lang w:val="en-US"/>
        </w:rPr>
        <w:t xml:space="preserve">the hydrographic, channel or station network </w:t>
      </w:r>
      <w:r w:rsidR="007F416C" w:rsidRPr="00FC1881">
        <w:rPr>
          <w:highlight w:val="yellow"/>
          <w:lang w:val="en-US"/>
        </w:rPr>
        <w:t xml:space="preserve">can be thought of as a set </w:t>
      </w:r>
      <w:r w:rsidR="001A53F2" w:rsidRPr="00FC1881">
        <w:rPr>
          <w:highlight w:val="yellow"/>
          <w:lang w:val="en-US"/>
        </w:rPr>
        <w:t>junctions</w:t>
      </w:r>
      <w:r w:rsidR="007F416C" w:rsidRPr="00FC1881">
        <w:rPr>
          <w:highlight w:val="yellow"/>
          <w:lang w:val="en-US"/>
        </w:rPr>
        <w:t xml:space="preserve"> and </w:t>
      </w:r>
      <w:r w:rsidR="001A53F2" w:rsidRPr="00FC1881">
        <w:rPr>
          <w:highlight w:val="yellow"/>
          <w:lang w:val="en-US"/>
        </w:rPr>
        <w:t>links that connect these</w:t>
      </w:r>
      <w:r w:rsidR="007F416C" w:rsidRPr="00FC1881">
        <w:rPr>
          <w:highlight w:val="yellow"/>
          <w:lang w:val="en-US"/>
        </w:rPr>
        <w:t xml:space="preserve"> junctions. The realization of an inflow/outflow node is comparable with the 0-dimensional junction associating ‘incoming and outgoing links’, and the flowpath is comparable with 1-dimensional link associated with a ‘start’ and an ‘end’ set by the inflow or outflow node </w:t>
      </w:r>
    </w:p>
    <w:p w14:paraId="21FC8450" w14:textId="30F71796" w:rsidR="004E763B" w:rsidRDefault="008B4C0B" w:rsidP="002C1A4A">
      <w:pPr>
        <w:pStyle w:val="StandardWeb"/>
        <w:jc w:val="both"/>
        <w:rPr>
          <w:rFonts w:eastAsia="MS Mincho"/>
          <w:highlight w:val="yellow"/>
          <w:lang w:val="en-AU"/>
        </w:rPr>
      </w:pPr>
      <w:r>
        <w:rPr>
          <w:highlight w:val="yellow"/>
        </w:rPr>
        <w:fldChar w:fldCharType="begin"/>
      </w:r>
      <w:r>
        <w:rPr>
          <w:highlight w:val="yellow"/>
        </w:rPr>
        <w:instrText xml:space="preserve"> REF _Ref463952846 \h </w:instrText>
      </w:r>
      <w:r>
        <w:rPr>
          <w:highlight w:val="yellow"/>
        </w:rPr>
      </w:r>
      <w:r>
        <w:rPr>
          <w:highlight w:val="yellow"/>
        </w:rPr>
        <w:fldChar w:fldCharType="separate"/>
      </w:r>
      <w:r w:rsidRPr="00247248">
        <w:rPr>
          <w:highlight w:val="yellow"/>
        </w:rPr>
        <w:t xml:space="preserve">Table </w:t>
      </w:r>
      <w:r>
        <w:rPr>
          <w:noProof/>
          <w:highlight w:val="yellow"/>
        </w:rPr>
        <w:t>2</w:t>
      </w:r>
      <w:r>
        <w:rPr>
          <w:highlight w:val="yellow"/>
        </w:rPr>
        <w:fldChar w:fldCharType="end"/>
      </w:r>
      <w:r w:rsidR="00FC5074" w:rsidRPr="00FC1881">
        <w:rPr>
          <w:highlight w:val="yellow"/>
        </w:rPr>
        <w:t xml:space="preserve"> </w:t>
      </w:r>
      <w:r w:rsidR="007F416C" w:rsidRPr="00FC1881">
        <w:rPr>
          <w:highlight w:val="yellow"/>
        </w:rPr>
        <w:t>provides a descriptive ‘mapping’ intended to provide a basic understanding of how the HY_Features network navigation may specify the Tracking and navigation</w:t>
      </w:r>
      <w:r w:rsidR="007F416C" w:rsidRPr="00FC1881">
        <w:rPr>
          <w:rFonts w:eastAsia="MS Mincho"/>
          <w:highlight w:val="yellow"/>
          <w:lang w:val="en-AU"/>
        </w:rPr>
        <w:t xml:space="preserve"> model.</w:t>
      </w:r>
    </w:p>
    <w:p w14:paraId="63E78B47" w14:textId="15E0C6A2" w:rsidR="008B4C0B" w:rsidRDefault="008B4C0B" w:rsidP="008B4C0B">
      <w:pPr>
        <w:pStyle w:val="OGCtableheader"/>
        <w:jc w:val="both"/>
      </w:pPr>
      <w:bookmarkStart w:id="138" w:name="_Ref463952846"/>
      <w:bookmarkStart w:id="139" w:name="_Ref463952777"/>
      <w:bookmarkStart w:id="140" w:name="_Toc463963560"/>
      <w:r w:rsidRPr="00247248">
        <w:rPr>
          <w:highlight w:val="yellow"/>
        </w:rPr>
        <w:t xml:space="preserve">Table </w:t>
      </w:r>
      <w:r w:rsidRPr="00247248">
        <w:rPr>
          <w:highlight w:val="yellow"/>
        </w:rPr>
        <w:fldChar w:fldCharType="begin"/>
      </w:r>
      <w:r w:rsidRPr="00247248">
        <w:rPr>
          <w:highlight w:val="yellow"/>
        </w:rPr>
        <w:instrText xml:space="preserve"> SEQ Table \* ARABIC </w:instrText>
      </w:r>
      <w:r w:rsidRPr="00247248">
        <w:rPr>
          <w:highlight w:val="yellow"/>
        </w:rPr>
        <w:fldChar w:fldCharType="separate"/>
      </w:r>
      <w:r>
        <w:rPr>
          <w:noProof/>
          <w:highlight w:val="yellow"/>
        </w:rPr>
        <w:t>2</w:t>
      </w:r>
      <w:r w:rsidRPr="00247248">
        <w:rPr>
          <w:noProof/>
          <w:highlight w:val="yellow"/>
        </w:rPr>
        <w:fldChar w:fldCharType="end"/>
      </w:r>
      <w:bookmarkEnd w:id="138"/>
      <w:r w:rsidRPr="00247248">
        <w:rPr>
          <w:highlight w:val="yellow"/>
        </w:rPr>
        <w:t xml:space="preserve">: HY_Features concepts comparable with the </w:t>
      </w:r>
      <w:r>
        <w:rPr>
          <w:rFonts w:eastAsia="MS Mincho"/>
          <w:highlight w:val="yellow"/>
          <w:lang w:val="en-AU"/>
        </w:rPr>
        <w:t xml:space="preserve">OGC </w:t>
      </w:r>
      <w:r>
        <w:rPr>
          <w:highlight w:val="yellow"/>
        </w:rPr>
        <w:t>Network navigation</w:t>
      </w:r>
      <w:r w:rsidRPr="00247248">
        <w:rPr>
          <w:rFonts w:eastAsia="MS Mincho"/>
          <w:highlight w:val="yellow"/>
          <w:lang w:val="en-AU"/>
        </w:rPr>
        <w:t xml:space="preserve"> model</w:t>
      </w:r>
      <w:bookmarkEnd w:id="139"/>
      <w:bookmarkEnd w:id="140"/>
    </w:p>
    <w:tbl>
      <w:tblPr>
        <w:tblStyle w:val="Tabellenraster"/>
        <w:tblW w:w="5000" w:type="pct"/>
        <w:tblLook w:val="06A0" w:firstRow="1" w:lastRow="0" w:firstColumn="1" w:lastColumn="0" w:noHBand="1" w:noVBand="1"/>
      </w:tblPr>
      <w:tblGrid>
        <w:gridCol w:w="2922"/>
        <w:gridCol w:w="3624"/>
        <w:gridCol w:w="2310"/>
      </w:tblGrid>
      <w:tr w:rsidR="007F416C" w:rsidRPr="00FC1881" w14:paraId="5C4391BC" w14:textId="77777777" w:rsidTr="00BC12AD">
        <w:tc>
          <w:tcPr>
            <w:tcW w:w="1650" w:type="pct"/>
            <w:shd w:val="clear" w:color="auto" w:fill="F2F2F2" w:themeFill="background1" w:themeFillShade="F2"/>
            <w:hideMark/>
          </w:tcPr>
          <w:p w14:paraId="08F13F35" w14:textId="77777777" w:rsidR="007F416C" w:rsidRPr="00FC1881" w:rsidRDefault="007F416C" w:rsidP="002C1A4A">
            <w:pPr>
              <w:spacing w:after="0"/>
              <w:rPr>
                <w:b/>
                <w:bCs/>
                <w:highlight w:val="yellow"/>
              </w:rPr>
            </w:pPr>
            <w:r w:rsidRPr="00FC1881">
              <w:rPr>
                <w:b/>
                <w:bCs/>
                <w:highlight w:val="yellow"/>
              </w:rPr>
              <w:t>HY_Features concept</w:t>
            </w:r>
          </w:p>
        </w:tc>
        <w:tc>
          <w:tcPr>
            <w:tcW w:w="2046" w:type="pct"/>
            <w:hideMark/>
          </w:tcPr>
          <w:p w14:paraId="2A1292AC" w14:textId="77777777" w:rsidR="007F416C" w:rsidRPr="00FC1881" w:rsidRDefault="007F416C" w:rsidP="00FC1881">
            <w:pPr>
              <w:spacing w:after="0"/>
              <w:rPr>
                <w:b/>
                <w:bCs/>
                <w:highlight w:val="yellow"/>
              </w:rPr>
            </w:pPr>
            <w:r w:rsidRPr="00FC1881">
              <w:rPr>
                <w:b/>
                <w:bCs/>
                <w:highlight w:val="yellow"/>
              </w:rPr>
              <w:t xml:space="preserve">Description </w:t>
            </w:r>
          </w:p>
        </w:tc>
        <w:tc>
          <w:tcPr>
            <w:tcW w:w="1304" w:type="pct"/>
            <w:hideMark/>
          </w:tcPr>
          <w:p w14:paraId="25918FBA" w14:textId="74B47BE6" w:rsidR="007F416C" w:rsidRPr="00FC1881" w:rsidRDefault="007F416C" w:rsidP="00FC1881">
            <w:pPr>
              <w:spacing w:after="0"/>
              <w:rPr>
                <w:b/>
                <w:bCs/>
                <w:highlight w:val="yellow"/>
              </w:rPr>
            </w:pPr>
            <w:r w:rsidRPr="00FC1881">
              <w:rPr>
                <w:b/>
                <w:bCs/>
                <w:highlight w:val="yellow"/>
              </w:rPr>
              <w:t>ISO 19133 concept</w:t>
            </w:r>
          </w:p>
        </w:tc>
      </w:tr>
      <w:tr w:rsidR="007F416C" w:rsidRPr="00FC1881" w14:paraId="0FE6D010" w14:textId="77777777" w:rsidTr="00BC12AD">
        <w:tc>
          <w:tcPr>
            <w:tcW w:w="1650" w:type="pct"/>
            <w:shd w:val="clear" w:color="auto" w:fill="F2F2F2" w:themeFill="background1" w:themeFillShade="F2"/>
          </w:tcPr>
          <w:p w14:paraId="273AB7DC" w14:textId="31055C1B" w:rsidR="007F416C" w:rsidRPr="00FC1881" w:rsidRDefault="002C1A4A" w:rsidP="002C1A4A">
            <w:pPr>
              <w:spacing w:after="0"/>
              <w:rPr>
                <w:bCs/>
                <w:highlight w:val="yellow"/>
              </w:rPr>
            </w:pPr>
            <w:r w:rsidRPr="00FC1881">
              <w:rPr>
                <w:bCs/>
                <w:highlight w:val="yellow"/>
              </w:rPr>
              <w:t xml:space="preserve">Hydro Network </w:t>
            </w:r>
          </w:p>
        </w:tc>
        <w:tc>
          <w:tcPr>
            <w:tcW w:w="2046" w:type="pct"/>
          </w:tcPr>
          <w:p w14:paraId="12AC2F3E" w14:textId="06FDEF47" w:rsidR="007F416C" w:rsidRPr="00FC1881" w:rsidRDefault="002C1A4A" w:rsidP="00FC1881">
            <w:pPr>
              <w:pStyle w:val="StandardWeb"/>
              <w:rPr>
                <w:bCs/>
                <w:highlight w:val="yellow"/>
              </w:rPr>
            </w:pPr>
            <w:r w:rsidRPr="00FC1881">
              <w:rPr>
                <w:bCs/>
                <w:highlight w:val="yellow"/>
              </w:rPr>
              <w:t xml:space="preserve">aggregate of hydrologic features </w:t>
            </w:r>
            <w:r w:rsidRPr="00FC1881">
              <w:rPr>
                <w:bCs/>
                <w:highlight w:val="yellow"/>
              </w:rPr>
              <w:lastRenderedPageBreak/>
              <w:t>realizing a catchment</w:t>
            </w:r>
          </w:p>
        </w:tc>
        <w:tc>
          <w:tcPr>
            <w:tcW w:w="1304" w:type="pct"/>
          </w:tcPr>
          <w:p w14:paraId="729D1977" w14:textId="3AAA134C" w:rsidR="007F416C" w:rsidRPr="00FC1881" w:rsidRDefault="002C1A4A" w:rsidP="00FC1881">
            <w:pPr>
              <w:spacing w:after="0"/>
              <w:rPr>
                <w:bCs/>
                <w:highlight w:val="yellow"/>
              </w:rPr>
            </w:pPr>
            <w:r w:rsidRPr="00FC1881">
              <w:rPr>
                <w:bCs/>
                <w:highlight w:val="yellow"/>
                <w:lang w:val="en-GB"/>
              </w:rPr>
              <w:lastRenderedPageBreak/>
              <w:t xml:space="preserve">set of junctions and </w:t>
            </w:r>
            <w:r w:rsidRPr="00FC1881">
              <w:rPr>
                <w:bCs/>
                <w:highlight w:val="yellow"/>
                <w:lang w:val="en-GB"/>
              </w:rPr>
              <w:lastRenderedPageBreak/>
              <w:t>links</w:t>
            </w:r>
          </w:p>
        </w:tc>
      </w:tr>
      <w:tr w:rsidR="007F416C" w:rsidRPr="00FC1881" w14:paraId="2AC35A12" w14:textId="77777777" w:rsidTr="00BC12AD">
        <w:tc>
          <w:tcPr>
            <w:tcW w:w="1650" w:type="pct"/>
            <w:shd w:val="clear" w:color="auto" w:fill="F2F2F2" w:themeFill="background1" w:themeFillShade="F2"/>
          </w:tcPr>
          <w:p w14:paraId="24C8A398" w14:textId="53321F08" w:rsidR="007F416C" w:rsidRPr="00FC1881" w:rsidRDefault="002C1A4A" w:rsidP="00B152E5">
            <w:pPr>
              <w:spacing w:after="0"/>
              <w:rPr>
                <w:highlight w:val="yellow"/>
              </w:rPr>
            </w:pPr>
            <w:r w:rsidRPr="00FC1881">
              <w:rPr>
                <w:highlight w:val="yellow"/>
              </w:rPr>
              <w:lastRenderedPageBreak/>
              <w:t xml:space="preserve">Flowpath </w:t>
            </w:r>
            <w:r w:rsidR="00B152E5" w:rsidRPr="00FC1881">
              <w:rPr>
                <w:highlight w:val="yellow"/>
              </w:rPr>
              <w:t>(one-dimensional realization of a catchment)</w:t>
            </w:r>
          </w:p>
        </w:tc>
        <w:tc>
          <w:tcPr>
            <w:tcW w:w="2046" w:type="pct"/>
          </w:tcPr>
          <w:p w14:paraId="4038D762" w14:textId="3929D90F" w:rsidR="007F416C" w:rsidRPr="00FC1881" w:rsidRDefault="002C1A4A" w:rsidP="00B152E5">
            <w:pPr>
              <w:spacing w:after="0"/>
              <w:rPr>
                <w:highlight w:val="yellow"/>
              </w:rPr>
            </w:pPr>
            <w:r w:rsidRPr="00FC1881">
              <w:rPr>
                <w:highlight w:val="yellow"/>
              </w:rPr>
              <w:t>connect</w:t>
            </w:r>
            <w:r w:rsidR="00B152E5" w:rsidRPr="00FC1881">
              <w:rPr>
                <w:highlight w:val="yellow"/>
              </w:rPr>
              <w:t>s</w:t>
            </w:r>
            <w:r w:rsidRPr="00FC1881">
              <w:rPr>
                <w:highlight w:val="yellow"/>
              </w:rPr>
              <w:t xml:space="preserve"> inflow node and outflow node, starting at </w:t>
            </w:r>
            <w:r w:rsidR="00B152E5" w:rsidRPr="00FC1881">
              <w:rPr>
                <w:highlight w:val="yellow"/>
              </w:rPr>
              <w:t xml:space="preserve">the located </w:t>
            </w:r>
            <w:r w:rsidRPr="00FC1881">
              <w:rPr>
                <w:highlight w:val="yellow"/>
              </w:rPr>
              <w:t>origin of the associated reference system</w:t>
            </w:r>
            <w:r w:rsidR="00B152E5" w:rsidRPr="00FC1881">
              <w:rPr>
                <w:highlight w:val="yellow"/>
              </w:rPr>
              <w:t xml:space="preserve">, and directed towards a located reference location </w:t>
            </w:r>
          </w:p>
        </w:tc>
        <w:tc>
          <w:tcPr>
            <w:tcW w:w="1304" w:type="pct"/>
          </w:tcPr>
          <w:p w14:paraId="57B08AA2" w14:textId="44E456FD" w:rsidR="007F416C" w:rsidRPr="00FC1881" w:rsidRDefault="002C1A4A" w:rsidP="00FC1881">
            <w:pPr>
              <w:spacing w:after="0"/>
              <w:rPr>
                <w:highlight w:val="yellow"/>
              </w:rPr>
            </w:pPr>
            <w:r w:rsidRPr="00FC1881">
              <w:rPr>
                <w:highlight w:val="yellow"/>
              </w:rPr>
              <w:t xml:space="preserve">link connecting ‘start’ and ‘destination’ junctions </w:t>
            </w:r>
          </w:p>
        </w:tc>
      </w:tr>
      <w:tr w:rsidR="007F416C" w:rsidRPr="00FC1881" w14:paraId="74397353" w14:textId="77777777" w:rsidTr="00BC12AD">
        <w:tc>
          <w:tcPr>
            <w:tcW w:w="1650" w:type="pct"/>
            <w:shd w:val="clear" w:color="auto" w:fill="F2F2F2" w:themeFill="background1" w:themeFillShade="F2"/>
          </w:tcPr>
          <w:p w14:paraId="236329A0" w14:textId="42E5AD63" w:rsidR="007F416C" w:rsidRPr="00FC1881" w:rsidRDefault="00B152E5" w:rsidP="00B152E5">
            <w:pPr>
              <w:spacing w:after="0"/>
              <w:rPr>
                <w:highlight w:val="yellow"/>
              </w:rPr>
            </w:pPr>
            <w:r w:rsidRPr="00FC1881">
              <w:rPr>
                <w:highlight w:val="yellow"/>
              </w:rPr>
              <w:t>Outfall realization (0-dimensional realization)</w:t>
            </w:r>
          </w:p>
        </w:tc>
        <w:tc>
          <w:tcPr>
            <w:tcW w:w="2046" w:type="pct"/>
          </w:tcPr>
          <w:p w14:paraId="2E40A4BC" w14:textId="511D3215" w:rsidR="007F416C" w:rsidRPr="00FC1881" w:rsidRDefault="00FC1881" w:rsidP="00FC1881">
            <w:pPr>
              <w:spacing w:after="0"/>
              <w:rPr>
                <w:highlight w:val="yellow"/>
              </w:rPr>
            </w:pPr>
            <w:r w:rsidRPr="00FC1881">
              <w:rPr>
                <w:highlight w:val="yellow"/>
              </w:rPr>
              <w:t>realized outflow/inflow</w:t>
            </w:r>
            <w:r w:rsidR="00B152E5" w:rsidRPr="00FC1881">
              <w:rPr>
                <w:highlight w:val="yellow"/>
              </w:rPr>
              <w:t xml:space="preserve"> node associat</w:t>
            </w:r>
            <w:r w:rsidRPr="00FC1881">
              <w:rPr>
                <w:highlight w:val="yellow"/>
              </w:rPr>
              <w:t>ed with a</w:t>
            </w:r>
            <w:r w:rsidR="00B152E5" w:rsidRPr="00FC1881">
              <w:rPr>
                <w:highlight w:val="yellow"/>
              </w:rPr>
              <w:t xml:space="preserve"> realizations of </w:t>
            </w:r>
            <w:r w:rsidRPr="00FC1881">
              <w:rPr>
                <w:highlight w:val="yellow"/>
              </w:rPr>
              <w:t>a contributing/</w:t>
            </w:r>
            <w:r w:rsidR="00B152E5" w:rsidRPr="00FC1881">
              <w:rPr>
                <w:highlight w:val="yellow"/>
              </w:rPr>
              <w:t xml:space="preserve">receiving </w:t>
            </w:r>
            <w:r w:rsidRPr="00FC1881">
              <w:rPr>
                <w:highlight w:val="yellow"/>
              </w:rPr>
              <w:t>catchment</w:t>
            </w:r>
          </w:p>
        </w:tc>
        <w:tc>
          <w:tcPr>
            <w:tcW w:w="1304" w:type="pct"/>
          </w:tcPr>
          <w:p w14:paraId="00FC9053" w14:textId="69C5DD8C" w:rsidR="007F416C" w:rsidRPr="00FC1881" w:rsidRDefault="00B152E5" w:rsidP="00BC12AD">
            <w:pPr>
              <w:spacing w:after="0"/>
              <w:rPr>
                <w:highlight w:val="yellow"/>
              </w:rPr>
            </w:pPr>
            <w:r w:rsidRPr="00FC1881">
              <w:rPr>
                <w:highlight w:val="yellow"/>
              </w:rPr>
              <w:t>j</w:t>
            </w:r>
            <w:r w:rsidR="002C1A4A" w:rsidRPr="00FC1881">
              <w:rPr>
                <w:highlight w:val="yellow"/>
              </w:rPr>
              <w:t xml:space="preserve">unction </w:t>
            </w:r>
            <w:r w:rsidRPr="00FC1881">
              <w:rPr>
                <w:highlight w:val="yellow"/>
              </w:rPr>
              <w:t>associating incoming and outgoing links</w:t>
            </w:r>
          </w:p>
        </w:tc>
      </w:tr>
    </w:tbl>
    <w:p w14:paraId="35AC948E" w14:textId="77777777" w:rsidR="00807D2F" w:rsidRDefault="00807D2F" w:rsidP="00807D2F">
      <w:pPr>
        <w:pStyle w:val="berschrift1"/>
      </w:pPr>
      <w:bookmarkStart w:id="141" w:name="_Toc337499858"/>
      <w:bookmarkStart w:id="142" w:name="_Toc458775744"/>
      <w:bookmarkStart w:id="143" w:name="_Toc463963470"/>
      <w:r>
        <w:t>Clause containing normative material</w:t>
      </w:r>
      <w:bookmarkEnd w:id="141"/>
      <w:bookmarkEnd w:id="143"/>
    </w:p>
    <w:p w14:paraId="54E9DFC0" w14:textId="3EDFF45C" w:rsidR="00F062FF" w:rsidRPr="008E510D" w:rsidRDefault="00F062FF" w:rsidP="00450C77">
      <w:pPr>
        <w:pStyle w:val="berschrift2"/>
        <w:jc w:val="both"/>
      </w:pPr>
      <w:bookmarkStart w:id="144" w:name="_Toc458775745"/>
      <w:bookmarkStart w:id="145" w:name="_Toc463963471"/>
      <w:bookmarkEnd w:id="142"/>
      <w:r w:rsidRPr="008E510D">
        <w:t>The HY_Features conceptual model</w:t>
      </w:r>
      <w:bookmarkEnd w:id="144"/>
      <w:bookmarkEnd w:id="145"/>
    </w:p>
    <w:p w14:paraId="2B39A2D1" w14:textId="40378ACF" w:rsidR="00F062FF" w:rsidRPr="008E510D" w:rsidRDefault="00F062FF" w:rsidP="00450C77">
      <w:pPr>
        <w:pStyle w:val="StandardWeb"/>
        <w:jc w:val="both"/>
        <w:rPr>
          <w:lang w:val="en-US"/>
        </w:rPr>
      </w:pPr>
      <w:r w:rsidRPr="008E510D">
        <w:rPr>
          <w:lang w:val="en-US"/>
        </w:rPr>
        <w:t>This standard defines the HY_Features conceptual model as a standard for the identification and description of hydrologic features reflecting both hydrologic significance and topological connectivity of hydrologic features. HY_Features formalizes the fundamental relationships between components of the hydrosphere</w:t>
      </w:r>
      <w:r w:rsidR="004F4B6D">
        <w:rPr>
          <w:lang w:val="en-US"/>
        </w:rPr>
        <w:t xml:space="preserve"> describing the</w:t>
      </w:r>
      <w:r w:rsidRPr="008E510D">
        <w:rPr>
          <w:lang w:val="en-US"/>
        </w:rPr>
        <w:t xml:space="preserve"> hydrosphere as a hierarchical network of hydrologically connected catchments, the </w:t>
      </w:r>
      <w:r w:rsidR="008A28CA" w:rsidRPr="008E510D">
        <w:rPr>
          <w:lang w:val="en-US"/>
        </w:rPr>
        <w:t>various realizations</w:t>
      </w:r>
      <w:r w:rsidR="00F941F9">
        <w:rPr>
          <w:lang w:val="en-US"/>
        </w:rPr>
        <w:t xml:space="preserve"> </w:t>
      </w:r>
      <w:r w:rsidR="00872B25">
        <w:rPr>
          <w:lang w:val="en-US"/>
        </w:rPr>
        <w:t xml:space="preserve">a catchment may have </w:t>
      </w:r>
      <w:r w:rsidR="008A28CA">
        <w:rPr>
          <w:lang w:val="en-US"/>
        </w:rPr>
        <w:t xml:space="preserve">and </w:t>
      </w:r>
      <w:r w:rsidR="00872B25">
        <w:rPr>
          <w:lang w:val="en-US"/>
        </w:rPr>
        <w:t xml:space="preserve">the </w:t>
      </w:r>
      <w:r w:rsidRPr="008E510D">
        <w:rPr>
          <w:lang w:val="en-US"/>
        </w:rPr>
        <w:t>organization in networks of catchments</w:t>
      </w:r>
      <w:r w:rsidR="00872B25">
        <w:rPr>
          <w:lang w:val="en-US"/>
        </w:rPr>
        <w:t>,</w:t>
      </w:r>
      <w:r w:rsidRPr="008E510D">
        <w:rPr>
          <w:lang w:val="en-US"/>
        </w:rPr>
        <w:t xml:space="preserve"> waterbodies</w:t>
      </w:r>
      <w:r w:rsidR="00872B25">
        <w:rPr>
          <w:lang w:val="en-US"/>
        </w:rPr>
        <w:t xml:space="preserve"> or channels</w:t>
      </w:r>
      <w:r w:rsidR="008A28CA">
        <w:rPr>
          <w:lang w:val="en-US"/>
        </w:rPr>
        <w:t>.</w:t>
      </w:r>
    </w:p>
    <w:p w14:paraId="5D27EC23" w14:textId="59E6CCA4" w:rsidR="00F062FF" w:rsidRPr="008E510D" w:rsidRDefault="00F062FF" w:rsidP="00450C77">
      <w:pPr>
        <w:pStyle w:val="StandardWeb"/>
        <w:jc w:val="both"/>
        <w:rPr>
          <w:lang w:val="en-US"/>
        </w:rPr>
      </w:pPr>
      <w:r w:rsidRPr="008E510D">
        <w:rPr>
          <w:lang w:val="en-US"/>
        </w:rPr>
        <w:t xml:space="preserve">Core concepts of HY_Features are: 1) an abstract idea of 'catchment' </w:t>
      </w:r>
      <w:r w:rsidR="00056311">
        <w:rPr>
          <w:lang w:val="en-US"/>
        </w:rPr>
        <w:t>which</w:t>
      </w:r>
      <w:r w:rsidR="00056311" w:rsidRPr="008E510D">
        <w:rPr>
          <w:lang w:val="en-US"/>
        </w:rPr>
        <w:t xml:space="preserve"> </w:t>
      </w:r>
      <w:r w:rsidRPr="008E510D">
        <w:rPr>
          <w:lang w:val="en-US"/>
        </w:rPr>
        <w:t xml:space="preserve">has many possible 'realizations', 2) </w:t>
      </w:r>
      <w:r w:rsidR="007164C2">
        <w:rPr>
          <w:lang w:val="en-US"/>
        </w:rPr>
        <w:t>an</w:t>
      </w:r>
      <w:r w:rsidR="00872B25">
        <w:rPr>
          <w:lang w:val="en-US"/>
        </w:rPr>
        <w:t xml:space="preserve"> hierarchical network of catchments realized in </w:t>
      </w:r>
      <w:r w:rsidRPr="008E510D">
        <w:rPr>
          <w:lang w:val="en-US"/>
        </w:rPr>
        <w:t>networks of watercourses</w:t>
      </w:r>
      <w:r w:rsidR="004D0877">
        <w:rPr>
          <w:lang w:val="en-US"/>
        </w:rPr>
        <w:t xml:space="preserve"> and streams </w:t>
      </w:r>
      <w:r w:rsidRPr="008E510D">
        <w:rPr>
          <w:lang w:val="en-US"/>
        </w:rPr>
        <w:t xml:space="preserve">, and </w:t>
      </w:r>
      <w:r w:rsidR="007164C2">
        <w:rPr>
          <w:lang w:val="en-US"/>
        </w:rPr>
        <w:t>3</w:t>
      </w:r>
      <w:r w:rsidRPr="008E510D">
        <w:rPr>
          <w:lang w:val="en-US"/>
        </w:rPr>
        <w:t xml:space="preserve">) </w:t>
      </w:r>
      <w:r w:rsidR="007164C2">
        <w:rPr>
          <w:lang w:val="en-US"/>
        </w:rPr>
        <w:t xml:space="preserve">a </w:t>
      </w:r>
      <w:r w:rsidRPr="008E510D">
        <w:rPr>
          <w:lang w:val="en-US"/>
        </w:rPr>
        <w:t xml:space="preserve">linear referencing along a river using a nominal main flow path. The single concept that governs HY_Features is </w:t>
      </w:r>
      <w:r w:rsidR="004F4B6D">
        <w:rPr>
          <w:lang w:val="en-US"/>
        </w:rPr>
        <w:t xml:space="preserve">the hydrologically determined union of </w:t>
      </w:r>
      <w:r w:rsidR="00E7147F">
        <w:rPr>
          <w:lang w:val="en-US"/>
        </w:rPr>
        <w:t>a</w:t>
      </w:r>
      <w:r w:rsidR="004F4B6D">
        <w:rPr>
          <w:lang w:val="en-US"/>
        </w:rPr>
        <w:t xml:space="preserve"> catchment and its outfall, and </w:t>
      </w:r>
      <w:r w:rsidRPr="008E510D">
        <w:rPr>
          <w:lang w:val="en-US"/>
        </w:rPr>
        <w:t xml:space="preserve">that any place on the land surface can be thought of as the outfall of a corresponding catchment and be placed into a </w:t>
      </w:r>
      <w:r w:rsidR="00E7147F">
        <w:rPr>
          <w:lang w:val="en-US"/>
        </w:rPr>
        <w:t xml:space="preserve">network </w:t>
      </w:r>
      <w:r w:rsidRPr="008E510D">
        <w:rPr>
          <w:lang w:val="en-US"/>
        </w:rPr>
        <w:t xml:space="preserve">of connected, </w:t>
      </w:r>
      <w:r w:rsidR="00E7147F">
        <w:rPr>
          <w:lang w:val="en-US"/>
        </w:rPr>
        <w:t>usually</w:t>
      </w:r>
      <w:r w:rsidRPr="008E510D">
        <w:rPr>
          <w:lang w:val="en-US"/>
        </w:rPr>
        <w:t xml:space="preserve"> named, hydrologic features.</w:t>
      </w:r>
    </w:p>
    <w:p w14:paraId="5F9AEE1A" w14:textId="181A58F2" w:rsidR="00F062FF" w:rsidRDefault="00F062FF" w:rsidP="00450C77">
      <w:pPr>
        <w:pStyle w:val="StandardWeb"/>
        <w:jc w:val="both"/>
        <w:rPr>
          <w:lang w:val="en-US"/>
        </w:rPr>
      </w:pPr>
      <w:r w:rsidRPr="008E510D">
        <w:rPr>
          <w:lang w:val="en-US"/>
        </w:rPr>
        <w:t xml:space="preserve">The conceptual model is </w:t>
      </w:r>
      <w:r w:rsidR="00E7147F">
        <w:rPr>
          <w:lang w:val="en-US"/>
        </w:rPr>
        <w:t>designed</w:t>
      </w:r>
      <w:r w:rsidR="00E7147F" w:rsidRPr="008E510D">
        <w:rPr>
          <w:lang w:val="en-US"/>
        </w:rPr>
        <w:t xml:space="preserve"> </w:t>
      </w:r>
      <w:r w:rsidRPr="008E510D">
        <w:rPr>
          <w:lang w:val="en-US"/>
        </w:rPr>
        <w:t xml:space="preserve">in several discrete modules. It is intended that implementations of the conceptual model need to consider only those parts of the model </w:t>
      </w:r>
      <w:r w:rsidRPr="00EB5A8C">
        <w:rPr>
          <w:lang w:val="en-US"/>
        </w:rPr>
        <w:t>required</w:t>
      </w:r>
      <w:r w:rsidR="0047039F" w:rsidRPr="00EB5A8C">
        <w:rPr>
          <w:lang w:val="en-US"/>
        </w:rPr>
        <w:t xml:space="preserve"> by the implementation </w:t>
      </w:r>
      <w:r w:rsidR="007164C2" w:rsidRPr="00EB5A8C">
        <w:rPr>
          <w:lang w:val="en-US"/>
        </w:rPr>
        <w:t>target</w:t>
      </w:r>
      <w:r w:rsidR="0047039F" w:rsidRPr="00EB5A8C">
        <w:rPr>
          <w:lang w:val="en-US"/>
        </w:rPr>
        <w:t>.</w:t>
      </w:r>
      <w:r w:rsidRPr="00EB5A8C">
        <w:rPr>
          <w:lang w:val="en-US"/>
        </w:rPr>
        <w:t xml:space="preserve"> An implementation may include or exclude feature properties, or allow </w:t>
      </w:r>
      <w:r w:rsidR="008A21B6" w:rsidRPr="002B2109">
        <w:rPr>
          <w:lang w:val="en-US"/>
        </w:rPr>
        <w:t>changing</w:t>
      </w:r>
      <w:r w:rsidR="003F08FA" w:rsidRPr="00074DA9">
        <w:rPr>
          <w:lang w:val="en-US"/>
        </w:rPr>
        <w:t xml:space="preserve"> </w:t>
      </w:r>
      <w:r w:rsidRPr="00074DA9">
        <w:rPr>
          <w:lang w:val="en-US"/>
        </w:rPr>
        <w:t xml:space="preserve">cardinality </w:t>
      </w:r>
      <w:r w:rsidR="002E508B" w:rsidRPr="00074DA9">
        <w:rPr>
          <w:lang w:val="en-US"/>
        </w:rPr>
        <w:t xml:space="preserve">of </w:t>
      </w:r>
      <w:r w:rsidRPr="00074DA9">
        <w:rPr>
          <w:lang w:val="en-US"/>
        </w:rPr>
        <w:t>one or more associations</w:t>
      </w:r>
      <w:r w:rsidR="008A21B6" w:rsidRPr="00074DA9">
        <w:rPr>
          <w:lang w:val="en-US"/>
        </w:rPr>
        <w:t xml:space="preserve"> to ‘</w:t>
      </w:r>
      <w:proofErr w:type="spellStart"/>
      <w:r w:rsidR="008A21B6" w:rsidRPr="00074DA9">
        <w:rPr>
          <w:lang w:val="en-US"/>
        </w:rPr>
        <w:t>nillable</w:t>
      </w:r>
      <w:proofErr w:type="spellEnd"/>
      <w:r w:rsidR="008A21B6" w:rsidRPr="00074DA9">
        <w:rPr>
          <w:lang w:val="en-US"/>
        </w:rPr>
        <w:t>’, expressing that the</w:t>
      </w:r>
      <w:r w:rsidR="008436AA" w:rsidRPr="00467904">
        <w:rPr>
          <w:lang w:val="en-US"/>
        </w:rPr>
        <w:t>se</w:t>
      </w:r>
      <w:r w:rsidR="008A21B6" w:rsidRPr="00EB5A8C">
        <w:rPr>
          <w:lang w:val="en-US"/>
        </w:rPr>
        <w:t xml:space="preserve"> </w:t>
      </w:r>
      <w:r w:rsidR="008A21B6" w:rsidRPr="008436AA">
        <w:rPr>
          <w:lang w:val="en-US"/>
        </w:rPr>
        <w:t xml:space="preserve">logically </w:t>
      </w:r>
      <w:r w:rsidR="00F04909" w:rsidRPr="008436AA">
        <w:rPr>
          <w:lang w:val="en-US"/>
        </w:rPr>
        <w:t>exist</w:t>
      </w:r>
      <w:r w:rsidR="008A21B6" w:rsidRPr="008436AA">
        <w:rPr>
          <w:lang w:val="en-US"/>
        </w:rPr>
        <w:t xml:space="preserve"> but </w:t>
      </w:r>
      <w:r w:rsidR="00F04909" w:rsidRPr="008436AA">
        <w:rPr>
          <w:lang w:val="en-US"/>
        </w:rPr>
        <w:t xml:space="preserve">are </w:t>
      </w:r>
      <w:r w:rsidR="008A21B6" w:rsidRPr="008436AA">
        <w:rPr>
          <w:lang w:val="en-US"/>
        </w:rPr>
        <w:t>not realized in a particular implementation</w:t>
      </w:r>
      <w:r w:rsidR="008A21B6" w:rsidRPr="008A21B6">
        <w:rPr>
          <w:lang w:val="en-US"/>
        </w:rPr>
        <w:t>.</w:t>
      </w:r>
      <w:r w:rsidR="007C3984" w:rsidRPr="008E510D">
        <w:rPr>
          <w:lang w:val="en-US"/>
        </w:rPr>
        <w:t xml:space="preserve"> </w:t>
      </w:r>
      <w:r w:rsidR="007332F8">
        <w:rPr>
          <w:lang w:val="en-US"/>
        </w:rPr>
        <w:fldChar w:fldCharType="begin"/>
      </w:r>
      <w:r w:rsidR="007332F8">
        <w:rPr>
          <w:lang w:val="en-US"/>
        </w:rPr>
        <w:instrText xml:space="preserve"> REF _Ref460920258 \h </w:instrText>
      </w:r>
      <w:r w:rsidR="007332F8">
        <w:rPr>
          <w:lang w:val="en-US"/>
        </w:rPr>
      </w:r>
      <w:r w:rsidR="007332F8">
        <w:rPr>
          <w:lang w:val="en-US"/>
        </w:rPr>
        <w:fldChar w:fldCharType="separate"/>
      </w:r>
      <w:r w:rsidR="00524BAB">
        <w:t xml:space="preserve">Table </w:t>
      </w:r>
      <w:r w:rsidR="00524BAB">
        <w:rPr>
          <w:noProof/>
        </w:rPr>
        <w:t>3</w:t>
      </w:r>
      <w:r w:rsidR="007332F8">
        <w:rPr>
          <w:lang w:val="en-US"/>
        </w:rPr>
        <w:fldChar w:fldCharType="end"/>
      </w:r>
      <w:r w:rsidRPr="008E510D">
        <w:rPr>
          <w:lang w:val="en-US"/>
        </w:rPr>
        <w:t xml:space="preserve"> lists the application schemas, the leaf packages included and the concepts reflected therein.</w:t>
      </w:r>
    </w:p>
    <w:p w14:paraId="505CDB00" w14:textId="56D59320" w:rsidR="008D4EE7" w:rsidRDefault="008D4EE7" w:rsidP="00450C77">
      <w:pPr>
        <w:pStyle w:val="OGCtableheader"/>
        <w:jc w:val="both"/>
      </w:pPr>
      <w:bookmarkStart w:id="146" w:name="_Ref460920258"/>
      <w:bookmarkStart w:id="147" w:name="_Toc463963561"/>
      <w:r>
        <w:t xml:space="preserve">Table </w:t>
      </w:r>
      <w:fldSimple w:instr=" SEQ Table \* ARABIC ">
        <w:r w:rsidR="00524BAB">
          <w:rPr>
            <w:noProof/>
          </w:rPr>
          <w:t>3</w:t>
        </w:r>
      </w:fldSimple>
      <w:bookmarkEnd w:id="146"/>
      <w:r>
        <w:t xml:space="preserve">: HY_Features modules, </w:t>
      </w:r>
      <w:r w:rsidRPr="008D4EE7">
        <w:t>concepts</w:t>
      </w:r>
      <w:r>
        <w:t xml:space="preserve"> reflected</w:t>
      </w:r>
      <w:r w:rsidR="009138D6">
        <w:t>,</w:t>
      </w:r>
      <w:r>
        <w:t xml:space="preserve"> and leaf packages included</w:t>
      </w:r>
      <w:bookmarkEnd w:id="147"/>
    </w:p>
    <w:tbl>
      <w:tblPr>
        <w:tblStyle w:val="Tabellenraster"/>
        <w:tblW w:w="0" w:type="auto"/>
        <w:tblLook w:val="04A0" w:firstRow="1" w:lastRow="0" w:firstColumn="1" w:lastColumn="0" w:noHBand="0" w:noVBand="1"/>
      </w:tblPr>
      <w:tblGrid>
        <w:gridCol w:w="2749"/>
        <w:gridCol w:w="4119"/>
        <w:gridCol w:w="1988"/>
      </w:tblGrid>
      <w:tr w:rsidR="007C3984" w:rsidRPr="008E510D" w14:paraId="0E53E02C" w14:textId="77777777" w:rsidTr="00736764">
        <w:tc>
          <w:tcPr>
            <w:tcW w:w="0" w:type="auto"/>
            <w:hideMark/>
          </w:tcPr>
          <w:p w14:paraId="0C561773" w14:textId="77777777" w:rsidR="007C3984" w:rsidRPr="008E510D" w:rsidRDefault="007C3984" w:rsidP="00450C77">
            <w:pPr>
              <w:spacing w:after="0"/>
              <w:jc w:val="both"/>
              <w:rPr>
                <w:b/>
                <w:bCs/>
              </w:rPr>
            </w:pPr>
            <w:r w:rsidRPr="008E510D">
              <w:rPr>
                <w:b/>
                <w:bCs/>
              </w:rPr>
              <w:t>Application schema</w:t>
            </w:r>
          </w:p>
        </w:tc>
        <w:tc>
          <w:tcPr>
            <w:tcW w:w="0" w:type="auto"/>
            <w:hideMark/>
          </w:tcPr>
          <w:p w14:paraId="5DCE59D6" w14:textId="77777777" w:rsidR="007C3984" w:rsidRPr="008E510D" w:rsidRDefault="007C3984" w:rsidP="00450C77">
            <w:pPr>
              <w:spacing w:after="0"/>
              <w:jc w:val="both"/>
              <w:rPr>
                <w:b/>
                <w:bCs/>
              </w:rPr>
            </w:pPr>
            <w:r w:rsidRPr="008E510D">
              <w:rPr>
                <w:b/>
                <w:bCs/>
              </w:rPr>
              <w:t>Concepts reflected</w:t>
            </w:r>
          </w:p>
        </w:tc>
        <w:tc>
          <w:tcPr>
            <w:tcW w:w="0" w:type="auto"/>
            <w:hideMark/>
          </w:tcPr>
          <w:p w14:paraId="50595662" w14:textId="77777777" w:rsidR="007C3984" w:rsidRPr="008E510D" w:rsidRDefault="007C3984" w:rsidP="00450C77">
            <w:pPr>
              <w:spacing w:after="0"/>
              <w:jc w:val="both"/>
              <w:rPr>
                <w:b/>
                <w:bCs/>
              </w:rPr>
            </w:pPr>
            <w:r w:rsidRPr="008E510D">
              <w:rPr>
                <w:b/>
                <w:bCs/>
              </w:rPr>
              <w:t>Leaf packages included</w:t>
            </w:r>
          </w:p>
        </w:tc>
      </w:tr>
      <w:tr w:rsidR="007C3984" w:rsidRPr="008E510D" w14:paraId="51EE38B8" w14:textId="77777777" w:rsidTr="00736764">
        <w:tc>
          <w:tcPr>
            <w:tcW w:w="0" w:type="auto"/>
            <w:hideMark/>
          </w:tcPr>
          <w:p w14:paraId="42CBA10C" w14:textId="77777777" w:rsidR="007C3984" w:rsidRPr="008E510D" w:rsidRDefault="007C3984" w:rsidP="00866323">
            <w:pPr>
              <w:spacing w:after="0"/>
            </w:pPr>
            <w:r w:rsidRPr="008E510D">
              <w:t>HY_HydroFeature</w:t>
            </w:r>
          </w:p>
        </w:tc>
        <w:tc>
          <w:tcPr>
            <w:tcW w:w="0" w:type="auto"/>
            <w:hideMark/>
          </w:tcPr>
          <w:p w14:paraId="18EE1185" w14:textId="35758F2A" w:rsidR="007C3984" w:rsidRPr="008E510D" w:rsidRDefault="007C3984" w:rsidP="00866323">
            <w:pPr>
              <w:spacing w:after="0"/>
            </w:pPr>
            <w:r w:rsidRPr="008E510D">
              <w:t xml:space="preserve">fundamental properties and relationships between features governed by the physical laws of Hydrology, naming of hydrologic features, location </w:t>
            </w:r>
            <w:r w:rsidRPr="008E510D">
              <w:lastRenderedPageBreak/>
              <w:t>of hydrologic feature along a line</w:t>
            </w:r>
            <w:r w:rsidR="004D0877">
              <w:t>ar flowpath</w:t>
            </w:r>
          </w:p>
        </w:tc>
        <w:tc>
          <w:tcPr>
            <w:tcW w:w="0" w:type="auto"/>
            <w:hideMark/>
          </w:tcPr>
          <w:p w14:paraId="0419199A" w14:textId="77777777" w:rsidR="004D0877" w:rsidRDefault="007C3984" w:rsidP="00866323">
            <w:pPr>
              <w:spacing w:after="0"/>
            </w:pPr>
            <w:r w:rsidRPr="008E510D">
              <w:lastRenderedPageBreak/>
              <w:t>Named</w:t>
            </w:r>
            <w:r w:rsidR="004D0877">
              <w:t xml:space="preserve"> </w:t>
            </w:r>
            <w:r w:rsidRPr="008E510D">
              <w:t xml:space="preserve">Feature, </w:t>
            </w:r>
          </w:p>
          <w:p w14:paraId="2C2094CC" w14:textId="77777777" w:rsidR="004D0877" w:rsidRDefault="007C3984" w:rsidP="00866323">
            <w:pPr>
              <w:spacing w:after="0"/>
            </w:pPr>
            <w:r w:rsidRPr="008E510D">
              <w:t>Hydro</w:t>
            </w:r>
            <w:r w:rsidR="004D0877">
              <w:t xml:space="preserve"> </w:t>
            </w:r>
            <w:r w:rsidRPr="008E510D">
              <w:t xml:space="preserve">Complex, </w:t>
            </w:r>
          </w:p>
          <w:p w14:paraId="0022CBB9" w14:textId="78F91E56" w:rsidR="007C3984" w:rsidRPr="008E510D" w:rsidRDefault="007C3984" w:rsidP="00866323">
            <w:pPr>
              <w:spacing w:after="0"/>
            </w:pPr>
            <w:r w:rsidRPr="008E510D">
              <w:t>River</w:t>
            </w:r>
            <w:r w:rsidR="004D0877">
              <w:t xml:space="preserve"> </w:t>
            </w:r>
            <w:r w:rsidRPr="008E510D">
              <w:t>Positioning</w:t>
            </w:r>
            <w:r w:rsidR="004D0877">
              <w:t xml:space="preserve"> </w:t>
            </w:r>
            <w:r w:rsidRPr="008E510D">
              <w:t>System</w:t>
            </w:r>
          </w:p>
        </w:tc>
      </w:tr>
      <w:tr w:rsidR="007C3984" w:rsidRPr="008E510D" w14:paraId="42DB2EC8" w14:textId="77777777" w:rsidTr="00736764">
        <w:tc>
          <w:tcPr>
            <w:tcW w:w="0" w:type="auto"/>
            <w:hideMark/>
          </w:tcPr>
          <w:p w14:paraId="3B02D3BF" w14:textId="77777777" w:rsidR="007C3984" w:rsidRPr="008E510D" w:rsidRDefault="007C3984" w:rsidP="00866323">
            <w:pPr>
              <w:spacing w:after="0"/>
            </w:pPr>
            <w:r w:rsidRPr="008E510D">
              <w:lastRenderedPageBreak/>
              <w:t>HY_SurfaceHydroFeature</w:t>
            </w:r>
          </w:p>
        </w:tc>
        <w:tc>
          <w:tcPr>
            <w:tcW w:w="0" w:type="auto"/>
            <w:hideMark/>
          </w:tcPr>
          <w:p w14:paraId="768213A3" w14:textId="6604DDA8" w:rsidR="007C3984" w:rsidRPr="008E510D" w:rsidRDefault="007C3984" w:rsidP="00866323">
            <w:pPr>
              <w:spacing w:after="0"/>
            </w:pPr>
            <w:r w:rsidRPr="008E510D">
              <w:t>hydrologic features on the Earth’s land surface without</w:t>
            </w:r>
            <w:r w:rsidR="004D0877">
              <w:t xml:space="preserve"> the</w:t>
            </w:r>
            <w:r w:rsidRPr="008E510D">
              <w:t xml:space="preserve"> complexity and detail of hydrologic and hydraulic models</w:t>
            </w:r>
          </w:p>
        </w:tc>
        <w:tc>
          <w:tcPr>
            <w:tcW w:w="0" w:type="auto"/>
            <w:hideMark/>
          </w:tcPr>
          <w:p w14:paraId="765DB6BC" w14:textId="77777777" w:rsidR="004D0877" w:rsidRDefault="007C3984" w:rsidP="004D0877">
            <w:pPr>
              <w:spacing w:after="0"/>
            </w:pPr>
            <w:r w:rsidRPr="008E510D">
              <w:t>Channel</w:t>
            </w:r>
            <w:r w:rsidR="004D0877">
              <w:t xml:space="preserve"> </w:t>
            </w:r>
            <w:r w:rsidRPr="008E510D">
              <w:t>Network, Hydrographic</w:t>
            </w:r>
            <w:r w:rsidR="004D0877">
              <w:t xml:space="preserve"> </w:t>
            </w:r>
            <w:r w:rsidRPr="008E510D">
              <w:t xml:space="preserve">Network, </w:t>
            </w:r>
          </w:p>
          <w:p w14:paraId="7F3B5A7C" w14:textId="77777777" w:rsidR="004D0877" w:rsidRDefault="007C3984" w:rsidP="004D0877">
            <w:pPr>
              <w:spacing w:after="0"/>
            </w:pPr>
            <w:r w:rsidRPr="008E510D">
              <w:t>Water</w:t>
            </w:r>
            <w:r w:rsidR="004D0877">
              <w:t xml:space="preserve"> </w:t>
            </w:r>
            <w:r w:rsidRPr="008E510D">
              <w:t>Body</w:t>
            </w:r>
            <w:r w:rsidR="004D0877">
              <w:t xml:space="preserve"> </w:t>
            </w:r>
            <w:r w:rsidRPr="008E510D">
              <w:t xml:space="preserve">Types, </w:t>
            </w:r>
          </w:p>
          <w:p w14:paraId="77383877" w14:textId="279DA663" w:rsidR="007C3984" w:rsidRPr="008E510D" w:rsidRDefault="004D0877" w:rsidP="004D0877">
            <w:pPr>
              <w:spacing w:after="0"/>
            </w:pPr>
            <w:r>
              <w:t>Storage</w:t>
            </w:r>
          </w:p>
        </w:tc>
      </w:tr>
      <w:tr w:rsidR="007C3984" w:rsidRPr="008E510D" w14:paraId="2C87843D" w14:textId="77777777" w:rsidTr="00736764">
        <w:tc>
          <w:tcPr>
            <w:tcW w:w="0" w:type="auto"/>
            <w:hideMark/>
          </w:tcPr>
          <w:p w14:paraId="6D9E8ABE" w14:textId="77777777" w:rsidR="007C3984" w:rsidRPr="008E510D" w:rsidRDefault="007C3984" w:rsidP="00866323">
            <w:pPr>
              <w:spacing w:after="0"/>
            </w:pPr>
            <w:r w:rsidRPr="008E510D">
              <w:t>HY_HydrometricNetwork</w:t>
            </w:r>
          </w:p>
        </w:tc>
        <w:tc>
          <w:tcPr>
            <w:tcW w:w="0" w:type="auto"/>
            <w:hideMark/>
          </w:tcPr>
          <w:p w14:paraId="763D7DED" w14:textId="77777777" w:rsidR="007C3984" w:rsidRPr="008E510D" w:rsidRDefault="007C3984" w:rsidP="00866323">
            <w:pPr>
              <w:spacing w:after="0"/>
            </w:pPr>
            <w:r w:rsidRPr="008E510D">
              <w:t>hydrometric network of logically connected hydrometric features located on or along a hydrologic feature</w:t>
            </w:r>
          </w:p>
        </w:tc>
        <w:tc>
          <w:tcPr>
            <w:tcW w:w="0" w:type="auto"/>
            <w:hideMark/>
          </w:tcPr>
          <w:p w14:paraId="3014E44F" w14:textId="77777777" w:rsidR="007C3984" w:rsidRPr="008E510D" w:rsidRDefault="007C3984" w:rsidP="00866323">
            <w:pPr>
              <w:spacing w:after="0"/>
            </w:pPr>
            <w:r w:rsidRPr="008E510D">
              <w:t>---</w:t>
            </w:r>
          </w:p>
        </w:tc>
      </w:tr>
    </w:tbl>
    <w:p w14:paraId="6A848EF6" w14:textId="620D2804" w:rsidR="000A3859" w:rsidRPr="008E510D" w:rsidRDefault="000A3859" w:rsidP="00450C77">
      <w:pPr>
        <w:jc w:val="both"/>
      </w:pPr>
    </w:p>
    <w:p w14:paraId="7A6D5DB0" w14:textId="5890C280" w:rsidR="000A3859" w:rsidRPr="008E510D" w:rsidRDefault="009D5ADB" w:rsidP="00450C77">
      <w:pPr>
        <w:jc w:val="both"/>
      </w:pPr>
      <w:r w:rsidRPr="008E510D">
        <w:t xml:space="preserve">The conceptual model is expressed in the Geographic Information Conceptual Schema Language (ISO 19103:2005) based on the Unified Modeling Language (UML). The organization into packages and package dependencies are shown in </w:t>
      </w:r>
      <w:r w:rsidRPr="008E510D">
        <w:fldChar w:fldCharType="begin"/>
      </w:r>
      <w:r w:rsidRPr="008E510D">
        <w:instrText xml:space="preserve"> REF _Ref458769526 \h </w:instrText>
      </w:r>
      <w:r w:rsidR="00A82FF3">
        <w:instrText xml:space="preserve"> \* MERGEFORMAT </w:instrText>
      </w:r>
      <w:r w:rsidRPr="008E510D">
        <w:fldChar w:fldCharType="separate"/>
      </w:r>
      <w:r w:rsidR="001B5AD0" w:rsidRPr="008E510D">
        <w:t xml:space="preserve">Figure </w:t>
      </w:r>
      <w:r w:rsidR="001B5AD0">
        <w:rPr>
          <w:noProof/>
        </w:rPr>
        <w:t>17</w:t>
      </w:r>
      <w:r w:rsidRPr="008E510D">
        <w:fldChar w:fldCharType="end"/>
      </w:r>
      <w:r w:rsidRPr="008E510D">
        <w:t xml:space="preserve">. </w:t>
      </w:r>
      <w:r w:rsidRPr="00EB5A8C">
        <w:t xml:space="preserve">The following sections describe requirements classes </w:t>
      </w:r>
      <w:r w:rsidR="008436AA" w:rsidRPr="00EB5A8C">
        <w:t xml:space="preserve">valid </w:t>
      </w:r>
      <w:r w:rsidRPr="00EB5A8C">
        <w:t xml:space="preserve">for each application schema, whereby each feature addressed in the requirements </w:t>
      </w:r>
      <w:r w:rsidR="00772250" w:rsidRPr="00B149B7">
        <w:t xml:space="preserve">SHALL </w:t>
      </w:r>
      <w:r w:rsidRPr="00B149B7">
        <w:t xml:space="preserve">be understood as an instance of the </w:t>
      </w:r>
      <w:proofErr w:type="spellStart"/>
      <w:r w:rsidRPr="00B149B7">
        <w:t>GF_FeatureType</w:t>
      </w:r>
      <w:proofErr w:type="spellEnd"/>
      <w:r w:rsidRPr="00B149B7">
        <w:t xml:space="preserve"> (aka </w:t>
      </w:r>
      <w:proofErr w:type="spellStart"/>
      <w:r w:rsidRPr="00B149B7">
        <w:t>FeatureType</w:t>
      </w:r>
      <w:proofErr w:type="spellEnd"/>
      <w:r w:rsidRPr="00B149B7">
        <w:t>) «</w:t>
      </w:r>
      <w:proofErr w:type="spellStart"/>
      <w:r w:rsidRPr="00B149B7">
        <w:t>metaclass</w:t>
      </w:r>
      <w:proofErr w:type="spellEnd"/>
      <w:r w:rsidRPr="00B149B7">
        <w:t>».</w:t>
      </w:r>
      <w:r w:rsidRPr="008E510D">
        <w:t xml:space="preserve"> </w:t>
      </w:r>
    </w:p>
    <w:p w14:paraId="6B022B29" w14:textId="77777777" w:rsidR="009D5ADB" w:rsidRPr="008E510D" w:rsidRDefault="009D5ADB" w:rsidP="00450C77">
      <w:pPr>
        <w:keepNext/>
        <w:jc w:val="both"/>
      </w:pPr>
      <w:r w:rsidRPr="008E510D">
        <w:rPr>
          <w:noProof/>
        </w:rPr>
        <w:lastRenderedPageBreak/>
        <w:drawing>
          <wp:inline distT="0" distB="0" distL="0" distR="0" wp14:anchorId="057B862D" wp14:editId="45FB4955">
            <wp:extent cx="5312979" cy="4663615"/>
            <wp:effectExtent l="0" t="0" r="2540" b="3810"/>
            <wp:docPr id="51" name="Grafik 51" descr="https://raw.githubusercontent.com/opengeospatial/HY_Features/master/figs/fig16.png?token=AQBArzAn4c5DdmxI-obM0rG6PRHeGuX3ks5XtuN9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raw.githubusercontent.com/opengeospatial/HY_Features/master/figs/fig16.png?token=AQBArzAn4c5DdmxI-obM0rG6PRHeGuX3ks5XtuN9wA%3D%3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13190" cy="4663800"/>
                    </a:xfrm>
                    <a:prstGeom prst="rect">
                      <a:avLst/>
                    </a:prstGeom>
                    <a:noFill/>
                    <a:ln>
                      <a:noFill/>
                    </a:ln>
                  </pic:spPr>
                </pic:pic>
              </a:graphicData>
            </a:graphic>
          </wp:inline>
        </w:drawing>
      </w:r>
    </w:p>
    <w:p w14:paraId="7E382078" w14:textId="6B0B39DF" w:rsidR="009D5ADB" w:rsidRPr="008E510D" w:rsidRDefault="009D5ADB" w:rsidP="006D2CB5">
      <w:pPr>
        <w:pStyle w:val="OGCFigure"/>
      </w:pPr>
      <w:bookmarkStart w:id="148" w:name="_Ref458769526"/>
      <w:bookmarkStart w:id="149" w:name="_Toc463963531"/>
      <w:r w:rsidRPr="008E510D">
        <w:t xml:space="preserve">Figure </w:t>
      </w:r>
      <w:fldSimple w:instr=" SEQ Figure \* ARABIC ">
        <w:r w:rsidR="00FD6D0B">
          <w:rPr>
            <w:noProof/>
          </w:rPr>
          <w:t>18</w:t>
        </w:r>
      </w:fldSimple>
      <w:bookmarkEnd w:id="148"/>
      <w:r w:rsidRPr="008E510D">
        <w:t>: HY_Features modules and packages</w:t>
      </w:r>
      <w:bookmarkEnd w:id="149"/>
    </w:p>
    <w:p w14:paraId="50B01F79" w14:textId="77777777" w:rsidR="000A3859" w:rsidRPr="008E510D" w:rsidRDefault="000A3859" w:rsidP="00450C77">
      <w:pPr>
        <w:jc w:val="both"/>
      </w:pPr>
    </w:p>
    <w:p w14:paraId="5FA4B9CB" w14:textId="7F0B1A6C" w:rsidR="00106C0B" w:rsidRPr="008E510D" w:rsidRDefault="00106C0B" w:rsidP="00450C77">
      <w:pPr>
        <w:pStyle w:val="berschrift2"/>
        <w:jc w:val="both"/>
      </w:pPr>
      <w:bookmarkStart w:id="150" w:name="_Toc458775746"/>
      <w:bookmarkStart w:id="151" w:name="_Ref462332916"/>
      <w:bookmarkStart w:id="152" w:name="_Toc463963472"/>
      <w:r w:rsidRPr="008E510D">
        <w:t>The HY_Features conceptual conformance (mapping)</w:t>
      </w:r>
      <w:bookmarkEnd w:id="150"/>
      <w:bookmarkEnd w:id="151"/>
      <w:bookmarkEnd w:id="152"/>
    </w:p>
    <w:tbl>
      <w:tblPr>
        <w:tblStyle w:val="Tabellenraster"/>
        <w:tblW w:w="0" w:type="auto"/>
        <w:tblLook w:val="04A0" w:firstRow="1" w:lastRow="0" w:firstColumn="1" w:lastColumn="0" w:noHBand="0" w:noVBand="1"/>
      </w:tblPr>
      <w:tblGrid>
        <w:gridCol w:w="1809"/>
        <w:gridCol w:w="6946"/>
      </w:tblGrid>
      <w:tr w:rsidR="00A35AB1" w:rsidRPr="008E510D" w14:paraId="2C217854" w14:textId="77777777" w:rsidTr="00A35AB1">
        <w:tc>
          <w:tcPr>
            <w:tcW w:w="1809" w:type="dxa"/>
            <w:hideMark/>
          </w:tcPr>
          <w:p w14:paraId="3DC02B3E" w14:textId="77777777" w:rsidR="00A35AB1" w:rsidRPr="008E510D" w:rsidRDefault="00A35AB1" w:rsidP="00A35AB1">
            <w:pPr>
              <w:jc w:val="both"/>
              <w:rPr>
                <w:b/>
                <w:bCs/>
              </w:rPr>
            </w:pPr>
            <w:r w:rsidRPr="008E510D">
              <w:rPr>
                <w:rStyle w:val="Fett"/>
              </w:rPr>
              <w:t>Requirements Class</w:t>
            </w:r>
          </w:p>
        </w:tc>
        <w:tc>
          <w:tcPr>
            <w:tcW w:w="6946" w:type="dxa"/>
            <w:hideMark/>
          </w:tcPr>
          <w:p w14:paraId="1047C371" w14:textId="77777777" w:rsidR="00A35AB1" w:rsidRPr="008E510D" w:rsidRDefault="00D2586C" w:rsidP="00A35AB1">
            <w:pPr>
              <w:jc w:val="both"/>
              <w:rPr>
                <w:b/>
                <w:bCs/>
              </w:rPr>
            </w:pPr>
            <w:hyperlink r:id="rId47" w:history="1">
              <w:r w:rsidR="00A35AB1" w:rsidRPr="008E510D">
                <w:rPr>
                  <w:rStyle w:val="Hyperlink"/>
                  <w:b/>
                  <w:bCs/>
                </w:rPr>
                <w:t>/</w:t>
              </w:r>
              <w:proofErr w:type="spellStart"/>
              <w:r w:rsidR="00A35AB1" w:rsidRPr="008E510D">
                <w:rPr>
                  <w:rStyle w:val="Hyperlink"/>
                  <w:b/>
                  <w:bCs/>
                </w:rPr>
                <w:t>req</w:t>
              </w:r>
              <w:proofErr w:type="spellEnd"/>
              <w:r w:rsidR="00A35AB1" w:rsidRPr="008E510D">
                <w:rPr>
                  <w:rStyle w:val="Hyperlink"/>
                  <w:b/>
                  <w:bCs/>
                </w:rPr>
                <w:t>/</w:t>
              </w:r>
              <w:proofErr w:type="spellStart"/>
              <w:r w:rsidR="00A35AB1" w:rsidRPr="008E510D">
                <w:rPr>
                  <w:rStyle w:val="Hyperlink"/>
                  <w:b/>
                  <w:bCs/>
                </w:rPr>
                <w:t>hy_features_conceptual_model</w:t>
              </w:r>
              <w:proofErr w:type="spellEnd"/>
            </w:hyperlink>
          </w:p>
        </w:tc>
      </w:tr>
      <w:tr w:rsidR="00A35AB1" w:rsidRPr="008E510D" w14:paraId="23460FFF" w14:textId="77777777" w:rsidTr="00A35AB1">
        <w:tc>
          <w:tcPr>
            <w:tcW w:w="1809" w:type="dxa"/>
            <w:hideMark/>
          </w:tcPr>
          <w:p w14:paraId="1B1203C9" w14:textId="77777777" w:rsidR="00A35AB1" w:rsidRPr="008E510D" w:rsidRDefault="00A35AB1" w:rsidP="00A35AB1">
            <w:pPr>
              <w:jc w:val="both"/>
            </w:pPr>
            <w:r w:rsidRPr="008E510D">
              <w:t>Target type</w:t>
            </w:r>
          </w:p>
        </w:tc>
        <w:tc>
          <w:tcPr>
            <w:tcW w:w="6946" w:type="dxa"/>
            <w:hideMark/>
          </w:tcPr>
          <w:p w14:paraId="1D28049F" w14:textId="77777777" w:rsidR="00A35AB1" w:rsidRPr="008E510D" w:rsidRDefault="00A35AB1" w:rsidP="00A35AB1">
            <w:pPr>
              <w:jc w:val="both"/>
            </w:pPr>
            <w:r w:rsidRPr="008E510D">
              <w:t>Implementation Schema</w:t>
            </w:r>
          </w:p>
        </w:tc>
      </w:tr>
      <w:tr w:rsidR="00A35AB1" w:rsidRPr="008E510D" w14:paraId="33AC93F5" w14:textId="77777777" w:rsidTr="00A35AB1">
        <w:tc>
          <w:tcPr>
            <w:tcW w:w="1809" w:type="dxa"/>
            <w:hideMark/>
          </w:tcPr>
          <w:p w14:paraId="51E06102" w14:textId="77777777" w:rsidR="00A35AB1" w:rsidRPr="008E510D" w:rsidRDefault="00A35AB1" w:rsidP="00A35AB1">
            <w:pPr>
              <w:jc w:val="both"/>
            </w:pPr>
            <w:r w:rsidRPr="008E510D">
              <w:t>Name</w:t>
            </w:r>
          </w:p>
        </w:tc>
        <w:tc>
          <w:tcPr>
            <w:tcW w:w="6946" w:type="dxa"/>
            <w:hideMark/>
          </w:tcPr>
          <w:p w14:paraId="27F66C7C" w14:textId="77777777" w:rsidR="00A35AB1" w:rsidRPr="008E510D" w:rsidRDefault="00A35AB1" w:rsidP="00A35AB1">
            <w:pPr>
              <w:jc w:val="both"/>
            </w:pPr>
            <w:r w:rsidRPr="008E510D">
              <w:t>HY_Features Conceptual Conformance</w:t>
            </w:r>
          </w:p>
        </w:tc>
      </w:tr>
      <w:tr w:rsidR="00A35AB1" w:rsidRPr="008E510D" w14:paraId="49EF0C10" w14:textId="77777777" w:rsidTr="00A35AB1">
        <w:tc>
          <w:tcPr>
            <w:tcW w:w="1809" w:type="dxa"/>
            <w:hideMark/>
          </w:tcPr>
          <w:p w14:paraId="7EB4FFB5" w14:textId="77777777" w:rsidR="00A35AB1" w:rsidRPr="008E510D" w:rsidRDefault="00A35AB1" w:rsidP="00A35AB1">
            <w:pPr>
              <w:jc w:val="both"/>
            </w:pPr>
            <w:r w:rsidRPr="008E510D">
              <w:t>Dependency</w:t>
            </w:r>
          </w:p>
        </w:tc>
        <w:tc>
          <w:tcPr>
            <w:tcW w:w="6946" w:type="dxa"/>
            <w:hideMark/>
          </w:tcPr>
          <w:p w14:paraId="00C2BD91" w14:textId="77777777" w:rsidR="00A35AB1" w:rsidRPr="008E510D" w:rsidRDefault="00D2586C" w:rsidP="00A35AB1">
            <w:pPr>
              <w:jc w:val="both"/>
            </w:pPr>
            <w:hyperlink r:id="rId48" w:history="1">
              <w:r w:rsidR="00A35AB1" w:rsidRPr="008E510D">
                <w:rPr>
                  <w:rStyle w:val="Hyperlink"/>
                </w:rPr>
                <w:t>/</w:t>
              </w:r>
              <w:proofErr w:type="spellStart"/>
              <w:r w:rsidR="00A35AB1" w:rsidRPr="008E510D">
                <w:rPr>
                  <w:rStyle w:val="Hyperlink"/>
                </w:rPr>
                <w:t>iso</w:t>
              </w:r>
              <w:proofErr w:type="spellEnd"/>
              <w:r w:rsidR="00A35AB1" w:rsidRPr="008E510D">
                <w:rPr>
                  <w:rStyle w:val="Hyperlink"/>
                </w:rPr>
                <w:t>/19109/</w:t>
              </w:r>
            </w:hyperlink>
          </w:p>
        </w:tc>
      </w:tr>
      <w:tr w:rsidR="00A35AB1" w:rsidRPr="008E510D" w14:paraId="14AD95B8" w14:textId="77777777" w:rsidTr="00A35AB1">
        <w:tc>
          <w:tcPr>
            <w:tcW w:w="1809" w:type="dxa"/>
            <w:hideMark/>
          </w:tcPr>
          <w:p w14:paraId="72AE97FA" w14:textId="77777777" w:rsidR="00A35AB1" w:rsidRPr="00F57D4A" w:rsidRDefault="00A35AB1" w:rsidP="00A35AB1">
            <w:pPr>
              <w:jc w:val="both"/>
              <w:rPr>
                <w:highlight w:val="yellow"/>
              </w:rPr>
            </w:pPr>
            <w:r w:rsidRPr="00B149B7">
              <w:t>Requirement</w:t>
            </w:r>
          </w:p>
        </w:tc>
        <w:tc>
          <w:tcPr>
            <w:tcW w:w="6946" w:type="dxa"/>
            <w:hideMark/>
          </w:tcPr>
          <w:p w14:paraId="27FDA139" w14:textId="3E0E5CC1" w:rsidR="00A35AB1" w:rsidRPr="003E4BDF" w:rsidRDefault="003E4BDF" w:rsidP="00A35AB1">
            <w:pPr>
              <w:jc w:val="both"/>
              <w:rPr>
                <w:rStyle w:val="Hyperlink"/>
              </w:rPr>
            </w:pPr>
            <w:bookmarkStart w:id="153" w:name="mapping"/>
            <w:r w:rsidRPr="003E4BDF">
              <w:rPr>
                <w:color w:val="0000FF"/>
                <w:u w:val="single"/>
              </w:rPr>
              <w:t>/</w:t>
            </w:r>
            <w:proofErr w:type="spellStart"/>
            <w:r w:rsidRPr="003E4BDF">
              <w:rPr>
                <w:color w:val="0000FF"/>
                <w:u w:val="single"/>
              </w:rPr>
              <w:t>req</w:t>
            </w:r>
            <w:proofErr w:type="spellEnd"/>
            <w:r w:rsidRPr="003E4BDF">
              <w:rPr>
                <w:color w:val="0000FF"/>
                <w:u w:val="single"/>
              </w:rPr>
              <w:t xml:space="preserve">/ </w:t>
            </w:r>
            <w:proofErr w:type="spellStart"/>
            <w:r w:rsidRPr="003E4BDF">
              <w:rPr>
                <w:color w:val="0000FF"/>
                <w:u w:val="single"/>
              </w:rPr>
              <w:t>hy_features_conceptual_model</w:t>
            </w:r>
            <w:proofErr w:type="spellEnd"/>
            <w:r w:rsidRPr="003E4BDF">
              <w:rPr>
                <w:color w:val="0000FF"/>
                <w:u w:val="single"/>
              </w:rPr>
              <w:t>/mapping</w:t>
            </w:r>
            <w:r w:rsidRPr="003E4BDF">
              <w:rPr>
                <w:color w:val="0000FF"/>
                <w:u w:val="single"/>
              </w:rPr>
              <w:fldChar w:fldCharType="begin"/>
            </w:r>
            <w:r w:rsidRPr="003E4BDF">
              <w:rPr>
                <w:color w:val="0000FF"/>
                <w:u w:val="single"/>
              </w:rPr>
              <w:instrText xml:space="preserve"> XE "/</w:instrText>
            </w:r>
            <w:proofErr w:type="spellStart"/>
            <w:r w:rsidRPr="003E4BDF">
              <w:rPr>
                <w:color w:val="0000FF"/>
                <w:u w:val="single"/>
              </w:rPr>
              <w:instrText>req</w:instrText>
            </w:r>
            <w:proofErr w:type="spellEnd"/>
            <w:r w:rsidRPr="003E4BDF">
              <w:rPr>
                <w:color w:val="0000FF"/>
                <w:u w:val="single"/>
              </w:rPr>
              <w:instrText xml:space="preserve">/ </w:instrText>
            </w:r>
            <w:proofErr w:type="spellStart"/>
            <w:r w:rsidRPr="003E4BDF">
              <w:rPr>
                <w:color w:val="0000FF"/>
                <w:u w:val="single"/>
              </w:rPr>
              <w:instrText>hy_features_conceptual_model</w:instrText>
            </w:r>
            <w:proofErr w:type="spellEnd"/>
            <w:r w:rsidRPr="003E4BDF">
              <w:rPr>
                <w:color w:val="0000FF"/>
                <w:u w:val="single"/>
              </w:rPr>
              <w:instrText xml:space="preserve">/mapping" </w:instrText>
            </w:r>
            <w:r w:rsidRPr="003E4BDF">
              <w:rPr>
                <w:color w:val="0000FF"/>
                <w:u w:val="single"/>
              </w:rPr>
              <w:fldChar w:fldCharType="end"/>
            </w:r>
          </w:p>
          <w:bookmarkEnd w:id="153"/>
          <w:p w14:paraId="2F095924" w14:textId="590BD6D8" w:rsidR="00F941F9" w:rsidRPr="008E510D" w:rsidRDefault="00F941F9" w:rsidP="00A35AB1">
            <w:pPr>
              <w:jc w:val="both"/>
            </w:pPr>
            <w:r w:rsidRPr="00B149B7">
              <w:t xml:space="preserve">An implementation schema conforming to HY_Features SHALL provide a formal mapping from one or more Feature Types present in the implementation schema to Feature Types defined in this standard </w:t>
            </w:r>
            <w:r w:rsidRPr="00B149B7">
              <w:lastRenderedPageBreak/>
              <w:t>specification, including all mandatory properties defined by the realized HY_Features concept. Default values to be assumed must be specified in this mapping.</w:t>
            </w:r>
          </w:p>
        </w:tc>
      </w:tr>
    </w:tbl>
    <w:p w14:paraId="4D789C3A" w14:textId="1A186FD8" w:rsidR="00106C0B" w:rsidRPr="008E510D" w:rsidRDefault="00106C0B" w:rsidP="00450C77">
      <w:pPr>
        <w:pStyle w:val="StandardWeb"/>
        <w:jc w:val="both"/>
        <w:rPr>
          <w:lang w:val="en-US"/>
        </w:rPr>
      </w:pPr>
      <w:r w:rsidRPr="003F4892">
        <w:rPr>
          <w:lang w:val="en-US"/>
        </w:rPr>
        <w:lastRenderedPageBreak/>
        <w:t xml:space="preserve">The HY_Features model is a 'conceptual model', </w:t>
      </w:r>
      <w:r w:rsidR="00FD5E6D" w:rsidRPr="003F4892">
        <w:rPr>
          <w:lang w:val="en-US"/>
        </w:rPr>
        <w:t xml:space="preserve">and </w:t>
      </w:r>
      <w:r w:rsidRPr="003F4892">
        <w:rPr>
          <w:lang w:val="en-US"/>
        </w:rPr>
        <w:t xml:space="preserve">not intended to be directly implementable for data exchange or persistence. The conformance target of the HY_Features model is therefore an implementation that </w:t>
      </w:r>
      <w:r w:rsidR="009C68C1" w:rsidRPr="003F4892">
        <w:rPr>
          <w:lang w:val="en-US"/>
        </w:rPr>
        <w:t>encodes</w:t>
      </w:r>
      <w:r w:rsidR="00FD5E6D" w:rsidRPr="003F4892">
        <w:rPr>
          <w:lang w:val="en-US"/>
        </w:rPr>
        <w:t xml:space="preserve"> the mapping of a </w:t>
      </w:r>
      <w:r w:rsidR="007164C2">
        <w:rPr>
          <w:lang w:val="en-US"/>
        </w:rPr>
        <w:t xml:space="preserve">particular </w:t>
      </w:r>
      <w:r w:rsidR="00FD5E6D" w:rsidRPr="003F4892">
        <w:rPr>
          <w:lang w:val="en-US"/>
        </w:rPr>
        <w:t>implementation schema with concepts</w:t>
      </w:r>
      <w:r w:rsidRPr="003F4892">
        <w:rPr>
          <w:lang w:val="en-US"/>
        </w:rPr>
        <w:t xml:space="preserve"> </w:t>
      </w:r>
      <w:r w:rsidR="00FD5E6D" w:rsidRPr="003F4892">
        <w:rPr>
          <w:lang w:val="en-US"/>
        </w:rPr>
        <w:t>defined in</w:t>
      </w:r>
      <w:r w:rsidRPr="003F4892">
        <w:rPr>
          <w:lang w:val="en-US"/>
        </w:rPr>
        <w:t xml:space="preserve"> the HY_Features model.</w:t>
      </w:r>
      <w:r w:rsidRPr="008E510D">
        <w:rPr>
          <w:lang w:val="en-US"/>
        </w:rPr>
        <w:t xml:space="preserve"> </w:t>
      </w:r>
    </w:p>
    <w:p w14:paraId="3B42EDAE" w14:textId="77777777" w:rsidR="00A35AB1" w:rsidRPr="008E510D" w:rsidDel="00A35AB1" w:rsidRDefault="00106C0B" w:rsidP="00450C77">
      <w:pPr>
        <w:pStyle w:val="StandardWeb"/>
        <w:jc w:val="both"/>
        <w:rPr>
          <w:lang w:val="en-US"/>
        </w:rPr>
      </w:pPr>
      <w:r w:rsidRPr="008E510D">
        <w:rPr>
          <w:lang w:val="en-US"/>
        </w:rPr>
        <w:t xml:space="preserve">Conformance to the HY_Features model is a matter of being able to unambiguously identify what elements of an implementation schema map to the HY_Features model, and inclusion of all mandatory properties of the defined Feature Types in such mappings. </w:t>
      </w:r>
    </w:p>
    <w:p w14:paraId="6957438E" w14:textId="38608D1E" w:rsidR="00106C0B" w:rsidRPr="008E510D" w:rsidRDefault="00106C0B" w:rsidP="00450C77">
      <w:pPr>
        <w:pStyle w:val="StandardWeb"/>
        <w:jc w:val="both"/>
        <w:rPr>
          <w:lang w:val="en-US"/>
        </w:rPr>
      </w:pPr>
      <w:r w:rsidRPr="008E510D">
        <w:rPr>
          <w:lang w:val="en-US"/>
        </w:rPr>
        <w:t xml:space="preserve">The HY_Features conceptual model provides the basis for determining whether two references to hydrologic features are references to the same feature independent of their implementation or format. More specifically, it provides </w:t>
      </w:r>
      <w:r w:rsidR="007164C2">
        <w:rPr>
          <w:lang w:val="en-US"/>
        </w:rPr>
        <w:t>a</w:t>
      </w:r>
      <w:r w:rsidRPr="008E510D">
        <w:rPr>
          <w:lang w:val="en-US"/>
        </w:rPr>
        <w:t xml:space="preserve"> means to distinguish between the reference concept and its </w:t>
      </w:r>
      <w:r w:rsidR="00390D3E">
        <w:rPr>
          <w:lang w:val="en-US"/>
        </w:rPr>
        <w:t xml:space="preserve">different </w:t>
      </w:r>
      <w:r w:rsidRPr="008E510D">
        <w:rPr>
          <w:lang w:val="en-US"/>
        </w:rPr>
        <w:t>realizations as geographic features</w:t>
      </w:r>
      <w:r w:rsidR="003F4892">
        <w:rPr>
          <w:lang w:val="en-US"/>
        </w:rPr>
        <w:t>,</w:t>
      </w:r>
      <w:r w:rsidRPr="008E510D">
        <w:rPr>
          <w:lang w:val="en-US"/>
        </w:rPr>
        <w:t xml:space="preserve"> and hence to declare that different realizations share common hydrological connectivity. </w:t>
      </w:r>
    </w:p>
    <w:p w14:paraId="53C77B92" w14:textId="77777777" w:rsidR="00106C0B" w:rsidRPr="008E510D" w:rsidRDefault="00106C0B" w:rsidP="00450C77">
      <w:pPr>
        <w:pStyle w:val="StandardWeb"/>
        <w:jc w:val="both"/>
        <w:rPr>
          <w:lang w:val="en-US"/>
        </w:rPr>
      </w:pPr>
      <w:r w:rsidRPr="008E510D">
        <w:rPr>
          <w:lang w:val="en-US"/>
        </w:rPr>
        <w:t xml:space="preserve">Disparate systems describing hydrologic features may be mapped to the equivalent HY_Features definitions to disambiguate the local usage of terminology and specific implementation choices made. </w:t>
      </w:r>
    </w:p>
    <w:p w14:paraId="7DF277B7" w14:textId="51356629" w:rsidR="00106C0B" w:rsidRPr="008E510D" w:rsidRDefault="00106C0B" w:rsidP="00450C77">
      <w:pPr>
        <w:pStyle w:val="StandardWeb"/>
        <w:jc w:val="both"/>
        <w:rPr>
          <w:lang w:val="en-US"/>
        </w:rPr>
      </w:pPr>
      <w:r w:rsidRPr="008E510D">
        <w:rPr>
          <w:lang w:val="en-US"/>
        </w:rPr>
        <w:t>Note that a direct encoding of HY_Features to an implementation format such as RDF may be implemented through annotation or direct correspondence of names to the HY_Feature</w:t>
      </w:r>
      <w:r w:rsidR="00766380">
        <w:rPr>
          <w:lang w:val="en-US"/>
        </w:rPr>
        <w:t>s</w:t>
      </w:r>
      <w:r w:rsidRPr="008E510D">
        <w:rPr>
          <w:lang w:val="en-US"/>
        </w:rPr>
        <w:t xml:space="preserve"> elements.</w:t>
      </w:r>
    </w:p>
    <w:p w14:paraId="37B25580" w14:textId="52CA7F7C" w:rsidR="00106C0B" w:rsidRPr="008E510D" w:rsidRDefault="00106C0B" w:rsidP="00450C77">
      <w:pPr>
        <w:pStyle w:val="berschrift2"/>
        <w:jc w:val="both"/>
      </w:pPr>
      <w:bookmarkStart w:id="154" w:name="_Toc458775747"/>
      <w:bookmarkStart w:id="155" w:name="_Ref462332936"/>
      <w:bookmarkStart w:id="156" w:name="_Toc463963473"/>
      <w:r w:rsidRPr="008E510D">
        <w:t>The HY_Features data conformance (encoding)</w:t>
      </w:r>
      <w:bookmarkEnd w:id="154"/>
      <w:bookmarkEnd w:id="155"/>
      <w:bookmarkEnd w:id="156"/>
    </w:p>
    <w:tbl>
      <w:tblPr>
        <w:tblStyle w:val="Tabellenraster"/>
        <w:tblW w:w="0" w:type="auto"/>
        <w:tblLook w:val="04A0" w:firstRow="1" w:lastRow="0" w:firstColumn="1" w:lastColumn="0" w:noHBand="0" w:noVBand="1"/>
      </w:tblPr>
      <w:tblGrid>
        <w:gridCol w:w="1951"/>
        <w:gridCol w:w="6804"/>
      </w:tblGrid>
      <w:tr w:rsidR="00824D47" w:rsidRPr="008E510D" w14:paraId="643758B7" w14:textId="77777777" w:rsidTr="007C1F9E">
        <w:tc>
          <w:tcPr>
            <w:tcW w:w="1951" w:type="dxa"/>
            <w:hideMark/>
          </w:tcPr>
          <w:p w14:paraId="590D1271" w14:textId="77777777" w:rsidR="00824D47" w:rsidRPr="008E510D" w:rsidRDefault="00824D47" w:rsidP="007C1F9E">
            <w:pPr>
              <w:jc w:val="both"/>
              <w:rPr>
                <w:b/>
                <w:bCs/>
              </w:rPr>
            </w:pPr>
            <w:r w:rsidRPr="008E510D">
              <w:rPr>
                <w:rStyle w:val="Fett"/>
              </w:rPr>
              <w:t>Requirements Class</w:t>
            </w:r>
          </w:p>
        </w:tc>
        <w:tc>
          <w:tcPr>
            <w:tcW w:w="6804" w:type="dxa"/>
            <w:hideMark/>
          </w:tcPr>
          <w:p w14:paraId="65896D6A" w14:textId="77777777" w:rsidR="00824D47" w:rsidRPr="008E510D" w:rsidRDefault="00D2586C" w:rsidP="007C1F9E">
            <w:pPr>
              <w:jc w:val="both"/>
              <w:rPr>
                <w:b/>
                <w:bCs/>
              </w:rPr>
            </w:pPr>
            <w:hyperlink r:id="rId49" w:history="1">
              <w:r w:rsidR="00824D47" w:rsidRPr="008E510D">
                <w:rPr>
                  <w:rStyle w:val="Hyperlink"/>
                  <w:b/>
                  <w:bCs/>
                </w:rPr>
                <w:t>/</w:t>
              </w:r>
              <w:proofErr w:type="spellStart"/>
              <w:r w:rsidR="00824D47" w:rsidRPr="008E510D">
                <w:rPr>
                  <w:rStyle w:val="Hyperlink"/>
                  <w:b/>
                  <w:bCs/>
                </w:rPr>
                <w:t>req</w:t>
              </w:r>
              <w:proofErr w:type="spellEnd"/>
              <w:r w:rsidR="00824D47" w:rsidRPr="008E510D">
                <w:rPr>
                  <w:rStyle w:val="Hyperlink"/>
                  <w:b/>
                  <w:bCs/>
                </w:rPr>
                <w:t>/</w:t>
              </w:r>
              <w:proofErr w:type="spellStart"/>
              <w:r w:rsidR="00824D47" w:rsidRPr="008E510D">
                <w:rPr>
                  <w:rStyle w:val="Hyperlink"/>
                  <w:b/>
                  <w:bCs/>
                </w:rPr>
                <w:t>hy_features_content</w:t>
              </w:r>
              <w:proofErr w:type="spellEnd"/>
            </w:hyperlink>
          </w:p>
        </w:tc>
      </w:tr>
      <w:tr w:rsidR="00824D47" w:rsidRPr="008E510D" w14:paraId="1EB48777" w14:textId="77777777" w:rsidTr="007C1F9E">
        <w:tc>
          <w:tcPr>
            <w:tcW w:w="1951" w:type="dxa"/>
            <w:hideMark/>
          </w:tcPr>
          <w:p w14:paraId="3A53632F" w14:textId="77777777" w:rsidR="00824D47" w:rsidRPr="008E510D" w:rsidRDefault="00824D47" w:rsidP="007C1F9E">
            <w:pPr>
              <w:jc w:val="both"/>
            </w:pPr>
            <w:r w:rsidRPr="008E510D">
              <w:t>Target type</w:t>
            </w:r>
          </w:p>
        </w:tc>
        <w:tc>
          <w:tcPr>
            <w:tcW w:w="6804" w:type="dxa"/>
            <w:hideMark/>
          </w:tcPr>
          <w:p w14:paraId="2C10E1D6" w14:textId="77777777" w:rsidR="00824D47" w:rsidRPr="008E510D" w:rsidRDefault="00824D47" w:rsidP="007C1F9E">
            <w:pPr>
              <w:jc w:val="both"/>
            </w:pPr>
            <w:r w:rsidRPr="008E510D">
              <w:t>Dataset</w:t>
            </w:r>
          </w:p>
        </w:tc>
      </w:tr>
      <w:tr w:rsidR="00824D47" w:rsidRPr="008E510D" w14:paraId="507574E3" w14:textId="77777777" w:rsidTr="007C1F9E">
        <w:tc>
          <w:tcPr>
            <w:tcW w:w="1951" w:type="dxa"/>
            <w:hideMark/>
          </w:tcPr>
          <w:p w14:paraId="0EBDA6F7" w14:textId="77777777" w:rsidR="00824D47" w:rsidRPr="008E510D" w:rsidRDefault="00824D47" w:rsidP="007C1F9E">
            <w:pPr>
              <w:jc w:val="both"/>
            </w:pPr>
            <w:r w:rsidRPr="008E510D">
              <w:t>Name</w:t>
            </w:r>
          </w:p>
        </w:tc>
        <w:tc>
          <w:tcPr>
            <w:tcW w:w="6804" w:type="dxa"/>
            <w:hideMark/>
          </w:tcPr>
          <w:p w14:paraId="1CBB1731" w14:textId="77777777" w:rsidR="00824D47" w:rsidRPr="008E510D" w:rsidRDefault="00824D47" w:rsidP="007C1F9E">
            <w:pPr>
              <w:jc w:val="both"/>
            </w:pPr>
            <w:r w:rsidRPr="008E510D">
              <w:t>HY_Features Data Conformance</w:t>
            </w:r>
          </w:p>
        </w:tc>
      </w:tr>
      <w:tr w:rsidR="00824D47" w:rsidRPr="008E510D" w14:paraId="4405CA87" w14:textId="77777777" w:rsidTr="007C1F9E">
        <w:tc>
          <w:tcPr>
            <w:tcW w:w="1951" w:type="dxa"/>
            <w:hideMark/>
          </w:tcPr>
          <w:p w14:paraId="45120A3F" w14:textId="77777777" w:rsidR="00824D47" w:rsidRPr="008E510D" w:rsidRDefault="00824D47" w:rsidP="007C1F9E">
            <w:pPr>
              <w:jc w:val="both"/>
            </w:pPr>
            <w:r w:rsidRPr="008E510D">
              <w:t>Dependency</w:t>
            </w:r>
          </w:p>
        </w:tc>
        <w:tc>
          <w:tcPr>
            <w:tcW w:w="6804" w:type="dxa"/>
            <w:hideMark/>
          </w:tcPr>
          <w:p w14:paraId="601FEE4C" w14:textId="77777777" w:rsidR="00824D47" w:rsidRPr="008E510D" w:rsidRDefault="00D2586C" w:rsidP="007C1F9E">
            <w:pPr>
              <w:jc w:val="both"/>
            </w:pPr>
            <w:hyperlink r:id="rId50" w:history="1">
              <w:r w:rsidR="00824D47" w:rsidRPr="008E510D">
                <w:rPr>
                  <w:rStyle w:val="Hyperlink"/>
                </w:rPr>
                <w:t>/</w:t>
              </w:r>
              <w:proofErr w:type="spellStart"/>
              <w:r w:rsidR="00824D47" w:rsidRPr="008E510D">
                <w:rPr>
                  <w:rStyle w:val="Hyperlink"/>
                </w:rPr>
                <w:t>req</w:t>
              </w:r>
              <w:proofErr w:type="spellEnd"/>
              <w:r w:rsidR="00824D47" w:rsidRPr="008E510D">
                <w:rPr>
                  <w:rStyle w:val="Hyperlink"/>
                </w:rPr>
                <w:t>/</w:t>
              </w:r>
              <w:proofErr w:type="spellStart"/>
              <w:r w:rsidR="00824D47" w:rsidRPr="008E510D">
                <w:rPr>
                  <w:rStyle w:val="Hyperlink"/>
                </w:rPr>
                <w:t>hy_features_conceptual_model</w:t>
              </w:r>
              <w:proofErr w:type="spellEnd"/>
            </w:hyperlink>
          </w:p>
        </w:tc>
      </w:tr>
      <w:tr w:rsidR="00824D47" w:rsidRPr="008E510D" w14:paraId="6215134C" w14:textId="77777777" w:rsidTr="007C1F9E">
        <w:tc>
          <w:tcPr>
            <w:tcW w:w="1951" w:type="dxa"/>
            <w:hideMark/>
          </w:tcPr>
          <w:p w14:paraId="2D376C9E" w14:textId="77777777" w:rsidR="00824D47" w:rsidRPr="008E510D" w:rsidRDefault="00824D47" w:rsidP="007C1F9E">
            <w:pPr>
              <w:jc w:val="both"/>
            </w:pPr>
            <w:r w:rsidRPr="008E510D">
              <w:t>Dependency</w:t>
            </w:r>
          </w:p>
        </w:tc>
        <w:tc>
          <w:tcPr>
            <w:tcW w:w="6804" w:type="dxa"/>
            <w:hideMark/>
          </w:tcPr>
          <w:p w14:paraId="424EBF7E" w14:textId="77777777" w:rsidR="00824D47" w:rsidRPr="008E510D" w:rsidRDefault="00D2586C" w:rsidP="007C1F9E">
            <w:pPr>
              <w:jc w:val="both"/>
            </w:pPr>
            <w:hyperlink r:id="rId51" w:history="1">
              <w:r w:rsidR="00824D47" w:rsidRPr="008E510D">
                <w:rPr>
                  <w:rStyle w:val="Hyperlink"/>
                </w:rPr>
                <w:t>/</w:t>
              </w:r>
              <w:proofErr w:type="spellStart"/>
              <w:r w:rsidR="00824D47" w:rsidRPr="008E510D">
                <w:rPr>
                  <w:rStyle w:val="Hyperlink"/>
                </w:rPr>
                <w:t>iso</w:t>
              </w:r>
              <w:proofErr w:type="spellEnd"/>
              <w:r w:rsidR="00824D47" w:rsidRPr="008E510D">
                <w:rPr>
                  <w:rStyle w:val="Hyperlink"/>
                </w:rPr>
                <w:t>/19109/</w:t>
              </w:r>
            </w:hyperlink>
          </w:p>
        </w:tc>
      </w:tr>
      <w:tr w:rsidR="00824D47" w:rsidRPr="008E510D" w14:paraId="65E52E0C" w14:textId="77777777" w:rsidTr="007C1F9E">
        <w:tc>
          <w:tcPr>
            <w:tcW w:w="1951" w:type="dxa"/>
            <w:hideMark/>
          </w:tcPr>
          <w:p w14:paraId="5D92323C" w14:textId="77777777" w:rsidR="00824D47" w:rsidRPr="008E510D" w:rsidRDefault="00824D47" w:rsidP="007C1F9E">
            <w:pPr>
              <w:jc w:val="both"/>
            </w:pPr>
            <w:r w:rsidRPr="008E510D">
              <w:t>Dependency</w:t>
            </w:r>
          </w:p>
        </w:tc>
        <w:tc>
          <w:tcPr>
            <w:tcW w:w="6804" w:type="dxa"/>
            <w:hideMark/>
          </w:tcPr>
          <w:p w14:paraId="4C9E09A7" w14:textId="77777777" w:rsidR="00824D47" w:rsidRPr="008E510D" w:rsidRDefault="00D2586C" w:rsidP="007C1F9E">
            <w:pPr>
              <w:jc w:val="both"/>
            </w:pPr>
            <w:hyperlink r:id="rId52" w:history="1">
              <w:r w:rsidR="00824D47" w:rsidRPr="008E510D">
                <w:rPr>
                  <w:rStyle w:val="Hyperlink"/>
                </w:rPr>
                <w:t>/</w:t>
              </w:r>
              <w:proofErr w:type="spellStart"/>
              <w:r w:rsidR="00824D47" w:rsidRPr="008E510D">
                <w:rPr>
                  <w:rStyle w:val="Hyperlink"/>
                </w:rPr>
                <w:t>iso</w:t>
              </w:r>
              <w:proofErr w:type="spellEnd"/>
              <w:r w:rsidR="00824D47" w:rsidRPr="008E510D">
                <w:rPr>
                  <w:rStyle w:val="Hyperlink"/>
                </w:rPr>
                <w:t>/19150/</w:t>
              </w:r>
            </w:hyperlink>
          </w:p>
        </w:tc>
      </w:tr>
      <w:tr w:rsidR="00824D47" w:rsidRPr="008E510D" w14:paraId="53163E41" w14:textId="77777777" w:rsidTr="007C1F9E">
        <w:tc>
          <w:tcPr>
            <w:tcW w:w="1951" w:type="dxa"/>
            <w:hideMark/>
          </w:tcPr>
          <w:p w14:paraId="24246F28" w14:textId="77777777" w:rsidR="00824D47" w:rsidRPr="008E510D" w:rsidRDefault="00824D47" w:rsidP="007C1F9E">
            <w:pPr>
              <w:jc w:val="both"/>
            </w:pPr>
            <w:r w:rsidRPr="008E510D">
              <w:t>Dependency</w:t>
            </w:r>
          </w:p>
        </w:tc>
        <w:tc>
          <w:tcPr>
            <w:tcW w:w="6804" w:type="dxa"/>
            <w:hideMark/>
          </w:tcPr>
          <w:p w14:paraId="24C9217B" w14:textId="77777777" w:rsidR="00824D47" w:rsidRPr="008E510D" w:rsidRDefault="00D2586C" w:rsidP="007C1F9E">
            <w:pPr>
              <w:jc w:val="both"/>
            </w:pPr>
            <w:hyperlink r:id="rId53" w:history="1">
              <w:r w:rsidR="00824D47" w:rsidRPr="008E510D">
                <w:rPr>
                  <w:rStyle w:val="Hyperlink"/>
                </w:rPr>
                <w:t>/</w:t>
              </w:r>
              <w:proofErr w:type="spellStart"/>
              <w:r w:rsidR="00824D47" w:rsidRPr="008E510D">
                <w:rPr>
                  <w:rStyle w:val="Hyperlink"/>
                </w:rPr>
                <w:t>iso</w:t>
              </w:r>
              <w:proofErr w:type="spellEnd"/>
              <w:r w:rsidR="00824D47" w:rsidRPr="008E510D">
                <w:rPr>
                  <w:rStyle w:val="Hyperlink"/>
                </w:rPr>
                <w:t>/19136/</w:t>
              </w:r>
            </w:hyperlink>
          </w:p>
        </w:tc>
      </w:tr>
      <w:tr w:rsidR="00824D47" w:rsidRPr="008E510D" w14:paraId="3174E38D" w14:textId="77777777" w:rsidTr="007C1F9E">
        <w:tc>
          <w:tcPr>
            <w:tcW w:w="1951" w:type="dxa"/>
            <w:hideMark/>
          </w:tcPr>
          <w:p w14:paraId="175F23E6" w14:textId="77777777" w:rsidR="00824D47" w:rsidRPr="00F57D4A" w:rsidRDefault="00824D47" w:rsidP="007C1F9E">
            <w:pPr>
              <w:jc w:val="both"/>
              <w:rPr>
                <w:highlight w:val="yellow"/>
              </w:rPr>
            </w:pPr>
            <w:r w:rsidRPr="00B149B7">
              <w:t>Requirement</w:t>
            </w:r>
          </w:p>
        </w:tc>
        <w:tc>
          <w:tcPr>
            <w:tcW w:w="6804" w:type="dxa"/>
            <w:hideMark/>
          </w:tcPr>
          <w:p w14:paraId="7EF9173E" w14:textId="21E2DFAF" w:rsidR="00824D47" w:rsidRPr="003E4BDF" w:rsidRDefault="003E4BDF" w:rsidP="007C1F9E">
            <w:pPr>
              <w:jc w:val="both"/>
              <w:rPr>
                <w:rStyle w:val="Hyperlink"/>
              </w:rPr>
            </w:pPr>
            <w:r w:rsidRPr="003E4BDF">
              <w:rPr>
                <w:color w:val="0000FF"/>
                <w:u w:val="single"/>
              </w:rPr>
              <w:t>/</w:t>
            </w:r>
            <w:proofErr w:type="spellStart"/>
            <w:r w:rsidRPr="003E4BDF">
              <w:rPr>
                <w:color w:val="0000FF"/>
                <w:u w:val="single"/>
              </w:rPr>
              <w:t>req</w:t>
            </w:r>
            <w:proofErr w:type="spellEnd"/>
            <w:r w:rsidRPr="003E4BDF">
              <w:rPr>
                <w:color w:val="0000FF"/>
                <w:u w:val="single"/>
              </w:rPr>
              <w:t xml:space="preserve">/ </w:t>
            </w:r>
            <w:proofErr w:type="spellStart"/>
            <w:r w:rsidRPr="003E4BDF">
              <w:rPr>
                <w:color w:val="0000FF"/>
                <w:u w:val="single"/>
              </w:rPr>
              <w:t>hy_features_conceptual_model</w:t>
            </w:r>
            <w:proofErr w:type="spellEnd"/>
            <w:r w:rsidRPr="003E4BDF">
              <w:rPr>
                <w:color w:val="0000FF"/>
                <w:u w:val="single"/>
              </w:rPr>
              <w:t>/identifiers</w:t>
            </w:r>
            <w:r w:rsidRPr="003E4BDF">
              <w:rPr>
                <w:color w:val="0000FF"/>
                <w:u w:val="single"/>
              </w:rPr>
              <w:fldChar w:fldCharType="begin"/>
            </w:r>
            <w:r w:rsidRPr="003E4BDF">
              <w:rPr>
                <w:color w:val="0000FF"/>
                <w:u w:val="single"/>
              </w:rPr>
              <w:instrText xml:space="preserve"> XE "/</w:instrText>
            </w:r>
            <w:proofErr w:type="spellStart"/>
            <w:r w:rsidRPr="003E4BDF">
              <w:rPr>
                <w:color w:val="0000FF"/>
                <w:u w:val="single"/>
              </w:rPr>
              <w:instrText>req</w:instrText>
            </w:r>
            <w:proofErr w:type="spellEnd"/>
            <w:r w:rsidRPr="003E4BDF">
              <w:rPr>
                <w:color w:val="0000FF"/>
                <w:u w:val="single"/>
              </w:rPr>
              <w:instrText xml:space="preserve">/ </w:instrText>
            </w:r>
            <w:proofErr w:type="spellStart"/>
            <w:r w:rsidRPr="003E4BDF">
              <w:rPr>
                <w:color w:val="0000FF"/>
                <w:u w:val="single"/>
              </w:rPr>
              <w:instrText>hy_features_conceptual_model</w:instrText>
            </w:r>
            <w:proofErr w:type="spellEnd"/>
            <w:r w:rsidRPr="003E4BDF">
              <w:rPr>
                <w:color w:val="0000FF"/>
                <w:u w:val="single"/>
              </w:rPr>
              <w:instrText xml:space="preserve">/identifiers" </w:instrText>
            </w:r>
            <w:r w:rsidRPr="003E4BDF">
              <w:rPr>
                <w:color w:val="0000FF"/>
                <w:u w:val="single"/>
              </w:rPr>
              <w:fldChar w:fldCharType="end"/>
            </w:r>
          </w:p>
          <w:p w14:paraId="37F0F1B1" w14:textId="5BF1805C" w:rsidR="00F941F9" w:rsidRPr="008E510D" w:rsidRDefault="00F941F9" w:rsidP="007C1F9E">
            <w:pPr>
              <w:jc w:val="both"/>
            </w:pPr>
            <w:r w:rsidRPr="00B149B7">
              <w:lastRenderedPageBreak/>
              <w:t xml:space="preserve">Implementations of HY_Features SHALL either </w:t>
            </w:r>
            <w:r w:rsidR="009B2B13" w:rsidRPr="00B149B7">
              <w:t xml:space="preserve">require the </w:t>
            </w:r>
            <w:r w:rsidRPr="00B149B7">
              <w:t xml:space="preserve">use </w:t>
            </w:r>
            <w:r w:rsidR="005F6C5B" w:rsidRPr="00B149B7">
              <w:t xml:space="preserve">of </w:t>
            </w:r>
            <w:r w:rsidRPr="00B149B7">
              <w:t>common identifiers for instances of Feature Types mapped to the same underlying HY_F</w:t>
            </w:r>
            <w:r w:rsidR="009B2B13" w:rsidRPr="00B149B7">
              <w:t>eatures Feature Type, OR require provision of</w:t>
            </w:r>
            <w:r w:rsidRPr="00B149B7">
              <w:t xml:space="preserve"> a mechanism to match identifiers from different identification schemes.</w:t>
            </w:r>
          </w:p>
        </w:tc>
      </w:tr>
    </w:tbl>
    <w:p w14:paraId="4F86F241" w14:textId="06965766" w:rsidR="00106C0B" w:rsidRPr="008E510D" w:rsidRDefault="00106C0B" w:rsidP="00450C77">
      <w:pPr>
        <w:pStyle w:val="StandardWeb"/>
        <w:jc w:val="both"/>
        <w:rPr>
          <w:lang w:val="en-US"/>
        </w:rPr>
      </w:pPr>
      <w:r w:rsidRPr="008E510D">
        <w:rPr>
          <w:lang w:val="en-US"/>
        </w:rPr>
        <w:lastRenderedPageBreak/>
        <w:t xml:space="preserve">As a conceptual model HY_Features does not specify conformance requirements regarding the structure of possible encodings. It does however specify that equivalence of feature instances can be expressed. The requirement that arises is therefore that the content of feature identification elements can be matched </w:t>
      </w:r>
      <w:r w:rsidR="00091BC3">
        <w:rPr>
          <w:lang w:val="en-US"/>
        </w:rPr>
        <w:t>among</w:t>
      </w:r>
      <w:r w:rsidRPr="008E510D">
        <w:rPr>
          <w:lang w:val="en-US"/>
        </w:rPr>
        <w:t xml:space="preserve"> implementations. This does not demand the use of identical identifiers across different implementations, but it does require that implementations provide a mechanism to match identifiers from different schemes.</w:t>
      </w:r>
    </w:p>
    <w:p w14:paraId="37811688" w14:textId="0FF86E39" w:rsidR="00106C0B" w:rsidRPr="008E510D" w:rsidRDefault="00106C0B" w:rsidP="00450C77">
      <w:pPr>
        <w:pStyle w:val="berschrift2"/>
        <w:jc w:val="both"/>
      </w:pPr>
      <w:bookmarkStart w:id="157" w:name="_Toc458775748"/>
      <w:bookmarkStart w:id="158" w:name="_Toc463963474"/>
      <w:r w:rsidRPr="008E510D">
        <w:t>The Hydro Feature application schema</w:t>
      </w:r>
      <w:bookmarkEnd w:id="157"/>
      <w:bookmarkEnd w:id="158"/>
    </w:p>
    <w:p w14:paraId="48306C19" w14:textId="3921D9C5" w:rsidR="00855EAF" w:rsidRDefault="00855EAF" w:rsidP="00855EAF">
      <w:pPr>
        <w:pStyle w:val="StandardWeb"/>
        <w:jc w:val="both"/>
        <w:rPr>
          <w:lang w:val="en-US"/>
        </w:rPr>
      </w:pPr>
      <w:r>
        <w:rPr>
          <w:lang w:val="en-US"/>
        </w:rPr>
        <w:t>The Hydro Feature application schema provides the core concepts of a named hydrologic feature</w:t>
      </w:r>
      <w:r w:rsidR="00024219">
        <w:rPr>
          <w:lang w:val="en-US"/>
        </w:rPr>
        <w:t xml:space="preserve"> (shown in Yellow)</w:t>
      </w:r>
      <w:r>
        <w:rPr>
          <w:lang w:val="en-US"/>
        </w:rPr>
        <w:t xml:space="preserve">, of a hydrologic complex </w:t>
      </w:r>
      <w:r w:rsidRPr="008E510D">
        <w:rPr>
          <w:lang w:val="en-US"/>
        </w:rPr>
        <w:t>where</w:t>
      </w:r>
      <w:r>
        <w:rPr>
          <w:lang w:val="en-US"/>
        </w:rPr>
        <w:t>in</w:t>
      </w:r>
      <w:r w:rsidRPr="008E510D">
        <w:rPr>
          <w:lang w:val="en-US"/>
        </w:rPr>
        <w:t xml:space="preserve"> the union of catchment and </w:t>
      </w:r>
      <w:r>
        <w:rPr>
          <w:lang w:val="en-US"/>
        </w:rPr>
        <w:t>its</w:t>
      </w:r>
      <w:r w:rsidRPr="008E510D">
        <w:rPr>
          <w:lang w:val="en-US"/>
        </w:rPr>
        <w:t xml:space="preserve"> c</w:t>
      </w:r>
      <w:r>
        <w:rPr>
          <w:lang w:val="en-US"/>
        </w:rPr>
        <w:t xml:space="preserve">ommon outlet (conceptualized as outfall) is multiple realized through a collection of </w:t>
      </w:r>
      <w:r w:rsidRPr="008E510D">
        <w:rPr>
          <w:lang w:val="en-US"/>
        </w:rPr>
        <w:t>hydrologic features</w:t>
      </w:r>
      <w:r w:rsidR="00024219">
        <w:rPr>
          <w:lang w:val="en-US"/>
        </w:rPr>
        <w:t xml:space="preserve"> (shown in Blue)</w:t>
      </w:r>
      <w:r>
        <w:rPr>
          <w:lang w:val="en-US"/>
        </w:rPr>
        <w:t xml:space="preserve">, and of a river positioning system which allows to place an arbitrary feature ‘along a river’ using a linear referencing </w:t>
      </w:r>
      <w:r w:rsidR="00024219">
        <w:rPr>
          <w:lang w:val="en-US"/>
        </w:rPr>
        <w:t xml:space="preserve">(shown in Green) </w:t>
      </w:r>
      <w:r>
        <w:rPr>
          <w:lang w:val="en-US"/>
        </w:rPr>
        <w:t>along a topological</w:t>
      </w:r>
      <w:r w:rsidR="00024219">
        <w:rPr>
          <w:lang w:val="en-US"/>
        </w:rPr>
        <w:t>,</w:t>
      </w:r>
      <w:r>
        <w:rPr>
          <w:lang w:val="en-US"/>
        </w:rPr>
        <w:t xml:space="preserve"> flowpath realization. </w:t>
      </w:r>
    </w:p>
    <w:p w14:paraId="5AEC6E28" w14:textId="77777777" w:rsidR="00F60DD4" w:rsidRDefault="00F60DD4" w:rsidP="00F60DD4">
      <w:pPr>
        <w:pStyle w:val="OGCFigure"/>
      </w:pPr>
      <w:r>
        <w:rPr>
          <w:noProof/>
        </w:rPr>
        <w:lastRenderedPageBreak/>
        <w:drawing>
          <wp:inline distT="0" distB="0" distL="0" distR="0" wp14:anchorId="239D546F" wp14:editId="1C4D4900">
            <wp:extent cx="5486400" cy="54864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486400" cy="5486400"/>
                    </a:xfrm>
                    <a:prstGeom prst="rect">
                      <a:avLst/>
                    </a:prstGeom>
                    <a:noFill/>
                    <a:ln>
                      <a:noFill/>
                    </a:ln>
                  </pic:spPr>
                </pic:pic>
              </a:graphicData>
            </a:graphic>
          </wp:inline>
        </w:drawing>
      </w:r>
    </w:p>
    <w:p w14:paraId="794162FE" w14:textId="28B81640" w:rsidR="00024219" w:rsidRDefault="00F60DD4" w:rsidP="00F60DD4">
      <w:pPr>
        <w:pStyle w:val="OGCFigure"/>
      </w:pPr>
      <w:bookmarkStart w:id="159" w:name="_Ref463955372"/>
      <w:bookmarkStart w:id="160" w:name="_Toc463963532"/>
      <w:r>
        <w:t xml:space="preserve">Figure </w:t>
      </w:r>
      <w:fldSimple w:instr=" SEQ Figure \* ARABIC ">
        <w:r w:rsidR="00F30A25">
          <w:rPr>
            <w:noProof/>
          </w:rPr>
          <w:t>19</w:t>
        </w:r>
      </w:fldSimple>
      <w:bookmarkEnd w:id="159"/>
      <w:r>
        <w:t>: Hydro Feature requirements Class Diagram</w:t>
      </w:r>
      <w:bookmarkEnd w:id="160"/>
      <w:r w:rsidRPr="008E510D">
        <w:t xml:space="preserve"> </w:t>
      </w:r>
    </w:p>
    <w:p w14:paraId="522E8F6F" w14:textId="77777777" w:rsidR="00F60DD4" w:rsidRPr="008E510D" w:rsidRDefault="00F60DD4" w:rsidP="00A35EAE">
      <w:pPr>
        <w:pStyle w:val="OGCFigure"/>
      </w:pPr>
    </w:p>
    <w:p w14:paraId="540B5C77" w14:textId="480E6146" w:rsidR="00855EAF" w:rsidRPr="00B149B7" w:rsidRDefault="00F66C26" w:rsidP="00EB5A8C">
      <w:pPr>
        <w:pStyle w:val="berschrift3"/>
      </w:pPr>
      <w:bookmarkStart w:id="161" w:name="_Toc463963475"/>
      <w:r>
        <w:t>R</w:t>
      </w:r>
      <w:r w:rsidR="00855EAF" w:rsidRPr="00B149B7">
        <w:t>equirements class: HY_HydroFeature</w:t>
      </w:r>
      <w:bookmarkEnd w:id="161"/>
    </w:p>
    <w:p w14:paraId="4BA4BBF1" w14:textId="75E950CC" w:rsidR="00024219" w:rsidRPr="00B149B7" w:rsidRDefault="00024219" w:rsidP="00A35EAE">
      <w:pPr>
        <w:jc w:val="both"/>
      </w:pPr>
      <w:r w:rsidRPr="00B149B7">
        <w:t xml:space="preserve">The general </w:t>
      </w:r>
      <w:r w:rsidR="00A35EAE">
        <w:t xml:space="preserve">requirements </w:t>
      </w:r>
      <w:r w:rsidR="00A35EAE" w:rsidRPr="00FA576C">
        <w:rPr>
          <w:color w:val="0000FF"/>
          <w:u w:val="single"/>
        </w:rPr>
        <w:fldChar w:fldCharType="begin"/>
      </w:r>
      <w:r w:rsidR="00A35EAE" w:rsidRPr="00FA576C">
        <w:rPr>
          <w:color w:val="0000FF"/>
          <w:u w:val="single"/>
        </w:rPr>
        <w:instrText xml:space="preserve"> REF mapping \h </w:instrText>
      </w:r>
      <w:r w:rsidR="00FA576C" w:rsidRPr="00FA576C">
        <w:rPr>
          <w:color w:val="0000FF"/>
          <w:u w:val="single"/>
        </w:rPr>
        <w:instrText xml:space="preserve"> \* MERGEFORMAT </w:instrText>
      </w:r>
      <w:r w:rsidR="00A35EAE" w:rsidRPr="00FA576C">
        <w:rPr>
          <w:color w:val="0000FF"/>
          <w:u w:val="single"/>
        </w:rPr>
      </w:r>
      <w:r w:rsidR="00A35EAE" w:rsidRPr="00FA576C">
        <w:rPr>
          <w:color w:val="0000FF"/>
          <w:u w:val="single"/>
        </w:rPr>
        <w:fldChar w:fldCharType="separate"/>
      </w:r>
      <w:r w:rsidR="001B5AD0" w:rsidRPr="001B5AD0">
        <w:rPr>
          <w:color w:val="0000FF"/>
          <w:u w:val="single"/>
        </w:rPr>
        <w:t>/</w:t>
      </w:r>
      <w:proofErr w:type="spellStart"/>
      <w:r w:rsidR="001B5AD0" w:rsidRPr="001B5AD0">
        <w:rPr>
          <w:color w:val="0000FF"/>
          <w:u w:val="single"/>
        </w:rPr>
        <w:t>req</w:t>
      </w:r>
      <w:proofErr w:type="spellEnd"/>
      <w:r w:rsidR="001B5AD0" w:rsidRPr="001B5AD0">
        <w:rPr>
          <w:color w:val="0000FF"/>
          <w:u w:val="single"/>
        </w:rPr>
        <w:t xml:space="preserve">/ </w:t>
      </w:r>
      <w:proofErr w:type="spellStart"/>
      <w:r w:rsidR="001B5AD0" w:rsidRPr="001B5AD0">
        <w:rPr>
          <w:color w:val="0000FF"/>
          <w:u w:val="single"/>
        </w:rPr>
        <w:t>hy_features_conceptual_model</w:t>
      </w:r>
      <w:proofErr w:type="spellEnd"/>
      <w:r w:rsidR="001B5AD0" w:rsidRPr="001B5AD0">
        <w:rPr>
          <w:color w:val="0000FF"/>
          <w:u w:val="single"/>
        </w:rPr>
        <w:t>/</w:t>
      </w:r>
      <w:r w:rsidR="001B5AD0" w:rsidRPr="009550C3">
        <w:t>mapping</w:t>
      </w:r>
      <w:r w:rsidR="00A35EAE" w:rsidRPr="00FA576C">
        <w:rPr>
          <w:color w:val="0000FF"/>
          <w:u w:val="single"/>
        </w:rPr>
        <w:fldChar w:fldCharType="end"/>
      </w:r>
      <w:r w:rsidR="00A35EAE">
        <w:t xml:space="preserve"> </w:t>
      </w:r>
      <w:r w:rsidRPr="00B149B7">
        <w:t xml:space="preserve">and </w:t>
      </w:r>
      <w:r w:rsidR="00A35EAE" w:rsidRPr="00FA576C">
        <w:rPr>
          <w:color w:val="0000FF"/>
          <w:u w:val="single"/>
        </w:rPr>
        <w:fldChar w:fldCharType="begin"/>
      </w:r>
      <w:r w:rsidR="00A35EAE" w:rsidRPr="00FA576C">
        <w:rPr>
          <w:color w:val="0000FF"/>
          <w:u w:val="single"/>
        </w:rPr>
        <w:instrText xml:space="preserve"> REF identifiers \h </w:instrText>
      </w:r>
      <w:r w:rsidR="00FA576C">
        <w:rPr>
          <w:color w:val="0000FF"/>
          <w:u w:val="single"/>
        </w:rPr>
        <w:instrText xml:space="preserve"> \* MERGEFORMAT </w:instrText>
      </w:r>
      <w:r w:rsidR="00A35EAE" w:rsidRPr="00FA576C">
        <w:rPr>
          <w:color w:val="0000FF"/>
          <w:u w:val="single"/>
        </w:rPr>
      </w:r>
      <w:r w:rsidR="00A35EAE" w:rsidRPr="00FA576C">
        <w:rPr>
          <w:color w:val="0000FF"/>
          <w:u w:val="single"/>
        </w:rPr>
        <w:fldChar w:fldCharType="separate"/>
      </w:r>
      <w:r w:rsidR="001B5AD0" w:rsidRPr="001B5AD0">
        <w:rPr>
          <w:color w:val="0000FF"/>
          <w:u w:val="single"/>
        </w:rPr>
        <w:t>/</w:t>
      </w:r>
      <w:proofErr w:type="spellStart"/>
      <w:r w:rsidR="001B5AD0" w:rsidRPr="001B5AD0">
        <w:rPr>
          <w:color w:val="0000FF"/>
          <w:u w:val="single"/>
        </w:rPr>
        <w:t>req</w:t>
      </w:r>
      <w:proofErr w:type="spellEnd"/>
      <w:r w:rsidR="001B5AD0" w:rsidRPr="001B5AD0">
        <w:rPr>
          <w:color w:val="0000FF"/>
          <w:u w:val="single"/>
        </w:rPr>
        <w:t xml:space="preserve">/ </w:t>
      </w:r>
      <w:proofErr w:type="spellStart"/>
      <w:r w:rsidR="001B5AD0" w:rsidRPr="001B5AD0">
        <w:rPr>
          <w:color w:val="0000FF"/>
          <w:u w:val="single"/>
        </w:rPr>
        <w:t>hy_features_conceptual_model</w:t>
      </w:r>
      <w:proofErr w:type="spellEnd"/>
      <w:r w:rsidR="001B5AD0" w:rsidRPr="001B5AD0">
        <w:rPr>
          <w:color w:val="0000FF"/>
          <w:u w:val="single"/>
        </w:rPr>
        <w:t>/</w:t>
      </w:r>
      <w:r w:rsidR="001B5AD0" w:rsidRPr="009550C3">
        <w:t>identifiers</w:t>
      </w:r>
      <w:r w:rsidR="00A35EAE" w:rsidRPr="00FA576C">
        <w:rPr>
          <w:color w:val="0000FF"/>
          <w:u w:val="single"/>
        </w:rPr>
        <w:fldChar w:fldCharType="end"/>
      </w:r>
      <w:r w:rsidRPr="00B149B7">
        <w:t xml:space="preserve"> defined in clause</w:t>
      </w:r>
      <w:r w:rsidR="00A35EAE">
        <w:t>s</w:t>
      </w:r>
      <w:r w:rsidRPr="00B149B7">
        <w:t xml:space="preserve"> </w:t>
      </w:r>
      <w:r w:rsidRPr="00B149B7">
        <w:fldChar w:fldCharType="begin"/>
      </w:r>
      <w:r w:rsidRPr="00B149B7">
        <w:instrText xml:space="preserve"> REF _Ref462332916 \r \h </w:instrText>
      </w:r>
      <w:r w:rsidR="00B149B7">
        <w:instrText xml:space="preserve"> \* MERGEFORMAT </w:instrText>
      </w:r>
      <w:r w:rsidRPr="00B149B7">
        <w:fldChar w:fldCharType="separate"/>
      </w:r>
      <w:r w:rsidR="001B5AD0">
        <w:t>7.2</w:t>
      </w:r>
      <w:r w:rsidRPr="00B149B7">
        <w:fldChar w:fldCharType="end"/>
      </w:r>
      <w:r w:rsidRPr="00B149B7">
        <w:t xml:space="preserve"> and </w:t>
      </w:r>
      <w:r w:rsidRPr="00B149B7">
        <w:fldChar w:fldCharType="begin"/>
      </w:r>
      <w:r w:rsidRPr="00B149B7">
        <w:instrText xml:space="preserve"> REF _Ref462332936 \r \h </w:instrText>
      </w:r>
      <w:r w:rsidR="00B149B7">
        <w:instrText xml:space="preserve"> \* MERGEFORMAT </w:instrText>
      </w:r>
      <w:r w:rsidRPr="00B149B7">
        <w:fldChar w:fldCharType="separate"/>
      </w:r>
      <w:r w:rsidR="001B5AD0">
        <w:t>7.3</w:t>
      </w:r>
      <w:r w:rsidRPr="00B149B7">
        <w:fldChar w:fldCharType="end"/>
      </w:r>
      <w:r w:rsidRPr="00B149B7">
        <w:t xml:space="preserve"> of this standard apply to all feature types (UML classes) defined in the Hydro Feature  core requirements class (</w:t>
      </w:r>
      <w:r w:rsidR="00F30A25">
        <w:fldChar w:fldCharType="begin"/>
      </w:r>
      <w:r w:rsidR="00F30A25">
        <w:instrText xml:space="preserve"> REF _Ref463955372 \h </w:instrText>
      </w:r>
      <w:r w:rsidR="00F30A25">
        <w:fldChar w:fldCharType="separate"/>
      </w:r>
      <w:r w:rsidR="00F30A25">
        <w:t xml:space="preserve">Figure </w:t>
      </w:r>
      <w:r w:rsidR="00F30A25">
        <w:rPr>
          <w:noProof/>
        </w:rPr>
        <w:t>19</w:t>
      </w:r>
      <w:r w:rsidR="00F30A25">
        <w:fldChar w:fldCharType="end"/>
      </w:r>
      <w:r w:rsidR="00A35EAE">
        <w:t>)</w:t>
      </w:r>
      <w:r w:rsidRPr="00B149B7">
        <w:t xml:space="preserve">. Additional requirements need to be considered with respect to correspondence to core data types as defined in ISO 19103:2005, geometry types as defined in the OGC Abstract Specification Topic 1, </w:t>
      </w:r>
      <w:r w:rsidR="00A35EAE">
        <w:t xml:space="preserve">to the </w:t>
      </w:r>
      <w:r w:rsidRPr="00B149B7">
        <w:t xml:space="preserve">Linear Coordinate System as defined in OGC Abstract Specification Topic 2, and </w:t>
      </w:r>
      <w:r w:rsidR="00A35EAE">
        <w:t>the</w:t>
      </w:r>
      <w:r w:rsidR="00A35EAE" w:rsidRPr="00B149B7">
        <w:t xml:space="preserve"> </w:t>
      </w:r>
      <w:r w:rsidR="00A35EAE">
        <w:t xml:space="preserve"> </w:t>
      </w:r>
      <w:r w:rsidRPr="00B149B7">
        <w:t xml:space="preserve">Linear Referencing as defined in OGC Abstract Specification Topic 19. </w:t>
      </w:r>
      <w:r w:rsidRPr="00B21FB6">
        <w:fldChar w:fldCharType="begin"/>
      </w:r>
      <w:r w:rsidRPr="00B149B7">
        <w:instrText xml:space="preserve"> REF _Ref462736672 \h </w:instrText>
      </w:r>
      <w:r w:rsidR="00B149B7">
        <w:instrText xml:space="preserve"> \* MERGEFORMAT </w:instrText>
      </w:r>
      <w:r w:rsidRPr="00B21FB6">
        <w:fldChar w:fldCharType="separate"/>
      </w:r>
      <w:r w:rsidR="00F30A25" w:rsidRPr="008E510D">
        <w:t xml:space="preserve">Figure </w:t>
      </w:r>
      <w:r w:rsidR="00F30A25">
        <w:rPr>
          <w:noProof/>
        </w:rPr>
        <w:t>20</w:t>
      </w:r>
      <w:r w:rsidRPr="00B21FB6">
        <w:fldChar w:fldCharType="end"/>
      </w:r>
      <w:r w:rsidRPr="00B149B7">
        <w:t xml:space="preserve"> shown the external dependencies.</w:t>
      </w:r>
    </w:p>
    <w:p w14:paraId="66D0FF3D" w14:textId="7ADCA471" w:rsidR="00EB5A8C" w:rsidRDefault="00024219" w:rsidP="00450C77">
      <w:pPr>
        <w:pStyle w:val="StandardWeb"/>
        <w:jc w:val="both"/>
        <w:rPr>
          <w:lang w:val="en-US"/>
        </w:rPr>
      </w:pPr>
      <w:r w:rsidRPr="00B149B7">
        <w:rPr>
          <w:lang w:val="en-US"/>
        </w:rPr>
        <w:t xml:space="preserve">If required, an implementation should use terms from the code lists in Annex B of this standard, defined specifically to conform to a terminology common in the hydrology </w:t>
      </w:r>
      <w:r w:rsidRPr="00B21FB6">
        <w:rPr>
          <w:lang w:val="en-US"/>
        </w:rPr>
        <w:lastRenderedPageBreak/>
        <w:t>domain. Note that alternative code lists may be used but should be related to the terms in using an appropriate formalism.</w:t>
      </w:r>
    </w:p>
    <w:tbl>
      <w:tblPr>
        <w:tblStyle w:val="Tabellenraster"/>
        <w:tblW w:w="0" w:type="auto"/>
        <w:tblLook w:val="04A0" w:firstRow="1" w:lastRow="0" w:firstColumn="1" w:lastColumn="0" w:noHBand="0" w:noVBand="1"/>
      </w:tblPr>
      <w:tblGrid>
        <w:gridCol w:w="1809"/>
        <w:gridCol w:w="6946"/>
      </w:tblGrid>
      <w:tr w:rsidR="003C144A" w:rsidRPr="008E510D" w14:paraId="6A03D43D" w14:textId="77777777" w:rsidTr="003C144A">
        <w:tc>
          <w:tcPr>
            <w:tcW w:w="1809" w:type="dxa"/>
            <w:hideMark/>
          </w:tcPr>
          <w:p w14:paraId="73301409" w14:textId="77777777" w:rsidR="003C144A" w:rsidRPr="008E510D" w:rsidRDefault="003C144A" w:rsidP="003C144A">
            <w:pPr>
              <w:jc w:val="both"/>
              <w:rPr>
                <w:b/>
                <w:bCs/>
              </w:rPr>
            </w:pPr>
            <w:r w:rsidRPr="008E510D">
              <w:rPr>
                <w:rStyle w:val="Fett"/>
              </w:rPr>
              <w:t>Requirements Class</w:t>
            </w:r>
          </w:p>
        </w:tc>
        <w:tc>
          <w:tcPr>
            <w:tcW w:w="6946" w:type="dxa"/>
            <w:hideMark/>
          </w:tcPr>
          <w:p w14:paraId="167D8FD6" w14:textId="61EED452" w:rsidR="003C144A" w:rsidRPr="008E510D" w:rsidRDefault="002A41A8" w:rsidP="003C144A">
            <w:pPr>
              <w:jc w:val="both"/>
              <w:rPr>
                <w:b/>
                <w:bCs/>
              </w:rPr>
            </w:pPr>
            <w:r w:rsidRPr="002A41A8">
              <w:rPr>
                <w:b/>
                <w:bCs/>
              </w:rPr>
              <w:t>/</w:t>
            </w:r>
            <w:proofErr w:type="spellStart"/>
            <w:r w:rsidRPr="002A41A8">
              <w:rPr>
                <w:b/>
                <w:bCs/>
              </w:rPr>
              <w:t>req</w:t>
            </w:r>
            <w:proofErr w:type="spellEnd"/>
            <w:r w:rsidRPr="002A41A8">
              <w:rPr>
                <w:b/>
                <w:bCs/>
              </w:rPr>
              <w:t>/</w:t>
            </w:r>
            <w:proofErr w:type="spellStart"/>
            <w:r w:rsidRPr="002A41A8">
              <w:rPr>
                <w:b/>
                <w:bCs/>
              </w:rPr>
              <w:t>hy_hydrofeature</w:t>
            </w:r>
            <w:proofErr w:type="spellEnd"/>
          </w:p>
        </w:tc>
      </w:tr>
      <w:tr w:rsidR="003C144A" w:rsidRPr="008E510D" w14:paraId="17D0C088" w14:textId="77777777" w:rsidTr="003C144A">
        <w:tc>
          <w:tcPr>
            <w:tcW w:w="1809" w:type="dxa"/>
            <w:hideMark/>
          </w:tcPr>
          <w:p w14:paraId="2FF21DA6" w14:textId="77777777" w:rsidR="003C144A" w:rsidRPr="008E510D" w:rsidRDefault="003C144A" w:rsidP="003C144A">
            <w:pPr>
              <w:jc w:val="both"/>
            </w:pPr>
            <w:r w:rsidRPr="008E510D">
              <w:t>Target type</w:t>
            </w:r>
          </w:p>
        </w:tc>
        <w:tc>
          <w:tcPr>
            <w:tcW w:w="6946" w:type="dxa"/>
            <w:hideMark/>
          </w:tcPr>
          <w:p w14:paraId="76683BF3" w14:textId="77777777" w:rsidR="003C144A" w:rsidRPr="008E510D" w:rsidRDefault="003C144A" w:rsidP="003C144A">
            <w:pPr>
              <w:jc w:val="both"/>
            </w:pPr>
            <w:r w:rsidRPr="008E510D">
              <w:t>Implementation Schema</w:t>
            </w:r>
          </w:p>
        </w:tc>
      </w:tr>
      <w:tr w:rsidR="003C144A" w:rsidRPr="008E510D" w14:paraId="31463F7C" w14:textId="77777777" w:rsidTr="003C144A">
        <w:tc>
          <w:tcPr>
            <w:tcW w:w="1809" w:type="dxa"/>
            <w:hideMark/>
          </w:tcPr>
          <w:p w14:paraId="3E76E06C" w14:textId="77777777" w:rsidR="003C144A" w:rsidRPr="008E510D" w:rsidRDefault="003C144A" w:rsidP="003C144A">
            <w:pPr>
              <w:jc w:val="both"/>
            </w:pPr>
            <w:r w:rsidRPr="008E510D">
              <w:t>Name</w:t>
            </w:r>
          </w:p>
        </w:tc>
        <w:tc>
          <w:tcPr>
            <w:tcW w:w="6946" w:type="dxa"/>
            <w:hideMark/>
          </w:tcPr>
          <w:p w14:paraId="718C5FDB" w14:textId="77777777" w:rsidR="003C144A" w:rsidRPr="008E510D" w:rsidRDefault="003C144A" w:rsidP="003C144A">
            <w:pPr>
              <w:jc w:val="both"/>
            </w:pPr>
            <w:r w:rsidRPr="008E510D">
              <w:t>HY_Features Conceptual Conformance</w:t>
            </w:r>
          </w:p>
        </w:tc>
      </w:tr>
      <w:tr w:rsidR="003C144A" w:rsidRPr="008E510D" w14:paraId="634A5A4C" w14:textId="77777777" w:rsidTr="003C144A">
        <w:tc>
          <w:tcPr>
            <w:tcW w:w="1809" w:type="dxa"/>
            <w:hideMark/>
          </w:tcPr>
          <w:p w14:paraId="4A0488A1" w14:textId="77777777" w:rsidR="003C144A" w:rsidRPr="008E510D" w:rsidRDefault="003C144A" w:rsidP="003C144A">
            <w:pPr>
              <w:jc w:val="both"/>
            </w:pPr>
            <w:r w:rsidRPr="008E510D">
              <w:t>Dependency</w:t>
            </w:r>
          </w:p>
        </w:tc>
        <w:tc>
          <w:tcPr>
            <w:tcW w:w="6946" w:type="dxa"/>
            <w:hideMark/>
          </w:tcPr>
          <w:p w14:paraId="2AFA66E6" w14:textId="1B862FFA" w:rsidR="003C144A" w:rsidRPr="008E510D" w:rsidRDefault="00E30BF1" w:rsidP="003C144A">
            <w:pPr>
              <w:jc w:val="both"/>
            </w:pPr>
            <w:r w:rsidRPr="00E30BF1">
              <w:rPr>
                <w:color w:val="0000FF"/>
                <w:u w:val="single"/>
              </w:rPr>
              <w:t>/</w:t>
            </w:r>
            <w:proofErr w:type="spellStart"/>
            <w:r w:rsidRPr="00E30BF1">
              <w:rPr>
                <w:color w:val="0000FF"/>
                <w:u w:val="single"/>
              </w:rPr>
              <w:t>iso</w:t>
            </w:r>
            <w:proofErr w:type="spellEnd"/>
            <w:r w:rsidRPr="00E30BF1">
              <w:rPr>
                <w:color w:val="0000FF"/>
                <w:u w:val="single"/>
              </w:rPr>
              <w:t>/19103/</w:t>
            </w:r>
          </w:p>
        </w:tc>
      </w:tr>
      <w:tr w:rsidR="003C144A" w:rsidRPr="008E510D" w14:paraId="78743D97" w14:textId="77777777" w:rsidTr="003C144A">
        <w:tc>
          <w:tcPr>
            <w:tcW w:w="1809" w:type="dxa"/>
            <w:hideMark/>
          </w:tcPr>
          <w:p w14:paraId="1C05A5D9" w14:textId="77777777" w:rsidR="003C144A" w:rsidRPr="008E510D" w:rsidRDefault="003C144A" w:rsidP="003C144A">
            <w:pPr>
              <w:jc w:val="both"/>
            </w:pPr>
            <w:r w:rsidRPr="008E510D">
              <w:t>Dependency</w:t>
            </w:r>
          </w:p>
        </w:tc>
        <w:tc>
          <w:tcPr>
            <w:tcW w:w="6946" w:type="dxa"/>
            <w:hideMark/>
          </w:tcPr>
          <w:p w14:paraId="1FB83274" w14:textId="5E581367" w:rsidR="003C144A" w:rsidRPr="008E510D" w:rsidRDefault="00E30BF1" w:rsidP="003C144A">
            <w:pPr>
              <w:jc w:val="both"/>
            </w:pPr>
            <w:r w:rsidRPr="00E30BF1">
              <w:rPr>
                <w:color w:val="0000FF"/>
                <w:u w:val="single"/>
              </w:rPr>
              <w:t>/doc/</w:t>
            </w:r>
            <w:r w:rsidR="003C144A" w:rsidRPr="00E30BF1">
              <w:rPr>
                <w:color w:val="0000FF"/>
                <w:u w:val="single"/>
              </w:rPr>
              <w:t>AS/Topic1</w:t>
            </w:r>
          </w:p>
        </w:tc>
      </w:tr>
      <w:tr w:rsidR="003C144A" w:rsidRPr="008E510D" w14:paraId="220ECFDD" w14:textId="77777777" w:rsidTr="003C144A">
        <w:tc>
          <w:tcPr>
            <w:tcW w:w="1809" w:type="dxa"/>
            <w:hideMark/>
          </w:tcPr>
          <w:p w14:paraId="26E18B9E" w14:textId="77777777" w:rsidR="003C144A" w:rsidRPr="008E510D" w:rsidRDefault="003C144A" w:rsidP="003C144A">
            <w:pPr>
              <w:jc w:val="both"/>
            </w:pPr>
            <w:r w:rsidRPr="008E510D">
              <w:t>Dependency</w:t>
            </w:r>
          </w:p>
        </w:tc>
        <w:tc>
          <w:tcPr>
            <w:tcW w:w="6946" w:type="dxa"/>
            <w:hideMark/>
          </w:tcPr>
          <w:p w14:paraId="35B5FF45" w14:textId="6118A72C" w:rsidR="00B21FB6" w:rsidRPr="008E510D" w:rsidRDefault="00E30BF1" w:rsidP="00B21FB6">
            <w:pPr>
              <w:jc w:val="both"/>
            </w:pPr>
            <w:r w:rsidRPr="00E30BF1">
              <w:rPr>
                <w:color w:val="0000FF"/>
                <w:u w:val="single"/>
              </w:rPr>
              <w:t>/doc/AS/Topic2</w:t>
            </w:r>
          </w:p>
        </w:tc>
      </w:tr>
      <w:tr w:rsidR="003C144A" w:rsidRPr="008E510D" w14:paraId="051BABB8" w14:textId="77777777" w:rsidTr="003C144A">
        <w:tc>
          <w:tcPr>
            <w:tcW w:w="1809" w:type="dxa"/>
            <w:hideMark/>
          </w:tcPr>
          <w:p w14:paraId="6EFE3350" w14:textId="7563E6CB" w:rsidR="003C144A" w:rsidRPr="008E510D" w:rsidRDefault="003C144A" w:rsidP="003C144A">
            <w:pPr>
              <w:jc w:val="both"/>
            </w:pPr>
            <w:r w:rsidRPr="008E510D">
              <w:t>Dependency</w:t>
            </w:r>
          </w:p>
        </w:tc>
        <w:tc>
          <w:tcPr>
            <w:tcW w:w="6946" w:type="dxa"/>
            <w:hideMark/>
          </w:tcPr>
          <w:p w14:paraId="290377E7" w14:textId="62C5DD8F" w:rsidR="003C144A" w:rsidRPr="008E510D" w:rsidRDefault="001B5AD0" w:rsidP="003C144A">
            <w:pPr>
              <w:jc w:val="both"/>
            </w:pPr>
            <w:r w:rsidRPr="00E30BF1">
              <w:rPr>
                <w:color w:val="0000FF"/>
                <w:u w:val="single"/>
              </w:rPr>
              <w:t>/doc/AS/Topic19</w:t>
            </w:r>
          </w:p>
        </w:tc>
      </w:tr>
      <w:tr w:rsidR="002A41A8" w:rsidRPr="00F57590" w14:paraId="546B3547" w14:textId="77777777" w:rsidTr="001708E4">
        <w:tc>
          <w:tcPr>
            <w:tcW w:w="1809" w:type="dxa"/>
            <w:hideMark/>
          </w:tcPr>
          <w:p w14:paraId="0BE9250E" w14:textId="77777777" w:rsidR="002A41A8" w:rsidRPr="00B21FB6" w:rsidRDefault="002A41A8" w:rsidP="001708E4">
            <w:pPr>
              <w:jc w:val="both"/>
            </w:pPr>
            <w:r w:rsidRPr="00B21FB6">
              <w:t>Requirement</w:t>
            </w:r>
          </w:p>
        </w:tc>
        <w:tc>
          <w:tcPr>
            <w:tcW w:w="6946" w:type="dxa"/>
            <w:hideMark/>
          </w:tcPr>
          <w:p w14:paraId="43058357" w14:textId="5A1234AA" w:rsidR="00B21FB6" w:rsidRPr="00E30BF1" w:rsidRDefault="00B21FB6" w:rsidP="006747CE">
            <w:pPr>
              <w:jc w:val="both"/>
              <w:rPr>
                <w:color w:val="0000FF"/>
                <w:u w:val="single"/>
              </w:rPr>
            </w:pPr>
            <w:r w:rsidRPr="00E30BF1">
              <w:rPr>
                <w:color w:val="0000FF"/>
                <w:u w:val="single"/>
              </w:rPr>
              <w:t>/</w:t>
            </w:r>
            <w:bookmarkStart w:id="162" w:name="ISO19103"/>
            <w:proofErr w:type="spellStart"/>
            <w:r w:rsidRPr="00E30BF1">
              <w:rPr>
                <w:color w:val="0000FF"/>
                <w:u w:val="single"/>
              </w:rPr>
              <w:t>req</w:t>
            </w:r>
            <w:proofErr w:type="spellEnd"/>
            <w:r w:rsidRPr="00E30BF1">
              <w:rPr>
                <w:color w:val="0000FF"/>
                <w:u w:val="single"/>
              </w:rPr>
              <w:t>/</w:t>
            </w:r>
            <w:proofErr w:type="spellStart"/>
            <w:r w:rsidRPr="00E30BF1">
              <w:rPr>
                <w:color w:val="0000FF"/>
                <w:u w:val="single"/>
              </w:rPr>
              <w:t>hy_hydrofeature</w:t>
            </w:r>
            <w:proofErr w:type="spellEnd"/>
            <w:r w:rsidRPr="00E30BF1">
              <w:rPr>
                <w:color w:val="0000FF"/>
                <w:u w:val="single"/>
              </w:rPr>
              <w:t>/19103</w:t>
            </w:r>
            <w:bookmarkEnd w:id="162"/>
            <w:r w:rsidR="003E4BDF">
              <w:rPr>
                <w:color w:val="0000FF"/>
                <w:u w:val="single"/>
              </w:rPr>
              <w:fldChar w:fldCharType="begin"/>
            </w:r>
            <w:r w:rsidR="003E4BDF">
              <w:instrText xml:space="preserve"> XE "</w:instrText>
            </w:r>
            <w:r w:rsidR="003E4BDF" w:rsidRPr="007A2E4A">
              <w:rPr>
                <w:color w:val="0000FF"/>
                <w:u w:val="single"/>
              </w:rPr>
              <w:instrText>/</w:instrText>
            </w:r>
            <w:proofErr w:type="spellStart"/>
            <w:r w:rsidR="003E4BDF" w:rsidRPr="007A2E4A">
              <w:rPr>
                <w:color w:val="0000FF"/>
                <w:u w:val="single"/>
              </w:rPr>
              <w:instrText>req</w:instrText>
            </w:r>
            <w:proofErr w:type="spellEnd"/>
            <w:r w:rsidR="003E4BDF" w:rsidRPr="007A2E4A">
              <w:rPr>
                <w:color w:val="0000FF"/>
                <w:u w:val="single"/>
              </w:rPr>
              <w:instrText>/</w:instrText>
            </w:r>
            <w:proofErr w:type="spellStart"/>
            <w:r w:rsidR="003E4BDF" w:rsidRPr="007A2E4A">
              <w:rPr>
                <w:color w:val="0000FF"/>
                <w:u w:val="single"/>
              </w:rPr>
              <w:instrText>hy_hydrofeature</w:instrText>
            </w:r>
            <w:proofErr w:type="spellEnd"/>
            <w:r w:rsidR="003E4BDF" w:rsidRPr="007A2E4A">
              <w:rPr>
                <w:color w:val="0000FF"/>
                <w:u w:val="single"/>
              </w:rPr>
              <w:instrText>/19103</w:instrText>
            </w:r>
            <w:r w:rsidR="003E4BDF">
              <w:instrText xml:space="preserve">" </w:instrText>
            </w:r>
            <w:r w:rsidR="003E4BDF">
              <w:rPr>
                <w:color w:val="0000FF"/>
                <w:u w:val="single"/>
              </w:rPr>
              <w:fldChar w:fldCharType="end"/>
            </w:r>
          </w:p>
          <w:p w14:paraId="3682D67C" w14:textId="37BDECD4" w:rsidR="002A41A8" w:rsidRPr="00B21FB6" w:rsidRDefault="005F6C5B" w:rsidP="00B71767">
            <w:pPr>
              <w:jc w:val="both"/>
            </w:pPr>
            <w:r w:rsidRPr="00B21FB6">
              <w:t xml:space="preserve">Implementations of HY_Features SHALL </w:t>
            </w:r>
            <w:r w:rsidR="00B71767">
              <w:rPr>
                <w:rFonts w:eastAsia="MS Mincho"/>
                <w:lang w:val="en-AU"/>
              </w:rPr>
              <w:t>express</w:t>
            </w:r>
            <w:r w:rsidR="00B71767" w:rsidRPr="00B21FB6">
              <w:rPr>
                <w:rFonts w:eastAsia="MS Mincho"/>
                <w:lang w:val="en-AU"/>
              </w:rPr>
              <w:t xml:space="preserve"> </w:t>
            </w:r>
            <w:r w:rsidRPr="00B21FB6">
              <w:rPr>
                <w:rFonts w:eastAsia="MS Mincho"/>
                <w:lang w:val="en-AU"/>
              </w:rPr>
              <w:t xml:space="preserve">correspondence to the </w:t>
            </w:r>
            <w:commentRangeStart w:id="163"/>
            <w:r w:rsidR="006747CE" w:rsidRPr="00B21FB6">
              <w:rPr>
                <w:rFonts w:eastAsia="MS Mincho"/>
                <w:lang w:val="en-AU"/>
              </w:rPr>
              <w:t>elements</w:t>
            </w:r>
            <w:commentRangeEnd w:id="163"/>
            <w:r w:rsidR="006747CE" w:rsidRPr="00B21FB6">
              <w:rPr>
                <w:rStyle w:val="Kommentarzeichen"/>
              </w:rPr>
              <w:commentReference w:id="163"/>
            </w:r>
            <w:r w:rsidRPr="00B21FB6">
              <w:rPr>
                <w:rFonts w:eastAsia="MS Mincho"/>
                <w:lang w:val="en-AU"/>
              </w:rPr>
              <w:t xml:space="preserve"> as specified in the ISO 19103: Conceptual </w:t>
            </w:r>
            <w:proofErr w:type="spellStart"/>
            <w:r w:rsidRPr="00B21FB6">
              <w:rPr>
                <w:rFonts w:eastAsia="MS Mincho"/>
                <w:lang w:val="en-AU"/>
              </w:rPr>
              <w:t>SchemaLanguage</w:t>
            </w:r>
            <w:proofErr w:type="spellEnd"/>
            <w:r w:rsidRPr="00B21FB6">
              <w:rPr>
                <w:rFonts w:eastAsia="MS Mincho"/>
                <w:lang w:val="en-AU"/>
              </w:rPr>
              <w:t>.</w:t>
            </w:r>
          </w:p>
        </w:tc>
      </w:tr>
      <w:tr w:rsidR="002A41A8" w:rsidRPr="00F57590" w14:paraId="67218259" w14:textId="77777777" w:rsidTr="001708E4">
        <w:tc>
          <w:tcPr>
            <w:tcW w:w="1809" w:type="dxa"/>
            <w:hideMark/>
          </w:tcPr>
          <w:p w14:paraId="2FE7C3A7" w14:textId="458C8130" w:rsidR="002A41A8" w:rsidRPr="00B21FB6" w:rsidRDefault="002A41A8" w:rsidP="001708E4">
            <w:pPr>
              <w:jc w:val="both"/>
            </w:pPr>
            <w:r w:rsidRPr="00B21FB6">
              <w:t>Requirement</w:t>
            </w:r>
          </w:p>
        </w:tc>
        <w:tc>
          <w:tcPr>
            <w:tcW w:w="6946" w:type="dxa"/>
            <w:hideMark/>
          </w:tcPr>
          <w:p w14:paraId="0692ABE5" w14:textId="75461127" w:rsidR="00B21FB6" w:rsidRPr="00893C90" w:rsidRDefault="00B21FB6" w:rsidP="006747CE">
            <w:pPr>
              <w:jc w:val="both"/>
              <w:rPr>
                <w:color w:val="0000FF"/>
                <w:u w:val="single"/>
              </w:rPr>
            </w:pPr>
            <w:bookmarkStart w:id="164" w:name="ASTOP1"/>
            <w:r w:rsidRPr="00893C90">
              <w:rPr>
                <w:color w:val="0000FF"/>
                <w:u w:val="single"/>
              </w:rPr>
              <w:t>/</w:t>
            </w:r>
            <w:proofErr w:type="spellStart"/>
            <w:r w:rsidRPr="00893C90">
              <w:rPr>
                <w:color w:val="0000FF"/>
                <w:u w:val="single"/>
              </w:rPr>
              <w:t>req</w:t>
            </w:r>
            <w:proofErr w:type="spellEnd"/>
            <w:r w:rsidRPr="00893C90">
              <w:rPr>
                <w:color w:val="0000FF"/>
                <w:u w:val="single"/>
              </w:rPr>
              <w:t>/</w:t>
            </w:r>
            <w:proofErr w:type="spellStart"/>
            <w:r w:rsidRPr="00893C90">
              <w:rPr>
                <w:color w:val="0000FF"/>
                <w:u w:val="single"/>
              </w:rPr>
              <w:t>hy_hydrofeature</w:t>
            </w:r>
            <w:proofErr w:type="spellEnd"/>
            <w:r w:rsidRPr="00893C90">
              <w:rPr>
                <w:color w:val="0000FF"/>
                <w:u w:val="single"/>
              </w:rPr>
              <w:t>/topic1</w:t>
            </w:r>
            <w:r w:rsidR="003E4BDF">
              <w:rPr>
                <w:color w:val="0000FF"/>
                <w:u w:val="single"/>
              </w:rPr>
              <w:fldChar w:fldCharType="begin"/>
            </w:r>
            <w:r w:rsidR="003E4BDF">
              <w:instrText xml:space="preserve"> XE "</w:instrText>
            </w:r>
            <w:r w:rsidR="003E4BDF" w:rsidRPr="007A2E4A">
              <w:rPr>
                <w:color w:val="0000FF"/>
                <w:u w:val="single"/>
              </w:rPr>
              <w:instrText>/</w:instrText>
            </w:r>
            <w:proofErr w:type="spellStart"/>
            <w:r w:rsidR="003E4BDF" w:rsidRPr="007A2E4A">
              <w:rPr>
                <w:color w:val="0000FF"/>
                <w:u w:val="single"/>
              </w:rPr>
              <w:instrText>req</w:instrText>
            </w:r>
            <w:proofErr w:type="spellEnd"/>
            <w:r w:rsidR="003E4BDF" w:rsidRPr="007A2E4A">
              <w:rPr>
                <w:color w:val="0000FF"/>
                <w:u w:val="single"/>
              </w:rPr>
              <w:instrText>/</w:instrText>
            </w:r>
            <w:proofErr w:type="spellStart"/>
            <w:r w:rsidR="003E4BDF" w:rsidRPr="007A2E4A">
              <w:rPr>
                <w:color w:val="0000FF"/>
                <w:u w:val="single"/>
              </w:rPr>
              <w:instrText>hy_hydrofeature</w:instrText>
            </w:r>
            <w:proofErr w:type="spellEnd"/>
            <w:r w:rsidR="003E4BDF" w:rsidRPr="007A2E4A">
              <w:rPr>
                <w:color w:val="0000FF"/>
                <w:u w:val="single"/>
              </w:rPr>
              <w:instrText>/topic1</w:instrText>
            </w:r>
            <w:r w:rsidR="003E4BDF">
              <w:instrText xml:space="preserve">" </w:instrText>
            </w:r>
            <w:r w:rsidR="003E4BDF">
              <w:rPr>
                <w:color w:val="0000FF"/>
                <w:u w:val="single"/>
              </w:rPr>
              <w:fldChar w:fldCharType="end"/>
            </w:r>
          </w:p>
          <w:bookmarkEnd w:id="164"/>
          <w:p w14:paraId="4BD28ABE" w14:textId="0C3360C7" w:rsidR="002A41A8" w:rsidRPr="00B21FB6" w:rsidRDefault="005F6C5B" w:rsidP="00B71767">
            <w:pPr>
              <w:jc w:val="both"/>
            </w:pPr>
            <w:r w:rsidRPr="00B21FB6">
              <w:t xml:space="preserve">Implementations of HY_Features SHALL </w:t>
            </w:r>
            <w:r w:rsidR="00B71767">
              <w:rPr>
                <w:rFonts w:eastAsia="MS Mincho"/>
                <w:lang w:val="en-AU"/>
              </w:rPr>
              <w:t>express</w:t>
            </w:r>
            <w:r w:rsidR="00B71767" w:rsidRPr="00B21FB6">
              <w:rPr>
                <w:rFonts w:eastAsia="MS Mincho"/>
                <w:lang w:val="en-AU"/>
              </w:rPr>
              <w:t xml:space="preserve"> </w:t>
            </w:r>
            <w:r w:rsidRPr="00B21FB6">
              <w:rPr>
                <w:rFonts w:eastAsia="MS Mincho"/>
                <w:lang w:val="en-AU"/>
              </w:rPr>
              <w:t xml:space="preserve">correspondence to </w:t>
            </w:r>
            <w:commentRangeStart w:id="165"/>
            <w:r w:rsidRPr="00B21FB6">
              <w:rPr>
                <w:rFonts w:eastAsia="MS Mincho"/>
                <w:lang w:val="en-AU"/>
              </w:rPr>
              <w:t xml:space="preserve">geometry types </w:t>
            </w:r>
            <w:commentRangeEnd w:id="165"/>
            <w:r w:rsidR="006747CE" w:rsidRPr="00B21FB6">
              <w:rPr>
                <w:rStyle w:val="Kommentarzeichen"/>
              </w:rPr>
              <w:commentReference w:id="165"/>
            </w:r>
            <w:r w:rsidRPr="00B21FB6">
              <w:rPr>
                <w:rFonts w:eastAsia="MS Mincho"/>
                <w:lang w:val="en-AU"/>
              </w:rPr>
              <w:t>specified in the OGC Abstract Specification Topic 1, Feature geometry.</w:t>
            </w:r>
          </w:p>
        </w:tc>
      </w:tr>
      <w:tr w:rsidR="002A41A8" w:rsidRPr="00F57590" w14:paraId="33E1108B" w14:textId="77777777" w:rsidTr="001708E4">
        <w:tc>
          <w:tcPr>
            <w:tcW w:w="1809" w:type="dxa"/>
            <w:hideMark/>
          </w:tcPr>
          <w:p w14:paraId="0B927CAF" w14:textId="43D91D60" w:rsidR="002A41A8" w:rsidRPr="00B21FB6" w:rsidRDefault="002A41A8" w:rsidP="001708E4">
            <w:pPr>
              <w:jc w:val="both"/>
            </w:pPr>
            <w:r w:rsidRPr="00B21FB6">
              <w:t>Requirement</w:t>
            </w:r>
          </w:p>
        </w:tc>
        <w:tc>
          <w:tcPr>
            <w:tcW w:w="6946" w:type="dxa"/>
            <w:hideMark/>
          </w:tcPr>
          <w:p w14:paraId="3B16C184" w14:textId="6A0FC7F8" w:rsidR="00B21FB6" w:rsidRPr="00893C90" w:rsidRDefault="00B21FB6" w:rsidP="006747CE">
            <w:pPr>
              <w:jc w:val="both"/>
              <w:rPr>
                <w:color w:val="0000FF"/>
                <w:u w:val="single"/>
              </w:rPr>
            </w:pPr>
            <w:bookmarkStart w:id="166" w:name="ASTOP2"/>
            <w:r w:rsidRPr="00893C90">
              <w:rPr>
                <w:color w:val="0000FF"/>
                <w:u w:val="single"/>
              </w:rPr>
              <w:t>/</w:t>
            </w:r>
            <w:proofErr w:type="spellStart"/>
            <w:r w:rsidRPr="00893C90">
              <w:rPr>
                <w:color w:val="0000FF"/>
                <w:u w:val="single"/>
              </w:rPr>
              <w:t>req</w:t>
            </w:r>
            <w:proofErr w:type="spellEnd"/>
            <w:r w:rsidRPr="00893C90">
              <w:rPr>
                <w:color w:val="0000FF"/>
                <w:u w:val="single"/>
              </w:rPr>
              <w:t>/</w:t>
            </w:r>
            <w:proofErr w:type="spellStart"/>
            <w:r w:rsidRPr="00893C90">
              <w:rPr>
                <w:color w:val="0000FF"/>
                <w:u w:val="single"/>
              </w:rPr>
              <w:t>hy_hydrofeature</w:t>
            </w:r>
            <w:proofErr w:type="spellEnd"/>
            <w:r w:rsidRPr="00893C90">
              <w:rPr>
                <w:color w:val="0000FF"/>
                <w:u w:val="single"/>
              </w:rPr>
              <w:t>/topic2</w:t>
            </w:r>
            <w:r w:rsidR="003E4BDF">
              <w:rPr>
                <w:color w:val="0000FF"/>
                <w:u w:val="single"/>
              </w:rPr>
              <w:fldChar w:fldCharType="begin"/>
            </w:r>
            <w:r w:rsidR="003E4BDF">
              <w:instrText xml:space="preserve"> XE "</w:instrText>
            </w:r>
            <w:r w:rsidR="003E4BDF" w:rsidRPr="007A2E4A">
              <w:rPr>
                <w:color w:val="0000FF"/>
                <w:u w:val="single"/>
              </w:rPr>
              <w:instrText>/</w:instrText>
            </w:r>
            <w:proofErr w:type="spellStart"/>
            <w:r w:rsidR="003E4BDF" w:rsidRPr="007A2E4A">
              <w:rPr>
                <w:color w:val="0000FF"/>
                <w:u w:val="single"/>
              </w:rPr>
              <w:instrText>req</w:instrText>
            </w:r>
            <w:proofErr w:type="spellEnd"/>
            <w:r w:rsidR="003E4BDF" w:rsidRPr="007A2E4A">
              <w:rPr>
                <w:color w:val="0000FF"/>
                <w:u w:val="single"/>
              </w:rPr>
              <w:instrText>/</w:instrText>
            </w:r>
            <w:proofErr w:type="spellStart"/>
            <w:r w:rsidR="003E4BDF" w:rsidRPr="007A2E4A">
              <w:rPr>
                <w:color w:val="0000FF"/>
                <w:u w:val="single"/>
              </w:rPr>
              <w:instrText>hy_hydrofeature</w:instrText>
            </w:r>
            <w:proofErr w:type="spellEnd"/>
            <w:r w:rsidR="003E4BDF" w:rsidRPr="007A2E4A">
              <w:rPr>
                <w:color w:val="0000FF"/>
                <w:u w:val="single"/>
              </w:rPr>
              <w:instrText>/topic2</w:instrText>
            </w:r>
            <w:r w:rsidR="003E4BDF">
              <w:instrText xml:space="preserve">" </w:instrText>
            </w:r>
            <w:r w:rsidR="003E4BDF">
              <w:rPr>
                <w:color w:val="0000FF"/>
                <w:u w:val="single"/>
              </w:rPr>
              <w:fldChar w:fldCharType="end"/>
            </w:r>
          </w:p>
          <w:bookmarkEnd w:id="166"/>
          <w:p w14:paraId="7CF09069" w14:textId="2A146B04" w:rsidR="002A41A8" w:rsidRPr="00B21FB6" w:rsidRDefault="005F6C5B" w:rsidP="00B71767">
            <w:pPr>
              <w:jc w:val="both"/>
            </w:pPr>
            <w:r w:rsidRPr="00B21FB6">
              <w:t xml:space="preserve">Implementations of HY_Features SHALL </w:t>
            </w:r>
            <w:r w:rsidR="00B71767">
              <w:rPr>
                <w:rFonts w:eastAsia="MS Mincho"/>
                <w:lang w:val="en-AU"/>
              </w:rPr>
              <w:t>express</w:t>
            </w:r>
            <w:r w:rsidR="00B71767" w:rsidRPr="00B21FB6">
              <w:rPr>
                <w:rFonts w:eastAsia="MS Mincho"/>
                <w:lang w:val="en-AU"/>
              </w:rPr>
              <w:t xml:space="preserve"> </w:t>
            </w:r>
            <w:r w:rsidRPr="00B21FB6">
              <w:rPr>
                <w:rFonts w:eastAsia="MS Mincho"/>
                <w:lang w:val="en-AU"/>
              </w:rPr>
              <w:t xml:space="preserve">correspondence to </w:t>
            </w:r>
            <w:r w:rsidR="006747CE" w:rsidRPr="00B21FB6">
              <w:rPr>
                <w:rFonts w:eastAsia="MS Mincho"/>
                <w:lang w:val="en-AU"/>
              </w:rPr>
              <w:t xml:space="preserve">the </w:t>
            </w:r>
            <w:commentRangeStart w:id="167"/>
            <w:r w:rsidR="006747CE" w:rsidRPr="00B21FB6">
              <w:rPr>
                <w:rFonts w:eastAsia="MS Mincho"/>
                <w:lang w:val="en-AU"/>
              </w:rPr>
              <w:t>CS_</w:t>
            </w:r>
            <w:r w:rsidRPr="00B21FB6">
              <w:rPr>
                <w:rFonts w:eastAsia="MS Mincho"/>
                <w:lang w:val="en-AU"/>
              </w:rPr>
              <w:t>LinearC</w:t>
            </w:r>
            <w:r w:rsidR="006747CE" w:rsidRPr="00B21FB6">
              <w:rPr>
                <w:rFonts w:eastAsia="MS Mincho"/>
                <w:lang w:val="en-AU"/>
              </w:rPr>
              <w:t>S</w:t>
            </w:r>
            <w:r w:rsidRPr="00B21FB6">
              <w:rPr>
                <w:rFonts w:eastAsia="MS Mincho"/>
                <w:lang w:val="en-AU"/>
              </w:rPr>
              <w:t xml:space="preserve"> </w:t>
            </w:r>
            <w:commentRangeEnd w:id="167"/>
            <w:r w:rsidR="006747CE" w:rsidRPr="00B21FB6">
              <w:rPr>
                <w:rStyle w:val="Kommentarzeichen"/>
              </w:rPr>
              <w:commentReference w:id="167"/>
            </w:r>
            <w:r w:rsidRPr="00B21FB6">
              <w:rPr>
                <w:rFonts w:eastAsia="MS Mincho"/>
                <w:lang w:val="en-AU"/>
              </w:rPr>
              <w:t xml:space="preserve">type </w:t>
            </w:r>
            <w:r w:rsidR="00875418" w:rsidRPr="00B21FB6">
              <w:rPr>
                <w:rFonts w:eastAsia="MS Mincho"/>
                <w:lang w:val="en-AU"/>
              </w:rPr>
              <w:t>defined</w:t>
            </w:r>
            <w:r w:rsidRPr="00B21FB6">
              <w:rPr>
                <w:rFonts w:eastAsia="MS Mincho"/>
                <w:lang w:val="en-AU"/>
              </w:rPr>
              <w:t xml:space="preserve"> in the OGC Abstract Specification Topic 2, </w:t>
            </w:r>
            <w:r w:rsidR="00B21FB6" w:rsidRPr="00B21FB6">
              <w:t>Spatial referencing by coordinates</w:t>
            </w:r>
            <w:r w:rsidRPr="00B21FB6">
              <w:rPr>
                <w:rFonts w:eastAsia="MS Mincho"/>
                <w:lang w:val="en-AU"/>
              </w:rPr>
              <w:t>.</w:t>
            </w:r>
          </w:p>
        </w:tc>
      </w:tr>
      <w:tr w:rsidR="003C144A" w:rsidRPr="008E510D" w14:paraId="6B0E3865" w14:textId="77777777" w:rsidTr="003C144A">
        <w:tc>
          <w:tcPr>
            <w:tcW w:w="1809" w:type="dxa"/>
            <w:hideMark/>
          </w:tcPr>
          <w:p w14:paraId="11975A4F" w14:textId="730AA829" w:rsidR="003C144A" w:rsidRPr="00B21FB6" w:rsidRDefault="003C144A" w:rsidP="003C144A">
            <w:pPr>
              <w:jc w:val="both"/>
            </w:pPr>
            <w:r w:rsidRPr="00B21FB6">
              <w:t>Requirement</w:t>
            </w:r>
          </w:p>
        </w:tc>
        <w:tc>
          <w:tcPr>
            <w:tcW w:w="6946" w:type="dxa"/>
            <w:hideMark/>
          </w:tcPr>
          <w:p w14:paraId="4183A6A6" w14:textId="204BE001" w:rsidR="00B21FB6" w:rsidRPr="00893C90" w:rsidRDefault="00B21FB6" w:rsidP="00875418">
            <w:pPr>
              <w:jc w:val="both"/>
              <w:rPr>
                <w:color w:val="0000FF"/>
                <w:u w:val="single"/>
              </w:rPr>
            </w:pPr>
            <w:bookmarkStart w:id="168" w:name="ASTOP19"/>
            <w:r w:rsidRPr="00893C90">
              <w:rPr>
                <w:color w:val="0000FF"/>
                <w:u w:val="single"/>
              </w:rPr>
              <w:t>/</w:t>
            </w:r>
            <w:bookmarkStart w:id="169" w:name="req"/>
            <w:proofErr w:type="spellStart"/>
            <w:r w:rsidRPr="00893C90">
              <w:rPr>
                <w:color w:val="0000FF"/>
                <w:u w:val="single"/>
              </w:rPr>
              <w:t>req</w:t>
            </w:r>
            <w:bookmarkEnd w:id="169"/>
            <w:proofErr w:type="spellEnd"/>
            <w:r w:rsidRPr="00893C90">
              <w:rPr>
                <w:color w:val="0000FF"/>
                <w:u w:val="single"/>
              </w:rPr>
              <w:t>/</w:t>
            </w:r>
            <w:proofErr w:type="spellStart"/>
            <w:r w:rsidRPr="00893C90">
              <w:rPr>
                <w:color w:val="0000FF"/>
                <w:u w:val="single"/>
              </w:rPr>
              <w:t>hy_hydrofeature</w:t>
            </w:r>
            <w:proofErr w:type="spellEnd"/>
            <w:r w:rsidRPr="00893C90">
              <w:rPr>
                <w:color w:val="0000FF"/>
                <w:u w:val="single"/>
              </w:rPr>
              <w:t>/topic19</w:t>
            </w:r>
            <w:r w:rsidR="003E4BDF">
              <w:rPr>
                <w:color w:val="0000FF"/>
                <w:u w:val="single"/>
              </w:rPr>
              <w:fldChar w:fldCharType="begin"/>
            </w:r>
            <w:r w:rsidR="003E4BDF">
              <w:instrText xml:space="preserve"> XE "</w:instrText>
            </w:r>
            <w:r w:rsidR="003E4BDF" w:rsidRPr="007A2E4A">
              <w:rPr>
                <w:color w:val="0000FF"/>
                <w:u w:val="single"/>
              </w:rPr>
              <w:instrText>/</w:instrText>
            </w:r>
            <w:proofErr w:type="spellStart"/>
            <w:r w:rsidR="003E4BDF" w:rsidRPr="007A2E4A">
              <w:rPr>
                <w:color w:val="0000FF"/>
                <w:u w:val="single"/>
              </w:rPr>
              <w:instrText>req</w:instrText>
            </w:r>
            <w:proofErr w:type="spellEnd"/>
            <w:r w:rsidR="003E4BDF" w:rsidRPr="007A2E4A">
              <w:rPr>
                <w:color w:val="0000FF"/>
                <w:u w:val="single"/>
              </w:rPr>
              <w:instrText>/</w:instrText>
            </w:r>
            <w:proofErr w:type="spellStart"/>
            <w:r w:rsidR="003E4BDF" w:rsidRPr="007A2E4A">
              <w:rPr>
                <w:color w:val="0000FF"/>
                <w:u w:val="single"/>
              </w:rPr>
              <w:instrText>hy_hydrofeature</w:instrText>
            </w:r>
            <w:proofErr w:type="spellEnd"/>
            <w:r w:rsidR="003E4BDF" w:rsidRPr="007A2E4A">
              <w:rPr>
                <w:color w:val="0000FF"/>
                <w:u w:val="single"/>
              </w:rPr>
              <w:instrText>/topic19</w:instrText>
            </w:r>
            <w:r w:rsidR="003E4BDF">
              <w:instrText xml:space="preserve">" </w:instrText>
            </w:r>
            <w:r w:rsidR="003E4BDF">
              <w:rPr>
                <w:color w:val="0000FF"/>
                <w:u w:val="single"/>
              </w:rPr>
              <w:fldChar w:fldCharType="end"/>
            </w:r>
          </w:p>
          <w:bookmarkEnd w:id="168"/>
          <w:p w14:paraId="4B3FD654" w14:textId="6C5A3F2F" w:rsidR="003C144A" w:rsidRPr="008E510D" w:rsidRDefault="005F6C5B" w:rsidP="00B71767">
            <w:pPr>
              <w:jc w:val="both"/>
            </w:pPr>
            <w:r w:rsidRPr="00B21FB6">
              <w:t xml:space="preserve">Implementations of HY_Features SHALL </w:t>
            </w:r>
            <w:r w:rsidR="00B71767">
              <w:rPr>
                <w:rFonts w:eastAsia="MS Mincho"/>
                <w:lang w:val="en-AU"/>
              </w:rPr>
              <w:t>express</w:t>
            </w:r>
            <w:r w:rsidR="00B71767" w:rsidRPr="00B21FB6">
              <w:rPr>
                <w:rFonts w:eastAsia="MS Mincho"/>
                <w:lang w:val="en-AU"/>
              </w:rPr>
              <w:t xml:space="preserve"> </w:t>
            </w:r>
            <w:r w:rsidRPr="00B21FB6">
              <w:rPr>
                <w:rFonts w:eastAsia="MS Mincho"/>
                <w:lang w:val="en-AU"/>
              </w:rPr>
              <w:t xml:space="preserve">correspondence to </w:t>
            </w:r>
            <w:commentRangeStart w:id="170"/>
            <w:r w:rsidRPr="00B21FB6">
              <w:rPr>
                <w:rFonts w:eastAsia="MS Mincho"/>
                <w:lang w:val="en-AU"/>
              </w:rPr>
              <w:t>L</w:t>
            </w:r>
            <w:r w:rsidR="006747CE" w:rsidRPr="00B21FB6">
              <w:rPr>
                <w:rFonts w:eastAsia="MS Mincho"/>
                <w:lang w:val="en-AU"/>
              </w:rPr>
              <w:t>inear R</w:t>
            </w:r>
            <w:r w:rsidRPr="00B21FB6">
              <w:rPr>
                <w:rFonts w:eastAsia="MS Mincho"/>
                <w:lang w:val="en-AU"/>
              </w:rPr>
              <w:t xml:space="preserve">eferencing </w:t>
            </w:r>
            <w:commentRangeEnd w:id="170"/>
            <w:r w:rsidR="006747CE" w:rsidRPr="00B21FB6">
              <w:rPr>
                <w:rStyle w:val="Kommentarzeichen"/>
              </w:rPr>
              <w:commentReference w:id="170"/>
            </w:r>
            <w:r w:rsidR="006747CE" w:rsidRPr="00B21FB6">
              <w:rPr>
                <w:rFonts w:eastAsia="MS Mincho"/>
                <w:lang w:val="en-AU"/>
              </w:rPr>
              <w:t xml:space="preserve">model </w:t>
            </w:r>
            <w:r w:rsidRPr="00B21FB6">
              <w:rPr>
                <w:rFonts w:eastAsia="MS Mincho"/>
                <w:lang w:val="en-AU"/>
              </w:rPr>
              <w:t>specified in the OGC Abstract Specification Topic 1</w:t>
            </w:r>
            <w:r w:rsidR="00875418" w:rsidRPr="00B21FB6">
              <w:rPr>
                <w:rFonts w:eastAsia="MS Mincho"/>
                <w:lang w:val="en-AU"/>
              </w:rPr>
              <w:t>9</w:t>
            </w:r>
            <w:r w:rsidRPr="00B21FB6">
              <w:rPr>
                <w:rFonts w:eastAsia="MS Mincho"/>
                <w:lang w:val="en-AU"/>
              </w:rPr>
              <w:t xml:space="preserve">, </w:t>
            </w:r>
            <w:r w:rsidR="00875418" w:rsidRPr="00B21FB6">
              <w:rPr>
                <w:rFonts w:eastAsia="MS Mincho"/>
                <w:lang w:val="en-AU"/>
              </w:rPr>
              <w:t>Linear referencing</w:t>
            </w:r>
            <w:r w:rsidRPr="00B21FB6">
              <w:rPr>
                <w:rFonts w:eastAsia="MS Mincho"/>
                <w:lang w:val="en-AU"/>
              </w:rPr>
              <w:t>.</w:t>
            </w:r>
          </w:p>
        </w:tc>
      </w:tr>
    </w:tbl>
    <w:p w14:paraId="5182A09A" w14:textId="729D1361" w:rsidR="00534974" w:rsidRPr="008E510D" w:rsidRDefault="00534974" w:rsidP="00F57590">
      <w:pPr>
        <w:pStyle w:val="OGCFigure"/>
      </w:pPr>
      <w:r w:rsidRPr="008E510D">
        <w:rPr>
          <w:noProof/>
        </w:rPr>
        <w:lastRenderedPageBreak/>
        <w:drawing>
          <wp:inline distT="0" distB="0" distL="0" distR="0" wp14:anchorId="1D23DD8A" wp14:editId="03F6A66B">
            <wp:extent cx="5486400" cy="3214048"/>
            <wp:effectExtent l="0" t="0" r="0" b="5715"/>
            <wp:docPr id="18" name="Grafik 18" descr="https://raw.githubusercontent.com/opengeospatial/HY_Features/master/figs/fig18.png?token=AQBAr0d8bMj0ryCRY6_EktEmmpEEOxT9ks5Xtuu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raw.githubusercontent.com/opengeospatial/HY_Features/master/figs/fig18.png?token=AQBAr0d8bMj0ryCRY6_EktEmmpEEOxT9ks5XtuuVwA%3D%3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3214048"/>
                    </a:xfrm>
                    <a:prstGeom prst="rect">
                      <a:avLst/>
                    </a:prstGeom>
                    <a:noFill/>
                    <a:ln>
                      <a:noFill/>
                    </a:ln>
                  </pic:spPr>
                </pic:pic>
              </a:graphicData>
            </a:graphic>
          </wp:inline>
        </w:drawing>
      </w:r>
    </w:p>
    <w:p w14:paraId="1B5814D5" w14:textId="12CD8684" w:rsidR="00534974" w:rsidRDefault="00534974" w:rsidP="00534974">
      <w:pPr>
        <w:pStyle w:val="OGCFigure"/>
      </w:pPr>
      <w:bookmarkStart w:id="171" w:name="_Ref462736672"/>
      <w:bookmarkStart w:id="172" w:name="_Toc463963533"/>
      <w:r w:rsidRPr="008E510D">
        <w:t xml:space="preserve">Figure </w:t>
      </w:r>
      <w:fldSimple w:instr=" SEQ Figure \* ARABIC ">
        <w:r w:rsidR="00F30A25">
          <w:rPr>
            <w:noProof/>
          </w:rPr>
          <w:t>20</w:t>
        </w:r>
      </w:fldSimple>
      <w:bookmarkEnd w:id="171"/>
      <w:r w:rsidRPr="008E510D">
        <w:t>: Hydro Feature – external dependencies</w:t>
      </w:r>
      <w:bookmarkEnd w:id="172"/>
    </w:p>
    <w:p w14:paraId="6EB21525" w14:textId="012473EB" w:rsidR="0060713B" w:rsidRPr="008E510D" w:rsidRDefault="00997CEC" w:rsidP="0060713B">
      <w:pPr>
        <w:pStyle w:val="StandardWeb"/>
        <w:jc w:val="both"/>
        <w:rPr>
          <w:lang w:val="en-US"/>
        </w:rPr>
      </w:pPr>
      <w:r w:rsidRPr="00E30BF1">
        <w:rPr>
          <w:lang w:val="en-US"/>
        </w:rPr>
        <w:t>The HY_HydroFeature feature type is defined as hydrology-specific instance of the</w:t>
      </w:r>
      <w:r w:rsidR="0060713B" w:rsidRPr="00E30BF1">
        <w:rPr>
          <w:lang w:val="en-US"/>
        </w:rPr>
        <w:t xml:space="preserve"> General Feature </w:t>
      </w:r>
      <w:proofErr w:type="spellStart"/>
      <w:r w:rsidR="0060713B" w:rsidRPr="00E30BF1">
        <w:rPr>
          <w:lang w:val="en-US"/>
        </w:rPr>
        <w:t>metaclass</w:t>
      </w:r>
      <w:proofErr w:type="spellEnd"/>
      <w:r w:rsidRPr="00E30BF1">
        <w:rPr>
          <w:lang w:val="en-US"/>
        </w:rPr>
        <w:t xml:space="preserve"> (</w:t>
      </w:r>
      <w:r w:rsidR="00855EAF" w:rsidRPr="00E30BF1">
        <w:rPr>
          <w:lang w:val="en-US"/>
        </w:rPr>
        <w:t xml:space="preserve">as </w:t>
      </w:r>
      <w:r w:rsidRPr="00E30BF1">
        <w:rPr>
          <w:lang w:val="en-US"/>
        </w:rPr>
        <w:t>defined in the OGC General Feature Model, GFM)</w:t>
      </w:r>
      <w:r w:rsidR="0060713B" w:rsidRPr="00E30BF1">
        <w:rPr>
          <w:lang w:val="en-US"/>
        </w:rPr>
        <w:t>, whose identity needs to be maintained and tracked through a processing chain from measurement to distribution of hydrologic information.</w:t>
      </w:r>
    </w:p>
    <w:p w14:paraId="1A0B9053" w14:textId="0504553D" w:rsidR="001708E4" w:rsidRPr="008E510D" w:rsidRDefault="001708E4" w:rsidP="001708E4">
      <w:pPr>
        <w:pStyle w:val="StandardWeb"/>
        <w:jc w:val="both"/>
        <w:rPr>
          <w:lang w:val="en-US"/>
        </w:rPr>
      </w:pPr>
      <w:r>
        <w:rPr>
          <w:lang w:val="en-US"/>
        </w:rPr>
        <w:t xml:space="preserve">Being an intended instance of the General Feature </w:t>
      </w:r>
      <w:proofErr w:type="spellStart"/>
      <w:r>
        <w:rPr>
          <w:lang w:val="en-US"/>
        </w:rPr>
        <w:t>metaclass</w:t>
      </w:r>
      <w:proofErr w:type="spellEnd"/>
      <w:r>
        <w:rPr>
          <w:lang w:val="en-US"/>
        </w:rPr>
        <w:t xml:space="preserve"> any feature type is identified by an unique identifier and typical properties. Typically, a hydrologic feature is additionally identified through names in common usage and through </w:t>
      </w:r>
      <w:r w:rsidRPr="008E510D">
        <w:rPr>
          <w:lang w:val="en-US"/>
        </w:rPr>
        <w:t>hydrologically significant characteristics</w:t>
      </w:r>
      <w:r>
        <w:rPr>
          <w:lang w:val="en-US"/>
        </w:rPr>
        <w:t xml:space="preserve">. </w:t>
      </w:r>
    </w:p>
    <w:p w14:paraId="7F3F1639" w14:textId="135FE8F6" w:rsidR="001708E4" w:rsidRPr="001B5AD0" w:rsidRDefault="001708E4" w:rsidP="00F22CC8">
      <w:pPr>
        <w:pStyle w:val="StandardWeb"/>
        <w:jc w:val="both"/>
        <w:rPr>
          <w:lang w:val="en-US"/>
        </w:rPr>
      </w:pPr>
      <w:r w:rsidRPr="008E510D">
        <w:rPr>
          <w:lang w:val="en-US"/>
        </w:rPr>
        <w:t xml:space="preserve">The </w:t>
      </w:r>
      <w:r>
        <w:rPr>
          <w:lang w:val="en-US"/>
        </w:rPr>
        <w:t xml:space="preserve">HY_HydroFeature feature type </w:t>
      </w:r>
      <w:r w:rsidRPr="008E510D">
        <w:rPr>
          <w:lang w:val="en-US"/>
        </w:rPr>
        <w:t xml:space="preserve">is further </w:t>
      </w:r>
      <w:r>
        <w:rPr>
          <w:lang w:val="en-US"/>
        </w:rPr>
        <w:t>specialized</w:t>
      </w:r>
      <w:r w:rsidRPr="008E510D">
        <w:rPr>
          <w:lang w:val="en-US"/>
        </w:rPr>
        <w:t xml:space="preserve"> </w:t>
      </w:r>
      <w:r>
        <w:rPr>
          <w:lang w:val="en-US"/>
        </w:rPr>
        <w:t>by</w:t>
      </w:r>
      <w:r w:rsidRPr="008E510D">
        <w:rPr>
          <w:lang w:val="en-US"/>
        </w:rPr>
        <w:t xml:space="preserve"> domain-specific feature types, which specify properties </w:t>
      </w:r>
      <w:r>
        <w:rPr>
          <w:lang w:val="en-US"/>
        </w:rPr>
        <w:t xml:space="preserve">a </w:t>
      </w:r>
      <w:r w:rsidRPr="008E510D">
        <w:rPr>
          <w:lang w:val="en-US"/>
        </w:rPr>
        <w:t>specialization</w:t>
      </w:r>
      <w:r>
        <w:rPr>
          <w:lang w:val="en-US"/>
        </w:rPr>
        <w:t xml:space="preserve"> has</w:t>
      </w:r>
      <w:r w:rsidRPr="008E510D">
        <w:rPr>
          <w:lang w:val="en-US"/>
        </w:rPr>
        <w:t xml:space="preserve"> to define one or more aspects of the hydrology phenomenon (</w:t>
      </w:r>
      <w:r w:rsidR="001B5AD0">
        <w:rPr>
          <w:lang w:val="en-US"/>
        </w:rPr>
        <w:fldChar w:fldCharType="begin"/>
      </w:r>
      <w:r w:rsidR="001B5AD0">
        <w:rPr>
          <w:lang w:val="en-US"/>
        </w:rPr>
        <w:instrText xml:space="preserve"> REF _Ref462910194 \h </w:instrText>
      </w:r>
      <w:r w:rsidR="001B5AD0">
        <w:rPr>
          <w:lang w:val="en-US"/>
        </w:rPr>
      </w:r>
      <w:r w:rsidR="001B5AD0">
        <w:rPr>
          <w:lang w:val="en-US"/>
        </w:rPr>
        <w:fldChar w:fldCharType="separate"/>
      </w:r>
      <w:r w:rsidR="00F30A25">
        <w:t xml:space="preserve">Figure </w:t>
      </w:r>
      <w:r w:rsidR="00F30A25">
        <w:rPr>
          <w:noProof/>
        </w:rPr>
        <w:t>21</w:t>
      </w:r>
      <w:r w:rsidR="001B5AD0">
        <w:rPr>
          <w:lang w:val="en-US"/>
        </w:rPr>
        <w:fldChar w:fldCharType="end"/>
      </w:r>
      <w:r w:rsidR="001B5AD0">
        <w:rPr>
          <w:lang w:val="en-US"/>
        </w:rPr>
        <w:t>).</w:t>
      </w:r>
    </w:p>
    <w:p w14:paraId="6D5F0E09" w14:textId="182B2409" w:rsidR="007451BA" w:rsidRDefault="007451BA" w:rsidP="006D2CB5">
      <w:pPr>
        <w:pStyle w:val="OGCFigure"/>
      </w:pPr>
    </w:p>
    <w:p w14:paraId="1A2B46E2" w14:textId="77777777" w:rsidR="007451BA" w:rsidRDefault="007451BA" w:rsidP="007451BA">
      <w:pPr>
        <w:pStyle w:val="OGCFigure"/>
      </w:pPr>
      <w:r>
        <w:rPr>
          <w:noProof/>
        </w:rPr>
        <w:lastRenderedPageBreak/>
        <w:drawing>
          <wp:inline distT="0" distB="0" distL="0" distR="0" wp14:anchorId="5261C1C7" wp14:editId="5BA2955C">
            <wp:extent cx="5486400" cy="4037045"/>
            <wp:effectExtent l="0" t="0" r="0" b="1905"/>
            <wp:docPr id="54" name="Grafik 54" descr="D:\Users\Dornblut\OGC_HYF_SWG\hlphtml\EARoot\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sers\Dornblut\OGC_HYF_SWG\hlphtml\EARoot\EA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4037045"/>
                    </a:xfrm>
                    <a:prstGeom prst="rect">
                      <a:avLst/>
                    </a:prstGeom>
                    <a:noFill/>
                    <a:ln>
                      <a:noFill/>
                    </a:ln>
                  </pic:spPr>
                </pic:pic>
              </a:graphicData>
            </a:graphic>
          </wp:inline>
        </w:drawing>
      </w:r>
    </w:p>
    <w:p w14:paraId="72AA70E5" w14:textId="43C29840" w:rsidR="007451BA" w:rsidRPr="008E510D" w:rsidRDefault="007451BA" w:rsidP="007451BA">
      <w:pPr>
        <w:pStyle w:val="OGCFigure"/>
      </w:pPr>
      <w:bookmarkStart w:id="173" w:name="_Ref462910194"/>
      <w:bookmarkStart w:id="174" w:name="_Ref462910188"/>
      <w:bookmarkStart w:id="175" w:name="_Toc463963534"/>
      <w:r>
        <w:t xml:space="preserve">Figure </w:t>
      </w:r>
      <w:fldSimple w:instr=" SEQ Figure \* ARABIC ">
        <w:r w:rsidR="00F30A25">
          <w:rPr>
            <w:noProof/>
          </w:rPr>
          <w:t>21</w:t>
        </w:r>
      </w:fldSimple>
      <w:bookmarkEnd w:id="173"/>
      <w:r>
        <w:t xml:space="preserve">: </w:t>
      </w:r>
      <w:r w:rsidRPr="008E510D">
        <w:t>Hydrologic features describing separate aspects of the hydrology phenomenon</w:t>
      </w:r>
      <w:bookmarkEnd w:id="174"/>
      <w:bookmarkEnd w:id="175"/>
    </w:p>
    <w:p w14:paraId="4D3F8B71" w14:textId="77777777" w:rsidR="006238C9" w:rsidRDefault="006238C9" w:rsidP="006238C9">
      <w:pPr>
        <w:jc w:val="both"/>
        <w:rPr>
          <w:rStyle w:val="Fett"/>
          <w:b w:val="0"/>
        </w:rPr>
      </w:pPr>
      <w:r w:rsidRPr="008E510D">
        <w:t xml:space="preserve">The definitions applied in the Hydro Feature schema are rooted in the definitions </w:t>
      </w:r>
      <w:r>
        <w:t>documented</w:t>
      </w:r>
      <w:r w:rsidRPr="008E510D">
        <w:t xml:space="preserve"> in the WMO</w:t>
      </w:r>
      <w:r>
        <w:t>/UNESCO</w:t>
      </w:r>
      <w:r w:rsidRPr="008E510D">
        <w:t xml:space="preserve"> Glossary of Hydrology</w:t>
      </w:r>
      <w:r>
        <w:t xml:space="preserve">. They are applied </w:t>
      </w:r>
      <w:r w:rsidRPr="008E510D">
        <w:t xml:space="preserve">regardless of their application context in respect to the Earth's surface. For the purpose of testing the applicability of the </w:t>
      </w:r>
      <w:r>
        <w:t xml:space="preserve">HY_Features </w:t>
      </w:r>
      <w:r w:rsidRPr="008E510D">
        <w:t xml:space="preserve">conceptual model in the context of surface water hydrology, the definitions in this standard refer to surface water hydrology. A conceptual model capturing the specifics of features associated with the groundwater domain is developed with reference to the OGC WaterML 2: Part 4 – </w:t>
      </w:r>
      <w:r>
        <w:t>GroundwaterML2</w:t>
      </w:r>
      <w:r w:rsidRPr="008E510D">
        <w:t xml:space="preserve"> standard </w:t>
      </w:r>
      <w:r>
        <w:t>[6]</w:t>
      </w:r>
      <w:r w:rsidRPr="008E510D">
        <w:rPr>
          <w:rStyle w:val="Fett"/>
          <w:b w:val="0"/>
        </w:rPr>
        <w:t>.</w:t>
      </w:r>
    </w:p>
    <w:p w14:paraId="19D54E69" w14:textId="77777777" w:rsidR="006238C9" w:rsidRDefault="006238C9" w:rsidP="006238C9">
      <w:pPr>
        <w:jc w:val="both"/>
        <w:rPr>
          <w:rStyle w:val="Fett"/>
          <w:b w:val="0"/>
        </w:rPr>
      </w:pPr>
      <w:r w:rsidRPr="008E510D">
        <w:t>Providing a standard terminology for the typical relationships between hydrologic features allows the hydrosphere to be expressed in a consistent way across multiple data products, regardless of various spatial or temporal representations.</w:t>
      </w:r>
    </w:p>
    <w:p w14:paraId="0FD6A944" w14:textId="706FF6BF" w:rsidR="00334360" w:rsidRPr="008E510D" w:rsidRDefault="00334360" w:rsidP="00450C77">
      <w:pPr>
        <w:pStyle w:val="berschrift3"/>
        <w:jc w:val="both"/>
      </w:pPr>
      <w:bookmarkStart w:id="176" w:name="_Toc458775749"/>
      <w:bookmarkStart w:id="177" w:name="_Toc463963476"/>
      <w:r w:rsidRPr="008E510D">
        <w:t>The Named Feature model</w:t>
      </w:r>
      <w:bookmarkEnd w:id="176"/>
      <w:bookmarkEnd w:id="177"/>
    </w:p>
    <w:p w14:paraId="7707CB88" w14:textId="75123D67" w:rsidR="007C5290" w:rsidRDefault="007C5290" w:rsidP="007C5290">
      <w:pPr>
        <w:pStyle w:val="StandardWeb"/>
        <w:jc w:val="both"/>
        <w:rPr>
          <w:lang w:val="en-US"/>
        </w:rPr>
      </w:pPr>
      <w:r>
        <w:rPr>
          <w:lang w:val="en-US"/>
        </w:rPr>
        <w:t>The N</w:t>
      </w:r>
      <w:r w:rsidRPr="008E510D">
        <w:rPr>
          <w:lang w:val="en-US"/>
        </w:rPr>
        <w:t>amed Feature model (</w:t>
      </w:r>
      <w:r w:rsidR="001B5AD0">
        <w:rPr>
          <w:lang w:val="en-US"/>
        </w:rPr>
        <w:fldChar w:fldCharType="begin"/>
      </w:r>
      <w:r w:rsidR="001B5AD0">
        <w:rPr>
          <w:lang w:val="en-US"/>
        </w:rPr>
        <w:instrText xml:space="preserve"> REF _Ref462910244 \h </w:instrText>
      </w:r>
      <w:r w:rsidR="001B5AD0">
        <w:rPr>
          <w:lang w:val="en-US"/>
        </w:rPr>
      </w:r>
      <w:r w:rsidR="001B5AD0">
        <w:rPr>
          <w:lang w:val="en-US"/>
        </w:rPr>
        <w:fldChar w:fldCharType="separate"/>
      </w:r>
      <w:r w:rsidR="00874BCD" w:rsidRPr="00B4245D">
        <w:t xml:space="preserve">Figure </w:t>
      </w:r>
      <w:r w:rsidR="00874BCD">
        <w:rPr>
          <w:noProof/>
        </w:rPr>
        <w:t>22</w:t>
      </w:r>
      <w:r w:rsidR="001B5AD0">
        <w:rPr>
          <w:lang w:val="en-US"/>
        </w:rPr>
        <w:fldChar w:fldCharType="end"/>
      </w:r>
      <w:r w:rsidRPr="008E510D">
        <w:rPr>
          <w:lang w:val="en-US"/>
        </w:rPr>
        <w:t xml:space="preserve">) </w:t>
      </w:r>
      <w:r>
        <w:rPr>
          <w:lang w:val="en-US"/>
        </w:rPr>
        <w:t xml:space="preserve">defines the HY_HydroFeature type as basic feature </w:t>
      </w:r>
      <w:r w:rsidRPr="008E510D">
        <w:rPr>
          <w:lang w:val="en-US"/>
        </w:rPr>
        <w:t xml:space="preserve">to reflect overall properties hydrologic features have such </w:t>
      </w:r>
      <w:r>
        <w:rPr>
          <w:lang w:val="en-US"/>
        </w:rPr>
        <w:t xml:space="preserve">as </w:t>
      </w:r>
      <w:r w:rsidRPr="008E510D">
        <w:rPr>
          <w:lang w:val="en-US"/>
        </w:rPr>
        <w:t>name</w:t>
      </w:r>
      <w:r>
        <w:rPr>
          <w:lang w:val="en-US"/>
        </w:rPr>
        <w:t xml:space="preserve">s in cross-jurisdictional and multi-lingual contexts. The </w:t>
      </w:r>
      <w:r w:rsidRPr="008E510D">
        <w:rPr>
          <w:lang w:val="en-US"/>
        </w:rPr>
        <w:t xml:space="preserve">HY_HydroFeature type has one association: </w:t>
      </w:r>
      <w:r w:rsidRPr="008E510D">
        <w:rPr>
          <w:rStyle w:val="Hervorhebung"/>
          <w:lang w:val="en-US"/>
        </w:rPr>
        <w:t>name</w:t>
      </w:r>
      <w:r w:rsidRPr="008E510D">
        <w:rPr>
          <w:lang w:val="en-US"/>
        </w:rPr>
        <w:t>.</w:t>
      </w:r>
    </w:p>
    <w:p w14:paraId="4E1E68A8" w14:textId="77777777" w:rsidR="009B61A9" w:rsidRDefault="009B61A9">
      <w:pPr>
        <w:spacing w:after="0"/>
        <w:rPr>
          <w:rStyle w:val="Fett"/>
          <w:lang w:eastAsia="en-GB"/>
        </w:rPr>
      </w:pPr>
      <w:r>
        <w:rPr>
          <w:rStyle w:val="Fett"/>
        </w:rPr>
        <w:br w:type="page"/>
      </w:r>
    </w:p>
    <w:p w14:paraId="1AAD7647" w14:textId="564C7481" w:rsidR="00DC6FF6" w:rsidRDefault="007C5290" w:rsidP="007C5290">
      <w:pPr>
        <w:pStyle w:val="StandardWeb"/>
        <w:jc w:val="both"/>
        <w:rPr>
          <w:lang w:val="en-US"/>
        </w:rPr>
      </w:pPr>
      <w:r w:rsidRPr="008E510D">
        <w:rPr>
          <w:rStyle w:val="Fett"/>
          <w:lang w:val="en-US"/>
        </w:rPr>
        <w:lastRenderedPageBreak/>
        <w:t>name</w:t>
      </w:r>
      <w:r w:rsidRPr="008E510D">
        <w:rPr>
          <w:lang w:val="en-US"/>
        </w:rPr>
        <w:t xml:space="preserve"> </w:t>
      </w:r>
      <w:r w:rsidR="00DC6FF6">
        <w:rPr>
          <w:lang w:val="en-US"/>
        </w:rPr>
        <w:t>(</w:t>
      </w:r>
      <w:r w:rsidRPr="008E510D">
        <w:rPr>
          <w:lang w:val="en-US"/>
        </w:rPr>
        <w:t>associat</w:t>
      </w:r>
      <w:r w:rsidR="00DC6FF6">
        <w:rPr>
          <w:lang w:val="en-US"/>
        </w:rPr>
        <w:t>ion)</w:t>
      </w:r>
      <w:r w:rsidRPr="008E510D">
        <w:rPr>
          <w:lang w:val="en-US"/>
        </w:rPr>
        <w:t xml:space="preserve"> </w:t>
      </w:r>
    </w:p>
    <w:p w14:paraId="01181260" w14:textId="0B9F3B31" w:rsidR="007C5290" w:rsidRDefault="007C5290" w:rsidP="007C5290">
      <w:pPr>
        <w:pStyle w:val="StandardWeb"/>
        <w:jc w:val="both"/>
        <w:rPr>
          <w:lang w:val="en-US"/>
        </w:rPr>
      </w:pPr>
      <w:r w:rsidRPr="008E510D">
        <w:rPr>
          <w:lang w:val="en-US"/>
        </w:rPr>
        <w:t xml:space="preserve">name given to the hydrologic feature in cultural, political or historical context. </w:t>
      </w:r>
      <w:r>
        <w:rPr>
          <w:lang w:val="en-US"/>
        </w:rPr>
        <w:t xml:space="preserve">This supports to take into account </w:t>
      </w:r>
      <w:r w:rsidRPr="008E510D">
        <w:rPr>
          <w:lang w:val="en-US"/>
        </w:rPr>
        <w:t>multiple names and identifiers</w:t>
      </w:r>
      <w:r>
        <w:rPr>
          <w:lang w:val="en-US"/>
        </w:rPr>
        <w:t xml:space="preserve"> by</w:t>
      </w:r>
      <w:r w:rsidRPr="008E510D">
        <w:rPr>
          <w:lang w:val="en-US"/>
        </w:rPr>
        <w:t xml:space="preserve"> considering the cultural, political and historical aspects of names assigned </w:t>
      </w:r>
      <w:r>
        <w:rPr>
          <w:lang w:val="en-US"/>
        </w:rPr>
        <w:t xml:space="preserve">to an instance of the HY_HydroFeature type using the </w:t>
      </w:r>
      <w:proofErr w:type="spellStart"/>
      <w:r>
        <w:rPr>
          <w:lang w:val="en-US"/>
        </w:rPr>
        <w:t>HY_HydroFeatureName</w:t>
      </w:r>
      <w:proofErr w:type="spellEnd"/>
      <w:r>
        <w:rPr>
          <w:lang w:val="en-US"/>
        </w:rPr>
        <w:t xml:space="preserve"> type</w:t>
      </w:r>
      <w:r w:rsidRPr="008E510D">
        <w:rPr>
          <w:lang w:val="en-US"/>
        </w:rPr>
        <w:t xml:space="preserve">. </w:t>
      </w:r>
    </w:p>
    <w:p w14:paraId="305CD244" w14:textId="77777777" w:rsidR="00B4245D" w:rsidRPr="00B4245D" w:rsidRDefault="00B4245D" w:rsidP="00B4245D">
      <w:pPr>
        <w:pStyle w:val="OGCFigure"/>
      </w:pPr>
      <w:r w:rsidRPr="00B4245D">
        <w:rPr>
          <w:noProof/>
        </w:rPr>
        <w:drawing>
          <wp:inline distT="0" distB="0" distL="0" distR="0" wp14:anchorId="58816EAB" wp14:editId="5CFB93DE">
            <wp:extent cx="3619500" cy="2676525"/>
            <wp:effectExtent l="0" t="0" r="0" b="9525"/>
            <wp:docPr id="41" name="Grafik 41" descr="D:\Users\Dornblut\OGC_HYF_SWG\hlphtml\EARoot\EA1\E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Dornblut\OGC_HYF_SWG\hlphtml\EARoot\EA1\EA1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19500" cy="2676525"/>
                    </a:xfrm>
                    <a:prstGeom prst="rect">
                      <a:avLst/>
                    </a:prstGeom>
                    <a:noFill/>
                    <a:ln>
                      <a:noFill/>
                    </a:ln>
                  </pic:spPr>
                </pic:pic>
              </a:graphicData>
            </a:graphic>
          </wp:inline>
        </w:drawing>
      </w:r>
    </w:p>
    <w:p w14:paraId="650BD0BC" w14:textId="4A4668C1" w:rsidR="00DC6FF6" w:rsidRDefault="00B4245D" w:rsidP="00B4245D">
      <w:pPr>
        <w:pStyle w:val="OGCFigure"/>
      </w:pPr>
      <w:bookmarkStart w:id="178" w:name="_Ref462910244"/>
      <w:bookmarkStart w:id="179" w:name="_Toc463963535"/>
      <w:r w:rsidRPr="00B4245D">
        <w:t xml:space="preserve">Figure </w:t>
      </w:r>
      <w:fldSimple w:instr=" SEQ Figure \* ARABIC ">
        <w:r w:rsidR="00F30A25">
          <w:rPr>
            <w:noProof/>
          </w:rPr>
          <w:t>22</w:t>
        </w:r>
      </w:fldSimple>
      <w:bookmarkEnd w:id="178"/>
      <w:r w:rsidRPr="00B4245D">
        <w:t>: Nam</w:t>
      </w:r>
      <w:r w:rsidRPr="007451BA">
        <w:t>ed Feature (UML class diagram)</w:t>
      </w:r>
      <w:bookmarkEnd w:id="179"/>
    </w:p>
    <w:p w14:paraId="7D6D471A" w14:textId="77777777" w:rsidR="00E535D8" w:rsidRPr="007451BA" w:rsidRDefault="00E535D8" w:rsidP="00B4245D">
      <w:pPr>
        <w:pStyle w:val="OGCFigure"/>
      </w:pPr>
    </w:p>
    <w:p w14:paraId="52A411E3" w14:textId="77777777" w:rsidR="00882BF5" w:rsidRPr="00B149B7" w:rsidRDefault="00882BF5" w:rsidP="004D58C8">
      <w:r w:rsidRPr="00EB5A8C">
        <w:t xml:space="preserve">The </w:t>
      </w:r>
      <w:proofErr w:type="spellStart"/>
      <w:r w:rsidRPr="00EB5A8C">
        <w:t>HY_HydroFeatureName</w:t>
      </w:r>
      <w:proofErr w:type="spellEnd"/>
      <w:r w:rsidRPr="00EB5A8C">
        <w:t xml:space="preserve"> type provides an abstract pattern to handle cultural, political and historical variability of names. This supports</w:t>
      </w:r>
      <w:r w:rsidRPr="00B149B7">
        <w:t xml:space="preserve"> the assignment of a referenceable name for all or parts of a hydrologic feature without necessarily having a formal model for the naming. </w:t>
      </w:r>
    </w:p>
    <w:p w14:paraId="67A90705" w14:textId="77777777" w:rsidR="00EB5A8C" w:rsidRDefault="00882BF5" w:rsidP="00EB5A8C">
      <w:proofErr w:type="spellStart"/>
      <w:r w:rsidRPr="00EB5A8C">
        <w:t>HY_HydroFeatureName</w:t>
      </w:r>
      <w:proofErr w:type="spellEnd"/>
      <w:r w:rsidRPr="00EB5A8C">
        <w:t xml:space="preserve"> carries five attributes: </w:t>
      </w:r>
      <w:r w:rsidRPr="004D58C8">
        <w:rPr>
          <w:i/>
        </w:rPr>
        <w:t>name</w:t>
      </w:r>
      <w:r w:rsidRPr="00EB5A8C">
        <w:t xml:space="preserve">, </w:t>
      </w:r>
      <w:proofErr w:type="spellStart"/>
      <w:r w:rsidRPr="004D58C8">
        <w:rPr>
          <w:i/>
        </w:rPr>
        <w:t>namesPart</w:t>
      </w:r>
      <w:proofErr w:type="spellEnd"/>
      <w:r w:rsidRPr="00EB5A8C">
        <w:t xml:space="preserve">, </w:t>
      </w:r>
      <w:proofErr w:type="spellStart"/>
      <w:r w:rsidRPr="004D58C8">
        <w:rPr>
          <w:i/>
        </w:rPr>
        <w:t>preferredBy</w:t>
      </w:r>
      <w:proofErr w:type="spellEnd"/>
      <w:r w:rsidRPr="00EB5A8C">
        <w:t xml:space="preserve">, </w:t>
      </w:r>
      <w:r w:rsidRPr="004D58C8">
        <w:rPr>
          <w:i/>
        </w:rPr>
        <w:t>usage</w:t>
      </w:r>
      <w:r w:rsidRPr="00EB5A8C">
        <w:t xml:space="preserve"> and </w:t>
      </w:r>
      <w:proofErr w:type="spellStart"/>
      <w:r w:rsidRPr="004D58C8">
        <w:rPr>
          <w:i/>
        </w:rPr>
        <w:t>variantSpelling</w:t>
      </w:r>
      <w:proofErr w:type="spellEnd"/>
      <w:r w:rsidRPr="00EB5A8C">
        <w:t xml:space="preserve">. </w:t>
      </w:r>
    </w:p>
    <w:p w14:paraId="387E7554" w14:textId="1F6639B8" w:rsidR="003E594B" w:rsidRPr="00DC6FF6" w:rsidRDefault="00DC6FF6" w:rsidP="00EB5A8C">
      <w:r>
        <w:rPr>
          <w:b/>
        </w:rPr>
        <w:t>n</w:t>
      </w:r>
      <w:r w:rsidR="00882BF5" w:rsidRPr="004D58C8">
        <w:rPr>
          <w:b/>
        </w:rPr>
        <w:t>ame</w:t>
      </w:r>
      <w:r w:rsidRPr="00DC6FF6">
        <w:t xml:space="preserve"> (attribute)</w:t>
      </w:r>
      <w:r w:rsidR="00882BF5" w:rsidRPr="00DC6FF6">
        <w:t xml:space="preserve">: </w:t>
      </w:r>
    </w:p>
    <w:p w14:paraId="25BBBB1E" w14:textId="7A216608" w:rsidR="00882BF5" w:rsidRPr="00EB5A8C" w:rsidRDefault="00497558" w:rsidP="00EB5A8C">
      <w:r w:rsidRPr="00EB5A8C">
        <w:t>provid</w:t>
      </w:r>
      <w:r w:rsidR="008C473D">
        <w:t>e</w:t>
      </w:r>
      <w:r w:rsidRPr="00EB5A8C">
        <w:t xml:space="preserve">s </w:t>
      </w:r>
      <w:r w:rsidR="00AB2AC7">
        <w:t>the</w:t>
      </w:r>
      <w:r w:rsidR="00AB2AC7" w:rsidRPr="00EB5A8C">
        <w:t xml:space="preserve"> </w:t>
      </w:r>
      <w:r w:rsidRPr="00EB5A8C">
        <w:t>individual name used in a country or region under the conditions of</w:t>
      </w:r>
      <w:r w:rsidR="00376FAC">
        <w:t xml:space="preserve"> </w:t>
      </w:r>
      <w:r w:rsidRPr="00EB5A8C">
        <w:t xml:space="preserve">nation and language, using the basic </w:t>
      </w:r>
      <w:proofErr w:type="spellStart"/>
      <w:r w:rsidRPr="00EB5A8C">
        <w:t>CharacterString</w:t>
      </w:r>
      <w:proofErr w:type="spellEnd"/>
      <w:r w:rsidRPr="00EB5A8C">
        <w:t xml:space="preserve"> type.</w:t>
      </w:r>
      <w:r w:rsidR="00882BF5" w:rsidRPr="00EB5A8C">
        <w:t xml:space="preserve"> </w:t>
      </w:r>
    </w:p>
    <w:p w14:paraId="129AA638" w14:textId="60EBA76F" w:rsidR="003E594B" w:rsidRPr="004D58C8" w:rsidRDefault="00882BF5" w:rsidP="00EB5A8C">
      <w:pPr>
        <w:rPr>
          <w:b/>
        </w:rPr>
      </w:pPr>
      <w:proofErr w:type="spellStart"/>
      <w:r w:rsidRPr="004D58C8">
        <w:rPr>
          <w:b/>
        </w:rPr>
        <w:t>namesPart</w:t>
      </w:r>
      <w:proofErr w:type="spellEnd"/>
      <w:r w:rsidR="00DC6FF6">
        <w:rPr>
          <w:b/>
        </w:rPr>
        <w:t xml:space="preserve"> </w:t>
      </w:r>
      <w:r w:rsidR="00DC6FF6" w:rsidRPr="00DC6FF6">
        <w:t>(attribute):</w:t>
      </w:r>
      <w:r w:rsidR="00497558" w:rsidRPr="004D58C8">
        <w:rPr>
          <w:b/>
        </w:rPr>
        <w:t xml:space="preserve"> </w:t>
      </w:r>
    </w:p>
    <w:p w14:paraId="2E063528" w14:textId="66981205" w:rsidR="00882BF5" w:rsidRPr="00EB5A8C" w:rsidRDefault="00AB2AC7" w:rsidP="00EB5A8C">
      <w:r>
        <w:t>indicates</w:t>
      </w:r>
      <w:r w:rsidRPr="00EB5A8C">
        <w:t xml:space="preserve"> </w:t>
      </w:r>
      <w:r w:rsidR="00497558" w:rsidRPr="00EB5A8C">
        <w:t>whether the name applies to a part of feature only or not</w:t>
      </w:r>
      <w:r w:rsidR="00AB3658" w:rsidRPr="00EB5A8C">
        <w:t>, using the</w:t>
      </w:r>
      <w:r w:rsidR="00376FAC">
        <w:t xml:space="preserve"> </w:t>
      </w:r>
      <w:r w:rsidR="00AB3658" w:rsidRPr="00EB5A8C">
        <w:t>Boolean</w:t>
      </w:r>
      <w:r w:rsidR="00497558" w:rsidRPr="00EB5A8C">
        <w:t xml:space="preserve"> </w:t>
      </w:r>
      <w:r w:rsidR="00AB3658" w:rsidRPr="00EB5A8C">
        <w:t xml:space="preserve">value </w:t>
      </w:r>
      <w:r w:rsidR="00497558" w:rsidRPr="00EB5A8C">
        <w:t>type</w:t>
      </w:r>
      <w:r w:rsidR="00AB3658" w:rsidRPr="00EB5A8C">
        <w:t>.</w:t>
      </w:r>
    </w:p>
    <w:p w14:paraId="0A44A21D" w14:textId="20C2816B" w:rsidR="003E594B" w:rsidRPr="004D58C8" w:rsidRDefault="00882BF5" w:rsidP="00EB5A8C">
      <w:pPr>
        <w:rPr>
          <w:b/>
        </w:rPr>
      </w:pPr>
      <w:proofErr w:type="spellStart"/>
      <w:r w:rsidRPr="004D58C8">
        <w:rPr>
          <w:b/>
        </w:rPr>
        <w:t>preferredBy</w:t>
      </w:r>
      <w:proofErr w:type="spellEnd"/>
      <w:r w:rsidR="00DC6FF6">
        <w:rPr>
          <w:b/>
        </w:rPr>
        <w:t xml:space="preserve"> </w:t>
      </w:r>
      <w:r w:rsidR="00DC6FF6" w:rsidRPr="00DC6FF6">
        <w:t>(attribute):</w:t>
      </w:r>
      <w:r w:rsidR="00497558" w:rsidRPr="004D58C8">
        <w:rPr>
          <w:b/>
        </w:rPr>
        <w:t xml:space="preserve"> </w:t>
      </w:r>
    </w:p>
    <w:p w14:paraId="340DEE1C" w14:textId="61F329AD" w:rsidR="00882BF5" w:rsidRPr="00EB5A8C" w:rsidRDefault="00497558" w:rsidP="00EB5A8C">
      <w:r w:rsidRPr="00EB5A8C">
        <w:lastRenderedPageBreak/>
        <w:t>specifies that the name is the preferred name according to the named entity</w:t>
      </w:r>
      <w:r w:rsidR="0072653B">
        <w:t>. The</w:t>
      </w:r>
      <w:r w:rsidR="00DC6FF6">
        <w:t xml:space="preserve"> </w:t>
      </w:r>
      <w:proofErr w:type="spellStart"/>
      <w:r w:rsidRPr="00EB5A8C">
        <w:t>CI_Responsib</w:t>
      </w:r>
      <w:r w:rsidR="00376FAC">
        <w:t>ility</w:t>
      </w:r>
      <w:proofErr w:type="spellEnd"/>
      <w:r w:rsidRPr="00EB5A8C">
        <w:t xml:space="preserve"> type</w:t>
      </w:r>
      <w:r w:rsidR="0072653B">
        <w:t xml:space="preserve"> may be used to further structure the information about the responsible party and their role.</w:t>
      </w:r>
      <w:r w:rsidR="00AB2AC7">
        <w:t xml:space="preserve"> </w:t>
      </w:r>
    </w:p>
    <w:p w14:paraId="2C0094B7" w14:textId="055ECBF1" w:rsidR="003E594B" w:rsidRPr="004D58C8" w:rsidRDefault="00DC6FF6" w:rsidP="00EB5A8C">
      <w:pPr>
        <w:rPr>
          <w:b/>
        </w:rPr>
      </w:pPr>
      <w:r>
        <w:rPr>
          <w:b/>
        </w:rPr>
        <w:t>u</w:t>
      </w:r>
      <w:r w:rsidR="00882BF5" w:rsidRPr="004D58C8">
        <w:rPr>
          <w:b/>
        </w:rPr>
        <w:t>sage</w:t>
      </w:r>
      <w:r>
        <w:rPr>
          <w:b/>
        </w:rPr>
        <w:t xml:space="preserve"> </w:t>
      </w:r>
      <w:r w:rsidRPr="00DC6FF6">
        <w:t xml:space="preserve">(attribute): </w:t>
      </w:r>
      <w:r w:rsidR="00497558" w:rsidRPr="004D58C8">
        <w:rPr>
          <w:b/>
        </w:rPr>
        <w:t xml:space="preserve"> </w:t>
      </w:r>
    </w:p>
    <w:p w14:paraId="7176FD75" w14:textId="3B3EF024" w:rsidR="00882BF5" w:rsidRDefault="00497558" w:rsidP="00EB5A8C">
      <w:r w:rsidRPr="00EB5A8C">
        <w:t xml:space="preserve">expresses the </w:t>
      </w:r>
      <w:r w:rsidR="00AB2AC7">
        <w:t>kind</w:t>
      </w:r>
      <w:r w:rsidRPr="00EB5A8C">
        <w:t xml:space="preserve"> of name usage in a specific community, using a term from the </w:t>
      </w:r>
      <w:proofErr w:type="spellStart"/>
      <w:r w:rsidRPr="00EB5A8C">
        <w:t>HY_NameUsage</w:t>
      </w:r>
      <w:proofErr w:type="spellEnd"/>
      <w:r w:rsidRPr="00EB5A8C">
        <w:t xml:space="preserve"> code list, or a controlled vocabulary</w:t>
      </w:r>
      <w:r w:rsidR="004A53E8">
        <w:t>.</w:t>
      </w:r>
      <w:r w:rsidR="00DC6FF6">
        <w:t xml:space="preserve"> </w:t>
      </w:r>
      <w:r w:rsidR="004A53E8">
        <w:t>A</w:t>
      </w:r>
      <w:r w:rsidR="00DC6FF6" w:rsidRPr="008E510D">
        <w:t>lternative code lists may be used but should be</w:t>
      </w:r>
      <w:r w:rsidR="00DC6FF6">
        <w:t xml:space="preserve"> related to the terms in Annex B</w:t>
      </w:r>
      <w:r w:rsidR="00DC6FF6" w:rsidRPr="008E510D">
        <w:t>.</w:t>
      </w:r>
      <w:r w:rsidR="005142E4">
        <w:t>4</w:t>
      </w:r>
      <w:r w:rsidR="00DC6FF6" w:rsidRPr="008E510D">
        <w:t xml:space="preserve"> using an appropriate formalism.</w:t>
      </w:r>
    </w:p>
    <w:p w14:paraId="6D146223" w14:textId="3D80003B" w:rsidR="00882BF5" w:rsidRPr="00AB3658" w:rsidRDefault="00882BF5" w:rsidP="00EB5A8C">
      <w:proofErr w:type="spellStart"/>
      <w:r w:rsidRPr="004D58C8">
        <w:rPr>
          <w:b/>
        </w:rPr>
        <w:t>varianteSpelling</w:t>
      </w:r>
      <w:proofErr w:type="spellEnd"/>
      <w:r w:rsidR="00DC6FF6">
        <w:rPr>
          <w:b/>
        </w:rPr>
        <w:t xml:space="preserve"> </w:t>
      </w:r>
      <w:r w:rsidR="00DC6FF6" w:rsidRPr="00DC6FF6">
        <w:t>(attribute):</w:t>
      </w:r>
      <w:r w:rsidR="00497558" w:rsidRPr="004D58C8">
        <w:rPr>
          <w:b/>
        </w:rPr>
        <w:t xml:space="preserve"> </w:t>
      </w:r>
      <w:r w:rsidR="00AB2AC7" w:rsidRPr="00AB3658">
        <w:t>i</w:t>
      </w:r>
      <w:r w:rsidR="00AB2AC7">
        <w:t>ndicates</w:t>
      </w:r>
      <w:r w:rsidR="00AB2AC7" w:rsidRPr="00AB3658">
        <w:t xml:space="preserve"> </w:t>
      </w:r>
      <w:r w:rsidR="00497558" w:rsidRPr="00AB3658">
        <w:t>whether the name is a variant spelling or not</w:t>
      </w:r>
      <w:r w:rsidR="00AB3658" w:rsidRPr="00AB3658">
        <w:t xml:space="preserve"> using the Boolean</w:t>
      </w:r>
      <w:r w:rsidR="00AB3658" w:rsidRPr="00162765">
        <w:t xml:space="preserve"> value type.</w:t>
      </w:r>
    </w:p>
    <w:p w14:paraId="1EAC4BAA" w14:textId="721C92C2" w:rsidR="00334360" w:rsidRPr="003E594B" w:rsidRDefault="00334360" w:rsidP="00450C77">
      <w:pPr>
        <w:pStyle w:val="berschrift3"/>
        <w:jc w:val="both"/>
      </w:pPr>
      <w:bookmarkStart w:id="180" w:name="_Toc458775750"/>
      <w:bookmarkStart w:id="181" w:name="_Toc463963477"/>
      <w:r w:rsidRPr="003E594B">
        <w:t>The Hydro Complex model</w:t>
      </w:r>
      <w:bookmarkEnd w:id="180"/>
      <w:bookmarkEnd w:id="181"/>
    </w:p>
    <w:p w14:paraId="10EA657D" w14:textId="14D9CDB7" w:rsidR="00CF0CE0" w:rsidRDefault="00334360" w:rsidP="00450C77">
      <w:pPr>
        <w:pStyle w:val="StandardWeb"/>
        <w:jc w:val="both"/>
        <w:rPr>
          <w:lang w:val="en-US"/>
        </w:rPr>
      </w:pPr>
      <w:r w:rsidRPr="008E510D">
        <w:rPr>
          <w:lang w:val="en-US"/>
        </w:rPr>
        <w:t xml:space="preserve">The Hydro Complex model implies a collection of hydrologic features that form a hydrologically closed system. </w:t>
      </w:r>
      <w:r w:rsidR="00AB3658">
        <w:rPr>
          <w:lang w:val="en-US"/>
        </w:rPr>
        <w:t xml:space="preserve">This includes </w:t>
      </w:r>
      <w:r w:rsidR="00CF0CE0">
        <w:rPr>
          <w:lang w:val="en-US"/>
        </w:rPr>
        <w:t xml:space="preserve">the </w:t>
      </w:r>
      <w:r w:rsidRPr="008E510D">
        <w:rPr>
          <w:lang w:val="en-US"/>
        </w:rPr>
        <w:t>catchment</w:t>
      </w:r>
      <w:r w:rsidR="00CF0CE0">
        <w:rPr>
          <w:lang w:val="en-US"/>
        </w:rPr>
        <w:t>,</w:t>
      </w:r>
      <w:r w:rsidRPr="008E510D">
        <w:rPr>
          <w:lang w:val="en-US"/>
        </w:rPr>
        <w:t xml:space="preserve"> its inflow and outflow (conceptualized as outfalls) </w:t>
      </w:r>
      <w:r w:rsidR="00CF0CE0">
        <w:rPr>
          <w:lang w:val="en-US"/>
        </w:rPr>
        <w:t>as</w:t>
      </w:r>
      <w:r w:rsidR="00162765">
        <w:rPr>
          <w:lang w:val="en-US"/>
        </w:rPr>
        <w:t xml:space="preserve"> well as</w:t>
      </w:r>
      <w:r w:rsidR="00AB3658">
        <w:rPr>
          <w:lang w:val="en-US"/>
        </w:rPr>
        <w:t xml:space="preserve"> various realization</w:t>
      </w:r>
      <w:r w:rsidR="00162765">
        <w:rPr>
          <w:lang w:val="en-US"/>
        </w:rPr>
        <w:t>s</w:t>
      </w:r>
      <w:r w:rsidRPr="008E510D">
        <w:rPr>
          <w:lang w:val="en-US"/>
        </w:rPr>
        <w:t xml:space="preserve"> </w:t>
      </w:r>
      <w:r w:rsidR="00CF0CE0">
        <w:rPr>
          <w:lang w:val="en-US"/>
        </w:rPr>
        <w:t xml:space="preserve">of catchment and outfall </w:t>
      </w:r>
      <w:r w:rsidRPr="008E510D">
        <w:rPr>
          <w:lang w:val="en-US"/>
        </w:rPr>
        <w:t>by typical hydrologic</w:t>
      </w:r>
      <w:r w:rsidR="00162765">
        <w:rPr>
          <w:lang w:val="en-US"/>
        </w:rPr>
        <w:t xml:space="preserve"> features</w:t>
      </w:r>
      <w:r w:rsidR="002B3A83">
        <w:rPr>
          <w:lang w:val="en-US"/>
        </w:rPr>
        <w:t xml:space="preserve">. </w:t>
      </w:r>
      <w:r w:rsidR="00CF0CE0">
        <w:rPr>
          <w:lang w:val="en-US"/>
        </w:rPr>
        <w:t xml:space="preserve">In this complex, the union of catchment and its common outlet determines the topological closure of the logical catchment and its outfall. </w:t>
      </w:r>
      <w:r w:rsidR="000C1474">
        <w:rPr>
          <w:lang w:val="en-US"/>
        </w:rPr>
        <w:t xml:space="preserve">The </w:t>
      </w:r>
      <w:r w:rsidR="00CF0CE0">
        <w:rPr>
          <w:lang w:val="en-US"/>
        </w:rPr>
        <w:t>catchment topology</w:t>
      </w:r>
      <w:r w:rsidR="00FA201E">
        <w:rPr>
          <w:lang w:val="en-US"/>
        </w:rPr>
        <w:t xml:space="preserve"> pattern, expressed for example as a flowpath bounded by inflow and outflow nodes, is </w:t>
      </w:r>
      <w:r w:rsidR="001744D6">
        <w:rPr>
          <w:lang w:val="en-US"/>
        </w:rPr>
        <w:t xml:space="preserve">then </w:t>
      </w:r>
      <w:r w:rsidR="00FA201E">
        <w:rPr>
          <w:lang w:val="en-US"/>
        </w:rPr>
        <w:t xml:space="preserve">applied </w:t>
      </w:r>
      <w:r w:rsidR="001744D6">
        <w:rPr>
          <w:lang w:val="en-US"/>
        </w:rPr>
        <w:t xml:space="preserve">to realize the </w:t>
      </w:r>
      <w:r w:rsidR="002E3CF0">
        <w:rPr>
          <w:lang w:val="en-US"/>
        </w:rPr>
        <w:t>connectivity in</w:t>
      </w:r>
      <w:r w:rsidR="001744D6">
        <w:rPr>
          <w:lang w:val="en-US"/>
        </w:rPr>
        <w:t xml:space="preserve"> hydrographic</w:t>
      </w:r>
      <w:r w:rsidR="002E3CF0">
        <w:rPr>
          <w:lang w:val="en-US"/>
        </w:rPr>
        <w:t xml:space="preserve">, </w:t>
      </w:r>
      <w:r w:rsidR="001744D6">
        <w:rPr>
          <w:lang w:val="en-US"/>
        </w:rPr>
        <w:t>channel network</w:t>
      </w:r>
      <w:r w:rsidR="002E3CF0">
        <w:rPr>
          <w:lang w:val="en-US"/>
        </w:rPr>
        <w:t>s, or hydrometric networks</w:t>
      </w:r>
      <w:r w:rsidR="001744D6">
        <w:rPr>
          <w:lang w:val="en-US"/>
        </w:rPr>
        <w:t>.</w:t>
      </w:r>
    </w:p>
    <w:p w14:paraId="1EB2F6C9" w14:textId="1DBAB2E6" w:rsidR="00334360" w:rsidRPr="008E510D" w:rsidRDefault="00334360" w:rsidP="00450C77">
      <w:pPr>
        <w:pStyle w:val="StandardWeb"/>
        <w:jc w:val="both"/>
        <w:rPr>
          <w:lang w:val="en-US"/>
        </w:rPr>
      </w:pPr>
      <w:r w:rsidRPr="008E510D">
        <w:rPr>
          <w:lang w:val="en-US"/>
        </w:rPr>
        <w:t xml:space="preserve">The Hydro Complex model also allows for catchments to be recognized through reference to an outfall even if stream networks, catchment areas or </w:t>
      </w:r>
      <w:r w:rsidR="00AA15D6">
        <w:rPr>
          <w:lang w:val="en-US"/>
        </w:rPr>
        <w:t>catchment boundary</w:t>
      </w:r>
      <w:r w:rsidR="00AA15D6" w:rsidRPr="008E510D">
        <w:rPr>
          <w:lang w:val="en-US"/>
        </w:rPr>
        <w:t xml:space="preserve"> </w:t>
      </w:r>
      <w:r w:rsidRPr="008E510D">
        <w:rPr>
          <w:lang w:val="en-US"/>
        </w:rPr>
        <w:t>are not available. It is intended that hydrological reporting applications may use this model without the full complexity and detail of scientific catchment models.</w:t>
      </w:r>
    </w:p>
    <w:p w14:paraId="52B23404" w14:textId="68D5744B" w:rsidR="00334360" w:rsidRPr="008E510D" w:rsidRDefault="00334360" w:rsidP="00450C77">
      <w:pPr>
        <w:pStyle w:val="berschrift4"/>
        <w:jc w:val="both"/>
      </w:pPr>
      <w:r w:rsidRPr="008E510D">
        <w:t>Catchment</w:t>
      </w:r>
    </w:p>
    <w:p w14:paraId="29C9AF89" w14:textId="0D730636" w:rsidR="00AB3658" w:rsidRPr="008E510D" w:rsidRDefault="00AB3658" w:rsidP="00AB3658">
      <w:pPr>
        <w:pStyle w:val="StandardWeb"/>
        <w:jc w:val="both"/>
        <w:rPr>
          <w:lang w:val="en-US"/>
        </w:rPr>
      </w:pPr>
      <w:r w:rsidRPr="008E510D">
        <w:rPr>
          <w:lang w:val="en-US"/>
        </w:rPr>
        <w:t xml:space="preserve">The </w:t>
      </w:r>
      <w:r>
        <w:rPr>
          <w:lang w:val="en-US"/>
        </w:rPr>
        <w:t>Catchment</w:t>
      </w:r>
      <w:r w:rsidRPr="008E510D">
        <w:rPr>
          <w:lang w:val="en-US"/>
        </w:rPr>
        <w:t xml:space="preserve"> model conceptualizes the hydrologic de</w:t>
      </w:r>
      <w:r>
        <w:rPr>
          <w:lang w:val="en-US"/>
        </w:rPr>
        <w:t>termination</w:t>
      </w:r>
      <w:r w:rsidRPr="008E510D">
        <w:rPr>
          <w:lang w:val="en-US"/>
        </w:rPr>
        <w:t xml:space="preserve"> of a catchment through an 'outfall' feature with the role of getting flow from a contributing catchment, or providing inflow to a receiving catchment (</w:t>
      </w:r>
      <w:r w:rsidR="001B5AD0">
        <w:rPr>
          <w:lang w:val="en-US"/>
        </w:rPr>
        <w:fldChar w:fldCharType="begin"/>
      </w:r>
      <w:r w:rsidR="001B5AD0">
        <w:rPr>
          <w:lang w:val="en-US"/>
        </w:rPr>
        <w:instrText xml:space="preserve"> REF _Ref462910280 \h </w:instrText>
      </w:r>
      <w:r w:rsidR="001B5AD0">
        <w:rPr>
          <w:lang w:val="en-US"/>
        </w:rPr>
      </w:r>
      <w:r w:rsidR="001B5AD0">
        <w:rPr>
          <w:lang w:val="en-US"/>
        </w:rPr>
        <w:fldChar w:fldCharType="separate"/>
      </w:r>
      <w:r w:rsidR="00874BCD">
        <w:t xml:space="preserve">Figure </w:t>
      </w:r>
      <w:r w:rsidR="00874BCD">
        <w:rPr>
          <w:noProof/>
        </w:rPr>
        <w:t>23</w:t>
      </w:r>
      <w:r w:rsidR="001B5AD0">
        <w:rPr>
          <w:lang w:val="en-US"/>
        </w:rPr>
        <w:fldChar w:fldCharType="end"/>
      </w:r>
      <w:r w:rsidRPr="001B5AD0">
        <w:rPr>
          <w:lang w:val="en-US"/>
        </w:rPr>
        <w:t xml:space="preserve"> and </w:t>
      </w:r>
      <w:r w:rsidR="001B5AD0">
        <w:rPr>
          <w:lang w:val="en-US"/>
        </w:rPr>
        <w:fldChar w:fldCharType="begin"/>
      </w:r>
      <w:r w:rsidR="001B5AD0">
        <w:rPr>
          <w:lang w:val="en-US"/>
        </w:rPr>
        <w:instrText xml:space="preserve"> REF _Ref462910290 \h </w:instrText>
      </w:r>
      <w:r w:rsidR="001B5AD0">
        <w:rPr>
          <w:lang w:val="en-US"/>
        </w:rPr>
      </w:r>
      <w:r w:rsidR="001B5AD0">
        <w:rPr>
          <w:lang w:val="en-US"/>
        </w:rPr>
        <w:fldChar w:fldCharType="separate"/>
      </w:r>
      <w:r w:rsidR="00874BCD">
        <w:t xml:space="preserve">Figure </w:t>
      </w:r>
      <w:r w:rsidR="00874BCD">
        <w:rPr>
          <w:noProof/>
        </w:rPr>
        <w:t>24</w:t>
      </w:r>
      <w:r w:rsidR="001B5AD0">
        <w:rPr>
          <w:lang w:val="en-US"/>
        </w:rPr>
        <w:fldChar w:fldCharType="end"/>
      </w:r>
      <w:r w:rsidRPr="001B5AD0">
        <w:rPr>
          <w:lang w:val="en-US"/>
        </w:rPr>
        <w:t xml:space="preserve">). </w:t>
      </w:r>
      <w:r w:rsidRPr="008E510D">
        <w:rPr>
          <w:lang w:val="en-US"/>
        </w:rPr>
        <w:t xml:space="preserve">Conceptually, each catchment has an outfall, and any outfall has a corresponding catchment, even if catchment and/or outfall may not be present in a particular application. A catchment interacts with upper and lower catchments via associated outfalls, and ultimately contributes flow to the outfall of a containing catchment. The catchment should be understood as the logical link between </w:t>
      </w:r>
      <w:r>
        <w:rPr>
          <w:lang w:val="en-US"/>
        </w:rPr>
        <w:t xml:space="preserve">two </w:t>
      </w:r>
      <w:r w:rsidRPr="008E510D">
        <w:rPr>
          <w:lang w:val="en-US"/>
        </w:rPr>
        <w:t>outfalls.</w:t>
      </w:r>
    </w:p>
    <w:p w14:paraId="26034CA2" w14:textId="77777777" w:rsidR="007451BA" w:rsidRDefault="007451BA" w:rsidP="007451BA">
      <w:pPr>
        <w:pStyle w:val="OGCFigure"/>
      </w:pPr>
      <w:r>
        <w:rPr>
          <w:noProof/>
        </w:rPr>
        <w:lastRenderedPageBreak/>
        <w:drawing>
          <wp:inline distT="0" distB="0" distL="0" distR="0" wp14:anchorId="2FF8AF1D" wp14:editId="5C59FB8E">
            <wp:extent cx="5486400" cy="3711639"/>
            <wp:effectExtent l="0" t="0" r="0" b="3175"/>
            <wp:docPr id="44" name="Grafik 44" descr="D:\Users\Dornblut\OGC_HYF_SWG\hlphtml\EARoot\EA2\EA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Dornblut\OGC_HYF_SWG\hlphtml\EARoot\EA2\EA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3711639"/>
                    </a:xfrm>
                    <a:prstGeom prst="rect">
                      <a:avLst/>
                    </a:prstGeom>
                    <a:noFill/>
                    <a:ln>
                      <a:noFill/>
                    </a:ln>
                  </pic:spPr>
                </pic:pic>
              </a:graphicData>
            </a:graphic>
          </wp:inline>
        </w:drawing>
      </w:r>
    </w:p>
    <w:p w14:paraId="03145E24" w14:textId="66B03ADB" w:rsidR="007451BA" w:rsidRDefault="007451BA" w:rsidP="007451BA">
      <w:pPr>
        <w:pStyle w:val="OGCFigure"/>
      </w:pPr>
      <w:bookmarkStart w:id="182" w:name="_Ref462910280"/>
      <w:bookmarkStart w:id="183" w:name="_Toc463963536"/>
      <w:r>
        <w:t xml:space="preserve">Figure </w:t>
      </w:r>
      <w:fldSimple w:instr=" SEQ Figure \* ARABIC ">
        <w:r w:rsidR="00F30A25">
          <w:rPr>
            <w:noProof/>
          </w:rPr>
          <w:t>23</w:t>
        </w:r>
      </w:fldSimple>
      <w:bookmarkEnd w:id="182"/>
      <w:r>
        <w:t>: Catchment model (UML class diagram)</w:t>
      </w:r>
      <w:bookmarkEnd w:id="183"/>
    </w:p>
    <w:p w14:paraId="69919ED6" w14:textId="3F6C3F9A" w:rsidR="00992987" w:rsidRDefault="00992987" w:rsidP="00992987">
      <w:pPr>
        <w:pStyle w:val="StandardWeb"/>
        <w:jc w:val="both"/>
        <w:rPr>
          <w:lang w:val="en-US"/>
        </w:rPr>
      </w:pPr>
      <w:r>
        <w:rPr>
          <w:lang w:val="en-US"/>
        </w:rPr>
        <w:t xml:space="preserve">The HY_Catchment feature type captures the union </w:t>
      </w:r>
      <w:r w:rsidR="007D57FE">
        <w:rPr>
          <w:lang w:val="en-US"/>
        </w:rPr>
        <w:t xml:space="preserve">of catchment and </w:t>
      </w:r>
      <w:r>
        <w:rPr>
          <w:lang w:val="en-US"/>
        </w:rPr>
        <w:t xml:space="preserve">outfall, and </w:t>
      </w:r>
      <w:r w:rsidR="007D57FE">
        <w:rPr>
          <w:lang w:val="en-US"/>
        </w:rPr>
        <w:t xml:space="preserve">the </w:t>
      </w:r>
      <w:r>
        <w:rPr>
          <w:lang w:val="en-US"/>
        </w:rPr>
        <w:t xml:space="preserve">multiple realization of the </w:t>
      </w:r>
      <w:r w:rsidR="007D57FE">
        <w:rPr>
          <w:lang w:val="en-US"/>
        </w:rPr>
        <w:t xml:space="preserve">logical </w:t>
      </w:r>
      <w:r>
        <w:rPr>
          <w:lang w:val="en-US"/>
        </w:rPr>
        <w:t xml:space="preserve">catchment. </w:t>
      </w:r>
      <w:r w:rsidRPr="00992987">
        <w:rPr>
          <w:lang w:val="en-US"/>
        </w:rPr>
        <w:t xml:space="preserve">These realizations include both topological realizations, as well as their geometric representation. HY_Catchment is an abstract class and </w:t>
      </w:r>
      <w:r w:rsidR="007D57FE">
        <w:rPr>
          <w:lang w:val="en-US"/>
        </w:rPr>
        <w:t>needs</w:t>
      </w:r>
      <w:r w:rsidRPr="00992987">
        <w:rPr>
          <w:lang w:val="en-US"/>
        </w:rPr>
        <w:t xml:space="preserve"> further specializ</w:t>
      </w:r>
      <w:r w:rsidR="007D57FE">
        <w:rPr>
          <w:lang w:val="en-US"/>
        </w:rPr>
        <w:t>ation</w:t>
      </w:r>
      <w:r w:rsidRPr="00992987">
        <w:rPr>
          <w:lang w:val="en-US"/>
        </w:rPr>
        <w:t xml:space="preserve"> with respect to catchment interaction.</w:t>
      </w:r>
      <w:r w:rsidRPr="008E510D">
        <w:rPr>
          <w:lang w:val="en-US"/>
        </w:rPr>
        <w:t xml:space="preserve"> </w:t>
      </w:r>
    </w:p>
    <w:p w14:paraId="7B81109B" w14:textId="10C2022A" w:rsidR="00D03383" w:rsidRDefault="0004665B" w:rsidP="0004665B">
      <w:pPr>
        <w:pStyle w:val="StandardWeb"/>
        <w:jc w:val="both"/>
      </w:pPr>
      <w:r w:rsidRPr="008E510D">
        <w:rPr>
          <w:lang w:val="en-US"/>
        </w:rPr>
        <w:t xml:space="preserve">The </w:t>
      </w:r>
      <w:r w:rsidRPr="0072653B">
        <w:rPr>
          <w:b/>
          <w:lang w:val="en-US"/>
        </w:rPr>
        <w:t>HY_Catchment</w:t>
      </w:r>
      <w:r w:rsidRPr="008E510D">
        <w:rPr>
          <w:lang w:val="en-US"/>
        </w:rPr>
        <w:t xml:space="preserve"> </w:t>
      </w:r>
      <w:r w:rsidR="0072653B">
        <w:rPr>
          <w:lang w:val="en-US"/>
        </w:rPr>
        <w:t xml:space="preserve">feature </w:t>
      </w:r>
      <w:r w:rsidRPr="008E510D">
        <w:rPr>
          <w:lang w:val="en-US"/>
        </w:rPr>
        <w:t>type (</w:t>
      </w:r>
      <w:r w:rsidR="00874BCD">
        <w:rPr>
          <w:highlight w:val="magenta"/>
          <w:lang w:val="en-US"/>
        </w:rPr>
        <w:fldChar w:fldCharType="begin"/>
      </w:r>
      <w:r w:rsidR="00874BCD">
        <w:rPr>
          <w:lang w:val="en-US"/>
        </w:rPr>
        <w:instrText xml:space="preserve"> REF _Ref462910290 \h </w:instrText>
      </w:r>
      <w:r w:rsidR="00874BCD">
        <w:rPr>
          <w:highlight w:val="magenta"/>
          <w:lang w:val="en-US"/>
        </w:rPr>
      </w:r>
      <w:r w:rsidR="00874BCD">
        <w:rPr>
          <w:highlight w:val="magenta"/>
          <w:lang w:val="en-US"/>
        </w:rPr>
        <w:fldChar w:fldCharType="separate"/>
      </w:r>
      <w:r w:rsidR="00874BCD">
        <w:t xml:space="preserve">Figure </w:t>
      </w:r>
      <w:r w:rsidR="00874BCD">
        <w:rPr>
          <w:noProof/>
        </w:rPr>
        <w:t>24</w:t>
      </w:r>
      <w:r w:rsidR="00874BCD">
        <w:rPr>
          <w:highlight w:val="magenta"/>
          <w:lang w:val="en-US"/>
        </w:rPr>
        <w:fldChar w:fldCharType="end"/>
      </w:r>
      <w:r w:rsidRPr="00F30A25">
        <w:rPr>
          <w:lang w:val="en-US"/>
        </w:rPr>
        <w:t xml:space="preserve">) specializes the general HY_HydroFeature </w:t>
      </w:r>
      <w:r w:rsidR="00127449" w:rsidRPr="00F30A25">
        <w:rPr>
          <w:lang w:val="en-US"/>
        </w:rPr>
        <w:t>type</w:t>
      </w:r>
      <w:r w:rsidRPr="00F30A25">
        <w:rPr>
          <w:lang w:val="en-US"/>
        </w:rPr>
        <w:t xml:space="preserve">. </w:t>
      </w:r>
      <w:r w:rsidRPr="008E510D">
        <w:rPr>
          <w:lang w:val="en-US"/>
        </w:rPr>
        <w:t xml:space="preserve">Through generalization, HY_Catchment inherits the </w:t>
      </w:r>
      <w:r w:rsidRPr="008E510D">
        <w:rPr>
          <w:rStyle w:val="Hervorhebung"/>
          <w:lang w:val="en-US"/>
        </w:rPr>
        <w:t>name</w:t>
      </w:r>
      <w:r w:rsidRPr="008E510D">
        <w:rPr>
          <w:lang w:val="en-US"/>
        </w:rPr>
        <w:t xml:space="preserve"> property</w:t>
      </w:r>
      <w:r w:rsidR="00992987">
        <w:rPr>
          <w:lang w:val="en-US"/>
        </w:rPr>
        <w:t>. It</w:t>
      </w:r>
      <w:r w:rsidRPr="008E510D">
        <w:rPr>
          <w:lang w:val="en-US"/>
        </w:rPr>
        <w:t xml:space="preserve"> carries </w:t>
      </w:r>
      <w:r w:rsidR="00992987">
        <w:rPr>
          <w:lang w:val="en-US"/>
        </w:rPr>
        <w:t>a</w:t>
      </w:r>
      <w:r w:rsidRPr="008E510D">
        <w:rPr>
          <w:lang w:val="en-US"/>
        </w:rPr>
        <w:t xml:space="preserve"> </w:t>
      </w:r>
      <w:r w:rsidRPr="008E510D">
        <w:rPr>
          <w:rStyle w:val="Hervorhebung"/>
          <w:lang w:val="en-US"/>
        </w:rPr>
        <w:t>code</w:t>
      </w:r>
      <w:r w:rsidRPr="008E510D">
        <w:rPr>
          <w:lang w:val="en-US"/>
        </w:rPr>
        <w:t xml:space="preserve"> attribute and the associations: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proofErr w:type="spellStart"/>
      <w:r w:rsidRPr="008E510D">
        <w:rPr>
          <w:rStyle w:val="Hervorhebung"/>
          <w:lang w:val="en-US"/>
        </w:rPr>
        <w:t>containingCatchment</w:t>
      </w:r>
      <w:proofErr w:type="spellEnd"/>
      <w:r w:rsidRPr="008E510D">
        <w:rPr>
          <w:lang w:val="en-US"/>
        </w:rPr>
        <w:t xml:space="preserve">, </w:t>
      </w:r>
      <w:proofErr w:type="spellStart"/>
      <w:r w:rsidRPr="008E510D">
        <w:rPr>
          <w:rStyle w:val="Hervorhebung"/>
          <w:lang w:val="en-US"/>
        </w:rPr>
        <w:t>containedCatchment</w:t>
      </w:r>
      <w:proofErr w:type="spellEnd"/>
      <w:r w:rsidRPr="008E510D">
        <w:rPr>
          <w:lang w:val="en-US"/>
        </w:rPr>
        <w:t xml:space="preserve">, </w:t>
      </w:r>
      <w:proofErr w:type="spellStart"/>
      <w:r w:rsidRPr="008E510D">
        <w:rPr>
          <w:rStyle w:val="Hervorhebung"/>
          <w:lang w:val="en-US"/>
        </w:rPr>
        <w:t>conjointCatchment</w:t>
      </w:r>
      <w:proofErr w:type="spellEnd"/>
      <w:r w:rsidRPr="008E510D">
        <w:rPr>
          <w:lang w:val="en-US"/>
        </w:rPr>
        <w:t xml:space="preserve">, </w:t>
      </w:r>
      <w:proofErr w:type="spellStart"/>
      <w:r w:rsidRPr="008E510D">
        <w:rPr>
          <w:rStyle w:val="Hervorhebung"/>
          <w:lang w:val="en-US"/>
        </w:rPr>
        <w:t>upperCatchment</w:t>
      </w:r>
      <w:proofErr w:type="spellEnd"/>
      <w:r w:rsidRPr="008E510D">
        <w:rPr>
          <w:lang w:val="en-US"/>
        </w:rPr>
        <w:t xml:space="preserve">, </w:t>
      </w:r>
      <w:proofErr w:type="spellStart"/>
      <w:r w:rsidRPr="008E510D">
        <w:rPr>
          <w:rStyle w:val="Hervorhebung"/>
          <w:lang w:val="en-US"/>
        </w:rPr>
        <w:t>lowerCatchment</w:t>
      </w:r>
      <w:proofErr w:type="spellEnd"/>
      <w:r w:rsidRPr="008E510D">
        <w:rPr>
          <w:lang w:val="en-US"/>
        </w:rPr>
        <w:t xml:space="preserve">, </w:t>
      </w:r>
      <w:r>
        <w:rPr>
          <w:rStyle w:val="Hervorhebung"/>
          <w:lang w:val="en-US"/>
        </w:rPr>
        <w:t>realization</w:t>
      </w:r>
      <w:r w:rsidRPr="008E510D">
        <w:rPr>
          <w:lang w:val="en-US"/>
        </w:rPr>
        <w:t>.</w:t>
      </w:r>
    </w:p>
    <w:p w14:paraId="1C5B7B9B" w14:textId="4D16F263" w:rsidR="003E594B" w:rsidRPr="00D44A9D" w:rsidRDefault="00320041" w:rsidP="008C473D">
      <w:r w:rsidRPr="008C473D">
        <w:rPr>
          <w:rStyle w:val="Fett"/>
          <w:bCs w:val="0"/>
        </w:rPr>
        <w:t>c</w:t>
      </w:r>
      <w:r w:rsidR="00D11AB2" w:rsidRPr="008C473D">
        <w:rPr>
          <w:rStyle w:val="Fett"/>
          <w:bCs w:val="0"/>
        </w:rPr>
        <w:t>ode</w:t>
      </w:r>
      <w:r w:rsidRPr="00D44A9D">
        <w:rPr>
          <w:rStyle w:val="Fett"/>
          <w:b w:val="0"/>
          <w:bCs w:val="0"/>
        </w:rPr>
        <w:t xml:space="preserve"> (attribute):</w:t>
      </w:r>
    </w:p>
    <w:p w14:paraId="0E1FE3D3" w14:textId="4274225A" w:rsidR="00D11AB2" w:rsidRPr="00040D04" w:rsidRDefault="00D11AB2" w:rsidP="008C473D">
      <w:r w:rsidRPr="00040D04">
        <w:t xml:space="preserve">unique identifier to the catchment in given context. </w:t>
      </w:r>
      <w:r w:rsidR="007D57FE" w:rsidRPr="00040D04">
        <w:t>T</w:t>
      </w:r>
      <w:r w:rsidRPr="00040D04" w:rsidDel="0074022F">
        <w:t xml:space="preserve">he code attribute </w:t>
      </w:r>
      <w:r w:rsidR="007D57FE" w:rsidRPr="00040D04" w:rsidDel="0074022F">
        <w:t>sh</w:t>
      </w:r>
      <w:r w:rsidR="007D57FE" w:rsidRPr="00040D04">
        <w:t>ould</w:t>
      </w:r>
      <w:r w:rsidR="007D57FE" w:rsidRPr="00040D04" w:rsidDel="0074022F">
        <w:t xml:space="preserve"> </w:t>
      </w:r>
      <w:r w:rsidRPr="00040D04" w:rsidDel="0074022F">
        <w:t xml:space="preserve">be implemented using a controlled classification or coding system. </w:t>
      </w:r>
      <w:r w:rsidRPr="00040D04">
        <w:t xml:space="preserve">Example: WMO Basin Codes. </w:t>
      </w:r>
    </w:p>
    <w:p w14:paraId="0BB83C96" w14:textId="587BB219" w:rsidR="003E594B" w:rsidRPr="008C473D" w:rsidRDefault="00D11AB2" w:rsidP="008C473D">
      <w:r w:rsidRPr="008C473D">
        <w:rPr>
          <w:rStyle w:val="Fett"/>
          <w:bCs w:val="0"/>
        </w:rPr>
        <w:t>outflow</w:t>
      </w:r>
      <w:r w:rsidRPr="008C473D">
        <w:t xml:space="preserve"> and </w:t>
      </w:r>
      <w:r w:rsidRPr="008C473D">
        <w:rPr>
          <w:rStyle w:val="Fett"/>
          <w:bCs w:val="0"/>
        </w:rPr>
        <w:t>inflow</w:t>
      </w:r>
      <w:r w:rsidR="00320041" w:rsidRPr="00A91E03">
        <w:rPr>
          <w:rStyle w:val="Fett"/>
          <w:b w:val="0"/>
          <w:bCs w:val="0"/>
        </w:rPr>
        <w:t xml:space="preserve"> (associations)</w:t>
      </w:r>
      <w:r w:rsidR="00093A75" w:rsidRPr="00A91E03">
        <w:rPr>
          <w:rStyle w:val="Fett"/>
          <w:b w:val="0"/>
          <w:bCs w:val="0"/>
        </w:rPr>
        <w:t>:</w:t>
      </w:r>
      <w:r w:rsidR="00093A75" w:rsidRPr="008C473D">
        <w:t xml:space="preserve"> </w:t>
      </w:r>
    </w:p>
    <w:p w14:paraId="7873CDB2" w14:textId="0B9AC5E8" w:rsidR="00D11AB2" w:rsidRPr="00040D04" w:rsidRDefault="00D11AB2" w:rsidP="008C473D">
      <w:r w:rsidRPr="0037077B">
        <w:t xml:space="preserve">outfall in terms of </w:t>
      </w:r>
      <w:r w:rsidR="00093A75" w:rsidRPr="0037077B">
        <w:t xml:space="preserve">an </w:t>
      </w:r>
      <w:r w:rsidRPr="0037077B">
        <w:t xml:space="preserve">outflow </w:t>
      </w:r>
      <w:r w:rsidR="00093A75" w:rsidRPr="0037077B">
        <w:t xml:space="preserve">of the contributing catchment, </w:t>
      </w:r>
      <w:r w:rsidRPr="00040D04">
        <w:t xml:space="preserve">or inflow </w:t>
      </w:r>
      <w:r w:rsidR="00093A75" w:rsidRPr="00040D04">
        <w:t>to</w:t>
      </w:r>
      <w:r w:rsidRPr="00040D04">
        <w:t xml:space="preserve"> the </w:t>
      </w:r>
      <w:r w:rsidR="00093A75" w:rsidRPr="00040D04">
        <w:t xml:space="preserve">receiving </w:t>
      </w:r>
      <w:r w:rsidRPr="00040D04">
        <w:t xml:space="preserve">catchment. </w:t>
      </w:r>
      <w:r w:rsidR="009434AC" w:rsidRPr="00040D04">
        <w:t xml:space="preserve">For a </w:t>
      </w:r>
      <w:r w:rsidRPr="00040D04">
        <w:t xml:space="preserve">dendritic network of catchments, the outflow of a contributing catchment coincides with the inflow to a receiving catchment. This </w:t>
      </w:r>
      <w:r w:rsidR="009434AC" w:rsidRPr="00040D04">
        <w:t>support</w:t>
      </w:r>
      <w:r w:rsidRPr="00040D04">
        <w:t>s description of upstream-downstream relations</w:t>
      </w:r>
      <w:r w:rsidR="00093A75" w:rsidRPr="00040D04">
        <w:t>hips between catchments</w:t>
      </w:r>
      <w:r w:rsidRPr="00040D04">
        <w:t xml:space="preserve">. </w:t>
      </w:r>
    </w:p>
    <w:p w14:paraId="5E675CE3" w14:textId="77777777" w:rsidR="007451BA" w:rsidRDefault="007451BA" w:rsidP="007451BA">
      <w:pPr>
        <w:pStyle w:val="OGCFigure"/>
      </w:pPr>
      <w:r>
        <w:rPr>
          <w:noProof/>
        </w:rPr>
        <w:lastRenderedPageBreak/>
        <w:drawing>
          <wp:inline distT="0" distB="0" distL="0" distR="0" wp14:anchorId="6ED3BF38" wp14:editId="7F8262DE">
            <wp:extent cx="2943225" cy="3105150"/>
            <wp:effectExtent l="0" t="0" r="9525" b="0"/>
            <wp:docPr id="48" name="Grafik 48" descr="D:\Users\Dornblut\OGC_HYF_SWG\hlphtml\EARoot\EA2\E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Dornblut\OGC_HYF_SWG\hlphtml\EARoot\EA2\EA2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43225" cy="3105150"/>
                    </a:xfrm>
                    <a:prstGeom prst="rect">
                      <a:avLst/>
                    </a:prstGeom>
                    <a:noFill/>
                    <a:ln>
                      <a:noFill/>
                    </a:ln>
                  </pic:spPr>
                </pic:pic>
              </a:graphicData>
            </a:graphic>
          </wp:inline>
        </w:drawing>
      </w:r>
    </w:p>
    <w:p w14:paraId="73DC2AE7" w14:textId="35ECBECA" w:rsidR="00002E89" w:rsidRDefault="007451BA" w:rsidP="007451BA">
      <w:pPr>
        <w:pStyle w:val="OGCFigure"/>
      </w:pPr>
      <w:bookmarkStart w:id="184" w:name="_Ref462910290"/>
      <w:bookmarkStart w:id="185" w:name="_Toc463963537"/>
      <w:r>
        <w:t xml:space="preserve">Figure </w:t>
      </w:r>
      <w:fldSimple w:instr=" SEQ Figure \* ARABIC ">
        <w:r w:rsidR="00F30A25">
          <w:rPr>
            <w:noProof/>
          </w:rPr>
          <w:t>24</w:t>
        </w:r>
      </w:fldSimple>
      <w:bookmarkEnd w:id="184"/>
      <w:r>
        <w:t>: Catchment and outfall (UML class diagram)</w:t>
      </w:r>
      <w:bookmarkEnd w:id="185"/>
    </w:p>
    <w:p w14:paraId="311FCB73" w14:textId="77777777" w:rsidR="007451BA" w:rsidRPr="008E510D" w:rsidRDefault="007451BA" w:rsidP="007451BA">
      <w:pPr>
        <w:pStyle w:val="OGCFigure"/>
      </w:pPr>
    </w:p>
    <w:p w14:paraId="36E48158" w14:textId="322BB8AD" w:rsidR="003E594B" w:rsidRPr="008C473D" w:rsidRDefault="00D11AB2" w:rsidP="008C473D">
      <w:pPr>
        <w:rPr>
          <w:rStyle w:val="Fett"/>
          <w:b w:val="0"/>
          <w:bCs w:val="0"/>
        </w:rPr>
      </w:pPr>
      <w:proofErr w:type="spellStart"/>
      <w:r w:rsidRPr="008C473D">
        <w:rPr>
          <w:rStyle w:val="Fett"/>
          <w:bCs w:val="0"/>
        </w:rPr>
        <w:t>containingCatchment</w:t>
      </w:r>
      <w:proofErr w:type="spellEnd"/>
      <w:r w:rsidRPr="008C473D">
        <w:rPr>
          <w:rStyle w:val="Fett"/>
          <w:b w:val="0"/>
          <w:bCs w:val="0"/>
        </w:rPr>
        <w:t xml:space="preserve"> and </w:t>
      </w:r>
      <w:proofErr w:type="spellStart"/>
      <w:r w:rsidRPr="008C473D">
        <w:rPr>
          <w:rStyle w:val="Fett"/>
          <w:bCs w:val="0"/>
        </w:rPr>
        <w:t>containedCatchment</w:t>
      </w:r>
      <w:proofErr w:type="spellEnd"/>
      <w:r w:rsidR="00320041" w:rsidRPr="008C473D">
        <w:rPr>
          <w:rStyle w:val="Fett"/>
          <w:b w:val="0"/>
          <w:bCs w:val="0"/>
        </w:rPr>
        <w:t xml:space="preserve"> (associations</w:t>
      </w:r>
      <w:r w:rsidR="00320041" w:rsidRPr="00040D04">
        <w:rPr>
          <w:rStyle w:val="Fett"/>
          <w:b w:val="0"/>
          <w:bCs w:val="0"/>
        </w:rPr>
        <w:t>)</w:t>
      </w:r>
      <w:r w:rsidR="002159A7" w:rsidRPr="00040D04">
        <w:rPr>
          <w:rStyle w:val="Fett"/>
          <w:b w:val="0"/>
          <w:bCs w:val="0"/>
        </w:rPr>
        <w:t>:</w:t>
      </w:r>
      <w:r w:rsidRPr="008C473D">
        <w:rPr>
          <w:rStyle w:val="Fett"/>
          <w:b w:val="0"/>
          <w:bCs w:val="0"/>
        </w:rPr>
        <w:t xml:space="preserve"> </w:t>
      </w:r>
    </w:p>
    <w:p w14:paraId="33B2FA3E" w14:textId="6E3EF288" w:rsidR="007451BA" w:rsidRDefault="00D11AB2" w:rsidP="007451BA">
      <w:r w:rsidRPr="008E510D">
        <w:t xml:space="preserve">nesting of catchments in a simple “is-in” containment hierarchy as typically used for high-order organization of management and reporting units. </w:t>
      </w:r>
    </w:p>
    <w:p w14:paraId="71D43F16" w14:textId="77777777" w:rsidR="007451BA" w:rsidRDefault="007451BA" w:rsidP="007451BA">
      <w:pPr>
        <w:pStyle w:val="OGCFigure"/>
      </w:pPr>
      <w:r>
        <w:rPr>
          <w:noProof/>
        </w:rPr>
        <w:drawing>
          <wp:inline distT="0" distB="0" distL="0" distR="0" wp14:anchorId="6982D88D" wp14:editId="63D85E50">
            <wp:extent cx="2914650" cy="1343025"/>
            <wp:effectExtent l="0" t="0" r="0" b="9525"/>
            <wp:docPr id="56" name="Grafik 56" descr="D:\Users\Dornblut\OGC_HYF_SWG\hlphtml\EARoot\EA2\EA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Users\Dornblut\OGC_HYF_SWG\hlphtml\EARoot\EA2\EA2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14650" cy="1343025"/>
                    </a:xfrm>
                    <a:prstGeom prst="rect">
                      <a:avLst/>
                    </a:prstGeom>
                    <a:noFill/>
                    <a:ln>
                      <a:noFill/>
                    </a:ln>
                  </pic:spPr>
                </pic:pic>
              </a:graphicData>
            </a:graphic>
          </wp:inline>
        </w:drawing>
      </w:r>
    </w:p>
    <w:p w14:paraId="7436E799" w14:textId="19FDFD09" w:rsidR="007451BA" w:rsidRPr="008E510D" w:rsidRDefault="007451BA" w:rsidP="007451BA">
      <w:pPr>
        <w:pStyle w:val="OGCFigure"/>
      </w:pPr>
      <w:bookmarkStart w:id="186" w:name="_Toc463963538"/>
      <w:r>
        <w:t xml:space="preserve">Figure </w:t>
      </w:r>
      <w:fldSimple w:instr=" SEQ Figure \* ARABIC ">
        <w:r w:rsidR="00F30A25">
          <w:rPr>
            <w:noProof/>
          </w:rPr>
          <w:t>25</w:t>
        </w:r>
      </w:fldSimple>
      <w:r>
        <w:t xml:space="preserve">: </w:t>
      </w:r>
      <w:r w:rsidRPr="008E510D">
        <w:t>Containing / contained catchment (UML class diagram</w:t>
      </w:r>
      <w:r>
        <w:t>)</w:t>
      </w:r>
      <w:bookmarkEnd w:id="186"/>
    </w:p>
    <w:p w14:paraId="670E0F72" w14:textId="77777777" w:rsidR="001214AF" w:rsidRPr="008E510D" w:rsidRDefault="001214AF" w:rsidP="006D2CB5">
      <w:pPr>
        <w:pStyle w:val="OGCFigure"/>
      </w:pPr>
    </w:p>
    <w:p w14:paraId="6AAB4376" w14:textId="4E687494" w:rsidR="003E594B" w:rsidRPr="008C473D" w:rsidRDefault="00D11AB2" w:rsidP="008C473D">
      <w:pPr>
        <w:rPr>
          <w:rStyle w:val="Fett"/>
          <w:b w:val="0"/>
          <w:bCs w:val="0"/>
        </w:rPr>
      </w:pPr>
      <w:proofErr w:type="spellStart"/>
      <w:r w:rsidRPr="008C473D">
        <w:rPr>
          <w:rStyle w:val="Fett"/>
          <w:bCs w:val="0"/>
        </w:rPr>
        <w:t>conjointCatchment</w:t>
      </w:r>
      <w:proofErr w:type="spellEnd"/>
      <w:r w:rsidR="00320041" w:rsidRPr="00040D04">
        <w:rPr>
          <w:rStyle w:val="Fett"/>
          <w:b w:val="0"/>
          <w:bCs w:val="0"/>
        </w:rPr>
        <w:t xml:space="preserve"> (association)</w:t>
      </w:r>
      <w:r w:rsidR="002159A7" w:rsidRPr="00040D04">
        <w:rPr>
          <w:rStyle w:val="Fett"/>
          <w:b w:val="0"/>
          <w:bCs w:val="0"/>
        </w:rPr>
        <w:t>:</w:t>
      </w:r>
      <w:r w:rsidRPr="008C473D">
        <w:rPr>
          <w:rStyle w:val="Fett"/>
          <w:b w:val="0"/>
          <w:bCs w:val="0"/>
        </w:rPr>
        <w:t xml:space="preserve"> </w:t>
      </w:r>
    </w:p>
    <w:p w14:paraId="7DE04B0F" w14:textId="335B5DFE" w:rsidR="00D11AB2" w:rsidRPr="008E510D" w:rsidRDefault="00D11AB2" w:rsidP="008C473D">
      <w:r w:rsidRPr="008E510D">
        <w:t xml:space="preserve">catchment </w:t>
      </w:r>
      <w:r w:rsidR="002159A7">
        <w:t xml:space="preserve">interacting </w:t>
      </w:r>
      <w:r w:rsidRPr="008E510D">
        <w:t xml:space="preserve">with another catchment </w:t>
      </w:r>
      <w:r w:rsidR="002159A7">
        <w:t xml:space="preserve">across </w:t>
      </w:r>
      <w:r w:rsidRPr="008E510D">
        <w:t>an internal boundary</w:t>
      </w:r>
      <w:r w:rsidR="00000055">
        <w:t xml:space="preserve">, and </w:t>
      </w:r>
      <w:r w:rsidRPr="008E510D">
        <w:t xml:space="preserve"> </w:t>
      </w:r>
      <w:r w:rsidR="002159A7">
        <w:t>contrib</w:t>
      </w:r>
      <w:r w:rsidR="00000055">
        <w:t xml:space="preserve">uting </w:t>
      </w:r>
      <w:r w:rsidR="000D365E">
        <w:t xml:space="preserve">together </w:t>
      </w:r>
      <w:r w:rsidR="00000055">
        <w:t>with these</w:t>
      </w:r>
      <w:r w:rsidR="00A4249C" w:rsidRPr="008E510D" w:rsidDel="003D0498">
        <w:t xml:space="preserve"> to a</w:t>
      </w:r>
      <w:r w:rsidR="009434AC">
        <w:t xml:space="preserve"> </w:t>
      </w:r>
      <w:r w:rsidR="000D365E">
        <w:t>single, common outfall</w:t>
      </w:r>
      <w:r w:rsidR="00A4249C" w:rsidRPr="008E510D" w:rsidDel="003D0498">
        <w:t>.</w:t>
      </w:r>
      <w:r w:rsidRPr="008E510D">
        <w:t xml:space="preserve">. This </w:t>
      </w:r>
      <w:r w:rsidR="002159A7">
        <w:t xml:space="preserve">internal boundary </w:t>
      </w:r>
      <w:r w:rsidRPr="008E510D">
        <w:t xml:space="preserve">may be a divide separating adjacent catchments, or a diffuse divide between non-delineated sub-catchments within an encompassing catchment, or a fictive </w:t>
      </w:r>
      <w:r w:rsidR="002159A7">
        <w:t>boundary</w:t>
      </w:r>
      <w:r w:rsidRPr="008E510D">
        <w:t xml:space="preserve"> between distant catchments. </w:t>
      </w:r>
      <w:r w:rsidRPr="008E510D" w:rsidDel="003D0498">
        <w:t>A</w:t>
      </w:r>
      <w:r w:rsidR="00C1502B">
        <w:t xml:space="preserve"> </w:t>
      </w:r>
      <w:r w:rsidRPr="008E510D" w:rsidDel="003D0498">
        <w:t>dendritic network of catchments</w:t>
      </w:r>
      <w:r w:rsidR="00C1502B">
        <w:t xml:space="preserve"> provided</w:t>
      </w:r>
      <w:r w:rsidRPr="008E510D" w:rsidDel="003D0498">
        <w:t xml:space="preserve">, where each catchment is determined by its single outflow, this association </w:t>
      </w:r>
      <w:r w:rsidR="00A4249C">
        <w:t>can</w:t>
      </w:r>
      <w:r w:rsidRPr="008E510D" w:rsidDel="003D0498">
        <w:t xml:space="preserve"> be used to summarize </w:t>
      </w:r>
      <w:r w:rsidRPr="008E510D">
        <w:t xml:space="preserve">diffuse </w:t>
      </w:r>
      <w:r w:rsidRPr="008E510D" w:rsidDel="003D0498">
        <w:t xml:space="preserve">inflow into </w:t>
      </w:r>
      <w:r w:rsidR="00C1502B">
        <w:t>a</w:t>
      </w:r>
      <w:r w:rsidRPr="008E510D" w:rsidDel="003D0498">
        <w:t xml:space="preserve"> catchment, as </w:t>
      </w:r>
      <w:r w:rsidR="002159A7">
        <w:t xml:space="preserve">typical for </w:t>
      </w:r>
      <w:r w:rsidRPr="008E510D" w:rsidDel="003D0498">
        <w:t>headwater catchments</w:t>
      </w:r>
      <w:r w:rsidR="008733BB">
        <w:t>, or spread outflow occurring for example in estuary catchments.</w:t>
      </w:r>
    </w:p>
    <w:p w14:paraId="087FF23D" w14:textId="292DD02F" w:rsidR="00B817B2" w:rsidRDefault="00B817B2" w:rsidP="00B817B2">
      <w:pPr>
        <w:pStyle w:val="OGCFigure"/>
      </w:pPr>
      <w:r>
        <w:rPr>
          <w:noProof/>
        </w:rPr>
        <w:lastRenderedPageBreak/>
        <w:drawing>
          <wp:inline distT="0" distB="0" distL="0" distR="0" wp14:anchorId="40079C89" wp14:editId="1C7132CD">
            <wp:extent cx="2771775" cy="1019175"/>
            <wp:effectExtent l="0" t="0" r="9525" b="9525"/>
            <wp:docPr id="65" name="Grafik 65" descr="D:\Users\Dornblut\OGC_HYF_SWG\hlphtml\EARoot\EA2\EA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Users\Dornblut\OGC_HYF_SWG\hlphtml\EARoot\EA2\EA3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71775" cy="1019175"/>
                    </a:xfrm>
                    <a:prstGeom prst="rect">
                      <a:avLst/>
                    </a:prstGeom>
                    <a:noFill/>
                    <a:ln>
                      <a:noFill/>
                    </a:ln>
                  </pic:spPr>
                </pic:pic>
              </a:graphicData>
            </a:graphic>
          </wp:inline>
        </w:drawing>
      </w:r>
    </w:p>
    <w:p w14:paraId="217BE564" w14:textId="7DD9AFBD" w:rsidR="00B817B2" w:rsidRDefault="00B817B2" w:rsidP="00B817B2">
      <w:pPr>
        <w:pStyle w:val="OGCFigure"/>
      </w:pPr>
      <w:bookmarkStart w:id="187" w:name="_Toc463963539"/>
      <w:r>
        <w:t xml:space="preserve">Figure </w:t>
      </w:r>
      <w:fldSimple w:instr=" SEQ Figure \* ARABIC ">
        <w:r w:rsidR="00F30A25">
          <w:rPr>
            <w:noProof/>
          </w:rPr>
          <w:t>26</w:t>
        </w:r>
      </w:fldSimple>
      <w:r>
        <w:t xml:space="preserve">: </w:t>
      </w:r>
      <w:r w:rsidRPr="008E510D">
        <w:t>Conjoint catchment (UML class diagram</w:t>
      </w:r>
      <w:r>
        <w:t>)</w:t>
      </w:r>
      <w:bookmarkEnd w:id="187"/>
    </w:p>
    <w:p w14:paraId="0B44E26C" w14:textId="77777777" w:rsidR="00DC6FF6" w:rsidRPr="008E510D" w:rsidRDefault="00DC6FF6" w:rsidP="006D2CB5">
      <w:pPr>
        <w:pStyle w:val="OGCFigure"/>
      </w:pPr>
    </w:p>
    <w:p w14:paraId="2C358ABA" w14:textId="5D5FC3CA" w:rsidR="003E594B" w:rsidRDefault="00D11AB2" w:rsidP="008C473D">
      <w:proofErr w:type="spellStart"/>
      <w:r w:rsidRPr="008E510D">
        <w:rPr>
          <w:rStyle w:val="Fett"/>
        </w:rPr>
        <w:t>upperCatchment</w:t>
      </w:r>
      <w:proofErr w:type="spellEnd"/>
      <w:r w:rsidRPr="008E510D">
        <w:t xml:space="preserve"> and </w:t>
      </w:r>
      <w:proofErr w:type="spellStart"/>
      <w:r w:rsidRPr="008E510D">
        <w:rPr>
          <w:rStyle w:val="Fett"/>
        </w:rPr>
        <w:t>lowerCatchment</w:t>
      </w:r>
      <w:proofErr w:type="spellEnd"/>
      <w:r w:rsidR="00320041">
        <w:rPr>
          <w:rStyle w:val="Fett"/>
        </w:rPr>
        <w:t xml:space="preserve"> </w:t>
      </w:r>
      <w:r w:rsidR="00320041" w:rsidRPr="00320041">
        <w:rPr>
          <w:rStyle w:val="Fett"/>
          <w:b w:val="0"/>
        </w:rPr>
        <w:t>(</w:t>
      </w:r>
      <w:r w:rsidR="00320041">
        <w:rPr>
          <w:rStyle w:val="Fett"/>
          <w:b w:val="0"/>
        </w:rPr>
        <w:t>association)</w:t>
      </w:r>
      <w:r w:rsidR="002159A7">
        <w:t xml:space="preserve">: </w:t>
      </w:r>
    </w:p>
    <w:p w14:paraId="0C8EC702" w14:textId="6B992125" w:rsidR="00D11AB2" w:rsidRPr="008E510D" w:rsidRDefault="0037077B" w:rsidP="008C473D">
      <w:r>
        <w:t xml:space="preserve">neighboring </w:t>
      </w:r>
      <w:r w:rsidR="00D11AB2" w:rsidRPr="008E510D">
        <w:t xml:space="preserve">catchment </w:t>
      </w:r>
      <w:r w:rsidR="002159A7">
        <w:t xml:space="preserve">immediately </w:t>
      </w:r>
      <w:r w:rsidR="00D11AB2" w:rsidRPr="008E510D">
        <w:t>above or below</w:t>
      </w:r>
      <w:r w:rsidR="002159A7">
        <w:t xml:space="preserve"> of the catchment</w:t>
      </w:r>
      <w:r w:rsidR="00D11AB2" w:rsidRPr="008E510D">
        <w:t xml:space="preserve">. This allows </w:t>
      </w:r>
      <w:r w:rsidR="001D3AD6" w:rsidRPr="008E510D">
        <w:t xml:space="preserve">to trace the catchment network in </w:t>
      </w:r>
      <w:r w:rsidR="001D3AD6">
        <w:t xml:space="preserve">an </w:t>
      </w:r>
      <w:r w:rsidR="001D3AD6" w:rsidRPr="008E510D">
        <w:t>upstream direction from mouth to source, or downstream from source to mouth.</w:t>
      </w:r>
    </w:p>
    <w:p w14:paraId="08564122" w14:textId="7AB0A705" w:rsidR="00B817B2" w:rsidRDefault="00B817B2" w:rsidP="00B817B2">
      <w:pPr>
        <w:pStyle w:val="OGCFigure"/>
      </w:pPr>
      <w:r>
        <w:rPr>
          <w:noProof/>
        </w:rPr>
        <w:drawing>
          <wp:inline distT="0" distB="0" distL="0" distR="0" wp14:anchorId="161E0FE5" wp14:editId="3B0C40F5">
            <wp:extent cx="2667000" cy="1447800"/>
            <wp:effectExtent l="0" t="0" r="0" b="0"/>
            <wp:docPr id="67" name="Grafik 67" descr="D:\Users\Dornblut\OGC_HYF_SWG\hlphtml\EARoot\EA2\EA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Users\Dornblut\OGC_HYF_SWG\hlphtml\EARoot\EA2\EA3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67000" cy="1447800"/>
                    </a:xfrm>
                    <a:prstGeom prst="rect">
                      <a:avLst/>
                    </a:prstGeom>
                    <a:noFill/>
                    <a:ln>
                      <a:noFill/>
                    </a:ln>
                  </pic:spPr>
                </pic:pic>
              </a:graphicData>
            </a:graphic>
          </wp:inline>
        </w:drawing>
      </w:r>
    </w:p>
    <w:p w14:paraId="3B3798C9" w14:textId="2337E57D" w:rsidR="00B817B2" w:rsidRDefault="00B817B2" w:rsidP="00B817B2">
      <w:pPr>
        <w:pStyle w:val="OGCFigure"/>
      </w:pPr>
      <w:bookmarkStart w:id="188" w:name="_Toc463963540"/>
      <w:r>
        <w:t xml:space="preserve">Figure </w:t>
      </w:r>
      <w:fldSimple w:instr=" SEQ Figure \* ARABIC ">
        <w:r w:rsidR="00F30A25">
          <w:rPr>
            <w:noProof/>
          </w:rPr>
          <w:t>27</w:t>
        </w:r>
      </w:fldSimple>
      <w:r>
        <w:t xml:space="preserve">: </w:t>
      </w:r>
      <w:r w:rsidRPr="008E510D">
        <w:t>Upper / lower catchment (UML class diagram</w:t>
      </w:r>
      <w:r>
        <w:t>)</w:t>
      </w:r>
      <w:bookmarkEnd w:id="188"/>
    </w:p>
    <w:p w14:paraId="00D2AFC4" w14:textId="77777777" w:rsidR="00002E89" w:rsidRPr="008E510D" w:rsidRDefault="00002E89" w:rsidP="006D2CB5">
      <w:pPr>
        <w:pStyle w:val="OGCFigure"/>
      </w:pPr>
    </w:p>
    <w:p w14:paraId="4F4266E8" w14:textId="6C99681F" w:rsidR="00127449" w:rsidRPr="008C473D" w:rsidRDefault="001D437D" w:rsidP="008C473D">
      <w:pPr>
        <w:rPr>
          <w:rStyle w:val="Fett"/>
        </w:rPr>
      </w:pPr>
      <w:r w:rsidRPr="00127449">
        <w:rPr>
          <w:rStyle w:val="Fett"/>
        </w:rPr>
        <w:t>realization</w:t>
      </w:r>
      <w:r w:rsidR="00320041">
        <w:rPr>
          <w:rStyle w:val="Fett"/>
        </w:rPr>
        <w:t xml:space="preserve"> </w:t>
      </w:r>
      <w:r w:rsidR="00320041" w:rsidRPr="008C473D">
        <w:rPr>
          <w:rStyle w:val="Fett"/>
          <w:b w:val="0"/>
        </w:rPr>
        <w:t>(association):</w:t>
      </w:r>
    </w:p>
    <w:p w14:paraId="317EDCD0" w14:textId="4DC51485" w:rsidR="00D11AB2" w:rsidRPr="008C473D" w:rsidRDefault="00F776C0" w:rsidP="008C473D">
      <w:r>
        <w:t xml:space="preserve">topological or geographic </w:t>
      </w:r>
      <w:r w:rsidR="00127449">
        <w:t xml:space="preserve">feature which </w:t>
      </w:r>
      <w:r w:rsidR="00D11AB2" w:rsidRPr="00127449">
        <w:t>realizes the logical catchment</w:t>
      </w:r>
      <w:r>
        <w:t xml:space="preserve"> </w:t>
      </w:r>
      <w:r w:rsidR="00EE319C">
        <w:t>.</w:t>
      </w:r>
    </w:p>
    <w:p w14:paraId="21A39CE4" w14:textId="05FAA99C" w:rsidR="00D11AB2" w:rsidRPr="008C473D" w:rsidRDefault="00D11AB2" w:rsidP="00450C77">
      <w:pPr>
        <w:pStyle w:val="berschrift4"/>
        <w:jc w:val="both"/>
      </w:pPr>
      <w:r w:rsidRPr="008C473D">
        <w:t>Catchment Aggregate</w:t>
      </w:r>
    </w:p>
    <w:p w14:paraId="3096FD2C" w14:textId="326BC19B" w:rsidR="00320041" w:rsidRDefault="00D11AB2" w:rsidP="00450C77">
      <w:pPr>
        <w:pStyle w:val="StandardWeb"/>
        <w:jc w:val="both"/>
        <w:rPr>
          <w:lang w:val="en-US"/>
        </w:rPr>
      </w:pPr>
      <w:r w:rsidRPr="008E510D">
        <w:rPr>
          <w:lang w:val="en-US"/>
        </w:rPr>
        <w:t xml:space="preserve">The </w:t>
      </w:r>
      <w:proofErr w:type="spellStart"/>
      <w:r w:rsidRPr="008E510D">
        <w:rPr>
          <w:lang w:val="en-US"/>
        </w:rPr>
        <w:t>HY_CatchmentAggregate</w:t>
      </w:r>
      <w:proofErr w:type="spellEnd"/>
      <w:r w:rsidRPr="008E510D">
        <w:rPr>
          <w:lang w:val="en-US"/>
        </w:rPr>
        <w:t xml:space="preserve"> feature type (</w:t>
      </w:r>
      <w:r w:rsidR="00874BCD">
        <w:rPr>
          <w:lang w:val="en-US"/>
        </w:rPr>
        <w:fldChar w:fldCharType="begin"/>
      </w:r>
      <w:r w:rsidR="00874BCD">
        <w:rPr>
          <w:lang w:val="en-US"/>
        </w:rPr>
        <w:instrText xml:space="preserve"> REF _Ref462910330 \h </w:instrText>
      </w:r>
      <w:r w:rsidR="00874BCD">
        <w:rPr>
          <w:lang w:val="en-US"/>
        </w:rPr>
      </w:r>
      <w:r w:rsidR="00874BCD">
        <w:rPr>
          <w:lang w:val="en-US"/>
        </w:rPr>
        <w:fldChar w:fldCharType="separate"/>
      </w:r>
      <w:r w:rsidR="00874BCD">
        <w:t xml:space="preserve">Figure </w:t>
      </w:r>
      <w:r w:rsidR="00874BCD">
        <w:rPr>
          <w:noProof/>
        </w:rPr>
        <w:t>28</w:t>
      </w:r>
      <w:r w:rsidR="00874BCD">
        <w:rPr>
          <w:lang w:val="en-US"/>
        </w:rPr>
        <w:fldChar w:fldCharType="end"/>
      </w:r>
      <w:r w:rsidRPr="008E510D">
        <w:rPr>
          <w:lang w:val="en-US"/>
        </w:rPr>
        <w:t xml:space="preserve">) specializes the HY_Catchment </w:t>
      </w:r>
      <w:r w:rsidR="00320041">
        <w:rPr>
          <w:lang w:val="en-US"/>
        </w:rPr>
        <w:t xml:space="preserve">type </w:t>
      </w:r>
      <w:r w:rsidRPr="008E510D">
        <w:rPr>
          <w:lang w:val="en-US"/>
        </w:rPr>
        <w:t xml:space="preserve">as set of non-overlapping dendritic and interior catchments arranged in an encompassing catchment. This </w:t>
      </w:r>
      <w:r w:rsidR="00320041">
        <w:rPr>
          <w:lang w:val="en-US"/>
        </w:rPr>
        <w:t xml:space="preserve">can be used to describe </w:t>
      </w:r>
      <w:r w:rsidRPr="008E510D">
        <w:rPr>
          <w:lang w:val="en-US"/>
        </w:rPr>
        <w:t>multiple inflows into a catchment aggregate through several hydrologically discrete sub-catchments each with a single inflow, and contributing to a joined outflow of the catchment aggregate, including the '</w:t>
      </w:r>
      <w:proofErr w:type="spellStart"/>
      <w:r w:rsidRPr="008E510D">
        <w:rPr>
          <w:lang w:val="en-US"/>
        </w:rPr>
        <w:t>nillable</w:t>
      </w:r>
      <w:proofErr w:type="spellEnd"/>
      <w:r w:rsidRPr="008E510D">
        <w:rPr>
          <w:lang w:val="en-US"/>
        </w:rPr>
        <w:t xml:space="preserve">' outflow of interior catchments. </w:t>
      </w:r>
      <w:proofErr w:type="spellStart"/>
      <w:r w:rsidRPr="008E510D">
        <w:rPr>
          <w:lang w:val="en-US"/>
        </w:rPr>
        <w:t>Nillable</w:t>
      </w:r>
      <w:proofErr w:type="spellEnd"/>
      <w:r w:rsidRPr="008E510D">
        <w:rPr>
          <w:lang w:val="en-US"/>
        </w:rPr>
        <w:t xml:space="preserve"> is meant</w:t>
      </w:r>
      <w:r w:rsidR="00320041">
        <w:rPr>
          <w:lang w:val="en-US"/>
        </w:rPr>
        <w:t xml:space="preserve"> here </w:t>
      </w:r>
      <w:r w:rsidRPr="008E510D">
        <w:rPr>
          <w:lang w:val="en-US"/>
        </w:rPr>
        <w:t xml:space="preserve">to signify that the outfall </w:t>
      </w:r>
      <w:r w:rsidR="00320041">
        <w:rPr>
          <w:lang w:val="en-US"/>
        </w:rPr>
        <w:t xml:space="preserve">logically </w:t>
      </w:r>
      <w:r w:rsidRPr="008E510D">
        <w:rPr>
          <w:lang w:val="en-US"/>
        </w:rPr>
        <w:t>exists in the for</w:t>
      </w:r>
      <w:r w:rsidR="008E510D">
        <w:rPr>
          <w:lang w:val="en-US"/>
        </w:rPr>
        <w:t>m</w:t>
      </w:r>
      <w:r w:rsidRPr="008E510D">
        <w:rPr>
          <w:lang w:val="en-US"/>
        </w:rPr>
        <w:t xml:space="preserve"> of flow to the subsurface or atmosphere but is unknown in a given implementation. </w:t>
      </w:r>
    </w:p>
    <w:p w14:paraId="1CC689DB" w14:textId="35577AF2" w:rsidR="00D11AB2" w:rsidRPr="008E510D" w:rsidRDefault="00320041" w:rsidP="00450C77">
      <w:pPr>
        <w:pStyle w:val="StandardWeb"/>
        <w:jc w:val="both"/>
        <w:rPr>
          <w:lang w:val="en-US"/>
        </w:rPr>
      </w:pPr>
      <w:r>
        <w:rPr>
          <w:lang w:val="en-US"/>
        </w:rPr>
        <w:t>Being a special type of the HY_Catchment, t</w:t>
      </w:r>
      <w:r w:rsidR="00D11AB2" w:rsidRPr="008E510D">
        <w:rPr>
          <w:lang w:val="en-US"/>
        </w:rPr>
        <w:t>he catchment aggregate may be part of a containing catchment at the next higher level of hierarchy, which consists of similar-scale neighboring catchments. The catchment aggregate does not necessarily imply a series of nested containing catchments. It primarily allows navigation to the 'highest' level system (total drainage basin) as typically used for reporting purposes.</w:t>
      </w:r>
    </w:p>
    <w:p w14:paraId="2FBF8DA3" w14:textId="77777777" w:rsidR="00B817B2" w:rsidRDefault="00B817B2" w:rsidP="00B817B2">
      <w:pPr>
        <w:pStyle w:val="OGCFigure"/>
      </w:pPr>
      <w:r>
        <w:rPr>
          <w:noProof/>
        </w:rPr>
        <w:lastRenderedPageBreak/>
        <w:drawing>
          <wp:inline distT="0" distB="0" distL="0" distR="0" wp14:anchorId="315A6071" wp14:editId="46CDAF8D">
            <wp:extent cx="3962400" cy="4371975"/>
            <wp:effectExtent l="0" t="0" r="0" b="9525"/>
            <wp:docPr id="68" name="Grafik 68" descr="D:\Users\Dornblut\OGC_HYF_SWG\hlphtml\EARoot\EA2\EA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Users\Dornblut\OGC_HYF_SWG\hlphtml\EARoot\EA2\EA3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62400" cy="4371975"/>
                    </a:xfrm>
                    <a:prstGeom prst="rect">
                      <a:avLst/>
                    </a:prstGeom>
                    <a:noFill/>
                    <a:ln>
                      <a:noFill/>
                    </a:ln>
                  </pic:spPr>
                </pic:pic>
              </a:graphicData>
            </a:graphic>
          </wp:inline>
        </w:drawing>
      </w:r>
    </w:p>
    <w:p w14:paraId="4F5B8530" w14:textId="6AEF1EF0" w:rsidR="00B817B2" w:rsidRDefault="00B817B2" w:rsidP="00B817B2">
      <w:pPr>
        <w:pStyle w:val="OGCFigure"/>
      </w:pPr>
      <w:bookmarkStart w:id="189" w:name="_Ref462910330"/>
      <w:bookmarkStart w:id="190" w:name="_Toc463963541"/>
      <w:r>
        <w:t xml:space="preserve">Figure </w:t>
      </w:r>
      <w:fldSimple w:instr=" SEQ Figure \* ARABIC ">
        <w:r w:rsidR="00F30A25">
          <w:rPr>
            <w:noProof/>
          </w:rPr>
          <w:t>28</w:t>
        </w:r>
      </w:fldSimple>
      <w:bookmarkEnd w:id="189"/>
      <w:r>
        <w:t xml:space="preserve">: </w:t>
      </w:r>
      <w:r w:rsidRPr="008E510D">
        <w:t>Catchment aggregate (UML class diagram</w:t>
      </w:r>
      <w:r>
        <w:t>)</w:t>
      </w:r>
      <w:bookmarkEnd w:id="190"/>
    </w:p>
    <w:p w14:paraId="051170BC" w14:textId="768AEE2F" w:rsidR="00B817B2" w:rsidRPr="008E510D" w:rsidRDefault="00B817B2" w:rsidP="006D2CB5">
      <w:pPr>
        <w:pStyle w:val="OGCFigure"/>
      </w:pPr>
    </w:p>
    <w:p w14:paraId="1B8DA702" w14:textId="2B02C4A8" w:rsidR="00D11AB2" w:rsidRPr="008E510D" w:rsidRDefault="00D11AB2" w:rsidP="00450C77">
      <w:pPr>
        <w:pStyle w:val="StandardWeb"/>
        <w:jc w:val="both"/>
        <w:rPr>
          <w:lang w:val="en-US"/>
        </w:rPr>
      </w:pPr>
      <w:proofErr w:type="spellStart"/>
      <w:r w:rsidRPr="008E510D">
        <w:rPr>
          <w:lang w:val="en-US"/>
        </w:rPr>
        <w:t>HY_CatchmentAggregate</w:t>
      </w:r>
      <w:proofErr w:type="spellEnd"/>
      <w:r w:rsidRPr="008E510D">
        <w:rPr>
          <w:lang w:val="en-US"/>
        </w:rPr>
        <w:t xml:space="preserve"> inherits </w:t>
      </w:r>
      <w:r w:rsidR="00320041">
        <w:rPr>
          <w:lang w:val="en-US"/>
        </w:rPr>
        <w:t xml:space="preserve">through </w:t>
      </w:r>
      <w:r w:rsidRPr="008E510D">
        <w:rPr>
          <w:lang w:val="en-US"/>
        </w:rPr>
        <w:t xml:space="preserve">generalization the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proofErr w:type="spellStart"/>
      <w:r w:rsidRPr="008E510D">
        <w:rPr>
          <w:rStyle w:val="Hervorhebung"/>
          <w:lang w:val="en-US"/>
        </w:rPr>
        <w:t>containingCatchment</w:t>
      </w:r>
      <w:proofErr w:type="spellEnd"/>
      <w:r w:rsidRPr="008E510D">
        <w:rPr>
          <w:lang w:val="en-US"/>
        </w:rPr>
        <w:t xml:space="preserve">, </w:t>
      </w:r>
      <w:proofErr w:type="spellStart"/>
      <w:r w:rsidRPr="008E510D">
        <w:rPr>
          <w:rStyle w:val="Hervorhebung"/>
          <w:lang w:val="en-US"/>
        </w:rPr>
        <w:t>containedCatchment</w:t>
      </w:r>
      <w:proofErr w:type="spellEnd"/>
      <w:r w:rsidRPr="008E510D">
        <w:rPr>
          <w:lang w:val="en-US"/>
        </w:rPr>
        <w:t xml:space="preserve">, </w:t>
      </w:r>
      <w:proofErr w:type="spellStart"/>
      <w:r w:rsidRPr="008E510D">
        <w:rPr>
          <w:rStyle w:val="Hervorhebung"/>
          <w:lang w:val="en-US"/>
        </w:rPr>
        <w:t>conjointCatchment</w:t>
      </w:r>
      <w:proofErr w:type="spellEnd"/>
      <w:r w:rsidRPr="008E510D">
        <w:rPr>
          <w:lang w:val="en-US"/>
        </w:rPr>
        <w:t xml:space="preserve">, </w:t>
      </w:r>
      <w:proofErr w:type="spellStart"/>
      <w:r w:rsidRPr="008E510D">
        <w:rPr>
          <w:rStyle w:val="Hervorhebung"/>
          <w:lang w:val="en-US"/>
        </w:rPr>
        <w:t>upperCatchment</w:t>
      </w:r>
      <w:proofErr w:type="spellEnd"/>
      <w:r w:rsidRPr="008E510D">
        <w:rPr>
          <w:lang w:val="en-US"/>
        </w:rPr>
        <w:t xml:space="preserve">, </w:t>
      </w:r>
      <w:proofErr w:type="spellStart"/>
      <w:r w:rsidRPr="008E510D">
        <w:rPr>
          <w:rStyle w:val="Hervorhebung"/>
          <w:lang w:val="en-US"/>
        </w:rPr>
        <w:t>lowerCatchment</w:t>
      </w:r>
      <w:proofErr w:type="spellEnd"/>
      <w:r w:rsidRPr="008E510D">
        <w:rPr>
          <w:lang w:val="en-US"/>
        </w:rPr>
        <w:t xml:space="preserve">, and </w:t>
      </w:r>
      <w:r w:rsidR="002C3C8A">
        <w:rPr>
          <w:rStyle w:val="Hervorhebung"/>
          <w:lang w:val="en-US"/>
        </w:rPr>
        <w:t>realization</w:t>
      </w:r>
      <w:r w:rsidRPr="008E510D">
        <w:rPr>
          <w:lang w:val="en-US"/>
        </w:rPr>
        <w:t xml:space="preserve"> properties, and associates </w:t>
      </w:r>
      <w:r w:rsidR="00014ECC">
        <w:rPr>
          <w:lang w:val="en-US"/>
        </w:rPr>
        <w:t>an</w:t>
      </w:r>
      <w:r w:rsidRPr="008E510D">
        <w:rPr>
          <w:lang w:val="en-US"/>
        </w:rPr>
        <w:t xml:space="preserve"> </w:t>
      </w:r>
      <w:proofErr w:type="spellStart"/>
      <w:r w:rsidRPr="008E510D">
        <w:rPr>
          <w:rStyle w:val="Hervorhebung"/>
          <w:lang w:val="en-US"/>
        </w:rPr>
        <w:t>exorheicDrainage</w:t>
      </w:r>
      <w:proofErr w:type="spellEnd"/>
      <w:r w:rsidRPr="008E510D">
        <w:rPr>
          <w:lang w:val="en-US"/>
        </w:rPr>
        <w:t xml:space="preserve"> and </w:t>
      </w:r>
      <w:proofErr w:type="spellStart"/>
      <w:r w:rsidRPr="008E510D">
        <w:rPr>
          <w:rStyle w:val="Hervorhebung"/>
          <w:lang w:val="en-US"/>
        </w:rPr>
        <w:t>endorheicDrainage</w:t>
      </w:r>
      <w:proofErr w:type="spellEnd"/>
      <w:r w:rsidRPr="008E510D">
        <w:rPr>
          <w:lang w:val="en-US"/>
        </w:rPr>
        <w:t xml:space="preserve">. </w:t>
      </w:r>
    </w:p>
    <w:p w14:paraId="6934EE80" w14:textId="344FCEC2" w:rsidR="00320041" w:rsidRDefault="00D11AB2" w:rsidP="00EA08EB">
      <w:proofErr w:type="spellStart"/>
      <w:r w:rsidRPr="008E510D">
        <w:rPr>
          <w:rStyle w:val="Fett"/>
        </w:rPr>
        <w:t>exorheicDrainage</w:t>
      </w:r>
      <w:proofErr w:type="spellEnd"/>
      <w:r w:rsidRPr="008E510D">
        <w:t xml:space="preserve"> </w:t>
      </w:r>
      <w:r w:rsidR="00320041">
        <w:t>(</w:t>
      </w:r>
      <w:r w:rsidRPr="008E510D">
        <w:t>association</w:t>
      </w:r>
      <w:r w:rsidR="00014ECC">
        <w:t>)</w:t>
      </w:r>
      <w:r w:rsidR="00320041">
        <w:t>:</w:t>
      </w:r>
    </w:p>
    <w:p w14:paraId="6F0DB57C" w14:textId="23336EF5" w:rsidR="00320041" w:rsidRDefault="00014ECC" w:rsidP="00EA08EB">
      <w:r>
        <w:t xml:space="preserve">should be used to identify an </w:t>
      </w:r>
      <w:proofErr w:type="spellStart"/>
      <w:r w:rsidR="00D11AB2" w:rsidRPr="008E510D">
        <w:t>exorheic</w:t>
      </w:r>
      <w:proofErr w:type="spellEnd"/>
      <w:r w:rsidR="00D11AB2" w:rsidRPr="008E510D">
        <w:t xml:space="preserve"> drained catchment</w:t>
      </w:r>
      <w:r>
        <w:t xml:space="preserve"> which is not, but may be temporarily </w:t>
      </w:r>
      <w:r w:rsidR="00D11AB2" w:rsidRPr="008E510D">
        <w:t xml:space="preserve">connected to </w:t>
      </w:r>
      <w:r>
        <w:t>enveloping catchments</w:t>
      </w:r>
      <w:r w:rsidR="00D11AB2" w:rsidRPr="008E510D">
        <w:t xml:space="preserve">. </w:t>
      </w:r>
    </w:p>
    <w:p w14:paraId="6877ACED" w14:textId="5105D2DB" w:rsidR="00320041" w:rsidRPr="00A81F60" w:rsidRDefault="00D11AB2" w:rsidP="00EA08EB">
      <w:pPr>
        <w:rPr>
          <w:rStyle w:val="Fett"/>
          <w:b w:val="0"/>
          <w:lang w:val="en-GB" w:eastAsia="en-GB"/>
        </w:rPr>
      </w:pPr>
      <w:proofErr w:type="spellStart"/>
      <w:r w:rsidRPr="00A81F60">
        <w:rPr>
          <w:rStyle w:val="Fett"/>
        </w:rPr>
        <w:t>endorheicDrainage</w:t>
      </w:r>
      <w:proofErr w:type="spellEnd"/>
      <w:r w:rsidRPr="00A81F60">
        <w:rPr>
          <w:rStyle w:val="Fett"/>
          <w:b w:val="0"/>
        </w:rPr>
        <w:t xml:space="preserve"> </w:t>
      </w:r>
      <w:r w:rsidR="00320041" w:rsidRPr="00A81F60">
        <w:rPr>
          <w:rStyle w:val="Fett"/>
          <w:b w:val="0"/>
        </w:rPr>
        <w:t>(</w:t>
      </w:r>
      <w:r w:rsidRPr="00A81F60">
        <w:rPr>
          <w:rStyle w:val="Fett"/>
          <w:b w:val="0"/>
        </w:rPr>
        <w:t>association</w:t>
      </w:r>
      <w:r w:rsidR="00320041" w:rsidRPr="00A81F60">
        <w:rPr>
          <w:rStyle w:val="Fett"/>
          <w:b w:val="0"/>
        </w:rPr>
        <w:t>)</w:t>
      </w:r>
    </w:p>
    <w:p w14:paraId="244CC91A" w14:textId="1CC273AB" w:rsidR="00D11AB2" w:rsidRPr="008E510D" w:rsidRDefault="00014ECC" w:rsidP="00EA08EB">
      <w:r w:rsidRPr="00A81F60">
        <w:rPr>
          <w:lang w:eastAsia="en-GB"/>
        </w:rPr>
        <w:t xml:space="preserve">should be used to identify an </w:t>
      </w:r>
      <w:r w:rsidR="00D11AB2" w:rsidRPr="00A81F60">
        <w:rPr>
          <w:lang w:eastAsia="en-GB"/>
        </w:rPr>
        <w:t>endorheic drained catchment</w:t>
      </w:r>
      <w:r w:rsidRPr="00A81F60">
        <w:rPr>
          <w:lang w:eastAsia="en-GB"/>
        </w:rPr>
        <w:t>s</w:t>
      </w:r>
      <w:r w:rsidR="00D11AB2" w:rsidRPr="00A81F60">
        <w:rPr>
          <w:lang w:eastAsia="en-GB"/>
        </w:rPr>
        <w:t xml:space="preserve">, </w:t>
      </w:r>
      <w:r w:rsidRPr="00A81F60">
        <w:rPr>
          <w:lang w:eastAsia="en-GB"/>
        </w:rPr>
        <w:t xml:space="preserve">which is  permanently </w:t>
      </w:r>
      <w:r w:rsidR="00D11AB2" w:rsidRPr="00A81F60">
        <w:rPr>
          <w:lang w:eastAsia="en-GB"/>
        </w:rPr>
        <w:t>connected</w:t>
      </w:r>
      <w:r w:rsidR="00D11AB2" w:rsidRPr="00A81F60">
        <w:rPr>
          <w:rStyle w:val="Fett"/>
          <w:b w:val="0"/>
        </w:rPr>
        <w:t xml:space="preserve"> to the enveloping aggregate</w:t>
      </w:r>
      <w:r w:rsidR="00D11AB2" w:rsidRPr="00014ECC">
        <w:t xml:space="preserve">. </w:t>
      </w:r>
    </w:p>
    <w:p w14:paraId="10F55612" w14:textId="37244C49" w:rsidR="00D11AB2" w:rsidRPr="008E510D" w:rsidRDefault="00D11AB2" w:rsidP="00450C77">
      <w:pPr>
        <w:pStyle w:val="berschrift4"/>
        <w:jc w:val="both"/>
      </w:pPr>
      <w:r w:rsidRPr="008E510D">
        <w:lastRenderedPageBreak/>
        <w:t>Dendritic Catchment</w:t>
      </w:r>
    </w:p>
    <w:p w14:paraId="2EA1BDE6" w14:textId="7282CFE6" w:rsidR="00A81F60" w:rsidRDefault="00D11AB2" w:rsidP="00450C77">
      <w:pPr>
        <w:pStyle w:val="StandardWeb"/>
        <w:jc w:val="both"/>
        <w:rPr>
          <w:lang w:val="en-US"/>
        </w:rPr>
      </w:pPr>
      <w:r w:rsidRPr="008E510D">
        <w:rPr>
          <w:lang w:val="en-US"/>
        </w:rPr>
        <w:t xml:space="preserve">The </w:t>
      </w:r>
      <w:proofErr w:type="spellStart"/>
      <w:r w:rsidRPr="008E510D">
        <w:rPr>
          <w:lang w:val="en-US"/>
        </w:rPr>
        <w:t>HY_DendriticCatchment</w:t>
      </w:r>
      <w:proofErr w:type="spellEnd"/>
      <w:r w:rsidRPr="008E510D">
        <w:rPr>
          <w:lang w:val="en-US"/>
        </w:rPr>
        <w:t xml:space="preserve"> feature type (</w:t>
      </w:r>
      <w:r w:rsidR="00874BCD">
        <w:rPr>
          <w:lang w:val="en-US"/>
        </w:rPr>
        <w:fldChar w:fldCharType="begin"/>
      </w:r>
      <w:r w:rsidR="00874BCD">
        <w:rPr>
          <w:lang w:val="en-US"/>
        </w:rPr>
        <w:instrText xml:space="preserve"> REF _Ref462910340 \h </w:instrText>
      </w:r>
      <w:r w:rsidR="00874BCD">
        <w:rPr>
          <w:lang w:val="en-US"/>
        </w:rPr>
      </w:r>
      <w:r w:rsidR="00874BCD">
        <w:rPr>
          <w:lang w:val="en-US"/>
        </w:rPr>
        <w:fldChar w:fldCharType="separate"/>
      </w:r>
      <w:r w:rsidR="00874BCD">
        <w:t xml:space="preserve">Figure </w:t>
      </w:r>
      <w:r w:rsidR="00874BCD">
        <w:rPr>
          <w:noProof/>
        </w:rPr>
        <w:t>29</w:t>
      </w:r>
      <w:r w:rsidR="00874BCD">
        <w:rPr>
          <w:lang w:val="en-US"/>
        </w:rPr>
        <w:fldChar w:fldCharType="end"/>
      </w:r>
      <w:r w:rsidRPr="008E510D">
        <w:rPr>
          <w:lang w:val="en-US"/>
        </w:rPr>
        <w:t xml:space="preserve">) specializes the general HY_Catchment class as a catchment which is determined by a single common downstream catchment. It represents the catchment as the topological link between an inflow and an outflow. This allows catchments to be connected in a dendritic network by upstream-downstream relationships without knowing the complex hydrology between inflow and outflow. This concept requires a stable identifier purposefully assigned to the catchment and that catchments are delineated as a simple tree hierarchy. </w:t>
      </w:r>
    </w:p>
    <w:p w14:paraId="4C940681" w14:textId="77777777" w:rsidR="00B817B2" w:rsidRDefault="00B817B2" w:rsidP="00B817B2">
      <w:pPr>
        <w:pStyle w:val="OGCFigure"/>
      </w:pPr>
      <w:r>
        <w:rPr>
          <w:noProof/>
        </w:rPr>
        <w:drawing>
          <wp:inline distT="0" distB="0" distL="0" distR="0" wp14:anchorId="12C606BF" wp14:editId="2FAE6DE1">
            <wp:extent cx="4133850" cy="2838450"/>
            <wp:effectExtent l="0" t="0" r="0" b="0"/>
            <wp:docPr id="70" name="Grafik 70" descr="D:\Users\Dornblut\OGC_HYF_SWG\hlphtml\EARoot\EA2\EA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Users\Dornblut\OGC_HYF_SWG\hlphtml\EARoot\EA2\EA3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33850" cy="2838450"/>
                    </a:xfrm>
                    <a:prstGeom prst="rect">
                      <a:avLst/>
                    </a:prstGeom>
                    <a:noFill/>
                    <a:ln>
                      <a:noFill/>
                    </a:ln>
                  </pic:spPr>
                </pic:pic>
              </a:graphicData>
            </a:graphic>
          </wp:inline>
        </w:drawing>
      </w:r>
    </w:p>
    <w:p w14:paraId="42EFF606" w14:textId="1F6EAE5B" w:rsidR="00B817B2" w:rsidRPr="008E510D" w:rsidRDefault="00B817B2" w:rsidP="00B817B2">
      <w:pPr>
        <w:pStyle w:val="OGCFigure"/>
      </w:pPr>
      <w:bookmarkStart w:id="191" w:name="_Ref462910340"/>
      <w:bookmarkStart w:id="192" w:name="_Toc463963542"/>
      <w:r>
        <w:t xml:space="preserve">Figure </w:t>
      </w:r>
      <w:fldSimple w:instr=" SEQ Figure \* ARABIC ">
        <w:r w:rsidR="00F30A25">
          <w:rPr>
            <w:noProof/>
          </w:rPr>
          <w:t>29</w:t>
        </w:r>
      </w:fldSimple>
      <w:bookmarkEnd w:id="191"/>
      <w:r>
        <w:t xml:space="preserve">: </w:t>
      </w:r>
      <w:r w:rsidRPr="008E510D">
        <w:t>Dendritic catchment (UML class diagram</w:t>
      </w:r>
      <w:r>
        <w:t>)</w:t>
      </w:r>
      <w:bookmarkEnd w:id="192"/>
    </w:p>
    <w:p w14:paraId="44E35E5B" w14:textId="4D119C62" w:rsidR="00B817B2" w:rsidRPr="00FF37ED" w:rsidRDefault="00B817B2" w:rsidP="00B817B2">
      <w:pPr>
        <w:pStyle w:val="Beschriftung"/>
        <w:jc w:val="both"/>
        <w:rPr>
          <w:highlight w:val="yellow"/>
          <w:lang w:val="en-US"/>
        </w:rPr>
      </w:pPr>
    </w:p>
    <w:p w14:paraId="05CDB643" w14:textId="3DE70AC1" w:rsidR="00D11AB2" w:rsidRPr="008E510D" w:rsidRDefault="00D11AB2" w:rsidP="00450C77">
      <w:pPr>
        <w:pStyle w:val="StandardWeb"/>
        <w:jc w:val="both"/>
        <w:rPr>
          <w:lang w:val="en-US"/>
        </w:rPr>
      </w:pPr>
      <w:proofErr w:type="spellStart"/>
      <w:r w:rsidRPr="008E510D">
        <w:rPr>
          <w:lang w:val="en-US"/>
        </w:rPr>
        <w:t>HY_DendriticCatchment</w:t>
      </w:r>
      <w:proofErr w:type="spellEnd"/>
      <w:r w:rsidRPr="008E510D">
        <w:rPr>
          <w:lang w:val="en-US"/>
        </w:rPr>
        <w:t xml:space="preserve"> inherits from generalization the </w:t>
      </w:r>
      <w:r w:rsidRPr="008E510D">
        <w:rPr>
          <w:rStyle w:val="Hervorhebung"/>
          <w:lang w:val="en-US"/>
        </w:rPr>
        <w:t>code</w:t>
      </w:r>
      <w:r w:rsidRPr="008E510D">
        <w:rPr>
          <w:lang w:val="en-US"/>
        </w:rPr>
        <w:t xml:space="preserv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proofErr w:type="spellStart"/>
      <w:r w:rsidR="005B0252">
        <w:rPr>
          <w:rStyle w:val="Hervorhebung"/>
          <w:lang w:val="en-US"/>
        </w:rPr>
        <w:t>containing</w:t>
      </w:r>
      <w:r w:rsidRPr="008E510D">
        <w:rPr>
          <w:rStyle w:val="Hervorhebung"/>
          <w:lang w:val="en-US"/>
        </w:rPr>
        <w:t>Catchment</w:t>
      </w:r>
      <w:proofErr w:type="spellEnd"/>
      <w:r w:rsidRPr="008E510D">
        <w:rPr>
          <w:lang w:val="en-US"/>
        </w:rPr>
        <w:t xml:space="preserve">, </w:t>
      </w:r>
      <w:proofErr w:type="spellStart"/>
      <w:r w:rsidRPr="008E510D">
        <w:rPr>
          <w:rStyle w:val="Hervorhebung"/>
          <w:lang w:val="en-US"/>
        </w:rPr>
        <w:t>containedCatchment</w:t>
      </w:r>
      <w:proofErr w:type="spellEnd"/>
      <w:r w:rsidRPr="008E510D">
        <w:rPr>
          <w:lang w:val="en-US"/>
        </w:rPr>
        <w:t xml:space="preserve">, </w:t>
      </w:r>
      <w:proofErr w:type="spellStart"/>
      <w:r w:rsidRPr="008E510D">
        <w:rPr>
          <w:rStyle w:val="Hervorhebung"/>
          <w:lang w:val="en-US"/>
        </w:rPr>
        <w:t>conjointCatchment</w:t>
      </w:r>
      <w:proofErr w:type="spellEnd"/>
      <w:r w:rsidRPr="008E510D">
        <w:rPr>
          <w:lang w:val="en-US"/>
        </w:rPr>
        <w:t xml:space="preserve">, </w:t>
      </w:r>
      <w:proofErr w:type="spellStart"/>
      <w:r w:rsidRPr="008E510D">
        <w:rPr>
          <w:rStyle w:val="Hervorhebung"/>
          <w:lang w:val="en-US"/>
        </w:rPr>
        <w:t>upperCatchment</w:t>
      </w:r>
      <w:proofErr w:type="spellEnd"/>
      <w:r w:rsidRPr="008E510D">
        <w:rPr>
          <w:lang w:val="en-US"/>
        </w:rPr>
        <w:t xml:space="preserve">, </w:t>
      </w:r>
      <w:proofErr w:type="spellStart"/>
      <w:r w:rsidRPr="008E510D">
        <w:rPr>
          <w:rStyle w:val="Hervorhebung"/>
          <w:lang w:val="en-US"/>
        </w:rPr>
        <w:t>lowerCatchment</w:t>
      </w:r>
      <w:proofErr w:type="spellEnd"/>
      <w:r w:rsidRPr="008E510D">
        <w:rPr>
          <w:lang w:val="en-US"/>
        </w:rPr>
        <w:t xml:space="preserve">, and </w:t>
      </w:r>
      <w:r w:rsidR="002C3C8A">
        <w:rPr>
          <w:rStyle w:val="Hervorhebung"/>
          <w:lang w:val="en-US"/>
        </w:rPr>
        <w:t>realization</w:t>
      </w:r>
      <w:r w:rsidRPr="008E510D">
        <w:rPr>
          <w:lang w:val="en-US"/>
        </w:rPr>
        <w:t xml:space="preserve"> properties, and associates</w:t>
      </w:r>
      <w:r w:rsidR="00E36D84">
        <w:rPr>
          <w:lang w:val="en-US"/>
        </w:rPr>
        <w:t xml:space="preserve"> with</w:t>
      </w:r>
      <w:r w:rsidRPr="008E510D">
        <w:rPr>
          <w:lang w:val="en-US"/>
        </w:rPr>
        <w:t xml:space="preserve"> the </w:t>
      </w:r>
      <w:proofErr w:type="spellStart"/>
      <w:r w:rsidRPr="008E510D">
        <w:rPr>
          <w:rStyle w:val="Hervorhebung"/>
          <w:lang w:val="en-US"/>
        </w:rPr>
        <w:t>encompassingCatchment</w:t>
      </w:r>
      <w:proofErr w:type="spellEnd"/>
      <w:r w:rsidRPr="008E510D">
        <w:rPr>
          <w:lang w:val="en-US"/>
        </w:rPr>
        <w:t>.</w:t>
      </w:r>
      <w:r w:rsidR="00B86035" w:rsidRPr="00B86035">
        <w:rPr>
          <w:lang w:val="en-US"/>
        </w:rPr>
        <w:t xml:space="preserve"> </w:t>
      </w:r>
      <w:r w:rsidR="00B86035" w:rsidRPr="008E510D">
        <w:rPr>
          <w:lang w:val="en-US"/>
        </w:rPr>
        <w:t xml:space="preserve">The dendritic nature of this </w:t>
      </w:r>
      <w:r w:rsidR="00B86035">
        <w:rPr>
          <w:lang w:val="en-US"/>
        </w:rPr>
        <w:t>feature</w:t>
      </w:r>
      <w:r w:rsidR="00B86035" w:rsidRPr="008E510D">
        <w:rPr>
          <w:lang w:val="en-US"/>
        </w:rPr>
        <w:t xml:space="preserve"> is </w:t>
      </w:r>
      <w:r w:rsidR="00B86035" w:rsidRPr="00FF37ED">
        <w:rPr>
          <w:lang w:val="en-US"/>
        </w:rPr>
        <w:t xml:space="preserve">enforced through </w:t>
      </w:r>
      <w:proofErr w:type="spellStart"/>
      <w:r w:rsidR="00B86035" w:rsidRPr="00FF37ED">
        <w:rPr>
          <w:i/>
          <w:lang w:val="en-US"/>
        </w:rPr>
        <w:t>singleOutflow</w:t>
      </w:r>
      <w:proofErr w:type="spellEnd"/>
      <w:r w:rsidR="00B86035" w:rsidRPr="00FF37ED">
        <w:rPr>
          <w:i/>
          <w:lang w:val="en-US"/>
        </w:rPr>
        <w:t xml:space="preserve">, </w:t>
      </w:r>
      <w:proofErr w:type="spellStart"/>
      <w:r w:rsidR="00B86035" w:rsidRPr="00FF37ED">
        <w:rPr>
          <w:i/>
          <w:lang w:val="en-US"/>
        </w:rPr>
        <w:t>receivingCatchment</w:t>
      </w:r>
      <w:proofErr w:type="spellEnd"/>
      <w:r w:rsidR="00B86035" w:rsidRPr="00FF37ED">
        <w:rPr>
          <w:i/>
          <w:lang w:val="en-US"/>
        </w:rPr>
        <w:t xml:space="preserve"> </w:t>
      </w:r>
      <w:r w:rsidR="00B86035" w:rsidRPr="00FF37ED">
        <w:rPr>
          <w:lang w:val="en-US"/>
        </w:rPr>
        <w:t xml:space="preserve">and </w:t>
      </w:r>
      <w:r w:rsidR="00B86035" w:rsidRPr="00FF37ED">
        <w:rPr>
          <w:i/>
          <w:lang w:val="en-US"/>
        </w:rPr>
        <w:t xml:space="preserve"> lower catchment</w:t>
      </w:r>
      <w:r w:rsidR="00B86035" w:rsidRPr="00FF37ED">
        <w:rPr>
          <w:lang w:val="en-US"/>
        </w:rPr>
        <w:t xml:space="preserve"> constraints.</w:t>
      </w:r>
    </w:p>
    <w:p w14:paraId="218C9AE4" w14:textId="082EFDBA" w:rsidR="00FF37ED" w:rsidRDefault="00D11AB2" w:rsidP="00450C77">
      <w:pPr>
        <w:pStyle w:val="StandardWeb"/>
        <w:jc w:val="both"/>
        <w:rPr>
          <w:lang w:val="en-US"/>
        </w:rPr>
      </w:pPr>
      <w:proofErr w:type="spellStart"/>
      <w:r w:rsidRPr="008E510D">
        <w:rPr>
          <w:rStyle w:val="Fett"/>
          <w:lang w:val="en-US"/>
        </w:rPr>
        <w:t>encompassingCatchment</w:t>
      </w:r>
      <w:proofErr w:type="spellEnd"/>
      <w:r w:rsidRPr="008E510D">
        <w:rPr>
          <w:lang w:val="en-US"/>
        </w:rPr>
        <w:t xml:space="preserve"> </w:t>
      </w:r>
      <w:r w:rsidR="00FF37ED">
        <w:rPr>
          <w:lang w:val="en-US"/>
        </w:rPr>
        <w:t>(</w:t>
      </w:r>
      <w:r w:rsidRPr="008E510D">
        <w:rPr>
          <w:lang w:val="en-US"/>
        </w:rPr>
        <w:t>association</w:t>
      </w:r>
      <w:r w:rsidR="00FF37ED">
        <w:rPr>
          <w:lang w:val="en-US"/>
        </w:rPr>
        <w:t>)</w:t>
      </w:r>
    </w:p>
    <w:p w14:paraId="3FD5D1C7" w14:textId="729FF29D" w:rsidR="00D11AB2" w:rsidRDefault="00EA08EB" w:rsidP="00EA08EB">
      <w:pPr>
        <w:pStyle w:val="StandardWeb"/>
        <w:jc w:val="both"/>
        <w:rPr>
          <w:lang w:val="en-US"/>
        </w:rPr>
      </w:pPr>
      <w:r w:rsidRPr="008E510D">
        <w:rPr>
          <w:lang w:val="en-US"/>
        </w:rPr>
        <w:t>identif</w:t>
      </w:r>
      <w:r>
        <w:rPr>
          <w:lang w:val="en-US"/>
        </w:rPr>
        <w:t>ies</w:t>
      </w:r>
      <w:r w:rsidRPr="008E510D">
        <w:rPr>
          <w:lang w:val="en-US"/>
        </w:rPr>
        <w:t xml:space="preserve"> </w:t>
      </w:r>
      <w:r w:rsidR="00D11AB2" w:rsidRPr="008E510D">
        <w:rPr>
          <w:lang w:val="en-US"/>
        </w:rPr>
        <w:t xml:space="preserve">the catchment encompassing one or more </w:t>
      </w:r>
      <w:r>
        <w:rPr>
          <w:lang w:val="en-US"/>
        </w:rPr>
        <w:t xml:space="preserve">dendritic </w:t>
      </w:r>
      <w:r w:rsidR="00D11AB2" w:rsidRPr="008E510D">
        <w:rPr>
          <w:lang w:val="en-US"/>
        </w:rPr>
        <w:t xml:space="preserve">catchments contributing </w:t>
      </w:r>
      <w:r>
        <w:rPr>
          <w:lang w:val="en-US"/>
        </w:rPr>
        <w:t xml:space="preserve">together </w:t>
      </w:r>
      <w:r w:rsidR="00D11AB2" w:rsidRPr="008E510D">
        <w:rPr>
          <w:lang w:val="en-US"/>
        </w:rPr>
        <w:t>flow to the common outlet.</w:t>
      </w:r>
    </w:p>
    <w:p w14:paraId="179C524B" w14:textId="5AFD60E3" w:rsidR="00A81F60" w:rsidRDefault="00423F3C" w:rsidP="00450C77">
      <w:pPr>
        <w:pStyle w:val="StandardWeb"/>
        <w:jc w:val="both"/>
        <w:rPr>
          <w:lang w:val="en-US"/>
        </w:rPr>
      </w:pPr>
      <w:r>
        <w:rPr>
          <w:b/>
          <w:lang w:val="en-US"/>
        </w:rPr>
        <w:t>s</w:t>
      </w:r>
      <w:r w:rsidR="00A81F60">
        <w:rPr>
          <w:b/>
          <w:lang w:val="en-US"/>
        </w:rPr>
        <w:t>ingle</w:t>
      </w:r>
      <w:r>
        <w:rPr>
          <w:b/>
          <w:lang w:val="en-US"/>
        </w:rPr>
        <w:t>-</w:t>
      </w:r>
      <w:r w:rsidR="00A81F60">
        <w:rPr>
          <w:b/>
          <w:lang w:val="en-US"/>
        </w:rPr>
        <w:t xml:space="preserve">Outflow </w:t>
      </w:r>
      <w:r w:rsidR="00A81F60">
        <w:rPr>
          <w:lang w:val="en-US"/>
        </w:rPr>
        <w:t>(constraint)</w:t>
      </w:r>
    </w:p>
    <w:p w14:paraId="0BA1F0E1" w14:textId="7B027373" w:rsidR="00FF37ED" w:rsidRPr="008E510D" w:rsidRDefault="00BB71B1" w:rsidP="00FF37ED">
      <w:pPr>
        <w:pStyle w:val="StandardWeb"/>
        <w:jc w:val="both"/>
        <w:rPr>
          <w:lang w:val="en-US"/>
        </w:rPr>
      </w:pPr>
      <w:r>
        <w:rPr>
          <w:lang w:val="en-US"/>
        </w:rPr>
        <w:t xml:space="preserve">defines </w:t>
      </w:r>
      <w:r w:rsidR="00A55976">
        <w:rPr>
          <w:lang w:val="en-US"/>
        </w:rPr>
        <w:t xml:space="preserve">a cardinality of ‘1’ indicating that the dendritic </w:t>
      </w:r>
      <w:r w:rsidR="0012269F">
        <w:rPr>
          <w:lang w:val="en-US"/>
        </w:rPr>
        <w:t>catchment</w:t>
      </w:r>
      <w:r>
        <w:rPr>
          <w:lang w:val="en-US"/>
        </w:rPr>
        <w:t xml:space="preserve"> </w:t>
      </w:r>
      <w:r w:rsidR="00C85133">
        <w:rPr>
          <w:lang w:val="en-US"/>
        </w:rPr>
        <w:t>contributes to</w:t>
      </w:r>
      <w:r>
        <w:rPr>
          <w:lang w:val="en-US"/>
        </w:rPr>
        <w:t xml:space="preserve"> </w:t>
      </w:r>
      <w:r w:rsidR="00C85133">
        <w:rPr>
          <w:lang w:val="en-US"/>
        </w:rPr>
        <w:t xml:space="preserve">one </w:t>
      </w:r>
      <w:r w:rsidR="00FF37ED">
        <w:rPr>
          <w:lang w:val="en-US"/>
        </w:rPr>
        <w:t>and only one</w:t>
      </w:r>
      <w:r w:rsidR="00C85133">
        <w:rPr>
          <w:lang w:val="en-US"/>
        </w:rPr>
        <w:t xml:space="preserve"> single</w:t>
      </w:r>
      <w:r w:rsidR="0012269F">
        <w:rPr>
          <w:lang w:val="en-US"/>
        </w:rPr>
        <w:t xml:space="preserve"> outflow</w:t>
      </w:r>
      <w:r w:rsidR="00633A72">
        <w:rPr>
          <w:lang w:val="en-US"/>
        </w:rPr>
        <w:t xml:space="preserve">. A </w:t>
      </w:r>
      <w:r w:rsidR="000062C0">
        <w:rPr>
          <w:lang w:val="en-US"/>
        </w:rPr>
        <w:t xml:space="preserve">single </w:t>
      </w:r>
      <w:r w:rsidR="00633A72">
        <w:rPr>
          <w:lang w:val="en-US"/>
        </w:rPr>
        <w:t>outflow</w:t>
      </w:r>
      <w:r w:rsidR="00FF37ED" w:rsidRPr="008E510D">
        <w:rPr>
          <w:lang w:val="en-US"/>
        </w:rPr>
        <w:t xml:space="preserve"> can be unknown</w:t>
      </w:r>
      <w:r w:rsidR="00FF37ED">
        <w:rPr>
          <w:lang w:val="en-US"/>
        </w:rPr>
        <w:t xml:space="preserve"> (</w:t>
      </w:r>
      <w:proofErr w:type="spellStart"/>
      <w:r w:rsidR="00FF37ED">
        <w:rPr>
          <w:lang w:val="en-US"/>
        </w:rPr>
        <w:t>nillable</w:t>
      </w:r>
      <w:proofErr w:type="spellEnd"/>
      <w:r w:rsidR="00FF37ED" w:rsidRPr="008E510D">
        <w:rPr>
          <w:lang w:val="en-US"/>
        </w:rPr>
        <w:t>)</w:t>
      </w:r>
      <w:r w:rsidR="008C10C5">
        <w:rPr>
          <w:lang w:val="en-US"/>
        </w:rPr>
        <w:t xml:space="preserve"> in a particular application</w:t>
      </w:r>
      <w:r w:rsidR="000062C0">
        <w:rPr>
          <w:lang w:val="en-US"/>
        </w:rPr>
        <w:t xml:space="preserve">, for example in case of a delta </w:t>
      </w:r>
      <w:r w:rsidR="001C565D">
        <w:rPr>
          <w:lang w:val="en-US"/>
        </w:rPr>
        <w:t xml:space="preserve">to which </w:t>
      </w:r>
      <w:r w:rsidR="000062C0">
        <w:rPr>
          <w:lang w:val="en-US"/>
        </w:rPr>
        <w:t xml:space="preserve">a virtual outflow is </w:t>
      </w:r>
      <w:r w:rsidR="001C565D">
        <w:rPr>
          <w:lang w:val="en-US"/>
        </w:rPr>
        <w:t>assigned</w:t>
      </w:r>
      <w:r w:rsidR="008C10C5">
        <w:rPr>
          <w:lang w:val="en-US"/>
        </w:rPr>
        <w:t xml:space="preserve">. An </w:t>
      </w:r>
      <w:r w:rsidR="008C10C5">
        <w:rPr>
          <w:lang w:val="en-US"/>
        </w:rPr>
        <w:lastRenderedPageBreak/>
        <w:t xml:space="preserve">implementation </w:t>
      </w:r>
      <w:r w:rsidR="00C85133">
        <w:rPr>
          <w:lang w:val="en-US"/>
        </w:rPr>
        <w:t>SHOULD</w:t>
      </w:r>
      <w:r w:rsidR="008C10C5">
        <w:rPr>
          <w:lang w:val="en-US"/>
        </w:rPr>
        <w:t xml:space="preserve"> unambiguo</w:t>
      </w:r>
      <w:r w:rsidR="00C85133">
        <w:rPr>
          <w:lang w:val="en-US"/>
        </w:rPr>
        <w:t>usly speci</w:t>
      </w:r>
      <w:r w:rsidR="008C10C5">
        <w:rPr>
          <w:lang w:val="en-US"/>
        </w:rPr>
        <w:t xml:space="preserve">fy whether the </w:t>
      </w:r>
      <w:r w:rsidR="001C565D">
        <w:rPr>
          <w:lang w:val="en-US"/>
        </w:rPr>
        <w:t xml:space="preserve">logical </w:t>
      </w:r>
      <w:r w:rsidR="00B86035">
        <w:rPr>
          <w:lang w:val="en-US"/>
        </w:rPr>
        <w:t xml:space="preserve">outflow </w:t>
      </w:r>
      <w:r w:rsidR="008C10C5">
        <w:rPr>
          <w:lang w:val="en-US"/>
        </w:rPr>
        <w:t xml:space="preserve">exists, or </w:t>
      </w:r>
      <w:r w:rsidR="00C85133">
        <w:rPr>
          <w:lang w:val="en-US"/>
        </w:rPr>
        <w:t xml:space="preserve">is </w:t>
      </w:r>
      <w:proofErr w:type="spellStart"/>
      <w:r w:rsidR="00C85133">
        <w:rPr>
          <w:lang w:val="en-US"/>
        </w:rPr>
        <w:t>nillable</w:t>
      </w:r>
      <w:proofErr w:type="spellEnd"/>
      <w:r w:rsidR="008C10C5">
        <w:rPr>
          <w:lang w:val="en-US"/>
        </w:rPr>
        <w:t>.</w:t>
      </w:r>
      <w:r w:rsidR="00FF37ED" w:rsidRPr="008E510D">
        <w:rPr>
          <w:lang w:val="en-US"/>
        </w:rPr>
        <w:t xml:space="preserve"> </w:t>
      </w:r>
    </w:p>
    <w:p w14:paraId="1E5AAD57" w14:textId="457AC7D2" w:rsidR="00A81F60" w:rsidRDefault="00423F3C" w:rsidP="00450C77">
      <w:pPr>
        <w:pStyle w:val="StandardWeb"/>
        <w:jc w:val="both"/>
        <w:rPr>
          <w:lang w:val="en-US"/>
        </w:rPr>
      </w:pPr>
      <w:r>
        <w:rPr>
          <w:b/>
          <w:lang w:val="en-US"/>
        </w:rPr>
        <w:t>single-R</w:t>
      </w:r>
      <w:r w:rsidR="00A81F60">
        <w:rPr>
          <w:b/>
          <w:lang w:val="en-US"/>
        </w:rPr>
        <w:t>eceiving</w:t>
      </w:r>
      <w:r>
        <w:rPr>
          <w:b/>
          <w:lang w:val="en-US"/>
        </w:rPr>
        <w:t>-</w:t>
      </w:r>
      <w:r w:rsidR="00A81F60">
        <w:rPr>
          <w:b/>
          <w:lang w:val="en-US"/>
        </w:rPr>
        <w:t xml:space="preserve">Catchment </w:t>
      </w:r>
      <w:r w:rsidR="00A81F60">
        <w:rPr>
          <w:lang w:val="en-US"/>
        </w:rPr>
        <w:t>(</w:t>
      </w:r>
      <w:r w:rsidR="00FF37ED">
        <w:rPr>
          <w:lang w:val="en-US"/>
        </w:rPr>
        <w:t>constraint)</w:t>
      </w:r>
    </w:p>
    <w:p w14:paraId="4FFEE854" w14:textId="07B9C823" w:rsidR="00FF37ED" w:rsidRPr="008E510D" w:rsidRDefault="0012269F" w:rsidP="00FF37ED">
      <w:pPr>
        <w:pStyle w:val="StandardWeb"/>
        <w:jc w:val="both"/>
        <w:rPr>
          <w:lang w:val="en-US"/>
        </w:rPr>
      </w:pPr>
      <w:r w:rsidRPr="00B86035">
        <w:rPr>
          <w:lang w:val="en-US"/>
        </w:rPr>
        <w:t xml:space="preserve">defines </w:t>
      </w:r>
      <w:r w:rsidR="00A55976">
        <w:rPr>
          <w:lang w:val="en-US"/>
        </w:rPr>
        <w:t xml:space="preserve">a cardinality of ‘1’ indicating that </w:t>
      </w:r>
      <w:r w:rsidRPr="00B86035">
        <w:rPr>
          <w:lang w:val="en-US"/>
        </w:rPr>
        <w:t xml:space="preserve">one and only one </w:t>
      </w:r>
      <w:r w:rsidR="00633A72" w:rsidRPr="00B86035">
        <w:rPr>
          <w:lang w:val="en-US"/>
        </w:rPr>
        <w:t xml:space="preserve">single </w:t>
      </w:r>
      <w:r w:rsidRPr="00B86035">
        <w:rPr>
          <w:lang w:val="en-US"/>
        </w:rPr>
        <w:t>catchment</w:t>
      </w:r>
      <w:r w:rsidR="00C85133">
        <w:rPr>
          <w:lang w:val="en-US"/>
        </w:rPr>
        <w:t xml:space="preserve"> receives flow via the outflow of </w:t>
      </w:r>
      <w:r w:rsidR="00A55976">
        <w:rPr>
          <w:lang w:val="en-US"/>
        </w:rPr>
        <w:t xml:space="preserve">the </w:t>
      </w:r>
      <w:r w:rsidR="00C85133">
        <w:rPr>
          <w:lang w:val="en-US"/>
        </w:rPr>
        <w:t>catchment</w:t>
      </w:r>
      <w:r w:rsidR="00633A72">
        <w:rPr>
          <w:lang w:val="en-US"/>
        </w:rPr>
        <w:t xml:space="preserve">. A receiving catchment </w:t>
      </w:r>
      <w:r w:rsidR="00C85133" w:rsidRPr="008E510D">
        <w:rPr>
          <w:lang w:val="en-US"/>
        </w:rPr>
        <w:t>can be unknown</w:t>
      </w:r>
      <w:r w:rsidR="00C85133">
        <w:rPr>
          <w:lang w:val="en-US"/>
        </w:rPr>
        <w:t xml:space="preserve"> (</w:t>
      </w:r>
      <w:proofErr w:type="spellStart"/>
      <w:r w:rsidR="00C85133">
        <w:rPr>
          <w:lang w:val="en-US"/>
        </w:rPr>
        <w:t>nillable</w:t>
      </w:r>
      <w:proofErr w:type="spellEnd"/>
      <w:r w:rsidR="00C85133" w:rsidRPr="008E510D">
        <w:rPr>
          <w:lang w:val="en-US"/>
        </w:rPr>
        <w:t>)</w:t>
      </w:r>
      <w:r w:rsidR="00C85133">
        <w:rPr>
          <w:lang w:val="en-US"/>
        </w:rPr>
        <w:t xml:space="preserve"> in a particular application</w:t>
      </w:r>
      <w:r w:rsidR="00633A72">
        <w:rPr>
          <w:lang w:val="en-US"/>
        </w:rPr>
        <w:t xml:space="preserve">, for example </w:t>
      </w:r>
      <w:r w:rsidR="000062C0">
        <w:rPr>
          <w:lang w:val="en-US"/>
        </w:rPr>
        <w:t xml:space="preserve">in case of </w:t>
      </w:r>
      <w:r w:rsidR="00633A72">
        <w:rPr>
          <w:lang w:val="en-US"/>
        </w:rPr>
        <w:t xml:space="preserve">the latest catchment contributing flow to the ocean or an internal sink. An implementation SHOULD unambiguously specify whether the </w:t>
      </w:r>
      <w:r w:rsidR="001C565D">
        <w:rPr>
          <w:lang w:val="en-US"/>
        </w:rPr>
        <w:t xml:space="preserve">logical </w:t>
      </w:r>
      <w:r w:rsidR="00B86035">
        <w:rPr>
          <w:lang w:val="en-US"/>
        </w:rPr>
        <w:t xml:space="preserve">receiving catchment </w:t>
      </w:r>
      <w:r w:rsidR="00633A72">
        <w:rPr>
          <w:lang w:val="en-US"/>
        </w:rPr>
        <w:t xml:space="preserve">exists, or is </w:t>
      </w:r>
      <w:proofErr w:type="spellStart"/>
      <w:r w:rsidR="00633A72">
        <w:rPr>
          <w:lang w:val="en-US"/>
        </w:rPr>
        <w:t>nillable</w:t>
      </w:r>
      <w:proofErr w:type="spellEnd"/>
      <w:r w:rsidR="00633A72">
        <w:rPr>
          <w:lang w:val="en-US"/>
        </w:rPr>
        <w:t>.</w:t>
      </w:r>
    </w:p>
    <w:p w14:paraId="3B4A04E6" w14:textId="12509796" w:rsidR="00FF37ED" w:rsidRDefault="00423F3C" w:rsidP="00450C77">
      <w:pPr>
        <w:pStyle w:val="StandardWeb"/>
        <w:jc w:val="both"/>
        <w:rPr>
          <w:lang w:val="en-US"/>
        </w:rPr>
      </w:pPr>
      <w:r>
        <w:rPr>
          <w:b/>
          <w:lang w:val="en-US"/>
        </w:rPr>
        <w:t>single-L</w:t>
      </w:r>
      <w:r w:rsidR="00FF37ED">
        <w:rPr>
          <w:b/>
          <w:lang w:val="en-US"/>
        </w:rPr>
        <w:t>ower</w:t>
      </w:r>
      <w:r>
        <w:rPr>
          <w:b/>
          <w:lang w:val="en-US"/>
        </w:rPr>
        <w:t>-</w:t>
      </w:r>
      <w:r w:rsidR="00FF37ED">
        <w:rPr>
          <w:b/>
          <w:lang w:val="en-US"/>
        </w:rPr>
        <w:t xml:space="preserve">Catchment </w:t>
      </w:r>
      <w:r w:rsidR="00FF37ED">
        <w:rPr>
          <w:lang w:val="en-US"/>
        </w:rPr>
        <w:t>(constraint)</w:t>
      </w:r>
    </w:p>
    <w:p w14:paraId="51B7D47D" w14:textId="478B9DE1" w:rsidR="00FF37ED" w:rsidRPr="008E510D" w:rsidRDefault="00A55976" w:rsidP="00633A72">
      <w:pPr>
        <w:pStyle w:val="StandardWeb"/>
        <w:jc w:val="both"/>
        <w:rPr>
          <w:lang w:val="en-US"/>
        </w:rPr>
      </w:pPr>
      <w:r w:rsidRPr="00B86035">
        <w:rPr>
          <w:lang w:val="en-US"/>
        </w:rPr>
        <w:t xml:space="preserve">defines </w:t>
      </w:r>
      <w:r>
        <w:rPr>
          <w:lang w:val="en-US"/>
        </w:rPr>
        <w:t xml:space="preserve">a cardinality of ‘1’ indicating that </w:t>
      </w:r>
      <w:r w:rsidR="00633A72" w:rsidRPr="00B86035">
        <w:rPr>
          <w:lang w:val="en-US"/>
        </w:rPr>
        <w:t>one and only one lower catchment</w:t>
      </w:r>
      <w:r w:rsidR="00633A72">
        <w:rPr>
          <w:lang w:val="en-US"/>
        </w:rPr>
        <w:t xml:space="preserve"> exists </w:t>
      </w:r>
      <w:r w:rsidR="001C565D">
        <w:rPr>
          <w:lang w:val="en-US"/>
        </w:rPr>
        <w:t xml:space="preserve">neighboring the </w:t>
      </w:r>
      <w:r w:rsidR="00633A72">
        <w:rPr>
          <w:lang w:val="en-US"/>
        </w:rPr>
        <w:t xml:space="preserve">catchment. A lower catchment </w:t>
      </w:r>
      <w:r w:rsidR="00633A72" w:rsidRPr="008E510D">
        <w:rPr>
          <w:lang w:val="en-US"/>
        </w:rPr>
        <w:t>can be unknown</w:t>
      </w:r>
      <w:r w:rsidR="00633A72">
        <w:rPr>
          <w:lang w:val="en-US"/>
        </w:rPr>
        <w:t xml:space="preserve"> (</w:t>
      </w:r>
      <w:proofErr w:type="spellStart"/>
      <w:r w:rsidR="00633A72">
        <w:rPr>
          <w:lang w:val="en-US"/>
        </w:rPr>
        <w:t>nillable</w:t>
      </w:r>
      <w:proofErr w:type="spellEnd"/>
      <w:r w:rsidR="00633A72" w:rsidRPr="008E510D">
        <w:rPr>
          <w:lang w:val="en-US"/>
        </w:rPr>
        <w:t>)</w:t>
      </w:r>
      <w:r w:rsidR="00633A72">
        <w:rPr>
          <w:lang w:val="en-US"/>
        </w:rPr>
        <w:t xml:space="preserve"> in a particular application, for example in case of the latest catchment contributing flow to the ocean or an internal sink. An implementation SHOULD unambiguously specify whether the </w:t>
      </w:r>
      <w:r w:rsidR="001C565D">
        <w:rPr>
          <w:lang w:val="en-US"/>
        </w:rPr>
        <w:t xml:space="preserve">logical </w:t>
      </w:r>
      <w:r w:rsidR="00B86035">
        <w:rPr>
          <w:lang w:val="en-US"/>
        </w:rPr>
        <w:t xml:space="preserve">lower catchment </w:t>
      </w:r>
      <w:r w:rsidR="00633A72">
        <w:rPr>
          <w:lang w:val="en-US"/>
        </w:rPr>
        <w:t xml:space="preserve">exists, or is </w:t>
      </w:r>
      <w:proofErr w:type="spellStart"/>
      <w:r w:rsidR="00633A72">
        <w:rPr>
          <w:lang w:val="en-US"/>
        </w:rPr>
        <w:t>nillable</w:t>
      </w:r>
      <w:proofErr w:type="spellEnd"/>
      <w:r w:rsidR="00633A72">
        <w:rPr>
          <w:lang w:val="en-US"/>
        </w:rPr>
        <w:t>.</w:t>
      </w:r>
    </w:p>
    <w:p w14:paraId="7946751D" w14:textId="0797E486" w:rsidR="00D11AB2" w:rsidRPr="008E510D" w:rsidRDefault="00D11AB2" w:rsidP="00450C77">
      <w:pPr>
        <w:pStyle w:val="berschrift4"/>
        <w:jc w:val="both"/>
      </w:pPr>
      <w:r w:rsidRPr="008E510D">
        <w:t>Interior Catchment</w:t>
      </w:r>
    </w:p>
    <w:p w14:paraId="1F07D864" w14:textId="7423A003" w:rsidR="00D11AB2" w:rsidRDefault="00D11AB2" w:rsidP="00450C77">
      <w:pPr>
        <w:pStyle w:val="StandardWeb"/>
        <w:jc w:val="both"/>
        <w:rPr>
          <w:lang w:val="en-US"/>
        </w:rPr>
      </w:pPr>
      <w:r w:rsidRPr="008E510D">
        <w:rPr>
          <w:lang w:val="en-US"/>
        </w:rPr>
        <w:t xml:space="preserve">The </w:t>
      </w:r>
      <w:proofErr w:type="spellStart"/>
      <w:r w:rsidRPr="008E510D">
        <w:rPr>
          <w:lang w:val="en-US"/>
        </w:rPr>
        <w:t>HY_InteriorCatchment</w:t>
      </w:r>
      <w:proofErr w:type="spellEnd"/>
      <w:r w:rsidRPr="008E510D">
        <w:rPr>
          <w:lang w:val="en-US"/>
        </w:rPr>
        <w:t xml:space="preserve"> feature type (</w:t>
      </w:r>
      <w:r w:rsidR="00874BCD">
        <w:rPr>
          <w:lang w:val="en-US"/>
        </w:rPr>
        <w:fldChar w:fldCharType="begin"/>
      </w:r>
      <w:r w:rsidR="00874BCD">
        <w:rPr>
          <w:lang w:val="en-US"/>
        </w:rPr>
        <w:instrText xml:space="preserve"> REF _Ref462910349 \h </w:instrText>
      </w:r>
      <w:r w:rsidR="00874BCD">
        <w:rPr>
          <w:lang w:val="en-US"/>
        </w:rPr>
      </w:r>
      <w:r w:rsidR="00874BCD">
        <w:rPr>
          <w:lang w:val="en-US"/>
        </w:rPr>
        <w:fldChar w:fldCharType="separate"/>
      </w:r>
      <w:r w:rsidR="00874BCD">
        <w:t xml:space="preserve">Figure </w:t>
      </w:r>
      <w:r w:rsidR="00874BCD">
        <w:rPr>
          <w:noProof/>
        </w:rPr>
        <w:t>30</w:t>
      </w:r>
      <w:r w:rsidR="00874BCD">
        <w:rPr>
          <w:lang w:val="en-US"/>
        </w:rPr>
        <w:fldChar w:fldCharType="end"/>
      </w:r>
      <w:r w:rsidRPr="008E510D">
        <w:rPr>
          <w:lang w:val="en-US"/>
        </w:rPr>
        <w:t>) specializes the general HY_Catchment class as a catchment which is generally not connected to other catchments. This class describes the interior catchment as a catchment enveloped by other catchments to which it may temporarily contribute. While the interior catchment concept precludes flow to neighboring surface catchments, holistically it is a candidate for establishing connections to groundwater or atmospheric systems.</w:t>
      </w:r>
    </w:p>
    <w:p w14:paraId="5C1AED73" w14:textId="77777777" w:rsidR="00B817B2" w:rsidRDefault="00B817B2" w:rsidP="00B817B2">
      <w:pPr>
        <w:pStyle w:val="OGCFigure"/>
      </w:pPr>
      <w:r>
        <w:rPr>
          <w:noProof/>
        </w:rPr>
        <w:drawing>
          <wp:inline distT="0" distB="0" distL="0" distR="0" wp14:anchorId="56C7C1A4" wp14:editId="5F7E342D">
            <wp:extent cx="4019550" cy="2600325"/>
            <wp:effectExtent l="0" t="0" r="0" b="9525"/>
            <wp:docPr id="71" name="Grafik 71" descr="D:\Users\Dornblut\OGC_HYF_SWG\hlphtml\EARoot\EA2\EA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Users\Dornblut\OGC_HYF_SWG\hlphtml\EARoot\EA2\EA3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19550" cy="2600325"/>
                    </a:xfrm>
                    <a:prstGeom prst="rect">
                      <a:avLst/>
                    </a:prstGeom>
                    <a:noFill/>
                    <a:ln>
                      <a:noFill/>
                    </a:ln>
                  </pic:spPr>
                </pic:pic>
              </a:graphicData>
            </a:graphic>
          </wp:inline>
        </w:drawing>
      </w:r>
    </w:p>
    <w:p w14:paraId="525C6AB3" w14:textId="15BE93D2" w:rsidR="00B817B2" w:rsidRPr="008E510D" w:rsidRDefault="00B817B2" w:rsidP="00B817B2">
      <w:pPr>
        <w:pStyle w:val="OGCFigure"/>
      </w:pPr>
      <w:bookmarkStart w:id="193" w:name="_Ref462910349"/>
      <w:bookmarkStart w:id="194" w:name="_Toc463963543"/>
      <w:r>
        <w:t xml:space="preserve">Figure </w:t>
      </w:r>
      <w:fldSimple w:instr=" SEQ Figure \* ARABIC ">
        <w:r w:rsidR="00F30A25">
          <w:rPr>
            <w:noProof/>
          </w:rPr>
          <w:t>30</w:t>
        </w:r>
      </w:fldSimple>
      <w:bookmarkEnd w:id="193"/>
      <w:r>
        <w:t xml:space="preserve">: </w:t>
      </w:r>
      <w:r w:rsidRPr="008E510D">
        <w:t>Interior catchment (UML class diagram)</w:t>
      </w:r>
      <w:bookmarkEnd w:id="194"/>
    </w:p>
    <w:p w14:paraId="72D29311" w14:textId="179CB7D5" w:rsidR="00D11AB2" w:rsidRPr="008E510D" w:rsidRDefault="00D11AB2" w:rsidP="00450C77">
      <w:pPr>
        <w:pStyle w:val="StandardWeb"/>
        <w:jc w:val="both"/>
        <w:rPr>
          <w:lang w:val="en-US"/>
        </w:rPr>
      </w:pPr>
      <w:proofErr w:type="spellStart"/>
      <w:r w:rsidRPr="008E510D">
        <w:rPr>
          <w:lang w:val="en-US"/>
        </w:rPr>
        <w:lastRenderedPageBreak/>
        <w:t>HY_InteriorCatchment</w:t>
      </w:r>
      <w:proofErr w:type="spellEnd"/>
      <w:r w:rsidRPr="008E510D">
        <w:rPr>
          <w:lang w:val="en-US"/>
        </w:rPr>
        <w:t xml:space="preserve"> inherits from generalization the </w:t>
      </w:r>
      <w:r w:rsidRPr="008E510D">
        <w:rPr>
          <w:rStyle w:val="Hervorhebung"/>
          <w:lang w:val="en-US"/>
        </w:rPr>
        <w:t>code</w:t>
      </w:r>
      <w:r w:rsidRPr="008E510D">
        <w:rPr>
          <w:lang w:val="en-US"/>
        </w:rPr>
        <w:t xml:space="preserv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proofErr w:type="spellStart"/>
      <w:r w:rsidRPr="008E510D">
        <w:rPr>
          <w:rStyle w:val="Hervorhebung"/>
          <w:lang w:val="en-US"/>
        </w:rPr>
        <w:t>containingCatchment</w:t>
      </w:r>
      <w:proofErr w:type="spellEnd"/>
      <w:r w:rsidRPr="008E510D">
        <w:rPr>
          <w:lang w:val="en-US"/>
        </w:rPr>
        <w:t xml:space="preserve">, </w:t>
      </w:r>
      <w:proofErr w:type="spellStart"/>
      <w:r w:rsidRPr="008E510D">
        <w:rPr>
          <w:rStyle w:val="Hervorhebung"/>
          <w:lang w:val="en-US"/>
        </w:rPr>
        <w:t>containedCatchment</w:t>
      </w:r>
      <w:proofErr w:type="spellEnd"/>
      <w:r w:rsidRPr="008E510D">
        <w:rPr>
          <w:lang w:val="en-US"/>
        </w:rPr>
        <w:t xml:space="preserve">, </w:t>
      </w:r>
      <w:proofErr w:type="spellStart"/>
      <w:r w:rsidRPr="008E510D">
        <w:rPr>
          <w:rStyle w:val="Hervorhebung"/>
          <w:lang w:val="en-US"/>
        </w:rPr>
        <w:t>conjointCatchment</w:t>
      </w:r>
      <w:proofErr w:type="spellEnd"/>
      <w:r w:rsidRPr="008E510D">
        <w:rPr>
          <w:lang w:val="en-US"/>
        </w:rPr>
        <w:t xml:space="preserve">, </w:t>
      </w:r>
      <w:proofErr w:type="spellStart"/>
      <w:r w:rsidRPr="008E510D">
        <w:rPr>
          <w:rStyle w:val="Hervorhebung"/>
          <w:lang w:val="en-US"/>
        </w:rPr>
        <w:t>upperCatchment</w:t>
      </w:r>
      <w:proofErr w:type="spellEnd"/>
      <w:r w:rsidRPr="008E510D">
        <w:rPr>
          <w:lang w:val="en-US"/>
        </w:rPr>
        <w:t xml:space="preserve">, </w:t>
      </w:r>
      <w:proofErr w:type="spellStart"/>
      <w:r w:rsidRPr="008E510D">
        <w:rPr>
          <w:rStyle w:val="Hervorhebung"/>
          <w:lang w:val="en-US"/>
        </w:rPr>
        <w:t>lowerCatchment</w:t>
      </w:r>
      <w:proofErr w:type="spellEnd"/>
      <w:r w:rsidRPr="008E510D">
        <w:rPr>
          <w:lang w:val="en-US"/>
        </w:rPr>
        <w:t xml:space="preserve">, and </w:t>
      </w:r>
      <w:r w:rsidR="002C3C8A">
        <w:rPr>
          <w:rStyle w:val="Hervorhebung"/>
          <w:lang w:val="en-US"/>
        </w:rPr>
        <w:t>realization</w:t>
      </w:r>
      <w:r w:rsidRPr="008E510D">
        <w:rPr>
          <w:lang w:val="en-US"/>
        </w:rPr>
        <w:t xml:space="preserve"> properties, and associates the </w:t>
      </w:r>
      <w:proofErr w:type="spellStart"/>
      <w:r w:rsidRPr="008E510D">
        <w:rPr>
          <w:rStyle w:val="Hervorhebung"/>
          <w:lang w:val="en-US"/>
        </w:rPr>
        <w:t>envelopingCatchment</w:t>
      </w:r>
      <w:proofErr w:type="spellEnd"/>
      <w:r w:rsidRPr="008E510D">
        <w:rPr>
          <w:lang w:val="en-US"/>
        </w:rPr>
        <w:t>.</w:t>
      </w:r>
      <w:r w:rsidR="00147024">
        <w:rPr>
          <w:lang w:val="en-US"/>
        </w:rPr>
        <w:t xml:space="preserve"> A </w:t>
      </w:r>
      <w:proofErr w:type="spellStart"/>
      <w:r w:rsidR="00147024" w:rsidRPr="00147024">
        <w:rPr>
          <w:i/>
          <w:lang w:val="en-US"/>
        </w:rPr>
        <w:t>nillable</w:t>
      </w:r>
      <w:proofErr w:type="spellEnd"/>
      <w:r w:rsidR="00147024" w:rsidRPr="00147024">
        <w:rPr>
          <w:i/>
          <w:lang w:val="en-US"/>
        </w:rPr>
        <w:t>-outflow</w:t>
      </w:r>
      <w:r w:rsidR="00147024">
        <w:rPr>
          <w:lang w:val="en-US"/>
        </w:rPr>
        <w:t xml:space="preserve"> constraint emphasizes the non-existing outflow. </w:t>
      </w:r>
    </w:p>
    <w:p w14:paraId="71C8DC97" w14:textId="1F5B3DF3" w:rsidR="00B86035" w:rsidRDefault="00D11AB2" w:rsidP="00450C77">
      <w:pPr>
        <w:pStyle w:val="StandardWeb"/>
        <w:jc w:val="both"/>
        <w:rPr>
          <w:lang w:val="en-US"/>
        </w:rPr>
      </w:pPr>
      <w:proofErr w:type="spellStart"/>
      <w:r w:rsidRPr="008E510D">
        <w:rPr>
          <w:rStyle w:val="Fett"/>
          <w:lang w:val="en-US"/>
        </w:rPr>
        <w:t>envelopingCatchment</w:t>
      </w:r>
      <w:proofErr w:type="spellEnd"/>
      <w:r w:rsidRPr="008E510D">
        <w:rPr>
          <w:lang w:val="en-US"/>
        </w:rPr>
        <w:t xml:space="preserve"> </w:t>
      </w:r>
      <w:r w:rsidR="00B86035">
        <w:rPr>
          <w:lang w:val="en-US"/>
        </w:rPr>
        <w:t>(</w:t>
      </w:r>
      <w:r w:rsidRPr="008E510D">
        <w:rPr>
          <w:lang w:val="en-US"/>
        </w:rPr>
        <w:t>association</w:t>
      </w:r>
      <w:r w:rsidR="00B86035">
        <w:rPr>
          <w:lang w:val="en-US"/>
        </w:rPr>
        <w:t>)</w:t>
      </w:r>
      <w:r w:rsidR="00A55976">
        <w:rPr>
          <w:lang w:val="en-US"/>
        </w:rPr>
        <w:t>:</w:t>
      </w:r>
      <w:r w:rsidRPr="008E510D">
        <w:rPr>
          <w:lang w:val="en-US"/>
        </w:rPr>
        <w:t xml:space="preserve"> </w:t>
      </w:r>
    </w:p>
    <w:p w14:paraId="1360E1C6" w14:textId="4C7849D3" w:rsidR="00033C57" w:rsidRDefault="00B86035" w:rsidP="00450C77">
      <w:pPr>
        <w:pStyle w:val="StandardWeb"/>
        <w:jc w:val="both"/>
        <w:rPr>
          <w:lang w:val="en-US"/>
        </w:rPr>
      </w:pPr>
      <w:r>
        <w:rPr>
          <w:lang w:val="en-US"/>
        </w:rPr>
        <w:t xml:space="preserve">identifies </w:t>
      </w:r>
      <w:r w:rsidR="00147024">
        <w:rPr>
          <w:lang w:val="en-US"/>
        </w:rPr>
        <w:t>a</w:t>
      </w:r>
      <w:r w:rsidR="00147024" w:rsidRPr="008E510D">
        <w:rPr>
          <w:lang w:val="en-US"/>
        </w:rPr>
        <w:t xml:space="preserve"> </w:t>
      </w:r>
      <w:r w:rsidR="00D11AB2" w:rsidRPr="008E510D">
        <w:rPr>
          <w:lang w:val="en-US"/>
        </w:rPr>
        <w:t>catchment</w:t>
      </w:r>
      <w:r>
        <w:rPr>
          <w:lang w:val="en-US"/>
        </w:rPr>
        <w:t xml:space="preserve"> surrounding </w:t>
      </w:r>
      <w:r w:rsidR="00147024">
        <w:rPr>
          <w:lang w:val="en-US"/>
        </w:rPr>
        <w:t>the</w:t>
      </w:r>
      <w:r>
        <w:rPr>
          <w:lang w:val="en-US"/>
        </w:rPr>
        <w:t xml:space="preserve"> interior</w:t>
      </w:r>
      <w:r w:rsidR="00C9749D">
        <w:rPr>
          <w:lang w:val="en-US"/>
        </w:rPr>
        <w:t xml:space="preserve"> catchment</w:t>
      </w:r>
      <w:r w:rsidR="00147024">
        <w:rPr>
          <w:lang w:val="en-US"/>
        </w:rPr>
        <w:t xml:space="preserve">. </w:t>
      </w:r>
    </w:p>
    <w:p w14:paraId="77FF5AD2" w14:textId="7F37EBBA" w:rsidR="00147024" w:rsidRDefault="00147024" w:rsidP="00147024">
      <w:pPr>
        <w:pStyle w:val="StandardWeb"/>
        <w:jc w:val="both"/>
        <w:rPr>
          <w:lang w:val="en-US"/>
        </w:rPr>
      </w:pPr>
      <w:proofErr w:type="spellStart"/>
      <w:r>
        <w:rPr>
          <w:rStyle w:val="Fett"/>
          <w:lang w:val="en-US"/>
        </w:rPr>
        <w:t>nillable</w:t>
      </w:r>
      <w:proofErr w:type="spellEnd"/>
      <w:r>
        <w:rPr>
          <w:rStyle w:val="Fett"/>
          <w:lang w:val="en-US"/>
        </w:rPr>
        <w:t xml:space="preserve">-outflow </w:t>
      </w:r>
      <w:r>
        <w:rPr>
          <w:lang w:val="en-US"/>
        </w:rPr>
        <w:t>(constraint)</w:t>
      </w:r>
      <w:r w:rsidR="00A55976">
        <w:rPr>
          <w:lang w:val="en-US"/>
        </w:rPr>
        <w:t>:</w:t>
      </w:r>
      <w:r w:rsidRPr="008E510D">
        <w:rPr>
          <w:lang w:val="en-US"/>
        </w:rPr>
        <w:t xml:space="preserve"> </w:t>
      </w:r>
    </w:p>
    <w:p w14:paraId="1A4C2EFD" w14:textId="7F494457" w:rsidR="00147024" w:rsidRDefault="00A55976" w:rsidP="00147024">
      <w:pPr>
        <w:pStyle w:val="StandardWeb"/>
        <w:jc w:val="both"/>
        <w:rPr>
          <w:lang w:val="en-US"/>
        </w:rPr>
      </w:pPr>
      <w:r w:rsidRPr="00B86035">
        <w:rPr>
          <w:lang w:val="en-US"/>
        </w:rPr>
        <w:t xml:space="preserve">defines </w:t>
      </w:r>
      <w:r>
        <w:rPr>
          <w:lang w:val="en-US"/>
        </w:rPr>
        <w:t xml:space="preserve">a cardinality of ‘0’ indicating the </w:t>
      </w:r>
      <w:r w:rsidR="000410A3">
        <w:rPr>
          <w:lang w:val="en-US"/>
        </w:rPr>
        <w:t>not existing</w:t>
      </w:r>
      <w:r>
        <w:rPr>
          <w:lang w:val="en-US"/>
        </w:rPr>
        <w:t xml:space="preserve"> outflow.</w:t>
      </w:r>
      <w:r w:rsidR="00147024" w:rsidRPr="008E510D" w:rsidDel="003A7274">
        <w:rPr>
          <w:lang w:val="en-US"/>
        </w:rPr>
        <w:t xml:space="preserve"> </w:t>
      </w:r>
    </w:p>
    <w:p w14:paraId="504A8578" w14:textId="0DABFBC7" w:rsidR="00D11AB2" w:rsidRPr="008E510D" w:rsidRDefault="00D11AB2" w:rsidP="00450C77">
      <w:pPr>
        <w:pStyle w:val="berschrift4"/>
        <w:jc w:val="both"/>
      </w:pPr>
      <w:r w:rsidRPr="008E510D">
        <w:t>Outfall</w:t>
      </w:r>
    </w:p>
    <w:p w14:paraId="4FA8BEAC" w14:textId="7B1676FE" w:rsidR="00056156" w:rsidRDefault="00D11AB2" w:rsidP="00450C77">
      <w:pPr>
        <w:pStyle w:val="StandardWeb"/>
        <w:jc w:val="both"/>
        <w:rPr>
          <w:lang w:val="en-US"/>
        </w:rPr>
      </w:pPr>
      <w:r w:rsidRPr="008E510D">
        <w:rPr>
          <w:lang w:val="en-US"/>
        </w:rPr>
        <w:t xml:space="preserve">The </w:t>
      </w:r>
      <w:proofErr w:type="spellStart"/>
      <w:r w:rsidRPr="008E510D">
        <w:rPr>
          <w:lang w:val="en-US"/>
        </w:rPr>
        <w:t>HY_Outfall</w:t>
      </w:r>
      <w:proofErr w:type="spellEnd"/>
      <w:r w:rsidRPr="008E510D">
        <w:rPr>
          <w:lang w:val="en-US"/>
        </w:rPr>
        <w:t xml:space="preserve"> feature type (</w:t>
      </w:r>
      <w:r w:rsidR="00874BCD">
        <w:rPr>
          <w:lang w:val="en-US"/>
        </w:rPr>
        <w:fldChar w:fldCharType="begin"/>
      </w:r>
      <w:r w:rsidR="00874BCD">
        <w:rPr>
          <w:lang w:val="en-US"/>
        </w:rPr>
        <w:instrText xml:space="preserve"> REF _Ref462910358 \h </w:instrText>
      </w:r>
      <w:r w:rsidR="00874BCD">
        <w:rPr>
          <w:lang w:val="en-US"/>
        </w:rPr>
      </w:r>
      <w:r w:rsidR="00874BCD">
        <w:rPr>
          <w:lang w:val="en-US"/>
        </w:rPr>
        <w:fldChar w:fldCharType="separate"/>
      </w:r>
      <w:r w:rsidR="00874BCD">
        <w:t xml:space="preserve">Figure </w:t>
      </w:r>
      <w:r w:rsidR="00874BCD">
        <w:rPr>
          <w:noProof/>
        </w:rPr>
        <w:t>31</w:t>
      </w:r>
      <w:r w:rsidR="00874BCD">
        <w:rPr>
          <w:lang w:val="en-US"/>
        </w:rPr>
        <w:fldChar w:fldCharType="end"/>
      </w:r>
      <w:r w:rsidRPr="001B5AD0">
        <w:rPr>
          <w:lang w:val="en-US"/>
        </w:rPr>
        <w:t>) conceptualizes the hydrologically determined outfall of a corresponding catchment (</w:t>
      </w:r>
      <w:r w:rsidR="00874BCD">
        <w:rPr>
          <w:lang w:val="en-US"/>
        </w:rPr>
        <w:fldChar w:fldCharType="begin"/>
      </w:r>
      <w:r w:rsidR="00874BCD">
        <w:rPr>
          <w:lang w:val="en-US"/>
        </w:rPr>
        <w:instrText xml:space="preserve"> REF _Ref462910290 \h </w:instrText>
      </w:r>
      <w:r w:rsidR="00874BCD">
        <w:rPr>
          <w:lang w:val="en-US"/>
        </w:rPr>
      </w:r>
      <w:r w:rsidR="00874BCD">
        <w:rPr>
          <w:lang w:val="en-US"/>
        </w:rPr>
        <w:fldChar w:fldCharType="separate"/>
      </w:r>
      <w:r w:rsidR="00874BCD">
        <w:t xml:space="preserve">Figure </w:t>
      </w:r>
      <w:r w:rsidR="00874BCD">
        <w:rPr>
          <w:noProof/>
        </w:rPr>
        <w:t>24</w:t>
      </w:r>
      <w:r w:rsidR="00874BCD">
        <w:rPr>
          <w:lang w:val="en-US"/>
        </w:rPr>
        <w:fldChar w:fldCharType="end"/>
      </w:r>
      <w:r w:rsidRPr="001B5AD0">
        <w:rPr>
          <w:lang w:val="en-US"/>
        </w:rPr>
        <w:t xml:space="preserve">). </w:t>
      </w:r>
      <w:r w:rsidRPr="008E510D">
        <w:rPr>
          <w:lang w:val="en-US"/>
        </w:rPr>
        <w:t xml:space="preserve">The outfall represents the logical place where a catchment interacts with another catchment, i.e. where the outflow of a contributing catchment becomes inflow into a receiving catchment. A catchment may receive flow from several </w:t>
      </w:r>
      <w:r w:rsidR="00601FA8">
        <w:rPr>
          <w:lang w:val="en-US"/>
        </w:rPr>
        <w:t xml:space="preserve">upstream </w:t>
      </w:r>
      <w:r w:rsidRPr="008E510D">
        <w:rPr>
          <w:lang w:val="en-US"/>
        </w:rPr>
        <w:t xml:space="preserve">catchments or contribute flow to several </w:t>
      </w:r>
      <w:r w:rsidR="00601FA8">
        <w:rPr>
          <w:lang w:val="en-US"/>
        </w:rPr>
        <w:t xml:space="preserve">downstream </w:t>
      </w:r>
      <w:r w:rsidRPr="008E510D">
        <w:rPr>
          <w:lang w:val="en-US"/>
        </w:rPr>
        <w:t xml:space="preserve">catchments through a single logical outfall. Through unique identity, each outfall feature may associate different outfall realizations within an hydrologic complex given that each realization has the same hydrologic determination. This includes the topological realization as a node </w:t>
      </w:r>
      <w:r w:rsidR="00056156">
        <w:rPr>
          <w:lang w:val="en-US"/>
        </w:rPr>
        <w:t xml:space="preserve">on </w:t>
      </w:r>
      <w:r w:rsidR="003E4ABF">
        <w:rPr>
          <w:lang w:val="en-US"/>
        </w:rPr>
        <w:t xml:space="preserve">the one-dimensional </w:t>
      </w:r>
      <w:r w:rsidR="00056156">
        <w:rPr>
          <w:lang w:val="en-US"/>
        </w:rPr>
        <w:t xml:space="preserve">flowpath (edge) </w:t>
      </w:r>
      <w:r w:rsidRPr="008E510D">
        <w:rPr>
          <w:lang w:val="en-US"/>
        </w:rPr>
        <w:t xml:space="preserve">in terms of </w:t>
      </w:r>
      <w:r w:rsidR="00056156">
        <w:rPr>
          <w:lang w:val="en-US"/>
        </w:rPr>
        <w:t xml:space="preserve">a topological </w:t>
      </w:r>
      <w:r w:rsidRPr="008E510D">
        <w:rPr>
          <w:lang w:val="en-US"/>
        </w:rPr>
        <w:t>'boundary'</w:t>
      </w:r>
      <w:r w:rsidR="00787CC1">
        <w:rPr>
          <w:lang w:val="en-US"/>
        </w:rPr>
        <w:t>.</w:t>
      </w:r>
      <w:r w:rsidRPr="008E510D">
        <w:rPr>
          <w:lang w:val="en-US"/>
        </w:rPr>
        <w:t xml:space="preserve"> </w:t>
      </w:r>
    </w:p>
    <w:p w14:paraId="55EF2AB4" w14:textId="7D5F8B5B" w:rsidR="00D11AB2" w:rsidRDefault="00056156" w:rsidP="00450C77">
      <w:pPr>
        <w:pStyle w:val="StandardWeb"/>
        <w:jc w:val="both"/>
        <w:rPr>
          <w:lang w:val="en-US"/>
        </w:rPr>
      </w:pPr>
      <w:r w:rsidRPr="008E510D">
        <w:rPr>
          <w:lang w:val="en-US"/>
        </w:rPr>
        <w:t>Logically placed in reference to a catchment which links inflow and outflow, an outfall has a position relative to another outfall that is 'fixed' by the catchment</w:t>
      </w:r>
      <w:r w:rsidR="00026E27">
        <w:rPr>
          <w:lang w:val="en-US"/>
        </w:rPr>
        <w:t xml:space="preserve"> Referencing the </w:t>
      </w:r>
      <w:r w:rsidR="00423F3C">
        <w:rPr>
          <w:lang w:val="en-US"/>
        </w:rPr>
        <w:t>union</w:t>
      </w:r>
      <w:r w:rsidR="00026E27">
        <w:rPr>
          <w:lang w:val="en-US"/>
        </w:rPr>
        <w:t xml:space="preserve"> of catchment and outfall, </w:t>
      </w:r>
      <w:r w:rsidR="00423F3C">
        <w:rPr>
          <w:lang w:val="en-US"/>
        </w:rPr>
        <w:t xml:space="preserve">the topological realization can be used to define </w:t>
      </w:r>
      <w:r w:rsidR="00026E27">
        <w:rPr>
          <w:lang w:val="en-US"/>
        </w:rPr>
        <w:t xml:space="preserve">a linear river reference system with </w:t>
      </w:r>
      <w:r w:rsidR="00423F3C">
        <w:rPr>
          <w:lang w:val="en-US"/>
        </w:rPr>
        <w:t xml:space="preserve">the inflow/outflow node </w:t>
      </w:r>
      <w:r w:rsidR="00026E27">
        <w:rPr>
          <w:lang w:val="en-US"/>
        </w:rPr>
        <w:t xml:space="preserve">as origin and the flowpath realizing the catchment as </w:t>
      </w:r>
      <w:r w:rsidR="00423F3C">
        <w:rPr>
          <w:lang w:val="en-US"/>
        </w:rPr>
        <w:t>linear element</w:t>
      </w:r>
      <w:r w:rsidR="00026E27">
        <w:rPr>
          <w:lang w:val="en-US"/>
        </w:rPr>
        <w:t xml:space="preserve"> along which a position can be determined. </w:t>
      </w:r>
    </w:p>
    <w:p w14:paraId="6B5BCE01" w14:textId="77777777" w:rsidR="00B817B2" w:rsidRDefault="00B817B2" w:rsidP="00B817B2">
      <w:pPr>
        <w:pStyle w:val="OGCFigure"/>
      </w:pPr>
      <w:r>
        <w:rPr>
          <w:noProof/>
        </w:rPr>
        <w:lastRenderedPageBreak/>
        <w:drawing>
          <wp:inline distT="0" distB="0" distL="0" distR="0" wp14:anchorId="476E7BF3" wp14:editId="75586455">
            <wp:extent cx="5486400" cy="3639180"/>
            <wp:effectExtent l="0" t="0" r="0" b="0"/>
            <wp:docPr id="72" name="Grafik 72" descr="D:\Users\Dornblut\OGC_HYF_SWG\hlphtml\EARoot\EA2\EA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Users\Dornblut\OGC_HYF_SWG\hlphtml\EARoot\EA2\EA4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3639180"/>
                    </a:xfrm>
                    <a:prstGeom prst="rect">
                      <a:avLst/>
                    </a:prstGeom>
                    <a:noFill/>
                    <a:ln>
                      <a:noFill/>
                    </a:ln>
                  </pic:spPr>
                </pic:pic>
              </a:graphicData>
            </a:graphic>
          </wp:inline>
        </w:drawing>
      </w:r>
    </w:p>
    <w:p w14:paraId="11AFA0AF" w14:textId="27DFE57C" w:rsidR="00B817B2" w:rsidRDefault="00B817B2" w:rsidP="00B817B2">
      <w:pPr>
        <w:pStyle w:val="OGCFigure"/>
      </w:pPr>
      <w:bookmarkStart w:id="195" w:name="_Ref462910358"/>
      <w:bookmarkStart w:id="196" w:name="_Toc463963544"/>
      <w:r>
        <w:t xml:space="preserve">Figure </w:t>
      </w:r>
      <w:fldSimple w:instr=" SEQ Figure \* ARABIC ">
        <w:r w:rsidR="00F30A25">
          <w:rPr>
            <w:noProof/>
          </w:rPr>
          <w:t>31</w:t>
        </w:r>
      </w:fldSimple>
      <w:bookmarkEnd w:id="195"/>
      <w:r>
        <w:t xml:space="preserve">: </w:t>
      </w:r>
      <w:r w:rsidRPr="00C96558">
        <w:t>Outfall (UML class diagram)</w:t>
      </w:r>
      <w:bookmarkEnd w:id="196"/>
    </w:p>
    <w:p w14:paraId="151C2741" w14:textId="59ED5F57" w:rsidR="00033C57" w:rsidRPr="008E510D" w:rsidRDefault="00372327" w:rsidP="00505D54">
      <w:pPr>
        <w:pStyle w:val="StandardWeb"/>
        <w:jc w:val="both"/>
      </w:pPr>
      <w:proofErr w:type="spellStart"/>
      <w:r>
        <w:t>HY_Outfall</w:t>
      </w:r>
      <w:proofErr w:type="spellEnd"/>
      <w:r>
        <w:t xml:space="preserve"> </w:t>
      </w:r>
      <w:r w:rsidR="00033C57" w:rsidRPr="008E510D">
        <w:t xml:space="preserve">carries the associations: </w:t>
      </w:r>
      <w:proofErr w:type="spellStart"/>
      <w:r w:rsidR="00033C57" w:rsidRPr="008E510D">
        <w:rPr>
          <w:rStyle w:val="Hervorhebung"/>
        </w:rPr>
        <w:t>contributingCatchment</w:t>
      </w:r>
      <w:proofErr w:type="spellEnd"/>
      <w:r w:rsidR="00033C57" w:rsidRPr="008E510D">
        <w:t xml:space="preserve">, </w:t>
      </w:r>
      <w:proofErr w:type="spellStart"/>
      <w:r w:rsidR="00033C57" w:rsidRPr="008E510D">
        <w:rPr>
          <w:rStyle w:val="Hervorhebung"/>
        </w:rPr>
        <w:t>receivingCatchment</w:t>
      </w:r>
      <w:proofErr w:type="spellEnd"/>
      <w:r w:rsidR="00033C57" w:rsidRPr="008E510D">
        <w:t xml:space="preserve">, </w:t>
      </w:r>
      <w:proofErr w:type="spellStart"/>
      <w:r w:rsidR="00033C57" w:rsidRPr="008E510D">
        <w:rPr>
          <w:rStyle w:val="Hervorhebung"/>
        </w:rPr>
        <w:t>relativePosition</w:t>
      </w:r>
      <w:proofErr w:type="spellEnd"/>
      <w:r w:rsidR="00033C57" w:rsidRPr="008E510D">
        <w:t xml:space="preserve"> and </w:t>
      </w:r>
      <w:proofErr w:type="spellStart"/>
      <w:r w:rsidR="00033C57" w:rsidRPr="008E510D">
        <w:rPr>
          <w:rStyle w:val="Hervorhebung"/>
        </w:rPr>
        <w:t>outfall</w:t>
      </w:r>
      <w:r w:rsidR="002C3C8A">
        <w:rPr>
          <w:rStyle w:val="Hervorhebung"/>
        </w:rPr>
        <w:t>Realization</w:t>
      </w:r>
      <w:proofErr w:type="spellEnd"/>
      <w:r w:rsidR="00033C57" w:rsidRPr="008E510D">
        <w:t xml:space="preserve">. </w:t>
      </w:r>
      <w:r w:rsidR="00787CC1">
        <w:t xml:space="preserve">The </w:t>
      </w:r>
      <w:r w:rsidR="00026E27">
        <w:t xml:space="preserve">linear referencing along a flowpath is </w:t>
      </w:r>
      <w:r w:rsidR="000C6BB2">
        <w:t xml:space="preserve">enforced </w:t>
      </w:r>
      <w:r w:rsidR="00026E27">
        <w:t xml:space="preserve">by </w:t>
      </w:r>
      <w:r w:rsidR="00585BA6">
        <w:rPr>
          <w:rStyle w:val="Hervorhebung"/>
        </w:rPr>
        <w:t>outflow-</w:t>
      </w:r>
      <w:r w:rsidR="00E11FC0">
        <w:rPr>
          <w:rStyle w:val="Hervorhebung"/>
        </w:rPr>
        <w:t>on-flowpath</w:t>
      </w:r>
      <w:r w:rsidR="0019707D" w:rsidRPr="008E510D">
        <w:t xml:space="preserve"> </w:t>
      </w:r>
      <w:r w:rsidR="00661D3F">
        <w:t>and</w:t>
      </w:r>
      <w:r w:rsidR="00911946">
        <w:t xml:space="preserve"> an </w:t>
      </w:r>
      <w:r w:rsidR="0019707D" w:rsidRPr="00505D54">
        <w:rPr>
          <w:i/>
        </w:rPr>
        <w:t>inflow</w:t>
      </w:r>
      <w:r w:rsidR="00585BA6" w:rsidRPr="00585BA6">
        <w:rPr>
          <w:i/>
        </w:rPr>
        <w:t>-</w:t>
      </w:r>
      <w:r w:rsidR="00E11FC0">
        <w:rPr>
          <w:i/>
        </w:rPr>
        <w:t>on-flowpath</w:t>
      </w:r>
      <w:r w:rsidR="0019707D">
        <w:t xml:space="preserve"> </w:t>
      </w:r>
      <w:r w:rsidR="0019707D" w:rsidRPr="008E510D">
        <w:t>constraint</w:t>
      </w:r>
      <w:r w:rsidR="00787CC1">
        <w:t>s</w:t>
      </w:r>
      <w:r w:rsidR="00CA7567">
        <w:t>.</w:t>
      </w:r>
      <w:r w:rsidR="0019707D" w:rsidRPr="008E510D">
        <w:t xml:space="preserve"> </w:t>
      </w:r>
    </w:p>
    <w:p w14:paraId="5B4FB47E" w14:textId="6008AE91" w:rsidR="00601FA8" w:rsidRDefault="00033C57" w:rsidP="00450C77">
      <w:pPr>
        <w:pStyle w:val="StandardWeb"/>
        <w:jc w:val="both"/>
        <w:rPr>
          <w:lang w:val="en-US"/>
        </w:rPr>
      </w:pPr>
      <w:proofErr w:type="spellStart"/>
      <w:r w:rsidRPr="008E510D">
        <w:rPr>
          <w:rStyle w:val="Fett"/>
          <w:lang w:val="en-US"/>
        </w:rPr>
        <w:t>contributingCatchment</w:t>
      </w:r>
      <w:proofErr w:type="spellEnd"/>
      <w:r w:rsidRPr="008E510D">
        <w:rPr>
          <w:lang w:val="en-US"/>
        </w:rPr>
        <w:t xml:space="preserve"> </w:t>
      </w:r>
      <w:r w:rsidR="00601FA8">
        <w:rPr>
          <w:lang w:val="en-US"/>
        </w:rPr>
        <w:t>(</w:t>
      </w:r>
      <w:r w:rsidRPr="008E510D">
        <w:rPr>
          <w:lang w:val="en-US"/>
        </w:rPr>
        <w:t>association</w:t>
      </w:r>
      <w:r w:rsidR="00601FA8">
        <w:rPr>
          <w:lang w:val="en-US"/>
        </w:rPr>
        <w:t>)</w:t>
      </w:r>
      <w:r w:rsidRPr="008E510D">
        <w:rPr>
          <w:lang w:val="en-US"/>
        </w:rPr>
        <w:t xml:space="preserve"> </w:t>
      </w:r>
    </w:p>
    <w:p w14:paraId="741A99D7" w14:textId="774EDF3C" w:rsidR="00033C57" w:rsidRPr="008E510D" w:rsidRDefault="00CA7567" w:rsidP="00450C77">
      <w:pPr>
        <w:pStyle w:val="StandardWeb"/>
        <w:jc w:val="both"/>
        <w:rPr>
          <w:lang w:val="en-US"/>
        </w:rPr>
      </w:pPr>
      <w:r>
        <w:rPr>
          <w:lang w:val="en-US"/>
        </w:rPr>
        <w:t xml:space="preserve">identifies the </w:t>
      </w:r>
      <w:r w:rsidR="00033C57" w:rsidRPr="008E510D">
        <w:rPr>
          <w:lang w:val="en-US"/>
        </w:rPr>
        <w:t xml:space="preserve">catchment that contributes flow to </w:t>
      </w:r>
      <w:r>
        <w:rPr>
          <w:lang w:val="en-US"/>
        </w:rPr>
        <w:t>th</w:t>
      </w:r>
      <w:r w:rsidR="004D27AF">
        <w:rPr>
          <w:lang w:val="en-US"/>
        </w:rPr>
        <w:t>is</w:t>
      </w:r>
      <w:r>
        <w:rPr>
          <w:lang w:val="en-US"/>
        </w:rPr>
        <w:t xml:space="preserve"> outfall</w:t>
      </w:r>
      <w:r w:rsidR="00033C57" w:rsidRPr="008E510D">
        <w:rPr>
          <w:lang w:val="en-US"/>
        </w:rPr>
        <w:t xml:space="preserve">. This allows </w:t>
      </w:r>
      <w:r>
        <w:rPr>
          <w:lang w:val="en-US"/>
        </w:rPr>
        <w:t>to connect</w:t>
      </w:r>
      <w:r w:rsidRPr="008E510D">
        <w:rPr>
          <w:lang w:val="en-US"/>
        </w:rPr>
        <w:t xml:space="preserve"> </w:t>
      </w:r>
      <w:r w:rsidR="00033C57" w:rsidRPr="008E510D">
        <w:rPr>
          <w:lang w:val="en-US"/>
        </w:rPr>
        <w:t xml:space="preserve">a catchment's outflow to an identified inflow and to determine its position through referencing </w:t>
      </w:r>
      <w:r>
        <w:rPr>
          <w:lang w:val="en-US"/>
        </w:rPr>
        <w:t>the inflow</w:t>
      </w:r>
      <w:r w:rsidR="00033C57" w:rsidRPr="008E510D">
        <w:rPr>
          <w:lang w:val="en-US"/>
        </w:rPr>
        <w:t xml:space="preserve">. </w:t>
      </w:r>
    </w:p>
    <w:p w14:paraId="229C5DCC" w14:textId="44251CA5" w:rsidR="004D27AF" w:rsidRDefault="00033C57" w:rsidP="00450C77">
      <w:pPr>
        <w:pStyle w:val="StandardWeb"/>
        <w:jc w:val="both"/>
        <w:rPr>
          <w:lang w:val="en-US"/>
        </w:rPr>
      </w:pPr>
      <w:proofErr w:type="spellStart"/>
      <w:r w:rsidRPr="008E510D">
        <w:rPr>
          <w:rStyle w:val="Fett"/>
          <w:lang w:val="en-US"/>
        </w:rPr>
        <w:t>receivingCatchment</w:t>
      </w:r>
      <w:proofErr w:type="spellEnd"/>
      <w:r w:rsidRPr="008E510D">
        <w:rPr>
          <w:lang w:val="en-US"/>
        </w:rPr>
        <w:t xml:space="preserve"> </w:t>
      </w:r>
      <w:r w:rsidR="004D27AF">
        <w:rPr>
          <w:lang w:val="en-US"/>
        </w:rPr>
        <w:t>(</w:t>
      </w:r>
      <w:r w:rsidRPr="008E510D">
        <w:rPr>
          <w:lang w:val="en-US"/>
        </w:rPr>
        <w:t>association</w:t>
      </w:r>
      <w:r w:rsidR="004D27AF">
        <w:rPr>
          <w:lang w:val="en-US"/>
        </w:rPr>
        <w:t>)</w:t>
      </w:r>
      <w:r w:rsidR="000C6BB2">
        <w:rPr>
          <w:lang w:val="en-US"/>
        </w:rPr>
        <w:t>:</w:t>
      </w:r>
    </w:p>
    <w:p w14:paraId="3B8CB3E8" w14:textId="39ADBB11" w:rsidR="00033C57" w:rsidRPr="008E510D" w:rsidRDefault="004D27AF" w:rsidP="00450C77">
      <w:pPr>
        <w:pStyle w:val="StandardWeb"/>
        <w:jc w:val="both"/>
        <w:rPr>
          <w:lang w:val="en-US"/>
        </w:rPr>
      </w:pPr>
      <w:r>
        <w:rPr>
          <w:lang w:val="en-US"/>
        </w:rPr>
        <w:t>identifies the</w:t>
      </w:r>
      <w:r w:rsidR="00033C57" w:rsidRPr="008E510D">
        <w:rPr>
          <w:lang w:val="en-US"/>
        </w:rPr>
        <w:t xml:space="preserve"> catchment that receives flow from </w:t>
      </w:r>
      <w:r>
        <w:rPr>
          <w:lang w:val="en-US"/>
        </w:rPr>
        <w:t>this outfall</w:t>
      </w:r>
      <w:r w:rsidR="00033C57" w:rsidRPr="008E510D">
        <w:rPr>
          <w:lang w:val="en-US"/>
        </w:rPr>
        <w:t xml:space="preserve">. This allows </w:t>
      </w:r>
      <w:r>
        <w:rPr>
          <w:lang w:val="en-US"/>
        </w:rPr>
        <w:t>to connect</w:t>
      </w:r>
      <w:r w:rsidR="00033C57" w:rsidRPr="008E510D">
        <w:rPr>
          <w:lang w:val="en-US"/>
        </w:rPr>
        <w:t xml:space="preserve"> a catchment's inflow to an identified outflow and to determine its position through referencing </w:t>
      </w:r>
      <w:r>
        <w:rPr>
          <w:lang w:val="en-US"/>
        </w:rPr>
        <w:t>the outflow.</w:t>
      </w:r>
      <w:r w:rsidR="00033C57" w:rsidRPr="008E510D">
        <w:rPr>
          <w:lang w:val="en-US"/>
        </w:rPr>
        <w:t xml:space="preserve"> </w:t>
      </w:r>
    </w:p>
    <w:p w14:paraId="3DA62320" w14:textId="5EC8C639" w:rsidR="0034166A" w:rsidRDefault="00033C57" w:rsidP="00450C77">
      <w:pPr>
        <w:pStyle w:val="StandardWeb"/>
        <w:jc w:val="both"/>
        <w:rPr>
          <w:lang w:val="en-US"/>
        </w:rPr>
      </w:pPr>
      <w:proofErr w:type="spellStart"/>
      <w:r w:rsidRPr="008E510D">
        <w:rPr>
          <w:rStyle w:val="Fett"/>
          <w:lang w:val="en-US"/>
        </w:rPr>
        <w:t>relativePosition</w:t>
      </w:r>
      <w:proofErr w:type="spellEnd"/>
      <w:r w:rsidRPr="008E510D">
        <w:rPr>
          <w:lang w:val="en-US"/>
        </w:rPr>
        <w:t xml:space="preserve"> </w:t>
      </w:r>
      <w:r w:rsidR="0034166A">
        <w:rPr>
          <w:lang w:val="en-US"/>
        </w:rPr>
        <w:t>(</w:t>
      </w:r>
      <w:r w:rsidRPr="008E510D">
        <w:rPr>
          <w:lang w:val="en-US"/>
        </w:rPr>
        <w:t>association</w:t>
      </w:r>
      <w:r w:rsidR="0034166A">
        <w:rPr>
          <w:lang w:val="en-US"/>
        </w:rPr>
        <w:t>)</w:t>
      </w:r>
      <w:r w:rsidR="000C6BB2">
        <w:rPr>
          <w:lang w:val="en-US"/>
        </w:rPr>
        <w:t>:</w:t>
      </w:r>
    </w:p>
    <w:p w14:paraId="1FDEAD37" w14:textId="5E5B6A05" w:rsidR="00033C57" w:rsidRPr="008E510D" w:rsidRDefault="00033C57" w:rsidP="00450C77">
      <w:pPr>
        <w:pStyle w:val="StandardWeb"/>
        <w:jc w:val="both"/>
        <w:rPr>
          <w:lang w:val="en-US"/>
        </w:rPr>
      </w:pPr>
      <w:r w:rsidRPr="008E510D">
        <w:rPr>
          <w:lang w:val="en-US"/>
        </w:rPr>
        <w:t>assigns a position to the outfall relative to a reference location fixed in the logical network of catchments</w:t>
      </w:r>
      <w:r w:rsidR="00441825">
        <w:rPr>
          <w:lang w:val="en-US"/>
        </w:rPr>
        <w:t xml:space="preserve">, i.e. </w:t>
      </w:r>
      <w:r w:rsidRPr="008E510D">
        <w:rPr>
          <w:lang w:val="en-US"/>
        </w:rPr>
        <w:t>to another</w:t>
      </w:r>
      <w:r w:rsidR="00441825">
        <w:rPr>
          <w:lang w:val="en-US"/>
        </w:rPr>
        <w:t>,</w:t>
      </w:r>
      <w:r w:rsidRPr="008E510D">
        <w:rPr>
          <w:lang w:val="en-US"/>
        </w:rPr>
        <w:t xml:space="preserve"> </w:t>
      </w:r>
      <w:r w:rsidR="00441825">
        <w:rPr>
          <w:lang w:val="en-US"/>
        </w:rPr>
        <w:t xml:space="preserve">already </w:t>
      </w:r>
      <w:r w:rsidR="0034166A">
        <w:rPr>
          <w:lang w:val="en-US"/>
        </w:rPr>
        <w:t>existing (</w:t>
      </w:r>
      <w:r w:rsidRPr="008E510D">
        <w:rPr>
          <w:lang w:val="en-US"/>
        </w:rPr>
        <w:t>realized</w:t>
      </w:r>
      <w:r w:rsidR="0034166A">
        <w:rPr>
          <w:lang w:val="en-US"/>
        </w:rPr>
        <w:t>)</w:t>
      </w:r>
      <w:r w:rsidRPr="008E510D">
        <w:rPr>
          <w:lang w:val="en-US"/>
        </w:rPr>
        <w:t xml:space="preserve"> outfall</w:t>
      </w:r>
      <w:r w:rsidR="0034166A">
        <w:rPr>
          <w:lang w:val="en-US"/>
        </w:rPr>
        <w:t xml:space="preserve">. </w:t>
      </w:r>
      <w:r w:rsidRPr="008E510D">
        <w:rPr>
          <w:lang w:val="en-US"/>
        </w:rPr>
        <w:t>Commonly, this is used to locate an outfall such as at a hydrometric station, to a reference outfall such as a confluence but it can be used to locate any outfall relative to another.</w:t>
      </w:r>
    </w:p>
    <w:p w14:paraId="7DDB4385" w14:textId="57696234" w:rsidR="00441825" w:rsidRDefault="00033C57" w:rsidP="00450C77">
      <w:pPr>
        <w:pStyle w:val="StandardWeb"/>
        <w:jc w:val="both"/>
        <w:rPr>
          <w:lang w:val="en-US"/>
        </w:rPr>
      </w:pPr>
      <w:proofErr w:type="spellStart"/>
      <w:r w:rsidRPr="008E510D">
        <w:rPr>
          <w:rStyle w:val="Fett"/>
          <w:lang w:val="en-US"/>
        </w:rPr>
        <w:lastRenderedPageBreak/>
        <w:t>outfall</w:t>
      </w:r>
      <w:r w:rsidR="002C3C8A">
        <w:rPr>
          <w:rStyle w:val="Fett"/>
          <w:lang w:val="en-US"/>
        </w:rPr>
        <w:t>Realization</w:t>
      </w:r>
      <w:proofErr w:type="spellEnd"/>
      <w:r w:rsidRPr="008E510D">
        <w:rPr>
          <w:lang w:val="en-US"/>
        </w:rPr>
        <w:t xml:space="preserve"> </w:t>
      </w:r>
      <w:r w:rsidR="00441825">
        <w:rPr>
          <w:lang w:val="en-US"/>
        </w:rPr>
        <w:t>(</w:t>
      </w:r>
      <w:r w:rsidRPr="008E510D">
        <w:rPr>
          <w:lang w:val="en-US"/>
        </w:rPr>
        <w:t>association</w:t>
      </w:r>
      <w:r w:rsidR="00441825">
        <w:rPr>
          <w:lang w:val="en-US"/>
        </w:rPr>
        <w:t>)</w:t>
      </w:r>
      <w:r w:rsidR="000C6BB2">
        <w:rPr>
          <w:lang w:val="en-US"/>
        </w:rPr>
        <w:t>:</w:t>
      </w:r>
      <w:r w:rsidRPr="008E510D">
        <w:rPr>
          <w:lang w:val="en-US"/>
        </w:rPr>
        <w:t xml:space="preserve"> </w:t>
      </w:r>
    </w:p>
    <w:p w14:paraId="3CA7D9F8" w14:textId="0AD605C2" w:rsidR="00033C57" w:rsidRDefault="00441825" w:rsidP="00450C77">
      <w:pPr>
        <w:pStyle w:val="StandardWeb"/>
        <w:jc w:val="both"/>
        <w:rPr>
          <w:lang w:val="en-US"/>
        </w:rPr>
      </w:pPr>
      <w:r>
        <w:rPr>
          <w:lang w:val="en-US"/>
        </w:rPr>
        <w:t>identifies</w:t>
      </w:r>
      <w:r w:rsidR="00033C57" w:rsidRPr="008E510D">
        <w:rPr>
          <w:lang w:val="en-US"/>
        </w:rPr>
        <w:t xml:space="preserve"> a </w:t>
      </w:r>
      <w:r>
        <w:rPr>
          <w:lang w:val="en-US"/>
        </w:rPr>
        <w:t>hydrologic feature</w:t>
      </w:r>
      <w:r w:rsidRPr="008E510D">
        <w:rPr>
          <w:lang w:val="en-US"/>
        </w:rPr>
        <w:t xml:space="preserve"> </w:t>
      </w:r>
      <w:r w:rsidR="00033C57" w:rsidRPr="008E510D">
        <w:rPr>
          <w:lang w:val="en-US"/>
        </w:rPr>
        <w:t>which realizes the logical outfall</w:t>
      </w:r>
      <w:r>
        <w:rPr>
          <w:lang w:val="en-US"/>
        </w:rPr>
        <w:t xml:space="preserve">. </w:t>
      </w:r>
      <w:r w:rsidR="00033C57" w:rsidRPr="008E510D">
        <w:rPr>
          <w:lang w:val="en-US"/>
        </w:rPr>
        <w:t xml:space="preserve">In case of a topological realization, the realization of the outfall </w:t>
      </w:r>
      <w:r>
        <w:rPr>
          <w:lang w:val="en-US"/>
        </w:rPr>
        <w:t>is</w:t>
      </w:r>
      <w:r w:rsidR="00033C57" w:rsidRPr="008E510D">
        <w:rPr>
          <w:lang w:val="en-US"/>
        </w:rPr>
        <w:t xml:space="preserve"> of lower dimension than the realization of the corresponding catchment.</w:t>
      </w:r>
      <w:r>
        <w:rPr>
          <w:lang w:val="en-US"/>
        </w:rPr>
        <w:t xml:space="preserve"> Example: an outflow node realizing the outfall is of lower dimension than the flowpath realizing the contributing catchment. </w:t>
      </w:r>
    </w:p>
    <w:p w14:paraId="19BFA5E6" w14:textId="00E95B82" w:rsidR="000D6819" w:rsidRDefault="000D6819" w:rsidP="000D6819">
      <w:pPr>
        <w:pStyle w:val="StandardWeb"/>
        <w:jc w:val="both"/>
        <w:rPr>
          <w:lang w:val="en-US"/>
        </w:rPr>
      </w:pPr>
      <w:r>
        <w:rPr>
          <w:rStyle w:val="Fett"/>
          <w:lang w:val="en-US"/>
        </w:rPr>
        <w:t>inflow-on-flowpath</w:t>
      </w:r>
      <w:r w:rsidRPr="008E510D">
        <w:rPr>
          <w:lang w:val="en-US"/>
        </w:rPr>
        <w:t xml:space="preserve"> </w:t>
      </w:r>
      <w:r>
        <w:rPr>
          <w:lang w:val="en-US"/>
        </w:rPr>
        <w:t>(constraint)</w:t>
      </w:r>
      <w:r w:rsidR="000C6BB2">
        <w:rPr>
          <w:lang w:val="en-US"/>
        </w:rPr>
        <w:t>:</w:t>
      </w:r>
      <w:r w:rsidRPr="008E510D">
        <w:rPr>
          <w:lang w:val="en-US"/>
        </w:rPr>
        <w:t xml:space="preserve"> </w:t>
      </w:r>
    </w:p>
    <w:p w14:paraId="684C1D01" w14:textId="69740D08" w:rsidR="000D6819" w:rsidRDefault="000D6819" w:rsidP="000D6819">
      <w:pPr>
        <w:pStyle w:val="StandardWeb"/>
        <w:jc w:val="both"/>
        <w:rPr>
          <w:lang w:val="en-US"/>
        </w:rPr>
      </w:pPr>
      <w:r>
        <w:rPr>
          <w:lang w:val="en-US"/>
        </w:rPr>
        <w:t xml:space="preserve">defines that whenever a relative position is assigned to an inflow using the river reference system, the </w:t>
      </w:r>
      <w:r w:rsidR="000B013A">
        <w:rPr>
          <w:lang w:val="en-US"/>
        </w:rPr>
        <w:t>receiving</w:t>
      </w:r>
      <w:r>
        <w:rPr>
          <w:lang w:val="en-US"/>
        </w:rPr>
        <w:t xml:space="preserve"> catchment is realized as linear flowpath. </w:t>
      </w:r>
    </w:p>
    <w:p w14:paraId="4B018EE6" w14:textId="13682BF3" w:rsidR="000D6819" w:rsidRDefault="000D6819" w:rsidP="000D6819">
      <w:pPr>
        <w:pStyle w:val="StandardWeb"/>
        <w:jc w:val="both"/>
        <w:rPr>
          <w:lang w:val="en-US"/>
        </w:rPr>
      </w:pPr>
      <w:r>
        <w:rPr>
          <w:rStyle w:val="Fett"/>
          <w:lang w:val="en-US"/>
        </w:rPr>
        <w:t>o</w:t>
      </w:r>
      <w:r w:rsidRPr="008E510D">
        <w:rPr>
          <w:rStyle w:val="Fett"/>
          <w:lang w:val="en-US"/>
        </w:rPr>
        <w:t>ut</w:t>
      </w:r>
      <w:r>
        <w:rPr>
          <w:rStyle w:val="Fett"/>
          <w:lang w:val="en-US"/>
        </w:rPr>
        <w:t>flow-on-flowpath</w:t>
      </w:r>
      <w:r w:rsidRPr="008E510D">
        <w:rPr>
          <w:lang w:val="en-US"/>
        </w:rPr>
        <w:t xml:space="preserve"> </w:t>
      </w:r>
      <w:r>
        <w:rPr>
          <w:lang w:val="en-US"/>
        </w:rPr>
        <w:t>(constraint)</w:t>
      </w:r>
      <w:r w:rsidR="000C6BB2">
        <w:rPr>
          <w:lang w:val="en-US"/>
        </w:rPr>
        <w:t>:</w:t>
      </w:r>
      <w:r w:rsidRPr="008E510D">
        <w:rPr>
          <w:lang w:val="en-US"/>
        </w:rPr>
        <w:t xml:space="preserve"> </w:t>
      </w:r>
    </w:p>
    <w:p w14:paraId="4BE86F83" w14:textId="3410478C" w:rsidR="000B013A" w:rsidRDefault="000B013A" w:rsidP="000B013A">
      <w:pPr>
        <w:pStyle w:val="StandardWeb"/>
        <w:jc w:val="both"/>
        <w:rPr>
          <w:lang w:val="en-US"/>
        </w:rPr>
      </w:pPr>
      <w:r>
        <w:rPr>
          <w:lang w:val="en-US"/>
        </w:rPr>
        <w:t xml:space="preserve">defines that whenever a relative position is assigned to an outflow using the river reference system, the contributing catchment is realized as linear flowpath. </w:t>
      </w:r>
    </w:p>
    <w:p w14:paraId="4A95B82A" w14:textId="67F8D819" w:rsidR="00033C57" w:rsidRPr="008E510D" w:rsidRDefault="00033C57" w:rsidP="00450C77">
      <w:pPr>
        <w:pStyle w:val="berschrift4"/>
        <w:jc w:val="both"/>
      </w:pPr>
      <w:r w:rsidRPr="008E510D">
        <w:t>Catchment Realization</w:t>
      </w:r>
    </w:p>
    <w:p w14:paraId="5482B059" w14:textId="53739F96" w:rsidR="00D11D52" w:rsidRDefault="00033C57" w:rsidP="00450C77">
      <w:pPr>
        <w:pStyle w:val="StandardWeb"/>
        <w:jc w:val="both"/>
        <w:rPr>
          <w:lang w:val="en-US"/>
        </w:rPr>
      </w:pPr>
      <w:r w:rsidRPr="008E510D">
        <w:rPr>
          <w:lang w:val="en-US"/>
        </w:rPr>
        <w:t xml:space="preserve">The </w:t>
      </w:r>
      <w:proofErr w:type="spellStart"/>
      <w:r w:rsidRPr="008E510D">
        <w:rPr>
          <w:lang w:val="en-US"/>
        </w:rPr>
        <w:t>HY_Catchment</w:t>
      </w:r>
      <w:r w:rsidR="002C3C8A">
        <w:rPr>
          <w:lang w:val="en-US"/>
        </w:rPr>
        <w:t>Realization</w:t>
      </w:r>
      <w:proofErr w:type="spellEnd"/>
      <w:r w:rsidRPr="008E510D">
        <w:rPr>
          <w:lang w:val="en-US"/>
        </w:rPr>
        <w:t xml:space="preserve"> feature type (</w:t>
      </w:r>
      <w:r w:rsidR="00874BCD">
        <w:rPr>
          <w:lang w:val="en-US"/>
        </w:rPr>
        <w:fldChar w:fldCharType="begin"/>
      </w:r>
      <w:r w:rsidR="00874BCD">
        <w:rPr>
          <w:lang w:val="en-US"/>
        </w:rPr>
        <w:instrText xml:space="preserve"> REF _Ref462910384 \h </w:instrText>
      </w:r>
      <w:r w:rsidR="00874BCD">
        <w:rPr>
          <w:lang w:val="en-US"/>
        </w:rPr>
      </w:r>
      <w:r w:rsidR="00874BCD">
        <w:rPr>
          <w:lang w:val="en-US"/>
        </w:rPr>
        <w:fldChar w:fldCharType="separate"/>
      </w:r>
      <w:r w:rsidR="00874BCD">
        <w:t xml:space="preserve">Figure </w:t>
      </w:r>
      <w:r w:rsidR="00874BCD">
        <w:rPr>
          <w:noProof/>
        </w:rPr>
        <w:t>32</w:t>
      </w:r>
      <w:r w:rsidR="00874BCD">
        <w:rPr>
          <w:lang w:val="en-US"/>
        </w:rPr>
        <w:fldChar w:fldCharType="end"/>
      </w:r>
      <w:r w:rsidRPr="008E510D">
        <w:rPr>
          <w:lang w:val="en-US"/>
        </w:rPr>
        <w:t xml:space="preserve">) conceptualizes the multiple realization of an 'un-realized', logical catchment, by typical features used to describe a catchment as a unit of study shared across sub-domains and studies. </w:t>
      </w:r>
    </w:p>
    <w:p w14:paraId="05880982" w14:textId="70753FE8" w:rsidR="00D11D52" w:rsidRPr="008E510D" w:rsidRDefault="00033C57" w:rsidP="00D11D52">
      <w:pPr>
        <w:pStyle w:val="StandardWeb"/>
        <w:jc w:val="both"/>
        <w:rPr>
          <w:lang w:val="en-US"/>
        </w:rPr>
      </w:pPr>
      <w:r w:rsidRPr="008E510D">
        <w:rPr>
          <w:lang w:val="en-US"/>
        </w:rPr>
        <w:t xml:space="preserve">The catchment realization concept implies a hydrologic complex in that, if a catchment realization exists, </w:t>
      </w:r>
      <w:r w:rsidR="000C6BB2" w:rsidRPr="008E510D">
        <w:rPr>
          <w:lang w:val="en-US"/>
        </w:rPr>
        <w:t>th</w:t>
      </w:r>
      <w:r w:rsidR="000C6BB2">
        <w:rPr>
          <w:lang w:val="en-US"/>
        </w:rPr>
        <w:t xml:space="preserve">is exists </w:t>
      </w:r>
      <w:r w:rsidRPr="008E510D">
        <w:rPr>
          <w:lang w:val="en-US"/>
        </w:rPr>
        <w:t xml:space="preserve">in the same hydrologic complex as the catchment </w:t>
      </w:r>
      <w:r w:rsidR="000C6BB2">
        <w:rPr>
          <w:lang w:val="en-US"/>
        </w:rPr>
        <w:t>it</w:t>
      </w:r>
      <w:r w:rsidR="000C6BB2" w:rsidRPr="008E510D">
        <w:rPr>
          <w:lang w:val="en-US"/>
        </w:rPr>
        <w:t xml:space="preserve"> </w:t>
      </w:r>
      <w:r w:rsidRPr="008E510D">
        <w:rPr>
          <w:lang w:val="en-US"/>
        </w:rPr>
        <w:t>realize</w:t>
      </w:r>
      <w:r w:rsidR="000C6BB2">
        <w:rPr>
          <w:lang w:val="en-US"/>
        </w:rPr>
        <w:t>s</w:t>
      </w:r>
      <w:r w:rsidRPr="008E510D">
        <w:rPr>
          <w:lang w:val="en-US"/>
        </w:rPr>
        <w:t xml:space="preserve">. In this way, any feature realization of a logical catchment </w:t>
      </w:r>
      <w:r w:rsidR="00D11D52">
        <w:rPr>
          <w:lang w:val="en-US"/>
        </w:rPr>
        <w:t xml:space="preserve">references the </w:t>
      </w:r>
      <w:r w:rsidRPr="008E510D">
        <w:rPr>
          <w:lang w:val="en-US"/>
        </w:rPr>
        <w:t xml:space="preserve">hydrologic determination </w:t>
      </w:r>
      <w:r w:rsidR="00D11D52">
        <w:rPr>
          <w:lang w:val="en-US"/>
        </w:rPr>
        <w:t>of</w:t>
      </w:r>
      <w:r w:rsidR="00D11D52" w:rsidRPr="008E510D">
        <w:rPr>
          <w:lang w:val="en-US"/>
        </w:rPr>
        <w:t xml:space="preserve"> </w:t>
      </w:r>
      <w:r w:rsidRPr="008E510D">
        <w:rPr>
          <w:lang w:val="en-US"/>
        </w:rPr>
        <w:t xml:space="preserve">the realized catchment. If the realized catchment is connected with other catchments via its outfall, possible feature realizations are also connected. </w:t>
      </w:r>
      <w:r w:rsidR="00D11D52" w:rsidRPr="00D11D52">
        <w:rPr>
          <w:lang w:val="en-US"/>
        </w:rPr>
        <w:t>A topological realization of the logical catchment is always of higher topological dimension than the realization of the corresponding outfall in terms of a topological boundary. For example, a linear flowpath realizing a catchment may be understood as an edge between inflow and outflow nodes; the areal realization of a catchment as a face bounded by linear inflow and outflow.</w:t>
      </w:r>
    </w:p>
    <w:p w14:paraId="4598F909" w14:textId="77777777" w:rsidR="00B817B2" w:rsidRDefault="00B817B2" w:rsidP="00B817B2">
      <w:pPr>
        <w:pStyle w:val="OGCFigure"/>
      </w:pPr>
      <w:r>
        <w:rPr>
          <w:noProof/>
        </w:rPr>
        <w:lastRenderedPageBreak/>
        <w:drawing>
          <wp:inline distT="0" distB="0" distL="0" distR="0" wp14:anchorId="4E3DE095" wp14:editId="37B6DD71">
            <wp:extent cx="5486400" cy="3343064"/>
            <wp:effectExtent l="0" t="0" r="0" b="0"/>
            <wp:docPr id="73" name="Grafik 73" descr="D:\Users\Dornblut\OGC_HYF_SWG\hlphtml\EARoot\EA2\EA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Users\Dornblut\OGC_HYF_SWG\hlphtml\EARoot\EA2\EA4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3343064"/>
                    </a:xfrm>
                    <a:prstGeom prst="rect">
                      <a:avLst/>
                    </a:prstGeom>
                    <a:noFill/>
                    <a:ln>
                      <a:noFill/>
                    </a:ln>
                  </pic:spPr>
                </pic:pic>
              </a:graphicData>
            </a:graphic>
          </wp:inline>
        </w:drawing>
      </w:r>
    </w:p>
    <w:p w14:paraId="2813C353" w14:textId="15BE19A8" w:rsidR="00033C57" w:rsidRPr="008E510D" w:rsidRDefault="00B817B2" w:rsidP="00B817B2">
      <w:pPr>
        <w:pStyle w:val="OGCFigure"/>
      </w:pPr>
      <w:bookmarkStart w:id="197" w:name="_Ref462910384"/>
      <w:bookmarkStart w:id="198" w:name="_Toc463963545"/>
      <w:r>
        <w:t xml:space="preserve">Figure </w:t>
      </w:r>
      <w:fldSimple w:instr=" SEQ Figure \* ARABIC ">
        <w:r w:rsidR="00F30A25">
          <w:rPr>
            <w:noProof/>
          </w:rPr>
          <w:t>32</w:t>
        </w:r>
      </w:fldSimple>
      <w:bookmarkEnd w:id="197"/>
      <w:r>
        <w:t xml:space="preserve">: </w:t>
      </w:r>
      <w:r w:rsidRPr="008E510D">
        <w:t>Catchment realization and its specialization (UML class diagram</w:t>
      </w:r>
      <w:r w:rsidRPr="00571B2C">
        <w:rPr>
          <w:rStyle w:val="Hyperlink"/>
          <w:color w:val="auto"/>
          <w:u w:val="none"/>
        </w:rPr>
        <w:t>)</w:t>
      </w:r>
      <w:bookmarkEnd w:id="198"/>
    </w:p>
    <w:p w14:paraId="29825AE1" w14:textId="3918916F" w:rsidR="000C7924" w:rsidRDefault="00033C57" w:rsidP="00450C77">
      <w:pPr>
        <w:pStyle w:val="StandardWeb"/>
        <w:jc w:val="both"/>
        <w:rPr>
          <w:lang w:val="en-US"/>
        </w:rPr>
      </w:pPr>
      <w:r w:rsidRPr="008E510D">
        <w:rPr>
          <w:lang w:val="en-US"/>
        </w:rPr>
        <w:t>The catchment realization feature</w:t>
      </w:r>
      <w:r w:rsidR="000C6BB2">
        <w:rPr>
          <w:lang w:val="en-US"/>
        </w:rPr>
        <w:t>s</w:t>
      </w:r>
      <w:r w:rsidRPr="008E510D">
        <w:rPr>
          <w:lang w:val="en-US"/>
        </w:rPr>
        <w:t xml:space="preserve"> defined in this standard refer to objects on the land surface for the purpose of surface water hydrology. In other contexts, other types of catchment realization may exist. Catchment realizations that do not conform to those defined in this standard, for instance realizations in 3 or 4 dimensional perspectives, may </w:t>
      </w:r>
      <w:r w:rsidR="000C6BB2">
        <w:rPr>
          <w:lang w:val="en-US"/>
        </w:rPr>
        <w:t xml:space="preserve">be implemented using </w:t>
      </w:r>
      <w:r w:rsidRPr="008E510D">
        <w:rPr>
          <w:lang w:val="en-US"/>
        </w:rPr>
        <w:t xml:space="preserve">the general </w:t>
      </w:r>
      <w:proofErr w:type="spellStart"/>
      <w:r w:rsidRPr="008E510D">
        <w:rPr>
          <w:lang w:val="en-US"/>
        </w:rPr>
        <w:t>HY_Catchment</w:t>
      </w:r>
      <w:r w:rsidR="002C3C8A">
        <w:rPr>
          <w:lang w:val="en-US"/>
        </w:rPr>
        <w:t>Realization</w:t>
      </w:r>
      <w:proofErr w:type="spellEnd"/>
      <w:r w:rsidRPr="008E510D">
        <w:rPr>
          <w:lang w:val="en-US"/>
        </w:rPr>
        <w:t xml:space="preserve"> type. </w:t>
      </w:r>
      <w:proofErr w:type="spellStart"/>
      <w:r w:rsidR="000C7924" w:rsidRPr="008E510D">
        <w:rPr>
          <w:lang w:val="en-US"/>
        </w:rPr>
        <w:t>HY_Catchment</w:t>
      </w:r>
      <w:r w:rsidR="002C3C8A">
        <w:rPr>
          <w:lang w:val="en-US"/>
        </w:rPr>
        <w:t>Realization</w:t>
      </w:r>
      <w:proofErr w:type="spellEnd"/>
      <w:r w:rsidR="000C7924" w:rsidRPr="008E510D">
        <w:rPr>
          <w:lang w:val="en-US"/>
        </w:rPr>
        <w:t xml:space="preserve"> carries the </w:t>
      </w:r>
      <w:proofErr w:type="spellStart"/>
      <w:r w:rsidR="002C3C8A">
        <w:rPr>
          <w:rStyle w:val="Hervorhebung"/>
          <w:lang w:val="en-US"/>
        </w:rPr>
        <w:t>realized</w:t>
      </w:r>
      <w:r w:rsidR="000C7924" w:rsidRPr="008E510D">
        <w:rPr>
          <w:rStyle w:val="Hervorhebung"/>
          <w:lang w:val="en-US"/>
        </w:rPr>
        <w:t>Catchment</w:t>
      </w:r>
      <w:proofErr w:type="spellEnd"/>
      <w:r w:rsidR="000C7924" w:rsidRPr="008E510D">
        <w:rPr>
          <w:lang w:val="en-US"/>
        </w:rPr>
        <w:t xml:space="preserve"> association</w:t>
      </w:r>
      <w:r w:rsidR="00D11D52">
        <w:rPr>
          <w:lang w:val="en-US"/>
        </w:rPr>
        <w:t>.</w:t>
      </w:r>
      <w:r w:rsidR="000C7924" w:rsidRPr="008E510D">
        <w:rPr>
          <w:lang w:val="en-US"/>
        </w:rPr>
        <w:t xml:space="preserve"> </w:t>
      </w:r>
    </w:p>
    <w:p w14:paraId="32A7502F" w14:textId="7E9020EB" w:rsidR="00D11D52" w:rsidRDefault="002C3C8A" w:rsidP="00450C77">
      <w:pPr>
        <w:pStyle w:val="StandardWeb"/>
        <w:jc w:val="both"/>
        <w:rPr>
          <w:lang w:val="en-US"/>
        </w:rPr>
      </w:pPr>
      <w:proofErr w:type="spellStart"/>
      <w:r>
        <w:rPr>
          <w:rStyle w:val="Fett"/>
          <w:lang w:val="en-US"/>
        </w:rPr>
        <w:t>realized</w:t>
      </w:r>
      <w:r w:rsidR="00033C57" w:rsidRPr="008E510D">
        <w:rPr>
          <w:rStyle w:val="Fett"/>
          <w:lang w:val="en-US"/>
        </w:rPr>
        <w:t>Catchment</w:t>
      </w:r>
      <w:proofErr w:type="spellEnd"/>
      <w:r w:rsidR="00033C57" w:rsidRPr="008E510D">
        <w:rPr>
          <w:lang w:val="en-US"/>
        </w:rPr>
        <w:t xml:space="preserve"> </w:t>
      </w:r>
      <w:r w:rsidR="00D11D52">
        <w:rPr>
          <w:lang w:val="en-US"/>
        </w:rPr>
        <w:t>(</w:t>
      </w:r>
      <w:r w:rsidR="00033C57" w:rsidRPr="008E510D">
        <w:rPr>
          <w:lang w:val="en-US"/>
        </w:rPr>
        <w:t>association</w:t>
      </w:r>
      <w:r w:rsidR="00D11D52">
        <w:rPr>
          <w:lang w:val="en-US"/>
        </w:rPr>
        <w:t>)</w:t>
      </w:r>
      <w:r w:rsidR="000C6BB2">
        <w:rPr>
          <w:lang w:val="en-US"/>
        </w:rPr>
        <w:t>:</w:t>
      </w:r>
    </w:p>
    <w:p w14:paraId="01737CEA" w14:textId="76EB51D2" w:rsidR="002B2109" w:rsidRDefault="002B2109" w:rsidP="00450C77">
      <w:pPr>
        <w:pStyle w:val="StandardWeb"/>
        <w:jc w:val="both"/>
        <w:rPr>
          <w:lang w:val="en-US"/>
        </w:rPr>
      </w:pPr>
      <w:r>
        <w:rPr>
          <w:lang w:val="en-US"/>
        </w:rPr>
        <w:t xml:space="preserve">identifies </w:t>
      </w:r>
      <w:r w:rsidR="00033C57" w:rsidRPr="008E510D">
        <w:rPr>
          <w:lang w:val="en-US"/>
        </w:rPr>
        <w:t xml:space="preserve">the </w:t>
      </w:r>
      <w:r>
        <w:rPr>
          <w:lang w:val="en-US"/>
        </w:rPr>
        <w:t xml:space="preserve">one and only one </w:t>
      </w:r>
      <w:r w:rsidR="00033C57" w:rsidRPr="008E510D">
        <w:rPr>
          <w:lang w:val="en-US"/>
        </w:rPr>
        <w:t xml:space="preserve">catchment </w:t>
      </w:r>
      <w:r>
        <w:rPr>
          <w:lang w:val="en-US"/>
        </w:rPr>
        <w:t xml:space="preserve"> that is realized by a particular feature</w:t>
      </w:r>
      <w:r w:rsidR="00033C57" w:rsidRPr="008E510D">
        <w:rPr>
          <w:lang w:val="en-US"/>
        </w:rPr>
        <w:t xml:space="preserve">. Referencing the hydrologic complex </w:t>
      </w:r>
      <w:r>
        <w:rPr>
          <w:lang w:val="en-US"/>
        </w:rPr>
        <w:t>containing</w:t>
      </w:r>
      <w:r w:rsidRPr="008E510D">
        <w:rPr>
          <w:lang w:val="en-US"/>
        </w:rPr>
        <w:t xml:space="preserve"> </w:t>
      </w:r>
      <w:r w:rsidR="00033C57" w:rsidRPr="008E510D">
        <w:rPr>
          <w:lang w:val="en-US"/>
        </w:rPr>
        <w:t xml:space="preserve">the catchment and </w:t>
      </w:r>
      <w:r>
        <w:rPr>
          <w:lang w:val="en-US"/>
        </w:rPr>
        <w:t xml:space="preserve">all of </w:t>
      </w:r>
      <w:r w:rsidR="00033C57" w:rsidRPr="008E510D">
        <w:rPr>
          <w:lang w:val="en-US"/>
        </w:rPr>
        <w:t xml:space="preserve">its realizations, </w:t>
      </w:r>
      <w:r>
        <w:rPr>
          <w:lang w:val="en-US"/>
        </w:rPr>
        <w:t>supports</w:t>
      </w:r>
      <w:r w:rsidRPr="008E510D">
        <w:rPr>
          <w:lang w:val="en-US"/>
        </w:rPr>
        <w:t xml:space="preserve"> </w:t>
      </w:r>
      <w:r w:rsidR="00033C57" w:rsidRPr="008E510D">
        <w:rPr>
          <w:lang w:val="en-US"/>
        </w:rPr>
        <w:t xml:space="preserve">a catchment's existence to be recognized and linked to multiple realizations without the complexity and full detail of a scientific model. By referencing </w:t>
      </w:r>
      <w:r>
        <w:rPr>
          <w:lang w:val="en-US"/>
        </w:rPr>
        <w:t>the catchment topology</w:t>
      </w:r>
      <w:r w:rsidR="00033C57" w:rsidRPr="008E510D">
        <w:rPr>
          <w:lang w:val="en-US"/>
        </w:rPr>
        <w:t xml:space="preserve">, topological relationships can be established and common identifiers assigned. </w:t>
      </w:r>
    </w:p>
    <w:p w14:paraId="0142FCAF" w14:textId="59EB89E5" w:rsidR="00033C57" w:rsidRPr="008E510D" w:rsidRDefault="002B2109" w:rsidP="00450C77">
      <w:pPr>
        <w:pStyle w:val="StandardWeb"/>
        <w:jc w:val="both"/>
        <w:rPr>
          <w:lang w:val="en-US"/>
        </w:rPr>
      </w:pPr>
      <w:r>
        <w:rPr>
          <w:lang w:val="en-US"/>
        </w:rPr>
        <w:t xml:space="preserve">The </w:t>
      </w:r>
      <w:proofErr w:type="spellStart"/>
      <w:r w:rsidR="00033C57" w:rsidRPr="002B2109">
        <w:rPr>
          <w:b/>
          <w:lang w:val="en-US"/>
        </w:rPr>
        <w:t>HY_Flowpath</w:t>
      </w:r>
      <w:proofErr w:type="spellEnd"/>
      <w:r w:rsidR="00033C57" w:rsidRPr="008E510D">
        <w:rPr>
          <w:lang w:val="en-US"/>
        </w:rPr>
        <w:t xml:space="preserve"> feature type </w:t>
      </w:r>
      <w:r w:rsidR="00C62790">
        <w:t xml:space="preserve">realizes an 'un-realized' catchment specifically as a path connecting the inflow and outflow of the logical catchment it realizes. </w:t>
      </w:r>
      <w:proofErr w:type="spellStart"/>
      <w:r w:rsidR="00C62790">
        <w:t>HY_Flowpath</w:t>
      </w:r>
      <w:proofErr w:type="spellEnd"/>
      <w:r w:rsidR="00C62790">
        <w:t xml:space="preserve"> specializes </w:t>
      </w:r>
      <w:proofErr w:type="spellStart"/>
      <w:r w:rsidR="00C62790">
        <w:t>HY_</w:t>
      </w:r>
      <w:r w:rsidR="0049222C">
        <w:t>CatchmentRealization</w:t>
      </w:r>
      <w:proofErr w:type="spellEnd"/>
      <w:r w:rsidR="0049222C">
        <w:t xml:space="preserve"> </w:t>
      </w:r>
      <w:r w:rsidR="00C62790">
        <w:t xml:space="preserve">with respect to an implied linear geometric representation including a straight or curved line. </w:t>
      </w:r>
      <w:r w:rsidR="00E80059">
        <w:t xml:space="preserve">Topologically, the flowpath connects the inflow and outflow of the logical catchment, and is understood as an edge bounded by an inflow node and an outflow node, and corresponding to left-bank and right-bank catchment faces. </w:t>
      </w:r>
      <w:r w:rsidR="00F20882">
        <w:t xml:space="preserve">Hydrologically, the flowpath is a line describing a moving particle of water. </w:t>
      </w:r>
      <w:r w:rsidR="00033C57" w:rsidRPr="008E510D">
        <w:rPr>
          <w:lang w:val="en-US"/>
        </w:rPr>
        <w:t xml:space="preserve">Through generalization, </w:t>
      </w:r>
      <w:proofErr w:type="spellStart"/>
      <w:r w:rsidR="00033C57" w:rsidRPr="008E510D">
        <w:rPr>
          <w:lang w:val="en-US"/>
        </w:rPr>
        <w:t>HY_Flowpath</w:t>
      </w:r>
      <w:proofErr w:type="spellEnd"/>
      <w:r w:rsidR="00033C57" w:rsidRPr="008E510D">
        <w:rPr>
          <w:lang w:val="en-US"/>
        </w:rPr>
        <w:t xml:space="preserve"> inherits the </w:t>
      </w:r>
      <w:proofErr w:type="spellStart"/>
      <w:r w:rsidR="002C3C8A">
        <w:rPr>
          <w:rStyle w:val="Hervorhebung"/>
          <w:lang w:val="en-US"/>
        </w:rPr>
        <w:t>realized</w:t>
      </w:r>
      <w:r w:rsidR="00033C57" w:rsidRPr="008E510D">
        <w:rPr>
          <w:rStyle w:val="Hervorhebung"/>
          <w:lang w:val="en-US"/>
        </w:rPr>
        <w:t>Catchment</w:t>
      </w:r>
      <w:proofErr w:type="spellEnd"/>
      <w:r w:rsidR="00033C57" w:rsidRPr="008E510D">
        <w:rPr>
          <w:lang w:val="en-US"/>
        </w:rPr>
        <w:t xml:space="preserve"> association</w:t>
      </w:r>
      <w:r w:rsidR="0049222C">
        <w:rPr>
          <w:lang w:val="en-US"/>
        </w:rPr>
        <w:t>. It</w:t>
      </w:r>
      <w:r w:rsidR="00033C57" w:rsidRPr="008E510D">
        <w:rPr>
          <w:lang w:val="en-US"/>
        </w:rPr>
        <w:t xml:space="preserve"> carries the properties: </w:t>
      </w:r>
      <w:r w:rsidR="00033C57" w:rsidRPr="008E510D">
        <w:rPr>
          <w:rStyle w:val="Hervorhebung"/>
          <w:lang w:val="en-US"/>
        </w:rPr>
        <w:t>shape</w:t>
      </w:r>
      <w:r w:rsidR="00033C57" w:rsidRPr="008E510D">
        <w:rPr>
          <w:lang w:val="en-US"/>
        </w:rPr>
        <w:t xml:space="preserve">, and </w:t>
      </w:r>
      <w:proofErr w:type="spellStart"/>
      <w:r w:rsidR="00033C57" w:rsidRPr="008E510D">
        <w:rPr>
          <w:rStyle w:val="Hervorhebung"/>
          <w:lang w:val="en-US"/>
        </w:rPr>
        <w:t>flowpathNetwork</w:t>
      </w:r>
      <w:proofErr w:type="spellEnd"/>
      <w:r w:rsidR="00033C57" w:rsidRPr="008E510D">
        <w:rPr>
          <w:lang w:val="en-US"/>
        </w:rPr>
        <w:t xml:space="preserve">. </w:t>
      </w:r>
    </w:p>
    <w:p w14:paraId="006A37AB" w14:textId="7A4BD027" w:rsidR="00074DA9" w:rsidRDefault="00033C57" w:rsidP="00450C77">
      <w:pPr>
        <w:pStyle w:val="StandardWeb"/>
        <w:jc w:val="both"/>
        <w:rPr>
          <w:lang w:val="en-US"/>
        </w:rPr>
      </w:pPr>
      <w:r w:rsidRPr="008E510D">
        <w:rPr>
          <w:rStyle w:val="Fett"/>
          <w:lang w:val="en-US"/>
        </w:rPr>
        <w:lastRenderedPageBreak/>
        <w:t>shape</w:t>
      </w:r>
      <w:r w:rsidRPr="008E510D">
        <w:rPr>
          <w:lang w:val="en-US"/>
        </w:rPr>
        <w:t xml:space="preserve"> </w:t>
      </w:r>
      <w:r w:rsidR="00074DA9">
        <w:rPr>
          <w:lang w:val="en-US"/>
        </w:rPr>
        <w:t>(</w:t>
      </w:r>
      <w:r w:rsidRPr="008E510D">
        <w:rPr>
          <w:lang w:val="en-US"/>
        </w:rPr>
        <w:t>attribute</w:t>
      </w:r>
      <w:r w:rsidR="00074DA9">
        <w:rPr>
          <w:lang w:val="en-US"/>
        </w:rPr>
        <w:t>)</w:t>
      </w:r>
      <w:r w:rsidR="000C6BB2">
        <w:rPr>
          <w:lang w:val="en-US"/>
        </w:rPr>
        <w:t>:</w:t>
      </w:r>
    </w:p>
    <w:p w14:paraId="01E48352" w14:textId="3F542083" w:rsidR="00033C57" w:rsidRPr="008E510D" w:rsidRDefault="00033C57" w:rsidP="00467904">
      <w:pPr>
        <w:jc w:val="both"/>
      </w:pPr>
      <w:r w:rsidRPr="00467904">
        <w:t>linear geometric representation</w:t>
      </w:r>
      <w:r w:rsidR="00895E54" w:rsidRPr="00467904">
        <w:t xml:space="preserve"> of the one-dimensional flowpath, usually </w:t>
      </w:r>
      <w:r w:rsidR="00467904">
        <w:t>a curve</w:t>
      </w:r>
      <w:r w:rsidRPr="00467904">
        <w:t xml:space="preserve">. </w:t>
      </w:r>
      <w:r w:rsidR="00467904" w:rsidRPr="00467904">
        <w:t>T</w:t>
      </w:r>
      <w:r w:rsidR="00467904">
        <w:t xml:space="preserve">he </w:t>
      </w:r>
      <w:proofErr w:type="spellStart"/>
      <w:r w:rsidR="00467904">
        <w:t>GM_Curve</w:t>
      </w:r>
      <w:proofErr w:type="spellEnd"/>
      <w:r w:rsidR="00467904">
        <w:t xml:space="preserve"> type SHOULD be implemented t</w:t>
      </w:r>
      <w:r w:rsidR="00467904" w:rsidRPr="00467904">
        <w:t xml:space="preserve">o meet the </w:t>
      </w:r>
      <w:r w:rsidR="00467904">
        <w:t xml:space="preserve">overall </w:t>
      </w:r>
      <w:r w:rsidR="00467904" w:rsidRPr="00467904">
        <w:t>requirement</w:t>
      </w:r>
      <w:r w:rsidR="00467904">
        <w:t xml:space="preserve"> </w:t>
      </w:r>
      <w:r w:rsidR="00467904">
        <w:fldChar w:fldCharType="begin"/>
      </w:r>
      <w:r w:rsidR="00467904">
        <w:instrText xml:space="preserve"> REF ASTOP1 \h </w:instrText>
      </w:r>
      <w:r w:rsidR="00467904">
        <w:fldChar w:fldCharType="separate"/>
      </w:r>
      <w:r w:rsidR="00091F5D" w:rsidRPr="00893C90">
        <w:rPr>
          <w:color w:val="0000FF"/>
          <w:u w:val="single"/>
        </w:rPr>
        <w:t>/</w:t>
      </w:r>
      <w:proofErr w:type="spellStart"/>
      <w:r w:rsidR="00091F5D" w:rsidRPr="00893C90">
        <w:rPr>
          <w:color w:val="0000FF"/>
          <w:u w:val="single"/>
        </w:rPr>
        <w:t>req</w:t>
      </w:r>
      <w:proofErr w:type="spellEnd"/>
      <w:r w:rsidR="00091F5D" w:rsidRPr="00893C90">
        <w:rPr>
          <w:color w:val="0000FF"/>
          <w:u w:val="single"/>
        </w:rPr>
        <w:t>/</w:t>
      </w:r>
      <w:proofErr w:type="spellStart"/>
      <w:r w:rsidR="00091F5D" w:rsidRPr="00893C90">
        <w:rPr>
          <w:color w:val="0000FF"/>
          <w:u w:val="single"/>
        </w:rPr>
        <w:t>hy_hydrofeature</w:t>
      </w:r>
      <w:proofErr w:type="spellEnd"/>
      <w:r w:rsidR="00091F5D" w:rsidRPr="00893C90">
        <w:rPr>
          <w:color w:val="0000FF"/>
          <w:u w:val="single"/>
        </w:rPr>
        <w:t>/topic1</w:t>
      </w:r>
      <w:r w:rsidR="00467904">
        <w:fldChar w:fldCharType="end"/>
      </w:r>
      <w:r w:rsidR="00467904">
        <w:t xml:space="preserve"> defined in </w:t>
      </w:r>
      <w:r w:rsidR="00787BAC">
        <w:t xml:space="preserve">section7.4.1 of </w:t>
      </w:r>
      <w:r w:rsidR="00467904">
        <w:t>this standard.</w:t>
      </w:r>
    </w:p>
    <w:p w14:paraId="1F302935" w14:textId="497D60E1" w:rsidR="00467904" w:rsidRDefault="00033C57" w:rsidP="00450C77">
      <w:pPr>
        <w:pStyle w:val="StandardWeb"/>
        <w:jc w:val="both"/>
        <w:rPr>
          <w:lang w:val="en-US"/>
        </w:rPr>
      </w:pPr>
      <w:proofErr w:type="spellStart"/>
      <w:r w:rsidRPr="008E510D">
        <w:rPr>
          <w:rStyle w:val="Fett"/>
          <w:lang w:val="en-US"/>
        </w:rPr>
        <w:t>flowpathNetwork</w:t>
      </w:r>
      <w:proofErr w:type="spellEnd"/>
      <w:r w:rsidRPr="008E510D">
        <w:rPr>
          <w:lang w:val="en-US"/>
        </w:rPr>
        <w:t xml:space="preserve"> </w:t>
      </w:r>
      <w:r w:rsidR="00467904">
        <w:rPr>
          <w:lang w:val="en-US"/>
        </w:rPr>
        <w:t>(</w:t>
      </w:r>
      <w:r w:rsidRPr="008E510D">
        <w:rPr>
          <w:lang w:val="en-US"/>
        </w:rPr>
        <w:t>association</w:t>
      </w:r>
      <w:r w:rsidR="00467904">
        <w:rPr>
          <w:lang w:val="en-US"/>
        </w:rPr>
        <w:t>)</w:t>
      </w:r>
      <w:r w:rsidR="000C6BB2">
        <w:rPr>
          <w:lang w:val="en-US"/>
        </w:rPr>
        <w:t>:</w:t>
      </w:r>
      <w:r w:rsidRPr="008E510D">
        <w:rPr>
          <w:lang w:val="en-US"/>
        </w:rPr>
        <w:t xml:space="preserve"> </w:t>
      </w:r>
    </w:p>
    <w:p w14:paraId="368E87AE" w14:textId="0B55BBDB" w:rsidR="00033C57" w:rsidRPr="008E510D" w:rsidRDefault="00033C57" w:rsidP="00450C77">
      <w:pPr>
        <w:pStyle w:val="StandardWeb"/>
        <w:jc w:val="both"/>
        <w:rPr>
          <w:lang w:val="en-US"/>
        </w:rPr>
      </w:pPr>
      <w:r w:rsidRPr="008E510D">
        <w:rPr>
          <w:lang w:val="en-US"/>
        </w:rPr>
        <w:t xml:space="preserve">sequence of </w:t>
      </w:r>
      <w:proofErr w:type="spellStart"/>
      <w:r w:rsidRPr="008E510D">
        <w:rPr>
          <w:lang w:val="en-US"/>
        </w:rPr>
        <w:t>flowpaths</w:t>
      </w:r>
      <w:proofErr w:type="spellEnd"/>
      <w:r w:rsidR="00104C4A">
        <w:rPr>
          <w:lang w:val="en-US"/>
        </w:rPr>
        <w:t xml:space="preserve"> forming a connected network</w:t>
      </w:r>
      <w:r w:rsidR="00B3484B">
        <w:rPr>
          <w:lang w:val="en-US"/>
        </w:rPr>
        <w:t xml:space="preserve">, </w:t>
      </w:r>
      <w:r w:rsidR="00B3484B" w:rsidRPr="008E510D">
        <w:rPr>
          <w:lang w:val="en-US"/>
        </w:rPr>
        <w:t xml:space="preserve">which realizes as a whole the catchment that contains the catchment realized by the single </w:t>
      </w:r>
      <w:r w:rsidR="00B3484B">
        <w:rPr>
          <w:lang w:val="en-US"/>
        </w:rPr>
        <w:t>flowpath.</w:t>
      </w:r>
      <w:r w:rsidRPr="008E510D">
        <w:rPr>
          <w:lang w:val="en-US"/>
        </w:rPr>
        <w:t xml:space="preserve"> This concept requires a non-branching 'main</w:t>
      </w:r>
      <w:r w:rsidR="006157DD">
        <w:rPr>
          <w:lang w:val="en-US"/>
        </w:rPr>
        <w:t>-</w:t>
      </w:r>
      <w:r w:rsidRPr="008E510D">
        <w:rPr>
          <w:lang w:val="en-US"/>
        </w:rPr>
        <w:t xml:space="preserve">stem' of watercourses, and a single linear representation of each of these </w:t>
      </w:r>
    </w:p>
    <w:p w14:paraId="007E7074" w14:textId="2261B1DA" w:rsidR="00033C57" w:rsidRPr="008E510D" w:rsidRDefault="00033C57" w:rsidP="0049222C">
      <w:pPr>
        <w:pStyle w:val="StandardWeb"/>
        <w:jc w:val="both"/>
        <w:rPr>
          <w:lang w:val="en-US"/>
        </w:rPr>
      </w:pPr>
      <w:r w:rsidRPr="008E510D">
        <w:rPr>
          <w:lang w:val="en-US"/>
        </w:rPr>
        <w:t xml:space="preserve">The </w:t>
      </w:r>
      <w:proofErr w:type="spellStart"/>
      <w:r w:rsidRPr="0049222C">
        <w:rPr>
          <w:b/>
          <w:lang w:val="en-US"/>
        </w:rPr>
        <w:t>HY_WaterEdge</w:t>
      </w:r>
      <w:proofErr w:type="spellEnd"/>
      <w:r w:rsidRPr="008E510D">
        <w:rPr>
          <w:lang w:val="en-US"/>
        </w:rPr>
        <w:t xml:space="preserve"> feature type </w:t>
      </w:r>
      <w:r w:rsidR="0049222C" w:rsidRPr="0049222C">
        <w:rPr>
          <w:lang w:val="en-US"/>
        </w:rPr>
        <w:t>realizes an 'un-realized' catchment specifically as path connecting</w:t>
      </w:r>
      <w:r w:rsidR="0049222C" w:rsidRPr="0049222C">
        <w:rPr>
          <w:rFonts w:ascii="Segoe UI" w:hAnsi="Segoe UI" w:cs="Segoe UI"/>
          <w:sz w:val="18"/>
          <w:szCs w:val="18"/>
        </w:rPr>
        <w:t xml:space="preserve"> </w:t>
      </w:r>
      <w:r w:rsidR="0049222C" w:rsidRPr="0049222C">
        <w:rPr>
          <w:lang w:val="en-US"/>
        </w:rPr>
        <w:t xml:space="preserve">the inflow and outflow of the logical catchment it realizes. </w:t>
      </w:r>
      <w:proofErr w:type="spellStart"/>
      <w:r w:rsidR="0049222C" w:rsidRPr="0049222C">
        <w:t>HY_WaterEdge</w:t>
      </w:r>
      <w:proofErr w:type="spellEnd"/>
      <w:r w:rsidR="0049222C" w:rsidRPr="0049222C">
        <w:t xml:space="preserve"> feature type specializes </w:t>
      </w:r>
      <w:proofErr w:type="spellStart"/>
      <w:r w:rsidR="0049222C" w:rsidRPr="0049222C">
        <w:t>HY_CatchmentReali</w:t>
      </w:r>
      <w:r w:rsidR="0049222C">
        <w:t>z</w:t>
      </w:r>
      <w:r w:rsidR="0049222C" w:rsidRPr="0049222C">
        <w:t>ation</w:t>
      </w:r>
      <w:proofErr w:type="spellEnd"/>
      <w:r w:rsidR="0049222C" w:rsidRPr="0049222C">
        <w:t xml:space="preserve"> with respect to an implied linear geometric representation</w:t>
      </w:r>
      <w:r w:rsidR="00B41C54">
        <w:t>, including a closed line</w:t>
      </w:r>
      <w:r w:rsidR="0049222C" w:rsidRPr="0049222C">
        <w:t xml:space="preserve">. </w:t>
      </w:r>
      <w:r w:rsidR="00E80059">
        <w:t xml:space="preserve">Topologically, the water edge realizes the catchment as an edge connecting inflow and outflow realized as nodes fixed at the inflow node and outflow node of the corresponding flowpath. </w:t>
      </w:r>
      <w:r w:rsidR="00F20882">
        <w:t xml:space="preserve">Hydrologically, the water edge follows the line of intersection between a water body stratum and the confining depression, or channel. </w:t>
      </w:r>
      <w:r w:rsidRPr="008E510D">
        <w:rPr>
          <w:lang w:val="en-US"/>
        </w:rPr>
        <w:t xml:space="preserve">Through generalization, </w:t>
      </w:r>
      <w:proofErr w:type="spellStart"/>
      <w:r w:rsidRPr="008E510D">
        <w:rPr>
          <w:lang w:val="en-US"/>
        </w:rPr>
        <w:t>HY_WaterEdge</w:t>
      </w:r>
      <w:proofErr w:type="spellEnd"/>
      <w:r w:rsidRPr="008E510D">
        <w:rPr>
          <w:lang w:val="en-US"/>
        </w:rPr>
        <w:t xml:space="preserve"> inherits the </w:t>
      </w:r>
      <w:proofErr w:type="spellStart"/>
      <w:r w:rsidR="002C3C8A">
        <w:rPr>
          <w:rStyle w:val="Hervorhebung"/>
          <w:lang w:val="en-US"/>
        </w:rPr>
        <w:t>realized</w:t>
      </w:r>
      <w:r w:rsidRPr="008E510D">
        <w:rPr>
          <w:rStyle w:val="Hervorhebung"/>
          <w:lang w:val="en-US"/>
        </w:rPr>
        <w:t>Catchment</w:t>
      </w:r>
      <w:proofErr w:type="spellEnd"/>
      <w:r w:rsidRPr="008E510D">
        <w:rPr>
          <w:lang w:val="en-US"/>
        </w:rPr>
        <w:t xml:space="preserve"> association, and carries the properties: </w:t>
      </w:r>
      <w:r w:rsidRPr="008E510D">
        <w:rPr>
          <w:rStyle w:val="Hervorhebung"/>
          <w:lang w:val="en-US"/>
        </w:rPr>
        <w:t>shape</w:t>
      </w:r>
      <w:r w:rsidRPr="008E510D">
        <w:rPr>
          <w:lang w:val="en-US"/>
        </w:rPr>
        <w:t xml:space="preserve">, </w:t>
      </w:r>
      <w:proofErr w:type="spellStart"/>
      <w:r w:rsidR="0049222C" w:rsidRPr="0049222C">
        <w:rPr>
          <w:i/>
          <w:lang w:val="en-US"/>
        </w:rPr>
        <w:t>correspondingWaterEdge</w:t>
      </w:r>
      <w:proofErr w:type="spellEnd"/>
      <w:r w:rsidR="0049222C">
        <w:rPr>
          <w:lang w:val="en-US"/>
        </w:rPr>
        <w:t xml:space="preserve">, and </w:t>
      </w:r>
      <w:proofErr w:type="spellStart"/>
      <w:r w:rsidRPr="008E510D">
        <w:rPr>
          <w:rStyle w:val="Hervorhebung"/>
          <w:lang w:val="en-US"/>
        </w:rPr>
        <w:t>waterEdgeNetwork</w:t>
      </w:r>
      <w:proofErr w:type="spellEnd"/>
      <w:r w:rsidRPr="008E510D">
        <w:rPr>
          <w:lang w:val="en-US"/>
        </w:rPr>
        <w:t xml:space="preserve">. </w:t>
      </w:r>
    </w:p>
    <w:p w14:paraId="6A25BD4A" w14:textId="4859F691" w:rsidR="0049222C" w:rsidRDefault="00033C57" w:rsidP="00450C77">
      <w:pPr>
        <w:pStyle w:val="StandardWeb"/>
        <w:jc w:val="both"/>
        <w:rPr>
          <w:lang w:val="en-US"/>
        </w:rPr>
      </w:pPr>
      <w:r w:rsidRPr="008E510D">
        <w:rPr>
          <w:rStyle w:val="Fett"/>
          <w:lang w:val="en-US"/>
        </w:rPr>
        <w:t>shape</w:t>
      </w:r>
      <w:r w:rsidRPr="008E510D">
        <w:rPr>
          <w:lang w:val="en-US"/>
        </w:rPr>
        <w:t xml:space="preserve"> </w:t>
      </w:r>
      <w:r w:rsidR="0049222C">
        <w:rPr>
          <w:lang w:val="en-US"/>
        </w:rPr>
        <w:t>(</w:t>
      </w:r>
      <w:r w:rsidRPr="008E510D">
        <w:rPr>
          <w:lang w:val="en-US"/>
        </w:rPr>
        <w:t>attribute</w:t>
      </w:r>
      <w:r w:rsidR="0049222C">
        <w:rPr>
          <w:lang w:val="en-US"/>
        </w:rPr>
        <w:t>)</w:t>
      </w:r>
      <w:r w:rsidR="00851D0E">
        <w:rPr>
          <w:lang w:val="en-US"/>
        </w:rPr>
        <w:t>:</w:t>
      </w:r>
      <w:r w:rsidRPr="008E510D">
        <w:rPr>
          <w:lang w:val="en-US"/>
        </w:rPr>
        <w:t xml:space="preserve"> </w:t>
      </w:r>
    </w:p>
    <w:p w14:paraId="1A070633" w14:textId="3C646D79" w:rsidR="00104C4A" w:rsidRPr="008E510D" w:rsidRDefault="00033C57" w:rsidP="00104C4A">
      <w:pPr>
        <w:jc w:val="both"/>
      </w:pPr>
      <w:r w:rsidRPr="008E510D">
        <w:t>linear geometric representation</w:t>
      </w:r>
      <w:r w:rsidR="00104C4A">
        <w:t xml:space="preserve"> </w:t>
      </w:r>
      <w:r w:rsidR="00104C4A" w:rsidRPr="00467904">
        <w:t xml:space="preserve">of the one-dimensional </w:t>
      </w:r>
      <w:r w:rsidR="00104C4A">
        <w:t>water edge</w:t>
      </w:r>
      <w:r w:rsidR="00104C4A" w:rsidRPr="00467904">
        <w:t xml:space="preserve">, usually </w:t>
      </w:r>
      <w:r w:rsidR="00104C4A">
        <w:t xml:space="preserve">an aggregate of curves </w:t>
      </w:r>
      <w:r w:rsidRPr="008E510D">
        <w:t xml:space="preserve">. </w:t>
      </w:r>
      <w:r w:rsidR="00104C4A" w:rsidRPr="00467904">
        <w:t>T</w:t>
      </w:r>
      <w:r w:rsidR="00104C4A">
        <w:t xml:space="preserve">he </w:t>
      </w:r>
      <w:proofErr w:type="spellStart"/>
      <w:r w:rsidR="00104C4A">
        <w:t>GM_MultiCurve</w:t>
      </w:r>
      <w:proofErr w:type="spellEnd"/>
      <w:r w:rsidR="00104C4A">
        <w:t xml:space="preserve"> type SHOULD be implemented t</w:t>
      </w:r>
      <w:r w:rsidR="00104C4A" w:rsidRPr="00467904">
        <w:t xml:space="preserve">o meet the </w:t>
      </w:r>
      <w:r w:rsidR="00104C4A">
        <w:t xml:space="preserve">overall </w:t>
      </w:r>
      <w:r w:rsidR="00104C4A" w:rsidRPr="00467904">
        <w:t>requirement</w:t>
      </w:r>
      <w:r w:rsidR="00104C4A">
        <w:t xml:space="preserve"> </w:t>
      </w:r>
      <w:r w:rsidR="00104C4A">
        <w:fldChar w:fldCharType="begin"/>
      </w:r>
      <w:r w:rsidR="00104C4A">
        <w:instrText xml:space="preserve"> REF ASTOP1 \h </w:instrText>
      </w:r>
      <w:r w:rsidR="00104C4A">
        <w:fldChar w:fldCharType="separate"/>
      </w:r>
      <w:r w:rsidR="00091F5D" w:rsidRPr="00893C90">
        <w:rPr>
          <w:color w:val="0000FF"/>
          <w:u w:val="single"/>
        </w:rPr>
        <w:t>/</w:t>
      </w:r>
      <w:proofErr w:type="spellStart"/>
      <w:r w:rsidR="00091F5D" w:rsidRPr="00893C90">
        <w:rPr>
          <w:color w:val="0000FF"/>
          <w:u w:val="single"/>
        </w:rPr>
        <w:t>req</w:t>
      </w:r>
      <w:proofErr w:type="spellEnd"/>
      <w:r w:rsidR="00091F5D" w:rsidRPr="00893C90">
        <w:rPr>
          <w:color w:val="0000FF"/>
          <w:u w:val="single"/>
        </w:rPr>
        <w:t>/</w:t>
      </w:r>
      <w:proofErr w:type="spellStart"/>
      <w:r w:rsidR="00091F5D" w:rsidRPr="00893C90">
        <w:rPr>
          <w:color w:val="0000FF"/>
          <w:u w:val="single"/>
        </w:rPr>
        <w:t>hy_hydrofeature</w:t>
      </w:r>
      <w:proofErr w:type="spellEnd"/>
      <w:r w:rsidR="00091F5D" w:rsidRPr="00893C90">
        <w:rPr>
          <w:color w:val="0000FF"/>
          <w:u w:val="single"/>
        </w:rPr>
        <w:t>/topic1</w:t>
      </w:r>
      <w:r w:rsidR="00104C4A">
        <w:fldChar w:fldCharType="end"/>
      </w:r>
      <w:r w:rsidR="00104C4A">
        <w:t xml:space="preserve"> defined in </w:t>
      </w:r>
      <w:r w:rsidR="00787BAC">
        <w:t xml:space="preserve">section7.4.1 of </w:t>
      </w:r>
      <w:r w:rsidR="00104C4A">
        <w:t>this standard.</w:t>
      </w:r>
    </w:p>
    <w:p w14:paraId="397F818B" w14:textId="3E54F80F" w:rsidR="0049222C" w:rsidRPr="00104C4A" w:rsidRDefault="0049222C" w:rsidP="00450C77">
      <w:pPr>
        <w:pStyle w:val="StandardWeb"/>
        <w:jc w:val="both"/>
        <w:rPr>
          <w:lang w:val="en-US"/>
        </w:rPr>
      </w:pPr>
      <w:r w:rsidRPr="00104C4A">
        <w:rPr>
          <w:b/>
          <w:lang w:val="en-US"/>
        </w:rPr>
        <w:t xml:space="preserve">corresponding water edge </w:t>
      </w:r>
      <w:r w:rsidR="00104C4A">
        <w:rPr>
          <w:lang w:val="en-US"/>
        </w:rPr>
        <w:t>(association)</w:t>
      </w:r>
      <w:r w:rsidR="00851D0E">
        <w:rPr>
          <w:lang w:val="en-US"/>
        </w:rPr>
        <w:t>:</w:t>
      </w:r>
    </w:p>
    <w:p w14:paraId="600604C5" w14:textId="08DB03E2" w:rsidR="0049222C" w:rsidRDefault="00104C4A" w:rsidP="00450C77">
      <w:pPr>
        <w:pStyle w:val="StandardWeb"/>
        <w:jc w:val="both"/>
        <w:rPr>
          <w:lang w:val="en-US"/>
        </w:rPr>
      </w:pPr>
      <w:r>
        <w:rPr>
          <w:lang w:val="en-US"/>
        </w:rPr>
        <w:t xml:space="preserve">water edge </w:t>
      </w:r>
      <w:r w:rsidR="0049222C" w:rsidRPr="0049222C">
        <w:rPr>
          <w:lang w:val="en-US"/>
        </w:rPr>
        <w:t>fixed at the inflow node and the outflow node of the water edg</w:t>
      </w:r>
      <w:r>
        <w:rPr>
          <w:lang w:val="en-US"/>
        </w:rPr>
        <w:t xml:space="preserve">e. By </w:t>
      </w:r>
      <w:r w:rsidR="0049222C" w:rsidRPr="0049222C">
        <w:rPr>
          <w:lang w:val="en-US"/>
        </w:rPr>
        <w:t xml:space="preserve">'snapping' the </w:t>
      </w:r>
      <w:r>
        <w:rPr>
          <w:lang w:val="en-US"/>
        </w:rPr>
        <w:t xml:space="preserve">inflow nodes into one node on </w:t>
      </w:r>
      <w:r w:rsidR="0049222C" w:rsidRPr="0049222C">
        <w:rPr>
          <w:lang w:val="en-US"/>
        </w:rPr>
        <w:t>and outflow nodes into one node, the representing curves may be closed.</w:t>
      </w:r>
    </w:p>
    <w:p w14:paraId="3B89DD3D" w14:textId="5CBD3A0E" w:rsidR="00104C4A" w:rsidRDefault="00033C57" w:rsidP="00450C77">
      <w:pPr>
        <w:pStyle w:val="StandardWeb"/>
        <w:jc w:val="both"/>
        <w:rPr>
          <w:lang w:val="en-US"/>
        </w:rPr>
      </w:pPr>
      <w:proofErr w:type="spellStart"/>
      <w:r w:rsidRPr="008E510D">
        <w:rPr>
          <w:rStyle w:val="Fett"/>
          <w:lang w:val="en-US"/>
        </w:rPr>
        <w:t>waterEdgeNetwork</w:t>
      </w:r>
      <w:proofErr w:type="spellEnd"/>
      <w:r w:rsidRPr="008E510D">
        <w:rPr>
          <w:lang w:val="en-US"/>
        </w:rPr>
        <w:t xml:space="preserve"> </w:t>
      </w:r>
      <w:r w:rsidR="00104C4A">
        <w:rPr>
          <w:lang w:val="en-US"/>
        </w:rPr>
        <w:t>(</w:t>
      </w:r>
      <w:r w:rsidRPr="008E510D">
        <w:rPr>
          <w:lang w:val="en-US"/>
        </w:rPr>
        <w:t>association</w:t>
      </w:r>
      <w:r w:rsidR="00104C4A">
        <w:rPr>
          <w:lang w:val="en-US"/>
        </w:rPr>
        <w:t>)</w:t>
      </w:r>
      <w:r w:rsidR="00851D0E">
        <w:rPr>
          <w:lang w:val="en-US"/>
        </w:rPr>
        <w:t>:</w:t>
      </w:r>
      <w:r w:rsidRPr="008E510D">
        <w:rPr>
          <w:lang w:val="en-US"/>
        </w:rPr>
        <w:t xml:space="preserve"> </w:t>
      </w:r>
    </w:p>
    <w:p w14:paraId="38512E22" w14:textId="4485B867" w:rsidR="00033C57" w:rsidRPr="008E510D" w:rsidRDefault="00033C57" w:rsidP="00450C77">
      <w:pPr>
        <w:pStyle w:val="StandardWeb"/>
        <w:jc w:val="both"/>
        <w:rPr>
          <w:lang w:val="en-US"/>
        </w:rPr>
      </w:pPr>
      <w:r w:rsidRPr="008E510D">
        <w:rPr>
          <w:lang w:val="en-US"/>
        </w:rPr>
        <w:t>aggregate of water edges forming a connected network</w:t>
      </w:r>
      <w:r w:rsidR="00104C4A">
        <w:rPr>
          <w:lang w:val="en-US"/>
        </w:rPr>
        <w:t xml:space="preserve">, </w:t>
      </w:r>
      <w:r w:rsidR="00104C4A" w:rsidRPr="008E510D">
        <w:rPr>
          <w:lang w:val="en-US"/>
        </w:rPr>
        <w:t xml:space="preserve">which realizes as a whole the catchment that contains the catchment realized by the single </w:t>
      </w:r>
      <w:r w:rsidR="00F20882">
        <w:rPr>
          <w:lang w:val="en-US"/>
        </w:rPr>
        <w:t>water edge</w:t>
      </w:r>
      <w:r w:rsidR="00104C4A">
        <w:rPr>
          <w:lang w:val="en-US"/>
        </w:rPr>
        <w:t>.</w:t>
      </w:r>
      <w:r w:rsidRPr="008E510D">
        <w:rPr>
          <w:lang w:val="en-US"/>
        </w:rPr>
        <w:t xml:space="preserve"> This concept requires an aggregate of non-overlaying </w:t>
      </w:r>
      <w:r w:rsidR="00C75B19">
        <w:rPr>
          <w:lang w:val="en-US"/>
        </w:rPr>
        <w:t>water edges</w:t>
      </w:r>
      <w:r w:rsidRPr="008E510D">
        <w:rPr>
          <w:lang w:val="en-US"/>
        </w:rPr>
        <w:t xml:space="preserve">, and a single linear representation of each of these. </w:t>
      </w:r>
    </w:p>
    <w:p w14:paraId="75B32E23" w14:textId="1C8A0785" w:rsidR="00033C57" w:rsidRPr="008E510D" w:rsidRDefault="00033C57" w:rsidP="00F20882">
      <w:pPr>
        <w:pStyle w:val="StandardWeb"/>
        <w:jc w:val="both"/>
        <w:rPr>
          <w:lang w:val="en-US"/>
        </w:rPr>
      </w:pPr>
      <w:r w:rsidRPr="008E510D">
        <w:rPr>
          <w:lang w:val="en-US"/>
        </w:rPr>
        <w:t xml:space="preserve">The </w:t>
      </w:r>
      <w:proofErr w:type="spellStart"/>
      <w:r w:rsidRPr="00F20882">
        <w:rPr>
          <w:b/>
          <w:lang w:val="en-US"/>
        </w:rPr>
        <w:t>HY_CatchmentBoundary</w:t>
      </w:r>
      <w:proofErr w:type="spellEnd"/>
      <w:r w:rsidRPr="008E510D">
        <w:rPr>
          <w:lang w:val="en-US"/>
        </w:rPr>
        <w:t xml:space="preserve"> feature type </w:t>
      </w:r>
      <w:r w:rsidR="00E80059">
        <w:t xml:space="preserve">realizes </w:t>
      </w:r>
      <w:r w:rsidR="00B67EBE">
        <w:t>an 'un-realized' catchment specifically as catchment boundary connecting the inflow and outflow of th</w:t>
      </w:r>
      <w:r w:rsidR="00E80059">
        <w:t xml:space="preserve">e logical catchment it realizes, whereby inflow and outflow may overlay. </w:t>
      </w:r>
      <w:r w:rsidR="00F20882">
        <w:t xml:space="preserve">Implying a linear </w:t>
      </w:r>
      <w:r w:rsidR="00F20882">
        <w:lastRenderedPageBreak/>
        <w:t xml:space="preserve">geometric representation, </w:t>
      </w:r>
      <w:r w:rsidR="00B41C54">
        <w:t xml:space="preserve">a catchment boundary </w:t>
      </w:r>
      <w:r w:rsidR="00E80059">
        <w:t>is topologically understood as an edge bounded by inflow node and outflow nodes, and corresponding to left-bank and right-bank catchment faces inside of the boundary</w:t>
      </w:r>
      <w:r w:rsidRPr="008E510D">
        <w:rPr>
          <w:lang w:val="en-US"/>
        </w:rPr>
        <w:t xml:space="preserve">. </w:t>
      </w:r>
      <w:r w:rsidR="004E2941">
        <w:rPr>
          <w:lang w:val="en-US"/>
        </w:rPr>
        <w:t xml:space="preserve">Hydrologically, the boundary refers to the </w:t>
      </w:r>
      <w:r w:rsidR="004E2941" w:rsidRPr="004E2941">
        <w:rPr>
          <w:lang w:val="en-US"/>
        </w:rPr>
        <w:t>summit line separating adjacent catchments</w:t>
      </w:r>
      <w:r w:rsidR="004E2941">
        <w:rPr>
          <w:lang w:val="en-US"/>
        </w:rPr>
        <w:t xml:space="preserve">. </w:t>
      </w:r>
      <w:proofErr w:type="spellStart"/>
      <w:r w:rsidRPr="008E510D">
        <w:rPr>
          <w:lang w:val="en-US"/>
        </w:rPr>
        <w:t>HY_CatchmentBoundary</w:t>
      </w:r>
      <w:proofErr w:type="spellEnd"/>
      <w:r w:rsidRPr="008E510D">
        <w:rPr>
          <w:lang w:val="en-US"/>
        </w:rPr>
        <w:t xml:space="preserve"> inherits from generalization the </w:t>
      </w:r>
      <w:proofErr w:type="spellStart"/>
      <w:r w:rsidR="002C3C8A">
        <w:rPr>
          <w:rStyle w:val="Hervorhebung"/>
          <w:lang w:val="en-US"/>
        </w:rPr>
        <w:t>realized</w:t>
      </w:r>
      <w:r w:rsidRPr="008E510D">
        <w:rPr>
          <w:rStyle w:val="Hervorhebung"/>
          <w:lang w:val="en-US"/>
        </w:rPr>
        <w:t>Catchment</w:t>
      </w:r>
      <w:proofErr w:type="spellEnd"/>
      <w:r w:rsidRPr="008E510D">
        <w:rPr>
          <w:lang w:val="en-US"/>
        </w:rPr>
        <w:t xml:space="preserve"> association, and carries the properties: </w:t>
      </w:r>
      <w:r w:rsidRPr="008E510D">
        <w:rPr>
          <w:rStyle w:val="Hervorhebung"/>
          <w:lang w:val="en-US"/>
        </w:rPr>
        <w:t>shape</w:t>
      </w:r>
      <w:r w:rsidRPr="008E510D">
        <w:rPr>
          <w:lang w:val="en-US"/>
        </w:rPr>
        <w:t xml:space="preserve">, and </w:t>
      </w:r>
      <w:proofErr w:type="spellStart"/>
      <w:r w:rsidRPr="008E510D">
        <w:rPr>
          <w:rStyle w:val="Hervorhebung"/>
          <w:lang w:val="en-US"/>
        </w:rPr>
        <w:t>boundaryNetwork</w:t>
      </w:r>
      <w:proofErr w:type="spellEnd"/>
      <w:r w:rsidRPr="008E510D">
        <w:rPr>
          <w:lang w:val="en-US"/>
        </w:rPr>
        <w:t xml:space="preserve">. </w:t>
      </w:r>
    </w:p>
    <w:p w14:paraId="64889EB8" w14:textId="6269066C" w:rsidR="00F20882" w:rsidRDefault="00033C57" w:rsidP="00450C77">
      <w:pPr>
        <w:pStyle w:val="StandardWeb"/>
        <w:jc w:val="both"/>
        <w:rPr>
          <w:lang w:val="en-US"/>
        </w:rPr>
      </w:pPr>
      <w:r w:rsidRPr="008E510D">
        <w:rPr>
          <w:rStyle w:val="Fett"/>
          <w:lang w:val="en-US"/>
        </w:rPr>
        <w:t>shape</w:t>
      </w:r>
      <w:r w:rsidRPr="008E510D">
        <w:rPr>
          <w:lang w:val="en-US"/>
        </w:rPr>
        <w:t xml:space="preserve"> </w:t>
      </w:r>
      <w:r w:rsidR="00F20882">
        <w:rPr>
          <w:lang w:val="en-US"/>
        </w:rPr>
        <w:t>(</w:t>
      </w:r>
      <w:r w:rsidRPr="008E510D">
        <w:rPr>
          <w:lang w:val="en-US"/>
        </w:rPr>
        <w:t>attribute</w:t>
      </w:r>
      <w:r w:rsidR="00F20882">
        <w:rPr>
          <w:lang w:val="en-US"/>
        </w:rPr>
        <w:t>)</w:t>
      </w:r>
      <w:r w:rsidR="00851D0E">
        <w:rPr>
          <w:lang w:val="en-US"/>
        </w:rPr>
        <w:t>:</w:t>
      </w:r>
    </w:p>
    <w:p w14:paraId="67EA0E50" w14:textId="73C89279" w:rsidR="00F20882" w:rsidRPr="008E510D" w:rsidRDefault="00F20882" w:rsidP="00F20882">
      <w:pPr>
        <w:jc w:val="both"/>
      </w:pPr>
      <w:r w:rsidRPr="008E510D">
        <w:t>linear geometric representation</w:t>
      </w:r>
      <w:r>
        <w:t xml:space="preserve"> </w:t>
      </w:r>
      <w:r w:rsidRPr="00467904">
        <w:t xml:space="preserve">of the one-dimensional </w:t>
      </w:r>
      <w:r>
        <w:t>catchment boundary</w:t>
      </w:r>
      <w:r w:rsidRPr="00467904">
        <w:t xml:space="preserve">, usually </w:t>
      </w:r>
      <w:r>
        <w:t>an composition of succeeding curves</w:t>
      </w:r>
      <w:r w:rsidRPr="008E510D">
        <w:t xml:space="preserve">. </w:t>
      </w:r>
      <w:r w:rsidRPr="00467904">
        <w:t>T</w:t>
      </w:r>
      <w:r>
        <w:t xml:space="preserve">he </w:t>
      </w:r>
      <w:proofErr w:type="spellStart"/>
      <w:r>
        <w:t>GM_CompositeCurve</w:t>
      </w:r>
      <w:proofErr w:type="spellEnd"/>
      <w:r>
        <w:t xml:space="preserve"> type SHOULD be implemented t</w:t>
      </w:r>
      <w:r w:rsidRPr="00467904">
        <w:t xml:space="preserve">o meet the </w:t>
      </w:r>
      <w:r>
        <w:t xml:space="preserve">overall </w:t>
      </w:r>
      <w:r w:rsidRPr="00467904">
        <w:t>requirement</w:t>
      </w:r>
      <w:r>
        <w:t xml:space="preserve"> </w:t>
      </w:r>
      <w:r>
        <w:fldChar w:fldCharType="begin"/>
      </w:r>
      <w:r>
        <w:instrText xml:space="preserve"> REF ASTOP1 \h </w:instrText>
      </w:r>
      <w:r>
        <w:fldChar w:fldCharType="separate"/>
      </w:r>
      <w:r w:rsidR="00091F5D" w:rsidRPr="00893C90">
        <w:rPr>
          <w:color w:val="0000FF"/>
          <w:u w:val="single"/>
        </w:rPr>
        <w:t>/</w:t>
      </w:r>
      <w:proofErr w:type="spellStart"/>
      <w:r w:rsidR="00091F5D" w:rsidRPr="00893C90">
        <w:rPr>
          <w:color w:val="0000FF"/>
          <w:u w:val="single"/>
        </w:rPr>
        <w:t>req</w:t>
      </w:r>
      <w:proofErr w:type="spellEnd"/>
      <w:r w:rsidR="00091F5D" w:rsidRPr="00893C90">
        <w:rPr>
          <w:color w:val="0000FF"/>
          <w:u w:val="single"/>
        </w:rPr>
        <w:t>/</w:t>
      </w:r>
      <w:proofErr w:type="spellStart"/>
      <w:r w:rsidR="00091F5D" w:rsidRPr="00893C90">
        <w:rPr>
          <w:color w:val="0000FF"/>
          <w:u w:val="single"/>
        </w:rPr>
        <w:t>hy_hydrofeature</w:t>
      </w:r>
      <w:proofErr w:type="spellEnd"/>
      <w:r w:rsidR="00091F5D" w:rsidRPr="00893C90">
        <w:rPr>
          <w:color w:val="0000FF"/>
          <w:u w:val="single"/>
        </w:rPr>
        <w:t>/topic1</w:t>
      </w:r>
      <w:r>
        <w:fldChar w:fldCharType="end"/>
      </w:r>
      <w:r>
        <w:t xml:space="preserve"> defined in </w:t>
      </w:r>
      <w:r w:rsidR="00787BAC">
        <w:t xml:space="preserve">section7.4.1 of </w:t>
      </w:r>
      <w:r>
        <w:t>this standard.</w:t>
      </w:r>
    </w:p>
    <w:p w14:paraId="55554413" w14:textId="7228472E" w:rsidR="00F20882" w:rsidRDefault="00033C57" w:rsidP="00450C77">
      <w:pPr>
        <w:pStyle w:val="StandardWeb"/>
        <w:jc w:val="both"/>
        <w:rPr>
          <w:lang w:val="en-US"/>
        </w:rPr>
      </w:pPr>
      <w:proofErr w:type="spellStart"/>
      <w:r w:rsidRPr="008E510D">
        <w:rPr>
          <w:rStyle w:val="Fett"/>
          <w:lang w:val="en-US"/>
        </w:rPr>
        <w:t>boundaryNetwork</w:t>
      </w:r>
      <w:proofErr w:type="spellEnd"/>
      <w:r w:rsidRPr="008E510D">
        <w:rPr>
          <w:lang w:val="en-US"/>
        </w:rPr>
        <w:t xml:space="preserve"> </w:t>
      </w:r>
      <w:r w:rsidR="00F20882">
        <w:rPr>
          <w:lang w:val="en-US"/>
        </w:rPr>
        <w:t>(</w:t>
      </w:r>
      <w:r w:rsidRPr="008E510D">
        <w:rPr>
          <w:lang w:val="en-US"/>
        </w:rPr>
        <w:t>association</w:t>
      </w:r>
      <w:r w:rsidR="00F20882">
        <w:rPr>
          <w:lang w:val="en-US"/>
        </w:rPr>
        <w:t>)</w:t>
      </w:r>
      <w:r w:rsidR="00851D0E">
        <w:rPr>
          <w:lang w:val="en-US"/>
        </w:rPr>
        <w:t>:</w:t>
      </w:r>
      <w:r w:rsidRPr="008E510D">
        <w:rPr>
          <w:lang w:val="en-US"/>
        </w:rPr>
        <w:t xml:space="preserve"> </w:t>
      </w:r>
    </w:p>
    <w:p w14:paraId="0D396FCB" w14:textId="77777777" w:rsidR="00F20882" w:rsidRDefault="00F20882" w:rsidP="00450C77">
      <w:pPr>
        <w:pStyle w:val="StandardWeb"/>
        <w:jc w:val="both"/>
      </w:pPr>
      <w:r>
        <w:rPr>
          <w:lang w:val="en-US"/>
        </w:rPr>
        <w:t>mesh of boundary lines</w:t>
      </w:r>
      <w:r w:rsidRPr="008E510D">
        <w:rPr>
          <w:lang w:val="en-US"/>
        </w:rPr>
        <w:t xml:space="preserve"> forming a connected network</w:t>
      </w:r>
      <w:r>
        <w:rPr>
          <w:lang w:val="en-US"/>
        </w:rPr>
        <w:t xml:space="preserve">, </w:t>
      </w:r>
      <w:r w:rsidRPr="008E510D">
        <w:rPr>
          <w:lang w:val="en-US"/>
        </w:rPr>
        <w:t xml:space="preserve">which realizes as a whole the catchment that contains the catchment realized by </w:t>
      </w:r>
      <w:r>
        <w:rPr>
          <w:lang w:val="en-US"/>
        </w:rPr>
        <w:t>a</w:t>
      </w:r>
      <w:r w:rsidRPr="008E510D">
        <w:rPr>
          <w:lang w:val="en-US"/>
        </w:rPr>
        <w:t xml:space="preserve"> </w:t>
      </w:r>
      <w:r>
        <w:rPr>
          <w:lang w:val="en-US"/>
        </w:rPr>
        <w:t>single boundary.</w:t>
      </w:r>
      <w:r w:rsidRPr="008E510D">
        <w:rPr>
          <w:lang w:val="en-US"/>
        </w:rPr>
        <w:t xml:space="preserve"> This concept requires an </w:t>
      </w:r>
      <w:r>
        <w:t>mesh of non-overlapping boundary lines, and a single linear representation of each of these.</w:t>
      </w:r>
    </w:p>
    <w:p w14:paraId="40D76872" w14:textId="662DF784" w:rsidR="00033C57" w:rsidRPr="008E510D" w:rsidRDefault="00033C57" w:rsidP="00B41C54">
      <w:r w:rsidRPr="008E510D">
        <w:t xml:space="preserve">The </w:t>
      </w:r>
      <w:proofErr w:type="spellStart"/>
      <w:r w:rsidRPr="00B41C54">
        <w:rPr>
          <w:b/>
        </w:rPr>
        <w:t>HY_CatchmentArea</w:t>
      </w:r>
      <w:proofErr w:type="spellEnd"/>
      <w:r w:rsidRPr="008E510D">
        <w:t xml:space="preserve"> feature type </w:t>
      </w:r>
      <w:r w:rsidR="00F20882">
        <w:t>realizes an 'un-realized' catchment specifically as a catchment area connecting the inflow and outflow of the logical catchment it realizes</w:t>
      </w:r>
      <w:r w:rsidR="00B41C54">
        <w:t xml:space="preserve">, </w:t>
      </w:r>
      <w:r w:rsidR="00B41C54" w:rsidRPr="00B41C54">
        <w:t xml:space="preserve"> </w:t>
      </w:r>
      <w:r w:rsidR="00B41C54">
        <w:t>including a plane surface.</w:t>
      </w:r>
      <w:r w:rsidR="00F20882">
        <w:t xml:space="preserve"> </w:t>
      </w:r>
      <w:proofErr w:type="spellStart"/>
      <w:r w:rsidR="00F20882">
        <w:t>HY_CatchmentArea</w:t>
      </w:r>
      <w:proofErr w:type="spellEnd"/>
      <w:r w:rsidR="00F20882">
        <w:t xml:space="preserve"> specializes </w:t>
      </w:r>
      <w:proofErr w:type="spellStart"/>
      <w:r w:rsidR="00F20882">
        <w:t>HY_CatchmentRealization</w:t>
      </w:r>
      <w:proofErr w:type="spellEnd"/>
      <w:r w:rsidR="00F20882">
        <w:t xml:space="preserve"> with respect to an implied areal geometric representation T</w:t>
      </w:r>
      <w:r w:rsidR="00B41C54">
        <w:t>opologically, t</w:t>
      </w:r>
      <w:r w:rsidR="00F20882">
        <w:t>he catchment area connecting the inflow and outflow of the logical catchment</w:t>
      </w:r>
      <w:r w:rsidR="00B41C54">
        <w:t xml:space="preserve"> is</w:t>
      </w:r>
      <w:r w:rsidR="00F20882">
        <w:t xml:space="preserve"> a face bounded inwards by an inflow edge and outwards by an outflow edge.</w:t>
      </w:r>
      <w:r w:rsidR="004E2941">
        <w:t xml:space="preserve"> Hydrologically, catchment area refers to the </w:t>
      </w:r>
      <w:r w:rsidR="004E2941" w:rsidRPr="004E2941">
        <w:t xml:space="preserve">area having a common outlet for its runoff, </w:t>
      </w:r>
      <w:proofErr w:type="spellStart"/>
      <w:r w:rsidRPr="008E510D">
        <w:t>HY_CatchmentArea</w:t>
      </w:r>
      <w:proofErr w:type="spellEnd"/>
      <w:r w:rsidRPr="008E510D">
        <w:t xml:space="preserve"> inherits from generalization the </w:t>
      </w:r>
      <w:proofErr w:type="spellStart"/>
      <w:r w:rsidR="002C3C8A">
        <w:rPr>
          <w:rStyle w:val="Hervorhebung"/>
        </w:rPr>
        <w:t>realized</w:t>
      </w:r>
      <w:r w:rsidRPr="008E510D">
        <w:rPr>
          <w:rStyle w:val="Hervorhebung"/>
        </w:rPr>
        <w:t>Catchment</w:t>
      </w:r>
      <w:proofErr w:type="spellEnd"/>
      <w:r w:rsidRPr="008E510D">
        <w:t xml:space="preserve">, and carries the properties: </w:t>
      </w:r>
      <w:r w:rsidRPr="008E510D">
        <w:rPr>
          <w:rStyle w:val="Hervorhebung"/>
        </w:rPr>
        <w:t>shape</w:t>
      </w:r>
      <w:r w:rsidRPr="008E510D">
        <w:t xml:space="preserve">, and </w:t>
      </w:r>
      <w:proofErr w:type="spellStart"/>
      <w:r w:rsidRPr="008E510D">
        <w:rPr>
          <w:rStyle w:val="Hervorhebung"/>
        </w:rPr>
        <w:t>areaNetwork</w:t>
      </w:r>
      <w:proofErr w:type="spellEnd"/>
      <w:r w:rsidRPr="008E510D">
        <w:t xml:space="preserve">. </w:t>
      </w:r>
    </w:p>
    <w:p w14:paraId="2DEE25EF" w14:textId="0E3FA9C6" w:rsidR="00B41C54" w:rsidRDefault="00033C57" w:rsidP="00450C77">
      <w:pPr>
        <w:pStyle w:val="StandardWeb"/>
        <w:jc w:val="both"/>
        <w:rPr>
          <w:lang w:val="en-US"/>
        </w:rPr>
      </w:pPr>
      <w:r w:rsidRPr="008E510D">
        <w:rPr>
          <w:rStyle w:val="Fett"/>
          <w:lang w:val="en-US"/>
        </w:rPr>
        <w:t>shape</w:t>
      </w:r>
      <w:r w:rsidRPr="008E510D">
        <w:rPr>
          <w:lang w:val="en-US"/>
        </w:rPr>
        <w:t xml:space="preserve"> </w:t>
      </w:r>
      <w:r w:rsidR="00B41C54">
        <w:rPr>
          <w:lang w:val="en-US"/>
        </w:rPr>
        <w:t>(</w:t>
      </w:r>
      <w:r w:rsidRPr="008E510D">
        <w:rPr>
          <w:lang w:val="en-US"/>
        </w:rPr>
        <w:t>attribute</w:t>
      </w:r>
      <w:r w:rsidR="00B41C54">
        <w:rPr>
          <w:lang w:val="en-US"/>
        </w:rPr>
        <w:t>)</w:t>
      </w:r>
      <w:r w:rsidR="00851D0E">
        <w:rPr>
          <w:lang w:val="en-US"/>
        </w:rPr>
        <w:t>:</w:t>
      </w:r>
    </w:p>
    <w:p w14:paraId="3B233D5E" w14:textId="70A81740" w:rsidR="00C75B19" w:rsidRPr="008E510D" w:rsidRDefault="00C75B19" w:rsidP="00C75B19">
      <w:pPr>
        <w:jc w:val="both"/>
      </w:pPr>
      <w:r>
        <w:t>areal</w:t>
      </w:r>
      <w:r w:rsidRPr="008E510D">
        <w:t xml:space="preserve"> geometric representation</w:t>
      </w:r>
      <w:r>
        <w:t xml:space="preserve"> </w:t>
      </w:r>
      <w:r w:rsidRPr="00467904">
        <w:t xml:space="preserve">of the </w:t>
      </w:r>
      <w:r>
        <w:t>two</w:t>
      </w:r>
      <w:r w:rsidRPr="00467904">
        <w:t xml:space="preserve">-dimensional </w:t>
      </w:r>
      <w:r>
        <w:t>catchment area</w:t>
      </w:r>
      <w:r w:rsidRPr="00467904">
        <w:t xml:space="preserve">, usually </w:t>
      </w:r>
      <w:r>
        <w:t>as a surface</w:t>
      </w:r>
      <w:r w:rsidRPr="008E510D">
        <w:t xml:space="preserve">. </w:t>
      </w:r>
      <w:r w:rsidRPr="00467904">
        <w:t>T</w:t>
      </w:r>
      <w:r>
        <w:t xml:space="preserve">he </w:t>
      </w:r>
      <w:proofErr w:type="spellStart"/>
      <w:r>
        <w:t>GM_Surface</w:t>
      </w:r>
      <w:proofErr w:type="spellEnd"/>
      <w:r>
        <w:t xml:space="preserve"> type SHOULD be implemented t</w:t>
      </w:r>
      <w:r w:rsidRPr="00467904">
        <w:t xml:space="preserve">o meet the </w:t>
      </w:r>
      <w:r>
        <w:t xml:space="preserve">overall </w:t>
      </w:r>
      <w:r w:rsidRPr="00467904">
        <w:t>requirement</w:t>
      </w:r>
      <w:r>
        <w:t xml:space="preserve"> </w:t>
      </w:r>
      <w:r>
        <w:fldChar w:fldCharType="begin"/>
      </w:r>
      <w:r>
        <w:instrText xml:space="preserve"> REF ASTOP1 \h </w:instrText>
      </w:r>
      <w:r>
        <w:fldChar w:fldCharType="separate"/>
      </w:r>
      <w:r w:rsidR="00091F5D" w:rsidRPr="00893C90">
        <w:rPr>
          <w:color w:val="0000FF"/>
          <w:u w:val="single"/>
        </w:rPr>
        <w:t>/</w:t>
      </w:r>
      <w:proofErr w:type="spellStart"/>
      <w:r w:rsidR="00091F5D" w:rsidRPr="00893C90">
        <w:rPr>
          <w:color w:val="0000FF"/>
          <w:u w:val="single"/>
        </w:rPr>
        <w:t>req</w:t>
      </w:r>
      <w:proofErr w:type="spellEnd"/>
      <w:r w:rsidR="00091F5D" w:rsidRPr="00893C90">
        <w:rPr>
          <w:color w:val="0000FF"/>
          <w:u w:val="single"/>
        </w:rPr>
        <w:t>/</w:t>
      </w:r>
      <w:proofErr w:type="spellStart"/>
      <w:r w:rsidR="00091F5D" w:rsidRPr="00893C90">
        <w:rPr>
          <w:color w:val="0000FF"/>
          <w:u w:val="single"/>
        </w:rPr>
        <w:t>hy_hydrofeature</w:t>
      </w:r>
      <w:proofErr w:type="spellEnd"/>
      <w:r w:rsidR="00091F5D" w:rsidRPr="00893C90">
        <w:rPr>
          <w:color w:val="0000FF"/>
          <w:u w:val="single"/>
        </w:rPr>
        <w:t>/topic1</w:t>
      </w:r>
      <w:r>
        <w:fldChar w:fldCharType="end"/>
      </w:r>
      <w:r>
        <w:t xml:space="preserve"> defined in </w:t>
      </w:r>
      <w:r w:rsidR="00787BAC">
        <w:t xml:space="preserve">section7.4.1 of </w:t>
      </w:r>
      <w:r>
        <w:t>this standard.</w:t>
      </w:r>
    </w:p>
    <w:p w14:paraId="3FBF1E07" w14:textId="3B60C05C" w:rsidR="00C75B19" w:rsidRDefault="00033C57" w:rsidP="00450C77">
      <w:pPr>
        <w:pStyle w:val="StandardWeb"/>
        <w:jc w:val="both"/>
        <w:rPr>
          <w:lang w:val="en-US"/>
        </w:rPr>
      </w:pPr>
      <w:proofErr w:type="spellStart"/>
      <w:r w:rsidRPr="008E510D">
        <w:rPr>
          <w:rStyle w:val="Fett"/>
          <w:lang w:val="en-US"/>
        </w:rPr>
        <w:t>areaNetwork</w:t>
      </w:r>
      <w:proofErr w:type="spellEnd"/>
      <w:r w:rsidRPr="008E510D">
        <w:rPr>
          <w:lang w:val="en-US"/>
        </w:rPr>
        <w:t xml:space="preserve"> </w:t>
      </w:r>
      <w:r w:rsidR="00C75B19">
        <w:rPr>
          <w:lang w:val="en-US"/>
        </w:rPr>
        <w:t>(</w:t>
      </w:r>
      <w:r w:rsidRPr="008E510D">
        <w:rPr>
          <w:lang w:val="en-US"/>
        </w:rPr>
        <w:t>association</w:t>
      </w:r>
      <w:r w:rsidR="00C75B19">
        <w:rPr>
          <w:lang w:val="en-US"/>
        </w:rPr>
        <w:t>)</w:t>
      </w:r>
      <w:r w:rsidR="00851D0E">
        <w:rPr>
          <w:lang w:val="en-US"/>
        </w:rPr>
        <w:t>:</w:t>
      </w:r>
      <w:r w:rsidRPr="008E510D">
        <w:rPr>
          <w:lang w:val="en-US"/>
        </w:rPr>
        <w:t xml:space="preserve"> </w:t>
      </w:r>
    </w:p>
    <w:p w14:paraId="0D2C2D67" w14:textId="2418A344" w:rsidR="00C75B19" w:rsidRDefault="00C75B19" w:rsidP="00C75B19">
      <w:pPr>
        <w:pStyle w:val="StandardWeb"/>
        <w:jc w:val="both"/>
      </w:pPr>
      <w:r>
        <w:rPr>
          <w:lang w:val="en-US"/>
        </w:rPr>
        <w:t>aggregate of catchment areas</w:t>
      </w:r>
      <w:r w:rsidRPr="008E510D">
        <w:rPr>
          <w:lang w:val="en-US"/>
        </w:rPr>
        <w:t xml:space="preserve"> forming a connected network</w:t>
      </w:r>
      <w:r>
        <w:rPr>
          <w:lang w:val="en-US"/>
        </w:rPr>
        <w:t xml:space="preserve">, </w:t>
      </w:r>
      <w:r w:rsidRPr="008E510D">
        <w:rPr>
          <w:lang w:val="en-US"/>
        </w:rPr>
        <w:t xml:space="preserve">which realizes as a whole the catchment that contains the catchment realized by </w:t>
      </w:r>
      <w:r>
        <w:rPr>
          <w:lang w:val="en-US"/>
        </w:rPr>
        <w:t>the</w:t>
      </w:r>
      <w:r w:rsidRPr="008E510D">
        <w:rPr>
          <w:lang w:val="en-US"/>
        </w:rPr>
        <w:t xml:space="preserve"> </w:t>
      </w:r>
      <w:r>
        <w:rPr>
          <w:lang w:val="en-US"/>
        </w:rPr>
        <w:t>single catchment area.</w:t>
      </w:r>
      <w:r w:rsidRPr="008E510D">
        <w:rPr>
          <w:lang w:val="en-US"/>
        </w:rPr>
        <w:t xml:space="preserve"> This concept requires an </w:t>
      </w:r>
      <w:r>
        <w:t>aggregate of non-overlapping catchment areas, and a single areal representation of each of these.</w:t>
      </w:r>
    </w:p>
    <w:p w14:paraId="049284E8" w14:textId="69D34861" w:rsidR="00033C57" w:rsidRDefault="00033C57" w:rsidP="005A2A63">
      <w:r w:rsidRPr="008E510D">
        <w:t xml:space="preserve">The </w:t>
      </w:r>
      <w:proofErr w:type="spellStart"/>
      <w:r w:rsidRPr="005A2A63">
        <w:rPr>
          <w:b/>
        </w:rPr>
        <w:t>HY_HydroNetwork</w:t>
      </w:r>
      <w:proofErr w:type="spellEnd"/>
      <w:r w:rsidRPr="008E510D">
        <w:t xml:space="preserve"> </w:t>
      </w:r>
      <w:r w:rsidRPr="005A2A63">
        <w:t xml:space="preserve">feature type </w:t>
      </w:r>
      <w:r w:rsidR="00C75B19" w:rsidRPr="004E2941">
        <w:rPr>
          <w:lang w:val="en-GB"/>
        </w:rPr>
        <w:t xml:space="preserve">realizes an 'un-realized' catchment as a network of connected hydrologic features. </w:t>
      </w:r>
      <w:r w:rsidR="005A2A63" w:rsidRPr="005A2A63">
        <w:t xml:space="preserve">Such a network realizes in the hierarchical network of </w:t>
      </w:r>
      <w:r w:rsidR="005A2A63" w:rsidRPr="005A2A63">
        <w:lastRenderedPageBreak/>
        <w:t xml:space="preserve">logically connected catchments contained in a higher-order catchment. It may be a sequence of </w:t>
      </w:r>
      <w:proofErr w:type="spellStart"/>
      <w:r w:rsidR="005A2A63" w:rsidRPr="005A2A63">
        <w:t>flowpaths</w:t>
      </w:r>
      <w:proofErr w:type="spellEnd"/>
      <w:r w:rsidR="005A2A63" w:rsidRPr="005A2A63">
        <w:t xml:space="preserve">, an aggregate of water edges, an aggregate of catchment areas or a mesh of catchment boundaries. </w:t>
      </w:r>
      <w:proofErr w:type="spellStart"/>
      <w:r w:rsidR="00C75B19" w:rsidRPr="004E2941">
        <w:rPr>
          <w:lang w:val="en-GB"/>
        </w:rPr>
        <w:t>HY_HydroNetwork</w:t>
      </w:r>
      <w:proofErr w:type="spellEnd"/>
      <w:r w:rsidR="00C75B19" w:rsidRPr="004E2941">
        <w:rPr>
          <w:lang w:val="en-GB"/>
        </w:rPr>
        <w:t xml:space="preserve"> feature type specializes </w:t>
      </w:r>
      <w:proofErr w:type="spellStart"/>
      <w:r w:rsidR="00C75B19" w:rsidRPr="004E2941">
        <w:rPr>
          <w:lang w:val="en-GB"/>
        </w:rPr>
        <w:t>HY_CatchmentRealization</w:t>
      </w:r>
      <w:proofErr w:type="spellEnd"/>
      <w:r w:rsidR="005A2A63" w:rsidRPr="004E2941">
        <w:rPr>
          <w:lang w:val="en-GB"/>
        </w:rPr>
        <w:t>.</w:t>
      </w:r>
      <w:r w:rsidR="00C75B19" w:rsidRPr="004E2941">
        <w:rPr>
          <w:lang w:val="en-GB"/>
        </w:rPr>
        <w:t xml:space="preserve"> </w:t>
      </w:r>
      <w:r w:rsidR="005A2A63" w:rsidRPr="004E2941">
        <w:rPr>
          <w:lang w:val="en-GB"/>
        </w:rPr>
        <w:t xml:space="preserve">Through </w:t>
      </w:r>
      <w:r w:rsidR="005A2A63" w:rsidRPr="005A2A63">
        <w:t>generalization it</w:t>
      </w:r>
      <w:r w:rsidRPr="005A2A63">
        <w:t xml:space="preserve"> inherits the </w:t>
      </w:r>
      <w:proofErr w:type="spellStart"/>
      <w:r w:rsidR="002C3C8A" w:rsidRPr="005A2A63">
        <w:rPr>
          <w:rStyle w:val="Hervorhebung"/>
        </w:rPr>
        <w:t>realized</w:t>
      </w:r>
      <w:r w:rsidRPr="005A2A63">
        <w:rPr>
          <w:rStyle w:val="Hervorhebung"/>
        </w:rPr>
        <w:t>Catchment</w:t>
      </w:r>
      <w:proofErr w:type="spellEnd"/>
      <w:r w:rsidRPr="005A2A63">
        <w:t xml:space="preserve"> association, and carries the associations </w:t>
      </w:r>
      <w:r w:rsidRPr="005A2A63">
        <w:rPr>
          <w:rStyle w:val="Hervorhebung"/>
        </w:rPr>
        <w:t>flowpath</w:t>
      </w:r>
      <w:r w:rsidRPr="005A2A63">
        <w:t xml:space="preserve">, </w:t>
      </w:r>
      <w:proofErr w:type="spellStart"/>
      <w:r w:rsidRPr="005A2A63">
        <w:rPr>
          <w:rStyle w:val="Hervorhebung"/>
        </w:rPr>
        <w:t>waterEdge</w:t>
      </w:r>
      <w:proofErr w:type="spellEnd"/>
      <w:r w:rsidRPr="005A2A63">
        <w:t xml:space="preserve">, </w:t>
      </w:r>
      <w:proofErr w:type="spellStart"/>
      <w:r w:rsidRPr="005A2A63">
        <w:rPr>
          <w:rStyle w:val="Hervorhebung"/>
        </w:rPr>
        <w:t>catchmentBoundary</w:t>
      </w:r>
      <w:proofErr w:type="spellEnd"/>
      <w:r w:rsidRPr="005A2A63">
        <w:t xml:space="preserve"> and </w:t>
      </w:r>
      <w:proofErr w:type="spellStart"/>
      <w:r w:rsidRPr="005A2A63">
        <w:rPr>
          <w:rStyle w:val="Hervorhebung"/>
        </w:rPr>
        <w:t>catchmentArea</w:t>
      </w:r>
      <w:proofErr w:type="spellEnd"/>
      <w:r w:rsidRPr="008E510D">
        <w:t xml:space="preserve">. </w:t>
      </w:r>
    </w:p>
    <w:p w14:paraId="2592209D" w14:textId="7E5A624D" w:rsidR="005A2A63" w:rsidRDefault="005A2A63" w:rsidP="005A2A63">
      <w:r w:rsidRPr="004E2941">
        <w:rPr>
          <w:b/>
        </w:rPr>
        <w:t>flowpath</w:t>
      </w:r>
      <w:r>
        <w:t xml:space="preserve"> (</w:t>
      </w:r>
      <w:r w:rsidRPr="008E510D">
        <w:t>association</w:t>
      </w:r>
      <w:r>
        <w:t>)</w:t>
      </w:r>
      <w:r w:rsidR="00851D0E">
        <w:t xml:space="preserve">: </w:t>
      </w:r>
      <w:r w:rsidRPr="005A2A63">
        <w:t xml:space="preserve">flowpath </w:t>
      </w:r>
      <w:r w:rsidR="008523D2">
        <w:t xml:space="preserve">that participates in the </w:t>
      </w:r>
      <w:r w:rsidRPr="005A2A63">
        <w:t>network.</w:t>
      </w:r>
    </w:p>
    <w:p w14:paraId="4B304437" w14:textId="6A1745DC" w:rsidR="005A2A63" w:rsidRDefault="005A2A63" w:rsidP="005A2A63">
      <w:proofErr w:type="spellStart"/>
      <w:r w:rsidRPr="004E2941">
        <w:rPr>
          <w:b/>
        </w:rPr>
        <w:t>waterEdge</w:t>
      </w:r>
      <w:proofErr w:type="spellEnd"/>
      <w:r>
        <w:t xml:space="preserve"> (</w:t>
      </w:r>
      <w:r w:rsidRPr="008E510D">
        <w:t>association</w:t>
      </w:r>
      <w:r>
        <w:t>)</w:t>
      </w:r>
      <w:r w:rsidR="00851D0E">
        <w:t xml:space="preserve">: </w:t>
      </w:r>
      <w:r w:rsidR="008523D2">
        <w:t>water edge</w:t>
      </w:r>
      <w:r w:rsidR="008523D2" w:rsidRPr="005A2A63">
        <w:t xml:space="preserve"> </w:t>
      </w:r>
      <w:r w:rsidR="008523D2">
        <w:t xml:space="preserve">that participates in the </w:t>
      </w:r>
      <w:r w:rsidR="008523D2" w:rsidRPr="005A2A63">
        <w:t>network</w:t>
      </w:r>
      <w:r w:rsidRPr="005A2A63">
        <w:t>.</w:t>
      </w:r>
    </w:p>
    <w:p w14:paraId="2EAF2D9D" w14:textId="2A39B922" w:rsidR="004E2941" w:rsidRDefault="005A2A63" w:rsidP="004E2941">
      <w:proofErr w:type="spellStart"/>
      <w:r w:rsidRPr="004E2941">
        <w:rPr>
          <w:b/>
        </w:rPr>
        <w:t>catchmentBoundary</w:t>
      </w:r>
      <w:proofErr w:type="spellEnd"/>
      <w:r>
        <w:t xml:space="preserve"> (</w:t>
      </w:r>
      <w:r w:rsidRPr="008E510D">
        <w:t>association</w:t>
      </w:r>
      <w:r>
        <w:t>)</w:t>
      </w:r>
      <w:r w:rsidR="00851D0E">
        <w:t xml:space="preserve">: </w:t>
      </w:r>
      <w:r w:rsidR="004E2941">
        <w:t xml:space="preserve">catchment boundary </w:t>
      </w:r>
      <w:r w:rsidR="008523D2">
        <w:t xml:space="preserve">that participates in the </w:t>
      </w:r>
      <w:r w:rsidR="008523D2" w:rsidRPr="005A2A63">
        <w:t>network</w:t>
      </w:r>
      <w:r w:rsidR="008523D2">
        <w:t>.</w:t>
      </w:r>
      <w:r w:rsidR="008523D2" w:rsidRPr="005A2A63" w:rsidDel="008523D2">
        <w:t xml:space="preserve"> </w:t>
      </w:r>
    </w:p>
    <w:p w14:paraId="6AF9A6A6" w14:textId="59BC9A06" w:rsidR="004E2941" w:rsidRDefault="005A2A63" w:rsidP="004E2941">
      <w:proofErr w:type="spellStart"/>
      <w:r w:rsidRPr="004E2941">
        <w:rPr>
          <w:b/>
        </w:rPr>
        <w:t>catchmentArea</w:t>
      </w:r>
      <w:proofErr w:type="spellEnd"/>
      <w:r>
        <w:t xml:space="preserve"> (</w:t>
      </w:r>
      <w:r w:rsidRPr="008E510D">
        <w:t>association</w:t>
      </w:r>
      <w:r>
        <w:t>)</w:t>
      </w:r>
      <w:r w:rsidR="00851D0E">
        <w:t xml:space="preserve">: </w:t>
      </w:r>
      <w:r w:rsidR="004E2941">
        <w:t xml:space="preserve">catchment area </w:t>
      </w:r>
      <w:r w:rsidR="008523D2">
        <w:t xml:space="preserve">that participates in the </w:t>
      </w:r>
      <w:r w:rsidR="004E2941" w:rsidRPr="005A2A63">
        <w:t>network.</w:t>
      </w:r>
    </w:p>
    <w:p w14:paraId="04017C05" w14:textId="1E3B811D" w:rsidR="00033C57" w:rsidRDefault="00033C57" w:rsidP="004E2941">
      <w:pPr>
        <w:pStyle w:val="StandardWeb"/>
        <w:jc w:val="both"/>
        <w:rPr>
          <w:lang w:val="en-US"/>
        </w:rPr>
      </w:pPr>
      <w:r w:rsidRPr="008E510D">
        <w:rPr>
          <w:lang w:val="en-US"/>
        </w:rPr>
        <w:t xml:space="preserve">The </w:t>
      </w:r>
      <w:proofErr w:type="spellStart"/>
      <w:r w:rsidRPr="008E510D">
        <w:rPr>
          <w:lang w:val="en-US"/>
        </w:rPr>
        <w:t>HY_Cartographic</w:t>
      </w:r>
      <w:r w:rsidR="002C3C8A">
        <w:rPr>
          <w:lang w:val="en-US"/>
        </w:rPr>
        <w:t>Realization</w:t>
      </w:r>
      <w:proofErr w:type="spellEnd"/>
      <w:r w:rsidRPr="008E510D">
        <w:rPr>
          <w:lang w:val="en-US"/>
        </w:rPr>
        <w:t xml:space="preserve"> </w:t>
      </w:r>
      <w:r w:rsidRPr="004E2941">
        <w:rPr>
          <w:lang w:val="en-US"/>
        </w:rPr>
        <w:t xml:space="preserve">feature type </w:t>
      </w:r>
      <w:r w:rsidR="004E2941" w:rsidRPr="004E2941">
        <w:rPr>
          <w:lang w:val="en-US"/>
        </w:rPr>
        <w:t xml:space="preserve">realizes a catchment as set </w:t>
      </w:r>
      <w:r w:rsidR="004E2941" w:rsidRPr="004E2941">
        <w:t xml:space="preserve">of separate cartographic layers or maps, displaying a network of hydrologic features which may be connected at the representation level, or not. Specializing </w:t>
      </w:r>
      <w:proofErr w:type="spellStart"/>
      <w:r w:rsidR="004E2941" w:rsidRPr="004E2941">
        <w:t>HY_CatchmentRealization</w:t>
      </w:r>
      <w:proofErr w:type="spellEnd"/>
      <w:r w:rsidR="004E2941" w:rsidRPr="004E2941">
        <w:t xml:space="preserve">, it </w:t>
      </w:r>
      <w:r w:rsidRPr="004E2941">
        <w:rPr>
          <w:lang w:val="en-US"/>
        </w:rPr>
        <w:t xml:space="preserve">inherits from generalization the </w:t>
      </w:r>
      <w:proofErr w:type="spellStart"/>
      <w:r w:rsidR="002C3C8A" w:rsidRPr="004E2941">
        <w:rPr>
          <w:rStyle w:val="Hervorhebung"/>
          <w:lang w:val="en-US"/>
        </w:rPr>
        <w:t>realized</w:t>
      </w:r>
      <w:r w:rsidRPr="004E2941">
        <w:rPr>
          <w:rStyle w:val="Hervorhebung"/>
          <w:lang w:val="en-US"/>
        </w:rPr>
        <w:t>Catchment</w:t>
      </w:r>
      <w:proofErr w:type="spellEnd"/>
      <w:r w:rsidRPr="004E2941">
        <w:rPr>
          <w:lang w:val="en-US"/>
        </w:rPr>
        <w:t xml:space="preserve"> association including </w:t>
      </w:r>
      <w:proofErr w:type="spellStart"/>
      <w:r w:rsidRPr="004E2941">
        <w:rPr>
          <w:rStyle w:val="Hervorhebung"/>
          <w:lang w:val="en-US"/>
        </w:rPr>
        <w:t>hydroComplex</w:t>
      </w:r>
      <w:proofErr w:type="spellEnd"/>
      <w:r w:rsidRPr="008E510D">
        <w:rPr>
          <w:lang w:val="en-US"/>
        </w:rPr>
        <w:t>.</w:t>
      </w:r>
    </w:p>
    <w:p w14:paraId="47FF8716" w14:textId="22AAE4BA" w:rsidR="00033C57" w:rsidRPr="008E510D" w:rsidRDefault="00033C57" w:rsidP="00450C77">
      <w:pPr>
        <w:pStyle w:val="berschrift4"/>
        <w:jc w:val="both"/>
      </w:pPr>
      <w:r w:rsidRPr="008E510D">
        <w:t>Outfall Realization</w:t>
      </w:r>
    </w:p>
    <w:p w14:paraId="30EE2478" w14:textId="38EB058B" w:rsidR="00033C57" w:rsidRPr="008E510D" w:rsidRDefault="00033C57" w:rsidP="00450C77">
      <w:pPr>
        <w:pStyle w:val="StandardWeb"/>
        <w:jc w:val="both"/>
        <w:rPr>
          <w:lang w:val="en-US"/>
        </w:rPr>
      </w:pPr>
      <w:r w:rsidRPr="008E510D">
        <w:rPr>
          <w:lang w:val="en-US"/>
        </w:rPr>
        <w:t xml:space="preserve">The </w:t>
      </w:r>
      <w:proofErr w:type="spellStart"/>
      <w:r w:rsidRPr="008E510D">
        <w:rPr>
          <w:lang w:val="en-US"/>
        </w:rPr>
        <w:t>HY_Outfall</w:t>
      </w:r>
      <w:r w:rsidR="002C3C8A">
        <w:rPr>
          <w:lang w:val="en-US"/>
        </w:rPr>
        <w:t>Realization</w:t>
      </w:r>
      <w:proofErr w:type="spellEnd"/>
      <w:r w:rsidRPr="008E510D">
        <w:rPr>
          <w:lang w:val="en-US"/>
        </w:rPr>
        <w:t xml:space="preserve"> feature type (</w:t>
      </w:r>
      <w:r w:rsidR="00874BCD">
        <w:rPr>
          <w:lang w:val="en-US"/>
        </w:rPr>
        <w:fldChar w:fldCharType="begin"/>
      </w:r>
      <w:r w:rsidR="00874BCD">
        <w:rPr>
          <w:lang w:val="en-US"/>
        </w:rPr>
        <w:instrText xml:space="preserve"> REF _Ref462910459 \h </w:instrText>
      </w:r>
      <w:r w:rsidR="00874BCD">
        <w:rPr>
          <w:lang w:val="en-US"/>
        </w:rPr>
      </w:r>
      <w:r w:rsidR="00874BCD">
        <w:rPr>
          <w:lang w:val="en-US"/>
        </w:rPr>
        <w:fldChar w:fldCharType="separate"/>
      </w:r>
      <w:r w:rsidR="00874BCD">
        <w:t xml:space="preserve">Figure </w:t>
      </w:r>
      <w:r w:rsidR="00874BCD">
        <w:rPr>
          <w:noProof/>
        </w:rPr>
        <w:t>33</w:t>
      </w:r>
      <w:r w:rsidR="00874BCD">
        <w:rPr>
          <w:lang w:val="en-US"/>
        </w:rPr>
        <w:fldChar w:fldCharType="end"/>
      </w:r>
      <w:r w:rsidRPr="008E510D">
        <w:rPr>
          <w:lang w:val="en-US"/>
        </w:rPr>
        <w:t xml:space="preserve">) conceptualizes the idea that the an outfall can be realized by practically any feature of interest. Using the outfall to define and reference the hydrologic determination of a catchment, hydrologic features may be associated to a corresponding catchment through reference to the feature that realizes its outfall. Any feature that can be identified as (said to be) the outfall of a catchment may realize the logical outfall. Typically this will be a permanent, stable location that is fixed and/or referenced by coordinates. </w:t>
      </w:r>
    </w:p>
    <w:p w14:paraId="3AF9E264" w14:textId="3B33C835" w:rsidR="00033C57" w:rsidRPr="008E510D" w:rsidRDefault="00033C57" w:rsidP="00450C77">
      <w:pPr>
        <w:pStyle w:val="StandardWeb"/>
        <w:jc w:val="both"/>
        <w:rPr>
          <w:lang w:val="en-US"/>
        </w:rPr>
      </w:pPr>
      <w:r w:rsidRPr="008E510D">
        <w:rPr>
          <w:lang w:val="en-US"/>
        </w:rPr>
        <w:t xml:space="preserve">Landmarks such as confluences, points corresponding to vertical sections, or the position of a monitoring station on a river are typical outfall realizations. In other than surface water contexts other types may realize a catchment's logical outfall. Other kinds of outfall realizations that don't carry normal surface water characteristics as defined in this standard, e.g. a spring where groundwater enters the surface, an arbitrary point projected onto the surface, or an outfall that collects many disjoint locations may use or specialize the general </w:t>
      </w:r>
      <w:proofErr w:type="spellStart"/>
      <w:r w:rsidRPr="008E510D">
        <w:rPr>
          <w:lang w:val="en-US"/>
        </w:rPr>
        <w:t>HY_Outfall</w:t>
      </w:r>
      <w:r w:rsidR="002C3C8A">
        <w:rPr>
          <w:lang w:val="en-US"/>
        </w:rPr>
        <w:t>Realization</w:t>
      </w:r>
      <w:proofErr w:type="spellEnd"/>
      <w:r w:rsidRPr="008E510D">
        <w:rPr>
          <w:lang w:val="en-US"/>
        </w:rPr>
        <w:t xml:space="preserve"> type. </w:t>
      </w:r>
    </w:p>
    <w:p w14:paraId="1F6EE528" w14:textId="097FBDBC" w:rsidR="00033C57" w:rsidRDefault="00033C57" w:rsidP="00450C77">
      <w:pPr>
        <w:pStyle w:val="StandardWeb"/>
        <w:jc w:val="both"/>
        <w:rPr>
          <w:lang w:val="en-US"/>
        </w:rPr>
      </w:pPr>
      <w:r w:rsidRPr="008E510D">
        <w:rPr>
          <w:lang w:val="en-US"/>
        </w:rPr>
        <w:t xml:space="preserve">Topologically, the </w:t>
      </w:r>
      <w:proofErr w:type="spellStart"/>
      <w:r w:rsidRPr="008E510D">
        <w:rPr>
          <w:lang w:val="en-US"/>
        </w:rPr>
        <w:t>HY_Outfall</w:t>
      </w:r>
      <w:r w:rsidR="002C3C8A">
        <w:rPr>
          <w:lang w:val="en-US"/>
        </w:rPr>
        <w:t>Realization</w:t>
      </w:r>
      <w:proofErr w:type="spellEnd"/>
      <w:r w:rsidRPr="008E510D">
        <w:rPr>
          <w:lang w:val="en-US"/>
        </w:rPr>
        <w:t xml:space="preserve"> should be understood to be the boundary of the corresponding catchment, and always of lower topological dimension than the catchment. With respect to the typical topological realization of a catchment as an edge, a 'spoke' property of type </w:t>
      </w:r>
      <w:proofErr w:type="spellStart"/>
      <w:r w:rsidRPr="008E510D">
        <w:rPr>
          <w:lang w:val="en-US"/>
        </w:rPr>
        <w:t>HY_Flowpath</w:t>
      </w:r>
      <w:proofErr w:type="spellEnd"/>
      <w:r w:rsidRPr="008E510D">
        <w:rPr>
          <w:lang w:val="en-US"/>
        </w:rPr>
        <w:t xml:space="preserve"> is described by means of a 'tagged value' and used to associate an outfall realization with its upstream and downstream </w:t>
      </w:r>
      <w:proofErr w:type="spellStart"/>
      <w:r w:rsidRPr="008E510D">
        <w:rPr>
          <w:lang w:val="en-US"/>
        </w:rPr>
        <w:t>flowpaths</w:t>
      </w:r>
      <w:proofErr w:type="spellEnd"/>
      <w:r w:rsidRPr="008E510D">
        <w:rPr>
          <w:lang w:val="en-US"/>
        </w:rPr>
        <w:t>. Even though the topological realization of an outfall is typically as a node between catchment edges, an outfall realization may also have any geometric representation, including a single point.</w:t>
      </w:r>
    </w:p>
    <w:p w14:paraId="4DF20984" w14:textId="77777777" w:rsidR="00C20518" w:rsidRDefault="00C20518" w:rsidP="00C20518">
      <w:pPr>
        <w:pStyle w:val="OGCFigure"/>
      </w:pPr>
      <w:r>
        <w:rPr>
          <w:noProof/>
        </w:rPr>
        <w:lastRenderedPageBreak/>
        <w:drawing>
          <wp:inline distT="0" distB="0" distL="0" distR="0" wp14:anchorId="181F747C" wp14:editId="5BCF14C2">
            <wp:extent cx="5486400" cy="3399692"/>
            <wp:effectExtent l="0" t="0" r="0" b="0"/>
            <wp:docPr id="74" name="Grafik 74" descr="D:\Users\Dornblut\OGC_HYF_SWG\hlphtml\EARoot\EA2\EA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Users\Dornblut\OGC_HYF_SWG\hlphtml\EARoot\EA2\EA4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3399692"/>
                    </a:xfrm>
                    <a:prstGeom prst="rect">
                      <a:avLst/>
                    </a:prstGeom>
                    <a:noFill/>
                    <a:ln>
                      <a:noFill/>
                    </a:ln>
                  </pic:spPr>
                </pic:pic>
              </a:graphicData>
            </a:graphic>
          </wp:inline>
        </w:drawing>
      </w:r>
    </w:p>
    <w:p w14:paraId="3A0CDC5A" w14:textId="2B407239" w:rsidR="00C20518" w:rsidRDefault="00C20518" w:rsidP="00C20518">
      <w:pPr>
        <w:pStyle w:val="OGCFigure"/>
      </w:pPr>
      <w:bookmarkStart w:id="199" w:name="_Ref462910459"/>
      <w:bookmarkStart w:id="200" w:name="_Toc463963546"/>
      <w:r>
        <w:t xml:space="preserve">Figure </w:t>
      </w:r>
      <w:fldSimple w:instr=" SEQ Figure \* ARABIC ">
        <w:r w:rsidR="00F30A25">
          <w:rPr>
            <w:noProof/>
          </w:rPr>
          <w:t>33</w:t>
        </w:r>
      </w:fldSimple>
      <w:bookmarkEnd w:id="199"/>
      <w:r>
        <w:t xml:space="preserve">: </w:t>
      </w:r>
      <w:r w:rsidRPr="008E510D">
        <w:t>Outfall Realization (UML class diagram)</w:t>
      </w:r>
      <w:bookmarkEnd w:id="200"/>
    </w:p>
    <w:p w14:paraId="2C3B27B7" w14:textId="0A8A7557" w:rsidR="00033C57" w:rsidRPr="008E510D" w:rsidRDefault="00033C57" w:rsidP="00450C77">
      <w:pPr>
        <w:pStyle w:val="StandardWeb"/>
        <w:jc w:val="both"/>
        <w:rPr>
          <w:lang w:val="en-US"/>
        </w:rPr>
      </w:pPr>
      <w:proofErr w:type="spellStart"/>
      <w:r w:rsidRPr="008E510D">
        <w:rPr>
          <w:lang w:val="en-US"/>
        </w:rPr>
        <w:t>HY_Outfall</w:t>
      </w:r>
      <w:r w:rsidR="002C3C8A">
        <w:rPr>
          <w:lang w:val="en-US"/>
        </w:rPr>
        <w:t>Realization</w:t>
      </w:r>
      <w:proofErr w:type="spellEnd"/>
      <w:r w:rsidRPr="008E510D">
        <w:rPr>
          <w:lang w:val="en-US"/>
        </w:rPr>
        <w:t xml:space="preserve"> carries the </w:t>
      </w:r>
      <w:proofErr w:type="spellStart"/>
      <w:r w:rsidR="002C3C8A">
        <w:rPr>
          <w:rStyle w:val="Hervorhebung"/>
          <w:lang w:val="en-US"/>
        </w:rPr>
        <w:t>realized</w:t>
      </w:r>
      <w:r w:rsidRPr="008E510D">
        <w:rPr>
          <w:rStyle w:val="Hervorhebung"/>
          <w:lang w:val="en-US"/>
        </w:rPr>
        <w:t>Outfall</w:t>
      </w:r>
      <w:proofErr w:type="spellEnd"/>
      <w:r w:rsidRPr="008E510D">
        <w:rPr>
          <w:lang w:val="en-US"/>
        </w:rPr>
        <w:t xml:space="preserve"> association implying the </w:t>
      </w:r>
      <w:proofErr w:type="spellStart"/>
      <w:r w:rsidRPr="008E510D">
        <w:rPr>
          <w:rStyle w:val="Hervorhebung"/>
          <w:lang w:val="en-US"/>
        </w:rPr>
        <w:t>hydroComplex</w:t>
      </w:r>
      <w:proofErr w:type="spellEnd"/>
      <w:r w:rsidRPr="008E510D">
        <w:rPr>
          <w:lang w:val="en-US"/>
        </w:rPr>
        <w:t xml:space="preserve"> feature collection, and carries two attributes: </w:t>
      </w:r>
      <w:r w:rsidRPr="008E510D">
        <w:rPr>
          <w:rStyle w:val="Hervorhebung"/>
          <w:lang w:val="en-US"/>
        </w:rPr>
        <w:t>shape</w:t>
      </w:r>
      <w:r w:rsidRPr="008E510D">
        <w:rPr>
          <w:lang w:val="en-US"/>
        </w:rPr>
        <w:t xml:space="preserve"> and </w:t>
      </w:r>
      <w:proofErr w:type="spellStart"/>
      <w:r w:rsidR="002C3C8A">
        <w:rPr>
          <w:rStyle w:val="Hervorhebung"/>
          <w:lang w:val="en-US"/>
        </w:rPr>
        <w:t>realized</w:t>
      </w:r>
      <w:r w:rsidRPr="008E510D">
        <w:rPr>
          <w:rStyle w:val="Hervorhebung"/>
          <w:lang w:val="en-US"/>
        </w:rPr>
        <w:t>OutfallType</w:t>
      </w:r>
      <w:proofErr w:type="spellEnd"/>
      <w:r w:rsidRPr="008E510D">
        <w:rPr>
          <w:lang w:val="en-US"/>
        </w:rPr>
        <w:t xml:space="preserve">. </w:t>
      </w:r>
    </w:p>
    <w:p w14:paraId="2FD19D00" w14:textId="3696C0C1" w:rsidR="00F24DA9" w:rsidRDefault="00033C57" w:rsidP="00450C77">
      <w:pPr>
        <w:pStyle w:val="StandardWeb"/>
        <w:jc w:val="both"/>
        <w:rPr>
          <w:lang w:val="en-US"/>
        </w:rPr>
      </w:pPr>
      <w:r w:rsidRPr="008E510D">
        <w:rPr>
          <w:rStyle w:val="Fett"/>
          <w:lang w:val="en-US"/>
        </w:rPr>
        <w:t>shape</w:t>
      </w:r>
      <w:r w:rsidRPr="008E510D">
        <w:rPr>
          <w:lang w:val="en-US"/>
        </w:rPr>
        <w:t xml:space="preserve"> </w:t>
      </w:r>
      <w:r w:rsidR="00F24DA9">
        <w:rPr>
          <w:lang w:val="en-US"/>
        </w:rPr>
        <w:t>(</w:t>
      </w:r>
      <w:r w:rsidRPr="008E510D">
        <w:rPr>
          <w:lang w:val="en-US"/>
        </w:rPr>
        <w:t>attribute</w:t>
      </w:r>
      <w:r w:rsidR="00F24DA9">
        <w:rPr>
          <w:lang w:val="en-US"/>
        </w:rPr>
        <w:t>):</w:t>
      </w:r>
    </w:p>
    <w:p w14:paraId="05A3C443" w14:textId="6B717273" w:rsidR="005142E4" w:rsidRPr="005142E4" w:rsidRDefault="00033C57" w:rsidP="005142E4">
      <w:pPr>
        <w:jc w:val="both"/>
      </w:pPr>
      <w:r w:rsidRPr="008E510D">
        <w:t xml:space="preserve">geometric representation of the realized outfall with the option to use a geometry type </w:t>
      </w:r>
      <w:r w:rsidR="005142E4">
        <w:t xml:space="preserve">defined in the </w:t>
      </w:r>
      <w:r w:rsidR="005142E4" w:rsidRPr="00B21FB6">
        <w:rPr>
          <w:rFonts w:eastAsia="MS Mincho"/>
          <w:lang w:val="en-AU"/>
        </w:rPr>
        <w:t>OGC Abstract Specification Topic 1, Feature geometry</w:t>
      </w:r>
      <w:r w:rsidR="005142E4">
        <w:t xml:space="preserve"> t</w:t>
      </w:r>
      <w:r w:rsidR="005142E4" w:rsidRPr="00467904">
        <w:t xml:space="preserve">o meet the </w:t>
      </w:r>
      <w:r w:rsidR="005142E4">
        <w:t xml:space="preserve">overall </w:t>
      </w:r>
      <w:r w:rsidR="005142E4" w:rsidRPr="00467904">
        <w:t>requirement</w:t>
      </w:r>
      <w:r w:rsidR="005142E4">
        <w:t xml:space="preserve"> </w:t>
      </w:r>
      <w:r w:rsidR="005142E4">
        <w:fldChar w:fldCharType="begin"/>
      </w:r>
      <w:r w:rsidR="005142E4">
        <w:instrText xml:space="preserve"> REF ASTOP1 \h </w:instrText>
      </w:r>
      <w:r w:rsidR="005142E4">
        <w:fldChar w:fldCharType="separate"/>
      </w:r>
      <w:r w:rsidR="00091F5D" w:rsidRPr="00893C90">
        <w:rPr>
          <w:color w:val="0000FF"/>
          <w:u w:val="single"/>
        </w:rPr>
        <w:t>/</w:t>
      </w:r>
      <w:proofErr w:type="spellStart"/>
      <w:r w:rsidR="00091F5D" w:rsidRPr="00893C90">
        <w:rPr>
          <w:color w:val="0000FF"/>
          <w:u w:val="single"/>
        </w:rPr>
        <w:t>req</w:t>
      </w:r>
      <w:proofErr w:type="spellEnd"/>
      <w:r w:rsidR="00091F5D" w:rsidRPr="00893C90">
        <w:rPr>
          <w:color w:val="0000FF"/>
          <w:u w:val="single"/>
        </w:rPr>
        <w:t>/</w:t>
      </w:r>
      <w:proofErr w:type="spellStart"/>
      <w:r w:rsidR="00091F5D" w:rsidRPr="00893C90">
        <w:rPr>
          <w:color w:val="0000FF"/>
          <w:u w:val="single"/>
        </w:rPr>
        <w:t>hy_hydrofeature</w:t>
      </w:r>
      <w:proofErr w:type="spellEnd"/>
      <w:r w:rsidR="00091F5D" w:rsidRPr="00893C90">
        <w:rPr>
          <w:color w:val="0000FF"/>
          <w:u w:val="single"/>
        </w:rPr>
        <w:t>/topic1</w:t>
      </w:r>
      <w:r w:rsidR="005142E4">
        <w:fldChar w:fldCharType="end"/>
      </w:r>
      <w:r w:rsidR="005142E4">
        <w:t xml:space="preserve"> defined in </w:t>
      </w:r>
      <w:r w:rsidR="00787BAC">
        <w:t xml:space="preserve">section7.4.1 of </w:t>
      </w:r>
      <w:r w:rsidR="005142E4">
        <w:t>this standard.</w:t>
      </w:r>
    </w:p>
    <w:p w14:paraId="05728982" w14:textId="362387B9" w:rsidR="00F24DA9" w:rsidRDefault="002C3C8A" w:rsidP="00450C77">
      <w:pPr>
        <w:pStyle w:val="StandardWeb"/>
        <w:jc w:val="both"/>
        <w:rPr>
          <w:lang w:val="en-US"/>
        </w:rPr>
      </w:pPr>
      <w:proofErr w:type="spellStart"/>
      <w:r>
        <w:rPr>
          <w:rStyle w:val="Fett"/>
          <w:lang w:val="en-US"/>
        </w:rPr>
        <w:t>realized</w:t>
      </w:r>
      <w:r w:rsidR="00033C57" w:rsidRPr="008E510D">
        <w:rPr>
          <w:rStyle w:val="Fett"/>
          <w:lang w:val="en-US"/>
        </w:rPr>
        <w:t>OutfallType</w:t>
      </w:r>
      <w:proofErr w:type="spellEnd"/>
      <w:r w:rsidR="00033C57" w:rsidRPr="008E510D">
        <w:rPr>
          <w:lang w:val="en-US"/>
        </w:rPr>
        <w:t xml:space="preserve"> </w:t>
      </w:r>
      <w:r w:rsidR="00F24DA9">
        <w:rPr>
          <w:lang w:val="en-US"/>
        </w:rPr>
        <w:t>(</w:t>
      </w:r>
      <w:r w:rsidR="00033C57" w:rsidRPr="008E510D">
        <w:rPr>
          <w:lang w:val="en-US"/>
        </w:rPr>
        <w:t>attribute</w:t>
      </w:r>
      <w:r w:rsidR="00F24DA9">
        <w:rPr>
          <w:lang w:val="en-US"/>
        </w:rPr>
        <w:t>)</w:t>
      </w:r>
      <w:r w:rsidR="005142E4">
        <w:rPr>
          <w:lang w:val="en-US"/>
        </w:rPr>
        <w:t>:</w:t>
      </w:r>
    </w:p>
    <w:p w14:paraId="3A6152F6" w14:textId="5D102934" w:rsidR="005142E4" w:rsidRDefault="005142E4" w:rsidP="005142E4">
      <w:r w:rsidRPr="00EB5A8C">
        <w:t xml:space="preserve">expresses the </w:t>
      </w:r>
      <w:r>
        <w:t>type of the realized outfall</w:t>
      </w:r>
      <w:r w:rsidRPr="00EB5A8C">
        <w:t>, using a term from the HY_</w:t>
      </w:r>
      <w:r w:rsidRPr="005142E4">
        <w:t xml:space="preserve"> </w:t>
      </w:r>
      <w:proofErr w:type="spellStart"/>
      <w:r>
        <w:t>Realized</w:t>
      </w:r>
      <w:r w:rsidRPr="008E510D">
        <w:t>OutfallType</w:t>
      </w:r>
      <w:proofErr w:type="spellEnd"/>
      <w:r w:rsidRPr="008E510D">
        <w:t xml:space="preserve"> code</w:t>
      </w:r>
      <w:r>
        <w:t xml:space="preserve"> </w:t>
      </w:r>
      <w:r w:rsidRPr="008E510D">
        <w:t>list</w:t>
      </w:r>
      <w:r w:rsidRPr="00EB5A8C">
        <w:t xml:space="preserve">, or a controlled </w:t>
      </w:r>
      <w:r w:rsidR="004A53E8" w:rsidRPr="00EB5A8C">
        <w:t>vocabulary</w:t>
      </w:r>
      <w:r w:rsidR="004A53E8">
        <w:t xml:space="preserve">. </w:t>
      </w:r>
      <w:r w:rsidR="004A53E8" w:rsidRPr="008E510D">
        <w:t>Alternative</w:t>
      </w:r>
      <w:r w:rsidRPr="008E510D">
        <w:t xml:space="preserve"> code lists may be used but should be</w:t>
      </w:r>
      <w:r>
        <w:t xml:space="preserve"> related to the terms in Annex B</w:t>
      </w:r>
      <w:r w:rsidRPr="008E510D">
        <w:t>.1 using an appropriate formalism.</w:t>
      </w:r>
    </w:p>
    <w:p w14:paraId="3F6E5879" w14:textId="77777777" w:rsidR="00F24DA9" w:rsidRDefault="00F24DA9" w:rsidP="00F24DA9">
      <w:pPr>
        <w:pStyle w:val="StandardWeb"/>
        <w:jc w:val="both"/>
        <w:rPr>
          <w:lang w:val="en-US"/>
        </w:rPr>
      </w:pPr>
      <w:proofErr w:type="spellStart"/>
      <w:r>
        <w:rPr>
          <w:rStyle w:val="Fett"/>
          <w:lang w:val="en-US"/>
        </w:rPr>
        <w:t>realized</w:t>
      </w:r>
      <w:r w:rsidRPr="008E510D">
        <w:rPr>
          <w:rStyle w:val="Fett"/>
          <w:lang w:val="en-US"/>
        </w:rPr>
        <w:t>Outfall</w:t>
      </w:r>
      <w:proofErr w:type="spellEnd"/>
      <w:r w:rsidRPr="008E510D">
        <w:rPr>
          <w:lang w:val="en-US"/>
        </w:rPr>
        <w:t xml:space="preserve"> </w:t>
      </w:r>
      <w:r>
        <w:rPr>
          <w:lang w:val="en-US"/>
        </w:rPr>
        <w:t>(</w:t>
      </w:r>
      <w:r w:rsidRPr="008E510D">
        <w:rPr>
          <w:lang w:val="en-US"/>
        </w:rPr>
        <w:t>association</w:t>
      </w:r>
      <w:r>
        <w:rPr>
          <w:lang w:val="en-US"/>
        </w:rPr>
        <w:t>):</w:t>
      </w:r>
    </w:p>
    <w:p w14:paraId="22EA0B4B" w14:textId="2ACF1C25" w:rsidR="005142E4" w:rsidRPr="008E510D" w:rsidRDefault="005142E4" w:rsidP="00450C77">
      <w:pPr>
        <w:pStyle w:val="StandardWeb"/>
        <w:jc w:val="both"/>
        <w:rPr>
          <w:lang w:val="en-US"/>
        </w:rPr>
      </w:pPr>
      <w:r>
        <w:rPr>
          <w:lang w:val="en-US"/>
        </w:rPr>
        <w:t xml:space="preserve">identifies </w:t>
      </w:r>
      <w:r w:rsidRPr="008E510D">
        <w:rPr>
          <w:lang w:val="en-US"/>
        </w:rPr>
        <w:t xml:space="preserve">the </w:t>
      </w:r>
      <w:r>
        <w:rPr>
          <w:lang w:val="en-US"/>
        </w:rPr>
        <w:t>one and only one outfall that is realized by a particular feature</w:t>
      </w:r>
      <w:r w:rsidRPr="008E510D">
        <w:rPr>
          <w:lang w:val="en-US"/>
        </w:rPr>
        <w:t xml:space="preserve">. Referencing the hydrologic complex </w:t>
      </w:r>
      <w:r>
        <w:rPr>
          <w:lang w:val="en-US"/>
        </w:rPr>
        <w:t>containing</w:t>
      </w:r>
      <w:r w:rsidRPr="008E510D">
        <w:rPr>
          <w:lang w:val="en-US"/>
        </w:rPr>
        <w:t xml:space="preserve"> the </w:t>
      </w:r>
      <w:r w:rsidR="009C55CD">
        <w:rPr>
          <w:lang w:val="en-US"/>
        </w:rPr>
        <w:t>outfall</w:t>
      </w:r>
      <w:r w:rsidRPr="008E510D">
        <w:rPr>
          <w:lang w:val="en-US"/>
        </w:rPr>
        <w:t xml:space="preserve"> and </w:t>
      </w:r>
      <w:r>
        <w:rPr>
          <w:lang w:val="en-US"/>
        </w:rPr>
        <w:t xml:space="preserve">all of </w:t>
      </w:r>
      <w:r w:rsidRPr="008E510D">
        <w:rPr>
          <w:lang w:val="en-US"/>
        </w:rPr>
        <w:t xml:space="preserve">its realizations, </w:t>
      </w:r>
      <w:r>
        <w:rPr>
          <w:lang w:val="en-US"/>
        </w:rPr>
        <w:t>supports</w:t>
      </w:r>
      <w:r w:rsidRPr="008E510D">
        <w:rPr>
          <w:lang w:val="en-US"/>
        </w:rPr>
        <w:t xml:space="preserve"> a </w:t>
      </w:r>
      <w:r w:rsidR="009C55CD">
        <w:rPr>
          <w:lang w:val="en-US"/>
        </w:rPr>
        <w:t xml:space="preserve">an arbitrary feature of interest </w:t>
      </w:r>
      <w:r w:rsidRPr="008E510D">
        <w:rPr>
          <w:lang w:val="en-US"/>
        </w:rPr>
        <w:t xml:space="preserve">to be recognized </w:t>
      </w:r>
      <w:r w:rsidR="009C55CD">
        <w:rPr>
          <w:lang w:val="en-US"/>
        </w:rPr>
        <w:t>as outfall</w:t>
      </w:r>
      <w:r w:rsidR="004B4373">
        <w:rPr>
          <w:lang w:val="en-US"/>
        </w:rPr>
        <w:t xml:space="preserve"> of a catchment</w:t>
      </w:r>
      <w:r w:rsidR="009C55CD">
        <w:rPr>
          <w:lang w:val="en-US"/>
        </w:rPr>
        <w:t xml:space="preserve">, </w:t>
      </w:r>
      <w:r w:rsidRPr="008E510D">
        <w:rPr>
          <w:lang w:val="en-US"/>
        </w:rPr>
        <w:t xml:space="preserve">and </w:t>
      </w:r>
      <w:r w:rsidR="004B4373">
        <w:rPr>
          <w:lang w:val="en-US"/>
        </w:rPr>
        <w:t xml:space="preserve">to be </w:t>
      </w:r>
      <w:r w:rsidR="009C55CD">
        <w:rPr>
          <w:lang w:val="en-US"/>
        </w:rPr>
        <w:t>placed using the river positioning system defined in this standard.</w:t>
      </w:r>
      <w:r w:rsidRPr="008E510D">
        <w:rPr>
          <w:lang w:val="en-US"/>
        </w:rPr>
        <w:t xml:space="preserve"> </w:t>
      </w:r>
    </w:p>
    <w:p w14:paraId="2D1E9DB1" w14:textId="3D88D067" w:rsidR="00033C57" w:rsidRPr="008E510D" w:rsidRDefault="00033C57" w:rsidP="00450C77">
      <w:pPr>
        <w:pStyle w:val="berschrift3"/>
        <w:jc w:val="both"/>
      </w:pPr>
      <w:r w:rsidRPr="008E510D">
        <w:lastRenderedPageBreak/>
        <w:t xml:space="preserve"> </w:t>
      </w:r>
      <w:bookmarkStart w:id="201" w:name="_Toc458775751"/>
      <w:bookmarkStart w:id="202" w:name="_Toc463963478"/>
      <w:r w:rsidRPr="008E510D">
        <w:t>The River Positioning System</w:t>
      </w:r>
      <w:bookmarkEnd w:id="202"/>
      <w:r w:rsidRPr="008E510D">
        <w:t xml:space="preserve"> </w:t>
      </w:r>
      <w:bookmarkEnd w:id="201"/>
    </w:p>
    <w:p w14:paraId="0A944DCB" w14:textId="626ACE8B" w:rsidR="00033C57" w:rsidRPr="008E510D" w:rsidRDefault="00033C57" w:rsidP="00450C77">
      <w:pPr>
        <w:pStyle w:val="StandardWeb"/>
        <w:jc w:val="both"/>
        <w:rPr>
          <w:lang w:val="en-US"/>
        </w:rPr>
      </w:pPr>
      <w:r w:rsidRPr="008E510D">
        <w:rPr>
          <w:lang w:val="en-US"/>
        </w:rPr>
        <w:t xml:space="preserve">The River Positioning System </w:t>
      </w:r>
      <w:r w:rsidR="00B90FE2">
        <w:rPr>
          <w:lang w:val="en-US"/>
        </w:rPr>
        <w:t>(</w:t>
      </w:r>
      <w:r w:rsidR="00874BCD">
        <w:rPr>
          <w:lang w:val="en-US"/>
        </w:rPr>
        <w:fldChar w:fldCharType="begin"/>
      </w:r>
      <w:r w:rsidR="00874BCD">
        <w:rPr>
          <w:lang w:val="en-US"/>
        </w:rPr>
        <w:instrText xml:space="preserve"> REF _Ref462910474 \h </w:instrText>
      </w:r>
      <w:r w:rsidR="00874BCD">
        <w:rPr>
          <w:lang w:val="en-US"/>
        </w:rPr>
      </w:r>
      <w:r w:rsidR="00874BCD">
        <w:rPr>
          <w:lang w:val="en-US"/>
        </w:rPr>
        <w:fldChar w:fldCharType="separate"/>
      </w:r>
      <w:r w:rsidR="00874BCD">
        <w:t xml:space="preserve">Figure </w:t>
      </w:r>
      <w:r w:rsidR="00874BCD">
        <w:rPr>
          <w:noProof/>
        </w:rPr>
        <w:t>34</w:t>
      </w:r>
      <w:r w:rsidR="00874BCD">
        <w:rPr>
          <w:lang w:val="en-US"/>
        </w:rPr>
        <w:fldChar w:fldCharType="end"/>
      </w:r>
      <w:r w:rsidR="00B90FE2">
        <w:rPr>
          <w:lang w:val="en-US"/>
        </w:rPr>
        <w:t xml:space="preserve">) </w:t>
      </w:r>
      <w:r w:rsidRPr="008E510D">
        <w:rPr>
          <w:lang w:val="en-US"/>
        </w:rPr>
        <w:t xml:space="preserve">provides a simple model to place a feature of interest 'on a river'. It introduces the concept of indirect position where a position is determined relative to an already established reference location. This concept uses a linear river reference system whose origin is set at the outfall of a catchment, and whose linear shape is given by a flowpath realizing the catchment between the origin (outfall) and the reference location or another outfall. It is important to note, that each logical catchment has its own reference system, and must have one outfall (origin) and one linear flowpath realization (shape). </w:t>
      </w:r>
    </w:p>
    <w:p w14:paraId="76792AF3" w14:textId="2AFC5447" w:rsidR="00033C57" w:rsidRDefault="00033C57" w:rsidP="00450C77">
      <w:pPr>
        <w:pStyle w:val="StandardWeb"/>
        <w:jc w:val="both"/>
        <w:rPr>
          <w:lang w:val="en-US"/>
        </w:rPr>
      </w:pPr>
      <w:r w:rsidRPr="008E510D">
        <w:rPr>
          <w:lang w:val="en-US"/>
        </w:rPr>
        <w:t xml:space="preserve">The River Positioning System references the </w:t>
      </w:r>
      <w:r w:rsidR="008D3FA4">
        <w:rPr>
          <w:lang w:val="en-US"/>
        </w:rPr>
        <w:t xml:space="preserve">one-dimensional </w:t>
      </w:r>
      <w:r w:rsidRPr="008E510D">
        <w:rPr>
          <w:lang w:val="en-US"/>
        </w:rPr>
        <w:t xml:space="preserve">topological realization of catchment and outfall within </w:t>
      </w:r>
      <w:r w:rsidR="008D3FA4">
        <w:rPr>
          <w:lang w:val="en-US"/>
        </w:rPr>
        <w:t>the</w:t>
      </w:r>
      <w:r w:rsidR="008D3FA4" w:rsidRPr="008E510D">
        <w:rPr>
          <w:lang w:val="en-US"/>
        </w:rPr>
        <w:t xml:space="preserve"> </w:t>
      </w:r>
      <w:r w:rsidRPr="008E510D">
        <w:rPr>
          <w:lang w:val="en-US"/>
        </w:rPr>
        <w:t xml:space="preserve">implied hydrologic complex in such that the origin and referent of the reference system are nodes on the boundary of the flowpath shape. Given that a flowpath realizes a logical catchment between inflow and outflow nodes, the feature of interest being referenced realizes </w:t>
      </w:r>
      <w:r w:rsidR="008D3FA4">
        <w:rPr>
          <w:lang w:val="en-US"/>
        </w:rPr>
        <w:t>either the</w:t>
      </w:r>
      <w:r w:rsidR="008D3FA4" w:rsidRPr="008E510D">
        <w:rPr>
          <w:lang w:val="en-US"/>
        </w:rPr>
        <w:t xml:space="preserve"> </w:t>
      </w:r>
      <w:r w:rsidRPr="008E510D">
        <w:rPr>
          <w:lang w:val="en-US"/>
        </w:rPr>
        <w:t xml:space="preserve">inflow or </w:t>
      </w:r>
      <w:r w:rsidR="008D3FA4">
        <w:rPr>
          <w:lang w:val="en-US"/>
        </w:rPr>
        <w:t xml:space="preserve">the </w:t>
      </w:r>
      <w:r w:rsidRPr="008E510D">
        <w:rPr>
          <w:lang w:val="en-US"/>
        </w:rPr>
        <w:t xml:space="preserve">outflow node of </w:t>
      </w:r>
      <w:r w:rsidR="008D3FA4">
        <w:rPr>
          <w:lang w:val="en-US"/>
        </w:rPr>
        <w:t>the</w:t>
      </w:r>
      <w:r w:rsidR="008D3FA4" w:rsidRPr="008E510D">
        <w:rPr>
          <w:lang w:val="en-US"/>
        </w:rPr>
        <w:t xml:space="preserve"> </w:t>
      </w:r>
      <w:r w:rsidRPr="008E510D">
        <w:rPr>
          <w:lang w:val="en-US"/>
        </w:rPr>
        <w:t xml:space="preserve">catchment that is determined by the corresponding reference location upstream or downstream of </w:t>
      </w:r>
      <w:r w:rsidR="008D3FA4">
        <w:rPr>
          <w:lang w:val="en-US"/>
        </w:rPr>
        <w:t>the</w:t>
      </w:r>
      <w:r w:rsidRPr="008E510D">
        <w:rPr>
          <w:lang w:val="en-US"/>
        </w:rPr>
        <w:t xml:space="preserve"> </w:t>
      </w:r>
      <w:r w:rsidR="008D3FA4">
        <w:rPr>
          <w:lang w:val="en-US"/>
        </w:rPr>
        <w:t>feature to be placed</w:t>
      </w:r>
      <w:r w:rsidRPr="008E510D">
        <w:rPr>
          <w:lang w:val="en-US"/>
        </w:rPr>
        <w:t xml:space="preserve">. Using reference locations in both directions allows placement of a feature of interest </w:t>
      </w:r>
      <w:r w:rsidR="008D3FA4">
        <w:rPr>
          <w:lang w:val="en-US"/>
        </w:rPr>
        <w:t xml:space="preserve">interpolative </w:t>
      </w:r>
      <w:r w:rsidRPr="008E510D">
        <w:rPr>
          <w:lang w:val="en-US"/>
        </w:rPr>
        <w:t xml:space="preserve">between inflow and outflow nodes on a flowpath even if the realized catchment is not explicitly delineated. </w:t>
      </w:r>
    </w:p>
    <w:p w14:paraId="4B13F707" w14:textId="192BDD05" w:rsidR="007C46AD" w:rsidRDefault="007C46AD" w:rsidP="00787BAC">
      <w:pPr>
        <w:jc w:val="both"/>
      </w:pPr>
      <w:r>
        <w:t xml:space="preserve">To meet the </w:t>
      </w:r>
      <w:r>
        <w:fldChar w:fldCharType="begin"/>
      </w:r>
      <w:r>
        <w:instrText xml:space="preserve"> REF ASTOP19 \h </w:instrText>
      </w:r>
      <w:r>
        <w:fldChar w:fldCharType="separate"/>
      </w:r>
      <w:r w:rsidR="00787BAC" w:rsidRPr="00893C90">
        <w:rPr>
          <w:color w:val="0000FF"/>
          <w:u w:val="single"/>
        </w:rPr>
        <w:t>/</w:t>
      </w:r>
      <w:proofErr w:type="spellStart"/>
      <w:r w:rsidR="00787BAC" w:rsidRPr="00893C90">
        <w:rPr>
          <w:color w:val="0000FF"/>
          <w:u w:val="single"/>
        </w:rPr>
        <w:t>req</w:t>
      </w:r>
      <w:proofErr w:type="spellEnd"/>
      <w:r w:rsidR="00787BAC" w:rsidRPr="00893C90">
        <w:rPr>
          <w:color w:val="0000FF"/>
          <w:u w:val="single"/>
        </w:rPr>
        <w:t>/</w:t>
      </w:r>
      <w:proofErr w:type="spellStart"/>
      <w:r w:rsidR="00787BAC" w:rsidRPr="00893C90">
        <w:rPr>
          <w:color w:val="0000FF"/>
          <w:u w:val="single"/>
        </w:rPr>
        <w:t>hy_hydrofeature</w:t>
      </w:r>
      <w:proofErr w:type="spellEnd"/>
      <w:r w:rsidR="00787BAC" w:rsidRPr="00893C90">
        <w:rPr>
          <w:color w:val="0000FF"/>
          <w:u w:val="single"/>
        </w:rPr>
        <w:t>/topic19</w:t>
      </w:r>
      <w:r>
        <w:fldChar w:fldCharType="end"/>
      </w:r>
      <w:r w:rsidR="00787BAC">
        <w:t xml:space="preserve"> </w:t>
      </w:r>
      <w:r>
        <w:t xml:space="preserve">defined </w:t>
      </w:r>
      <w:r w:rsidR="00787BAC">
        <w:t>in section 7.4.1 of</w:t>
      </w:r>
      <w:r>
        <w:t xml:space="preserve"> this standard, an implementation SHOUL</w:t>
      </w:r>
      <w:r w:rsidR="00787BAC">
        <w:t>D</w:t>
      </w:r>
      <w:r>
        <w:t xml:space="preserve"> express </w:t>
      </w:r>
      <w:r w:rsidR="00787BAC">
        <w:t xml:space="preserve">the semantic </w:t>
      </w:r>
      <w:r>
        <w:t xml:space="preserve">equivalence </w:t>
      </w:r>
      <w:r w:rsidR="00787BAC">
        <w:t>of features (see also section 6.4) defined in this standard with relevant types defined in the OGC Linear Referencing standard.</w:t>
      </w:r>
      <w:r>
        <w:t xml:space="preserve"> </w:t>
      </w:r>
    </w:p>
    <w:p w14:paraId="36EA858C" w14:textId="77777777" w:rsidR="00C20518" w:rsidRDefault="00C20518" w:rsidP="00C20518">
      <w:pPr>
        <w:pStyle w:val="OGCFigure"/>
      </w:pPr>
      <w:r>
        <w:rPr>
          <w:noProof/>
        </w:rPr>
        <w:lastRenderedPageBreak/>
        <w:drawing>
          <wp:inline distT="0" distB="0" distL="0" distR="0" wp14:anchorId="5815AFFA" wp14:editId="3817BA32">
            <wp:extent cx="5486400" cy="5707164"/>
            <wp:effectExtent l="0" t="0" r="0" b="8255"/>
            <wp:docPr id="75" name="Grafik 75" descr="D:\Users\Dornblut\OGC_HYF_SWG\hlphtml\EARoot\EA3\EA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Users\Dornblut\OGC_HYF_SWG\hlphtml\EARoot\EA3\EA7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5707164"/>
                    </a:xfrm>
                    <a:prstGeom prst="rect">
                      <a:avLst/>
                    </a:prstGeom>
                    <a:noFill/>
                    <a:ln>
                      <a:noFill/>
                    </a:ln>
                  </pic:spPr>
                </pic:pic>
              </a:graphicData>
            </a:graphic>
          </wp:inline>
        </w:drawing>
      </w:r>
    </w:p>
    <w:p w14:paraId="199F743B" w14:textId="3682A288" w:rsidR="00C20518" w:rsidRPr="008E510D" w:rsidRDefault="00C20518" w:rsidP="00C20518">
      <w:pPr>
        <w:pStyle w:val="OGCFigure"/>
      </w:pPr>
      <w:bookmarkStart w:id="203" w:name="_Ref462910474"/>
      <w:bookmarkStart w:id="204" w:name="_Toc463963547"/>
      <w:r>
        <w:t xml:space="preserve">Figure </w:t>
      </w:r>
      <w:fldSimple w:instr=" SEQ Figure \* ARABIC ">
        <w:r w:rsidR="00F30A25">
          <w:rPr>
            <w:noProof/>
          </w:rPr>
          <w:t>34</w:t>
        </w:r>
      </w:fldSimple>
      <w:bookmarkEnd w:id="203"/>
      <w:r>
        <w:t xml:space="preserve">: </w:t>
      </w:r>
      <w:r w:rsidRPr="0029760E">
        <w:t>River Positioning System (UML class diagram</w:t>
      </w:r>
      <w:r>
        <w:t>)</w:t>
      </w:r>
      <w:bookmarkEnd w:id="204"/>
    </w:p>
    <w:p w14:paraId="0D2A7055" w14:textId="10BA42B5" w:rsidR="00C20518" w:rsidRDefault="00C20518" w:rsidP="009E4992">
      <w:pPr>
        <w:pStyle w:val="OGCFigure"/>
      </w:pPr>
    </w:p>
    <w:p w14:paraId="1C05BA83" w14:textId="0DE98F1F" w:rsidR="008D3FA4" w:rsidRDefault="008D3FA4" w:rsidP="007C46AD">
      <w:pPr>
        <w:pStyle w:val="berschrift4"/>
      </w:pPr>
      <w:r w:rsidRPr="008E510D">
        <w:t>Indirect</w:t>
      </w:r>
      <w:r>
        <w:t xml:space="preserve"> </w:t>
      </w:r>
      <w:r w:rsidRPr="008E510D">
        <w:t>Position</w:t>
      </w:r>
    </w:p>
    <w:p w14:paraId="6801209A" w14:textId="2521CDB4" w:rsidR="00033C57" w:rsidRDefault="00033C57" w:rsidP="00450C77">
      <w:pPr>
        <w:pStyle w:val="StandardWeb"/>
        <w:jc w:val="both"/>
        <w:rPr>
          <w:lang w:val="en-US"/>
        </w:rPr>
      </w:pPr>
      <w:r w:rsidRPr="008E510D">
        <w:rPr>
          <w:lang w:val="en-US"/>
        </w:rPr>
        <w:t xml:space="preserve">The </w:t>
      </w:r>
      <w:proofErr w:type="spellStart"/>
      <w:r w:rsidRPr="008E510D">
        <w:rPr>
          <w:lang w:val="en-US"/>
        </w:rPr>
        <w:t>HY_IndirectPosition</w:t>
      </w:r>
      <w:proofErr w:type="spellEnd"/>
      <w:r w:rsidRPr="008E510D">
        <w:rPr>
          <w:lang w:val="en-US"/>
        </w:rPr>
        <w:t xml:space="preserve"> feature type defines the indirect position, expressed either as the absolute distance </w:t>
      </w:r>
      <w:r w:rsidR="008D3FA4">
        <w:rPr>
          <w:lang w:val="en-US"/>
        </w:rPr>
        <w:t>from origin</w:t>
      </w:r>
      <w:r w:rsidRPr="008E510D">
        <w:rPr>
          <w:lang w:val="en-US"/>
        </w:rPr>
        <w:t xml:space="preserve"> to a reference </w:t>
      </w:r>
      <w:r w:rsidR="002002CB">
        <w:rPr>
          <w:lang w:val="en-US"/>
        </w:rPr>
        <w:t>location,</w:t>
      </w:r>
      <w:r w:rsidR="002002CB" w:rsidRPr="008E510D">
        <w:rPr>
          <w:lang w:val="en-US"/>
        </w:rPr>
        <w:t xml:space="preserve"> </w:t>
      </w:r>
      <w:r w:rsidRPr="008E510D">
        <w:rPr>
          <w:lang w:val="en-US"/>
        </w:rPr>
        <w:t xml:space="preserve">or </w:t>
      </w:r>
      <w:r w:rsidR="002002CB">
        <w:rPr>
          <w:lang w:val="en-US"/>
        </w:rPr>
        <w:t xml:space="preserve">relative to the this. </w:t>
      </w:r>
      <w:r w:rsidRPr="008E510D">
        <w:rPr>
          <w:lang w:val="en-US"/>
        </w:rPr>
        <w:t xml:space="preserve">Indirect position assigns a position to an outfall in reference to an </w:t>
      </w:r>
      <w:r w:rsidR="002002CB">
        <w:rPr>
          <w:lang w:val="en-US"/>
        </w:rPr>
        <w:t xml:space="preserve">already </w:t>
      </w:r>
      <w:r w:rsidRPr="008E510D">
        <w:rPr>
          <w:lang w:val="en-US"/>
        </w:rPr>
        <w:t>existing</w:t>
      </w:r>
      <w:r w:rsidR="002002CB">
        <w:rPr>
          <w:lang w:val="en-US"/>
        </w:rPr>
        <w:t>,</w:t>
      </w:r>
      <w:r w:rsidRPr="008E510D">
        <w:rPr>
          <w:lang w:val="en-US"/>
        </w:rPr>
        <w:t xml:space="preserve"> </w:t>
      </w:r>
      <w:r w:rsidR="002002CB">
        <w:rPr>
          <w:lang w:val="en-US"/>
        </w:rPr>
        <w:t>’realized’ outfall</w:t>
      </w:r>
      <w:r w:rsidRPr="008E510D">
        <w:rPr>
          <w:lang w:val="en-US"/>
        </w:rPr>
        <w:t xml:space="preserve"> using a linear river reference system. </w:t>
      </w:r>
      <w:proofErr w:type="spellStart"/>
      <w:r w:rsidRPr="008E510D">
        <w:rPr>
          <w:lang w:val="en-US"/>
        </w:rPr>
        <w:t>HY_IndirectPosition</w:t>
      </w:r>
      <w:proofErr w:type="spellEnd"/>
      <w:r w:rsidRPr="008E510D">
        <w:rPr>
          <w:lang w:val="en-US"/>
        </w:rPr>
        <w:t xml:space="preserve"> </w:t>
      </w:r>
      <w:r w:rsidR="008420BD" w:rsidRPr="008E510D">
        <w:rPr>
          <w:lang w:val="en-US"/>
        </w:rPr>
        <w:t>carries the</w:t>
      </w:r>
      <w:r w:rsidR="008420BD">
        <w:rPr>
          <w:lang w:val="en-US"/>
        </w:rPr>
        <w:t xml:space="preserve"> </w:t>
      </w:r>
      <w:r w:rsidRPr="008E510D">
        <w:rPr>
          <w:rStyle w:val="Hervorhebung"/>
          <w:lang w:val="en-US"/>
        </w:rPr>
        <w:t>absolute</w:t>
      </w:r>
      <w:r w:rsidRPr="008E510D">
        <w:rPr>
          <w:lang w:val="en-US"/>
        </w:rPr>
        <w:t xml:space="preserve">, </w:t>
      </w:r>
      <w:r w:rsidR="008420BD">
        <w:rPr>
          <w:lang w:val="en-US"/>
        </w:rPr>
        <w:t xml:space="preserve">and </w:t>
      </w:r>
      <w:r w:rsidRPr="008E510D">
        <w:rPr>
          <w:rStyle w:val="Hervorhebung"/>
          <w:lang w:val="en-US"/>
        </w:rPr>
        <w:t>relative</w:t>
      </w:r>
      <w:r w:rsidR="00B71767">
        <w:rPr>
          <w:rStyle w:val="Hervorhebung"/>
          <w:i w:val="0"/>
          <w:lang w:val="en-US"/>
        </w:rPr>
        <w:t xml:space="preserve"> attributes</w:t>
      </w:r>
      <w:r w:rsidRPr="008E510D">
        <w:rPr>
          <w:lang w:val="en-US"/>
        </w:rPr>
        <w:t>,</w:t>
      </w:r>
      <w:r w:rsidR="008420BD">
        <w:rPr>
          <w:lang w:val="en-US"/>
        </w:rPr>
        <w:t xml:space="preserve"> and associates a</w:t>
      </w:r>
      <w:r w:rsidRPr="008E510D">
        <w:rPr>
          <w:lang w:val="en-US"/>
        </w:rPr>
        <w:t xml:space="preserve"> </w:t>
      </w:r>
      <w:proofErr w:type="spellStart"/>
      <w:r w:rsidRPr="008E510D">
        <w:rPr>
          <w:rStyle w:val="Hervorhebung"/>
          <w:lang w:val="en-US"/>
        </w:rPr>
        <w:t>referenceLocation</w:t>
      </w:r>
      <w:proofErr w:type="spellEnd"/>
      <w:r w:rsidR="008420BD">
        <w:rPr>
          <w:lang w:val="en-US"/>
        </w:rPr>
        <w:t xml:space="preserve"> and a </w:t>
      </w:r>
      <w:r w:rsidRPr="008E510D">
        <w:rPr>
          <w:lang w:val="en-US"/>
        </w:rPr>
        <w:t xml:space="preserve"> </w:t>
      </w:r>
      <w:proofErr w:type="spellStart"/>
      <w:r w:rsidRPr="008E510D">
        <w:rPr>
          <w:rStyle w:val="Hervorhebung"/>
          <w:lang w:val="en-US"/>
        </w:rPr>
        <w:t>riverReferenceSystem</w:t>
      </w:r>
      <w:proofErr w:type="spellEnd"/>
      <w:r w:rsidRPr="008E510D">
        <w:rPr>
          <w:lang w:val="en-US"/>
        </w:rPr>
        <w:t xml:space="preserve">. </w:t>
      </w:r>
    </w:p>
    <w:p w14:paraId="181743F3" w14:textId="77777777" w:rsidR="00C20518" w:rsidRDefault="00C20518">
      <w:pPr>
        <w:spacing w:after="0"/>
        <w:rPr>
          <w:lang w:eastAsia="en-GB"/>
        </w:rPr>
      </w:pPr>
      <w:r>
        <w:br w:type="page"/>
      </w:r>
    </w:p>
    <w:p w14:paraId="4FED7DE1" w14:textId="3385338C" w:rsidR="0014512F" w:rsidRDefault="00033C57" w:rsidP="00450C77">
      <w:pPr>
        <w:pStyle w:val="StandardWeb"/>
        <w:jc w:val="both"/>
        <w:rPr>
          <w:lang w:val="en-US"/>
        </w:rPr>
      </w:pPr>
      <w:r w:rsidRPr="008E510D">
        <w:rPr>
          <w:rStyle w:val="Fett"/>
          <w:lang w:val="en-US"/>
        </w:rPr>
        <w:lastRenderedPageBreak/>
        <w:t>absolute</w:t>
      </w:r>
      <w:r w:rsidRPr="008E510D">
        <w:rPr>
          <w:lang w:val="en-US"/>
        </w:rPr>
        <w:t xml:space="preserve"> </w:t>
      </w:r>
      <w:r w:rsidR="0014512F">
        <w:rPr>
          <w:lang w:val="en-US"/>
        </w:rPr>
        <w:t>(</w:t>
      </w:r>
      <w:r w:rsidRPr="008E510D">
        <w:rPr>
          <w:lang w:val="en-US"/>
        </w:rPr>
        <w:t>attribute</w:t>
      </w:r>
      <w:r w:rsidR="0014512F">
        <w:rPr>
          <w:lang w:val="en-US"/>
        </w:rPr>
        <w:t>):</w:t>
      </w:r>
      <w:r w:rsidRPr="008E510D">
        <w:rPr>
          <w:lang w:val="en-US"/>
        </w:rPr>
        <w:t xml:space="preserve"> </w:t>
      </w:r>
    </w:p>
    <w:p w14:paraId="5CA989D4" w14:textId="21F626EC" w:rsidR="00C40224" w:rsidRDefault="00033C57" w:rsidP="00450C77">
      <w:pPr>
        <w:pStyle w:val="StandardWeb"/>
        <w:jc w:val="both"/>
        <w:rPr>
          <w:lang w:val="en-US"/>
        </w:rPr>
      </w:pPr>
      <w:r w:rsidRPr="008E510D">
        <w:rPr>
          <w:lang w:val="en-US"/>
        </w:rPr>
        <w:t>distance expressed as an absolute value, including an indication of accuracy and precision of the absolute value</w:t>
      </w:r>
      <w:r w:rsidR="00C40224">
        <w:rPr>
          <w:lang w:val="en-US"/>
        </w:rPr>
        <w:t xml:space="preserve">. An implementation </w:t>
      </w:r>
      <w:r w:rsidR="00603338">
        <w:rPr>
          <w:lang w:val="en-US"/>
        </w:rPr>
        <w:t xml:space="preserve">may </w:t>
      </w:r>
      <w:r w:rsidR="00C40224">
        <w:rPr>
          <w:lang w:val="en-US"/>
        </w:rPr>
        <w:t xml:space="preserve">use the </w:t>
      </w:r>
      <w:proofErr w:type="spellStart"/>
      <w:r w:rsidR="00C40224" w:rsidRPr="008E510D">
        <w:rPr>
          <w:lang w:val="en-US"/>
        </w:rPr>
        <w:t>HY_DistanceToRefPoint</w:t>
      </w:r>
      <w:proofErr w:type="spellEnd"/>
      <w:r w:rsidR="00C40224">
        <w:rPr>
          <w:lang w:val="en-US"/>
        </w:rPr>
        <w:t xml:space="preserve"> </w:t>
      </w:r>
      <w:r w:rsidR="00712778">
        <w:rPr>
          <w:lang w:val="en-US"/>
        </w:rPr>
        <w:t>(</w:t>
      </w:r>
      <w:r w:rsidR="00C40224">
        <w:rPr>
          <w:lang w:val="en-US"/>
        </w:rPr>
        <w:t>data type</w:t>
      </w:r>
      <w:r w:rsidR="00712778">
        <w:rPr>
          <w:lang w:val="en-US"/>
        </w:rPr>
        <w:t>)</w:t>
      </w:r>
      <w:r w:rsidR="00C40224">
        <w:rPr>
          <w:lang w:val="en-US"/>
        </w:rPr>
        <w:t xml:space="preserve"> referencing basic types</w:t>
      </w:r>
      <w:r w:rsidR="00974BF6">
        <w:rPr>
          <w:lang w:val="en-US"/>
        </w:rPr>
        <w:t xml:space="preserve"> </w:t>
      </w:r>
      <w:r w:rsidR="00C40224">
        <w:rPr>
          <w:lang w:val="en-US"/>
        </w:rPr>
        <w:t xml:space="preserve">to meet the </w:t>
      </w:r>
      <w:r w:rsidR="00C40224">
        <w:rPr>
          <w:lang w:val="en-US"/>
        </w:rPr>
        <w:fldChar w:fldCharType="begin"/>
      </w:r>
      <w:r w:rsidR="00C40224">
        <w:rPr>
          <w:lang w:val="en-US"/>
        </w:rPr>
        <w:instrText xml:space="preserve"> REF ISO19103 \h </w:instrText>
      </w:r>
      <w:r w:rsidR="00C40224">
        <w:rPr>
          <w:lang w:val="en-US"/>
        </w:rPr>
      </w:r>
      <w:r w:rsidR="00C40224">
        <w:rPr>
          <w:lang w:val="en-US"/>
        </w:rPr>
        <w:fldChar w:fldCharType="separate"/>
      </w:r>
      <w:proofErr w:type="spellStart"/>
      <w:r w:rsidR="001B5AD0" w:rsidRPr="00E30BF1">
        <w:rPr>
          <w:color w:val="0000FF"/>
          <w:u w:val="single"/>
        </w:rPr>
        <w:t>req</w:t>
      </w:r>
      <w:proofErr w:type="spellEnd"/>
      <w:r w:rsidR="001B5AD0" w:rsidRPr="00E30BF1">
        <w:rPr>
          <w:color w:val="0000FF"/>
          <w:u w:val="single"/>
        </w:rPr>
        <w:t>/</w:t>
      </w:r>
      <w:proofErr w:type="spellStart"/>
      <w:r w:rsidR="001B5AD0" w:rsidRPr="00E30BF1">
        <w:rPr>
          <w:color w:val="0000FF"/>
          <w:u w:val="single"/>
        </w:rPr>
        <w:t>hy_hydrofeature</w:t>
      </w:r>
      <w:proofErr w:type="spellEnd"/>
      <w:r w:rsidR="001B5AD0" w:rsidRPr="00E30BF1">
        <w:rPr>
          <w:color w:val="0000FF"/>
          <w:u w:val="single"/>
        </w:rPr>
        <w:t>/19103</w:t>
      </w:r>
      <w:r w:rsidR="00C40224">
        <w:rPr>
          <w:lang w:val="en-US"/>
        </w:rPr>
        <w:fldChar w:fldCharType="end"/>
      </w:r>
      <w:r w:rsidR="00C40224">
        <w:rPr>
          <w:lang w:val="en-US"/>
        </w:rPr>
        <w:t xml:space="preserve"> requirement defined </w:t>
      </w:r>
      <w:r w:rsidR="00C40224">
        <w:t>in section 7.4.1 of</w:t>
      </w:r>
      <w:r w:rsidR="00C40224">
        <w:rPr>
          <w:lang w:val="en-US"/>
        </w:rPr>
        <w:t xml:space="preserve"> this standard.</w:t>
      </w:r>
      <w:r w:rsidR="00712778">
        <w:rPr>
          <w:lang w:val="en-US"/>
        </w:rPr>
        <w:t xml:space="preserve"> </w:t>
      </w:r>
    </w:p>
    <w:p w14:paraId="7BB6AC97" w14:textId="4CA214CC" w:rsidR="00C40224" w:rsidRDefault="00033C57" w:rsidP="00450C77">
      <w:pPr>
        <w:pStyle w:val="StandardWeb"/>
        <w:jc w:val="both"/>
        <w:rPr>
          <w:lang w:val="en-US"/>
        </w:rPr>
      </w:pPr>
      <w:r w:rsidRPr="008E510D">
        <w:rPr>
          <w:rStyle w:val="Fett"/>
          <w:lang w:val="en-US"/>
        </w:rPr>
        <w:t>relative</w:t>
      </w:r>
      <w:r w:rsidRPr="008E510D">
        <w:rPr>
          <w:lang w:val="en-US"/>
        </w:rPr>
        <w:t xml:space="preserve"> </w:t>
      </w:r>
      <w:r w:rsidR="00C40224">
        <w:rPr>
          <w:lang w:val="en-US"/>
        </w:rPr>
        <w:t>(</w:t>
      </w:r>
      <w:r w:rsidRPr="008E510D">
        <w:rPr>
          <w:lang w:val="en-US"/>
        </w:rPr>
        <w:t>attribute</w:t>
      </w:r>
      <w:r w:rsidR="00C40224">
        <w:rPr>
          <w:lang w:val="en-US"/>
        </w:rPr>
        <w:t>)</w:t>
      </w:r>
      <w:r w:rsidR="00874BCD">
        <w:rPr>
          <w:lang w:val="en-US"/>
        </w:rPr>
        <w:t>:</w:t>
      </w:r>
    </w:p>
    <w:p w14:paraId="44F20292" w14:textId="3E63793B" w:rsidR="00C40224" w:rsidRDefault="00033C57" w:rsidP="00C40224">
      <w:pPr>
        <w:pStyle w:val="StandardWeb"/>
        <w:jc w:val="both"/>
        <w:rPr>
          <w:lang w:val="en-US"/>
        </w:rPr>
      </w:pPr>
      <w:r w:rsidRPr="008E510D">
        <w:rPr>
          <w:lang w:val="en-US"/>
        </w:rPr>
        <w:t>expression for the relative interpolative distance value</w:t>
      </w:r>
      <w:r w:rsidR="00C40224">
        <w:rPr>
          <w:lang w:val="en-US"/>
        </w:rPr>
        <w:t xml:space="preserve">. </w:t>
      </w:r>
      <w:r w:rsidR="004A53E8">
        <w:rPr>
          <w:lang w:val="en-US"/>
        </w:rPr>
        <w:t xml:space="preserve">To meet the </w:t>
      </w:r>
      <w:r w:rsidR="004A53E8">
        <w:rPr>
          <w:lang w:val="en-US"/>
        </w:rPr>
        <w:fldChar w:fldCharType="begin"/>
      </w:r>
      <w:r w:rsidR="004A53E8">
        <w:rPr>
          <w:lang w:val="en-US"/>
        </w:rPr>
        <w:instrText xml:space="preserve"> REF ISO19103 \h </w:instrText>
      </w:r>
      <w:r w:rsidR="004A53E8">
        <w:rPr>
          <w:lang w:val="en-US"/>
        </w:rPr>
      </w:r>
      <w:r w:rsidR="004A53E8">
        <w:rPr>
          <w:lang w:val="en-US"/>
        </w:rPr>
        <w:fldChar w:fldCharType="separate"/>
      </w:r>
      <w:proofErr w:type="spellStart"/>
      <w:r w:rsidR="001B5AD0" w:rsidRPr="00E30BF1">
        <w:rPr>
          <w:color w:val="0000FF"/>
          <w:u w:val="single"/>
        </w:rPr>
        <w:t>req</w:t>
      </w:r>
      <w:proofErr w:type="spellEnd"/>
      <w:r w:rsidR="001B5AD0" w:rsidRPr="00E30BF1">
        <w:rPr>
          <w:color w:val="0000FF"/>
          <w:u w:val="single"/>
        </w:rPr>
        <w:t>/</w:t>
      </w:r>
      <w:proofErr w:type="spellStart"/>
      <w:r w:rsidR="001B5AD0" w:rsidRPr="00E30BF1">
        <w:rPr>
          <w:color w:val="0000FF"/>
          <w:u w:val="single"/>
        </w:rPr>
        <w:t>hy_hydrofeature</w:t>
      </w:r>
      <w:proofErr w:type="spellEnd"/>
      <w:r w:rsidR="001B5AD0" w:rsidRPr="00E30BF1">
        <w:rPr>
          <w:color w:val="0000FF"/>
          <w:u w:val="single"/>
        </w:rPr>
        <w:t>/19103</w:t>
      </w:r>
      <w:r w:rsidR="004A53E8">
        <w:rPr>
          <w:lang w:val="en-US"/>
        </w:rPr>
        <w:fldChar w:fldCharType="end"/>
      </w:r>
      <w:r w:rsidR="004A53E8">
        <w:rPr>
          <w:lang w:val="en-US"/>
        </w:rPr>
        <w:t xml:space="preserve"> requirement defined </w:t>
      </w:r>
      <w:r w:rsidR="004A53E8">
        <w:t>in section 7.4.1 of</w:t>
      </w:r>
      <w:r w:rsidR="004A53E8">
        <w:rPr>
          <w:lang w:val="en-US"/>
        </w:rPr>
        <w:t xml:space="preserve"> this standard, a</w:t>
      </w:r>
      <w:r w:rsidR="00C40224">
        <w:rPr>
          <w:lang w:val="en-US"/>
        </w:rPr>
        <w:t xml:space="preserve">n implementation </w:t>
      </w:r>
      <w:r w:rsidR="00603338">
        <w:rPr>
          <w:lang w:val="en-US"/>
        </w:rPr>
        <w:t xml:space="preserve">may </w:t>
      </w:r>
      <w:r w:rsidR="00C40224">
        <w:rPr>
          <w:lang w:val="en-US"/>
        </w:rPr>
        <w:t xml:space="preserve">use the </w:t>
      </w:r>
      <w:proofErr w:type="spellStart"/>
      <w:r w:rsidR="00C40224" w:rsidRPr="008E510D">
        <w:rPr>
          <w:lang w:val="en-US"/>
        </w:rPr>
        <w:t>HY_RelativePosition</w:t>
      </w:r>
      <w:proofErr w:type="spellEnd"/>
      <w:r w:rsidR="00C40224">
        <w:rPr>
          <w:lang w:val="en-US"/>
        </w:rPr>
        <w:t xml:space="preserve"> </w:t>
      </w:r>
      <w:r w:rsidR="00712778">
        <w:rPr>
          <w:lang w:val="en-US"/>
        </w:rPr>
        <w:t>(</w:t>
      </w:r>
      <w:r w:rsidR="00C40224">
        <w:rPr>
          <w:lang w:val="en-US"/>
        </w:rPr>
        <w:t>data type</w:t>
      </w:r>
      <w:r w:rsidR="00712778">
        <w:rPr>
          <w:lang w:val="en-US"/>
        </w:rPr>
        <w:t>)</w:t>
      </w:r>
      <w:r w:rsidR="00C40224">
        <w:rPr>
          <w:lang w:val="en-US"/>
        </w:rPr>
        <w:t xml:space="preserve"> referencing basic types</w:t>
      </w:r>
      <w:r w:rsidR="004A53E8">
        <w:rPr>
          <w:lang w:val="en-US"/>
        </w:rPr>
        <w:t xml:space="preserve"> </w:t>
      </w:r>
      <w:r w:rsidR="00C40224">
        <w:rPr>
          <w:lang w:val="en-US"/>
        </w:rPr>
        <w:t xml:space="preserve">and the </w:t>
      </w:r>
      <w:proofErr w:type="spellStart"/>
      <w:r w:rsidR="00C40224" w:rsidRPr="008E510D">
        <w:rPr>
          <w:lang w:val="en-US"/>
        </w:rPr>
        <w:t>HY_RelativePosition</w:t>
      </w:r>
      <w:r w:rsidR="00C40224">
        <w:rPr>
          <w:lang w:val="en-US"/>
        </w:rPr>
        <w:t>Description</w:t>
      </w:r>
      <w:proofErr w:type="spellEnd"/>
      <w:r w:rsidR="00C40224">
        <w:rPr>
          <w:lang w:val="en-US"/>
        </w:rPr>
        <w:t xml:space="preserve"> code</w:t>
      </w:r>
      <w:r w:rsidR="004A53E8">
        <w:rPr>
          <w:lang w:val="en-US"/>
        </w:rPr>
        <w:t xml:space="preserve"> </w:t>
      </w:r>
      <w:r w:rsidR="00C40224">
        <w:rPr>
          <w:lang w:val="en-US"/>
        </w:rPr>
        <w:t>list</w:t>
      </w:r>
      <w:r w:rsidR="00974BF6">
        <w:rPr>
          <w:lang w:val="en-US"/>
        </w:rPr>
        <w:t xml:space="preserve">. Alternatively, the  types, described in ISO 19103: </w:t>
      </w:r>
      <w:r w:rsidR="00974BF6" w:rsidRPr="00B74E4E">
        <w:t>Conceptual Schema</w:t>
      </w:r>
      <w:r w:rsidR="00974BF6">
        <w:t xml:space="preserve"> may be used. </w:t>
      </w:r>
      <w:r w:rsidR="004A53E8">
        <w:t>A</w:t>
      </w:r>
      <w:r w:rsidR="00C40224" w:rsidRPr="008E510D">
        <w:t>lternative code lists may be used but should be</w:t>
      </w:r>
      <w:r w:rsidR="00C40224">
        <w:t xml:space="preserve"> related to the terms in Annex B</w:t>
      </w:r>
      <w:r w:rsidR="004A53E8">
        <w:t>.2</w:t>
      </w:r>
      <w:r w:rsidR="00C40224" w:rsidRPr="008E510D">
        <w:t xml:space="preserve"> using an appropriate formalism.</w:t>
      </w:r>
    </w:p>
    <w:p w14:paraId="6CDAA3A8" w14:textId="350331B4" w:rsidR="004A53E8" w:rsidRDefault="00033C57" w:rsidP="00450C77">
      <w:pPr>
        <w:pStyle w:val="StandardWeb"/>
        <w:jc w:val="both"/>
        <w:rPr>
          <w:lang w:val="en-US"/>
        </w:rPr>
      </w:pPr>
      <w:proofErr w:type="spellStart"/>
      <w:r w:rsidRPr="008E510D">
        <w:rPr>
          <w:rStyle w:val="Fett"/>
          <w:lang w:val="en-US"/>
        </w:rPr>
        <w:t>referenceLocation</w:t>
      </w:r>
      <w:proofErr w:type="spellEnd"/>
      <w:r w:rsidRPr="008E510D">
        <w:rPr>
          <w:lang w:val="en-US"/>
        </w:rPr>
        <w:t xml:space="preserve"> </w:t>
      </w:r>
      <w:r w:rsidR="004A53E8">
        <w:rPr>
          <w:lang w:val="en-US"/>
        </w:rPr>
        <w:t>(</w:t>
      </w:r>
      <w:r w:rsidRPr="008E510D">
        <w:rPr>
          <w:lang w:val="en-US"/>
        </w:rPr>
        <w:t>association</w:t>
      </w:r>
      <w:r w:rsidR="004A53E8">
        <w:rPr>
          <w:lang w:val="en-US"/>
        </w:rPr>
        <w:t>):</w:t>
      </w:r>
      <w:r w:rsidRPr="008E510D">
        <w:rPr>
          <w:lang w:val="en-US"/>
        </w:rPr>
        <w:t xml:space="preserve"> </w:t>
      </w:r>
    </w:p>
    <w:p w14:paraId="2EF5AF7F" w14:textId="10EFC803" w:rsidR="00033C57" w:rsidRPr="008E510D" w:rsidRDefault="00FF247D" w:rsidP="00450C77">
      <w:pPr>
        <w:pStyle w:val="StandardWeb"/>
        <w:jc w:val="both"/>
        <w:rPr>
          <w:lang w:val="en-US"/>
        </w:rPr>
      </w:pPr>
      <w:r>
        <w:rPr>
          <w:lang w:val="en-US"/>
        </w:rPr>
        <w:t>identifies</w:t>
      </w:r>
      <w:r w:rsidRPr="008E510D">
        <w:rPr>
          <w:lang w:val="en-US"/>
        </w:rPr>
        <w:t xml:space="preserve"> </w:t>
      </w:r>
      <w:r w:rsidR="00033C57" w:rsidRPr="008E510D">
        <w:rPr>
          <w:lang w:val="en-US"/>
        </w:rPr>
        <w:t xml:space="preserve">an existing </w:t>
      </w:r>
      <w:r>
        <w:rPr>
          <w:lang w:val="en-US"/>
        </w:rPr>
        <w:t xml:space="preserve">‘realized’ </w:t>
      </w:r>
      <w:r w:rsidR="00033C57" w:rsidRPr="008E510D">
        <w:rPr>
          <w:lang w:val="en-US"/>
        </w:rPr>
        <w:t xml:space="preserve">outfall used </w:t>
      </w:r>
      <w:r>
        <w:rPr>
          <w:lang w:val="en-US"/>
        </w:rPr>
        <w:t xml:space="preserve">as the permanent </w:t>
      </w:r>
      <w:r w:rsidR="00033C57" w:rsidRPr="008E510D">
        <w:rPr>
          <w:lang w:val="en-US"/>
        </w:rPr>
        <w:t>reference</w:t>
      </w:r>
      <w:r>
        <w:rPr>
          <w:lang w:val="en-US"/>
        </w:rPr>
        <w:t xml:space="preserve"> location</w:t>
      </w:r>
      <w:r w:rsidR="00033C57" w:rsidRPr="008E510D">
        <w:rPr>
          <w:lang w:val="en-US"/>
        </w:rPr>
        <w:t xml:space="preserve"> relative to which a position is assigned to an outfall, or the feature of interest </w:t>
      </w:r>
      <w:r>
        <w:rPr>
          <w:lang w:val="en-US"/>
        </w:rPr>
        <w:t>recognized as</w:t>
      </w:r>
      <w:r w:rsidR="00033C57" w:rsidRPr="008E510D">
        <w:rPr>
          <w:lang w:val="en-US"/>
        </w:rPr>
        <w:t xml:space="preserve"> outfall. </w:t>
      </w:r>
    </w:p>
    <w:p w14:paraId="1C2F1F8D" w14:textId="1A5A02C7" w:rsidR="004A53E8" w:rsidRDefault="00033C57" w:rsidP="00450C77">
      <w:pPr>
        <w:pStyle w:val="StandardWeb"/>
        <w:jc w:val="both"/>
        <w:rPr>
          <w:lang w:val="en-US"/>
        </w:rPr>
      </w:pPr>
      <w:proofErr w:type="spellStart"/>
      <w:r w:rsidRPr="008E510D">
        <w:rPr>
          <w:rStyle w:val="Fett"/>
          <w:lang w:val="en-US"/>
        </w:rPr>
        <w:t>riverReferenceSystem</w:t>
      </w:r>
      <w:proofErr w:type="spellEnd"/>
      <w:r w:rsidRPr="008E510D">
        <w:rPr>
          <w:lang w:val="en-US"/>
        </w:rPr>
        <w:t xml:space="preserve"> </w:t>
      </w:r>
      <w:r w:rsidR="004A53E8">
        <w:rPr>
          <w:lang w:val="en-US"/>
        </w:rPr>
        <w:t>(</w:t>
      </w:r>
      <w:r w:rsidRPr="008E510D">
        <w:rPr>
          <w:lang w:val="en-US"/>
        </w:rPr>
        <w:t>association</w:t>
      </w:r>
      <w:r w:rsidR="004A53E8">
        <w:rPr>
          <w:lang w:val="en-US"/>
        </w:rPr>
        <w:t>):</w:t>
      </w:r>
      <w:r w:rsidRPr="008E510D">
        <w:rPr>
          <w:lang w:val="en-US"/>
        </w:rPr>
        <w:t xml:space="preserve"> </w:t>
      </w:r>
    </w:p>
    <w:p w14:paraId="1FAC968D" w14:textId="77777777" w:rsidR="00BD2227" w:rsidRDefault="00033C57" w:rsidP="00BD2227">
      <w:pPr>
        <w:pStyle w:val="StandardWeb"/>
        <w:jc w:val="both"/>
        <w:rPr>
          <w:lang w:val="en-US"/>
        </w:rPr>
      </w:pPr>
      <w:r w:rsidRPr="008E510D">
        <w:rPr>
          <w:lang w:val="en-US"/>
        </w:rPr>
        <w:t xml:space="preserve">special linear </w:t>
      </w:r>
      <w:r w:rsidR="00FF247D">
        <w:rPr>
          <w:lang w:val="en-US"/>
        </w:rPr>
        <w:t>reference system</w:t>
      </w:r>
      <w:r w:rsidRPr="008E510D">
        <w:rPr>
          <w:lang w:val="en-US"/>
        </w:rPr>
        <w:t xml:space="preserve"> applied to assign a </w:t>
      </w:r>
      <w:r w:rsidR="00BD2227">
        <w:rPr>
          <w:lang w:val="en-US"/>
        </w:rPr>
        <w:t>position ‘along a river’ using the outfall as origin, and the one-dimensional topological realization of a catchment as linear shape</w:t>
      </w:r>
      <w:r w:rsidRPr="008E510D">
        <w:rPr>
          <w:lang w:val="en-US"/>
        </w:rPr>
        <w:t xml:space="preserve">. </w:t>
      </w:r>
    </w:p>
    <w:p w14:paraId="0C97687B" w14:textId="3B18558C" w:rsidR="004A53E8" w:rsidRDefault="004A53E8" w:rsidP="00BD2227">
      <w:pPr>
        <w:pStyle w:val="berschrift4"/>
      </w:pPr>
      <w:r w:rsidRPr="008E510D">
        <w:t>River</w:t>
      </w:r>
      <w:r>
        <w:t xml:space="preserve"> </w:t>
      </w:r>
      <w:r w:rsidRPr="008E510D">
        <w:t>Reference</w:t>
      </w:r>
      <w:r>
        <w:t xml:space="preserve"> </w:t>
      </w:r>
      <w:r w:rsidRPr="008E510D">
        <w:t>System</w:t>
      </w:r>
    </w:p>
    <w:p w14:paraId="2029ADED" w14:textId="2CBEABD5" w:rsidR="00F65677" w:rsidRDefault="00033C57" w:rsidP="00F65677">
      <w:pPr>
        <w:pStyle w:val="StandardWeb"/>
        <w:jc w:val="both"/>
      </w:pPr>
      <w:r w:rsidRPr="008E510D">
        <w:t xml:space="preserve">The </w:t>
      </w:r>
      <w:proofErr w:type="spellStart"/>
      <w:r w:rsidRPr="008E510D">
        <w:t>HY_RiverReferenceSystem</w:t>
      </w:r>
      <w:proofErr w:type="spellEnd"/>
      <w:r w:rsidRPr="008E510D">
        <w:t xml:space="preserve"> feature class specializes the ISO </w:t>
      </w:r>
      <w:proofErr w:type="spellStart"/>
      <w:r w:rsidRPr="008E510D">
        <w:t>LinearCS</w:t>
      </w:r>
      <w:proofErr w:type="spellEnd"/>
      <w:r w:rsidRPr="008E510D">
        <w:t xml:space="preserve"> feature type for a linear coordinate system using inflow and outflow nodes on the linear flowpath. The origin of the river reference system is set by the located start of the flowpath realizing the catchment between the origin and the reference location. Provided that the located start of the flowpath is at the outfall of the catchment corresponding to the feature to be placed and the end is at an already located outfall upstream or downstream, the position on the flowpath is provided as the distance between its start and end. Alternatively, the position of a feature of interest can be determined </w:t>
      </w:r>
      <w:r w:rsidR="00351F87">
        <w:t>interpolative</w:t>
      </w:r>
      <w:r w:rsidRPr="008E510D">
        <w:t xml:space="preserve"> between two already located outfalls bounding the flowpath </w:t>
      </w:r>
      <w:r w:rsidR="00802D55" w:rsidRPr="008E510D">
        <w:t xml:space="preserve">in </w:t>
      </w:r>
      <w:r w:rsidRPr="008E510D">
        <w:t>upstream and downstream</w:t>
      </w:r>
      <w:r w:rsidR="00802D55" w:rsidRPr="008E510D">
        <w:t xml:space="preserve"> direction</w:t>
      </w:r>
      <w:r w:rsidRPr="008E510D">
        <w:t>, whereby the start is located at one of these and the flowpath is directed to the other already located outfall upstrea</w:t>
      </w:r>
      <w:r w:rsidR="00802D55" w:rsidRPr="008E510D">
        <w:t xml:space="preserve">m or downstream of the start. </w:t>
      </w:r>
    </w:p>
    <w:p w14:paraId="00201A45" w14:textId="2732191F" w:rsidR="00033C57" w:rsidRPr="008E510D" w:rsidRDefault="00033C57" w:rsidP="008410C4">
      <w:pPr>
        <w:pStyle w:val="StandardWeb"/>
        <w:jc w:val="both"/>
      </w:pPr>
      <w:proofErr w:type="spellStart"/>
      <w:r w:rsidRPr="008E510D">
        <w:t>HY_RiverReferenceSystem</w:t>
      </w:r>
      <w:proofErr w:type="spellEnd"/>
      <w:r w:rsidRPr="008E510D">
        <w:t xml:space="preserve"> inherits the </w:t>
      </w:r>
      <w:r w:rsidRPr="008E510D">
        <w:rPr>
          <w:rStyle w:val="Hervorhebung"/>
        </w:rPr>
        <w:t>axis</w:t>
      </w:r>
      <w:r w:rsidRPr="008E510D">
        <w:t xml:space="preserve"> property, and carries the associations </w:t>
      </w:r>
      <w:proofErr w:type="spellStart"/>
      <w:r w:rsidRPr="008E510D">
        <w:rPr>
          <w:rStyle w:val="Hervorhebung"/>
        </w:rPr>
        <w:t>linearElement</w:t>
      </w:r>
      <w:proofErr w:type="spellEnd"/>
      <w:r w:rsidRPr="008E510D">
        <w:t xml:space="preserve"> and </w:t>
      </w:r>
      <w:proofErr w:type="spellStart"/>
      <w:r w:rsidRPr="008E510D">
        <w:rPr>
          <w:rStyle w:val="Hervorhebung"/>
        </w:rPr>
        <w:t>locatedStart</w:t>
      </w:r>
      <w:proofErr w:type="spellEnd"/>
      <w:r w:rsidR="00CE6D2B">
        <w:t xml:space="preserve">.  Constraints </w:t>
      </w:r>
      <w:r w:rsidR="00CE6D2B" w:rsidRPr="008E510D">
        <w:t xml:space="preserve"> </w:t>
      </w:r>
      <w:r w:rsidR="00661D3F" w:rsidRPr="00505D54">
        <w:rPr>
          <w:i/>
        </w:rPr>
        <w:t>start</w:t>
      </w:r>
      <w:r w:rsidR="00661D3F">
        <w:rPr>
          <w:i/>
        </w:rPr>
        <w:t>-at-</w:t>
      </w:r>
      <w:r w:rsidR="00CE6D2B" w:rsidRPr="00661D3F">
        <w:rPr>
          <w:rStyle w:val="Hervorhebung"/>
        </w:rPr>
        <w:t>outflow</w:t>
      </w:r>
      <w:r w:rsidR="00CE6D2B" w:rsidRPr="008E510D">
        <w:t xml:space="preserve"> </w:t>
      </w:r>
      <w:r w:rsidR="00CE6D2B">
        <w:t xml:space="preserve"> and </w:t>
      </w:r>
      <w:r w:rsidR="00661D3F" w:rsidRPr="00505D54">
        <w:rPr>
          <w:i/>
        </w:rPr>
        <w:t>s</w:t>
      </w:r>
      <w:r w:rsidR="00661D3F" w:rsidRPr="00661D3F">
        <w:rPr>
          <w:i/>
        </w:rPr>
        <w:t>tart</w:t>
      </w:r>
      <w:r w:rsidR="00661D3F">
        <w:rPr>
          <w:i/>
        </w:rPr>
        <w:t>-</w:t>
      </w:r>
      <w:r w:rsidR="00CE6D2B" w:rsidRPr="00505D54">
        <w:rPr>
          <w:i/>
        </w:rPr>
        <w:t>at</w:t>
      </w:r>
      <w:r w:rsidR="00661D3F">
        <w:rPr>
          <w:i/>
        </w:rPr>
        <w:t>-</w:t>
      </w:r>
      <w:r w:rsidR="00CE6D2B" w:rsidRPr="00661D3F">
        <w:rPr>
          <w:rStyle w:val="Hervorhebung"/>
        </w:rPr>
        <w:t>inflow</w:t>
      </w:r>
      <w:r w:rsidR="00CE6D2B" w:rsidRPr="008E510D">
        <w:t xml:space="preserve"> </w:t>
      </w:r>
      <w:r w:rsidR="00CE6D2B">
        <w:t>are</w:t>
      </w:r>
      <w:r w:rsidR="00CE6D2B" w:rsidRPr="008E510D">
        <w:t xml:space="preserve"> defined </w:t>
      </w:r>
      <w:r w:rsidR="00351F87">
        <w:t xml:space="preserve">enforcing the </w:t>
      </w:r>
      <w:r w:rsidR="00CE6D2B">
        <w:t xml:space="preserve"> located start </w:t>
      </w:r>
      <w:r w:rsidR="00351F87">
        <w:t>of the flowpath at the inflow or outflow of the realized catchment</w:t>
      </w:r>
      <w:r w:rsidR="00CE6D2B">
        <w:t>.</w:t>
      </w:r>
    </w:p>
    <w:p w14:paraId="65BDADAA" w14:textId="11B7E890" w:rsidR="00F65677" w:rsidRDefault="00033C57" w:rsidP="00450C77">
      <w:pPr>
        <w:pStyle w:val="StandardWeb"/>
        <w:jc w:val="both"/>
        <w:rPr>
          <w:lang w:val="en-US"/>
        </w:rPr>
      </w:pPr>
      <w:proofErr w:type="spellStart"/>
      <w:r w:rsidRPr="008E510D">
        <w:rPr>
          <w:rStyle w:val="Fett"/>
          <w:lang w:val="en-US"/>
        </w:rPr>
        <w:lastRenderedPageBreak/>
        <w:t>linearElement</w:t>
      </w:r>
      <w:proofErr w:type="spellEnd"/>
      <w:r w:rsidRPr="008E510D">
        <w:rPr>
          <w:lang w:val="en-US"/>
        </w:rPr>
        <w:t xml:space="preserve"> </w:t>
      </w:r>
      <w:r w:rsidR="00F65677">
        <w:rPr>
          <w:lang w:val="en-US"/>
        </w:rPr>
        <w:t>(</w:t>
      </w:r>
      <w:r w:rsidRPr="008E510D">
        <w:rPr>
          <w:lang w:val="en-US"/>
        </w:rPr>
        <w:t>association</w:t>
      </w:r>
      <w:r w:rsidR="00F65677">
        <w:rPr>
          <w:lang w:val="en-US"/>
        </w:rPr>
        <w:t>):</w:t>
      </w:r>
      <w:r w:rsidRPr="008E510D">
        <w:rPr>
          <w:lang w:val="en-US"/>
        </w:rPr>
        <w:t xml:space="preserve"> </w:t>
      </w:r>
    </w:p>
    <w:p w14:paraId="025C1C24" w14:textId="440FC861" w:rsidR="00F65677" w:rsidRDefault="000F4CF0" w:rsidP="00450C77">
      <w:pPr>
        <w:pStyle w:val="StandardWeb"/>
        <w:jc w:val="both"/>
        <w:rPr>
          <w:lang w:val="en-US"/>
        </w:rPr>
      </w:pPr>
      <w:r>
        <w:rPr>
          <w:lang w:val="en-US"/>
        </w:rPr>
        <w:t xml:space="preserve">one-dimensional catchment realization, </w:t>
      </w:r>
      <w:r w:rsidR="00033C57" w:rsidRPr="008E510D">
        <w:rPr>
          <w:lang w:val="en-US"/>
        </w:rPr>
        <w:t>flowpath</w:t>
      </w:r>
      <w:r>
        <w:rPr>
          <w:lang w:val="en-US"/>
        </w:rPr>
        <w:t>,</w:t>
      </w:r>
      <w:r w:rsidR="00033C57" w:rsidRPr="008E510D">
        <w:rPr>
          <w:lang w:val="en-US"/>
        </w:rPr>
        <w:t xml:space="preserve"> </w:t>
      </w:r>
      <w:r w:rsidR="00DC74A1">
        <w:rPr>
          <w:lang w:val="en-US"/>
        </w:rPr>
        <w:t>used as</w:t>
      </w:r>
      <w:r w:rsidR="00DC74A1" w:rsidRPr="008E510D">
        <w:rPr>
          <w:lang w:val="en-US"/>
        </w:rPr>
        <w:t xml:space="preserve"> </w:t>
      </w:r>
      <w:r w:rsidR="00033C57" w:rsidRPr="008E510D">
        <w:rPr>
          <w:lang w:val="en-US"/>
        </w:rPr>
        <w:t xml:space="preserve">the linear </w:t>
      </w:r>
      <w:r>
        <w:rPr>
          <w:lang w:val="en-US"/>
        </w:rPr>
        <w:t>element</w:t>
      </w:r>
      <w:r w:rsidRPr="008E510D">
        <w:rPr>
          <w:lang w:val="en-US"/>
        </w:rPr>
        <w:t xml:space="preserve"> </w:t>
      </w:r>
      <w:r>
        <w:rPr>
          <w:lang w:val="en-US"/>
        </w:rPr>
        <w:t>in</w:t>
      </w:r>
      <w:r w:rsidRPr="008E510D">
        <w:rPr>
          <w:lang w:val="en-US"/>
        </w:rPr>
        <w:t xml:space="preserve"> </w:t>
      </w:r>
      <w:r w:rsidR="00033C57" w:rsidRPr="008E510D">
        <w:rPr>
          <w:lang w:val="en-US"/>
        </w:rPr>
        <w:t>the river reference system</w:t>
      </w:r>
      <w:r w:rsidR="00DC74A1">
        <w:rPr>
          <w:lang w:val="en-US"/>
        </w:rPr>
        <w:t>.</w:t>
      </w:r>
      <w:r w:rsidR="00772BFC">
        <w:rPr>
          <w:lang w:val="en-US"/>
        </w:rPr>
        <w:t xml:space="preserve"> The flowpath starts at the </w:t>
      </w:r>
      <w:r>
        <w:rPr>
          <w:lang w:val="en-US"/>
        </w:rPr>
        <w:t xml:space="preserve">declared </w:t>
      </w:r>
      <w:r w:rsidR="00772BFC">
        <w:rPr>
          <w:lang w:val="en-US"/>
        </w:rPr>
        <w:t>origin of the river reference system.</w:t>
      </w:r>
      <w:r>
        <w:rPr>
          <w:lang w:val="en-US"/>
        </w:rPr>
        <w:t xml:space="preserve"> </w:t>
      </w:r>
    </w:p>
    <w:p w14:paraId="2771EAF6" w14:textId="57619CF9" w:rsidR="00F65677" w:rsidRDefault="00033C57" w:rsidP="00450C77">
      <w:pPr>
        <w:pStyle w:val="StandardWeb"/>
        <w:jc w:val="both"/>
        <w:rPr>
          <w:lang w:val="en-US"/>
        </w:rPr>
      </w:pPr>
      <w:proofErr w:type="spellStart"/>
      <w:r w:rsidRPr="008E510D">
        <w:rPr>
          <w:rStyle w:val="Fett"/>
          <w:lang w:val="en-US"/>
        </w:rPr>
        <w:t>locatedStart</w:t>
      </w:r>
      <w:proofErr w:type="spellEnd"/>
      <w:r w:rsidRPr="008E510D">
        <w:rPr>
          <w:lang w:val="en-US"/>
        </w:rPr>
        <w:t xml:space="preserve"> </w:t>
      </w:r>
      <w:r w:rsidR="00F65677">
        <w:rPr>
          <w:lang w:val="en-US"/>
        </w:rPr>
        <w:t>(</w:t>
      </w:r>
      <w:r w:rsidRPr="008E510D">
        <w:rPr>
          <w:lang w:val="en-US"/>
        </w:rPr>
        <w:t>association</w:t>
      </w:r>
      <w:r w:rsidR="00F65677">
        <w:rPr>
          <w:lang w:val="en-US"/>
        </w:rPr>
        <w:t>):</w:t>
      </w:r>
      <w:r w:rsidRPr="008E510D">
        <w:rPr>
          <w:lang w:val="en-US"/>
        </w:rPr>
        <w:t xml:space="preserve"> </w:t>
      </w:r>
    </w:p>
    <w:p w14:paraId="6A9C6F5A" w14:textId="3E064F3A" w:rsidR="00033C57" w:rsidRDefault="00CC3285" w:rsidP="00450C77">
      <w:pPr>
        <w:pStyle w:val="StandardWeb"/>
        <w:jc w:val="both"/>
        <w:rPr>
          <w:lang w:val="en-US"/>
        </w:rPr>
      </w:pPr>
      <w:r>
        <w:rPr>
          <w:lang w:val="en-US"/>
        </w:rPr>
        <w:t xml:space="preserve">inflow or outflow </w:t>
      </w:r>
      <w:r w:rsidR="000F4CF0">
        <w:rPr>
          <w:lang w:val="en-US"/>
        </w:rPr>
        <w:t xml:space="preserve">of the catchment realized by the linear flowpath, which is </w:t>
      </w:r>
      <w:r w:rsidR="00DC74A1">
        <w:rPr>
          <w:lang w:val="en-US"/>
        </w:rPr>
        <w:t xml:space="preserve">used </w:t>
      </w:r>
      <w:r w:rsidR="00033C57" w:rsidRPr="008E510D">
        <w:rPr>
          <w:lang w:val="en-US"/>
        </w:rPr>
        <w:t>as the origin</w:t>
      </w:r>
      <w:r w:rsidR="00DC74A1">
        <w:rPr>
          <w:lang w:val="en-US"/>
        </w:rPr>
        <w:t xml:space="preserve"> </w:t>
      </w:r>
      <w:r w:rsidR="000F4CF0">
        <w:rPr>
          <w:lang w:val="en-US"/>
        </w:rPr>
        <w:t>in</w:t>
      </w:r>
      <w:r w:rsidR="000F4CF0" w:rsidRPr="008E510D">
        <w:rPr>
          <w:lang w:val="en-US"/>
        </w:rPr>
        <w:t xml:space="preserve"> </w:t>
      </w:r>
      <w:r w:rsidR="00DC74A1" w:rsidRPr="008E510D">
        <w:rPr>
          <w:lang w:val="en-US"/>
        </w:rPr>
        <w:t>the river reference system</w:t>
      </w:r>
    </w:p>
    <w:p w14:paraId="2E15406F" w14:textId="02142774" w:rsidR="00F65677" w:rsidRDefault="00F65677" w:rsidP="00F65677">
      <w:pPr>
        <w:pStyle w:val="StandardWeb"/>
        <w:jc w:val="both"/>
        <w:rPr>
          <w:lang w:val="en-US"/>
        </w:rPr>
      </w:pPr>
      <w:r>
        <w:rPr>
          <w:rStyle w:val="Fett"/>
          <w:lang w:val="en-US"/>
        </w:rPr>
        <w:t xml:space="preserve">start-at-outflow </w:t>
      </w:r>
      <w:r>
        <w:rPr>
          <w:lang w:val="en-US"/>
        </w:rPr>
        <w:t>(constraint):</w:t>
      </w:r>
      <w:r w:rsidRPr="008E510D">
        <w:rPr>
          <w:lang w:val="en-US"/>
        </w:rPr>
        <w:t xml:space="preserve"> </w:t>
      </w:r>
    </w:p>
    <w:p w14:paraId="11660147" w14:textId="70DB7462" w:rsidR="00F65677" w:rsidRDefault="00DC74A1" w:rsidP="00F65677">
      <w:pPr>
        <w:pStyle w:val="StandardWeb"/>
        <w:jc w:val="both"/>
      </w:pPr>
      <w:r>
        <w:t xml:space="preserve">defines that </w:t>
      </w:r>
      <w:r w:rsidR="00F65677">
        <w:t>whenever</w:t>
      </w:r>
      <w:r w:rsidR="00F65677" w:rsidRPr="008E510D">
        <w:t xml:space="preserve"> the </w:t>
      </w:r>
      <w:r w:rsidR="00F65677">
        <w:t>flowpath</w:t>
      </w:r>
      <w:r w:rsidR="00CC3285">
        <w:t xml:space="preserve"> (linear element</w:t>
      </w:r>
      <w:r w:rsidR="00F65677">
        <w:t xml:space="preserve">) </w:t>
      </w:r>
      <w:r w:rsidR="00CC3285">
        <w:t xml:space="preserve">realizes a contributing catchment, this flowpath </w:t>
      </w:r>
      <w:r w:rsidR="00F65677">
        <w:t xml:space="preserve">starts at the outflow </w:t>
      </w:r>
      <w:r w:rsidR="00CC3285">
        <w:t xml:space="preserve">(origin) </w:t>
      </w:r>
      <w:r w:rsidR="00F65677">
        <w:t>of the realized catchment</w:t>
      </w:r>
      <w:r w:rsidR="00CC3285">
        <w:t>, and is directed towards the inflow (reference location)..</w:t>
      </w:r>
    </w:p>
    <w:p w14:paraId="73BEAD53" w14:textId="114BCBA6" w:rsidR="00F65677" w:rsidRDefault="00F65677" w:rsidP="00F65677">
      <w:pPr>
        <w:pStyle w:val="StandardWeb"/>
        <w:jc w:val="both"/>
        <w:rPr>
          <w:lang w:val="en-US"/>
        </w:rPr>
      </w:pPr>
      <w:r>
        <w:rPr>
          <w:rStyle w:val="Fett"/>
          <w:lang w:val="en-US"/>
        </w:rPr>
        <w:t>start-at-inflow</w:t>
      </w:r>
      <w:r w:rsidRPr="008E510D">
        <w:rPr>
          <w:lang w:val="en-US"/>
        </w:rPr>
        <w:t xml:space="preserve"> </w:t>
      </w:r>
      <w:r>
        <w:rPr>
          <w:lang w:val="en-US"/>
        </w:rPr>
        <w:t>(constraint):</w:t>
      </w:r>
      <w:r w:rsidRPr="008E510D">
        <w:rPr>
          <w:lang w:val="en-US"/>
        </w:rPr>
        <w:t xml:space="preserve"> </w:t>
      </w:r>
    </w:p>
    <w:p w14:paraId="35007240" w14:textId="18ACF381" w:rsidR="00CC3285" w:rsidRDefault="00CC3285" w:rsidP="00CC3285">
      <w:pPr>
        <w:pStyle w:val="StandardWeb"/>
        <w:jc w:val="both"/>
      </w:pPr>
      <w:r>
        <w:t>defines that whenever</w:t>
      </w:r>
      <w:r w:rsidRPr="008E510D">
        <w:t xml:space="preserve"> the </w:t>
      </w:r>
      <w:r>
        <w:t>flowpath (linear element) realizes a receiving catchment, this flowpath starts at the inflow (origin) of the realized catchment, and is directed towards the outflow (reference location).</w:t>
      </w:r>
    </w:p>
    <w:p w14:paraId="10B66599" w14:textId="7BB9A2AA" w:rsidR="00033C57" w:rsidRPr="008E510D" w:rsidRDefault="00033C57" w:rsidP="00450C77">
      <w:pPr>
        <w:pStyle w:val="berschrift2"/>
        <w:jc w:val="both"/>
      </w:pPr>
      <w:bookmarkStart w:id="205" w:name="_Toc458775752"/>
      <w:bookmarkStart w:id="206" w:name="_Toc463963479"/>
      <w:r w:rsidRPr="008E510D">
        <w:t>The Surface Hydro Feature application schema</w:t>
      </w:r>
      <w:bookmarkEnd w:id="205"/>
      <w:bookmarkEnd w:id="206"/>
    </w:p>
    <w:p w14:paraId="40644FE3" w14:textId="77777777" w:rsidR="00033C57" w:rsidRDefault="00033C57" w:rsidP="00450C77">
      <w:pPr>
        <w:pStyle w:val="StandardWeb"/>
        <w:jc w:val="both"/>
        <w:rPr>
          <w:lang w:val="en-US"/>
        </w:rPr>
      </w:pPr>
      <w:r w:rsidRPr="008E510D">
        <w:rPr>
          <w:lang w:val="en-US"/>
        </w:rPr>
        <w:t xml:space="preserve">The Surface Hydro Feature application schema provides common concepts of hydrologic features occurring on the land surface and specifies the core concepts defined in the abstract Hydro Feature application schema. This will enable contextually linked information models to build relationships between multiple realizations of the same catchments. Typical realizations of the catchment concept and logical outfalls can be described in a consistent way using standard terminology for the relationships between surface water features defined in this application schema. </w:t>
      </w:r>
    </w:p>
    <w:p w14:paraId="2C6A24ED" w14:textId="77777777" w:rsidR="00C20518" w:rsidRDefault="00C20518" w:rsidP="00C20518">
      <w:pPr>
        <w:pStyle w:val="OGCFigure"/>
      </w:pPr>
      <w:r>
        <w:rPr>
          <w:noProof/>
        </w:rPr>
        <w:lastRenderedPageBreak/>
        <w:drawing>
          <wp:inline distT="0" distB="0" distL="0" distR="0" wp14:anchorId="7ABD305F" wp14:editId="1F5D72E7">
            <wp:extent cx="5486400" cy="4358968"/>
            <wp:effectExtent l="0" t="0" r="0" b="3810"/>
            <wp:docPr id="77" name="Grafik 77" descr="D:\Users\Dornblut\OGC_HYF_SWG\hlphtml\EARoot\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Users\Dornblut\OGC_HYF_SWG\hlphtml\EARoot\EA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4358968"/>
                    </a:xfrm>
                    <a:prstGeom prst="rect">
                      <a:avLst/>
                    </a:prstGeom>
                    <a:noFill/>
                    <a:ln>
                      <a:noFill/>
                    </a:ln>
                  </pic:spPr>
                </pic:pic>
              </a:graphicData>
            </a:graphic>
          </wp:inline>
        </w:drawing>
      </w:r>
    </w:p>
    <w:p w14:paraId="5B3A9413" w14:textId="0104A457" w:rsidR="00C20518" w:rsidRDefault="00C20518" w:rsidP="00C20518">
      <w:pPr>
        <w:pStyle w:val="OGCFigure"/>
      </w:pPr>
      <w:bookmarkStart w:id="207" w:name="_Ref462910552"/>
      <w:bookmarkStart w:id="208" w:name="_Toc463963548"/>
      <w:r>
        <w:t xml:space="preserve">Figure </w:t>
      </w:r>
      <w:fldSimple w:instr=" SEQ Figure \* ARABIC ">
        <w:r w:rsidR="00F30A25">
          <w:rPr>
            <w:noProof/>
          </w:rPr>
          <w:t>35</w:t>
        </w:r>
      </w:fldSimple>
      <w:bookmarkEnd w:id="207"/>
      <w:r>
        <w:t>: Surface Hydro Feature - Class Diagram</w:t>
      </w:r>
      <w:bookmarkEnd w:id="208"/>
    </w:p>
    <w:p w14:paraId="68EDDFCF" w14:textId="77777777" w:rsidR="00C20518" w:rsidRPr="008E510D" w:rsidRDefault="00C20518" w:rsidP="00546F87">
      <w:pPr>
        <w:pStyle w:val="OGCFigure"/>
      </w:pPr>
    </w:p>
    <w:p w14:paraId="33DBD67E" w14:textId="2A2142FF" w:rsidR="0066630B" w:rsidRDefault="0066630B" w:rsidP="00733152">
      <w:pPr>
        <w:jc w:val="both"/>
      </w:pPr>
      <w:r w:rsidRPr="00B149B7">
        <w:t xml:space="preserve">The general </w:t>
      </w:r>
      <w:r>
        <w:t xml:space="preserve">requirements </w:t>
      </w:r>
      <w:r w:rsidRPr="00FA576C">
        <w:rPr>
          <w:color w:val="0000FF"/>
          <w:u w:val="single"/>
        </w:rPr>
        <w:fldChar w:fldCharType="begin"/>
      </w:r>
      <w:r w:rsidRPr="00FA576C">
        <w:rPr>
          <w:color w:val="0000FF"/>
          <w:u w:val="single"/>
        </w:rPr>
        <w:instrText xml:space="preserve"> REF mapping \h  \* MERGEFORMAT </w:instrText>
      </w:r>
      <w:r w:rsidRPr="00FA576C">
        <w:rPr>
          <w:color w:val="0000FF"/>
          <w:u w:val="single"/>
        </w:rPr>
      </w:r>
      <w:r w:rsidRPr="00FA576C">
        <w:rPr>
          <w:color w:val="0000FF"/>
          <w:u w:val="single"/>
        </w:rPr>
        <w:fldChar w:fldCharType="separate"/>
      </w:r>
      <w:r w:rsidRPr="00FA576C">
        <w:rPr>
          <w:color w:val="0000FF"/>
          <w:u w:val="single"/>
        </w:rPr>
        <w:t>/</w:t>
      </w:r>
      <w:proofErr w:type="spellStart"/>
      <w:r w:rsidRPr="00FA576C">
        <w:rPr>
          <w:color w:val="0000FF"/>
          <w:u w:val="single"/>
        </w:rPr>
        <w:t>req</w:t>
      </w:r>
      <w:proofErr w:type="spellEnd"/>
      <w:r w:rsidRPr="00FA576C">
        <w:rPr>
          <w:color w:val="0000FF"/>
          <w:u w:val="single"/>
        </w:rPr>
        <w:t>/</w:t>
      </w:r>
      <w:proofErr w:type="spellStart"/>
      <w:r w:rsidRPr="00FA576C">
        <w:rPr>
          <w:color w:val="0000FF"/>
          <w:u w:val="single"/>
        </w:rPr>
        <w:t>hy_features_conceptual_model</w:t>
      </w:r>
      <w:proofErr w:type="spellEnd"/>
      <w:r w:rsidRPr="00FA576C">
        <w:rPr>
          <w:color w:val="0000FF"/>
          <w:u w:val="single"/>
        </w:rPr>
        <w:t>/mapping</w:t>
      </w:r>
      <w:r w:rsidRPr="00FA576C">
        <w:rPr>
          <w:color w:val="0000FF"/>
          <w:u w:val="single"/>
        </w:rPr>
        <w:fldChar w:fldCharType="end"/>
      </w:r>
      <w:r>
        <w:t xml:space="preserve"> </w:t>
      </w:r>
      <w:r w:rsidRPr="00B149B7">
        <w:t xml:space="preserve">and </w:t>
      </w:r>
      <w:r w:rsidRPr="00FA576C">
        <w:rPr>
          <w:color w:val="0000FF"/>
          <w:u w:val="single"/>
        </w:rPr>
        <w:fldChar w:fldCharType="begin"/>
      </w:r>
      <w:r w:rsidRPr="00FA576C">
        <w:rPr>
          <w:color w:val="0000FF"/>
          <w:u w:val="single"/>
        </w:rPr>
        <w:instrText xml:space="preserve"> REF identifiers \h </w:instrText>
      </w:r>
      <w:r>
        <w:rPr>
          <w:color w:val="0000FF"/>
          <w:u w:val="single"/>
        </w:rPr>
        <w:instrText xml:space="preserve"> \* MERGEFORMAT </w:instrText>
      </w:r>
      <w:r w:rsidRPr="00FA576C">
        <w:rPr>
          <w:color w:val="0000FF"/>
          <w:u w:val="single"/>
        </w:rPr>
      </w:r>
      <w:r w:rsidRPr="00FA576C">
        <w:rPr>
          <w:color w:val="0000FF"/>
          <w:u w:val="single"/>
        </w:rPr>
        <w:fldChar w:fldCharType="separate"/>
      </w:r>
      <w:r w:rsidRPr="00FA576C">
        <w:rPr>
          <w:color w:val="0000FF"/>
          <w:u w:val="single"/>
        </w:rPr>
        <w:t>/</w:t>
      </w:r>
      <w:proofErr w:type="spellStart"/>
      <w:r w:rsidRPr="00FA576C">
        <w:rPr>
          <w:color w:val="0000FF"/>
          <w:u w:val="single"/>
        </w:rPr>
        <w:t>req</w:t>
      </w:r>
      <w:proofErr w:type="spellEnd"/>
      <w:r w:rsidRPr="00FA576C">
        <w:rPr>
          <w:color w:val="0000FF"/>
          <w:u w:val="single"/>
        </w:rPr>
        <w:t>/</w:t>
      </w:r>
      <w:proofErr w:type="spellStart"/>
      <w:r w:rsidRPr="00FA576C">
        <w:rPr>
          <w:color w:val="0000FF"/>
          <w:u w:val="single"/>
        </w:rPr>
        <w:t>hy_features_conceptual_model</w:t>
      </w:r>
      <w:proofErr w:type="spellEnd"/>
      <w:r w:rsidRPr="00FA576C">
        <w:rPr>
          <w:color w:val="0000FF"/>
          <w:u w:val="single"/>
        </w:rPr>
        <w:t>/identifiers</w:t>
      </w:r>
      <w:r w:rsidRPr="00FA576C">
        <w:rPr>
          <w:color w:val="0000FF"/>
          <w:u w:val="single"/>
        </w:rPr>
        <w:fldChar w:fldCharType="end"/>
      </w:r>
      <w:r w:rsidRPr="00B149B7">
        <w:t xml:space="preserve"> defined in clause</w:t>
      </w:r>
      <w:r>
        <w:t>s</w:t>
      </w:r>
      <w:r w:rsidRPr="00B149B7">
        <w:t xml:space="preserve"> </w:t>
      </w:r>
      <w:r w:rsidRPr="00B149B7">
        <w:fldChar w:fldCharType="begin"/>
      </w:r>
      <w:r w:rsidRPr="00B149B7">
        <w:instrText xml:space="preserve"> REF _Ref462332916 \r \h </w:instrText>
      </w:r>
      <w:r>
        <w:instrText xml:space="preserve"> \* MERGEFORMAT </w:instrText>
      </w:r>
      <w:r w:rsidRPr="00B149B7">
        <w:fldChar w:fldCharType="separate"/>
      </w:r>
      <w:r w:rsidR="001B5AD0">
        <w:t>7.2</w:t>
      </w:r>
      <w:r w:rsidRPr="00B149B7">
        <w:fldChar w:fldCharType="end"/>
      </w:r>
      <w:r w:rsidRPr="00B149B7">
        <w:t xml:space="preserve"> and </w:t>
      </w:r>
      <w:r w:rsidRPr="00B149B7">
        <w:fldChar w:fldCharType="begin"/>
      </w:r>
      <w:r w:rsidRPr="00B149B7">
        <w:instrText xml:space="preserve"> REF _Ref462332936 \r \h </w:instrText>
      </w:r>
      <w:r>
        <w:instrText xml:space="preserve"> \* MERGEFORMAT </w:instrText>
      </w:r>
      <w:r w:rsidRPr="00B149B7">
        <w:fldChar w:fldCharType="separate"/>
      </w:r>
      <w:r w:rsidR="001B5AD0">
        <w:t>7.3</w:t>
      </w:r>
      <w:r w:rsidRPr="00B149B7">
        <w:fldChar w:fldCharType="end"/>
      </w:r>
      <w:r w:rsidR="00733152">
        <w:t>,</w:t>
      </w:r>
      <w:r w:rsidRPr="00B149B7">
        <w:t xml:space="preserve"> </w:t>
      </w:r>
      <w:r w:rsidR="00733152">
        <w:t xml:space="preserve">, and the requirements </w:t>
      </w:r>
      <w:r w:rsidR="00733152">
        <w:fldChar w:fldCharType="begin"/>
      </w:r>
      <w:r w:rsidR="00733152">
        <w:instrText xml:space="preserve"> REF ISO19103 \h </w:instrText>
      </w:r>
      <w:r w:rsidR="00733152">
        <w:fldChar w:fldCharType="separate"/>
      </w:r>
      <w:proofErr w:type="spellStart"/>
      <w:r w:rsidR="001B5AD0" w:rsidRPr="00E30BF1">
        <w:rPr>
          <w:color w:val="0000FF"/>
          <w:u w:val="single"/>
        </w:rPr>
        <w:t>req</w:t>
      </w:r>
      <w:proofErr w:type="spellEnd"/>
      <w:r w:rsidR="001B5AD0" w:rsidRPr="00E30BF1">
        <w:rPr>
          <w:color w:val="0000FF"/>
          <w:u w:val="single"/>
        </w:rPr>
        <w:t>/</w:t>
      </w:r>
      <w:proofErr w:type="spellStart"/>
      <w:r w:rsidR="001B5AD0" w:rsidRPr="00E30BF1">
        <w:rPr>
          <w:color w:val="0000FF"/>
          <w:u w:val="single"/>
        </w:rPr>
        <w:t>hy_hydrofeature</w:t>
      </w:r>
      <w:proofErr w:type="spellEnd"/>
      <w:r w:rsidR="001B5AD0" w:rsidRPr="00E30BF1">
        <w:rPr>
          <w:color w:val="0000FF"/>
          <w:u w:val="single"/>
        </w:rPr>
        <w:t>/19103</w:t>
      </w:r>
      <w:r w:rsidR="00733152">
        <w:fldChar w:fldCharType="end"/>
      </w:r>
      <w:r w:rsidR="00733152" w:rsidRPr="00733152">
        <w:t xml:space="preserve"> </w:t>
      </w:r>
      <w:r w:rsidR="00733152">
        <w:t xml:space="preserve">and   </w:t>
      </w:r>
      <w:r w:rsidR="00733152">
        <w:fldChar w:fldCharType="begin"/>
      </w:r>
      <w:r w:rsidR="00733152">
        <w:instrText xml:space="preserve"> REF ASTOP1 \h </w:instrText>
      </w:r>
      <w:r w:rsidR="00733152">
        <w:fldChar w:fldCharType="separate"/>
      </w:r>
      <w:r w:rsidR="00733152" w:rsidRPr="00893C90">
        <w:rPr>
          <w:color w:val="0000FF"/>
          <w:u w:val="single"/>
        </w:rPr>
        <w:t>/</w:t>
      </w:r>
      <w:proofErr w:type="spellStart"/>
      <w:r w:rsidR="00733152" w:rsidRPr="00893C90">
        <w:rPr>
          <w:color w:val="0000FF"/>
          <w:u w:val="single"/>
        </w:rPr>
        <w:t>req</w:t>
      </w:r>
      <w:proofErr w:type="spellEnd"/>
      <w:r w:rsidR="00733152" w:rsidRPr="00893C90">
        <w:rPr>
          <w:color w:val="0000FF"/>
          <w:u w:val="single"/>
        </w:rPr>
        <w:t>/</w:t>
      </w:r>
      <w:proofErr w:type="spellStart"/>
      <w:r w:rsidR="00733152" w:rsidRPr="00893C90">
        <w:rPr>
          <w:color w:val="0000FF"/>
          <w:u w:val="single"/>
        </w:rPr>
        <w:t>hy_hydrofeature</w:t>
      </w:r>
      <w:proofErr w:type="spellEnd"/>
      <w:r w:rsidR="00733152" w:rsidRPr="00893C90">
        <w:rPr>
          <w:color w:val="0000FF"/>
          <w:u w:val="single"/>
        </w:rPr>
        <w:t>/topic1</w:t>
      </w:r>
      <w:r w:rsidR="00733152">
        <w:rPr>
          <w:color w:val="0000FF"/>
          <w:u w:val="single"/>
        </w:rPr>
        <w:t xml:space="preserve"> </w:t>
      </w:r>
      <w:r w:rsidR="00733152">
        <w:fldChar w:fldCharType="end"/>
      </w:r>
      <w:r w:rsidR="00733152">
        <w:t xml:space="preserve">defined in clause 7.4.1 </w:t>
      </w:r>
      <w:r w:rsidR="00733152" w:rsidRPr="00B149B7">
        <w:t xml:space="preserve">of this standard </w:t>
      </w:r>
      <w:r w:rsidRPr="00B149B7">
        <w:t xml:space="preserve">apply to all feature types (UML classes) defined in the </w:t>
      </w:r>
      <w:r>
        <w:t xml:space="preserve">Surface </w:t>
      </w:r>
      <w:r w:rsidRPr="00B149B7">
        <w:t xml:space="preserve">Hydro Feature  </w:t>
      </w:r>
      <w:r w:rsidR="00F66C26">
        <w:t>application schema</w:t>
      </w:r>
      <w:r w:rsidR="00F66C26" w:rsidRPr="00B149B7">
        <w:t xml:space="preserve"> </w:t>
      </w:r>
      <w:r>
        <w:t>(</w:t>
      </w:r>
      <w:r w:rsidR="00874BCD">
        <w:fldChar w:fldCharType="begin"/>
      </w:r>
      <w:r w:rsidR="00874BCD">
        <w:instrText xml:space="preserve"> REF _Ref462910552 \h </w:instrText>
      </w:r>
      <w:r w:rsidR="00874BCD">
        <w:fldChar w:fldCharType="separate"/>
      </w:r>
      <w:r w:rsidR="00874BCD">
        <w:t xml:space="preserve">Figure </w:t>
      </w:r>
      <w:r w:rsidR="00874BCD">
        <w:rPr>
          <w:noProof/>
        </w:rPr>
        <w:t>35</w:t>
      </w:r>
      <w:r w:rsidR="00874BCD">
        <w:fldChar w:fldCharType="end"/>
      </w:r>
      <w:r>
        <w:t xml:space="preserve">). </w:t>
      </w:r>
    </w:p>
    <w:p w14:paraId="63597EDF" w14:textId="7FA1CF2B" w:rsidR="00033C57" w:rsidRPr="008E510D" w:rsidRDefault="00033C57" w:rsidP="00450C77">
      <w:pPr>
        <w:pStyle w:val="StandardWeb"/>
        <w:jc w:val="both"/>
        <w:rPr>
          <w:lang w:val="en-US"/>
        </w:rPr>
      </w:pPr>
      <w:r w:rsidRPr="008E510D">
        <w:rPr>
          <w:lang w:val="en-US"/>
        </w:rPr>
        <w:t>The Surface Hydro Feature schema conceptualizes the accumulation of water on the land surface in water bodies</w:t>
      </w:r>
      <w:r w:rsidR="00F855AD">
        <w:rPr>
          <w:lang w:val="en-US"/>
        </w:rPr>
        <w:t xml:space="preserve"> (shown in Blue)</w:t>
      </w:r>
      <w:r w:rsidRPr="008E510D">
        <w:rPr>
          <w:lang w:val="en-US"/>
        </w:rPr>
        <w:t xml:space="preserve">, each made unique by its origin, size, or </w:t>
      </w:r>
      <w:r w:rsidR="00F855AD" w:rsidRPr="008E510D">
        <w:rPr>
          <w:lang w:val="en-US"/>
        </w:rPr>
        <w:t>movement</w:t>
      </w:r>
      <w:r w:rsidR="00F855AD">
        <w:rPr>
          <w:lang w:val="en-US"/>
        </w:rPr>
        <w:t>.</w:t>
      </w:r>
      <w:r w:rsidR="00F855AD" w:rsidRPr="008E510D">
        <w:rPr>
          <w:lang w:val="en-US"/>
        </w:rPr>
        <w:t xml:space="preserve"> With</w:t>
      </w:r>
      <w:r w:rsidRPr="008E510D">
        <w:rPr>
          <w:lang w:val="en-US"/>
        </w:rPr>
        <w:t xml:space="preserve"> respect to the management and storage of water resources, a concept of water storage is provided and allows any water body type to be considered a managed reservoir</w:t>
      </w:r>
      <w:r w:rsidR="00F855AD">
        <w:rPr>
          <w:lang w:val="en-US"/>
        </w:rPr>
        <w:t xml:space="preserve"> (shown in Purple)</w:t>
      </w:r>
      <w:r w:rsidRPr="008E510D">
        <w:rPr>
          <w:lang w:val="en-US"/>
        </w:rPr>
        <w:t xml:space="preserve">. </w:t>
      </w:r>
    </w:p>
    <w:p w14:paraId="7B650ED2" w14:textId="27169F5D" w:rsidR="00033C57" w:rsidRPr="008E510D" w:rsidRDefault="00033C57" w:rsidP="00450C77">
      <w:pPr>
        <w:pStyle w:val="StandardWeb"/>
        <w:jc w:val="both"/>
        <w:rPr>
          <w:lang w:val="en-US"/>
        </w:rPr>
      </w:pPr>
      <w:r w:rsidRPr="008E510D">
        <w:rPr>
          <w:lang w:val="en-US"/>
        </w:rPr>
        <w:t>Relying on a conceptual separation of water body and container, the Surface Hydro Feature schema defines a network of potentially connected depressions and channels on the land surface which periodically or continuously contain water</w:t>
      </w:r>
      <w:r w:rsidR="00F855AD">
        <w:rPr>
          <w:lang w:val="en-US"/>
        </w:rPr>
        <w:t xml:space="preserve"> (shown in Orange)</w:t>
      </w:r>
      <w:r w:rsidRPr="008E510D">
        <w:rPr>
          <w:lang w:val="en-US"/>
        </w:rPr>
        <w:t xml:space="preserve">. Separate from the hydrographic network of permanent or temporary water bodies, the channel network can be used as the connecting system. </w:t>
      </w:r>
    </w:p>
    <w:p w14:paraId="6EF67803" w14:textId="7439A5D2" w:rsidR="00033C57" w:rsidRPr="008E510D" w:rsidRDefault="00033C57" w:rsidP="00450C77">
      <w:pPr>
        <w:pStyle w:val="StandardWeb"/>
        <w:jc w:val="both"/>
        <w:rPr>
          <w:lang w:val="en-US"/>
        </w:rPr>
      </w:pPr>
      <w:r w:rsidRPr="008E510D">
        <w:rPr>
          <w:lang w:val="en-US"/>
        </w:rPr>
        <w:lastRenderedPageBreak/>
        <w:t>The definitions in this schema are rooted in the definitions given in the WMO</w:t>
      </w:r>
      <w:r w:rsidR="003602D6">
        <w:rPr>
          <w:lang w:val="en-US"/>
        </w:rPr>
        <w:t>/UNESCO</w:t>
      </w:r>
      <w:r w:rsidRPr="008E510D">
        <w:rPr>
          <w:lang w:val="en-US"/>
        </w:rPr>
        <w:t xml:space="preserve"> Glossary of Hydrology which defines a network of watercourse regardless of the location in respect to the Earth's surface. The conceptual model defined here has been vetted in the context of surface water hydrology. In other words, in this standard, 'channel network' and 'hydrographic network' refer to surface channels or other containers for surface</w:t>
      </w:r>
      <w:r w:rsidR="002C507E">
        <w:rPr>
          <w:lang w:val="en-US"/>
        </w:rPr>
        <w:t>-</w:t>
      </w:r>
      <w:r w:rsidRPr="008E510D">
        <w:rPr>
          <w:lang w:val="en-US"/>
        </w:rPr>
        <w:t>water bodies.</w:t>
      </w:r>
    </w:p>
    <w:p w14:paraId="0066F052" w14:textId="5913FC9D" w:rsidR="00033C57" w:rsidRPr="008E510D" w:rsidRDefault="00033C57" w:rsidP="00450C77">
      <w:pPr>
        <w:pStyle w:val="StandardWeb"/>
        <w:jc w:val="both"/>
        <w:rPr>
          <w:lang w:val="en-US"/>
        </w:rPr>
      </w:pPr>
      <w:r w:rsidRPr="008E510D">
        <w:rPr>
          <w:lang w:val="en-US"/>
        </w:rPr>
        <w:t xml:space="preserve">The Surface Hydro Feature application schema contains the leaf packages: Channel Network, Hydrographic Network, Water Body Types and Storage. </w:t>
      </w:r>
      <w:r w:rsidR="00874BCD">
        <w:rPr>
          <w:lang w:val="en-US"/>
        </w:rPr>
        <w:fldChar w:fldCharType="begin"/>
      </w:r>
      <w:r w:rsidR="00874BCD">
        <w:rPr>
          <w:lang w:val="en-US"/>
        </w:rPr>
        <w:instrText xml:space="preserve"> REF _Ref462837235 \h </w:instrText>
      </w:r>
      <w:r w:rsidR="00874BCD">
        <w:rPr>
          <w:lang w:val="en-US"/>
        </w:rPr>
      </w:r>
      <w:r w:rsidR="00874BCD">
        <w:rPr>
          <w:lang w:val="en-US"/>
        </w:rPr>
        <w:fldChar w:fldCharType="separate"/>
      </w:r>
      <w:r w:rsidR="00874BCD" w:rsidRPr="008E510D">
        <w:t xml:space="preserve">Figure </w:t>
      </w:r>
      <w:r w:rsidR="00874BCD">
        <w:rPr>
          <w:noProof/>
        </w:rPr>
        <w:t>36</w:t>
      </w:r>
      <w:r w:rsidR="00874BCD">
        <w:rPr>
          <w:lang w:val="en-US"/>
        </w:rPr>
        <w:fldChar w:fldCharType="end"/>
      </w:r>
      <w:r w:rsidR="00F855AD">
        <w:rPr>
          <w:lang w:val="en-US"/>
        </w:rPr>
        <w:t xml:space="preserve"> </w:t>
      </w:r>
      <w:r w:rsidRPr="008E510D">
        <w:rPr>
          <w:lang w:val="en-US"/>
        </w:rPr>
        <w:t>shows the external and internal dependencies.</w:t>
      </w:r>
    </w:p>
    <w:p w14:paraId="6E063A49" w14:textId="77777777" w:rsidR="00033C57" w:rsidRPr="008E510D" w:rsidRDefault="00033C57" w:rsidP="00D03383">
      <w:pPr>
        <w:keepNext/>
        <w:jc w:val="center"/>
      </w:pPr>
      <w:r w:rsidRPr="008E510D">
        <w:rPr>
          <w:noProof/>
        </w:rPr>
        <w:drawing>
          <wp:inline distT="0" distB="0" distL="0" distR="0" wp14:anchorId="45584D7E" wp14:editId="43B2E2A6">
            <wp:extent cx="4225290" cy="3027045"/>
            <wp:effectExtent l="0" t="0" r="3810" b="1905"/>
            <wp:docPr id="69" name="Grafik 69" descr="https://raw.githubusercontent.com/opengeospatial/HY_Features/master/figs/fig32.png?token=AQBArzFT2sqPmmeD9ol7jDGDoKw7wHOPks5XtvIL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raw.githubusercontent.com/opengeospatial/HY_Features/master/figs/fig32.png?token=AQBArzFT2sqPmmeD9ol7jDGDoKw7wHOPks5XtvILwA%3D%3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25290" cy="3027045"/>
                    </a:xfrm>
                    <a:prstGeom prst="rect">
                      <a:avLst/>
                    </a:prstGeom>
                    <a:noFill/>
                    <a:ln>
                      <a:noFill/>
                    </a:ln>
                  </pic:spPr>
                </pic:pic>
              </a:graphicData>
            </a:graphic>
          </wp:inline>
        </w:drawing>
      </w:r>
    </w:p>
    <w:p w14:paraId="6A8D5D67" w14:textId="6ECEFF6B" w:rsidR="00A30056" w:rsidRPr="008E510D" w:rsidRDefault="00033C57" w:rsidP="006D2CB5">
      <w:pPr>
        <w:pStyle w:val="OGCFigure"/>
      </w:pPr>
      <w:bookmarkStart w:id="209" w:name="_Ref462837235"/>
      <w:bookmarkStart w:id="210" w:name="_Toc463963549"/>
      <w:r w:rsidRPr="008E510D">
        <w:t xml:space="preserve">Figure </w:t>
      </w:r>
      <w:fldSimple w:instr=" SEQ Figure \* ARABIC ">
        <w:r w:rsidR="00F30A25">
          <w:rPr>
            <w:noProof/>
          </w:rPr>
          <w:t>36</w:t>
        </w:r>
      </w:fldSimple>
      <w:bookmarkEnd w:id="209"/>
      <w:r w:rsidRPr="008E510D">
        <w:t>: Surface Hydro Feature - dependencies</w:t>
      </w:r>
      <w:bookmarkEnd w:id="210"/>
    </w:p>
    <w:p w14:paraId="1FCCEC1F" w14:textId="61C248B0" w:rsidR="00033C57" w:rsidRPr="008E510D" w:rsidRDefault="00033C57" w:rsidP="00450C77">
      <w:pPr>
        <w:pStyle w:val="berschrift3"/>
        <w:jc w:val="both"/>
      </w:pPr>
      <w:bookmarkStart w:id="211" w:name="_Toc458775753"/>
      <w:bookmarkStart w:id="212" w:name="_Toc463963480"/>
      <w:r w:rsidRPr="008E510D">
        <w:t>The Channel Network model</w:t>
      </w:r>
      <w:bookmarkEnd w:id="211"/>
      <w:bookmarkEnd w:id="212"/>
    </w:p>
    <w:p w14:paraId="1480CFDA" w14:textId="76FB8A64" w:rsidR="009C6627" w:rsidRDefault="00033C57" w:rsidP="00450C77">
      <w:pPr>
        <w:pStyle w:val="StandardWeb"/>
        <w:jc w:val="both"/>
        <w:rPr>
          <w:lang w:val="en-US"/>
        </w:rPr>
      </w:pPr>
      <w:r w:rsidRPr="008E510D">
        <w:rPr>
          <w:lang w:val="en-US"/>
        </w:rPr>
        <w:t>The Channel Network model defines a network of connected depressions and channels which, in its entirety, can realize a logical catchment (</w:t>
      </w:r>
      <w:r w:rsidR="001B5AD0">
        <w:rPr>
          <w:lang w:val="en-US"/>
        </w:rPr>
        <w:fldChar w:fldCharType="begin"/>
      </w:r>
      <w:r w:rsidR="001B5AD0">
        <w:rPr>
          <w:lang w:val="en-US"/>
        </w:rPr>
        <w:instrText xml:space="preserve"> REF _Ref462910572 \h </w:instrText>
      </w:r>
      <w:r w:rsidR="001B5AD0">
        <w:rPr>
          <w:lang w:val="en-US"/>
        </w:rPr>
      </w:r>
      <w:r w:rsidR="001B5AD0">
        <w:rPr>
          <w:lang w:val="en-US"/>
        </w:rPr>
        <w:fldChar w:fldCharType="separate"/>
      </w:r>
      <w:r w:rsidR="001B5AD0">
        <w:t xml:space="preserve">Figure </w:t>
      </w:r>
      <w:r w:rsidR="001B5AD0">
        <w:rPr>
          <w:noProof/>
        </w:rPr>
        <w:t>36</w:t>
      </w:r>
      <w:r w:rsidR="001B5AD0">
        <w:rPr>
          <w:lang w:val="en-US"/>
        </w:rPr>
        <w:fldChar w:fldCharType="end"/>
      </w:r>
      <w:r w:rsidR="00874BCD">
        <w:rPr>
          <w:lang w:val="en-US"/>
        </w:rPr>
        <w:t>)</w:t>
      </w:r>
      <w:r w:rsidRPr="008E510D">
        <w:rPr>
          <w:lang w:val="en-US"/>
        </w:rPr>
        <w:t xml:space="preserve">. Usually this is a network of linear </w:t>
      </w:r>
      <w:proofErr w:type="spellStart"/>
      <w:r w:rsidRPr="008E510D">
        <w:rPr>
          <w:lang w:val="en-US"/>
        </w:rPr>
        <w:t>flowpaths</w:t>
      </w:r>
      <w:proofErr w:type="spellEnd"/>
      <w:r w:rsidRPr="008E510D">
        <w:rPr>
          <w:lang w:val="en-US"/>
        </w:rPr>
        <w:t xml:space="preserve"> and/or water edges realizing catchments connected to each other within the containing catchment realized by the entire network. This allows representation of the drainage pattern even if logically connected features may or may not be connected in the context of a particular representation.</w:t>
      </w:r>
    </w:p>
    <w:p w14:paraId="4BD052FD" w14:textId="77777777" w:rsidR="00C20518" w:rsidRDefault="00C20518" w:rsidP="00C20518">
      <w:pPr>
        <w:pStyle w:val="OGCFigure"/>
      </w:pPr>
      <w:r>
        <w:rPr>
          <w:noProof/>
        </w:rPr>
        <w:lastRenderedPageBreak/>
        <w:drawing>
          <wp:inline distT="0" distB="0" distL="0" distR="0" wp14:anchorId="0B77D697" wp14:editId="466EC6E8">
            <wp:extent cx="5486400" cy="5985164"/>
            <wp:effectExtent l="0" t="0" r="0" b="0"/>
            <wp:docPr id="78" name="Grafik 78" descr="D:\Users\Dornblut\OGC_HYF_SWG\hlphtml\EARoot\EA1\E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Users\Dornblut\OGC_HYF_SWG\hlphtml\EARoot\EA1\EA10.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5985164"/>
                    </a:xfrm>
                    <a:prstGeom prst="rect">
                      <a:avLst/>
                    </a:prstGeom>
                    <a:noFill/>
                    <a:ln>
                      <a:noFill/>
                    </a:ln>
                  </pic:spPr>
                </pic:pic>
              </a:graphicData>
            </a:graphic>
          </wp:inline>
        </w:drawing>
      </w:r>
    </w:p>
    <w:p w14:paraId="62B638E8" w14:textId="16298F14" w:rsidR="00C20518" w:rsidRPr="008E510D" w:rsidRDefault="00C20518" w:rsidP="00C20518">
      <w:pPr>
        <w:pStyle w:val="OGCFigure"/>
      </w:pPr>
      <w:bookmarkStart w:id="213" w:name="_Ref462910572"/>
      <w:bookmarkStart w:id="214" w:name="_Toc463963550"/>
      <w:r>
        <w:t xml:space="preserve">Figure </w:t>
      </w:r>
      <w:fldSimple w:instr=" SEQ Figure \* ARABIC ">
        <w:r w:rsidR="00F30A25">
          <w:rPr>
            <w:noProof/>
          </w:rPr>
          <w:t>37</w:t>
        </w:r>
      </w:fldSimple>
      <w:bookmarkEnd w:id="213"/>
      <w:r>
        <w:t xml:space="preserve">: </w:t>
      </w:r>
      <w:r w:rsidRPr="009E4992">
        <w:t>Channel Network realizing the catchment (UML class diagram</w:t>
      </w:r>
      <w:r>
        <w:t>)</w:t>
      </w:r>
      <w:bookmarkEnd w:id="214"/>
    </w:p>
    <w:p w14:paraId="23651F35" w14:textId="2657BD0C" w:rsidR="0029760E" w:rsidRPr="0029760E" w:rsidRDefault="0029760E" w:rsidP="0029760E">
      <w:pPr>
        <w:pStyle w:val="Beschriftung"/>
        <w:jc w:val="both"/>
        <w:rPr>
          <w:lang w:val="en-US"/>
        </w:rPr>
      </w:pPr>
    </w:p>
    <w:p w14:paraId="4B5A99F1" w14:textId="77777777" w:rsidR="00033C57" w:rsidRPr="008E510D" w:rsidRDefault="00033C57" w:rsidP="00450C77">
      <w:pPr>
        <w:pStyle w:val="StandardWeb"/>
        <w:jc w:val="both"/>
        <w:rPr>
          <w:lang w:val="en-US"/>
        </w:rPr>
      </w:pPr>
      <w:r w:rsidRPr="008E510D">
        <w:rPr>
          <w:lang w:val="en-US"/>
        </w:rPr>
        <w:t xml:space="preserve">The channel network is defined independent of the hydrographic network. This separates the concerns of hydraulics, focused on the analysis and design of channels and conduits, from the concerns of hydrology, focused on the occurrence and movement of water over land and in water bodies. It allows a logical catchment to be realized as a network of connected channels and depressions, regardless of water is contained therein or not. </w:t>
      </w:r>
    </w:p>
    <w:p w14:paraId="6DD08E09" w14:textId="0D519B1C" w:rsidR="00033C57" w:rsidRDefault="00033C57" w:rsidP="00450C77">
      <w:pPr>
        <w:pStyle w:val="StandardWeb"/>
        <w:jc w:val="both"/>
        <w:rPr>
          <w:lang w:val="en-US"/>
        </w:rPr>
      </w:pPr>
      <w:r w:rsidRPr="008E510D">
        <w:rPr>
          <w:lang w:val="en-US"/>
        </w:rPr>
        <w:t xml:space="preserve">A single depression or channel may realize the logical catchment, either as part of the network </w:t>
      </w:r>
      <w:r w:rsidR="00B90FE2" w:rsidRPr="008E510D">
        <w:rPr>
          <w:lang w:val="en-US"/>
        </w:rPr>
        <w:t>(</w:t>
      </w:r>
      <w:r w:rsidR="00874BCD">
        <w:rPr>
          <w:lang w:val="en-US"/>
        </w:rPr>
        <w:fldChar w:fldCharType="begin"/>
      </w:r>
      <w:r w:rsidR="00874BCD">
        <w:rPr>
          <w:lang w:val="en-US"/>
        </w:rPr>
        <w:instrText xml:space="preserve"> REF _Ref462910572 \h </w:instrText>
      </w:r>
      <w:r w:rsidR="00874BCD">
        <w:rPr>
          <w:lang w:val="en-US"/>
        </w:rPr>
      </w:r>
      <w:r w:rsidR="00874BCD">
        <w:rPr>
          <w:lang w:val="en-US"/>
        </w:rPr>
        <w:fldChar w:fldCharType="separate"/>
      </w:r>
      <w:r w:rsidR="00874BCD">
        <w:t xml:space="preserve">Figure </w:t>
      </w:r>
      <w:r w:rsidR="00874BCD">
        <w:rPr>
          <w:noProof/>
        </w:rPr>
        <w:t>37</w:t>
      </w:r>
      <w:r w:rsidR="00874BCD">
        <w:rPr>
          <w:lang w:val="en-US"/>
        </w:rPr>
        <w:fldChar w:fldCharType="end"/>
      </w:r>
      <w:r w:rsidR="00B90FE2">
        <w:rPr>
          <w:lang w:val="en-US"/>
        </w:rPr>
        <w:t>)</w:t>
      </w:r>
      <w:r w:rsidR="00B90FE2" w:rsidRPr="008E510D">
        <w:rPr>
          <w:lang w:val="en-US"/>
        </w:rPr>
        <w:t xml:space="preserve"> </w:t>
      </w:r>
      <w:r w:rsidRPr="008E510D">
        <w:rPr>
          <w:lang w:val="en-US"/>
        </w:rPr>
        <w:t xml:space="preserve">or via a reference feature which realizes the conceptual outfall of the catchment </w:t>
      </w:r>
      <w:r w:rsidR="00B90FE2">
        <w:rPr>
          <w:lang w:val="en-US"/>
        </w:rPr>
        <w:t>(</w:t>
      </w:r>
      <w:r w:rsidR="00874BCD">
        <w:rPr>
          <w:lang w:val="en-US"/>
        </w:rPr>
        <w:fldChar w:fldCharType="begin"/>
      </w:r>
      <w:r w:rsidR="00874BCD">
        <w:rPr>
          <w:lang w:val="en-US"/>
        </w:rPr>
        <w:instrText xml:space="preserve"> REF _Ref462910606 \h </w:instrText>
      </w:r>
      <w:r w:rsidR="00874BCD">
        <w:rPr>
          <w:lang w:val="en-US"/>
        </w:rPr>
      </w:r>
      <w:r w:rsidR="00874BCD">
        <w:rPr>
          <w:lang w:val="en-US"/>
        </w:rPr>
        <w:fldChar w:fldCharType="separate"/>
      </w:r>
      <w:r w:rsidR="00874BCD">
        <w:t xml:space="preserve">Figure </w:t>
      </w:r>
      <w:r w:rsidR="00874BCD">
        <w:rPr>
          <w:noProof/>
        </w:rPr>
        <w:t>38</w:t>
      </w:r>
      <w:r w:rsidR="00874BCD">
        <w:rPr>
          <w:lang w:val="en-US"/>
        </w:rPr>
        <w:fldChar w:fldCharType="end"/>
      </w:r>
      <w:r w:rsidR="00B90FE2">
        <w:rPr>
          <w:lang w:val="en-US"/>
        </w:rPr>
        <w:t xml:space="preserve">). </w:t>
      </w:r>
      <w:r w:rsidRPr="008E510D">
        <w:rPr>
          <w:lang w:val="en-US"/>
        </w:rPr>
        <w:t xml:space="preserve">For example, a point at an associated cross or longitudinal section </w:t>
      </w:r>
      <w:r w:rsidRPr="008E510D">
        <w:rPr>
          <w:lang w:val="en-US"/>
        </w:rPr>
        <w:lastRenderedPageBreak/>
        <w:t xml:space="preserve">may be considered to realize the outflow of the catchment which is realized by the channel expressed as a flowpath. </w:t>
      </w:r>
    </w:p>
    <w:p w14:paraId="5A0301E4" w14:textId="77777777" w:rsidR="00C20518" w:rsidRDefault="00C20518" w:rsidP="00C20518">
      <w:pPr>
        <w:pStyle w:val="OGCFigure"/>
      </w:pPr>
      <w:r>
        <w:rPr>
          <w:noProof/>
        </w:rPr>
        <w:drawing>
          <wp:inline distT="0" distB="0" distL="0" distR="0" wp14:anchorId="402A6000" wp14:editId="0FE4AD36">
            <wp:extent cx="5486400" cy="5191775"/>
            <wp:effectExtent l="0" t="0" r="0" b="8890"/>
            <wp:docPr id="79" name="Grafik 79" descr="D:\Users\Dornblut\OGC_HYF_SWG\hlphtml\EARoot\EA1\E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Users\Dornblut\OGC_HYF_SWG\hlphtml\EARoot\EA1\EA1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5191775"/>
                    </a:xfrm>
                    <a:prstGeom prst="rect">
                      <a:avLst/>
                    </a:prstGeom>
                    <a:noFill/>
                    <a:ln>
                      <a:noFill/>
                    </a:ln>
                  </pic:spPr>
                </pic:pic>
              </a:graphicData>
            </a:graphic>
          </wp:inline>
        </w:drawing>
      </w:r>
    </w:p>
    <w:p w14:paraId="529406B8" w14:textId="0EB83181" w:rsidR="00C20518" w:rsidRPr="008E510D" w:rsidRDefault="00C20518" w:rsidP="00C20518">
      <w:pPr>
        <w:pStyle w:val="OGCFigure"/>
      </w:pPr>
      <w:bookmarkStart w:id="215" w:name="_Ref462910606"/>
      <w:bookmarkStart w:id="216" w:name="_Toc463963551"/>
      <w:r>
        <w:t xml:space="preserve">Figure </w:t>
      </w:r>
      <w:fldSimple w:instr=" SEQ Figure \* ARABIC ">
        <w:r w:rsidR="00F30A25">
          <w:rPr>
            <w:noProof/>
          </w:rPr>
          <w:t>38</w:t>
        </w:r>
      </w:fldSimple>
      <w:bookmarkEnd w:id="215"/>
      <w:r>
        <w:t xml:space="preserve">: </w:t>
      </w:r>
      <w:r w:rsidRPr="009E4992">
        <w:t>Depression and Channel realizing the outfall (UML class diagram</w:t>
      </w:r>
      <w:r>
        <w:t>)</w:t>
      </w:r>
      <w:bookmarkEnd w:id="216"/>
    </w:p>
    <w:p w14:paraId="580B87D6" w14:textId="1E3C517D" w:rsidR="006119FB" w:rsidRPr="006119FB" w:rsidRDefault="006119FB" w:rsidP="0006438B">
      <w:pPr>
        <w:pStyle w:val="OGCFigure"/>
      </w:pPr>
    </w:p>
    <w:p w14:paraId="72079C1D" w14:textId="479B3E7F" w:rsidR="00033C57" w:rsidRPr="008E510D" w:rsidRDefault="00033C57" w:rsidP="00450C77">
      <w:pPr>
        <w:pStyle w:val="berschrift4"/>
        <w:jc w:val="both"/>
      </w:pPr>
      <w:r w:rsidRPr="008E510D">
        <w:t>Channel Network</w:t>
      </w:r>
    </w:p>
    <w:p w14:paraId="28FCEDBC" w14:textId="6E154486" w:rsidR="00033C57" w:rsidRPr="008E510D" w:rsidRDefault="00033C57" w:rsidP="00450C77">
      <w:pPr>
        <w:pStyle w:val="StandardWeb"/>
        <w:jc w:val="both"/>
        <w:rPr>
          <w:lang w:val="en-US"/>
        </w:rPr>
      </w:pPr>
      <w:r w:rsidRPr="008E510D">
        <w:rPr>
          <w:lang w:val="en-US"/>
        </w:rPr>
        <w:t xml:space="preserve">The </w:t>
      </w:r>
      <w:proofErr w:type="spellStart"/>
      <w:r w:rsidRPr="008E510D">
        <w:rPr>
          <w:lang w:val="en-US"/>
        </w:rPr>
        <w:t>HY_ChannelNetwork</w:t>
      </w:r>
      <w:proofErr w:type="spellEnd"/>
      <w:r w:rsidRPr="008E510D">
        <w:rPr>
          <w:lang w:val="en-US"/>
        </w:rPr>
        <w:t xml:space="preserve"> feature type specializes the </w:t>
      </w:r>
      <w:proofErr w:type="spellStart"/>
      <w:r w:rsidRPr="008E510D">
        <w:rPr>
          <w:lang w:val="en-US"/>
        </w:rPr>
        <w:t>HY_HydroNetwork</w:t>
      </w:r>
      <w:proofErr w:type="spellEnd"/>
      <w:r w:rsidRPr="008E510D">
        <w:rPr>
          <w:lang w:val="en-US"/>
        </w:rPr>
        <w:t xml:space="preserve"> realization defined in the </w:t>
      </w:r>
      <w:r w:rsidR="002228F1">
        <w:rPr>
          <w:lang w:val="en-US"/>
        </w:rPr>
        <w:t xml:space="preserve">Hydro Feature core </w:t>
      </w:r>
      <w:r w:rsidRPr="008E510D">
        <w:rPr>
          <w:lang w:val="en-US"/>
        </w:rPr>
        <w:t xml:space="preserve">model, specifically as an aggregate of surface depressions and surface channels which continuously or periodically contain water, without imposing a particular drainage pattern. This allows to represent the network, even if logically connected features may or may not be connected at the representation level. If the realized catchment is connected with other catchments via outfall, the channel network is considered connected to the channel network realizing these catchments. If required, an application focused on the structures containing a water body may use the </w:t>
      </w:r>
      <w:r w:rsidRPr="008E510D">
        <w:rPr>
          <w:lang w:val="en-US"/>
        </w:rPr>
        <w:lastRenderedPageBreak/>
        <w:t>defined relationships s to describe the realization of a catchment by the channel network, or network parts associated with the hydrographic network.</w:t>
      </w:r>
    </w:p>
    <w:p w14:paraId="0A39200A" w14:textId="5D891A41" w:rsidR="00033C57" w:rsidRPr="008E510D" w:rsidRDefault="00033C57" w:rsidP="00450C77">
      <w:pPr>
        <w:pStyle w:val="StandardWeb"/>
        <w:jc w:val="both"/>
        <w:rPr>
          <w:lang w:val="en-US"/>
        </w:rPr>
      </w:pPr>
      <w:proofErr w:type="spellStart"/>
      <w:r w:rsidRPr="008E510D">
        <w:rPr>
          <w:lang w:val="en-US"/>
        </w:rPr>
        <w:t>HY_ChannelNetwork</w:t>
      </w:r>
      <w:proofErr w:type="spellEnd"/>
      <w:r w:rsidRPr="008E510D">
        <w:rPr>
          <w:lang w:val="en-US"/>
        </w:rPr>
        <w:t xml:space="preserve"> associates the </w:t>
      </w:r>
      <w:proofErr w:type="spellStart"/>
      <w:r w:rsidRPr="008E510D">
        <w:rPr>
          <w:rStyle w:val="Hervorhebung"/>
          <w:lang w:val="en-US"/>
        </w:rPr>
        <w:t>surfaceDepression</w:t>
      </w:r>
      <w:proofErr w:type="spellEnd"/>
      <w:r w:rsidRPr="008E510D">
        <w:rPr>
          <w:lang w:val="en-US"/>
        </w:rPr>
        <w:t xml:space="preserve"> and </w:t>
      </w:r>
      <w:proofErr w:type="spellStart"/>
      <w:r w:rsidRPr="008E510D">
        <w:rPr>
          <w:rStyle w:val="Hervorhebung"/>
          <w:lang w:val="en-US"/>
        </w:rPr>
        <w:t>surfaceChannel</w:t>
      </w:r>
      <w:proofErr w:type="spellEnd"/>
      <w:r w:rsidRPr="008E510D">
        <w:rPr>
          <w:lang w:val="en-US"/>
        </w:rPr>
        <w:t xml:space="preserve">, and carries a </w:t>
      </w:r>
      <w:proofErr w:type="spellStart"/>
      <w:r w:rsidRPr="008E510D">
        <w:rPr>
          <w:rStyle w:val="Hervorhebung"/>
          <w:lang w:val="en-US"/>
        </w:rPr>
        <w:t>drainagePattern</w:t>
      </w:r>
      <w:proofErr w:type="spellEnd"/>
      <w:r w:rsidRPr="008E510D">
        <w:rPr>
          <w:lang w:val="en-US"/>
        </w:rPr>
        <w:t xml:space="preserve"> attribute; it inherits </w:t>
      </w:r>
      <w:r w:rsidR="00403615">
        <w:rPr>
          <w:lang w:val="en-US"/>
        </w:rPr>
        <w:t>through</w:t>
      </w:r>
      <w:r w:rsidR="00403615" w:rsidRPr="008E510D">
        <w:rPr>
          <w:lang w:val="en-US"/>
        </w:rPr>
        <w:t xml:space="preserve"> </w:t>
      </w:r>
      <w:r w:rsidRPr="008E510D">
        <w:rPr>
          <w:lang w:val="en-US"/>
        </w:rPr>
        <w:t xml:space="preserve">generalization the </w:t>
      </w:r>
      <w:proofErr w:type="spellStart"/>
      <w:r w:rsidR="002C3C8A">
        <w:rPr>
          <w:rStyle w:val="Hervorhebung"/>
          <w:lang w:val="en-US"/>
        </w:rPr>
        <w:t>realized</w:t>
      </w:r>
      <w:r w:rsidRPr="008E510D">
        <w:rPr>
          <w:rStyle w:val="Hervorhebung"/>
          <w:lang w:val="en-US"/>
        </w:rPr>
        <w:t>Catchment</w:t>
      </w:r>
      <w:proofErr w:type="spellEnd"/>
      <w:r w:rsidRPr="008E510D">
        <w:rPr>
          <w:lang w:val="en-US"/>
        </w:rPr>
        <w:t xml:space="preserve">, </w:t>
      </w:r>
      <w:r w:rsidRPr="008E510D">
        <w:rPr>
          <w:rStyle w:val="Hervorhebung"/>
          <w:lang w:val="en-US"/>
        </w:rPr>
        <w:t>flowpath</w:t>
      </w:r>
      <w:r w:rsidRPr="008E510D">
        <w:rPr>
          <w:lang w:val="en-US"/>
        </w:rPr>
        <w:t xml:space="preserve"> and </w:t>
      </w:r>
      <w:proofErr w:type="spellStart"/>
      <w:r w:rsidRPr="008E510D">
        <w:rPr>
          <w:rStyle w:val="Hervorhebung"/>
          <w:lang w:val="en-US"/>
        </w:rPr>
        <w:t>waterEdge</w:t>
      </w:r>
      <w:proofErr w:type="spellEnd"/>
      <w:r w:rsidR="00403615">
        <w:rPr>
          <w:lang w:val="en-US"/>
        </w:rPr>
        <w:t xml:space="preserve"> associations</w:t>
      </w:r>
      <w:r w:rsidR="00403615" w:rsidRPr="008E510D">
        <w:rPr>
          <w:lang w:val="en-US"/>
        </w:rPr>
        <w:t xml:space="preserve"> as</w:t>
      </w:r>
      <w:r w:rsidRPr="008E510D">
        <w:rPr>
          <w:lang w:val="en-US"/>
        </w:rPr>
        <w:t xml:space="preserve"> well as </w:t>
      </w:r>
      <w:proofErr w:type="spellStart"/>
      <w:r w:rsidRPr="008E510D">
        <w:rPr>
          <w:rStyle w:val="Hervorhebung"/>
          <w:lang w:val="en-US"/>
        </w:rPr>
        <w:t>catchmentBoundary</w:t>
      </w:r>
      <w:proofErr w:type="spellEnd"/>
      <w:r w:rsidRPr="008E510D">
        <w:rPr>
          <w:lang w:val="en-US"/>
        </w:rPr>
        <w:t xml:space="preserve"> and </w:t>
      </w:r>
      <w:proofErr w:type="spellStart"/>
      <w:r w:rsidRPr="008E510D">
        <w:rPr>
          <w:rStyle w:val="Hervorhebung"/>
          <w:lang w:val="en-US"/>
        </w:rPr>
        <w:t>catchmentArea</w:t>
      </w:r>
      <w:proofErr w:type="spellEnd"/>
      <w:r w:rsidRPr="008E510D">
        <w:rPr>
          <w:lang w:val="en-US"/>
        </w:rPr>
        <w:t xml:space="preserve"> associations. Depending on the application, the channel network and the related features may be described by suitable attributes. A </w:t>
      </w:r>
      <w:r w:rsidRPr="008E510D">
        <w:rPr>
          <w:rStyle w:val="Hervorhebung"/>
          <w:lang w:val="en-US"/>
        </w:rPr>
        <w:t>channel</w:t>
      </w:r>
      <w:r w:rsidR="00585BA6">
        <w:rPr>
          <w:rStyle w:val="Hervorhebung"/>
          <w:lang w:val="en-US"/>
        </w:rPr>
        <w:t>-</w:t>
      </w:r>
      <w:r w:rsidRPr="008E510D">
        <w:rPr>
          <w:rStyle w:val="Hervorhebung"/>
          <w:lang w:val="en-US"/>
        </w:rPr>
        <w:t>path</w:t>
      </w:r>
      <w:r w:rsidRPr="008E510D">
        <w:rPr>
          <w:lang w:val="en-US"/>
        </w:rPr>
        <w:t xml:space="preserve"> and a </w:t>
      </w:r>
      <w:r w:rsidRPr="008E510D">
        <w:rPr>
          <w:rStyle w:val="Hervorhebung"/>
          <w:lang w:val="en-US"/>
        </w:rPr>
        <w:t>channel</w:t>
      </w:r>
      <w:r w:rsidR="00585BA6">
        <w:rPr>
          <w:rStyle w:val="Hervorhebung"/>
          <w:lang w:val="en-US"/>
        </w:rPr>
        <w:t>-</w:t>
      </w:r>
      <w:r w:rsidRPr="008E510D">
        <w:rPr>
          <w:rStyle w:val="Hervorhebung"/>
          <w:lang w:val="en-US"/>
        </w:rPr>
        <w:t>edge</w:t>
      </w:r>
      <w:r w:rsidRPr="008E510D">
        <w:rPr>
          <w:lang w:val="en-US"/>
        </w:rPr>
        <w:t xml:space="preserve"> constraint </w:t>
      </w:r>
      <w:r w:rsidR="00371ADB">
        <w:rPr>
          <w:lang w:val="en-US"/>
        </w:rPr>
        <w:t>are defined to support the recognition of channel and depression as flowpath realizing the catchment.</w:t>
      </w:r>
      <w:r w:rsidRPr="008E510D">
        <w:rPr>
          <w:lang w:val="en-US"/>
        </w:rPr>
        <w:t xml:space="preserve"> </w:t>
      </w:r>
    </w:p>
    <w:p w14:paraId="1F421B8A" w14:textId="7069E479" w:rsidR="00403615" w:rsidRDefault="00033C57" w:rsidP="00450C77">
      <w:pPr>
        <w:pStyle w:val="StandardWeb"/>
        <w:jc w:val="both"/>
        <w:rPr>
          <w:lang w:val="en-US"/>
        </w:rPr>
      </w:pPr>
      <w:proofErr w:type="spellStart"/>
      <w:r w:rsidRPr="008E510D">
        <w:rPr>
          <w:rStyle w:val="Fett"/>
          <w:lang w:val="en-US"/>
        </w:rPr>
        <w:t>drainagePattern</w:t>
      </w:r>
      <w:proofErr w:type="spellEnd"/>
      <w:r w:rsidRPr="008E510D">
        <w:rPr>
          <w:lang w:val="en-US"/>
        </w:rPr>
        <w:t xml:space="preserve"> </w:t>
      </w:r>
      <w:r w:rsidR="00403615">
        <w:rPr>
          <w:lang w:val="en-US"/>
        </w:rPr>
        <w:t>(</w:t>
      </w:r>
      <w:r w:rsidRPr="008E510D">
        <w:rPr>
          <w:lang w:val="en-US"/>
        </w:rPr>
        <w:t>attribute</w:t>
      </w:r>
      <w:r w:rsidR="00403615">
        <w:rPr>
          <w:lang w:val="en-US"/>
        </w:rPr>
        <w:t>):</w:t>
      </w:r>
      <w:r w:rsidRPr="008E510D">
        <w:rPr>
          <w:lang w:val="en-US"/>
        </w:rPr>
        <w:t xml:space="preserve"> </w:t>
      </w:r>
    </w:p>
    <w:p w14:paraId="4C8ED1D6" w14:textId="23470292" w:rsidR="00033C57" w:rsidRPr="008E510D" w:rsidRDefault="00033C57" w:rsidP="00450C77">
      <w:pPr>
        <w:pStyle w:val="StandardWeb"/>
        <w:jc w:val="both"/>
        <w:rPr>
          <w:lang w:val="en-US"/>
        </w:rPr>
      </w:pPr>
      <w:r w:rsidRPr="008E510D">
        <w:rPr>
          <w:lang w:val="en-US"/>
        </w:rPr>
        <w:t xml:space="preserve">drainage pattern. </w:t>
      </w:r>
      <w:r w:rsidR="00403615" w:rsidRPr="00403615">
        <w:rPr>
          <w:lang w:val="en-US"/>
        </w:rPr>
        <w:t>An</w:t>
      </w:r>
      <w:r w:rsidRPr="00403615">
        <w:rPr>
          <w:lang w:val="en-US"/>
        </w:rPr>
        <w:t xml:space="preserve"> implementation may use a term from the </w:t>
      </w:r>
      <w:proofErr w:type="spellStart"/>
      <w:r w:rsidRPr="00403615">
        <w:rPr>
          <w:lang w:val="en-US"/>
        </w:rPr>
        <w:t>HY_DrainagePattern</w:t>
      </w:r>
      <w:proofErr w:type="spellEnd"/>
      <w:r w:rsidRPr="00403615">
        <w:rPr>
          <w:lang w:val="en-US"/>
        </w:rPr>
        <w:t xml:space="preserve"> code</w:t>
      </w:r>
      <w:r w:rsidR="00985742" w:rsidRPr="00403615">
        <w:rPr>
          <w:lang w:val="en-US"/>
        </w:rPr>
        <w:t xml:space="preserve"> </w:t>
      </w:r>
      <w:r w:rsidRPr="00403615">
        <w:rPr>
          <w:lang w:val="en-US"/>
        </w:rPr>
        <w:t xml:space="preserve">list. Note that alternative code lists may be used but should be related to the terms in Annex </w:t>
      </w:r>
      <w:r w:rsidR="00B90FE2" w:rsidRPr="00403615">
        <w:rPr>
          <w:lang w:val="en-US"/>
        </w:rPr>
        <w:t>B</w:t>
      </w:r>
      <w:r w:rsidRPr="00403615">
        <w:rPr>
          <w:lang w:val="en-US"/>
        </w:rPr>
        <w:t>.3 using an appropriate formalism.</w:t>
      </w:r>
      <w:r w:rsidRPr="008E510D">
        <w:rPr>
          <w:lang w:val="en-US"/>
        </w:rPr>
        <w:t xml:space="preserve"> </w:t>
      </w:r>
    </w:p>
    <w:p w14:paraId="5DD16C4D" w14:textId="34A0140F" w:rsidR="00403615" w:rsidRDefault="00033C57" w:rsidP="00450C77">
      <w:pPr>
        <w:pStyle w:val="StandardWeb"/>
        <w:jc w:val="both"/>
        <w:rPr>
          <w:lang w:val="en-US"/>
        </w:rPr>
      </w:pPr>
      <w:proofErr w:type="spellStart"/>
      <w:r w:rsidRPr="008E510D">
        <w:rPr>
          <w:rStyle w:val="Fett"/>
          <w:lang w:val="en-US"/>
        </w:rPr>
        <w:t>surfaceDepression</w:t>
      </w:r>
      <w:proofErr w:type="spellEnd"/>
      <w:r w:rsidRPr="008E510D">
        <w:rPr>
          <w:lang w:val="en-US"/>
        </w:rPr>
        <w:t xml:space="preserve"> </w:t>
      </w:r>
      <w:r w:rsidR="00403615">
        <w:rPr>
          <w:lang w:val="en-US"/>
        </w:rPr>
        <w:t>(</w:t>
      </w:r>
      <w:r w:rsidRPr="008E510D">
        <w:rPr>
          <w:lang w:val="en-US"/>
        </w:rPr>
        <w:t>association</w:t>
      </w:r>
      <w:r w:rsidR="00403615">
        <w:rPr>
          <w:lang w:val="en-US"/>
        </w:rPr>
        <w:t>):</w:t>
      </w:r>
    </w:p>
    <w:p w14:paraId="1E14CD0B" w14:textId="41F6BD1A" w:rsidR="00033C57" w:rsidRPr="008E510D" w:rsidRDefault="00033C57" w:rsidP="00450C77">
      <w:pPr>
        <w:pStyle w:val="StandardWeb"/>
        <w:jc w:val="both"/>
        <w:rPr>
          <w:lang w:val="en-US"/>
        </w:rPr>
      </w:pPr>
      <w:r w:rsidRPr="008E510D">
        <w:rPr>
          <w:lang w:val="en-US"/>
        </w:rPr>
        <w:t xml:space="preserve">depression </w:t>
      </w:r>
      <w:r w:rsidR="00403615">
        <w:rPr>
          <w:lang w:val="en-US"/>
        </w:rPr>
        <w:t xml:space="preserve">on the land surface </w:t>
      </w:r>
      <w:r w:rsidRPr="008E510D">
        <w:rPr>
          <w:lang w:val="en-US"/>
        </w:rPr>
        <w:t>which realizes the logical catchment either separately, or as part of the channel network.</w:t>
      </w:r>
    </w:p>
    <w:p w14:paraId="48A58F0B" w14:textId="75A68FBD" w:rsidR="00403615" w:rsidRDefault="00033C57" w:rsidP="00450C77">
      <w:pPr>
        <w:pStyle w:val="StandardWeb"/>
        <w:jc w:val="both"/>
        <w:rPr>
          <w:lang w:val="en-US"/>
        </w:rPr>
      </w:pPr>
      <w:proofErr w:type="spellStart"/>
      <w:r w:rsidRPr="008E510D">
        <w:rPr>
          <w:rStyle w:val="Fett"/>
          <w:lang w:val="en-US"/>
        </w:rPr>
        <w:t>surfaceChannel</w:t>
      </w:r>
      <w:proofErr w:type="spellEnd"/>
      <w:r w:rsidRPr="008E510D">
        <w:rPr>
          <w:lang w:val="en-US"/>
        </w:rPr>
        <w:t xml:space="preserve"> </w:t>
      </w:r>
      <w:r w:rsidR="00403615">
        <w:rPr>
          <w:lang w:val="en-US"/>
        </w:rPr>
        <w:t>(</w:t>
      </w:r>
      <w:r w:rsidRPr="008E510D">
        <w:rPr>
          <w:lang w:val="en-US"/>
        </w:rPr>
        <w:t>association</w:t>
      </w:r>
      <w:r w:rsidR="00403615">
        <w:rPr>
          <w:lang w:val="en-US"/>
        </w:rPr>
        <w:t>):</w:t>
      </w:r>
    </w:p>
    <w:p w14:paraId="1F0AF1B8" w14:textId="6C23BD3C" w:rsidR="00033C57" w:rsidRDefault="00033C57" w:rsidP="00450C77">
      <w:pPr>
        <w:pStyle w:val="StandardWeb"/>
        <w:jc w:val="both"/>
        <w:rPr>
          <w:lang w:val="en-US"/>
        </w:rPr>
      </w:pPr>
      <w:r w:rsidRPr="008E510D">
        <w:rPr>
          <w:lang w:val="en-US"/>
        </w:rPr>
        <w:t xml:space="preserve">channel </w:t>
      </w:r>
      <w:r w:rsidR="00403615">
        <w:rPr>
          <w:lang w:val="en-US"/>
        </w:rPr>
        <w:t>on the land surface</w:t>
      </w:r>
      <w:r w:rsidRPr="008E510D">
        <w:rPr>
          <w:lang w:val="en-US"/>
        </w:rPr>
        <w:t xml:space="preserve"> which realizes the logical catchment either separately, or as part of the channel network.</w:t>
      </w:r>
    </w:p>
    <w:p w14:paraId="01861011" w14:textId="68299DCC" w:rsidR="00403615" w:rsidRDefault="00403615" w:rsidP="00403615">
      <w:pPr>
        <w:pStyle w:val="StandardWeb"/>
        <w:jc w:val="both"/>
        <w:rPr>
          <w:lang w:val="en-US"/>
        </w:rPr>
      </w:pPr>
      <w:r>
        <w:rPr>
          <w:rStyle w:val="Fett"/>
          <w:lang w:val="en-US"/>
        </w:rPr>
        <w:t xml:space="preserve">channel-path </w:t>
      </w:r>
      <w:r>
        <w:rPr>
          <w:lang w:val="en-US"/>
        </w:rPr>
        <w:t>(constraint):</w:t>
      </w:r>
      <w:r w:rsidRPr="008E510D">
        <w:rPr>
          <w:lang w:val="en-US"/>
        </w:rPr>
        <w:t xml:space="preserve"> </w:t>
      </w:r>
    </w:p>
    <w:p w14:paraId="0F231C51" w14:textId="3F7DEF76" w:rsidR="00403615" w:rsidRDefault="00403615" w:rsidP="00403615">
      <w:pPr>
        <w:pStyle w:val="StandardWeb"/>
        <w:jc w:val="both"/>
      </w:pPr>
      <w:r>
        <w:t>defines that whenever</w:t>
      </w:r>
      <w:r w:rsidRPr="008E510D">
        <w:t xml:space="preserve"> </w:t>
      </w:r>
      <w:r>
        <w:t xml:space="preserve">a </w:t>
      </w:r>
      <w:r w:rsidR="00371ADB">
        <w:t>flowpath exists as part of a network</w:t>
      </w:r>
      <w:r>
        <w:t xml:space="preserve">, the </w:t>
      </w:r>
      <w:r w:rsidR="00371ADB">
        <w:t xml:space="preserve">surface depression and surface channel </w:t>
      </w:r>
      <w:r w:rsidR="009F02CC">
        <w:t xml:space="preserve">should be </w:t>
      </w:r>
      <w:r w:rsidR="00371ADB">
        <w:t xml:space="preserve">recognized as </w:t>
      </w:r>
      <w:r w:rsidR="008314A8">
        <w:t xml:space="preserve">a </w:t>
      </w:r>
      <w:r w:rsidR="00371ADB">
        <w:t>flowpath</w:t>
      </w:r>
      <w:r w:rsidR="008314A8">
        <w:t xml:space="preserve">. Geometrically represented as a curve, </w:t>
      </w:r>
      <w:r w:rsidR="003D1006">
        <w:t xml:space="preserve">channel-path </w:t>
      </w:r>
      <w:r w:rsidR="00407043">
        <w:t xml:space="preserve">will support </w:t>
      </w:r>
      <w:r w:rsidR="008314A8">
        <w:t>to ‘measure’ a position on, or along</w:t>
      </w:r>
      <w:r w:rsidR="0056071D">
        <w:t>,</w:t>
      </w:r>
      <w:r w:rsidR="008314A8">
        <w:t xml:space="preserve"> the channel</w:t>
      </w:r>
      <w:r w:rsidR="0056071D">
        <w:t xml:space="preserve"> using its centreline as shape.</w:t>
      </w:r>
    </w:p>
    <w:p w14:paraId="5102157C" w14:textId="5F40D6E5" w:rsidR="00403615" w:rsidRDefault="00403615" w:rsidP="00403615">
      <w:pPr>
        <w:pStyle w:val="StandardWeb"/>
        <w:jc w:val="both"/>
        <w:rPr>
          <w:lang w:val="en-US"/>
        </w:rPr>
      </w:pPr>
      <w:r>
        <w:rPr>
          <w:rStyle w:val="Fett"/>
          <w:lang w:val="en-US"/>
        </w:rPr>
        <w:t>channel-edge</w:t>
      </w:r>
      <w:r w:rsidRPr="008E510D">
        <w:rPr>
          <w:lang w:val="en-US"/>
        </w:rPr>
        <w:t xml:space="preserve"> </w:t>
      </w:r>
      <w:r>
        <w:rPr>
          <w:lang w:val="en-US"/>
        </w:rPr>
        <w:t>(constraint):</w:t>
      </w:r>
      <w:r w:rsidRPr="008E510D">
        <w:rPr>
          <w:lang w:val="en-US"/>
        </w:rPr>
        <w:t xml:space="preserve"> </w:t>
      </w:r>
    </w:p>
    <w:p w14:paraId="321FA80D" w14:textId="3B90292E" w:rsidR="00403615" w:rsidRPr="0056071D" w:rsidRDefault="008314A8" w:rsidP="00450C77">
      <w:pPr>
        <w:pStyle w:val="StandardWeb"/>
        <w:jc w:val="both"/>
        <w:rPr>
          <w:lang w:val="en-US"/>
        </w:rPr>
      </w:pPr>
      <w:r>
        <w:t>defines that whenever</w:t>
      </w:r>
      <w:r w:rsidRPr="008E510D">
        <w:t xml:space="preserve"> </w:t>
      </w:r>
      <w:r>
        <w:t xml:space="preserve">a water edge exists as part of a network, the surface depression and surface channel </w:t>
      </w:r>
      <w:r w:rsidR="009F02CC">
        <w:t xml:space="preserve">should be </w:t>
      </w:r>
      <w:r>
        <w:t xml:space="preserve">recognized as a water edge. Geometrically represented as a curve, </w:t>
      </w:r>
      <w:r w:rsidR="003D1006">
        <w:t xml:space="preserve">channel-edge </w:t>
      </w:r>
      <w:r w:rsidR="00407043">
        <w:t xml:space="preserve">will </w:t>
      </w:r>
      <w:r>
        <w:t>support to ‘measure’ a position on, or along</w:t>
      </w:r>
      <w:r w:rsidR="0056071D">
        <w:t>,</w:t>
      </w:r>
      <w:r>
        <w:t xml:space="preserve"> the </w:t>
      </w:r>
      <w:r w:rsidR="0056071D">
        <w:t xml:space="preserve">channel using the line of intersection with a water body. </w:t>
      </w:r>
    </w:p>
    <w:p w14:paraId="79E153DE" w14:textId="3CA8B989" w:rsidR="00033C57" w:rsidRPr="008E510D" w:rsidRDefault="00033C57" w:rsidP="00450C77">
      <w:pPr>
        <w:pStyle w:val="berschrift4"/>
        <w:jc w:val="both"/>
      </w:pPr>
      <w:r w:rsidRPr="008E510D">
        <w:t>Depression</w:t>
      </w:r>
    </w:p>
    <w:p w14:paraId="545B5509" w14:textId="52DADEB7" w:rsidR="00033C57" w:rsidRPr="008E510D" w:rsidRDefault="00033C57" w:rsidP="00450C77">
      <w:pPr>
        <w:pStyle w:val="StandardWeb"/>
        <w:jc w:val="both"/>
        <w:rPr>
          <w:lang w:val="en-US"/>
        </w:rPr>
      </w:pPr>
      <w:r w:rsidRPr="008E510D">
        <w:rPr>
          <w:lang w:val="en-US"/>
        </w:rPr>
        <w:t xml:space="preserve">The </w:t>
      </w:r>
      <w:proofErr w:type="spellStart"/>
      <w:r w:rsidRPr="008E510D">
        <w:rPr>
          <w:lang w:val="en-US"/>
        </w:rPr>
        <w:t>HY_Depression</w:t>
      </w:r>
      <w:proofErr w:type="spellEnd"/>
      <w:r w:rsidRPr="008E510D">
        <w:rPr>
          <w:lang w:val="en-US"/>
        </w:rPr>
        <w:t xml:space="preserve"> feature type specializes the general HY_HydroFeature class. It describes land lower than the surrounding land as container for standing water. A depression is part of the network of channels and depressions forming the connecting </w:t>
      </w:r>
      <w:r w:rsidRPr="008E510D">
        <w:rPr>
          <w:lang w:val="en-US"/>
        </w:rPr>
        <w:lastRenderedPageBreak/>
        <w:t xml:space="preserve">system for the wherein water bodies stand as parts of hydrographic network. </w:t>
      </w:r>
      <w:proofErr w:type="spellStart"/>
      <w:r w:rsidRPr="008E510D">
        <w:rPr>
          <w:lang w:val="en-US"/>
        </w:rPr>
        <w:t>HY_Depression</w:t>
      </w:r>
      <w:proofErr w:type="spellEnd"/>
      <w:r w:rsidRPr="008E510D">
        <w:rPr>
          <w:lang w:val="en-US"/>
        </w:rPr>
        <w:t xml:space="preserve"> inherits from generalization the </w:t>
      </w:r>
      <w:r w:rsidRPr="008E510D">
        <w:rPr>
          <w:rStyle w:val="Hervorhebung"/>
          <w:lang w:val="en-US"/>
        </w:rPr>
        <w:t>name</w:t>
      </w:r>
      <w:r w:rsidRPr="008E510D">
        <w:rPr>
          <w:lang w:val="en-US"/>
        </w:rPr>
        <w:t xml:space="preserve"> property, and the </w:t>
      </w:r>
      <w:r w:rsidRPr="008E510D">
        <w:rPr>
          <w:rStyle w:val="Hervorhebung"/>
          <w:lang w:val="en-US"/>
        </w:rPr>
        <w:t>channel</w:t>
      </w:r>
      <w:r w:rsidR="00585BA6">
        <w:rPr>
          <w:rStyle w:val="Hervorhebung"/>
          <w:lang w:val="en-US"/>
        </w:rPr>
        <w:t>-</w:t>
      </w:r>
      <w:r w:rsidRPr="008E510D">
        <w:rPr>
          <w:rStyle w:val="Hervorhebung"/>
          <w:lang w:val="en-US"/>
        </w:rPr>
        <w:t>path</w:t>
      </w:r>
      <w:r w:rsidRPr="008E510D">
        <w:rPr>
          <w:lang w:val="en-US"/>
        </w:rPr>
        <w:t xml:space="preserve"> and </w:t>
      </w:r>
      <w:r w:rsidRPr="008E510D">
        <w:rPr>
          <w:rStyle w:val="Hervorhebung"/>
          <w:lang w:val="en-US"/>
        </w:rPr>
        <w:t>channel</w:t>
      </w:r>
      <w:r w:rsidR="00585BA6">
        <w:rPr>
          <w:rStyle w:val="Hervorhebung"/>
          <w:lang w:val="en-US"/>
        </w:rPr>
        <w:t>-</w:t>
      </w:r>
      <w:r w:rsidRPr="008E510D">
        <w:rPr>
          <w:rStyle w:val="Hervorhebung"/>
          <w:lang w:val="en-US"/>
        </w:rPr>
        <w:t>edge</w:t>
      </w:r>
      <w:r w:rsidRPr="008E510D">
        <w:rPr>
          <w:lang w:val="en-US"/>
        </w:rPr>
        <w:t xml:space="preserve"> constraints. It associates the </w:t>
      </w:r>
      <w:proofErr w:type="spellStart"/>
      <w:r w:rsidRPr="008E510D">
        <w:rPr>
          <w:rStyle w:val="Hervorhebung"/>
          <w:lang w:val="en-US"/>
        </w:rPr>
        <w:t>surfaceNetwork</w:t>
      </w:r>
      <w:proofErr w:type="spellEnd"/>
      <w:r w:rsidRPr="008E510D">
        <w:rPr>
          <w:lang w:val="en-US"/>
        </w:rPr>
        <w:t xml:space="preserve"> in which it participates, a body of </w:t>
      </w:r>
      <w:proofErr w:type="spellStart"/>
      <w:r w:rsidRPr="008E510D">
        <w:rPr>
          <w:rStyle w:val="Hervorhebung"/>
          <w:lang w:val="en-US"/>
        </w:rPr>
        <w:t>standingWater</w:t>
      </w:r>
      <w:proofErr w:type="spellEnd"/>
      <w:r w:rsidRPr="008E510D">
        <w:rPr>
          <w:lang w:val="en-US"/>
        </w:rPr>
        <w:t xml:space="preserve"> and a </w:t>
      </w:r>
      <w:proofErr w:type="spellStart"/>
      <w:r w:rsidRPr="008E510D">
        <w:rPr>
          <w:rStyle w:val="Hervorhebung"/>
          <w:lang w:val="en-US"/>
        </w:rPr>
        <w:t>confinedWaterBody</w:t>
      </w:r>
      <w:proofErr w:type="spellEnd"/>
      <w:r w:rsidRPr="008E510D">
        <w:rPr>
          <w:lang w:val="en-US"/>
        </w:rPr>
        <w:t xml:space="preserve">. A </w:t>
      </w:r>
      <w:r w:rsidR="002C6563">
        <w:rPr>
          <w:rStyle w:val="Hervorhebung"/>
          <w:lang w:val="en-US"/>
        </w:rPr>
        <w:t>waterbody</w:t>
      </w:r>
      <w:r w:rsidR="00585BA6">
        <w:rPr>
          <w:rStyle w:val="Hervorhebung"/>
          <w:lang w:val="en-US"/>
        </w:rPr>
        <w:t>-</w:t>
      </w:r>
      <w:r w:rsidRPr="008E510D">
        <w:rPr>
          <w:rStyle w:val="Hervorhebung"/>
          <w:lang w:val="en-US"/>
        </w:rPr>
        <w:t>edge</w:t>
      </w:r>
      <w:r w:rsidRPr="008E510D">
        <w:rPr>
          <w:lang w:val="en-US"/>
        </w:rPr>
        <w:t xml:space="preserve"> constraint is defined </w:t>
      </w:r>
      <w:r w:rsidR="00F07AD8">
        <w:rPr>
          <w:lang w:val="en-US"/>
        </w:rPr>
        <w:t xml:space="preserve">to support the recognition of </w:t>
      </w:r>
      <w:r w:rsidR="002C6563">
        <w:rPr>
          <w:lang w:val="en-US"/>
        </w:rPr>
        <w:t xml:space="preserve">the confined </w:t>
      </w:r>
      <w:r w:rsidR="009B61A9">
        <w:rPr>
          <w:lang w:val="en-US"/>
        </w:rPr>
        <w:t>water body</w:t>
      </w:r>
      <w:r w:rsidR="002C6563">
        <w:rPr>
          <w:lang w:val="en-US"/>
        </w:rPr>
        <w:t xml:space="preserve"> </w:t>
      </w:r>
      <w:r w:rsidR="00F07AD8">
        <w:rPr>
          <w:lang w:val="en-US"/>
        </w:rPr>
        <w:t xml:space="preserve">as </w:t>
      </w:r>
      <w:r w:rsidR="002C6563">
        <w:rPr>
          <w:lang w:val="en-US"/>
        </w:rPr>
        <w:t>water edge</w:t>
      </w:r>
      <w:r w:rsidR="00F07AD8">
        <w:rPr>
          <w:lang w:val="en-US"/>
        </w:rPr>
        <w:t xml:space="preserve"> realizing the catchment</w:t>
      </w:r>
      <w:r w:rsidRPr="008E510D">
        <w:rPr>
          <w:lang w:val="en-US"/>
        </w:rPr>
        <w:t xml:space="preserve">.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benchmark</w:t>
      </w:r>
      <w:r w:rsidRPr="008E510D">
        <w:rPr>
          <w:lang w:val="en-US"/>
        </w:rPr>
        <w:t xml:space="preserve"> constraint </w:t>
      </w:r>
      <w:r w:rsidR="006B2388">
        <w:rPr>
          <w:lang w:val="en-US"/>
        </w:rPr>
        <w:t xml:space="preserve">emphasizes the recognition of a benchmark on the confined </w:t>
      </w:r>
      <w:r w:rsidR="009B61A9">
        <w:rPr>
          <w:lang w:val="en-US"/>
        </w:rPr>
        <w:t>water body</w:t>
      </w:r>
      <w:r w:rsidR="006B2388">
        <w:rPr>
          <w:lang w:val="en-US"/>
        </w:rPr>
        <w:t xml:space="preserve"> as </w:t>
      </w:r>
      <w:r w:rsidRPr="008E510D">
        <w:rPr>
          <w:lang w:val="en-US"/>
        </w:rPr>
        <w:t>outflow of the catchment realized by the channel network</w:t>
      </w:r>
      <w:r w:rsidR="006B2388">
        <w:rPr>
          <w:lang w:val="en-US"/>
        </w:rPr>
        <w:t>.</w:t>
      </w:r>
      <w:r w:rsidRPr="008E510D">
        <w:rPr>
          <w:lang w:val="en-US"/>
        </w:rPr>
        <w:t xml:space="preserve"> </w:t>
      </w:r>
    </w:p>
    <w:p w14:paraId="1BB8ABBC" w14:textId="77777777" w:rsidR="006A6A09" w:rsidRDefault="006A6A09" w:rsidP="00450C77">
      <w:pPr>
        <w:pStyle w:val="StandardWeb"/>
        <w:jc w:val="both"/>
        <w:rPr>
          <w:rStyle w:val="Fett"/>
          <w:b w:val="0"/>
          <w:lang w:val="en-US"/>
        </w:rPr>
      </w:pPr>
      <w:proofErr w:type="spellStart"/>
      <w:r>
        <w:rPr>
          <w:rStyle w:val="Fett"/>
          <w:lang w:val="en-US"/>
        </w:rPr>
        <w:t>surfaceNetwork</w:t>
      </w:r>
      <w:proofErr w:type="spellEnd"/>
      <w:r>
        <w:rPr>
          <w:rStyle w:val="Fett"/>
          <w:lang w:val="en-US"/>
        </w:rPr>
        <w:t xml:space="preserve"> </w:t>
      </w:r>
      <w:r w:rsidRPr="006A6A09">
        <w:rPr>
          <w:rStyle w:val="Fett"/>
          <w:b w:val="0"/>
          <w:lang w:val="en-US"/>
        </w:rPr>
        <w:t>(association):</w:t>
      </w:r>
    </w:p>
    <w:p w14:paraId="387A8DB1" w14:textId="55183D88" w:rsidR="006A6A09" w:rsidRPr="006A6A09" w:rsidRDefault="006A6A09" w:rsidP="00450C77">
      <w:pPr>
        <w:pStyle w:val="StandardWeb"/>
        <w:jc w:val="both"/>
        <w:rPr>
          <w:rStyle w:val="Fett"/>
          <w:b w:val="0"/>
          <w:lang w:val="en-US"/>
        </w:rPr>
      </w:pPr>
      <w:r w:rsidRPr="006A6A09">
        <w:rPr>
          <w:rStyle w:val="Fett"/>
          <w:b w:val="0"/>
          <w:lang w:val="en-US"/>
        </w:rPr>
        <w:t>network of surface channels and depressions, the depression is part of.</w:t>
      </w:r>
    </w:p>
    <w:p w14:paraId="7C5A6E17" w14:textId="16A0F8EE" w:rsidR="009F02CC" w:rsidRDefault="00033C57" w:rsidP="00450C77">
      <w:pPr>
        <w:pStyle w:val="StandardWeb"/>
        <w:jc w:val="both"/>
        <w:rPr>
          <w:lang w:val="en-US"/>
        </w:rPr>
      </w:pPr>
      <w:proofErr w:type="spellStart"/>
      <w:r w:rsidRPr="008E510D">
        <w:rPr>
          <w:rStyle w:val="Fett"/>
          <w:lang w:val="en-US"/>
        </w:rPr>
        <w:t>standingWater</w:t>
      </w:r>
      <w:proofErr w:type="spellEnd"/>
      <w:r w:rsidRPr="008E510D">
        <w:rPr>
          <w:lang w:val="en-US"/>
        </w:rPr>
        <w:t xml:space="preserve"> </w:t>
      </w:r>
      <w:r w:rsidR="009F02CC">
        <w:rPr>
          <w:lang w:val="en-US"/>
        </w:rPr>
        <w:t>(</w:t>
      </w:r>
      <w:r w:rsidRPr="008E510D">
        <w:rPr>
          <w:lang w:val="en-US"/>
        </w:rPr>
        <w:t>association</w:t>
      </w:r>
      <w:r w:rsidR="009F02CC">
        <w:rPr>
          <w:lang w:val="en-US"/>
        </w:rPr>
        <w:t>):</w:t>
      </w:r>
    </w:p>
    <w:p w14:paraId="4EDA1335" w14:textId="34AED92F" w:rsidR="00033C57" w:rsidRPr="008E510D" w:rsidRDefault="009F02CC" w:rsidP="00450C77">
      <w:pPr>
        <w:pStyle w:val="StandardWeb"/>
        <w:jc w:val="both"/>
        <w:rPr>
          <w:lang w:val="en-US"/>
        </w:rPr>
      </w:pPr>
      <w:r>
        <w:rPr>
          <w:lang w:val="en-US"/>
        </w:rPr>
        <w:t xml:space="preserve">identifies the </w:t>
      </w:r>
      <w:r w:rsidR="00033C57" w:rsidRPr="008E510D">
        <w:rPr>
          <w:lang w:val="en-US"/>
        </w:rPr>
        <w:t xml:space="preserve">body of stagnant water </w:t>
      </w:r>
      <w:r>
        <w:rPr>
          <w:lang w:val="en-US"/>
        </w:rPr>
        <w:t xml:space="preserve">contained in the </w:t>
      </w:r>
      <w:r w:rsidR="00033C57" w:rsidRPr="008E510D">
        <w:rPr>
          <w:lang w:val="en-US"/>
        </w:rPr>
        <w:t xml:space="preserve">depression. </w:t>
      </w:r>
    </w:p>
    <w:p w14:paraId="4C3D4641" w14:textId="3E0C4F26" w:rsidR="009F02CC" w:rsidRDefault="00033C57" w:rsidP="00450C77">
      <w:pPr>
        <w:pStyle w:val="StandardWeb"/>
        <w:jc w:val="both"/>
        <w:rPr>
          <w:lang w:val="en-US"/>
        </w:rPr>
      </w:pPr>
      <w:proofErr w:type="spellStart"/>
      <w:r w:rsidRPr="008E510D">
        <w:rPr>
          <w:rStyle w:val="Fett"/>
          <w:lang w:val="en-US"/>
        </w:rPr>
        <w:t>confinedWaterBody</w:t>
      </w:r>
      <w:proofErr w:type="spellEnd"/>
      <w:r w:rsidRPr="008E510D">
        <w:rPr>
          <w:lang w:val="en-US"/>
        </w:rPr>
        <w:t xml:space="preserve"> </w:t>
      </w:r>
      <w:r w:rsidR="009F02CC">
        <w:rPr>
          <w:lang w:val="en-US"/>
        </w:rPr>
        <w:t>(</w:t>
      </w:r>
      <w:r w:rsidRPr="008E510D">
        <w:rPr>
          <w:lang w:val="en-US"/>
        </w:rPr>
        <w:t>association</w:t>
      </w:r>
      <w:r w:rsidR="009F02CC">
        <w:rPr>
          <w:lang w:val="en-US"/>
        </w:rPr>
        <w:t>)</w:t>
      </w:r>
    </w:p>
    <w:p w14:paraId="1F1FC966" w14:textId="267626BC" w:rsidR="00033C57" w:rsidRDefault="004977F3" w:rsidP="00450C77">
      <w:pPr>
        <w:pStyle w:val="StandardWeb"/>
        <w:jc w:val="both"/>
        <w:rPr>
          <w:lang w:val="en-US"/>
        </w:rPr>
      </w:pPr>
      <w:r>
        <w:rPr>
          <w:lang w:val="en-US"/>
        </w:rPr>
        <w:t>identifies a</w:t>
      </w:r>
      <w:r w:rsidR="00033C57" w:rsidRPr="008E510D">
        <w:rPr>
          <w:lang w:val="en-US"/>
        </w:rPr>
        <w:t xml:space="preserve"> stratum of water body </w:t>
      </w:r>
      <w:r>
        <w:rPr>
          <w:lang w:val="en-US"/>
        </w:rPr>
        <w:t xml:space="preserve"> contained in the</w:t>
      </w:r>
      <w:r w:rsidR="00033C57" w:rsidRPr="008E510D">
        <w:rPr>
          <w:lang w:val="en-US"/>
        </w:rPr>
        <w:t xml:space="preserve"> depression.</w:t>
      </w:r>
    </w:p>
    <w:p w14:paraId="5141DACB" w14:textId="0931BA68" w:rsidR="006B2388" w:rsidRDefault="002228F1" w:rsidP="006B2388">
      <w:pPr>
        <w:pStyle w:val="StandardWeb"/>
        <w:jc w:val="both"/>
        <w:rPr>
          <w:lang w:val="en-US"/>
        </w:rPr>
      </w:pPr>
      <w:r>
        <w:rPr>
          <w:rStyle w:val="Fett"/>
          <w:lang w:val="en-US"/>
        </w:rPr>
        <w:t>margin</w:t>
      </w:r>
      <w:r w:rsidR="006B2388">
        <w:rPr>
          <w:rStyle w:val="Fett"/>
          <w:lang w:val="en-US"/>
        </w:rPr>
        <w:t>-edge</w:t>
      </w:r>
      <w:r w:rsidR="006B2388" w:rsidRPr="008E510D">
        <w:rPr>
          <w:lang w:val="en-US"/>
        </w:rPr>
        <w:t xml:space="preserve"> </w:t>
      </w:r>
      <w:r w:rsidR="006B2388">
        <w:rPr>
          <w:lang w:val="en-US"/>
        </w:rPr>
        <w:t>(constraint):</w:t>
      </w:r>
      <w:r w:rsidR="006B2388" w:rsidRPr="008E510D">
        <w:rPr>
          <w:lang w:val="en-US"/>
        </w:rPr>
        <w:t xml:space="preserve"> </w:t>
      </w:r>
    </w:p>
    <w:p w14:paraId="66738C43" w14:textId="565BB823" w:rsidR="006B2388" w:rsidRPr="0056071D" w:rsidRDefault="006B2388" w:rsidP="006B2388">
      <w:pPr>
        <w:pStyle w:val="StandardWeb"/>
        <w:jc w:val="both"/>
        <w:rPr>
          <w:lang w:val="en-US"/>
        </w:rPr>
      </w:pPr>
      <w:r>
        <w:t>defines that when</w:t>
      </w:r>
      <w:r w:rsidR="009F02CC">
        <w:t>ever</w:t>
      </w:r>
      <w:r w:rsidRPr="008E510D">
        <w:t xml:space="preserve"> </w:t>
      </w:r>
      <w:r>
        <w:t xml:space="preserve">a water edge exists as part of a network, the water body confined by the depression </w:t>
      </w:r>
      <w:r w:rsidR="009F02CC">
        <w:t>should be</w:t>
      </w:r>
      <w:r>
        <w:t xml:space="preserve"> recognized as a water edge. </w:t>
      </w:r>
    </w:p>
    <w:p w14:paraId="6C7CC35E" w14:textId="20719897" w:rsidR="006B2388" w:rsidRDefault="006B2388" w:rsidP="006B2388">
      <w:pPr>
        <w:pStyle w:val="StandardWeb"/>
        <w:jc w:val="both"/>
        <w:rPr>
          <w:lang w:val="en-US"/>
        </w:rPr>
      </w:pPr>
      <w:r>
        <w:rPr>
          <w:rStyle w:val="Fett"/>
          <w:lang w:val="en-US"/>
        </w:rPr>
        <w:t>outflow-at-benchmark</w:t>
      </w:r>
      <w:r w:rsidRPr="008E510D">
        <w:rPr>
          <w:lang w:val="en-US"/>
        </w:rPr>
        <w:t xml:space="preserve"> </w:t>
      </w:r>
      <w:r>
        <w:rPr>
          <w:lang w:val="en-US"/>
        </w:rPr>
        <w:t>(constraint):</w:t>
      </w:r>
      <w:r w:rsidRPr="008E510D">
        <w:rPr>
          <w:lang w:val="en-US"/>
        </w:rPr>
        <w:t xml:space="preserve"> </w:t>
      </w:r>
    </w:p>
    <w:p w14:paraId="3E01F765" w14:textId="07603C27" w:rsidR="006B2388" w:rsidRPr="008E510D" w:rsidRDefault="006B2388" w:rsidP="00450C77">
      <w:pPr>
        <w:pStyle w:val="StandardWeb"/>
        <w:jc w:val="both"/>
        <w:rPr>
          <w:lang w:val="en-US"/>
        </w:rPr>
      </w:pPr>
      <w:r>
        <w:t xml:space="preserve">defines that </w:t>
      </w:r>
      <w:r w:rsidR="009F02CC">
        <w:t xml:space="preserve">a </w:t>
      </w:r>
      <w:r>
        <w:t xml:space="preserve">benchmark </w:t>
      </w:r>
      <w:r w:rsidR="009F02CC">
        <w:t xml:space="preserve">which </w:t>
      </w:r>
      <w:r>
        <w:t>realizes a</w:t>
      </w:r>
      <w:r w:rsidR="009F02CC">
        <w:t xml:space="preserve"> logical</w:t>
      </w:r>
      <w:r>
        <w:t xml:space="preserve"> outfall, </w:t>
      </w:r>
      <w:r w:rsidR="009F02CC">
        <w:t>should be recognized as outflow of the contributing catchment realized by the surface network the depression is part of.</w:t>
      </w:r>
    </w:p>
    <w:p w14:paraId="6B762742" w14:textId="77CF1DC4" w:rsidR="00033C57" w:rsidRPr="008E510D" w:rsidRDefault="00033C57" w:rsidP="00450C77">
      <w:pPr>
        <w:pStyle w:val="berschrift4"/>
        <w:jc w:val="both"/>
      </w:pPr>
      <w:r w:rsidRPr="008E510D">
        <w:t>Channel</w:t>
      </w:r>
    </w:p>
    <w:p w14:paraId="2ECD0630" w14:textId="6954212D" w:rsidR="00033C57" w:rsidRPr="008E510D" w:rsidRDefault="00033C57" w:rsidP="00450C77">
      <w:pPr>
        <w:pStyle w:val="StandardWeb"/>
        <w:jc w:val="both"/>
        <w:rPr>
          <w:lang w:val="en-US"/>
        </w:rPr>
      </w:pPr>
      <w:r w:rsidRPr="008E510D">
        <w:rPr>
          <w:lang w:val="en-US"/>
        </w:rPr>
        <w:t xml:space="preserve">The </w:t>
      </w:r>
      <w:proofErr w:type="spellStart"/>
      <w:r w:rsidRPr="008E510D">
        <w:rPr>
          <w:lang w:val="en-US"/>
        </w:rPr>
        <w:t>HY_Channel</w:t>
      </w:r>
      <w:proofErr w:type="spellEnd"/>
      <w:r w:rsidRPr="008E510D">
        <w:rPr>
          <w:lang w:val="en-US"/>
        </w:rPr>
        <w:t xml:space="preserve"> feature type specializes the </w:t>
      </w:r>
      <w:proofErr w:type="spellStart"/>
      <w:r w:rsidRPr="008E510D">
        <w:rPr>
          <w:lang w:val="en-US"/>
        </w:rPr>
        <w:t>HY_</w:t>
      </w:r>
      <w:r w:rsidR="00915084">
        <w:rPr>
          <w:lang w:val="en-US"/>
        </w:rPr>
        <w:t>Depression</w:t>
      </w:r>
      <w:proofErr w:type="spellEnd"/>
      <w:r w:rsidR="00915084" w:rsidRPr="008E510D">
        <w:rPr>
          <w:lang w:val="en-US"/>
        </w:rPr>
        <w:t xml:space="preserve"> </w:t>
      </w:r>
      <w:r w:rsidRPr="008E510D">
        <w:rPr>
          <w:lang w:val="en-US"/>
        </w:rPr>
        <w:t>class with respect to a natural or man-made, open or closed channel through or along which water may flow, or not. A channel is part of the network of channels and depressions which form</w:t>
      </w:r>
      <w:r w:rsidR="00915084">
        <w:rPr>
          <w:lang w:val="en-US"/>
        </w:rPr>
        <w:t>s</w:t>
      </w:r>
      <w:r w:rsidRPr="008E510D">
        <w:rPr>
          <w:lang w:val="en-US"/>
        </w:rPr>
        <w:t xml:space="preserve"> the connecting system for the hydrographic network; a channel may have vertical sections at right angles to the main (average) direction of flow or along its cent</w:t>
      </w:r>
      <w:r w:rsidR="00915084">
        <w:rPr>
          <w:lang w:val="en-US"/>
        </w:rPr>
        <w:t>er</w:t>
      </w:r>
      <w:r w:rsidRPr="008E510D">
        <w:rPr>
          <w:lang w:val="en-US"/>
        </w:rPr>
        <w:t xml:space="preserve">line. </w:t>
      </w:r>
    </w:p>
    <w:p w14:paraId="0A7338FB" w14:textId="3029C05C" w:rsidR="00033C57" w:rsidRPr="008E510D" w:rsidRDefault="00033C57" w:rsidP="00450C77">
      <w:pPr>
        <w:pStyle w:val="StandardWeb"/>
        <w:jc w:val="both"/>
        <w:rPr>
          <w:lang w:val="en-US"/>
        </w:rPr>
      </w:pPr>
      <w:proofErr w:type="spellStart"/>
      <w:r w:rsidRPr="008E510D">
        <w:rPr>
          <w:lang w:val="en-US"/>
        </w:rPr>
        <w:t>HY_Channel</w:t>
      </w:r>
      <w:proofErr w:type="spellEnd"/>
      <w:r w:rsidRPr="008E510D">
        <w:rPr>
          <w:lang w:val="en-US"/>
        </w:rPr>
        <w:t xml:space="preserve"> associates the </w:t>
      </w:r>
      <w:proofErr w:type="spellStart"/>
      <w:r w:rsidRPr="008E510D">
        <w:rPr>
          <w:rStyle w:val="Hervorhebung"/>
          <w:lang w:val="en-US"/>
        </w:rPr>
        <w:t>channelNetwork</w:t>
      </w:r>
      <w:proofErr w:type="spellEnd"/>
      <w:r w:rsidRPr="008E510D">
        <w:rPr>
          <w:lang w:val="en-US"/>
        </w:rPr>
        <w:t xml:space="preserve"> in which it participates. It carries the associations: </w:t>
      </w:r>
      <w:r w:rsidRPr="008E510D">
        <w:rPr>
          <w:rStyle w:val="Hervorhebung"/>
          <w:lang w:val="en-US"/>
        </w:rPr>
        <w:t>stream</w:t>
      </w:r>
      <w:r w:rsidRPr="008E510D">
        <w:rPr>
          <w:lang w:val="en-US"/>
        </w:rPr>
        <w:t xml:space="preserve">, </w:t>
      </w:r>
      <w:proofErr w:type="spellStart"/>
      <w:r w:rsidRPr="008E510D">
        <w:rPr>
          <w:rStyle w:val="Hervorhebung"/>
          <w:lang w:val="en-US"/>
        </w:rPr>
        <w:t>bedProfileTransversal</w:t>
      </w:r>
      <w:proofErr w:type="spellEnd"/>
      <w:r w:rsidRPr="008E510D">
        <w:rPr>
          <w:lang w:val="en-US"/>
        </w:rPr>
        <w:t xml:space="preserve"> and </w:t>
      </w:r>
      <w:proofErr w:type="spellStart"/>
      <w:r w:rsidRPr="008E510D">
        <w:rPr>
          <w:rStyle w:val="Hervorhebung"/>
          <w:lang w:val="en-US"/>
        </w:rPr>
        <w:t>bedProfileLongitudinal</w:t>
      </w:r>
      <w:proofErr w:type="spellEnd"/>
      <w:r w:rsidRPr="008E510D">
        <w:rPr>
          <w:lang w:val="en-US"/>
        </w:rPr>
        <w:t xml:space="preserve">. </w:t>
      </w:r>
      <w:proofErr w:type="spellStart"/>
      <w:r w:rsidRPr="008E510D">
        <w:rPr>
          <w:lang w:val="en-US"/>
        </w:rPr>
        <w:t>HY_Channel</w:t>
      </w:r>
      <w:proofErr w:type="spellEnd"/>
      <w:r w:rsidRPr="008E510D">
        <w:rPr>
          <w:lang w:val="en-US"/>
        </w:rPr>
        <w:t xml:space="preserve"> inherits from generalization the </w:t>
      </w:r>
      <w:proofErr w:type="spellStart"/>
      <w:r w:rsidRPr="008E510D">
        <w:rPr>
          <w:rStyle w:val="Hervorhebung"/>
          <w:lang w:val="en-US"/>
        </w:rPr>
        <w:t>confinedWaterBody</w:t>
      </w:r>
      <w:proofErr w:type="spellEnd"/>
      <w:r w:rsidRPr="008E510D">
        <w:rPr>
          <w:lang w:val="en-US"/>
        </w:rPr>
        <w:t xml:space="preserve"> association and the constraints </w:t>
      </w:r>
      <w:r w:rsidR="00915084">
        <w:rPr>
          <w:rStyle w:val="Hervorhebung"/>
          <w:lang w:val="en-US"/>
        </w:rPr>
        <w:t>waterbody</w:t>
      </w:r>
      <w:r w:rsidR="00585BA6">
        <w:rPr>
          <w:rStyle w:val="Hervorhebung"/>
          <w:lang w:val="en-US"/>
        </w:rPr>
        <w:t>-</w:t>
      </w:r>
      <w:r w:rsidRPr="008E510D">
        <w:rPr>
          <w:rStyle w:val="Hervorhebung"/>
          <w:lang w:val="en-US"/>
        </w:rPr>
        <w:t>edge</w:t>
      </w:r>
      <w:r w:rsidRPr="008E510D">
        <w:rPr>
          <w:lang w:val="en-US"/>
        </w:rPr>
        <w:t xml:space="preserve"> and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benchmark</w:t>
      </w:r>
      <w:r w:rsidRPr="008E510D">
        <w:rPr>
          <w:lang w:val="en-US"/>
        </w:rPr>
        <w:t xml:space="preserve">.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profile</w:t>
      </w:r>
      <w:r w:rsidRPr="008E510D">
        <w:rPr>
          <w:lang w:val="en-US"/>
        </w:rPr>
        <w:t xml:space="preserve"> constraint </w:t>
      </w:r>
      <w:r w:rsidR="00915084">
        <w:rPr>
          <w:lang w:val="en-US"/>
        </w:rPr>
        <w:t xml:space="preserve">emphasizes the recognition of vertical section as </w:t>
      </w:r>
      <w:r w:rsidR="00915084" w:rsidRPr="008E510D">
        <w:rPr>
          <w:lang w:val="en-US"/>
        </w:rPr>
        <w:t xml:space="preserve">outflow of the catchment </w:t>
      </w:r>
      <w:r w:rsidR="00915084">
        <w:t>realized by channel network.</w:t>
      </w:r>
    </w:p>
    <w:p w14:paraId="7C5C87D7" w14:textId="77777777" w:rsidR="00A70FC0" w:rsidRDefault="00A70FC0">
      <w:pPr>
        <w:spacing w:after="0"/>
        <w:rPr>
          <w:rStyle w:val="Fett"/>
          <w:lang w:eastAsia="en-GB"/>
        </w:rPr>
      </w:pPr>
      <w:r>
        <w:rPr>
          <w:rStyle w:val="Fett"/>
        </w:rPr>
        <w:br w:type="page"/>
      </w:r>
    </w:p>
    <w:p w14:paraId="0A740614" w14:textId="4180918C" w:rsidR="006A6A09" w:rsidRDefault="006A6A09" w:rsidP="00450C77">
      <w:pPr>
        <w:pStyle w:val="StandardWeb"/>
        <w:jc w:val="both"/>
        <w:rPr>
          <w:rStyle w:val="Fett"/>
          <w:b w:val="0"/>
          <w:lang w:val="en-US"/>
        </w:rPr>
      </w:pPr>
      <w:proofErr w:type="spellStart"/>
      <w:r>
        <w:rPr>
          <w:rStyle w:val="Fett"/>
          <w:lang w:val="en-US"/>
        </w:rPr>
        <w:lastRenderedPageBreak/>
        <w:t>channelNetwork</w:t>
      </w:r>
      <w:proofErr w:type="spellEnd"/>
      <w:r>
        <w:rPr>
          <w:rStyle w:val="Fett"/>
          <w:lang w:val="en-US"/>
        </w:rPr>
        <w:t xml:space="preserve"> </w:t>
      </w:r>
      <w:r w:rsidRPr="006A6A09">
        <w:rPr>
          <w:rStyle w:val="Fett"/>
          <w:b w:val="0"/>
          <w:lang w:val="en-US"/>
        </w:rPr>
        <w:t>(association):</w:t>
      </w:r>
    </w:p>
    <w:p w14:paraId="1DFD7DB9" w14:textId="68FA816E" w:rsidR="006A6A09" w:rsidRDefault="006A6A09" w:rsidP="00450C77">
      <w:pPr>
        <w:pStyle w:val="StandardWeb"/>
        <w:jc w:val="both"/>
        <w:rPr>
          <w:rStyle w:val="Fett"/>
          <w:lang w:val="en-US"/>
        </w:rPr>
      </w:pPr>
      <w:r w:rsidRPr="006A6A09">
        <w:rPr>
          <w:rStyle w:val="Fett"/>
          <w:b w:val="0"/>
          <w:lang w:val="en-US"/>
        </w:rPr>
        <w:t xml:space="preserve">network of surface channels and depressions, the </w:t>
      </w:r>
      <w:r>
        <w:rPr>
          <w:rStyle w:val="Fett"/>
          <w:b w:val="0"/>
          <w:lang w:val="en-US"/>
        </w:rPr>
        <w:t>channel</w:t>
      </w:r>
      <w:r w:rsidRPr="006A6A09">
        <w:rPr>
          <w:rStyle w:val="Fett"/>
          <w:b w:val="0"/>
          <w:lang w:val="en-US"/>
        </w:rPr>
        <w:t xml:space="preserve"> is part of.</w:t>
      </w:r>
    </w:p>
    <w:p w14:paraId="535FBF8F" w14:textId="68FF69D7" w:rsidR="002052E5" w:rsidRDefault="00033C57" w:rsidP="00450C77">
      <w:pPr>
        <w:pStyle w:val="StandardWeb"/>
        <w:jc w:val="both"/>
        <w:rPr>
          <w:lang w:val="en-US"/>
        </w:rPr>
      </w:pPr>
      <w:r w:rsidRPr="008E510D">
        <w:rPr>
          <w:rStyle w:val="Fett"/>
          <w:lang w:val="en-US"/>
        </w:rPr>
        <w:t>stream</w:t>
      </w:r>
      <w:r w:rsidRPr="008E510D">
        <w:rPr>
          <w:lang w:val="en-US"/>
        </w:rPr>
        <w:t xml:space="preserve"> </w:t>
      </w:r>
      <w:r w:rsidR="002052E5">
        <w:rPr>
          <w:lang w:val="en-US"/>
        </w:rPr>
        <w:t>(</w:t>
      </w:r>
      <w:r w:rsidRPr="008E510D">
        <w:rPr>
          <w:lang w:val="en-US"/>
        </w:rPr>
        <w:t>association</w:t>
      </w:r>
      <w:r w:rsidR="002052E5">
        <w:rPr>
          <w:lang w:val="en-US"/>
        </w:rPr>
        <w:t>):</w:t>
      </w:r>
    </w:p>
    <w:p w14:paraId="015DAAFC" w14:textId="6DB8A267" w:rsidR="00033C57" w:rsidRPr="008E510D" w:rsidRDefault="002052E5" w:rsidP="00450C77">
      <w:pPr>
        <w:pStyle w:val="StandardWeb"/>
        <w:jc w:val="both"/>
        <w:rPr>
          <w:lang w:val="en-US"/>
        </w:rPr>
      </w:pPr>
      <w:r>
        <w:rPr>
          <w:lang w:val="en-US"/>
        </w:rPr>
        <w:t xml:space="preserve">identifies the </w:t>
      </w:r>
      <w:r w:rsidR="00033C57" w:rsidRPr="008E510D">
        <w:rPr>
          <w:lang w:val="en-US"/>
        </w:rPr>
        <w:t>water body periodically or continuously flowing in the channel</w:t>
      </w:r>
      <w:r>
        <w:rPr>
          <w:lang w:val="en-US"/>
        </w:rPr>
        <w:t xml:space="preserve">, including </w:t>
      </w:r>
      <w:r w:rsidRPr="002052E5">
        <w:rPr>
          <w:lang w:val="en-US"/>
        </w:rPr>
        <w:t>subterranean</w:t>
      </w:r>
      <w:r>
        <w:rPr>
          <w:lang w:val="en-US"/>
        </w:rPr>
        <w:t xml:space="preserve"> streams.</w:t>
      </w:r>
    </w:p>
    <w:p w14:paraId="66E06A3E" w14:textId="18DE9A58" w:rsidR="002052E5" w:rsidRDefault="00033C57" w:rsidP="00450C77">
      <w:pPr>
        <w:pStyle w:val="StandardWeb"/>
        <w:jc w:val="both"/>
        <w:rPr>
          <w:lang w:val="en-US"/>
        </w:rPr>
      </w:pPr>
      <w:proofErr w:type="spellStart"/>
      <w:r w:rsidRPr="008E510D">
        <w:rPr>
          <w:rStyle w:val="Fett"/>
          <w:lang w:val="en-US"/>
        </w:rPr>
        <w:t>bedProfileTransversal</w:t>
      </w:r>
      <w:proofErr w:type="spellEnd"/>
      <w:r w:rsidRPr="008E510D">
        <w:rPr>
          <w:lang w:val="en-US"/>
        </w:rPr>
        <w:t xml:space="preserve"> and </w:t>
      </w:r>
      <w:proofErr w:type="spellStart"/>
      <w:r w:rsidRPr="008E510D">
        <w:rPr>
          <w:rStyle w:val="Fett"/>
          <w:lang w:val="en-US"/>
        </w:rPr>
        <w:t>bedProfileLongitudinal</w:t>
      </w:r>
      <w:proofErr w:type="spellEnd"/>
      <w:r w:rsidRPr="008E510D">
        <w:rPr>
          <w:lang w:val="en-US"/>
        </w:rPr>
        <w:t xml:space="preserve"> </w:t>
      </w:r>
      <w:r w:rsidR="002052E5">
        <w:rPr>
          <w:lang w:val="en-US"/>
        </w:rPr>
        <w:t>(</w:t>
      </w:r>
      <w:r w:rsidRPr="008E510D">
        <w:rPr>
          <w:lang w:val="en-US"/>
        </w:rPr>
        <w:t>association</w:t>
      </w:r>
      <w:r w:rsidR="002052E5">
        <w:rPr>
          <w:lang w:val="en-US"/>
        </w:rPr>
        <w:t>):</w:t>
      </w:r>
    </w:p>
    <w:p w14:paraId="76FD50B9" w14:textId="37933CE7" w:rsidR="0099570A" w:rsidRDefault="002052E5" w:rsidP="00915084">
      <w:pPr>
        <w:pStyle w:val="StandardWeb"/>
        <w:jc w:val="both"/>
        <w:rPr>
          <w:lang w:val="en-US"/>
        </w:rPr>
      </w:pPr>
      <w:r>
        <w:rPr>
          <w:lang w:val="en-US"/>
        </w:rPr>
        <w:t xml:space="preserve">identifies a </w:t>
      </w:r>
      <w:r w:rsidR="00033C57" w:rsidRPr="008E510D">
        <w:rPr>
          <w:lang w:val="en-US"/>
        </w:rPr>
        <w:t>transversal or longitudinal vertical shape</w:t>
      </w:r>
      <w:r>
        <w:rPr>
          <w:lang w:val="en-US"/>
        </w:rPr>
        <w:t xml:space="preserve"> of a channel</w:t>
      </w:r>
      <w:r w:rsidR="0099570A">
        <w:rPr>
          <w:lang w:val="en-US"/>
        </w:rPr>
        <w:t xml:space="preserve">, carrying </w:t>
      </w:r>
      <w:r w:rsidR="0099570A" w:rsidRPr="008E510D">
        <w:rPr>
          <w:lang w:val="en-US"/>
        </w:rPr>
        <w:t xml:space="preserve">a permanent reference location which realizes the outfall of the catchment which is realized by the </w:t>
      </w:r>
      <w:r w:rsidR="0099570A">
        <w:rPr>
          <w:lang w:val="en-US"/>
        </w:rPr>
        <w:t>channel</w:t>
      </w:r>
      <w:r w:rsidR="0099570A" w:rsidRPr="008E510D">
        <w:rPr>
          <w:lang w:val="en-US"/>
        </w:rPr>
        <w:t>.</w:t>
      </w:r>
    </w:p>
    <w:p w14:paraId="69022388" w14:textId="6F0EB15B" w:rsidR="00915084" w:rsidRDefault="00915084" w:rsidP="00915084">
      <w:pPr>
        <w:pStyle w:val="StandardWeb"/>
        <w:jc w:val="both"/>
        <w:rPr>
          <w:lang w:val="en-US"/>
        </w:rPr>
      </w:pPr>
      <w:r>
        <w:rPr>
          <w:rStyle w:val="Fett"/>
          <w:lang w:val="en-US"/>
        </w:rPr>
        <w:t>outflow-at-profile</w:t>
      </w:r>
      <w:r w:rsidRPr="008E510D">
        <w:rPr>
          <w:lang w:val="en-US"/>
        </w:rPr>
        <w:t xml:space="preserve"> </w:t>
      </w:r>
      <w:r>
        <w:rPr>
          <w:lang w:val="en-US"/>
        </w:rPr>
        <w:t>(constraint):</w:t>
      </w:r>
      <w:r w:rsidRPr="008E510D">
        <w:rPr>
          <w:lang w:val="en-US"/>
        </w:rPr>
        <w:t xml:space="preserve"> </w:t>
      </w:r>
    </w:p>
    <w:p w14:paraId="7433243D" w14:textId="429BE5DA" w:rsidR="00915084" w:rsidRPr="008E510D" w:rsidRDefault="00915084" w:rsidP="00450C77">
      <w:pPr>
        <w:pStyle w:val="StandardWeb"/>
        <w:jc w:val="both"/>
        <w:rPr>
          <w:lang w:val="en-US"/>
        </w:rPr>
      </w:pPr>
      <w:r>
        <w:t xml:space="preserve">defines that a location at a vertical section </w:t>
      </w:r>
      <w:r w:rsidR="002052E5">
        <w:t xml:space="preserve">of a channel </w:t>
      </w:r>
      <w:r>
        <w:t>which realizes a logical outfall, should be recognized as outflow of the contributing catchment realized by the surface network the channel is part of.</w:t>
      </w:r>
    </w:p>
    <w:p w14:paraId="17A79AE9" w14:textId="435758EE" w:rsidR="00033C57" w:rsidRPr="008E510D" w:rsidRDefault="00033C57" w:rsidP="00450C77">
      <w:pPr>
        <w:pStyle w:val="berschrift3"/>
        <w:jc w:val="both"/>
      </w:pPr>
      <w:bookmarkStart w:id="217" w:name="_Toc458775754"/>
      <w:bookmarkStart w:id="218" w:name="_Toc463963481"/>
      <w:r w:rsidRPr="008E510D">
        <w:t>The Hydrographic Network model</w:t>
      </w:r>
      <w:bookmarkEnd w:id="217"/>
      <w:bookmarkEnd w:id="218"/>
    </w:p>
    <w:p w14:paraId="13EEAD0C" w14:textId="4B4FDB68" w:rsidR="00033C57" w:rsidRDefault="00033C57" w:rsidP="00450C77">
      <w:pPr>
        <w:pStyle w:val="StandardWeb"/>
        <w:jc w:val="both"/>
        <w:rPr>
          <w:lang w:val="en-US"/>
        </w:rPr>
      </w:pPr>
      <w:r w:rsidRPr="008E510D">
        <w:rPr>
          <w:lang w:val="en-US"/>
        </w:rPr>
        <w:t>The Hydrographic Network model defines a logical network of water bodies which in its entirety realizes a logical catchment (</w:t>
      </w:r>
      <w:r w:rsidR="00874BCD">
        <w:rPr>
          <w:lang w:val="en-US"/>
        </w:rPr>
        <w:fldChar w:fldCharType="begin"/>
      </w:r>
      <w:r w:rsidR="00874BCD">
        <w:rPr>
          <w:lang w:val="en-US"/>
        </w:rPr>
        <w:instrText xml:space="preserve"> REF _Ref462910622 \h </w:instrText>
      </w:r>
      <w:r w:rsidR="00874BCD">
        <w:rPr>
          <w:lang w:val="en-US"/>
        </w:rPr>
      </w:r>
      <w:r w:rsidR="00874BCD">
        <w:rPr>
          <w:lang w:val="en-US"/>
        </w:rPr>
        <w:fldChar w:fldCharType="separate"/>
      </w:r>
      <w:r w:rsidR="00874BCD">
        <w:t xml:space="preserve">Figure </w:t>
      </w:r>
      <w:r w:rsidR="00874BCD">
        <w:rPr>
          <w:noProof/>
        </w:rPr>
        <w:t>39</w:t>
      </w:r>
      <w:r w:rsidR="00874BCD">
        <w:rPr>
          <w:lang w:val="en-US"/>
        </w:rPr>
        <w:fldChar w:fldCharType="end"/>
      </w:r>
      <w:r w:rsidRPr="008E510D">
        <w:rPr>
          <w:lang w:val="en-US"/>
        </w:rPr>
        <w:t xml:space="preserve">), usually as a network of linear </w:t>
      </w:r>
      <w:proofErr w:type="spellStart"/>
      <w:r w:rsidRPr="008E510D">
        <w:rPr>
          <w:lang w:val="en-US"/>
        </w:rPr>
        <w:t>flowpaths</w:t>
      </w:r>
      <w:proofErr w:type="spellEnd"/>
      <w:r w:rsidRPr="008E510D">
        <w:rPr>
          <w:lang w:val="en-US"/>
        </w:rPr>
        <w:t xml:space="preserve"> and/or water edges realizing catchments connected to each other within a containing catchment that is realized by the entire network. This allows to represent the network of ‘blue lines’, even if logically connected features may or may not be connected at the representation level.</w:t>
      </w:r>
    </w:p>
    <w:p w14:paraId="5856F45E" w14:textId="77777777" w:rsidR="00C20518" w:rsidRDefault="00C20518" w:rsidP="00C20518">
      <w:pPr>
        <w:pStyle w:val="OGCFigure"/>
      </w:pPr>
      <w:r>
        <w:rPr>
          <w:noProof/>
        </w:rPr>
        <w:lastRenderedPageBreak/>
        <w:drawing>
          <wp:inline distT="0" distB="0" distL="0" distR="0" wp14:anchorId="1549FFA9" wp14:editId="1788EFE1">
            <wp:extent cx="5486400" cy="6084775"/>
            <wp:effectExtent l="0" t="0" r="0" b="0"/>
            <wp:docPr id="80" name="Grafik 80" descr="D:\Users\Dornblut\OGC_HYF_SWG\hlphtml\EARoot\EA2\E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Users\Dornblut\OGC_HYF_SWG\hlphtml\EARoot\EA2\EA18.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6084775"/>
                    </a:xfrm>
                    <a:prstGeom prst="rect">
                      <a:avLst/>
                    </a:prstGeom>
                    <a:noFill/>
                    <a:ln>
                      <a:noFill/>
                    </a:ln>
                  </pic:spPr>
                </pic:pic>
              </a:graphicData>
            </a:graphic>
          </wp:inline>
        </w:drawing>
      </w:r>
    </w:p>
    <w:p w14:paraId="1B667D56" w14:textId="51A111CD" w:rsidR="00C20518" w:rsidRPr="008E510D" w:rsidRDefault="00C20518" w:rsidP="00C20518">
      <w:pPr>
        <w:pStyle w:val="OGCFigure"/>
      </w:pPr>
      <w:bookmarkStart w:id="219" w:name="_Ref462910622"/>
      <w:bookmarkStart w:id="220" w:name="_Toc463963552"/>
      <w:r>
        <w:t xml:space="preserve">Figure </w:t>
      </w:r>
      <w:fldSimple w:instr=" SEQ Figure \* ARABIC ">
        <w:r w:rsidR="00F30A25">
          <w:rPr>
            <w:noProof/>
          </w:rPr>
          <w:t>39</w:t>
        </w:r>
      </w:fldSimple>
      <w:bookmarkEnd w:id="219"/>
      <w:r>
        <w:t xml:space="preserve">: </w:t>
      </w:r>
      <w:r w:rsidRPr="009E4992">
        <w:t>Hydrographic Network realizing the catchment (UML class diagram)</w:t>
      </w:r>
      <w:bookmarkEnd w:id="220"/>
    </w:p>
    <w:p w14:paraId="6C014A6A" w14:textId="3CC43C1B" w:rsidR="00C20518" w:rsidRPr="009E4992" w:rsidRDefault="00C20518" w:rsidP="009E4992">
      <w:pPr>
        <w:pStyle w:val="OGCFigure"/>
      </w:pPr>
    </w:p>
    <w:p w14:paraId="01125E38" w14:textId="77777777" w:rsidR="007004D7" w:rsidRPr="008E510D" w:rsidRDefault="007004D7" w:rsidP="00450C77">
      <w:pPr>
        <w:pStyle w:val="StandardWeb"/>
        <w:jc w:val="both"/>
        <w:rPr>
          <w:lang w:val="en-US"/>
        </w:rPr>
      </w:pPr>
      <w:r w:rsidRPr="008E510D">
        <w:rPr>
          <w:lang w:val="en-US"/>
        </w:rPr>
        <w:t>The hydrographic network is defined independent of the channel network. This conceptual separation references to the specific concerns of hydrology studying the occurrence, accumulation, and circulation of water. It and allows to realize the logical catchment as a network of moving or standing water bodies, regardless of the channel wherein it may move, or not.</w:t>
      </w:r>
    </w:p>
    <w:p w14:paraId="38B54D41" w14:textId="2342BEBA" w:rsidR="007004D7" w:rsidRDefault="007004D7" w:rsidP="00450C77">
      <w:pPr>
        <w:pStyle w:val="StandardWeb"/>
        <w:jc w:val="both"/>
        <w:rPr>
          <w:lang w:val="en-US"/>
        </w:rPr>
      </w:pPr>
      <w:r w:rsidRPr="008E510D">
        <w:rPr>
          <w:lang w:val="en-US"/>
        </w:rPr>
        <w:t>A single water body realizes the logical catchment either as part of the hydrographic network</w:t>
      </w:r>
      <w:r w:rsidR="00B90FE2">
        <w:rPr>
          <w:lang w:val="en-US"/>
        </w:rPr>
        <w:t xml:space="preserve"> (</w:t>
      </w:r>
      <w:r w:rsidR="00874BCD">
        <w:rPr>
          <w:lang w:val="en-US"/>
        </w:rPr>
        <w:fldChar w:fldCharType="begin"/>
      </w:r>
      <w:r w:rsidR="00874BCD">
        <w:rPr>
          <w:lang w:val="en-US"/>
        </w:rPr>
        <w:instrText xml:space="preserve"> REF _Ref462910622 \h </w:instrText>
      </w:r>
      <w:r w:rsidR="00874BCD">
        <w:rPr>
          <w:lang w:val="en-US"/>
        </w:rPr>
      </w:r>
      <w:r w:rsidR="00874BCD">
        <w:rPr>
          <w:lang w:val="en-US"/>
        </w:rPr>
        <w:fldChar w:fldCharType="separate"/>
      </w:r>
      <w:r w:rsidR="00874BCD">
        <w:t xml:space="preserve">Figure </w:t>
      </w:r>
      <w:r w:rsidR="00874BCD">
        <w:rPr>
          <w:noProof/>
        </w:rPr>
        <w:t>39</w:t>
      </w:r>
      <w:r w:rsidR="00874BCD">
        <w:rPr>
          <w:lang w:val="en-US"/>
        </w:rPr>
        <w:fldChar w:fldCharType="end"/>
      </w:r>
      <w:r w:rsidR="00B90FE2">
        <w:rPr>
          <w:lang w:val="en-US"/>
        </w:rPr>
        <w:t>)</w:t>
      </w:r>
      <w:r w:rsidRPr="008E510D">
        <w:rPr>
          <w:lang w:val="en-US"/>
        </w:rPr>
        <w:t xml:space="preserve">, or via a reference location which realizes the conceptual outfall of </w:t>
      </w:r>
      <w:r w:rsidRPr="008E510D">
        <w:rPr>
          <w:lang w:val="en-US"/>
        </w:rPr>
        <w:lastRenderedPageBreak/>
        <w:t>the catchment realized by the water body (</w:t>
      </w:r>
      <w:r w:rsidR="00874BCD">
        <w:rPr>
          <w:lang w:val="en-US"/>
        </w:rPr>
        <w:fldChar w:fldCharType="begin"/>
      </w:r>
      <w:r w:rsidR="00874BCD">
        <w:rPr>
          <w:lang w:val="en-US"/>
        </w:rPr>
        <w:instrText xml:space="preserve"> REF _Ref462910650 \h </w:instrText>
      </w:r>
      <w:r w:rsidR="00874BCD">
        <w:rPr>
          <w:lang w:val="en-US"/>
        </w:rPr>
      </w:r>
      <w:r w:rsidR="00874BCD">
        <w:rPr>
          <w:lang w:val="en-US"/>
        </w:rPr>
        <w:fldChar w:fldCharType="separate"/>
      </w:r>
      <w:r w:rsidR="00874BCD" w:rsidRPr="00C20518">
        <w:t xml:space="preserve">Figure </w:t>
      </w:r>
      <w:r w:rsidR="00874BCD">
        <w:rPr>
          <w:noProof/>
        </w:rPr>
        <w:t>40</w:t>
      </w:r>
      <w:r w:rsidR="00874BCD">
        <w:rPr>
          <w:lang w:val="en-US"/>
        </w:rPr>
        <w:fldChar w:fldCharType="end"/>
      </w:r>
      <w:r w:rsidRPr="008E510D">
        <w:rPr>
          <w:lang w:val="en-US"/>
        </w:rPr>
        <w:t xml:space="preserve">). For example, a fixed landmark, or a point at an associated cross or longitudinal section is considered to realize the outflow of the catchment which is realized by the channel expressed as a flowpath. </w:t>
      </w:r>
    </w:p>
    <w:p w14:paraId="02687A1A" w14:textId="77777777" w:rsidR="00C20518" w:rsidRPr="00C20518" w:rsidRDefault="00C20518" w:rsidP="00C20518">
      <w:pPr>
        <w:pStyle w:val="OGCFigure"/>
      </w:pPr>
      <w:r w:rsidRPr="00C20518">
        <w:rPr>
          <w:noProof/>
        </w:rPr>
        <w:drawing>
          <wp:inline distT="0" distB="0" distL="0" distR="0" wp14:anchorId="1FBD9004" wp14:editId="11677662">
            <wp:extent cx="5486400" cy="4197699"/>
            <wp:effectExtent l="0" t="0" r="0" b="0"/>
            <wp:docPr id="81" name="Grafik 81" descr="D:\Users\Dornblut\OGC_HYF_SWG\hlphtml\EARoot\EA2\E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Users\Dornblut\OGC_HYF_SWG\hlphtml\EARoot\EA2\EA20.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4197699"/>
                    </a:xfrm>
                    <a:prstGeom prst="rect">
                      <a:avLst/>
                    </a:prstGeom>
                    <a:noFill/>
                    <a:ln>
                      <a:noFill/>
                    </a:ln>
                  </pic:spPr>
                </pic:pic>
              </a:graphicData>
            </a:graphic>
          </wp:inline>
        </w:drawing>
      </w:r>
    </w:p>
    <w:p w14:paraId="4F42B492" w14:textId="529BA09D" w:rsidR="00C20518" w:rsidRPr="008E510D" w:rsidRDefault="00C20518" w:rsidP="00C20518">
      <w:pPr>
        <w:pStyle w:val="OGCFigure"/>
      </w:pPr>
      <w:bookmarkStart w:id="221" w:name="_Ref462910650"/>
      <w:bookmarkStart w:id="222" w:name="_Toc463963553"/>
      <w:r w:rsidRPr="00C20518">
        <w:t xml:space="preserve">Figure </w:t>
      </w:r>
      <w:fldSimple w:instr=" SEQ Figure \* ARABIC ">
        <w:r w:rsidR="00F30A25">
          <w:rPr>
            <w:noProof/>
          </w:rPr>
          <w:t>40</w:t>
        </w:r>
      </w:fldSimple>
      <w:bookmarkEnd w:id="221"/>
      <w:r w:rsidRPr="00C20518">
        <w:t>: Water Body realizing the outfall (UML class diagram)</w:t>
      </w:r>
      <w:bookmarkEnd w:id="222"/>
    </w:p>
    <w:p w14:paraId="4F79CE9E" w14:textId="544AE10B" w:rsidR="00C20518" w:rsidRPr="009E4992" w:rsidRDefault="00C20518" w:rsidP="009E4992">
      <w:pPr>
        <w:pStyle w:val="OGCFigure"/>
      </w:pPr>
    </w:p>
    <w:p w14:paraId="78218CCA" w14:textId="67225BF8" w:rsidR="007004D7" w:rsidRPr="008E510D" w:rsidRDefault="007004D7" w:rsidP="00450C77">
      <w:pPr>
        <w:pStyle w:val="berschrift4"/>
        <w:jc w:val="both"/>
      </w:pPr>
      <w:r w:rsidRPr="008E510D">
        <w:t>Hydrographic Network</w:t>
      </w:r>
    </w:p>
    <w:p w14:paraId="3A2306C3" w14:textId="775B007B" w:rsidR="007004D7" w:rsidRPr="008E510D" w:rsidRDefault="007004D7" w:rsidP="00450C77">
      <w:pPr>
        <w:pStyle w:val="StandardWeb"/>
        <w:jc w:val="both"/>
        <w:rPr>
          <w:lang w:val="en-US"/>
        </w:rPr>
      </w:pPr>
      <w:r w:rsidRPr="008E510D">
        <w:rPr>
          <w:lang w:val="en-US"/>
        </w:rPr>
        <w:t xml:space="preserve">The HY_HydrographicNetwork feature type specializes the </w:t>
      </w:r>
      <w:proofErr w:type="spellStart"/>
      <w:r w:rsidRPr="008E510D">
        <w:rPr>
          <w:lang w:val="en-US"/>
        </w:rPr>
        <w:t>HY_HydroNetwork</w:t>
      </w:r>
      <w:proofErr w:type="spellEnd"/>
      <w:r w:rsidRPr="008E510D">
        <w:rPr>
          <w:lang w:val="en-US"/>
        </w:rPr>
        <w:t xml:space="preserve"> realization defined in the </w:t>
      </w:r>
      <w:r w:rsidR="002228F1">
        <w:rPr>
          <w:lang w:val="en-US"/>
        </w:rPr>
        <w:t>Hydro Feature</w:t>
      </w:r>
      <w:r w:rsidR="002228F1" w:rsidRPr="008E510D">
        <w:rPr>
          <w:lang w:val="en-US"/>
        </w:rPr>
        <w:t xml:space="preserve"> </w:t>
      </w:r>
      <w:r w:rsidR="002228F1">
        <w:rPr>
          <w:lang w:val="en-US"/>
        </w:rPr>
        <w:t xml:space="preserve">core </w:t>
      </w:r>
      <w:r w:rsidRPr="008E510D">
        <w:rPr>
          <w:lang w:val="en-US"/>
        </w:rPr>
        <w:t>model, specifically as aggregate of permanent or temporary bodies of water standing in depressions or moving in channels. If the realized catchment is connected with other catchments via outfall, the hydrographic network is considered connected to the network realizing these catchments. This allows to represent the network, even if logically connected features may or may not be connected at the representation level. If required, an application focused on surface</w:t>
      </w:r>
      <w:r w:rsidR="002C507E">
        <w:rPr>
          <w:lang w:val="en-US"/>
        </w:rPr>
        <w:t>-</w:t>
      </w:r>
      <w:r w:rsidRPr="008E510D">
        <w:rPr>
          <w:lang w:val="en-US"/>
        </w:rPr>
        <w:t>water bodies contained in channels or depressions may use the defined relationships s to describe the realization of a catchment by the hydrographic network, or network parts associated with the channel network.</w:t>
      </w:r>
    </w:p>
    <w:p w14:paraId="6CC73789" w14:textId="36BC3305" w:rsidR="007004D7" w:rsidRPr="008E510D" w:rsidRDefault="007004D7" w:rsidP="00407043">
      <w:pPr>
        <w:pStyle w:val="StandardWeb"/>
        <w:jc w:val="both"/>
        <w:rPr>
          <w:lang w:val="en-US"/>
        </w:rPr>
      </w:pPr>
      <w:r w:rsidRPr="008E510D">
        <w:rPr>
          <w:lang w:val="en-US"/>
        </w:rPr>
        <w:t xml:space="preserve">HY_HydrographicNetwork inherits from generalization the </w:t>
      </w:r>
      <w:proofErr w:type="spellStart"/>
      <w:r w:rsidR="002C3C8A">
        <w:rPr>
          <w:rStyle w:val="Hervorhebung"/>
          <w:lang w:val="en-US"/>
        </w:rPr>
        <w:t>realized</w:t>
      </w:r>
      <w:r w:rsidRPr="008E510D">
        <w:rPr>
          <w:rStyle w:val="Hervorhebung"/>
          <w:lang w:val="en-US"/>
        </w:rPr>
        <w:t>Catchment</w:t>
      </w:r>
      <w:proofErr w:type="spellEnd"/>
      <w:r w:rsidRPr="008E510D">
        <w:rPr>
          <w:lang w:val="en-US"/>
        </w:rPr>
        <w:t xml:space="preserve">, </w:t>
      </w:r>
      <w:r w:rsidRPr="008E510D">
        <w:rPr>
          <w:rStyle w:val="Hervorhebung"/>
          <w:lang w:val="en-US"/>
        </w:rPr>
        <w:t>flowpath</w:t>
      </w:r>
      <w:r w:rsidRPr="008E510D">
        <w:rPr>
          <w:lang w:val="en-US"/>
        </w:rPr>
        <w:t xml:space="preserve"> and </w:t>
      </w:r>
      <w:proofErr w:type="spellStart"/>
      <w:r w:rsidRPr="008E510D">
        <w:rPr>
          <w:rStyle w:val="Hervorhebung"/>
          <w:lang w:val="en-US"/>
        </w:rPr>
        <w:t>waterEdge</w:t>
      </w:r>
      <w:proofErr w:type="spellEnd"/>
      <w:r w:rsidRPr="008E510D">
        <w:rPr>
          <w:lang w:val="en-US"/>
        </w:rPr>
        <w:t xml:space="preserve">, as well as </w:t>
      </w:r>
      <w:proofErr w:type="spellStart"/>
      <w:r w:rsidRPr="008E510D">
        <w:rPr>
          <w:rStyle w:val="Hervorhebung"/>
          <w:lang w:val="en-US"/>
        </w:rPr>
        <w:t>catchmentBoundary</w:t>
      </w:r>
      <w:proofErr w:type="spellEnd"/>
      <w:r w:rsidRPr="008E510D">
        <w:rPr>
          <w:lang w:val="en-US"/>
        </w:rPr>
        <w:t xml:space="preserve"> and </w:t>
      </w:r>
      <w:proofErr w:type="spellStart"/>
      <w:r w:rsidRPr="008E510D">
        <w:rPr>
          <w:rStyle w:val="Hervorhebung"/>
          <w:lang w:val="en-US"/>
        </w:rPr>
        <w:t>catchmentArea</w:t>
      </w:r>
      <w:proofErr w:type="spellEnd"/>
      <w:r w:rsidRPr="008E510D">
        <w:rPr>
          <w:lang w:val="en-US"/>
        </w:rPr>
        <w:t xml:space="preserve"> associations, and </w:t>
      </w:r>
      <w:r w:rsidRPr="008E510D">
        <w:rPr>
          <w:lang w:val="en-US"/>
        </w:rPr>
        <w:lastRenderedPageBreak/>
        <w:t xml:space="preserve">associates a </w:t>
      </w:r>
      <w:proofErr w:type="spellStart"/>
      <w:r w:rsidRPr="008E510D">
        <w:rPr>
          <w:rStyle w:val="Hervorhebung"/>
          <w:lang w:val="en-US"/>
        </w:rPr>
        <w:t>networkWaterBody</w:t>
      </w:r>
      <w:proofErr w:type="spellEnd"/>
      <w:r w:rsidRPr="008E510D">
        <w:rPr>
          <w:lang w:val="en-US"/>
        </w:rPr>
        <w:t xml:space="preserve">. A </w:t>
      </w:r>
      <w:r w:rsidRPr="008E510D">
        <w:rPr>
          <w:rStyle w:val="Hervorhebung"/>
          <w:lang w:val="en-US"/>
        </w:rPr>
        <w:t>flowline</w:t>
      </w:r>
      <w:r w:rsidRPr="008E510D">
        <w:rPr>
          <w:lang w:val="en-US"/>
        </w:rPr>
        <w:t xml:space="preserve"> </w:t>
      </w:r>
      <w:r w:rsidR="00407043" w:rsidRPr="008E510D">
        <w:rPr>
          <w:lang w:val="en-US"/>
        </w:rPr>
        <w:t xml:space="preserve">and a </w:t>
      </w:r>
      <w:r w:rsidR="00407043">
        <w:rPr>
          <w:rStyle w:val="Hervorhebung"/>
          <w:lang w:val="en-US"/>
        </w:rPr>
        <w:t>water-</w:t>
      </w:r>
      <w:r w:rsidR="00407043" w:rsidRPr="008E510D">
        <w:rPr>
          <w:rStyle w:val="Hervorhebung"/>
          <w:lang w:val="en-US"/>
        </w:rPr>
        <w:t>edge</w:t>
      </w:r>
      <w:r w:rsidR="00407043" w:rsidRPr="008E510D">
        <w:rPr>
          <w:lang w:val="en-US"/>
        </w:rPr>
        <w:t xml:space="preserve"> constraint </w:t>
      </w:r>
      <w:r w:rsidR="00407043">
        <w:rPr>
          <w:lang w:val="en-US"/>
        </w:rPr>
        <w:t>support the recognition of the water body as flowpath realizing the catchment.</w:t>
      </w:r>
      <w:r w:rsidR="00407043" w:rsidRPr="008E510D">
        <w:rPr>
          <w:lang w:val="en-US"/>
        </w:rPr>
        <w:t xml:space="preserve"> </w:t>
      </w:r>
    </w:p>
    <w:p w14:paraId="5DA25EFA" w14:textId="753A4147" w:rsidR="00487DE4" w:rsidRDefault="007004D7" w:rsidP="00450C77">
      <w:pPr>
        <w:pStyle w:val="StandardWeb"/>
        <w:jc w:val="both"/>
        <w:rPr>
          <w:lang w:val="en-US"/>
        </w:rPr>
      </w:pPr>
      <w:proofErr w:type="spellStart"/>
      <w:r w:rsidRPr="008E510D">
        <w:rPr>
          <w:rStyle w:val="Fett"/>
          <w:lang w:val="en-US"/>
        </w:rPr>
        <w:t>networkWaterBody</w:t>
      </w:r>
      <w:proofErr w:type="spellEnd"/>
      <w:r w:rsidRPr="008E510D">
        <w:rPr>
          <w:lang w:val="en-US"/>
        </w:rPr>
        <w:t xml:space="preserve"> </w:t>
      </w:r>
      <w:r w:rsidR="00487DE4">
        <w:rPr>
          <w:lang w:val="en-US"/>
        </w:rPr>
        <w:t>(</w:t>
      </w:r>
      <w:r w:rsidRPr="008E510D">
        <w:rPr>
          <w:lang w:val="en-US"/>
        </w:rPr>
        <w:t>association</w:t>
      </w:r>
      <w:r w:rsidR="00487DE4">
        <w:rPr>
          <w:lang w:val="en-US"/>
        </w:rPr>
        <w:t>):</w:t>
      </w:r>
      <w:r w:rsidRPr="008E510D">
        <w:rPr>
          <w:lang w:val="en-US"/>
        </w:rPr>
        <w:t xml:space="preserve"> </w:t>
      </w:r>
    </w:p>
    <w:p w14:paraId="6A5AE07B" w14:textId="09DCF6F4" w:rsidR="003D1006" w:rsidRDefault="003D1006" w:rsidP="003D1006">
      <w:pPr>
        <w:pStyle w:val="StandardWeb"/>
        <w:jc w:val="both"/>
        <w:rPr>
          <w:lang w:val="en-US"/>
        </w:rPr>
      </w:pPr>
      <w:r>
        <w:rPr>
          <w:lang w:val="en-US"/>
        </w:rPr>
        <w:t>water body</w:t>
      </w:r>
      <w:r w:rsidRPr="008E510D">
        <w:rPr>
          <w:lang w:val="en-US"/>
        </w:rPr>
        <w:t xml:space="preserve"> which realizes the logical catchment either separately, or as part of the </w:t>
      </w:r>
      <w:r>
        <w:rPr>
          <w:lang w:val="en-US"/>
        </w:rPr>
        <w:t xml:space="preserve">hydrographic </w:t>
      </w:r>
      <w:r w:rsidRPr="008E510D">
        <w:rPr>
          <w:lang w:val="en-US"/>
        </w:rPr>
        <w:t>network.</w:t>
      </w:r>
    </w:p>
    <w:p w14:paraId="02A9C452" w14:textId="31337BCD" w:rsidR="003D1006" w:rsidRDefault="003D1006" w:rsidP="003D1006">
      <w:pPr>
        <w:pStyle w:val="StandardWeb"/>
        <w:jc w:val="both"/>
        <w:rPr>
          <w:lang w:val="en-US"/>
        </w:rPr>
      </w:pPr>
      <w:r>
        <w:rPr>
          <w:rStyle w:val="Fett"/>
          <w:lang w:val="en-US"/>
        </w:rPr>
        <w:t xml:space="preserve">flowline </w:t>
      </w:r>
      <w:r>
        <w:rPr>
          <w:lang w:val="en-US"/>
        </w:rPr>
        <w:t>(constraint):</w:t>
      </w:r>
      <w:r w:rsidRPr="008E510D">
        <w:rPr>
          <w:lang w:val="en-US"/>
        </w:rPr>
        <w:t xml:space="preserve"> </w:t>
      </w:r>
    </w:p>
    <w:p w14:paraId="45DD3F6D" w14:textId="3B4F7B45" w:rsidR="003D1006" w:rsidRDefault="003D1006" w:rsidP="003D1006">
      <w:pPr>
        <w:pStyle w:val="StandardWeb"/>
        <w:jc w:val="both"/>
      </w:pPr>
      <w:r>
        <w:t>defines that whenever</w:t>
      </w:r>
      <w:r w:rsidRPr="008E510D">
        <w:t xml:space="preserve"> </w:t>
      </w:r>
      <w:r>
        <w:t xml:space="preserve">a flowpath exists as part of a network, the </w:t>
      </w:r>
      <w:r w:rsidR="009B61A9">
        <w:t>water body</w:t>
      </w:r>
      <w:r>
        <w:t xml:space="preserve"> should be recognized as a flowpath. Geometrically represented as a curve, flowline will support to ‘measure’ a position on, or along, the </w:t>
      </w:r>
      <w:r w:rsidR="009B61A9">
        <w:t>water body</w:t>
      </w:r>
      <w:r>
        <w:t xml:space="preserve"> using </w:t>
      </w:r>
      <w:r w:rsidR="00407043">
        <w:t>a</w:t>
      </w:r>
      <w:r>
        <w:t xml:space="preserve"> centreline as shape.</w:t>
      </w:r>
    </w:p>
    <w:p w14:paraId="53D716EF" w14:textId="65F1123D" w:rsidR="003D1006" w:rsidRDefault="003D1006" w:rsidP="003D1006">
      <w:pPr>
        <w:pStyle w:val="StandardWeb"/>
        <w:jc w:val="both"/>
        <w:rPr>
          <w:lang w:val="en-US"/>
        </w:rPr>
      </w:pPr>
      <w:r>
        <w:rPr>
          <w:rStyle w:val="Fett"/>
          <w:lang w:val="en-US"/>
        </w:rPr>
        <w:t>water-edge</w:t>
      </w:r>
      <w:r w:rsidRPr="008E510D">
        <w:rPr>
          <w:lang w:val="en-US"/>
        </w:rPr>
        <w:t xml:space="preserve"> </w:t>
      </w:r>
      <w:r>
        <w:rPr>
          <w:lang w:val="en-US"/>
        </w:rPr>
        <w:t>(constraint):</w:t>
      </w:r>
      <w:r w:rsidRPr="008E510D">
        <w:rPr>
          <w:lang w:val="en-US"/>
        </w:rPr>
        <w:t xml:space="preserve"> </w:t>
      </w:r>
    </w:p>
    <w:p w14:paraId="31A42EF2" w14:textId="40CA8C42" w:rsidR="003D1006" w:rsidRDefault="003D1006" w:rsidP="003D1006">
      <w:pPr>
        <w:pStyle w:val="StandardWeb"/>
        <w:jc w:val="both"/>
        <w:rPr>
          <w:lang w:val="en-US"/>
        </w:rPr>
      </w:pPr>
      <w:r>
        <w:t>defines that whenever</w:t>
      </w:r>
      <w:r w:rsidRPr="008E510D">
        <w:t xml:space="preserve"> </w:t>
      </w:r>
      <w:r>
        <w:t xml:space="preserve">a water edge exists as part of a network, the </w:t>
      </w:r>
      <w:r w:rsidR="00407043">
        <w:t>water body</w:t>
      </w:r>
      <w:r>
        <w:t xml:space="preserve"> should be recognized as a water edge. Geometrically represented as a curve, </w:t>
      </w:r>
      <w:r w:rsidR="00407043">
        <w:t>water-edge will support</w:t>
      </w:r>
      <w:r>
        <w:t xml:space="preserve"> to ‘measure’ a position on, or along, the channel using the line of intersection with a water body. </w:t>
      </w:r>
    </w:p>
    <w:p w14:paraId="70F8B487" w14:textId="71E656B5" w:rsidR="007004D7" w:rsidRPr="008E510D" w:rsidRDefault="002C507E" w:rsidP="00450C77">
      <w:pPr>
        <w:pStyle w:val="berschrift4"/>
        <w:jc w:val="both"/>
      </w:pPr>
      <w:r>
        <w:t>Water Body</w:t>
      </w:r>
    </w:p>
    <w:p w14:paraId="10328ED7" w14:textId="7139B17C"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HY_WaterBody</w:t>
      </w:r>
      <w:proofErr w:type="spellEnd"/>
      <w:r w:rsidRPr="008E510D">
        <w:rPr>
          <w:lang w:val="en-US"/>
        </w:rPr>
        <w:t xml:space="preserve"> feature type specializes the general HY_HydroFeature class. The water body as part of the hydrographic network, either standing in a water pool, or flowing as stream in a watercourse, which are parts of the channel network. A water body may be segmented in vertical sections at right angles to the main (average) direction of flow or along its cent</w:t>
      </w:r>
      <w:r w:rsidR="00F42599">
        <w:rPr>
          <w:lang w:val="en-US"/>
        </w:rPr>
        <w:t>er</w:t>
      </w:r>
      <w:r w:rsidRPr="008E510D">
        <w:rPr>
          <w:lang w:val="en-US"/>
        </w:rPr>
        <w:t xml:space="preserve">line, and horizontal strata. Conceptually, each water body, or a stratum, is understood as a reservoir used for storage, regulation or control of water recourses. </w:t>
      </w:r>
    </w:p>
    <w:p w14:paraId="00F23FB2" w14:textId="14A7C4DA" w:rsidR="004438CC" w:rsidRPr="004438CC" w:rsidRDefault="007004D7" w:rsidP="004438CC">
      <w:pPr>
        <w:pStyle w:val="StandardWeb"/>
        <w:jc w:val="both"/>
        <w:rPr>
          <w:lang w:val="en-US"/>
        </w:rPr>
      </w:pPr>
      <w:proofErr w:type="spellStart"/>
      <w:r w:rsidRPr="008E510D">
        <w:rPr>
          <w:lang w:val="en-US"/>
        </w:rPr>
        <w:t>HY_WaterBody</w:t>
      </w:r>
      <w:proofErr w:type="spellEnd"/>
      <w:r w:rsidRPr="008E510D">
        <w:rPr>
          <w:lang w:val="en-US"/>
        </w:rPr>
        <w:t xml:space="preserve"> inherits from generalization the </w:t>
      </w:r>
      <w:r w:rsidRPr="008E510D">
        <w:rPr>
          <w:rStyle w:val="Hervorhebung"/>
          <w:lang w:val="en-US"/>
        </w:rPr>
        <w:t>name</w:t>
      </w:r>
      <w:r w:rsidRPr="008E510D">
        <w:rPr>
          <w:lang w:val="en-US"/>
        </w:rPr>
        <w:t xml:space="preserve"> property, and the </w:t>
      </w:r>
      <w:r w:rsidRPr="008E510D">
        <w:rPr>
          <w:rStyle w:val="Hervorhebung"/>
          <w:lang w:val="en-US"/>
        </w:rPr>
        <w:t>flow line</w:t>
      </w:r>
      <w:r w:rsidRPr="008E510D">
        <w:rPr>
          <w:lang w:val="en-US"/>
        </w:rPr>
        <w:t xml:space="preserve"> and </w:t>
      </w:r>
      <w:r w:rsidRPr="008E510D">
        <w:rPr>
          <w:rStyle w:val="Hervorhebung"/>
          <w:lang w:val="en-US"/>
        </w:rPr>
        <w:t>water edge</w:t>
      </w:r>
      <w:r w:rsidRPr="008E510D">
        <w:rPr>
          <w:lang w:val="en-US"/>
        </w:rPr>
        <w:t xml:space="preserve"> constraints. It associates the </w:t>
      </w:r>
      <w:proofErr w:type="spellStart"/>
      <w:r w:rsidRPr="008E510D">
        <w:rPr>
          <w:rStyle w:val="Hervorhebung"/>
          <w:lang w:val="en-US"/>
        </w:rPr>
        <w:t>hydrographicNetwork</w:t>
      </w:r>
      <w:proofErr w:type="spellEnd"/>
      <w:r w:rsidRPr="008E510D">
        <w:rPr>
          <w:lang w:val="en-US"/>
        </w:rPr>
        <w:t xml:space="preserve"> in which it participates, the containing </w:t>
      </w:r>
      <w:proofErr w:type="spellStart"/>
      <w:r w:rsidRPr="008E510D">
        <w:rPr>
          <w:rStyle w:val="Hervorhebung"/>
          <w:lang w:val="en-US"/>
        </w:rPr>
        <w:t>waterpool</w:t>
      </w:r>
      <w:proofErr w:type="spellEnd"/>
      <w:r w:rsidRPr="008E510D">
        <w:rPr>
          <w:lang w:val="en-US"/>
        </w:rPr>
        <w:t xml:space="preserve"> and </w:t>
      </w:r>
      <w:r w:rsidRPr="008E510D">
        <w:rPr>
          <w:rStyle w:val="Hervorhebung"/>
          <w:lang w:val="en-US"/>
        </w:rPr>
        <w:t>watercourse</w:t>
      </w:r>
      <w:r w:rsidRPr="008E510D">
        <w:rPr>
          <w:lang w:val="en-US"/>
        </w:rPr>
        <w:t xml:space="preserve">, the vertical </w:t>
      </w:r>
      <w:proofErr w:type="spellStart"/>
      <w:r w:rsidRPr="008E510D">
        <w:rPr>
          <w:rStyle w:val="Hervorhebung"/>
          <w:lang w:val="en-US"/>
        </w:rPr>
        <w:t>streamCrossSection</w:t>
      </w:r>
      <w:proofErr w:type="spellEnd"/>
      <w:r w:rsidRPr="008E510D">
        <w:rPr>
          <w:lang w:val="en-US"/>
        </w:rPr>
        <w:t xml:space="preserve">, </w:t>
      </w:r>
      <w:proofErr w:type="spellStart"/>
      <w:r w:rsidRPr="008E510D">
        <w:rPr>
          <w:rStyle w:val="Hervorhebung"/>
          <w:lang w:val="en-US"/>
        </w:rPr>
        <w:t>streamLongitudinalSection</w:t>
      </w:r>
      <w:proofErr w:type="spellEnd"/>
      <w:r w:rsidRPr="008E510D">
        <w:rPr>
          <w:lang w:val="en-US"/>
        </w:rPr>
        <w:t xml:space="preserve">, a horizontal </w:t>
      </w:r>
      <w:r w:rsidRPr="008E510D">
        <w:rPr>
          <w:rStyle w:val="Hervorhebung"/>
          <w:lang w:val="en-US"/>
        </w:rPr>
        <w:t>stratum</w:t>
      </w:r>
      <w:r w:rsidRPr="008E510D">
        <w:rPr>
          <w:lang w:val="en-US"/>
        </w:rPr>
        <w:t xml:space="preserve">, and a reservoir for </w:t>
      </w:r>
      <w:r w:rsidRPr="008E510D">
        <w:rPr>
          <w:rStyle w:val="Hervorhebung"/>
          <w:lang w:val="en-US"/>
        </w:rPr>
        <w:t>storage</w:t>
      </w:r>
      <w:r w:rsidRPr="008E510D">
        <w:rPr>
          <w:lang w:val="en-US"/>
        </w:rPr>
        <w:t xml:space="preserve"> of water. A </w:t>
      </w:r>
      <w:r w:rsidRPr="008E510D">
        <w:rPr>
          <w:rStyle w:val="Hervorhebung"/>
          <w:lang w:val="en-US"/>
        </w:rPr>
        <w:t>stratum</w:t>
      </w:r>
      <w:r w:rsidR="00585BA6">
        <w:rPr>
          <w:rStyle w:val="Hervorhebung"/>
          <w:lang w:val="en-US"/>
        </w:rPr>
        <w:t>-</w:t>
      </w:r>
      <w:r w:rsidRPr="008E510D">
        <w:rPr>
          <w:rStyle w:val="Hervorhebung"/>
          <w:lang w:val="en-US"/>
        </w:rPr>
        <w:t>edge</w:t>
      </w:r>
      <w:r w:rsidRPr="008E510D">
        <w:rPr>
          <w:lang w:val="en-US"/>
        </w:rPr>
        <w:t xml:space="preserve"> constraint is defined such that whenever the water body is part of the hydrographic network, the confined stratum is of type </w:t>
      </w:r>
      <w:proofErr w:type="spellStart"/>
      <w:r w:rsidRPr="008E510D">
        <w:rPr>
          <w:lang w:val="en-US"/>
        </w:rPr>
        <w:t>HY_WaterEdge</w:t>
      </w:r>
      <w:proofErr w:type="spellEnd"/>
      <w:r w:rsidRPr="008E510D">
        <w:rPr>
          <w:lang w:val="en-US"/>
        </w:rPr>
        <w:t xml:space="preserve">. </w:t>
      </w:r>
      <w:r w:rsidR="003E23E5" w:rsidRPr="003E23E5">
        <w:rPr>
          <w:i/>
          <w:lang w:val="en-US"/>
        </w:rPr>
        <w:t>Outflow-at-section</w:t>
      </w:r>
      <w:r w:rsidR="003E23E5">
        <w:rPr>
          <w:lang w:val="en-US"/>
        </w:rPr>
        <w:t xml:space="preserve"> and </w:t>
      </w:r>
      <w:r w:rsidR="004438CC" w:rsidRPr="008E510D">
        <w:rPr>
          <w:rStyle w:val="Hervorhebung"/>
          <w:lang w:val="en-US"/>
        </w:rPr>
        <w:t>outflow</w:t>
      </w:r>
      <w:r w:rsidR="004438CC">
        <w:rPr>
          <w:rStyle w:val="Hervorhebung"/>
          <w:lang w:val="en-US"/>
        </w:rPr>
        <w:t>-</w:t>
      </w:r>
      <w:r w:rsidR="004438CC" w:rsidRPr="008E510D">
        <w:rPr>
          <w:rStyle w:val="Hervorhebung"/>
          <w:lang w:val="en-US"/>
        </w:rPr>
        <w:t>at</w:t>
      </w:r>
      <w:r w:rsidR="004438CC">
        <w:rPr>
          <w:rStyle w:val="Hervorhebung"/>
          <w:lang w:val="en-US"/>
        </w:rPr>
        <w:t>-</w:t>
      </w:r>
      <w:r w:rsidR="003E23E5">
        <w:rPr>
          <w:rStyle w:val="Hervorhebung"/>
          <w:lang w:val="en-US"/>
        </w:rPr>
        <w:t>landmark</w:t>
      </w:r>
      <w:r w:rsidR="003E23E5" w:rsidRPr="008E510D">
        <w:rPr>
          <w:lang w:val="en-US"/>
        </w:rPr>
        <w:t xml:space="preserve"> </w:t>
      </w:r>
      <w:r w:rsidR="004438CC" w:rsidRPr="008E510D">
        <w:rPr>
          <w:lang w:val="en-US"/>
        </w:rPr>
        <w:t xml:space="preserve">constraint </w:t>
      </w:r>
      <w:r w:rsidR="004438CC">
        <w:rPr>
          <w:lang w:val="en-US"/>
        </w:rPr>
        <w:t xml:space="preserve">emphasizes the recognition of a fixed landmark as </w:t>
      </w:r>
      <w:r w:rsidR="004438CC" w:rsidRPr="008E510D">
        <w:rPr>
          <w:lang w:val="en-US"/>
        </w:rPr>
        <w:t xml:space="preserve">outflow of the </w:t>
      </w:r>
      <w:r w:rsidR="004438CC" w:rsidRPr="004438CC">
        <w:rPr>
          <w:lang w:val="en-US"/>
        </w:rPr>
        <w:t xml:space="preserve">catchment </w:t>
      </w:r>
      <w:r w:rsidR="004438CC" w:rsidRPr="004438CC">
        <w:t>realized by hydrographic network.</w:t>
      </w:r>
    </w:p>
    <w:p w14:paraId="02856B97" w14:textId="77777777" w:rsidR="00487DE4" w:rsidRPr="004438CC" w:rsidRDefault="007004D7" w:rsidP="00450C77">
      <w:pPr>
        <w:pStyle w:val="StandardWeb"/>
        <w:jc w:val="both"/>
        <w:rPr>
          <w:lang w:val="en-US"/>
        </w:rPr>
      </w:pPr>
      <w:proofErr w:type="spellStart"/>
      <w:r w:rsidRPr="004438CC">
        <w:rPr>
          <w:rStyle w:val="Fett"/>
          <w:lang w:val="en-US"/>
        </w:rPr>
        <w:t>waterpool</w:t>
      </w:r>
      <w:proofErr w:type="spellEnd"/>
      <w:r w:rsidRPr="004438CC">
        <w:rPr>
          <w:lang w:val="en-US"/>
        </w:rPr>
        <w:t xml:space="preserve"> </w:t>
      </w:r>
      <w:r w:rsidR="00487DE4" w:rsidRPr="004438CC">
        <w:rPr>
          <w:lang w:val="en-US"/>
        </w:rPr>
        <w:t>(</w:t>
      </w:r>
      <w:r w:rsidRPr="004438CC">
        <w:rPr>
          <w:lang w:val="en-US"/>
        </w:rPr>
        <w:t>association</w:t>
      </w:r>
      <w:r w:rsidR="00487DE4" w:rsidRPr="004438CC">
        <w:rPr>
          <w:lang w:val="en-US"/>
        </w:rPr>
        <w:t>):</w:t>
      </w:r>
    </w:p>
    <w:p w14:paraId="21E98249" w14:textId="0CD2179F" w:rsidR="007004D7" w:rsidRPr="008E510D" w:rsidRDefault="004438CC" w:rsidP="00450C77">
      <w:pPr>
        <w:pStyle w:val="StandardWeb"/>
        <w:jc w:val="both"/>
        <w:rPr>
          <w:lang w:val="en-US"/>
        </w:rPr>
      </w:pPr>
      <w:r w:rsidRPr="004438CC">
        <w:rPr>
          <w:lang w:val="en-US"/>
        </w:rPr>
        <w:t xml:space="preserve">identifies the </w:t>
      </w:r>
      <w:r w:rsidR="007004D7" w:rsidRPr="004438CC">
        <w:rPr>
          <w:lang w:val="en-US"/>
        </w:rPr>
        <w:t xml:space="preserve">natural or artificial depression </w:t>
      </w:r>
      <w:r w:rsidRPr="004438CC">
        <w:rPr>
          <w:lang w:val="en-US"/>
        </w:rPr>
        <w:t>which contains standing water</w:t>
      </w:r>
      <w:r w:rsidR="007004D7" w:rsidRPr="004438CC">
        <w:rPr>
          <w:lang w:val="en-US"/>
        </w:rPr>
        <w:t>, incl</w:t>
      </w:r>
      <w:r w:rsidRPr="004438CC">
        <w:rPr>
          <w:lang w:val="en-US"/>
        </w:rPr>
        <w:t>uding</w:t>
      </w:r>
      <w:r w:rsidR="007004D7" w:rsidRPr="004438CC">
        <w:rPr>
          <w:lang w:val="en-US"/>
        </w:rPr>
        <w:t xml:space="preserve"> large interstices in the ground, such as cave, cavern or a group of these.</w:t>
      </w:r>
      <w:r w:rsidR="007004D7" w:rsidRPr="008E510D">
        <w:rPr>
          <w:lang w:val="en-US"/>
        </w:rPr>
        <w:t xml:space="preserve"> </w:t>
      </w:r>
    </w:p>
    <w:p w14:paraId="5A3D4100" w14:textId="5DB116B2" w:rsidR="00487DE4" w:rsidRDefault="007004D7" w:rsidP="00450C77">
      <w:pPr>
        <w:pStyle w:val="StandardWeb"/>
        <w:jc w:val="both"/>
        <w:rPr>
          <w:lang w:val="en-US"/>
        </w:rPr>
      </w:pPr>
      <w:r w:rsidRPr="008E510D">
        <w:rPr>
          <w:rStyle w:val="Fett"/>
          <w:lang w:val="en-US"/>
        </w:rPr>
        <w:t>watercourse</w:t>
      </w:r>
      <w:r w:rsidRPr="008E510D">
        <w:rPr>
          <w:lang w:val="en-US"/>
        </w:rPr>
        <w:t xml:space="preserve"> </w:t>
      </w:r>
      <w:r w:rsidR="00487DE4">
        <w:rPr>
          <w:lang w:val="en-US"/>
        </w:rPr>
        <w:t>(</w:t>
      </w:r>
      <w:r w:rsidRPr="008E510D">
        <w:rPr>
          <w:lang w:val="en-US"/>
        </w:rPr>
        <w:t>association</w:t>
      </w:r>
      <w:r w:rsidR="00487DE4">
        <w:rPr>
          <w:lang w:val="en-US"/>
        </w:rPr>
        <w:t>)</w:t>
      </w:r>
      <w:r w:rsidR="004438CC">
        <w:rPr>
          <w:lang w:val="en-US"/>
        </w:rPr>
        <w:t>:</w:t>
      </w:r>
    </w:p>
    <w:p w14:paraId="1637F36D" w14:textId="39BCC0CB" w:rsidR="007004D7" w:rsidRPr="008E510D" w:rsidRDefault="004438CC" w:rsidP="00450C77">
      <w:pPr>
        <w:pStyle w:val="StandardWeb"/>
        <w:jc w:val="both"/>
        <w:rPr>
          <w:lang w:val="en-US"/>
        </w:rPr>
      </w:pPr>
      <w:r>
        <w:rPr>
          <w:lang w:val="en-US"/>
        </w:rPr>
        <w:lastRenderedPageBreak/>
        <w:t>ident</w:t>
      </w:r>
      <w:r w:rsidR="00557B1D">
        <w:rPr>
          <w:lang w:val="en-US"/>
        </w:rPr>
        <w:t>i</w:t>
      </w:r>
      <w:r>
        <w:rPr>
          <w:lang w:val="en-US"/>
        </w:rPr>
        <w:t xml:space="preserve">fies </w:t>
      </w:r>
      <w:r w:rsidR="007004D7" w:rsidRPr="008E510D">
        <w:rPr>
          <w:lang w:val="en-US"/>
        </w:rPr>
        <w:t xml:space="preserve">the natural or man-made channel </w:t>
      </w:r>
      <w:r w:rsidR="00557B1D" w:rsidRPr="008E510D">
        <w:rPr>
          <w:lang w:val="en-US"/>
        </w:rPr>
        <w:t>which continuously or periodically contains moving water</w:t>
      </w:r>
      <w:r w:rsidR="007004D7" w:rsidRPr="008E510D">
        <w:rPr>
          <w:lang w:val="en-US"/>
        </w:rPr>
        <w:t>, incl</w:t>
      </w:r>
      <w:r w:rsidR="00557B1D">
        <w:rPr>
          <w:lang w:val="en-US"/>
        </w:rPr>
        <w:t>uding</w:t>
      </w:r>
      <w:r w:rsidR="007004D7" w:rsidRPr="008E510D">
        <w:rPr>
          <w:lang w:val="en-US"/>
        </w:rPr>
        <w:t xml:space="preserve"> large interstices in the ground, such as cave, cavern or a group of these</w:t>
      </w:r>
    </w:p>
    <w:p w14:paraId="6D31E407" w14:textId="77777777" w:rsidR="00557B1D" w:rsidRDefault="00557B1D" w:rsidP="00557B1D">
      <w:pPr>
        <w:pStyle w:val="StandardWeb"/>
        <w:jc w:val="both"/>
        <w:rPr>
          <w:lang w:val="en-US"/>
        </w:rPr>
      </w:pPr>
      <w:r w:rsidRPr="008E510D">
        <w:rPr>
          <w:rStyle w:val="Fett"/>
          <w:lang w:val="en-US"/>
        </w:rPr>
        <w:t>stratum</w:t>
      </w:r>
      <w:r w:rsidRPr="008E510D">
        <w:rPr>
          <w:lang w:val="en-US"/>
        </w:rPr>
        <w:t xml:space="preserve"> </w:t>
      </w:r>
      <w:r>
        <w:rPr>
          <w:lang w:val="en-US"/>
        </w:rPr>
        <w:t>(</w:t>
      </w:r>
      <w:r w:rsidRPr="008E510D">
        <w:rPr>
          <w:lang w:val="en-US"/>
        </w:rPr>
        <w:t>association</w:t>
      </w:r>
      <w:r>
        <w:rPr>
          <w:lang w:val="en-US"/>
        </w:rPr>
        <w:t>):</w:t>
      </w:r>
    </w:p>
    <w:p w14:paraId="2E05CE17" w14:textId="77777777" w:rsidR="00557B1D" w:rsidRPr="008E510D" w:rsidRDefault="00557B1D" w:rsidP="00557B1D">
      <w:pPr>
        <w:pStyle w:val="StandardWeb"/>
        <w:jc w:val="both"/>
        <w:rPr>
          <w:lang w:val="en-US"/>
        </w:rPr>
      </w:pPr>
      <w:r>
        <w:rPr>
          <w:lang w:val="en-US"/>
        </w:rPr>
        <w:t xml:space="preserve">identifies </w:t>
      </w:r>
      <w:r w:rsidRPr="008E510D">
        <w:rPr>
          <w:lang w:val="en-US"/>
        </w:rPr>
        <w:t xml:space="preserve">a </w:t>
      </w:r>
      <w:r>
        <w:rPr>
          <w:lang w:val="en-US"/>
        </w:rPr>
        <w:t xml:space="preserve">horizontal </w:t>
      </w:r>
      <w:r w:rsidRPr="008E510D">
        <w:rPr>
          <w:lang w:val="en-US"/>
        </w:rPr>
        <w:t>layer of consistent characteristics, or a storage zone of a reservoir, carrying a permanent reference location which realizes the outfall of the catchment which is realized by the water body.</w:t>
      </w:r>
    </w:p>
    <w:p w14:paraId="39B15A0A" w14:textId="193D0909" w:rsidR="00487DE4" w:rsidRDefault="007004D7" w:rsidP="00450C77">
      <w:pPr>
        <w:pStyle w:val="StandardWeb"/>
        <w:jc w:val="both"/>
        <w:rPr>
          <w:lang w:val="en-US"/>
        </w:rPr>
      </w:pPr>
      <w:proofErr w:type="spellStart"/>
      <w:r w:rsidRPr="008E510D">
        <w:rPr>
          <w:rStyle w:val="Fett"/>
          <w:lang w:val="en-US"/>
        </w:rPr>
        <w:t>upstreamWaterBody</w:t>
      </w:r>
      <w:proofErr w:type="spellEnd"/>
      <w:r w:rsidRPr="008E510D">
        <w:rPr>
          <w:lang w:val="en-US"/>
        </w:rPr>
        <w:t xml:space="preserve"> and </w:t>
      </w:r>
      <w:proofErr w:type="spellStart"/>
      <w:r w:rsidRPr="008E510D">
        <w:rPr>
          <w:rStyle w:val="Fett"/>
          <w:lang w:val="en-US"/>
        </w:rPr>
        <w:t>downstreamWaterBody</w:t>
      </w:r>
      <w:proofErr w:type="spellEnd"/>
      <w:r w:rsidRPr="008E510D">
        <w:rPr>
          <w:lang w:val="en-US"/>
        </w:rPr>
        <w:t xml:space="preserve"> </w:t>
      </w:r>
      <w:r w:rsidR="00487DE4">
        <w:rPr>
          <w:lang w:val="en-US"/>
        </w:rPr>
        <w:t>(</w:t>
      </w:r>
      <w:r w:rsidRPr="008E510D">
        <w:rPr>
          <w:lang w:val="en-US"/>
        </w:rPr>
        <w:t>associations</w:t>
      </w:r>
      <w:r w:rsidR="00487DE4">
        <w:rPr>
          <w:lang w:val="en-US"/>
        </w:rPr>
        <w:t>):</w:t>
      </w:r>
    </w:p>
    <w:p w14:paraId="7B826C51" w14:textId="070BEB23" w:rsidR="007004D7" w:rsidRPr="008E510D" w:rsidRDefault="00557B1D" w:rsidP="00450C77">
      <w:pPr>
        <w:pStyle w:val="StandardWeb"/>
        <w:jc w:val="both"/>
        <w:rPr>
          <w:lang w:val="en-US"/>
        </w:rPr>
      </w:pPr>
      <w:r>
        <w:rPr>
          <w:lang w:val="en-US"/>
        </w:rPr>
        <w:t>identifies</w:t>
      </w:r>
      <w:r w:rsidR="007004D7" w:rsidRPr="008E510D">
        <w:rPr>
          <w:lang w:val="en-US"/>
        </w:rPr>
        <w:t xml:space="preserve"> another water body immediately up</w:t>
      </w:r>
      <w:r>
        <w:rPr>
          <w:lang w:val="en-US"/>
        </w:rPr>
        <w:t>stream</w:t>
      </w:r>
      <w:r w:rsidR="007004D7" w:rsidRPr="008E510D">
        <w:rPr>
          <w:lang w:val="en-US"/>
        </w:rPr>
        <w:t xml:space="preserve"> or downstream</w:t>
      </w:r>
      <w:r>
        <w:rPr>
          <w:lang w:val="en-US"/>
        </w:rPr>
        <w:t xml:space="preserve">, allowing to trace the </w:t>
      </w:r>
      <w:r w:rsidR="007004D7" w:rsidRPr="008E510D">
        <w:rPr>
          <w:lang w:val="en-US"/>
        </w:rPr>
        <w:t>hydrographic network without knowing the inflow or outflow of the catchment realized by the water body.</w:t>
      </w:r>
    </w:p>
    <w:p w14:paraId="6A881893" w14:textId="6F484E91" w:rsidR="00487DE4" w:rsidRDefault="007004D7" w:rsidP="00450C77">
      <w:pPr>
        <w:pStyle w:val="StandardWeb"/>
        <w:jc w:val="both"/>
        <w:rPr>
          <w:lang w:val="en-US"/>
        </w:rPr>
      </w:pPr>
      <w:proofErr w:type="spellStart"/>
      <w:r w:rsidRPr="008E510D">
        <w:rPr>
          <w:rStyle w:val="Fett"/>
          <w:lang w:val="en-US"/>
        </w:rPr>
        <w:t>fixedLandmark</w:t>
      </w:r>
      <w:proofErr w:type="spellEnd"/>
      <w:r w:rsidRPr="008E510D">
        <w:rPr>
          <w:lang w:val="en-US"/>
        </w:rPr>
        <w:t xml:space="preserve"> </w:t>
      </w:r>
      <w:r w:rsidR="00487DE4">
        <w:rPr>
          <w:lang w:val="en-US"/>
        </w:rPr>
        <w:t>(</w:t>
      </w:r>
      <w:r w:rsidRPr="008E510D">
        <w:rPr>
          <w:lang w:val="en-US"/>
        </w:rPr>
        <w:t>association</w:t>
      </w:r>
      <w:r w:rsidR="00487DE4">
        <w:rPr>
          <w:lang w:val="en-US"/>
        </w:rPr>
        <w:t>):</w:t>
      </w:r>
    </w:p>
    <w:p w14:paraId="558269D1" w14:textId="2D287CBD" w:rsidR="007004D7" w:rsidRPr="008E510D" w:rsidRDefault="00557B1D" w:rsidP="00450C77">
      <w:pPr>
        <w:pStyle w:val="StandardWeb"/>
        <w:jc w:val="both"/>
        <w:rPr>
          <w:lang w:val="en-US"/>
        </w:rPr>
      </w:pPr>
      <w:r>
        <w:rPr>
          <w:lang w:val="en-US"/>
        </w:rPr>
        <w:t xml:space="preserve">identifies </w:t>
      </w:r>
      <w:r w:rsidRPr="008E510D">
        <w:rPr>
          <w:lang w:val="en-US"/>
        </w:rPr>
        <w:t xml:space="preserve">a fixed landmark </w:t>
      </w:r>
      <w:r w:rsidR="0099570A">
        <w:rPr>
          <w:lang w:val="en-US"/>
        </w:rPr>
        <w:t xml:space="preserve">as permanent reference location </w:t>
      </w:r>
      <w:r w:rsidRPr="008E510D">
        <w:rPr>
          <w:lang w:val="en-US"/>
        </w:rPr>
        <w:t>which realizes the conceptual outfall of the catchment realized by the water body</w:t>
      </w:r>
      <w:r w:rsidR="0099570A">
        <w:rPr>
          <w:lang w:val="en-US"/>
        </w:rPr>
        <w:t>.</w:t>
      </w:r>
      <w:r>
        <w:rPr>
          <w:lang w:val="en-US"/>
        </w:rPr>
        <w:t xml:space="preserve"> </w:t>
      </w:r>
    </w:p>
    <w:p w14:paraId="1827765F" w14:textId="6C37F6D0" w:rsidR="00487DE4" w:rsidRDefault="007004D7" w:rsidP="00450C77">
      <w:pPr>
        <w:pStyle w:val="StandardWeb"/>
        <w:jc w:val="both"/>
        <w:rPr>
          <w:lang w:val="en-US"/>
        </w:rPr>
      </w:pPr>
      <w:proofErr w:type="spellStart"/>
      <w:r w:rsidRPr="008E510D">
        <w:rPr>
          <w:rStyle w:val="Fett"/>
          <w:lang w:val="en-US"/>
        </w:rPr>
        <w:t>streamCrossSection</w:t>
      </w:r>
      <w:proofErr w:type="spellEnd"/>
      <w:r w:rsidRPr="008E510D">
        <w:rPr>
          <w:lang w:val="en-US"/>
        </w:rPr>
        <w:t xml:space="preserve"> and </w:t>
      </w:r>
      <w:proofErr w:type="spellStart"/>
      <w:r w:rsidR="000C7924" w:rsidRPr="000C7924">
        <w:rPr>
          <w:b/>
          <w:lang w:val="en-US"/>
        </w:rPr>
        <w:t>streamL</w:t>
      </w:r>
      <w:r w:rsidRPr="008E510D">
        <w:rPr>
          <w:rStyle w:val="Fett"/>
          <w:lang w:val="en-US"/>
        </w:rPr>
        <w:t>ongitudinalSection</w:t>
      </w:r>
      <w:proofErr w:type="spellEnd"/>
      <w:r w:rsidRPr="008E510D">
        <w:rPr>
          <w:lang w:val="en-US"/>
        </w:rPr>
        <w:t xml:space="preserve"> </w:t>
      </w:r>
      <w:r w:rsidR="00487DE4">
        <w:rPr>
          <w:lang w:val="en-US"/>
        </w:rPr>
        <w:t>(</w:t>
      </w:r>
      <w:r w:rsidRPr="008E510D">
        <w:rPr>
          <w:lang w:val="en-US"/>
        </w:rPr>
        <w:t>associations</w:t>
      </w:r>
      <w:r w:rsidR="00487DE4">
        <w:rPr>
          <w:lang w:val="en-US"/>
        </w:rPr>
        <w:t>):</w:t>
      </w:r>
    </w:p>
    <w:p w14:paraId="4D55A049" w14:textId="5365F272" w:rsidR="007004D7" w:rsidRPr="008E510D" w:rsidRDefault="00557B1D" w:rsidP="00450C77">
      <w:pPr>
        <w:pStyle w:val="StandardWeb"/>
        <w:jc w:val="both"/>
        <w:rPr>
          <w:lang w:val="en-US"/>
        </w:rPr>
      </w:pPr>
      <w:r>
        <w:rPr>
          <w:lang w:val="en-US"/>
        </w:rPr>
        <w:t>identifies a</w:t>
      </w:r>
      <w:r w:rsidR="007004D7" w:rsidRPr="008E510D">
        <w:rPr>
          <w:lang w:val="en-US"/>
        </w:rPr>
        <w:t xml:space="preserve"> vertical section either at right angles to the main (average) direction of flow, or along a cent</w:t>
      </w:r>
      <w:r>
        <w:rPr>
          <w:lang w:val="en-US"/>
        </w:rPr>
        <w:t>er</w:t>
      </w:r>
      <w:r w:rsidR="007004D7" w:rsidRPr="008E510D">
        <w:rPr>
          <w:lang w:val="en-US"/>
        </w:rPr>
        <w:t>line</w:t>
      </w:r>
      <w:r w:rsidR="003E23E5">
        <w:rPr>
          <w:lang w:val="en-US"/>
        </w:rPr>
        <w:t xml:space="preserve">, </w:t>
      </w:r>
      <w:r w:rsidR="007004D7" w:rsidRPr="008E510D">
        <w:rPr>
          <w:lang w:val="en-US"/>
        </w:rPr>
        <w:t>carrying a permanent reference location which realizes the outfall of the catchment which is realized by the water body.</w:t>
      </w:r>
    </w:p>
    <w:p w14:paraId="3DFBD056" w14:textId="2D30A693" w:rsidR="00487DE4" w:rsidRDefault="007004D7" w:rsidP="00450C77">
      <w:pPr>
        <w:pStyle w:val="StandardWeb"/>
        <w:jc w:val="both"/>
        <w:rPr>
          <w:lang w:val="en-US"/>
        </w:rPr>
      </w:pPr>
      <w:r w:rsidRPr="008E510D">
        <w:rPr>
          <w:rStyle w:val="Fett"/>
          <w:lang w:val="en-US"/>
        </w:rPr>
        <w:t>storage</w:t>
      </w:r>
      <w:r w:rsidRPr="008E510D">
        <w:rPr>
          <w:lang w:val="en-US"/>
        </w:rPr>
        <w:t xml:space="preserve"> </w:t>
      </w:r>
      <w:r w:rsidR="00487DE4">
        <w:rPr>
          <w:lang w:val="en-US"/>
        </w:rPr>
        <w:t>(</w:t>
      </w:r>
      <w:r w:rsidRPr="008E510D">
        <w:rPr>
          <w:lang w:val="en-US"/>
        </w:rPr>
        <w:t>association</w:t>
      </w:r>
      <w:r w:rsidR="00487DE4">
        <w:rPr>
          <w:lang w:val="en-US"/>
        </w:rPr>
        <w:t>):</w:t>
      </w:r>
    </w:p>
    <w:p w14:paraId="68F2E736" w14:textId="53362D01" w:rsidR="007004D7" w:rsidRDefault="003E23E5" w:rsidP="00450C77">
      <w:pPr>
        <w:pStyle w:val="StandardWeb"/>
        <w:jc w:val="both"/>
        <w:rPr>
          <w:lang w:val="en-US"/>
        </w:rPr>
      </w:pPr>
      <w:r>
        <w:rPr>
          <w:lang w:val="en-US"/>
        </w:rPr>
        <w:t>identifies a</w:t>
      </w:r>
      <w:r w:rsidR="007004D7" w:rsidRPr="008E510D">
        <w:rPr>
          <w:lang w:val="en-US"/>
        </w:rPr>
        <w:t xml:space="preserve"> reservoir storing water as a resource for future use. </w:t>
      </w:r>
      <w:r w:rsidR="006C7508">
        <w:rPr>
          <w:lang w:val="en-US"/>
        </w:rPr>
        <w:t xml:space="preserve">This may </w:t>
      </w:r>
      <w:r w:rsidR="007004D7" w:rsidRPr="008E510D">
        <w:rPr>
          <w:lang w:val="en-US"/>
        </w:rPr>
        <w:t xml:space="preserve">be used to describe storage characteristics of the water body participating in the hydrographic network. </w:t>
      </w:r>
    </w:p>
    <w:p w14:paraId="3D77030A" w14:textId="15F67EBB" w:rsidR="00557B1D" w:rsidRDefault="003E23E5" w:rsidP="00557B1D">
      <w:pPr>
        <w:pStyle w:val="StandardWeb"/>
        <w:jc w:val="both"/>
        <w:rPr>
          <w:lang w:val="en-US"/>
        </w:rPr>
      </w:pPr>
      <w:r>
        <w:rPr>
          <w:rStyle w:val="Fett"/>
          <w:lang w:val="en-US"/>
        </w:rPr>
        <w:t>stratum</w:t>
      </w:r>
      <w:r w:rsidR="00557B1D">
        <w:rPr>
          <w:rStyle w:val="Fett"/>
          <w:lang w:val="en-US"/>
        </w:rPr>
        <w:t>-</w:t>
      </w:r>
      <w:r>
        <w:rPr>
          <w:rStyle w:val="Fett"/>
          <w:lang w:val="en-US"/>
        </w:rPr>
        <w:t>edge</w:t>
      </w:r>
      <w:r w:rsidR="00557B1D" w:rsidRPr="008E510D">
        <w:rPr>
          <w:lang w:val="en-US"/>
        </w:rPr>
        <w:t xml:space="preserve"> </w:t>
      </w:r>
      <w:r w:rsidR="00557B1D">
        <w:rPr>
          <w:lang w:val="en-US"/>
        </w:rPr>
        <w:t>(constraint):</w:t>
      </w:r>
      <w:r w:rsidR="00557B1D" w:rsidRPr="008E510D">
        <w:rPr>
          <w:lang w:val="en-US"/>
        </w:rPr>
        <w:t xml:space="preserve"> </w:t>
      </w:r>
    </w:p>
    <w:p w14:paraId="6F7F7AF7" w14:textId="2D10832C" w:rsidR="003E23E5" w:rsidRPr="0056071D" w:rsidRDefault="003E23E5" w:rsidP="003E23E5">
      <w:pPr>
        <w:pStyle w:val="StandardWeb"/>
        <w:jc w:val="both"/>
        <w:rPr>
          <w:lang w:val="en-US"/>
        </w:rPr>
      </w:pPr>
      <w:r>
        <w:t>defines that whenever</w:t>
      </w:r>
      <w:r w:rsidRPr="008E510D">
        <w:t xml:space="preserve"> </w:t>
      </w:r>
      <w:r>
        <w:t xml:space="preserve">a water edge exists as part of a network, the stratum should be recognized as a water edge. Geometrically represented as a curve, stratum-edge will support to ‘measure’ a position on, or along, the stratum using the line of intersection with a depression. </w:t>
      </w:r>
    </w:p>
    <w:p w14:paraId="536DC234" w14:textId="2F1D6747" w:rsidR="003E23E5" w:rsidRDefault="003E23E5" w:rsidP="003E23E5">
      <w:pPr>
        <w:pStyle w:val="StandardWeb"/>
        <w:jc w:val="both"/>
        <w:rPr>
          <w:lang w:val="en-US"/>
        </w:rPr>
      </w:pPr>
      <w:r>
        <w:rPr>
          <w:rStyle w:val="Fett"/>
          <w:lang w:val="en-US"/>
        </w:rPr>
        <w:t>outflow-at-landmark</w:t>
      </w:r>
      <w:r w:rsidRPr="008E510D">
        <w:rPr>
          <w:lang w:val="en-US"/>
        </w:rPr>
        <w:t xml:space="preserve"> </w:t>
      </w:r>
      <w:r>
        <w:rPr>
          <w:lang w:val="en-US"/>
        </w:rPr>
        <w:t>(constraint):</w:t>
      </w:r>
      <w:r w:rsidRPr="008E510D">
        <w:rPr>
          <w:lang w:val="en-US"/>
        </w:rPr>
        <w:t xml:space="preserve"> </w:t>
      </w:r>
    </w:p>
    <w:p w14:paraId="34C036DA" w14:textId="657A3567" w:rsidR="003E23E5" w:rsidRPr="008E510D" w:rsidRDefault="003E23E5" w:rsidP="003E23E5">
      <w:pPr>
        <w:pStyle w:val="StandardWeb"/>
        <w:jc w:val="both"/>
        <w:rPr>
          <w:lang w:val="en-US"/>
        </w:rPr>
      </w:pPr>
      <w:r>
        <w:t xml:space="preserve">defines that a fixed landmark on a </w:t>
      </w:r>
      <w:r w:rsidR="009B61A9">
        <w:t>water body</w:t>
      </w:r>
      <w:r>
        <w:t xml:space="preserve"> which realizes a logical outfall, should be recognized as outflow of the contributing catchment realized by the hydrographic network the </w:t>
      </w:r>
      <w:r w:rsidR="009B61A9">
        <w:t>water body</w:t>
      </w:r>
      <w:r>
        <w:t xml:space="preserve"> is part of.</w:t>
      </w:r>
    </w:p>
    <w:p w14:paraId="27B12AB0" w14:textId="08B80001" w:rsidR="003E23E5" w:rsidRDefault="003E23E5" w:rsidP="003E23E5">
      <w:pPr>
        <w:pStyle w:val="StandardWeb"/>
        <w:jc w:val="both"/>
        <w:rPr>
          <w:lang w:val="en-US"/>
        </w:rPr>
      </w:pPr>
      <w:r>
        <w:rPr>
          <w:rStyle w:val="Fett"/>
          <w:lang w:val="en-US"/>
        </w:rPr>
        <w:lastRenderedPageBreak/>
        <w:t>outflow-at-section</w:t>
      </w:r>
      <w:r w:rsidRPr="008E510D">
        <w:rPr>
          <w:lang w:val="en-US"/>
        </w:rPr>
        <w:t xml:space="preserve"> </w:t>
      </w:r>
      <w:r>
        <w:rPr>
          <w:lang w:val="en-US"/>
        </w:rPr>
        <w:t>(constraint):</w:t>
      </w:r>
      <w:r w:rsidRPr="008E510D">
        <w:rPr>
          <w:lang w:val="en-US"/>
        </w:rPr>
        <w:t xml:space="preserve"> </w:t>
      </w:r>
    </w:p>
    <w:p w14:paraId="2E06299C" w14:textId="1BD9EE86" w:rsidR="00557B1D" w:rsidRPr="008E510D" w:rsidRDefault="003E23E5" w:rsidP="00450C77">
      <w:pPr>
        <w:pStyle w:val="StandardWeb"/>
        <w:jc w:val="both"/>
        <w:rPr>
          <w:lang w:val="en-US"/>
        </w:rPr>
      </w:pPr>
      <w:r>
        <w:t xml:space="preserve">defines that a location at a vertical section of a </w:t>
      </w:r>
      <w:r w:rsidR="009B61A9">
        <w:t>water body</w:t>
      </w:r>
      <w:r>
        <w:t xml:space="preserve"> which realizes a logical outfall, should be recognized as outflow of the contributing catchment realized by the hydrographic  network the </w:t>
      </w:r>
      <w:r w:rsidR="009B61A9">
        <w:t>water body</w:t>
      </w:r>
      <w:r>
        <w:t xml:space="preserve"> is part of.</w:t>
      </w:r>
    </w:p>
    <w:p w14:paraId="4DC33EDB" w14:textId="2B36D717" w:rsidR="007004D7" w:rsidRPr="008E510D" w:rsidRDefault="007004D7" w:rsidP="00450C77">
      <w:pPr>
        <w:pStyle w:val="berschrift4"/>
        <w:jc w:val="both"/>
      </w:pPr>
      <w:r w:rsidRPr="008E510D">
        <w:t>Water</w:t>
      </w:r>
      <w:r w:rsidR="002C507E">
        <w:t>-</w:t>
      </w:r>
      <w:r w:rsidRPr="008E510D">
        <w:t>Body Stratum</w:t>
      </w:r>
    </w:p>
    <w:p w14:paraId="564F3059" w14:textId="77777777"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HY_WaterBodyStratum</w:t>
      </w:r>
      <w:proofErr w:type="spellEnd"/>
      <w:r w:rsidRPr="008E510D">
        <w:rPr>
          <w:lang w:val="en-US"/>
        </w:rPr>
        <w:t xml:space="preserve"> feature type describes a horizontal layer in a stratified water body determined by differences in thermal or salinity characteristics or by oxygen or nutrient content, or by virtual storage zones of a reservoir. </w:t>
      </w:r>
      <w:proofErr w:type="spellStart"/>
      <w:r w:rsidRPr="008E510D">
        <w:rPr>
          <w:lang w:val="en-US"/>
        </w:rPr>
        <w:t>HY_WaterBodyStratum</w:t>
      </w:r>
      <w:proofErr w:type="spellEnd"/>
      <w:r w:rsidRPr="008E510D">
        <w:rPr>
          <w:lang w:val="en-US"/>
        </w:rPr>
        <w:t xml:space="preserve"> carries the properties: </w:t>
      </w:r>
      <w:proofErr w:type="spellStart"/>
      <w:r w:rsidRPr="008E510D">
        <w:rPr>
          <w:rStyle w:val="Hervorhebung"/>
          <w:lang w:val="en-US"/>
        </w:rPr>
        <w:t>stratumType</w:t>
      </w:r>
      <w:proofErr w:type="spellEnd"/>
      <w:r w:rsidRPr="008E510D">
        <w:rPr>
          <w:lang w:val="en-US"/>
        </w:rPr>
        <w:t xml:space="preserve"> and </w:t>
      </w:r>
      <w:r w:rsidRPr="008E510D">
        <w:rPr>
          <w:rStyle w:val="Hervorhebung"/>
          <w:lang w:val="en-US"/>
        </w:rPr>
        <w:t>benchmark</w:t>
      </w:r>
      <w:r w:rsidRPr="008E510D">
        <w:rPr>
          <w:lang w:val="en-US"/>
        </w:rPr>
        <w:t>.</w:t>
      </w:r>
    </w:p>
    <w:p w14:paraId="13C8685F" w14:textId="15B82F3B" w:rsidR="00487DE4" w:rsidRDefault="007004D7" w:rsidP="00450C77">
      <w:pPr>
        <w:pStyle w:val="StandardWeb"/>
        <w:jc w:val="both"/>
        <w:rPr>
          <w:lang w:val="en-US"/>
        </w:rPr>
      </w:pPr>
      <w:proofErr w:type="spellStart"/>
      <w:r w:rsidRPr="008E510D">
        <w:rPr>
          <w:rStyle w:val="Fett"/>
          <w:lang w:val="en-US"/>
        </w:rPr>
        <w:t>stratumType</w:t>
      </w:r>
      <w:proofErr w:type="spellEnd"/>
      <w:r w:rsidRPr="008E510D">
        <w:rPr>
          <w:lang w:val="en-US"/>
        </w:rPr>
        <w:t xml:space="preserve"> </w:t>
      </w:r>
      <w:r w:rsidR="00487DE4">
        <w:rPr>
          <w:lang w:val="en-US"/>
        </w:rPr>
        <w:t>(</w:t>
      </w:r>
      <w:r w:rsidRPr="008E510D">
        <w:rPr>
          <w:lang w:val="en-US"/>
        </w:rPr>
        <w:t>attribute</w:t>
      </w:r>
      <w:r w:rsidR="00487DE4">
        <w:rPr>
          <w:lang w:val="en-US"/>
        </w:rPr>
        <w:t>):</w:t>
      </w:r>
    </w:p>
    <w:p w14:paraId="3A89D84E" w14:textId="0EF31F59" w:rsidR="006C7508" w:rsidRDefault="007004D7" w:rsidP="006C7508">
      <w:pPr>
        <w:pStyle w:val="StandardWeb"/>
        <w:jc w:val="both"/>
        <w:rPr>
          <w:lang w:val="en-US"/>
        </w:rPr>
      </w:pPr>
      <w:r w:rsidRPr="008E510D">
        <w:rPr>
          <w:lang w:val="en-US"/>
        </w:rPr>
        <w:t xml:space="preserve">characterizes the stratum using a term from a controlled vocabulary. </w:t>
      </w:r>
      <w:r w:rsidR="006C7508">
        <w:rPr>
          <w:lang w:val="en-US"/>
        </w:rPr>
        <w:t xml:space="preserve">To meet the </w:t>
      </w:r>
      <w:r w:rsidR="006C7508">
        <w:fldChar w:fldCharType="begin"/>
      </w:r>
      <w:r w:rsidR="006C7508">
        <w:rPr>
          <w:lang w:val="en-US"/>
        </w:rPr>
        <w:instrText xml:space="preserve"> REF ISO19103 \h </w:instrText>
      </w:r>
      <w:r w:rsidR="006C7508">
        <w:fldChar w:fldCharType="separate"/>
      </w:r>
      <w:proofErr w:type="spellStart"/>
      <w:r w:rsidR="001B5AD0" w:rsidRPr="00E30BF1">
        <w:rPr>
          <w:color w:val="0000FF"/>
          <w:u w:val="single"/>
        </w:rPr>
        <w:t>req</w:t>
      </w:r>
      <w:proofErr w:type="spellEnd"/>
      <w:r w:rsidR="001B5AD0" w:rsidRPr="00E30BF1">
        <w:rPr>
          <w:color w:val="0000FF"/>
          <w:u w:val="single"/>
        </w:rPr>
        <w:t>/</w:t>
      </w:r>
      <w:proofErr w:type="spellStart"/>
      <w:r w:rsidR="001B5AD0" w:rsidRPr="00E30BF1">
        <w:rPr>
          <w:color w:val="0000FF"/>
          <w:u w:val="single"/>
        </w:rPr>
        <w:t>hy_hydrofeature</w:t>
      </w:r>
      <w:proofErr w:type="spellEnd"/>
      <w:r w:rsidR="001B5AD0" w:rsidRPr="00E30BF1">
        <w:rPr>
          <w:color w:val="0000FF"/>
          <w:u w:val="single"/>
        </w:rPr>
        <w:t>/19103</w:t>
      </w:r>
      <w:r w:rsidR="006C7508">
        <w:fldChar w:fldCharType="end"/>
      </w:r>
      <w:r w:rsidR="006C7508">
        <w:rPr>
          <w:lang w:val="en-US"/>
        </w:rPr>
        <w:t xml:space="preserve"> requirement defined </w:t>
      </w:r>
      <w:r w:rsidR="006C7508">
        <w:t>in section 7.4.1 of</w:t>
      </w:r>
      <w:r w:rsidR="006C7508">
        <w:rPr>
          <w:lang w:val="en-US"/>
        </w:rPr>
        <w:t xml:space="preserve"> this standard, an implementation may use the </w:t>
      </w:r>
      <w:proofErr w:type="spellStart"/>
      <w:r w:rsidR="006C7508">
        <w:rPr>
          <w:lang w:val="en-US"/>
        </w:rPr>
        <w:t>ScopedName</w:t>
      </w:r>
      <w:proofErr w:type="spellEnd"/>
      <w:r w:rsidR="006C7508">
        <w:rPr>
          <w:lang w:val="en-US"/>
        </w:rPr>
        <w:t xml:space="preserve"> type described in ISO 19103: </w:t>
      </w:r>
      <w:r w:rsidR="006C7508" w:rsidRPr="00B74E4E">
        <w:t>Conceptual Schema</w:t>
      </w:r>
      <w:r w:rsidR="006C7508">
        <w:t xml:space="preserve"> may be used. </w:t>
      </w:r>
    </w:p>
    <w:p w14:paraId="76F55044" w14:textId="7904EAE4" w:rsidR="00487DE4" w:rsidRDefault="007004D7" w:rsidP="00450C77">
      <w:pPr>
        <w:pStyle w:val="StandardWeb"/>
        <w:jc w:val="both"/>
        <w:rPr>
          <w:lang w:val="en-US"/>
        </w:rPr>
      </w:pPr>
      <w:r w:rsidRPr="008E510D">
        <w:rPr>
          <w:rStyle w:val="Fett"/>
          <w:lang w:val="en-US"/>
        </w:rPr>
        <w:t>benchmark</w:t>
      </w:r>
      <w:r w:rsidRPr="008E510D">
        <w:rPr>
          <w:lang w:val="en-US"/>
        </w:rPr>
        <w:t xml:space="preserve"> </w:t>
      </w:r>
      <w:r w:rsidR="00487DE4">
        <w:rPr>
          <w:lang w:val="en-US"/>
        </w:rPr>
        <w:t>(</w:t>
      </w:r>
      <w:r w:rsidRPr="008E510D">
        <w:rPr>
          <w:lang w:val="en-US"/>
        </w:rPr>
        <w:t>association</w:t>
      </w:r>
      <w:r w:rsidR="00487DE4">
        <w:rPr>
          <w:lang w:val="en-US"/>
        </w:rPr>
        <w:t>):</w:t>
      </w:r>
    </w:p>
    <w:p w14:paraId="62BAD97D" w14:textId="514BE339" w:rsidR="007004D7" w:rsidRPr="008E510D" w:rsidRDefault="007004D7" w:rsidP="00450C77">
      <w:pPr>
        <w:pStyle w:val="StandardWeb"/>
        <w:jc w:val="both"/>
        <w:rPr>
          <w:lang w:val="en-US"/>
        </w:rPr>
      </w:pPr>
      <w:r w:rsidRPr="008E510D">
        <w:rPr>
          <w:lang w:val="en-US"/>
        </w:rPr>
        <w:t>identif</w:t>
      </w:r>
      <w:r w:rsidR="006C7508">
        <w:rPr>
          <w:lang w:val="en-US"/>
        </w:rPr>
        <w:t>ies</w:t>
      </w:r>
      <w:r w:rsidRPr="008E510D">
        <w:rPr>
          <w:lang w:val="en-US"/>
        </w:rPr>
        <w:t xml:space="preserve"> a benchmark which realizes the conceptual outfall of the catchment realized by the water body</w:t>
      </w:r>
      <w:r w:rsidR="006C7508">
        <w:rPr>
          <w:lang w:val="en-US"/>
        </w:rPr>
        <w:t xml:space="preserve"> as permanent reference location</w:t>
      </w:r>
      <w:r w:rsidRPr="008E510D">
        <w:rPr>
          <w:lang w:val="en-US"/>
        </w:rPr>
        <w:t>.</w:t>
      </w:r>
    </w:p>
    <w:p w14:paraId="770B45A7" w14:textId="50F7BDD9" w:rsidR="007004D7" w:rsidRPr="008E510D" w:rsidRDefault="007004D7" w:rsidP="00450C77">
      <w:pPr>
        <w:pStyle w:val="berschrift4"/>
        <w:jc w:val="both"/>
      </w:pPr>
      <w:r w:rsidRPr="008E510D">
        <w:t>Cross-Section and Longitudinal Section</w:t>
      </w:r>
    </w:p>
    <w:p w14:paraId="067C0AE9" w14:textId="29334A5F" w:rsidR="007004D7" w:rsidRPr="008E510D" w:rsidRDefault="007004D7" w:rsidP="00972EC5">
      <w:pPr>
        <w:pStyle w:val="StandardWeb"/>
        <w:jc w:val="both"/>
        <w:rPr>
          <w:lang w:val="en-US"/>
        </w:rPr>
      </w:pPr>
      <w:r w:rsidRPr="008E510D">
        <w:rPr>
          <w:lang w:val="en-US"/>
        </w:rPr>
        <w:t xml:space="preserve">The </w:t>
      </w:r>
      <w:proofErr w:type="spellStart"/>
      <w:r w:rsidRPr="008E510D">
        <w:rPr>
          <w:lang w:val="en-US"/>
        </w:rPr>
        <w:t>HY_CrossSection</w:t>
      </w:r>
      <w:proofErr w:type="spellEnd"/>
      <w:r w:rsidRPr="008E510D">
        <w:rPr>
          <w:lang w:val="en-US"/>
        </w:rPr>
        <w:t xml:space="preserve"> and </w:t>
      </w:r>
      <w:proofErr w:type="spellStart"/>
      <w:r w:rsidRPr="008E510D">
        <w:rPr>
          <w:lang w:val="en-US"/>
        </w:rPr>
        <w:t>HY_LongitudinalSection</w:t>
      </w:r>
      <w:proofErr w:type="spellEnd"/>
      <w:r w:rsidRPr="008E510D">
        <w:rPr>
          <w:lang w:val="en-US"/>
        </w:rPr>
        <w:t xml:space="preserve"> feature types conceptualize the segmentation of a water body or a containing channel through vertical sections. Taking into account the conceptual separation of a watercourse, the cross section concept refers to both the cross section of a water body orthogonal to the direction of flow, and to the transversal bed profile of a channel</w:t>
      </w:r>
      <w:r w:rsidR="00972EC5">
        <w:rPr>
          <w:lang w:val="en-US"/>
        </w:rPr>
        <w:t xml:space="preserve">, </w:t>
      </w:r>
      <w:r w:rsidR="00972EC5" w:rsidRPr="00972EC5">
        <w:rPr>
          <w:lang w:val="en-US"/>
        </w:rPr>
        <w:t>The longitudinal section concept refers to both the vertical section of a water body along its centerline, and to the longitudinal bed profile of a channel.</w:t>
      </w:r>
      <w:r w:rsidR="00972EC5" w:rsidRPr="00972EC5">
        <w:rPr>
          <w:rFonts w:ascii="Segoe UI" w:hAnsi="Segoe UI" w:cs="Segoe UI"/>
          <w:sz w:val="18"/>
          <w:szCs w:val="18"/>
        </w:rPr>
        <w:t xml:space="preserve"> </w:t>
      </w:r>
    </w:p>
    <w:p w14:paraId="62DCFE2F" w14:textId="742561D5" w:rsidR="007004D7" w:rsidRDefault="007004D7" w:rsidP="00972EC5">
      <w:pPr>
        <w:pStyle w:val="StandardWeb"/>
        <w:jc w:val="both"/>
        <w:rPr>
          <w:lang w:val="en-US"/>
        </w:rPr>
      </w:pPr>
      <w:r w:rsidRPr="008E510D">
        <w:rPr>
          <w:lang w:val="en-US"/>
        </w:rPr>
        <w:t xml:space="preserve">Both types of vertical section associate </w:t>
      </w:r>
      <w:proofErr w:type="spellStart"/>
      <w:r w:rsidRPr="008E510D">
        <w:rPr>
          <w:rStyle w:val="Hervorhebung"/>
          <w:lang w:val="en-US"/>
        </w:rPr>
        <w:t>crossSectionPoint</w:t>
      </w:r>
      <w:proofErr w:type="spellEnd"/>
      <w:r w:rsidRPr="008E510D">
        <w:rPr>
          <w:lang w:val="en-US"/>
        </w:rPr>
        <w:t xml:space="preserve"> and </w:t>
      </w:r>
      <w:proofErr w:type="spellStart"/>
      <w:r w:rsidRPr="008E510D">
        <w:rPr>
          <w:rStyle w:val="Hervorhebung"/>
          <w:lang w:val="en-US"/>
        </w:rPr>
        <w:t>longitudalinalSectionPoint</w:t>
      </w:r>
      <w:proofErr w:type="spellEnd"/>
      <w:r w:rsidR="00972EC5">
        <w:rPr>
          <w:lang w:val="en-US"/>
        </w:rPr>
        <w:t xml:space="preserve"> which should be used </w:t>
      </w:r>
      <w:r w:rsidR="007526FB">
        <w:rPr>
          <w:lang w:val="en-US"/>
        </w:rPr>
        <w:t xml:space="preserve">to </w:t>
      </w:r>
      <w:r w:rsidRPr="008E510D">
        <w:rPr>
          <w:lang w:val="en-US"/>
        </w:rPr>
        <w:t xml:space="preserve">identify a </w:t>
      </w:r>
      <w:r w:rsidR="00972EC5">
        <w:rPr>
          <w:lang w:val="en-US"/>
        </w:rPr>
        <w:t xml:space="preserve">permanent </w:t>
      </w:r>
      <w:r w:rsidRPr="008E510D">
        <w:rPr>
          <w:lang w:val="en-US"/>
        </w:rPr>
        <w:t xml:space="preserve">reference location at a vertical section which realizes the conceptual outfall of the catchment realized by the associated channel or water body. </w:t>
      </w:r>
    </w:p>
    <w:p w14:paraId="07977980" w14:textId="5D9F3E74" w:rsidR="00530F0D" w:rsidRPr="008E510D" w:rsidRDefault="00530F0D" w:rsidP="00487DE4">
      <w:pPr>
        <w:pStyle w:val="berschrift4"/>
        <w:jc w:val="both"/>
      </w:pPr>
      <w:r w:rsidRPr="008E510D">
        <w:t>Water-</w:t>
      </w:r>
      <w:proofErr w:type="spellStart"/>
      <w:r w:rsidRPr="008E510D">
        <w:t>LiquidPhase</w:t>
      </w:r>
      <w:proofErr w:type="spellEnd"/>
      <w:r w:rsidRPr="008E510D">
        <w:t xml:space="preserve"> and Water-</w:t>
      </w:r>
      <w:proofErr w:type="spellStart"/>
      <w:r w:rsidRPr="008E510D">
        <w:t>SolidPhase</w:t>
      </w:r>
      <w:proofErr w:type="spellEnd"/>
    </w:p>
    <w:p w14:paraId="110C275F" w14:textId="77777777" w:rsidR="00972EC5" w:rsidRDefault="007004D7" w:rsidP="00450C77">
      <w:pPr>
        <w:pStyle w:val="StandardWeb"/>
        <w:jc w:val="both"/>
        <w:rPr>
          <w:lang w:val="en-US"/>
        </w:rPr>
      </w:pPr>
      <w:r w:rsidRPr="008E510D">
        <w:rPr>
          <w:lang w:val="en-US"/>
        </w:rPr>
        <w:t xml:space="preserve">The </w:t>
      </w:r>
      <w:proofErr w:type="spellStart"/>
      <w:r w:rsidRPr="008E510D">
        <w:rPr>
          <w:lang w:val="en-US"/>
        </w:rPr>
        <w:t>HY_Water_LiquidPhase</w:t>
      </w:r>
      <w:proofErr w:type="spellEnd"/>
      <w:r w:rsidRPr="008E510D">
        <w:rPr>
          <w:lang w:val="en-US"/>
        </w:rPr>
        <w:t xml:space="preserve"> and </w:t>
      </w:r>
      <w:proofErr w:type="spellStart"/>
      <w:r w:rsidRPr="008E510D">
        <w:rPr>
          <w:lang w:val="en-US"/>
        </w:rPr>
        <w:t>HY_Water_SolidPhase</w:t>
      </w:r>
      <w:proofErr w:type="spellEnd"/>
      <w:r w:rsidRPr="008E510D">
        <w:rPr>
          <w:lang w:val="en-US"/>
        </w:rPr>
        <w:t xml:space="preserve"> feature types provide simple concepts of the accumulation of water in water bodies. This definition refers to the matter accumulated to a mass of water. In its liquid form water is considered accumulated in water bodies; in its solid phase water may be accumulated after melting, or as a layer of </w:t>
      </w:r>
      <w:r w:rsidRPr="008E510D">
        <w:rPr>
          <w:lang w:val="en-US"/>
        </w:rPr>
        <w:lastRenderedPageBreak/>
        <w:t xml:space="preserve">ice or snow on an open water body. The accumulation of water in the atmosphere or below the land surface, e.g. rain, soil moisture or groundwater, is not in scope of this standard, as well as the accumulation of snow and ice in glaciers which is subject of glaciology science. </w:t>
      </w:r>
    </w:p>
    <w:p w14:paraId="58CAEA41" w14:textId="1A4F23D5" w:rsidR="007004D7" w:rsidRPr="008E510D" w:rsidRDefault="007004D7" w:rsidP="00450C77">
      <w:pPr>
        <w:pStyle w:val="StandardWeb"/>
        <w:jc w:val="both"/>
        <w:rPr>
          <w:lang w:val="en-US"/>
        </w:rPr>
      </w:pPr>
      <w:r w:rsidRPr="008E510D">
        <w:rPr>
          <w:lang w:val="en-US"/>
        </w:rPr>
        <w:t xml:space="preserve">Contextually related information models may use the </w:t>
      </w:r>
      <w:proofErr w:type="spellStart"/>
      <w:r w:rsidRPr="008E510D">
        <w:rPr>
          <w:lang w:val="en-US"/>
        </w:rPr>
        <w:t>HY_Water_LiquidPhase</w:t>
      </w:r>
      <w:proofErr w:type="spellEnd"/>
      <w:r w:rsidRPr="008E510D">
        <w:rPr>
          <w:lang w:val="en-US"/>
        </w:rPr>
        <w:t xml:space="preserve"> and </w:t>
      </w:r>
      <w:proofErr w:type="spellStart"/>
      <w:r w:rsidRPr="008E510D">
        <w:rPr>
          <w:lang w:val="en-US"/>
        </w:rPr>
        <w:t>HY_Water_SolidPhase</w:t>
      </w:r>
      <w:proofErr w:type="spellEnd"/>
      <w:r w:rsidRPr="008E510D">
        <w:rPr>
          <w:lang w:val="en-US"/>
        </w:rPr>
        <w:t xml:space="preserve"> feature types to build relationships to an accumulating water body, and ultimately to the catchment realized either by the water body or by the network of which the water body is part. </w:t>
      </w:r>
    </w:p>
    <w:p w14:paraId="6B978644" w14:textId="12C152A6" w:rsidR="00487DE4" w:rsidRDefault="007004D7" w:rsidP="006C7508">
      <w:pPr>
        <w:jc w:val="both"/>
      </w:pPr>
      <w:proofErr w:type="spellStart"/>
      <w:r w:rsidRPr="008E510D">
        <w:t>HY_Water_LiquidPhase</w:t>
      </w:r>
      <w:proofErr w:type="spellEnd"/>
      <w:r w:rsidRPr="008E510D">
        <w:t xml:space="preserve"> </w:t>
      </w:r>
      <w:r w:rsidR="00972EC5">
        <w:t>associates the</w:t>
      </w:r>
      <w:r w:rsidRPr="008E510D">
        <w:t xml:space="preserve"> </w:t>
      </w:r>
      <w:proofErr w:type="spellStart"/>
      <w:r w:rsidRPr="00452B33">
        <w:rPr>
          <w:i/>
        </w:rPr>
        <w:t>accumulatingWaterBody</w:t>
      </w:r>
      <w:proofErr w:type="spellEnd"/>
      <w:r w:rsidRPr="008E510D">
        <w:t xml:space="preserve">; </w:t>
      </w:r>
      <w:proofErr w:type="spellStart"/>
      <w:r w:rsidRPr="008E510D">
        <w:t>HY_Water_SolidPhase</w:t>
      </w:r>
      <w:proofErr w:type="spellEnd"/>
      <w:r w:rsidRPr="008E510D">
        <w:t xml:space="preserve"> associates </w:t>
      </w:r>
      <w:r w:rsidR="00972EC5">
        <w:t xml:space="preserve">water from </w:t>
      </w:r>
      <w:r w:rsidRPr="008E510D">
        <w:rPr>
          <w:rStyle w:val="Hervorhebung"/>
        </w:rPr>
        <w:t>snowmelt</w:t>
      </w:r>
      <w:r w:rsidRPr="008E510D">
        <w:t xml:space="preserve"> and </w:t>
      </w:r>
      <w:proofErr w:type="spellStart"/>
      <w:r w:rsidRPr="008E510D">
        <w:rPr>
          <w:rStyle w:val="Hervorhebung"/>
        </w:rPr>
        <w:t>coveredWaterBody</w:t>
      </w:r>
      <w:proofErr w:type="spellEnd"/>
      <w:r w:rsidRPr="008E510D">
        <w:t xml:space="preserve">. </w:t>
      </w:r>
      <w:r w:rsidR="006C7508" w:rsidRPr="006C7508">
        <w:t>T</w:t>
      </w:r>
      <w:r w:rsidRPr="006C7508">
        <w:t>hese associations</w:t>
      </w:r>
      <w:r w:rsidRPr="008E510D">
        <w:t xml:space="preserve"> </w:t>
      </w:r>
      <w:r w:rsidR="006C7508">
        <w:t xml:space="preserve">may </w:t>
      </w:r>
      <w:r w:rsidRPr="008E510D">
        <w:t>be used to identify the water body (</w:t>
      </w:r>
      <w:r w:rsidR="00DE0459">
        <w:t xml:space="preserve">as </w:t>
      </w:r>
      <w:r w:rsidRPr="008E510D">
        <w:t xml:space="preserve">part of the </w:t>
      </w:r>
      <w:r w:rsidR="00972EC5">
        <w:t xml:space="preserve">hydrographic </w:t>
      </w:r>
      <w:r w:rsidRPr="008E510D">
        <w:t xml:space="preserve">network) where liquid water is accumulated. </w:t>
      </w:r>
    </w:p>
    <w:p w14:paraId="5A3D8DB4" w14:textId="77777777" w:rsidR="00972EC5" w:rsidRPr="008E510D" w:rsidRDefault="00972EC5" w:rsidP="006C7508">
      <w:pPr>
        <w:jc w:val="both"/>
        <w:rPr>
          <w:vanish/>
        </w:rPr>
      </w:pPr>
    </w:p>
    <w:p w14:paraId="6AD1D815" w14:textId="4DE026A1" w:rsidR="00450A24" w:rsidRPr="008E510D" w:rsidRDefault="00450A24" w:rsidP="00450C77">
      <w:pPr>
        <w:pStyle w:val="berschrift3"/>
        <w:jc w:val="both"/>
      </w:pPr>
      <w:bookmarkStart w:id="223" w:name="_Toc458775755"/>
      <w:bookmarkStart w:id="224" w:name="_Toc463963482"/>
      <w:r w:rsidRPr="008E510D">
        <w:t>The Surface</w:t>
      </w:r>
      <w:r w:rsidR="002C507E">
        <w:t>-</w:t>
      </w:r>
      <w:r w:rsidRPr="008E510D">
        <w:t>Water Body types</w:t>
      </w:r>
      <w:bookmarkEnd w:id="223"/>
      <w:bookmarkEnd w:id="224"/>
    </w:p>
    <w:p w14:paraId="5543643E" w14:textId="3F41C682" w:rsidR="007004D7" w:rsidRPr="008E510D" w:rsidRDefault="00450A24" w:rsidP="00450C77">
      <w:pPr>
        <w:pStyle w:val="StandardWeb"/>
        <w:jc w:val="both"/>
        <w:rPr>
          <w:lang w:val="en-US"/>
        </w:rPr>
      </w:pPr>
      <w:r w:rsidRPr="008E510D">
        <w:rPr>
          <w:lang w:val="en-US"/>
        </w:rPr>
        <w:t xml:space="preserve">The Surface Water model defines typical specializations of a water body on the land </w:t>
      </w:r>
      <w:r w:rsidR="007004D7" w:rsidRPr="008E510D">
        <w:rPr>
          <w:lang w:val="en-US"/>
        </w:rPr>
        <w:t xml:space="preserve">surface. Being a specialization of the </w:t>
      </w:r>
      <w:proofErr w:type="spellStart"/>
      <w:r w:rsidR="007004D7" w:rsidRPr="008E510D">
        <w:rPr>
          <w:lang w:val="en-US"/>
        </w:rPr>
        <w:t>HY_WaterBody</w:t>
      </w:r>
      <w:proofErr w:type="spellEnd"/>
      <w:r w:rsidR="007004D7" w:rsidRPr="008E510D">
        <w:rPr>
          <w:lang w:val="en-US"/>
        </w:rPr>
        <w:t xml:space="preserve"> class each subtypes inherits the </w:t>
      </w:r>
      <w:r w:rsidR="007004D7" w:rsidRPr="008E510D">
        <w:rPr>
          <w:rStyle w:val="Hervorhebung"/>
          <w:lang w:val="en-US"/>
        </w:rPr>
        <w:t>stratum</w:t>
      </w:r>
      <w:r w:rsidR="007004D7" w:rsidRPr="008E510D">
        <w:rPr>
          <w:lang w:val="en-US"/>
        </w:rPr>
        <w:t xml:space="preserve">, </w:t>
      </w:r>
      <w:proofErr w:type="spellStart"/>
      <w:r w:rsidR="007004D7" w:rsidRPr="008E510D">
        <w:rPr>
          <w:rStyle w:val="Hervorhebung"/>
          <w:lang w:val="en-US"/>
        </w:rPr>
        <w:t>waterpool</w:t>
      </w:r>
      <w:proofErr w:type="spellEnd"/>
      <w:r w:rsidR="007004D7" w:rsidRPr="008E510D">
        <w:rPr>
          <w:lang w:val="en-US"/>
        </w:rPr>
        <w:t xml:space="preserve">, </w:t>
      </w:r>
      <w:r w:rsidR="007004D7" w:rsidRPr="008E510D">
        <w:rPr>
          <w:rStyle w:val="Hervorhebung"/>
          <w:lang w:val="en-US"/>
        </w:rPr>
        <w:t>watercourse</w:t>
      </w:r>
      <w:r w:rsidR="007004D7" w:rsidRPr="008E510D">
        <w:rPr>
          <w:lang w:val="en-US"/>
        </w:rPr>
        <w:t xml:space="preserve">, </w:t>
      </w:r>
      <w:proofErr w:type="spellStart"/>
      <w:r w:rsidR="007004D7" w:rsidRPr="008E510D">
        <w:rPr>
          <w:rStyle w:val="Hervorhebung"/>
          <w:lang w:val="en-US"/>
        </w:rPr>
        <w:t>upstreamWaterBody</w:t>
      </w:r>
      <w:proofErr w:type="spellEnd"/>
      <w:r w:rsidR="00452B33">
        <w:rPr>
          <w:lang w:val="en-US"/>
        </w:rPr>
        <w:t>,</w:t>
      </w:r>
      <w:r w:rsidR="007004D7" w:rsidRPr="008E510D">
        <w:rPr>
          <w:lang w:val="en-US"/>
        </w:rPr>
        <w:t xml:space="preserve"> </w:t>
      </w:r>
      <w:proofErr w:type="spellStart"/>
      <w:r w:rsidR="007004D7" w:rsidRPr="00452B33">
        <w:rPr>
          <w:i/>
          <w:lang w:val="en-US"/>
        </w:rPr>
        <w:t>downstreamWaterBody</w:t>
      </w:r>
      <w:proofErr w:type="spellEnd"/>
      <w:r w:rsidR="00452B33">
        <w:rPr>
          <w:rStyle w:val="Hervorhebung"/>
          <w:lang w:val="en-US"/>
        </w:rPr>
        <w:t xml:space="preserve">, </w:t>
      </w:r>
      <w:proofErr w:type="spellStart"/>
      <w:r w:rsidR="007004D7" w:rsidRPr="008E510D">
        <w:rPr>
          <w:rStyle w:val="Hervorhebung"/>
          <w:lang w:val="en-US"/>
        </w:rPr>
        <w:t>fixedLandmark</w:t>
      </w:r>
      <w:proofErr w:type="spellEnd"/>
      <w:r w:rsidR="007004D7" w:rsidRPr="008E510D">
        <w:rPr>
          <w:lang w:val="en-US"/>
        </w:rPr>
        <w:t xml:space="preserve">, </w:t>
      </w:r>
      <w:proofErr w:type="spellStart"/>
      <w:r w:rsidR="007004D7" w:rsidRPr="00452B33">
        <w:rPr>
          <w:i/>
          <w:lang w:val="en-US"/>
        </w:rPr>
        <w:t>streamCrossSection</w:t>
      </w:r>
      <w:proofErr w:type="spellEnd"/>
      <w:r w:rsidR="007004D7" w:rsidRPr="008E510D">
        <w:rPr>
          <w:lang w:val="en-US"/>
        </w:rPr>
        <w:t xml:space="preserve"> and </w:t>
      </w:r>
      <w:proofErr w:type="spellStart"/>
      <w:r w:rsidR="007004D7" w:rsidRPr="008E510D">
        <w:rPr>
          <w:rStyle w:val="Hervorhebung"/>
          <w:lang w:val="en-US"/>
        </w:rPr>
        <w:t>streamLongitudinalSection</w:t>
      </w:r>
      <w:proofErr w:type="spellEnd"/>
      <w:r w:rsidR="007004D7" w:rsidRPr="008E510D">
        <w:rPr>
          <w:lang w:val="en-US"/>
        </w:rPr>
        <w:t xml:space="preserve"> properties. From the general HY_HydroFeature class the special water bodies inherit the </w:t>
      </w:r>
      <w:r w:rsidR="007004D7" w:rsidRPr="008E510D">
        <w:rPr>
          <w:rStyle w:val="Hervorhebung"/>
          <w:lang w:val="en-US"/>
        </w:rPr>
        <w:t>name</w:t>
      </w:r>
      <w:r w:rsidR="007004D7" w:rsidRPr="008E510D">
        <w:rPr>
          <w:lang w:val="en-US"/>
        </w:rPr>
        <w:t xml:space="preserve"> property, which allows to handle names given to them in cross-jurisdiction and multi-lingual contexts. Each speciali</w:t>
      </w:r>
      <w:r w:rsidR="00F42599">
        <w:rPr>
          <w:lang w:val="en-US"/>
        </w:rPr>
        <w:t>z</w:t>
      </w:r>
      <w:r w:rsidR="007004D7" w:rsidRPr="008E510D">
        <w:rPr>
          <w:lang w:val="en-US"/>
        </w:rPr>
        <w:t xml:space="preserve">ation is understood to be part of the hydrographic network. In other contexts other specializations, or a typical segmentation may exist, that not conforms to the types defined in this standard. </w:t>
      </w:r>
    </w:p>
    <w:p w14:paraId="15697DD6" w14:textId="77777777"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HY_River</w:t>
      </w:r>
      <w:proofErr w:type="spellEnd"/>
      <w:r w:rsidRPr="008E510D">
        <w:rPr>
          <w:lang w:val="en-US"/>
        </w:rPr>
        <w:t xml:space="preserve"> feature type defines the existence of body of surface water, participating in a hydrographic network, special due to its property to permanently or temporarily flow. </w:t>
      </w:r>
    </w:p>
    <w:p w14:paraId="0B0D3005" w14:textId="77777777"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HY_Canal</w:t>
      </w:r>
      <w:proofErr w:type="spellEnd"/>
      <w:r w:rsidRPr="008E510D">
        <w:rPr>
          <w:lang w:val="en-US"/>
        </w:rPr>
        <w:t xml:space="preserve"> feature type defines the existence of body of surface water, participating in a hydrographic network, special due to its artificial origin (man-made).</w:t>
      </w:r>
    </w:p>
    <w:p w14:paraId="13F7E8EA" w14:textId="77777777"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HY_Lake</w:t>
      </w:r>
      <w:proofErr w:type="spellEnd"/>
      <w:r w:rsidRPr="008E510D">
        <w:rPr>
          <w:lang w:val="en-US"/>
        </w:rPr>
        <w:t xml:space="preserve"> feature type defines the existence of body of surface water, participating in a hydrographic network, special due to its considerable size. </w:t>
      </w:r>
    </w:p>
    <w:p w14:paraId="28AF1C38" w14:textId="77777777"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HY_Impoundment</w:t>
      </w:r>
      <w:proofErr w:type="spellEnd"/>
      <w:r w:rsidRPr="008E510D">
        <w:rPr>
          <w:lang w:val="en-US"/>
        </w:rPr>
        <w:t xml:space="preserve"> feature type defines the existence of body of surface water, participating in a hydrographic network, special due to be formed by collecting water, as by a dam. </w:t>
      </w:r>
    </w:p>
    <w:p w14:paraId="60DA678F" w14:textId="77777777"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HY_Lagoon</w:t>
      </w:r>
      <w:proofErr w:type="spellEnd"/>
      <w:r w:rsidRPr="008E510D">
        <w:rPr>
          <w:lang w:val="en-US"/>
        </w:rPr>
        <w:t xml:space="preserve"> feature type defines the existence of body of surface water, participating in a hydrographic network, special due to its shallow depth and interaction with the open sea.</w:t>
      </w:r>
    </w:p>
    <w:p w14:paraId="35C3C346" w14:textId="77777777" w:rsidR="007004D7" w:rsidRPr="008E510D" w:rsidRDefault="007004D7" w:rsidP="00450C77">
      <w:pPr>
        <w:pStyle w:val="StandardWeb"/>
        <w:jc w:val="both"/>
        <w:rPr>
          <w:lang w:val="en-US"/>
        </w:rPr>
      </w:pPr>
      <w:r w:rsidRPr="008E510D">
        <w:rPr>
          <w:lang w:val="en-US"/>
        </w:rPr>
        <w:lastRenderedPageBreak/>
        <w:t xml:space="preserve">The </w:t>
      </w:r>
      <w:proofErr w:type="spellStart"/>
      <w:r w:rsidRPr="008E510D">
        <w:rPr>
          <w:lang w:val="en-US"/>
        </w:rPr>
        <w:t>HY_Estuary</w:t>
      </w:r>
      <w:proofErr w:type="spellEnd"/>
      <w:r w:rsidRPr="008E510D">
        <w:rPr>
          <w:lang w:val="en-US"/>
        </w:rPr>
        <w:t xml:space="preserve"> feature type defines the existence of body of surface water, participating in a hydrographic network, special due to branching and its interaction with the open sea.</w:t>
      </w:r>
    </w:p>
    <w:p w14:paraId="3227249B" w14:textId="44C8BBF1" w:rsidR="007004D7" w:rsidRPr="008E510D" w:rsidRDefault="007004D7" w:rsidP="00450C77">
      <w:pPr>
        <w:pStyle w:val="berschrift3"/>
        <w:jc w:val="both"/>
      </w:pPr>
      <w:bookmarkStart w:id="225" w:name="_Toc458775756"/>
      <w:bookmarkStart w:id="226" w:name="_Toc463963483"/>
      <w:r w:rsidRPr="008E510D">
        <w:t>The Storage model</w:t>
      </w:r>
      <w:bookmarkEnd w:id="225"/>
      <w:bookmarkEnd w:id="226"/>
    </w:p>
    <w:p w14:paraId="22B40F6C" w14:textId="376D85F8" w:rsidR="007004D7" w:rsidRDefault="007004D7" w:rsidP="00450C77">
      <w:pPr>
        <w:pStyle w:val="StandardWeb"/>
        <w:jc w:val="both"/>
        <w:rPr>
          <w:lang w:val="en-US"/>
        </w:rPr>
      </w:pPr>
      <w:r w:rsidRPr="008E510D">
        <w:rPr>
          <w:lang w:val="en-US"/>
        </w:rPr>
        <w:t>The Storage model (</w:t>
      </w:r>
      <w:r w:rsidR="00874BCD">
        <w:rPr>
          <w:lang w:val="en-US"/>
        </w:rPr>
        <w:fldChar w:fldCharType="begin"/>
      </w:r>
      <w:r w:rsidR="00874BCD">
        <w:rPr>
          <w:lang w:val="en-US"/>
        </w:rPr>
        <w:instrText xml:space="preserve"> REF _Ref462910672 \h </w:instrText>
      </w:r>
      <w:r w:rsidR="00874BCD">
        <w:rPr>
          <w:lang w:val="en-US"/>
        </w:rPr>
      </w:r>
      <w:r w:rsidR="00874BCD">
        <w:rPr>
          <w:lang w:val="en-US"/>
        </w:rPr>
        <w:fldChar w:fldCharType="separate"/>
      </w:r>
      <w:r w:rsidR="00874BCD">
        <w:t xml:space="preserve">Figure </w:t>
      </w:r>
      <w:r w:rsidR="00874BCD">
        <w:rPr>
          <w:noProof/>
        </w:rPr>
        <w:t>41</w:t>
      </w:r>
      <w:r w:rsidR="00874BCD">
        <w:rPr>
          <w:lang w:val="en-US"/>
        </w:rPr>
        <w:fldChar w:fldCharType="end"/>
      </w:r>
      <w:r w:rsidRPr="008E510D">
        <w:rPr>
          <w:lang w:val="en-US"/>
        </w:rPr>
        <w:t xml:space="preserve">) provides a concept to describe any water body, in terms of a reservoir storing water for future use. The separate storage model allows to describe the hydrographic network without the details of storage capacities that a water body may have, and vice versa storage reservoirs to be referenced independent of their role within the hydrographic network. </w:t>
      </w:r>
    </w:p>
    <w:p w14:paraId="33EF2757" w14:textId="77777777" w:rsidR="00C20518" w:rsidRDefault="00C20518" w:rsidP="00C20518">
      <w:pPr>
        <w:pStyle w:val="OGCFigure"/>
      </w:pPr>
      <w:r>
        <w:rPr>
          <w:noProof/>
        </w:rPr>
        <w:drawing>
          <wp:inline distT="0" distB="0" distL="0" distR="0" wp14:anchorId="6F553A90" wp14:editId="7907190B">
            <wp:extent cx="5486400" cy="3901440"/>
            <wp:effectExtent l="0" t="0" r="0" b="3810"/>
            <wp:docPr id="82" name="Grafik 82" descr="D:\Users\Dornblut\OGC_HYF_SWG\hlphtml\EARoot\EA4\EA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Users\Dornblut\OGC_HYF_SWG\hlphtml\EARoot\EA4\EA4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3901440"/>
                    </a:xfrm>
                    <a:prstGeom prst="rect">
                      <a:avLst/>
                    </a:prstGeom>
                    <a:noFill/>
                    <a:ln>
                      <a:noFill/>
                    </a:ln>
                  </pic:spPr>
                </pic:pic>
              </a:graphicData>
            </a:graphic>
          </wp:inline>
        </w:drawing>
      </w:r>
    </w:p>
    <w:p w14:paraId="67684A36" w14:textId="7FB95A40" w:rsidR="00C20518" w:rsidRPr="008E510D" w:rsidRDefault="00C20518" w:rsidP="00C20518">
      <w:pPr>
        <w:pStyle w:val="OGCFigure"/>
      </w:pPr>
      <w:bookmarkStart w:id="227" w:name="_Ref462910672"/>
      <w:bookmarkStart w:id="228" w:name="_Toc463963554"/>
      <w:r>
        <w:t xml:space="preserve">Figure </w:t>
      </w:r>
      <w:fldSimple w:instr=" SEQ Figure \* ARABIC ">
        <w:r w:rsidR="00F30A25">
          <w:rPr>
            <w:noProof/>
          </w:rPr>
          <w:t>41</w:t>
        </w:r>
      </w:fldSimple>
      <w:bookmarkEnd w:id="227"/>
      <w:r>
        <w:t xml:space="preserve">: </w:t>
      </w:r>
      <w:r w:rsidRPr="006119FB">
        <w:t xml:space="preserve">Reservoir realizing </w:t>
      </w:r>
      <w:r>
        <w:t>the</w:t>
      </w:r>
      <w:r w:rsidRPr="006119FB">
        <w:t xml:space="preserve"> outfall (UML class diagram</w:t>
      </w:r>
      <w:r>
        <w:t>)</w:t>
      </w:r>
      <w:bookmarkEnd w:id="228"/>
    </w:p>
    <w:p w14:paraId="6164EF85" w14:textId="7C2FE424" w:rsidR="00C20518" w:rsidRDefault="00C20518" w:rsidP="009E4992">
      <w:pPr>
        <w:pStyle w:val="OGCFigure"/>
      </w:pPr>
    </w:p>
    <w:p w14:paraId="2670A341" w14:textId="25EFB8BB" w:rsidR="007004D7" w:rsidRDefault="007004D7" w:rsidP="00450C77">
      <w:pPr>
        <w:pStyle w:val="StandardWeb"/>
        <w:jc w:val="both"/>
        <w:rPr>
          <w:lang w:val="en-US"/>
        </w:rPr>
      </w:pPr>
      <w:r w:rsidRPr="008E510D">
        <w:rPr>
          <w:lang w:val="en-US"/>
        </w:rPr>
        <w:t xml:space="preserve">The </w:t>
      </w:r>
      <w:proofErr w:type="spellStart"/>
      <w:r w:rsidRPr="008E510D">
        <w:rPr>
          <w:lang w:val="en-US"/>
        </w:rPr>
        <w:t>HY_Reservoir</w:t>
      </w:r>
      <w:proofErr w:type="spellEnd"/>
      <w:r w:rsidRPr="008E510D">
        <w:rPr>
          <w:lang w:val="en-US"/>
        </w:rPr>
        <w:t xml:space="preserve"> feature type describes the water body, either natural or man-made, used for storage, regulation and control of water resources. The reservoir concept refers to a volume of water managed in zones between operating levels. </w:t>
      </w:r>
      <w:proofErr w:type="spellStart"/>
      <w:r w:rsidRPr="008E510D">
        <w:rPr>
          <w:lang w:val="en-US"/>
        </w:rPr>
        <w:t>HY_Reservoir</w:t>
      </w:r>
      <w:proofErr w:type="spellEnd"/>
      <w:r w:rsidRPr="008E510D">
        <w:rPr>
          <w:lang w:val="en-US"/>
        </w:rPr>
        <w:t xml:space="preserve"> associates to a reservoir the </w:t>
      </w:r>
      <w:proofErr w:type="spellStart"/>
      <w:r w:rsidRPr="008E510D">
        <w:rPr>
          <w:rStyle w:val="Hervorhebung"/>
          <w:lang w:val="en-US"/>
        </w:rPr>
        <w:t>storedWaterBody</w:t>
      </w:r>
      <w:proofErr w:type="spellEnd"/>
      <w:r w:rsidRPr="008E510D">
        <w:rPr>
          <w:lang w:val="en-US"/>
        </w:rPr>
        <w:t xml:space="preserve"> and a </w:t>
      </w:r>
      <w:proofErr w:type="spellStart"/>
      <w:r w:rsidRPr="008E510D">
        <w:rPr>
          <w:rStyle w:val="Hervorhebung"/>
          <w:lang w:val="en-US"/>
        </w:rPr>
        <w:t>reservoirZone</w:t>
      </w:r>
      <w:proofErr w:type="spellEnd"/>
      <w:r w:rsidRPr="008E510D">
        <w:rPr>
          <w:lang w:val="en-US"/>
        </w:rPr>
        <w:t xml:space="preserve">. </w:t>
      </w:r>
    </w:p>
    <w:p w14:paraId="2815BA75" w14:textId="6DF58C6B" w:rsidR="00972EC5" w:rsidRDefault="00972EC5" w:rsidP="00972EC5">
      <w:pPr>
        <w:pStyle w:val="StandardWeb"/>
        <w:jc w:val="both"/>
        <w:rPr>
          <w:lang w:val="en-US"/>
        </w:rPr>
      </w:pPr>
      <w:proofErr w:type="spellStart"/>
      <w:r>
        <w:rPr>
          <w:rStyle w:val="Fett"/>
          <w:lang w:val="en-US"/>
        </w:rPr>
        <w:t>stored</w:t>
      </w:r>
      <w:r w:rsidRPr="008E510D">
        <w:rPr>
          <w:rStyle w:val="Fett"/>
          <w:lang w:val="en-US"/>
        </w:rPr>
        <w:t>WaterBody</w:t>
      </w:r>
      <w:proofErr w:type="spellEnd"/>
      <w:r w:rsidRPr="008E510D">
        <w:rPr>
          <w:lang w:val="en-US"/>
        </w:rPr>
        <w:t xml:space="preserve"> </w:t>
      </w:r>
      <w:r>
        <w:rPr>
          <w:lang w:val="en-US"/>
        </w:rPr>
        <w:t>(</w:t>
      </w:r>
      <w:r w:rsidRPr="008E510D">
        <w:rPr>
          <w:lang w:val="en-US"/>
        </w:rPr>
        <w:t>associations</w:t>
      </w:r>
      <w:r>
        <w:rPr>
          <w:lang w:val="en-US"/>
        </w:rPr>
        <w:t>):</w:t>
      </w:r>
    </w:p>
    <w:p w14:paraId="26BEEFBC" w14:textId="77777777" w:rsidR="00A771F5" w:rsidRDefault="00972EC5" w:rsidP="00972EC5">
      <w:pPr>
        <w:pStyle w:val="StandardWeb"/>
        <w:jc w:val="both"/>
        <w:rPr>
          <w:lang w:val="en-US"/>
        </w:rPr>
      </w:pPr>
      <w:r>
        <w:rPr>
          <w:lang w:val="en-US"/>
        </w:rPr>
        <w:t>identifies</w:t>
      </w:r>
      <w:r w:rsidRPr="008E510D">
        <w:rPr>
          <w:lang w:val="en-US"/>
        </w:rPr>
        <w:t xml:space="preserve"> </w:t>
      </w:r>
      <w:r w:rsidR="00A771F5">
        <w:rPr>
          <w:lang w:val="en-US"/>
        </w:rPr>
        <w:t>the</w:t>
      </w:r>
      <w:r w:rsidRPr="008E510D">
        <w:rPr>
          <w:lang w:val="en-US"/>
        </w:rPr>
        <w:t xml:space="preserve"> </w:t>
      </w:r>
      <w:r w:rsidR="00A771F5" w:rsidRPr="00A771F5">
        <w:rPr>
          <w:lang w:val="en-US"/>
        </w:rPr>
        <w:t>network water body that specifies the connectivity of the storage reservoir in the hydrographic network.</w:t>
      </w:r>
    </w:p>
    <w:p w14:paraId="40A92A4C" w14:textId="05FFCEE0" w:rsidR="00972EC5" w:rsidRDefault="00972EC5" w:rsidP="00972EC5">
      <w:pPr>
        <w:pStyle w:val="StandardWeb"/>
        <w:jc w:val="both"/>
        <w:rPr>
          <w:lang w:val="en-US"/>
        </w:rPr>
      </w:pPr>
      <w:proofErr w:type="spellStart"/>
      <w:r>
        <w:rPr>
          <w:rStyle w:val="Fett"/>
          <w:lang w:val="en-US"/>
        </w:rPr>
        <w:lastRenderedPageBreak/>
        <w:t>reservoirZone</w:t>
      </w:r>
      <w:proofErr w:type="spellEnd"/>
      <w:r w:rsidRPr="008E510D">
        <w:rPr>
          <w:lang w:val="en-US"/>
        </w:rPr>
        <w:t xml:space="preserve"> </w:t>
      </w:r>
      <w:r>
        <w:rPr>
          <w:lang w:val="en-US"/>
        </w:rPr>
        <w:t>(</w:t>
      </w:r>
      <w:r w:rsidRPr="008E510D">
        <w:rPr>
          <w:lang w:val="en-US"/>
        </w:rPr>
        <w:t>association</w:t>
      </w:r>
      <w:r>
        <w:rPr>
          <w:lang w:val="en-US"/>
        </w:rPr>
        <w:t>):</w:t>
      </w:r>
    </w:p>
    <w:p w14:paraId="788EA82F" w14:textId="29EEFD28" w:rsidR="00972EC5" w:rsidRPr="008E510D" w:rsidRDefault="00972EC5" w:rsidP="00450C77">
      <w:pPr>
        <w:pStyle w:val="StandardWeb"/>
        <w:jc w:val="both"/>
        <w:rPr>
          <w:lang w:val="en-US"/>
        </w:rPr>
      </w:pPr>
      <w:r>
        <w:rPr>
          <w:lang w:val="en-US"/>
        </w:rPr>
        <w:t xml:space="preserve">identifies </w:t>
      </w:r>
      <w:r w:rsidR="00A771F5">
        <w:rPr>
          <w:lang w:val="en-US"/>
        </w:rPr>
        <w:t>the</w:t>
      </w:r>
      <w:r w:rsidRPr="008E510D">
        <w:rPr>
          <w:lang w:val="en-US"/>
        </w:rPr>
        <w:t xml:space="preserve"> </w:t>
      </w:r>
      <w:r w:rsidR="00A771F5">
        <w:rPr>
          <w:lang w:val="en-US"/>
        </w:rPr>
        <w:t>water body stratum</w:t>
      </w:r>
      <w:r w:rsidR="00A771F5" w:rsidRPr="00A771F5">
        <w:rPr>
          <w:lang w:val="en-US"/>
        </w:rPr>
        <w:t xml:space="preserve"> </w:t>
      </w:r>
      <w:r w:rsidR="00A771F5">
        <w:rPr>
          <w:lang w:val="en-US"/>
        </w:rPr>
        <w:t>used for storage, for example</w:t>
      </w:r>
      <w:r w:rsidR="00A771F5" w:rsidRPr="00A771F5">
        <w:rPr>
          <w:lang w:val="en-US"/>
        </w:rPr>
        <w:t xml:space="preserve"> </w:t>
      </w:r>
      <w:r w:rsidR="00A771F5">
        <w:rPr>
          <w:lang w:val="en-US"/>
        </w:rPr>
        <w:t xml:space="preserve">a </w:t>
      </w:r>
      <w:r w:rsidR="00A771F5" w:rsidRPr="00A771F5">
        <w:rPr>
          <w:lang w:val="en-US"/>
        </w:rPr>
        <w:t xml:space="preserve">management zone, </w:t>
      </w:r>
      <w:r w:rsidR="00A771F5">
        <w:rPr>
          <w:lang w:val="en-US"/>
        </w:rPr>
        <w:t xml:space="preserve">or </w:t>
      </w:r>
      <w:r w:rsidR="00A771F5" w:rsidRPr="00A771F5">
        <w:rPr>
          <w:lang w:val="en-US"/>
        </w:rPr>
        <w:t>flood control zone</w:t>
      </w:r>
      <w:r w:rsidRPr="008E510D">
        <w:rPr>
          <w:lang w:val="en-US"/>
        </w:rPr>
        <w:t>.</w:t>
      </w:r>
    </w:p>
    <w:p w14:paraId="4FB08BB5" w14:textId="6089A65C" w:rsidR="007004D7" w:rsidRPr="008E510D" w:rsidRDefault="007004D7" w:rsidP="00450C77">
      <w:pPr>
        <w:pStyle w:val="berschrift2"/>
        <w:jc w:val="both"/>
      </w:pPr>
      <w:bookmarkStart w:id="229" w:name="_Toc458775757"/>
      <w:bookmarkStart w:id="230" w:name="_Toc463963484"/>
      <w:r w:rsidRPr="008E510D">
        <w:t>The Hydrometric Network application schema</w:t>
      </w:r>
      <w:bookmarkEnd w:id="229"/>
      <w:bookmarkEnd w:id="230"/>
    </w:p>
    <w:p w14:paraId="343269D0" w14:textId="7F11A61F" w:rsidR="007366B6" w:rsidRDefault="00733152" w:rsidP="00733152">
      <w:pPr>
        <w:jc w:val="both"/>
      </w:pPr>
      <w:r w:rsidRPr="00B149B7">
        <w:t>The</w:t>
      </w:r>
      <w:r>
        <w:t xml:space="preserve"> general requirements </w:t>
      </w:r>
      <w:r w:rsidRPr="00FA576C">
        <w:rPr>
          <w:color w:val="0000FF"/>
          <w:u w:val="single"/>
        </w:rPr>
        <w:fldChar w:fldCharType="begin"/>
      </w:r>
      <w:r w:rsidRPr="00FA576C">
        <w:rPr>
          <w:color w:val="0000FF"/>
          <w:u w:val="single"/>
        </w:rPr>
        <w:instrText xml:space="preserve"> REF mapping \h  \* MERGEFORMAT </w:instrText>
      </w:r>
      <w:r w:rsidRPr="00FA576C">
        <w:rPr>
          <w:color w:val="0000FF"/>
          <w:u w:val="single"/>
        </w:rPr>
      </w:r>
      <w:r w:rsidRPr="00FA576C">
        <w:rPr>
          <w:color w:val="0000FF"/>
          <w:u w:val="single"/>
        </w:rPr>
        <w:fldChar w:fldCharType="separate"/>
      </w:r>
      <w:r w:rsidRPr="00FA576C">
        <w:rPr>
          <w:color w:val="0000FF"/>
          <w:u w:val="single"/>
        </w:rPr>
        <w:t>/</w:t>
      </w:r>
      <w:proofErr w:type="spellStart"/>
      <w:r w:rsidRPr="00FA576C">
        <w:rPr>
          <w:color w:val="0000FF"/>
          <w:u w:val="single"/>
        </w:rPr>
        <w:t>req</w:t>
      </w:r>
      <w:proofErr w:type="spellEnd"/>
      <w:r w:rsidRPr="00FA576C">
        <w:rPr>
          <w:color w:val="0000FF"/>
          <w:u w:val="single"/>
        </w:rPr>
        <w:t>/</w:t>
      </w:r>
      <w:proofErr w:type="spellStart"/>
      <w:r w:rsidRPr="00FA576C">
        <w:rPr>
          <w:color w:val="0000FF"/>
          <w:u w:val="single"/>
        </w:rPr>
        <w:t>hy_features_conceptual_model</w:t>
      </w:r>
      <w:proofErr w:type="spellEnd"/>
      <w:r w:rsidRPr="00FA576C">
        <w:rPr>
          <w:color w:val="0000FF"/>
          <w:u w:val="single"/>
        </w:rPr>
        <w:t>/mapping</w:t>
      </w:r>
      <w:r w:rsidRPr="00FA576C">
        <w:rPr>
          <w:color w:val="0000FF"/>
          <w:u w:val="single"/>
        </w:rPr>
        <w:fldChar w:fldCharType="end"/>
      </w:r>
      <w:r>
        <w:rPr>
          <w:color w:val="0000FF"/>
          <w:u w:val="single"/>
        </w:rPr>
        <w:t xml:space="preserve"> </w:t>
      </w:r>
      <w:r w:rsidRPr="00B149B7">
        <w:t xml:space="preserve">and </w:t>
      </w:r>
      <w:r w:rsidRPr="00FA576C">
        <w:rPr>
          <w:color w:val="0000FF"/>
          <w:u w:val="single"/>
        </w:rPr>
        <w:fldChar w:fldCharType="begin"/>
      </w:r>
      <w:r w:rsidRPr="00FA576C">
        <w:rPr>
          <w:color w:val="0000FF"/>
          <w:u w:val="single"/>
        </w:rPr>
        <w:instrText xml:space="preserve"> REF identifiers \h </w:instrText>
      </w:r>
      <w:r>
        <w:rPr>
          <w:color w:val="0000FF"/>
          <w:u w:val="single"/>
        </w:rPr>
        <w:instrText xml:space="preserve"> \* MERGEFORMAT </w:instrText>
      </w:r>
      <w:r w:rsidRPr="00FA576C">
        <w:rPr>
          <w:color w:val="0000FF"/>
          <w:u w:val="single"/>
        </w:rPr>
      </w:r>
      <w:r w:rsidRPr="00FA576C">
        <w:rPr>
          <w:color w:val="0000FF"/>
          <w:u w:val="single"/>
        </w:rPr>
        <w:fldChar w:fldCharType="separate"/>
      </w:r>
      <w:r w:rsidRPr="00FA576C">
        <w:rPr>
          <w:color w:val="0000FF"/>
          <w:u w:val="single"/>
        </w:rPr>
        <w:t>/</w:t>
      </w:r>
      <w:proofErr w:type="spellStart"/>
      <w:r w:rsidRPr="00FA576C">
        <w:rPr>
          <w:color w:val="0000FF"/>
          <w:u w:val="single"/>
        </w:rPr>
        <w:t>req</w:t>
      </w:r>
      <w:proofErr w:type="spellEnd"/>
      <w:r w:rsidRPr="00FA576C">
        <w:rPr>
          <w:color w:val="0000FF"/>
          <w:u w:val="single"/>
        </w:rPr>
        <w:t>/</w:t>
      </w:r>
      <w:proofErr w:type="spellStart"/>
      <w:r w:rsidRPr="00FA576C">
        <w:rPr>
          <w:color w:val="0000FF"/>
          <w:u w:val="single"/>
        </w:rPr>
        <w:t>hy_features_conceptual_model</w:t>
      </w:r>
      <w:proofErr w:type="spellEnd"/>
      <w:r w:rsidRPr="00FA576C">
        <w:rPr>
          <w:color w:val="0000FF"/>
          <w:u w:val="single"/>
        </w:rPr>
        <w:t>/identifiers</w:t>
      </w:r>
      <w:r w:rsidRPr="00FA576C">
        <w:rPr>
          <w:color w:val="0000FF"/>
          <w:u w:val="single"/>
        </w:rPr>
        <w:fldChar w:fldCharType="end"/>
      </w:r>
      <w:r w:rsidRPr="00B149B7">
        <w:t xml:space="preserve"> defined in clause</w:t>
      </w:r>
      <w:r>
        <w:t>s</w:t>
      </w:r>
      <w:r w:rsidRPr="00B149B7">
        <w:t xml:space="preserve"> </w:t>
      </w:r>
      <w:r w:rsidRPr="00B149B7">
        <w:fldChar w:fldCharType="begin"/>
      </w:r>
      <w:r w:rsidRPr="00B149B7">
        <w:instrText xml:space="preserve"> REF _Ref462332916 \r \h </w:instrText>
      </w:r>
      <w:r>
        <w:instrText xml:space="preserve"> \* MERGEFORMAT </w:instrText>
      </w:r>
      <w:r w:rsidRPr="00B149B7">
        <w:fldChar w:fldCharType="separate"/>
      </w:r>
      <w:r w:rsidR="001B5AD0">
        <w:t>7.2</w:t>
      </w:r>
      <w:r w:rsidRPr="00B149B7">
        <w:fldChar w:fldCharType="end"/>
      </w:r>
      <w:r w:rsidRPr="00B149B7">
        <w:t xml:space="preserve"> and </w:t>
      </w:r>
      <w:r w:rsidRPr="00B149B7">
        <w:fldChar w:fldCharType="begin"/>
      </w:r>
      <w:r w:rsidRPr="00B149B7">
        <w:instrText xml:space="preserve"> REF _Ref462332936 \r \h </w:instrText>
      </w:r>
      <w:r>
        <w:instrText xml:space="preserve"> \* MERGEFORMAT </w:instrText>
      </w:r>
      <w:r w:rsidRPr="00B149B7">
        <w:fldChar w:fldCharType="separate"/>
      </w:r>
      <w:r w:rsidR="001B5AD0">
        <w:t>7.3</w:t>
      </w:r>
      <w:r w:rsidRPr="00B149B7">
        <w:fldChar w:fldCharType="end"/>
      </w:r>
      <w:r w:rsidRPr="00B149B7">
        <w:t xml:space="preserve">of this standard apply to all feature types (UML classes) defined in the </w:t>
      </w:r>
      <w:r>
        <w:t>Hydrometric Network</w:t>
      </w:r>
      <w:r w:rsidRPr="00B149B7">
        <w:t xml:space="preserve"> </w:t>
      </w:r>
      <w:r>
        <w:t>application schema</w:t>
      </w:r>
      <w:r w:rsidR="00485264">
        <w:t>.</w:t>
      </w:r>
    </w:p>
    <w:p w14:paraId="5781CF3B" w14:textId="04C83D51" w:rsidR="002228F1" w:rsidRDefault="007004D7" w:rsidP="00450C77">
      <w:pPr>
        <w:pStyle w:val="StandardWeb"/>
        <w:jc w:val="both"/>
        <w:rPr>
          <w:lang w:val="en-US"/>
        </w:rPr>
      </w:pPr>
      <w:r w:rsidRPr="008E510D">
        <w:rPr>
          <w:lang w:val="en-US"/>
        </w:rPr>
        <w:t xml:space="preserve">The Hydrometric Network </w:t>
      </w:r>
      <w:r w:rsidR="00750451">
        <w:rPr>
          <w:lang w:val="en-US"/>
        </w:rPr>
        <w:t xml:space="preserve">application </w:t>
      </w:r>
      <w:r w:rsidRPr="008E510D">
        <w:rPr>
          <w:lang w:val="en-US"/>
        </w:rPr>
        <w:t>schema (</w:t>
      </w:r>
      <w:r w:rsidR="00874BCD">
        <w:rPr>
          <w:lang w:val="en-US"/>
        </w:rPr>
        <w:fldChar w:fldCharType="begin"/>
      </w:r>
      <w:r w:rsidR="00874BCD">
        <w:rPr>
          <w:lang w:val="en-US"/>
        </w:rPr>
        <w:instrText xml:space="preserve"> REF _Ref458785979 \h </w:instrText>
      </w:r>
      <w:r w:rsidR="00874BCD">
        <w:rPr>
          <w:lang w:val="en-US"/>
        </w:rPr>
      </w:r>
      <w:r w:rsidR="00874BCD">
        <w:rPr>
          <w:lang w:val="en-US"/>
        </w:rPr>
        <w:fldChar w:fldCharType="separate"/>
      </w:r>
      <w:r w:rsidR="00874BCD" w:rsidRPr="008E510D">
        <w:t xml:space="preserve">Figure </w:t>
      </w:r>
      <w:r w:rsidR="00874BCD">
        <w:rPr>
          <w:noProof/>
        </w:rPr>
        <w:t>42</w:t>
      </w:r>
      <w:r w:rsidR="00874BCD">
        <w:rPr>
          <w:lang w:val="en-US"/>
        </w:rPr>
        <w:fldChar w:fldCharType="end"/>
      </w:r>
      <w:r w:rsidRPr="008E510D">
        <w:rPr>
          <w:lang w:val="en-US"/>
        </w:rPr>
        <w:t xml:space="preserve">) defines a logical model to take into account a network of hydrometric stations as a specific realization of the catchment in the perspective of hydrologic observation, without the detail of an observation strategy. </w:t>
      </w:r>
    </w:p>
    <w:p w14:paraId="42EC8615" w14:textId="10E50DD7" w:rsidR="007004D7" w:rsidRPr="008E510D" w:rsidRDefault="007004D7" w:rsidP="00450C77">
      <w:pPr>
        <w:pStyle w:val="StandardWeb"/>
        <w:jc w:val="both"/>
        <w:rPr>
          <w:lang w:val="en-US"/>
        </w:rPr>
      </w:pPr>
      <w:r w:rsidRPr="008E510D">
        <w:rPr>
          <w:lang w:val="en-US"/>
        </w:rPr>
        <w:t xml:space="preserve">The Hydrometric Network </w:t>
      </w:r>
      <w:r w:rsidR="007526FB">
        <w:rPr>
          <w:lang w:val="en-US"/>
        </w:rPr>
        <w:t xml:space="preserve">model </w:t>
      </w:r>
      <w:r w:rsidRPr="008E510D">
        <w:rPr>
          <w:lang w:val="en-US"/>
        </w:rPr>
        <w:t xml:space="preserve">specifies the concepts defined in the Hydro Feature </w:t>
      </w:r>
      <w:r w:rsidR="002228F1">
        <w:rPr>
          <w:lang w:val="en-US"/>
        </w:rPr>
        <w:t>core model</w:t>
      </w:r>
      <w:r w:rsidRPr="008E510D">
        <w:rPr>
          <w:lang w:val="en-US"/>
        </w:rPr>
        <w:t xml:space="preserve"> (</w:t>
      </w:r>
      <w:r w:rsidR="00874BCD">
        <w:rPr>
          <w:lang w:val="en-US"/>
        </w:rPr>
        <w:fldChar w:fldCharType="begin"/>
      </w:r>
      <w:r w:rsidR="00874BCD">
        <w:rPr>
          <w:lang w:val="en-US"/>
        </w:rPr>
        <w:instrText xml:space="preserve"> REF _Ref458785979 \h </w:instrText>
      </w:r>
      <w:r w:rsidR="00874BCD">
        <w:rPr>
          <w:lang w:val="en-US"/>
        </w:rPr>
      </w:r>
      <w:r w:rsidR="00874BCD">
        <w:rPr>
          <w:lang w:val="en-US"/>
        </w:rPr>
        <w:fldChar w:fldCharType="separate"/>
      </w:r>
      <w:r w:rsidR="00874BCD" w:rsidRPr="008E510D">
        <w:t xml:space="preserve">Figure </w:t>
      </w:r>
      <w:r w:rsidR="00874BCD">
        <w:rPr>
          <w:noProof/>
        </w:rPr>
        <w:t>42</w:t>
      </w:r>
      <w:r w:rsidR="00874BCD">
        <w:rPr>
          <w:lang w:val="en-US"/>
        </w:rPr>
        <w:fldChar w:fldCharType="end"/>
      </w:r>
      <w:r w:rsidRPr="008E510D">
        <w:rPr>
          <w:lang w:val="en-US"/>
        </w:rPr>
        <w:t xml:space="preserve">). The general concept is that of a network of logically connected hydrometric stations realizing as a whole the catchment. This enables contextually related information models to relate monitoring stations and observing posts to hydrologic features, finally to the realized catchment, as usually required in the context of environmental reporting or when interpreting, comprising and processing observation results. </w:t>
      </w:r>
    </w:p>
    <w:p w14:paraId="2207F608" w14:textId="77777777" w:rsidR="007004D7" w:rsidRPr="008E510D" w:rsidRDefault="007004D7" w:rsidP="00D03383">
      <w:pPr>
        <w:pStyle w:val="StandardWeb"/>
        <w:keepNext/>
        <w:jc w:val="both"/>
        <w:rPr>
          <w:lang w:val="en-US"/>
        </w:rPr>
      </w:pPr>
      <w:r w:rsidRPr="008E510D">
        <w:rPr>
          <w:noProof/>
          <w:lang w:val="en-US" w:eastAsia="en-US"/>
        </w:rPr>
        <w:drawing>
          <wp:inline distT="0" distB="0" distL="0" distR="0" wp14:anchorId="6EC57E61" wp14:editId="6E43550B">
            <wp:extent cx="1623695" cy="2916555"/>
            <wp:effectExtent l="0" t="0" r="0" b="0"/>
            <wp:docPr id="76" name="Grafik 76" descr="https://raw.githubusercontent.com/opengeospatial/HY_Features/master/figs/fig38.png?token=AQBAr44x26KySSTZof9DLP329owtq6lBks5XtvQ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raw.githubusercontent.com/opengeospatial/HY_Features/master/figs/fig38.png?token=AQBAr44x26KySSTZof9DLP329owtq6lBks5XtvQJwA%3D%3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23695" cy="2916555"/>
                    </a:xfrm>
                    <a:prstGeom prst="rect">
                      <a:avLst/>
                    </a:prstGeom>
                    <a:noFill/>
                    <a:ln>
                      <a:noFill/>
                    </a:ln>
                  </pic:spPr>
                </pic:pic>
              </a:graphicData>
            </a:graphic>
          </wp:inline>
        </w:drawing>
      </w:r>
    </w:p>
    <w:p w14:paraId="1BBFEE7E" w14:textId="3E50BA89" w:rsidR="007004D7" w:rsidRPr="008E510D" w:rsidRDefault="007004D7" w:rsidP="006D2CB5">
      <w:pPr>
        <w:pStyle w:val="OGCFigure"/>
      </w:pPr>
      <w:bookmarkStart w:id="231" w:name="_Ref458785979"/>
      <w:bookmarkStart w:id="232" w:name="_Toc463963555"/>
      <w:r w:rsidRPr="008E510D">
        <w:t xml:space="preserve">Figure </w:t>
      </w:r>
      <w:fldSimple w:instr=" SEQ Figure \* ARABIC ">
        <w:r w:rsidR="00F30A25">
          <w:rPr>
            <w:noProof/>
          </w:rPr>
          <w:t>42</w:t>
        </w:r>
      </w:fldSimple>
      <w:bookmarkEnd w:id="231"/>
      <w:r w:rsidRPr="008E510D">
        <w:t>: Hydrometric Network – dependencies</w:t>
      </w:r>
      <w:bookmarkEnd w:id="232"/>
    </w:p>
    <w:p w14:paraId="57C4667D" w14:textId="099AD897" w:rsidR="007004D7" w:rsidRDefault="007004D7" w:rsidP="00450C77">
      <w:pPr>
        <w:jc w:val="both"/>
      </w:pPr>
      <w:r w:rsidRPr="008E510D">
        <w:t xml:space="preserve">The hydrometric network model introduces the concept of a 'position on river' which allows an hydrologic station, even free from position, to be the realization of the logical outfall. This supports to establish upstream-downstream relationships between </w:t>
      </w:r>
      <w:r w:rsidRPr="008E510D">
        <w:lastRenderedPageBreak/>
        <w:t>hydrometric features, to assign a position relative to a 'fixed' outfall, or to place a feature of interest relative to the hydrometric station.</w:t>
      </w:r>
    </w:p>
    <w:p w14:paraId="50297359" w14:textId="77777777" w:rsidR="00711659" w:rsidRDefault="00711659" w:rsidP="00711659">
      <w:pPr>
        <w:pStyle w:val="OGCFigure"/>
      </w:pPr>
      <w:r>
        <w:rPr>
          <w:noProof/>
        </w:rPr>
        <w:drawing>
          <wp:inline distT="0" distB="0" distL="0" distR="0" wp14:anchorId="2B22E5E6" wp14:editId="7C5BF8B3">
            <wp:extent cx="5486400" cy="5046079"/>
            <wp:effectExtent l="0" t="0" r="0" b="2540"/>
            <wp:docPr id="83" name="Grafik 83" descr="D:\Users\Dornblut\OGC_HYF_SWG\hlphtml\EARoot\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Users\Dornblut\OGC_HYF_SWG\hlphtml\EARoot\EA4.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5046079"/>
                    </a:xfrm>
                    <a:prstGeom prst="rect">
                      <a:avLst/>
                    </a:prstGeom>
                    <a:noFill/>
                    <a:ln>
                      <a:noFill/>
                    </a:ln>
                  </pic:spPr>
                </pic:pic>
              </a:graphicData>
            </a:graphic>
          </wp:inline>
        </w:drawing>
      </w:r>
    </w:p>
    <w:p w14:paraId="161A26F9" w14:textId="3A10F3E9" w:rsidR="00711659" w:rsidRPr="008E510D" w:rsidRDefault="00711659" w:rsidP="00711659">
      <w:pPr>
        <w:pStyle w:val="OGCFigure"/>
      </w:pPr>
      <w:bookmarkStart w:id="233" w:name="_Ref462910763"/>
      <w:bookmarkStart w:id="234" w:name="_Toc463963556"/>
      <w:r>
        <w:t xml:space="preserve">Figure </w:t>
      </w:r>
      <w:fldSimple w:instr=" SEQ Figure \* ARABIC ">
        <w:r w:rsidR="00F30A25">
          <w:rPr>
            <w:noProof/>
          </w:rPr>
          <w:t>43</w:t>
        </w:r>
      </w:fldSimple>
      <w:bookmarkEnd w:id="233"/>
      <w:r>
        <w:t xml:space="preserve">: </w:t>
      </w:r>
      <w:r w:rsidRPr="008E510D">
        <w:t xml:space="preserve">Hydrometric network </w:t>
      </w:r>
      <w:r>
        <w:t>and hydrometric feature realizing catchment</w:t>
      </w:r>
      <w:r w:rsidRPr="008E510D">
        <w:t xml:space="preserve"> </w:t>
      </w:r>
      <w:r>
        <w:t xml:space="preserve">and outfall </w:t>
      </w:r>
      <w:r w:rsidRPr="008E510D">
        <w:t>(UML class diagram)</w:t>
      </w:r>
      <w:bookmarkEnd w:id="234"/>
    </w:p>
    <w:p w14:paraId="52E9804A" w14:textId="22C266EE" w:rsidR="00711659" w:rsidRDefault="00711659" w:rsidP="009E4992">
      <w:pPr>
        <w:pStyle w:val="OGCFigure"/>
      </w:pPr>
    </w:p>
    <w:p w14:paraId="467A00B3" w14:textId="5179B243" w:rsidR="007526FB" w:rsidRDefault="007526FB" w:rsidP="00485264">
      <w:pPr>
        <w:pStyle w:val="berschrift3"/>
      </w:pPr>
      <w:bookmarkStart w:id="235" w:name="_Toc463963485"/>
      <w:r>
        <w:t>Hydrometric Network</w:t>
      </w:r>
      <w:bookmarkEnd w:id="235"/>
    </w:p>
    <w:p w14:paraId="4ABAF4C9" w14:textId="57E6F2FA" w:rsidR="00DE0459" w:rsidRDefault="007004D7" w:rsidP="00911946">
      <w:pPr>
        <w:pStyle w:val="StandardWeb"/>
        <w:jc w:val="both"/>
        <w:rPr>
          <w:lang w:val="en-US"/>
        </w:rPr>
      </w:pPr>
      <w:r w:rsidRPr="008E510D">
        <w:rPr>
          <w:lang w:val="en-US"/>
        </w:rPr>
        <w:t xml:space="preserve">The HY_HydrometricNetwork feature type specializes the </w:t>
      </w:r>
      <w:proofErr w:type="spellStart"/>
      <w:r w:rsidRPr="008E510D">
        <w:rPr>
          <w:lang w:val="en-US"/>
        </w:rPr>
        <w:t>HY_HydroNetwork</w:t>
      </w:r>
      <w:proofErr w:type="spellEnd"/>
      <w:r w:rsidRPr="008E510D">
        <w:rPr>
          <w:lang w:val="en-US"/>
        </w:rPr>
        <w:t xml:space="preserve"> realization specif</w:t>
      </w:r>
      <w:r w:rsidR="00750451">
        <w:rPr>
          <w:lang w:val="en-US"/>
        </w:rPr>
        <w:t>ic</w:t>
      </w:r>
      <w:r w:rsidRPr="008E510D">
        <w:rPr>
          <w:lang w:val="en-US"/>
        </w:rPr>
        <w:t>ally as an aggregate of hydrometric features. HY_</w:t>
      </w:r>
      <w:r w:rsidR="00750451" w:rsidRPr="008E510D">
        <w:rPr>
          <w:lang w:val="en-US"/>
        </w:rPr>
        <w:t>Hydro</w:t>
      </w:r>
      <w:r w:rsidR="00750451">
        <w:rPr>
          <w:lang w:val="en-US"/>
        </w:rPr>
        <w:t>metric</w:t>
      </w:r>
      <w:r w:rsidR="00750451" w:rsidRPr="008E510D">
        <w:rPr>
          <w:lang w:val="en-US"/>
        </w:rPr>
        <w:t xml:space="preserve">Network </w:t>
      </w:r>
      <w:r w:rsidRPr="008E510D">
        <w:rPr>
          <w:lang w:val="en-US"/>
        </w:rPr>
        <w:t xml:space="preserve">inherits </w:t>
      </w:r>
      <w:r w:rsidR="002228F1">
        <w:rPr>
          <w:lang w:val="en-US"/>
        </w:rPr>
        <w:t>through</w:t>
      </w:r>
      <w:r w:rsidR="002228F1" w:rsidRPr="008E510D">
        <w:rPr>
          <w:lang w:val="en-US"/>
        </w:rPr>
        <w:t xml:space="preserve"> </w:t>
      </w:r>
      <w:r w:rsidRPr="008E510D">
        <w:rPr>
          <w:lang w:val="en-US"/>
        </w:rPr>
        <w:t xml:space="preserve">generalization the </w:t>
      </w:r>
      <w:proofErr w:type="spellStart"/>
      <w:r w:rsidR="002C3C8A">
        <w:rPr>
          <w:rStyle w:val="Hervorhebung"/>
          <w:lang w:val="en-US"/>
        </w:rPr>
        <w:t>realized</w:t>
      </w:r>
      <w:r w:rsidRPr="008E510D">
        <w:rPr>
          <w:rStyle w:val="Hervorhebung"/>
          <w:lang w:val="en-US"/>
        </w:rPr>
        <w:t>Catchment</w:t>
      </w:r>
      <w:proofErr w:type="spellEnd"/>
      <w:r w:rsidRPr="008E510D">
        <w:rPr>
          <w:lang w:val="en-US"/>
        </w:rPr>
        <w:t xml:space="preserve">, </w:t>
      </w:r>
      <w:r w:rsidRPr="008E510D">
        <w:rPr>
          <w:rStyle w:val="Hervorhebung"/>
          <w:lang w:val="en-US"/>
        </w:rPr>
        <w:t>flowpath</w:t>
      </w:r>
      <w:r w:rsidR="002228F1">
        <w:rPr>
          <w:rStyle w:val="Hervorhebung"/>
          <w:lang w:val="en-US"/>
        </w:rPr>
        <w:t>,</w:t>
      </w:r>
      <w:r w:rsidRPr="008E510D">
        <w:rPr>
          <w:lang w:val="en-US"/>
        </w:rPr>
        <w:t xml:space="preserve"> </w:t>
      </w:r>
      <w:proofErr w:type="spellStart"/>
      <w:r w:rsidRPr="008E510D">
        <w:rPr>
          <w:rStyle w:val="Hervorhebung"/>
          <w:lang w:val="en-US"/>
        </w:rPr>
        <w:t>waterEdge</w:t>
      </w:r>
      <w:proofErr w:type="spellEnd"/>
      <w:r w:rsidRPr="008E510D">
        <w:rPr>
          <w:lang w:val="en-US"/>
        </w:rPr>
        <w:t xml:space="preserve">, </w:t>
      </w:r>
      <w:proofErr w:type="spellStart"/>
      <w:r w:rsidRPr="008E510D">
        <w:rPr>
          <w:rStyle w:val="Hervorhebung"/>
          <w:lang w:val="en-US"/>
        </w:rPr>
        <w:t>catchmentBoundary</w:t>
      </w:r>
      <w:proofErr w:type="spellEnd"/>
      <w:r w:rsidRPr="008E510D">
        <w:rPr>
          <w:lang w:val="en-US"/>
        </w:rPr>
        <w:t xml:space="preserve"> and </w:t>
      </w:r>
      <w:proofErr w:type="spellStart"/>
      <w:r w:rsidRPr="008E510D">
        <w:rPr>
          <w:rStyle w:val="Hervorhebung"/>
          <w:lang w:val="en-US"/>
        </w:rPr>
        <w:t>catchmentArea</w:t>
      </w:r>
      <w:proofErr w:type="spellEnd"/>
      <w:r w:rsidRPr="008E510D">
        <w:rPr>
          <w:lang w:val="en-US"/>
        </w:rPr>
        <w:t xml:space="preserve"> associations</w:t>
      </w:r>
      <w:r w:rsidR="00DE0459">
        <w:rPr>
          <w:lang w:val="en-US"/>
        </w:rPr>
        <w:t xml:space="preserve">, and associates a </w:t>
      </w:r>
      <w:proofErr w:type="spellStart"/>
      <w:r w:rsidR="00DE0459" w:rsidRPr="00DE0459">
        <w:rPr>
          <w:i/>
          <w:lang w:val="en-US"/>
        </w:rPr>
        <w:t>networkStation</w:t>
      </w:r>
      <w:proofErr w:type="spellEnd"/>
      <w:r w:rsidRPr="008E510D">
        <w:rPr>
          <w:lang w:val="en-US"/>
        </w:rPr>
        <w:t xml:space="preserve">. </w:t>
      </w:r>
      <w:r w:rsidR="00DE0459" w:rsidRPr="008E510D">
        <w:rPr>
          <w:lang w:val="en-US"/>
        </w:rPr>
        <w:t xml:space="preserve">An </w:t>
      </w:r>
      <w:r w:rsidR="00DE0459" w:rsidRPr="008E510D">
        <w:rPr>
          <w:rStyle w:val="Hervorhebung"/>
          <w:lang w:val="en-US"/>
        </w:rPr>
        <w:t>outflow</w:t>
      </w:r>
      <w:r w:rsidR="00DE0459">
        <w:rPr>
          <w:rStyle w:val="Hervorhebung"/>
          <w:lang w:val="en-US"/>
        </w:rPr>
        <w:t>-</w:t>
      </w:r>
      <w:r w:rsidR="00DE0459" w:rsidRPr="008E510D">
        <w:rPr>
          <w:rStyle w:val="Hervorhebung"/>
          <w:lang w:val="en-US"/>
        </w:rPr>
        <w:t>at</w:t>
      </w:r>
      <w:r w:rsidR="00DE0459">
        <w:rPr>
          <w:rStyle w:val="Hervorhebung"/>
          <w:lang w:val="en-US"/>
        </w:rPr>
        <w:t>-station</w:t>
      </w:r>
      <w:r w:rsidR="00DE0459" w:rsidRPr="008E510D">
        <w:rPr>
          <w:lang w:val="en-US"/>
        </w:rPr>
        <w:t xml:space="preserve"> constraint</w:t>
      </w:r>
      <w:r w:rsidR="00DE0459">
        <w:rPr>
          <w:lang w:val="en-US"/>
        </w:rPr>
        <w:t xml:space="preserve"> emphasizes the recognition of a monitoring station as </w:t>
      </w:r>
      <w:r w:rsidR="00DE0459" w:rsidRPr="008E510D">
        <w:rPr>
          <w:lang w:val="en-US"/>
        </w:rPr>
        <w:t xml:space="preserve">outflow of the </w:t>
      </w:r>
      <w:r w:rsidR="00DE0459" w:rsidRPr="004438CC">
        <w:rPr>
          <w:lang w:val="en-US"/>
        </w:rPr>
        <w:t xml:space="preserve">catchment </w:t>
      </w:r>
      <w:r w:rsidR="00DE0459" w:rsidRPr="004438CC">
        <w:t>realized by hydro</w:t>
      </w:r>
      <w:r w:rsidR="00DE0459">
        <w:t>metric</w:t>
      </w:r>
      <w:r w:rsidR="00DE0459" w:rsidRPr="004438CC">
        <w:t xml:space="preserve"> network</w:t>
      </w:r>
    </w:p>
    <w:p w14:paraId="3AFB8AC5" w14:textId="09389D78" w:rsidR="00DE0459" w:rsidRDefault="00DE0459" w:rsidP="00DE0459">
      <w:pPr>
        <w:pStyle w:val="StandardWeb"/>
        <w:jc w:val="both"/>
        <w:rPr>
          <w:lang w:val="en-US"/>
        </w:rPr>
      </w:pPr>
      <w:proofErr w:type="spellStart"/>
      <w:r w:rsidRPr="008E510D">
        <w:rPr>
          <w:rStyle w:val="Fett"/>
          <w:lang w:val="en-US"/>
        </w:rPr>
        <w:t>network</w:t>
      </w:r>
      <w:r>
        <w:rPr>
          <w:rStyle w:val="Fett"/>
          <w:lang w:val="en-US"/>
        </w:rPr>
        <w:t>Station</w:t>
      </w:r>
      <w:proofErr w:type="spellEnd"/>
      <w:r w:rsidRPr="008E510D">
        <w:rPr>
          <w:lang w:val="en-US"/>
        </w:rPr>
        <w:t xml:space="preserve"> </w:t>
      </w:r>
      <w:r>
        <w:rPr>
          <w:lang w:val="en-US"/>
        </w:rPr>
        <w:t>(</w:t>
      </w:r>
      <w:r w:rsidRPr="008E510D">
        <w:rPr>
          <w:lang w:val="en-US"/>
        </w:rPr>
        <w:t>association</w:t>
      </w:r>
      <w:r>
        <w:rPr>
          <w:lang w:val="en-US"/>
        </w:rPr>
        <w:t>):</w:t>
      </w:r>
      <w:r w:rsidRPr="008E510D">
        <w:rPr>
          <w:lang w:val="en-US"/>
        </w:rPr>
        <w:t xml:space="preserve"> </w:t>
      </w:r>
    </w:p>
    <w:p w14:paraId="5F077245" w14:textId="1F0A0491" w:rsidR="00DE0459" w:rsidRDefault="00DE0459" w:rsidP="00DE0459">
      <w:pPr>
        <w:pStyle w:val="StandardWeb"/>
        <w:jc w:val="both"/>
        <w:rPr>
          <w:lang w:val="en-US"/>
        </w:rPr>
      </w:pPr>
      <w:r>
        <w:rPr>
          <w:lang w:val="en-US"/>
        </w:rPr>
        <w:lastRenderedPageBreak/>
        <w:t>hydrometric feature</w:t>
      </w:r>
      <w:r w:rsidRPr="008E510D">
        <w:rPr>
          <w:lang w:val="en-US"/>
        </w:rPr>
        <w:t xml:space="preserve"> which realizes the logical catchment either separately, or as part of the </w:t>
      </w:r>
      <w:r>
        <w:rPr>
          <w:lang w:val="en-US"/>
        </w:rPr>
        <w:t xml:space="preserve">hydrometric </w:t>
      </w:r>
      <w:r w:rsidRPr="008E510D">
        <w:rPr>
          <w:lang w:val="en-US"/>
        </w:rPr>
        <w:t>network.</w:t>
      </w:r>
      <w:r>
        <w:rPr>
          <w:lang w:val="en-US"/>
        </w:rPr>
        <w:t xml:space="preserve"> </w:t>
      </w:r>
    </w:p>
    <w:p w14:paraId="3BB7B595" w14:textId="0FD91280" w:rsidR="00DE0459" w:rsidRDefault="00DE0459" w:rsidP="00DE0459">
      <w:pPr>
        <w:pStyle w:val="StandardWeb"/>
        <w:jc w:val="both"/>
        <w:rPr>
          <w:lang w:val="en-US"/>
        </w:rPr>
      </w:pPr>
      <w:r>
        <w:rPr>
          <w:rStyle w:val="Fett"/>
          <w:lang w:val="en-US"/>
        </w:rPr>
        <w:t xml:space="preserve">outflow-at-station </w:t>
      </w:r>
      <w:r>
        <w:rPr>
          <w:lang w:val="en-US"/>
        </w:rPr>
        <w:t>(constraint):</w:t>
      </w:r>
      <w:r w:rsidRPr="008E510D">
        <w:rPr>
          <w:lang w:val="en-US"/>
        </w:rPr>
        <w:t xml:space="preserve"> </w:t>
      </w:r>
    </w:p>
    <w:p w14:paraId="11BDD9EB" w14:textId="5C3F6C3D" w:rsidR="00DE0459" w:rsidRPr="00DE0459" w:rsidRDefault="00DE0459" w:rsidP="00DE0459">
      <w:pPr>
        <w:pStyle w:val="StandardWeb"/>
        <w:jc w:val="both"/>
        <w:rPr>
          <w:lang w:val="en-US"/>
        </w:rPr>
      </w:pPr>
      <w:r>
        <w:t>defines that a monitoring station which realizes a logical outfall, should be recognized as outflow of the contributing catchment realized by the hydrometric network the station is part of.</w:t>
      </w:r>
    </w:p>
    <w:p w14:paraId="44B88902" w14:textId="766CF54E" w:rsidR="007526FB" w:rsidRDefault="007526FB" w:rsidP="00485264">
      <w:pPr>
        <w:pStyle w:val="berschrift3"/>
      </w:pPr>
      <w:bookmarkStart w:id="236" w:name="_Toc463963486"/>
      <w:r>
        <w:t>Hydrometric Feature</w:t>
      </w:r>
      <w:bookmarkEnd w:id="236"/>
    </w:p>
    <w:p w14:paraId="53D6EB41" w14:textId="3769F8D4" w:rsidR="007526FB" w:rsidRDefault="007004D7" w:rsidP="00450C77">
      <w:pPr>
        <w:pStyle w:val="StandardWeb"/>
        <w:jc w:val="both"/>
        <w:rPr>
          <w:lang w:val="en-US"/>
        </w:rPr>
      </w:pPr>
      <w:r w:rsidRPr="007526FB">
        <w:t xml:space="preserve">The </w:t>
      </w:r>
      <w:proofErr w:type="spellStart"/>
      <w:r w:rsidRPr="007526FB">
        <w:t>HY_HydrometricFeature</w:t>
      </w:r>
      <w:proofErr w:type="spellEnd"/>
      <w:r w:rsidRPr="007526FB">
        <w:t xml:space="preserve"> </w:t>
      </w:r>
      <w:r w:rsidR="007526FB" w:rsidRPr="007526FB">
        <w:t xml:space="preserve">feature type provides a concept </w:t>
      </w:r>
      <w:r w:rsidR="007526FB">
        <w:t>of a</w:t>
      </w:r>
      <w:r w:rsidR="007526FB" w:rsidRPr="007526FB">
        <w:t xml:space="preserve"> </w:t>
      </w:r>
      <w:r w:rsidR="007526FB" w:rsidRPr="00485264">
        <w:t>monitoring station at which data on water are obtained, which realizes the logical catchment either separately, or as part of the hydrometric network</w:t>
      </w:r>
      <w:r w:rsidR="001B5AD0">
        <w:t xml:space="preserve"> (</w:t>
      </w:r>
      <w:r w:rsidR="00874BCD">
        <w:fldChar w:fldCharType="begin"/>
      </w:r>
      <w:r w:rsidR="00874BCD">
        <w:instrText xml:space="preserve"> REF _Ref462910763 \h </w:instrText>
      </w:r>
      <w:r w:rsidR="00874BCD">
        <w:fldChar w:fldCharType="separate"/>
      </w:r>
      <w:r w:rsidR="00874BCD">
        <w:t xml:space="preserve">Figure </w:t>
      </w:r>
      <w:r w:rsidR="00874BCD">
        <w:rPr>
          <w:noProof/>
        </w:rPr>
        <w:t>43</w:t>
      </w:r>
      <w:r w:rsidR="00874BCD">
        <w:fldChar w:fldCharType="end"/>
      </w:r>
      <w:r w:rsidR="001B5AD0">
        <w:t>)</w:t>
      </w:r>
      <w:r w:rsidR="007526FB" w:rsidRPr="00485264">
        <w:t>.</w:t>
      </w:r>
      <w:r w:rsidR="007526FB">
        <w:t xml:space="preserve"> </w:t>
      </w:r>
      <w:proofErr w:type="spellStart"/>
      <w:r w:rsidR="007526FB">
        <w:t>HY_HydrometricFeature</w:t>
      </w:r>
      <w:proofErr w:type="spellEnd"/>
      <w:r w:rsidR="007526FB">
        <w:t xml:space="preserve"> </w:t>
      </w:r>
      <w:r w:rsidRPr="008E510D">
        <w:rPr>
          <w:lang w:val="en-US"/>
        </w:rPr>
        <w:t xml:space="preserve">associates the </w:t>
      </w:r>
      <w:proofErr w:type="spellStart"/>
      <w:r w:rsidRPr="008E510D">
        <w:rPr>
          <w:rStyle w:val="Hervorhebung"/>
          <w:lang w:val="en-US"/>
        </w:rPr>
        <w:t>hydrometricNetwork</w:t>
      </w:r>
      <w:proofErr w:type="spellEnd"/>
      <w:r w:rsidRPr="008E510D">
        <w:rPr>
          <w:lang w:val="en-US"/>
        </w:rPr>
        <w:t xml:space="preserve"> in which it participates</w:t>
      </w:r>
      <w:r w:rsidR="007526FB">
        <w:rPr>
          <w:lang w:val="en-US"/>
        </w:rPr>
        <w:t>,</w:t>
      </w:r>
      <w:r w:rsidRPr="008E510D">
        <w:rPr>
          <w:lang w:val="en-US"/>
        </w:rPr>
        <w:t xml:space="preserve"> and a </w:t>
      </w:r>
      <w:proofErr w:type="spellStart"/>
      <w:r w:rsidRPr="008E510D">
        <w:rPr>
          <w:rStyle w:val="Hervorhebung"/>
          <w:lang w:val="en-US"/>
        </w:rPr>
        <w:t>positionOnRiver</w:t>
      </w:r>
      <w:proofErr w:type="spellEnd"/>
      <w:r w:rsidRPr="008E510D">
        <w:rPr>
          <w:lang w:val="en-US"/>
        </w:rPr>
        <w:t xml:space="preserve">. </w:t>
      </w:r>
    </w:p>
    <w:p w14:paraId="7B152AA8" w14:textId="52044466" w:rsidR="007526FB" w:rsidRDefault="007004D7" w:rsidP="00450C77">
      <w:pPr>
        <w:pStyle w:val="StandardWeb"/>
        <w:jc w:val="both"/>
        <w:rPr>
          <w:lang w:val="en-US"/>
        </w:rPr>
      </w:pPr>
      <w:proofErr w:type="spellStart"/>
      <w:r w:rsidRPr="008E510D">
        <w:rPr>
          <w:rStyle w:val="Fett"/>
          <w:lang w:val="en-US"/>
        </w:rPr>
        <w:t>positionOnRiver</w:t>
      </w:r>
      <w:proofErr w:type="spellEnd"/>
      <w:r w:rsidRPr="008E510D">
        <w:rPr>
          <w:lang w:val="en-US"/>
        </w:rPr>
        <w:t xml:space="preserve"> </w:t>
      </w:r>
      <w:r w:rsidR="007526FB">
        <w:rPr>
          <w:lang w:val="en-US"/>
        </w:rPr>
        <w:t>(</w:t>
      </w:r>
      <w:r w:rsidRPr="008E510D">
        <w:rPr>
          <w:lang w:val="en-US"/>
        </w:rPr>
        <w:t>association</w:t>
      </w:r>
      <w:r w:rsidR="007526FB">
        <w:rPr>
          <w:lang w:val="en-US"/>
        </w:rPr>
        <w:t>):</w:t>
      </w:r>
    </w:p>
    <w:p w14:paraId="2BD90E90" w14:textId="5B8208EA" w:rsidR="0099570A" w:rsidRDefault="0099570A" w:rsidP="0099570A">
      <w:pPr>
        <w:pStyle w:val="StandardWeb"/>
        <w:jc w:val="both"/>
        <w:rPr>
          <w:lang w:val="en-US"/>
        </w:rPr>
      </w:pPr>
      <w:r>
        <w:rPr>
          <w:lang w:val="en-US"/>
        </w:rPr>
        <w:t>identifies the</w:t>
      </w:r>
      <w:r w:rsidRPr="008E510D">
        <w:rPr>
          <w:lang w:val="en-US"/>
        </w:rPr>
        <w:t xml:space="preserve"> </w:t>
      </w:r>
      <w:r>
        <w:rPr>
          <w:lang w:val="en-US"/>
        </w:rPr>
        <w:t>position</w:t>
      </w:r>
      <w:r w:rsidRPr="008E510D">
        <w:rPr>
          <w:lang w:val="en-US"/>
        </w:rPr>
        <w:t xml:space="preserve"> </w:t>
      </w:r>
      <w:r w:rsidRPr="0099570A">
        <w:rPr>
          <w:lang w:val="en-US"/>
        </w:rPr>
        <w:t xml:space="preserve">of the hydrometric feature </w:t>
      </w:r>
      <w:r>
        <w:rPr>
          <w:lang w:val="en-US"/>
        </w:rPr>
        <w:t>in the</w:t>
      </w:r>
      <w:r w:rsidRPr="0099570A">
        <w:rPr>
          <w:lang w:val="en-US"/>
        </w:rPr>
        <w:t xml:space="preserve"> hydrographic network </w:t>
      </w:r>
      <w:r>
        <w:rPr>
          <w:lang w:val="en-US"/>
        </w:rPr>
        <w:t>as</w:t>
      </w:r>
      <w:r w:rsidRPr="008E510D">
        <w:rPr>
          <w:lang w:val="en-US"/>
        </w:rPr>
        <w:t xml:space="preserve"> permanent reference location</w:t>
      </w:r>
      <w:r w:rsidRPr="0099570A">
        <w:rPr>
          <w:lang w:val="en-US"/>
        </w:rPr>
        <w:t xml:space="preserve"> </w:t>
      </w:r>
      <w:r w:rsidRPr="008E510D">
        <w:rPr>
          <w:lang w:val="en-US"/>
        </w:rPr>
        <w:t xml:space="preserve">which realizes the conceptual outfall of the catchment </w:t>
      </w:r>
      <w:r w:rsidR="00485264">
        <w:rPr>
          <w:lang w:val="en-US"/>
        </w:rPr>
        <w:t>corresponding to</w:t>
      </w:r>
      <w:r w:rsidRPr="008E510D">
        <w:rPr>
          <w:lang w:val="en-US"/>
        </w:rPr>
        <w:t xml:space="preserve"> the </w:t>
      </w:r>
      <w:r>
        <w:rPr>
          <w:lang w:val="en-US"/>
        </w:rPr>
        <w:t>hydrometric feature.</w:t>
      </w:r>
    </w:p>
    <w:p w14:paraId="358C889C" w14:textId="77777777" w:rsidR="0099570A" w:rsidRPr="008E510D" w:rsidRDefault="0099570A" w:rsidP="0099570A">
      <w:pPr>
        <w:pStyle w:val="StandardWeb"/>
        <w:jc w:val="both"/>
        <w:rPr>
          <w:lang w:val="en-US"/>
        </w:rPr>
      </w:pPr>
      <w:r>
        <w:rPr>
          <w:lang w:val="en-US"/>
        </w:rPr>
        <w:t xml:space="preserve">identifies </w:t>
      </w:r>
      <w:r w:rsidRPr="008E510D">
        <w:rPr>
          <w:lang w:val="en-US"/>
        </w:rPr>
        <w:t>a fixed landmark which realizes the conceptual outfall of the catchment realized by the water body</w:t>
      </w:r>
      <w:r>
        <w:rPr>
          <w:lang w:val="en-US"/>
        </w:rPr>
        <w:t xml:space="preserve"> as</w:t>
      </w:r>
      <w:r w:rsidRPr="008E510D">
        <w:rPr>
          <w:lang w:val="en-US"/>
        </w:rPr>
        <w:t xml:space="preserve"> permanent reference location.</w:t>
      </w:r>
    </w:p>
    <w:p w14:paraId="0912E94B" w14:textId="77777777" w:rsidR="0099570A" w:rsidRPr="008E510D" w:rsidRDefault="0099570A" w:rsidP="0099570A">
      <w:pPr>
        <w:pStyle w:val="StandardWeb"/>
        <w:jc w:val="both"/>
        <w:rPr>
          <w:lang w:val="en-US"/>
        </w:rPr>
      </w:pPr>
    </w:p>
    <w:p w14:paraId="250D7FF6" w14:textId="116C396E" w:rsidR="007004D7" w:rsidRPr="008E510D" w:rsidRDefault="007004D7" w:rsidP="00450C77">
      <w:pPr>
        <w:jc w:val="both"/>
        <w:rPr>
          <w:vanish/>
        </w:rPr>
      </w:pPr>
    </w:p>
    <w:p w14:paraId="0C127AC7" w14:textId="7FE3DA8B" w:rsidR="008F68A0" w:rsidRDefault="008F68A0" w:rsidP="00450C77">
      <w:pPr>
        <w:jc w:val="both"/>
        <w:sectPr w:rsidR="008F68A0" w:rsidSect="005D4956">
          <w:headerReference w:type="default" r:id="rId79"/>
          <w:footerReference w:type="even" r:id="rId80"/>
          <w:footerReference w:type="default" r:id="rId81"/>
          <w:pgSz w:w="12240" w:h="15840"/>
          <w:pgMar w:top="1440" w:right="1800" w:bottom="1440" w:left="1800" w:header="720" w:footer="720" w:gutter="0"/>
          <w:cols w:space="720"/>
          <w:docGrid w:linePitch="360"/>
        </w:sectPr>
      </w:pPr>
    </w:p>
    <w:p w14:paraId="1C001BB8" w14:textId="24874632" w:rsidR="00604B6C" w:rsidRDefault="00604B6C" w:rsidP="00604B6C">
      <w:pPr>
        <w:pStyle w:val="berschrift2"/>
        <w:numPr>
          <w:ilvl w:val="0"/>
          <w:numId w:val="0"/>
        </w:numPr>
      </w:pPr>
    </w:p>
    <w:p w14:paraId="2CAE88BA" w14:textId="2C70205F" w:rsidR="00604B6C" w:rsidRDefault="00604B6C" w:rsidP="00B44DA2">
      <w:pPr>
        <w:pStyle w:val="berschrift1"/>
        <w:numPr>
          <w:ilvl w:val="0"/>
          <w:numId w:val="0"/>
        </w:numPr>
      </w:pPr>
      <w:bookmarkStart w:id="237" w:name="_Toc463963487"/>
      <w:r>
        <w:t xml:space="preserve">ANNEX A </w:t>
      </w:r>
      <w:r w:rsidR="00807D2F">
        <w:t>Conformance Class Abstract Test Suite (Normative)</w:t>
      </w:r>
      <w:bookmarkEnd w:id="237"/>
    </w:p>
    <w:p w14:paraId="3EC0005E" w14:textId="77777777" w:rsidR="00604B6C" w:rsidRDefault="00604B6C" w:rsidP="00B44DA2">
      <w:pPr>
        <w:pStyle w:val="berschrift2"/>
        <w:numPr>
          <w:ilvl w:val="0"/>
          <w:numId w:val="0"/>
        </w:numPr>
      </w:pPr>
      <w:bookmarkStart w:id="238" w:name="_Toc463963488"/>
      <w:r>
        <w:t>A.1 Introduction</w:t>
      </w:r>
      <w:bookmarkEnd w:id="238"/>
    </w:p>
    <w:p w14:paraId="66DAE3D9" w14:textId="77777777" w:rsidR="00604B6C" w:rsidRDefault="00604B6C" w:rsidP="00604B6C">
      <w:pPr>
        <w:pStyle w:val="StandardWeb"/>
      </w:pPr>
      <w:r>
        <w:t>These test suites ascertain the compliance of the conformance targets for the HY_Features specification with the specification itself. Each instance of hydrologic feature data is encoded according to a specific interchange schema, so the role of conformance with the abstract specification is that such an implementation schema can be related to the common definitions of HY_Features.</w:t>
      </w:r>
    </w:p>
    <w:p w14:paraId="7663E388" w14:textId="77777777" w:rsidR="00604B6C" w:rsidRDefault="00604B6C" w:rsidP="00604B6C">
      <w:pPr>
        <w:pStyle w:val="StandardWeb"/>
      </w:pPr>
      <w:r>
        <w:t>An implementation schema conforming to HY_Features SHALL provide a formal mapping from one or more Feature Types present in the implementation schema to Feature Types defined in this standard specification, including all mandatory properties defined by the realized HY_Features concept. Default values to be assumed must be specified in this mapping.</w:t>
      </w:r>
    </w:p>
    <w:p w14:paraId="772DD2C4" w14:textId="77777777" w:rsidR="00604B6C" w:rsidRDefault="00604B6C" w:rsidP="00B44DA2">
      <w:pPr>
        <w:pStyle w:val="berschrift2"/>
        <w:numPr>
          <w:ilvl w:val="0"/>
          <w:numId w:val="0"/>
        </w:numPr>
      </w:pPr>
      <w:bookmarkStart w:id="239" w:name="_Toc463963489"/>
      <w:r>
        <w:t>A.2 Conformance class: HY_HydroFeature application schema equivalence</w:t>
      </w:r>
      <w:bookmarkEnd w:id="239"/>
    </w:p>
    <w:tbl>
      <w:tblPr>
        <w:tblStyle w:val="Tabellenraster"/>
        <w:tblW w:w="0" w:type="auto"/>
        <w:tblLook w:val="04A0" w:firstRow="1" w:lastRow="0" w:firstColumn="1" w:lastColumn="0" w:noHBand="0" w:noVBand="1"/>
      </w:tblPr>
      <w:tblGrid>
        <w:gridCol w:w="1743"/>
        <w:gridCol w:w="7113"/>
      </w:tblGrid>
      <w:tr w:rsidR="00604B6C" w14:paraId="731708E4" w14:textId="77777777" w:rsidTr="00882601">
        <w:tc>
          <w:tcPr>
            <w:tcW w:w="0" w:type="auto"/>
            <w:shd w:val="clear" w:color="auto" w:fill="F2F2F2" w:themeFill="background1" w:themeFillShade="F2"/>
            <w:hideMark/>
          </w:tcPr>
          <w:p w14:paraId="33FB9D6B" w14:textId="77777777" w:rsidR="00604B6C" w:rsidRDefault="00604B6C" w:rsidP="00882601">
            <w:pPr>
              <w:rPr>
                <w:b/>
                <w:bCs/>
              </w:rPr>
            </w:pPr>
            <w:r>
              <w:rPr>
                <w:rStyle w:val="Fett"/>
              </w:rPr>
              <w:t>Conformance Class</w:t>
            </w:r>
          </w:p>
        </w:tc>
        <w:tc>
          <w:tcPr>
            <w:tcW w:w="0" w:type="auto"/>
            <w:hideMark/>
          </w:tcPr>
          <w:p w14:paraId="56D2E138" w14:textId="77777777" w:rsidR="00604B6C" w:rsidRDefault="00D2586C" w:rsidP="00882601">
            <w:pPr>
              <w:rPr>
                <w:b/>
                <w:bCs/>
              </w:rPr>
            </w:pPr>
            <w:hyperlink r:id="rId82" w:history="1">
              <w:r w:rsidR="00604B6C">
                <w:rPr>
                  <w:rStyle w:val="Hyperlink"/>
                  <w:b/>
                  <w:bCs/>
                </w:rPr>
                <w:t>/spec/hydrology/</w:t>
              </w:r>
              <w:proofErr w:type="spellStart"/>
              <w:r w:rsidR="00604B6C">
                <w:rPr>
                  <w:rStyle w:val="Hyperlink"/>
                  <w:b/>
                  <w:bCs/>
                </w:rPr>
                <w:t>hydrofeature</w:t>
              </w:r>
              <w:proofErr w:type="spellEnd"/>
              <w:r w:rsidR="00604B6C">
                <w:rPr>
                  <w:rStyle w:val="Hyperlink"/>
                  <w:b/>
                  <w:bCs/>
                </w:rPr>
                <w:t>/1.0/</w:t>
              </w:r>
              <w:proofErr w:type="spellStart"/>
              <w:r w:rsidR="00604B6C">
                <w:rPr>
                  <w:rStyle w:val="Hyperlink"/>
                  <w:b/>
                  <w:bCs/>
                </w:rPr>
                <w:t>conf</w:t>
              </w:r>
              <w:proofErr w:type="spellEnd"/>
              <w:r w:rsidR="00604B6C">
                <w:rPr>
                  <w:rStyle w:val="Hyperlink"/>
                  <w:b/>
                  <w:bCs/>
                </w:rPr>
                <w:t>/</w:t>
              </w:r>
              <w:proofErr w:type="spellStart"/>
              <w:r w:rsidR="00604B6C">
                <w:rPr>
                  <w:rStyle w:val="Hyperlink"/>
                  <w:b/>
                  <w:bCs/>
                </w:rPr>
                <w:t>hy</w:t>
              </w:r>
              <w:proofErr w:type="spellEnd"/>
              <w:r w:rsidR="00604B6C">
                <w:rPr>
                  <w:rStyle w:val="Hyperlink"/>
                  <w:b/>
                  <w:bCs/>
                </w:rPr>
                <w:t xml:space="preserve">_ </w:t>
              </w:r>
              <w:proofErr w:type="spellStart"/>
              <w:r w:rsidR="00604B6C">
                <w:rPr>
                  <w:rStyle w:val="Hyperlink"/>
                  <w:b/>
                  <w:bCs/>
                </w:rPr>
                <w:t>hydrofeature</w:t>
              </w:r>
              <w:proofErr w:type="spellEnd"/>
            </w:hyperlink>
          </w:p>
        </w:tc>
      </w:tr>
      <w:tr w:rsidR="00604B6C" w14:paraId="212A107F" w14:textId="77777777" w:rsidTr="00882601">
        <w:tc>
          <w:tcPr>
            <w:tcW w:w="0" w:type="auto"/>
            <w:shd w:val="clear" w:color="auto" w:fill="F2F2F2" w:themeFill="background1" w:themeFillShade="F2"/>
            <w:hideMark/>
          </w:tcPr>
          <w:p w14:paraId="55BD1414" w14:textId="77777777" w:rsidR="00604B6C" w:rsidRDefault="00604B6C" w:rsidP="00882601">
            <w:r>
              <w:t>Test</w:t>
            </w:r>
          </w:p>
        </w:tc>
        <w:tc>
          <w:tcPr>
            <w:tcW w:w="0" w:type="auto"/>
            <w:hideMark/>
          </w:tcPr>
          <w:p w14:paraId="51B829D7" w14:textId="77777777" w:rsidR="00604B6C" w:rsidRDefault="00D2586C" w:rsidP="00882601">
            <w:hyperlink r:id="rId83"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uml_hydrofeature</w:t>
              </w:r>
              <w:proofErr w:type="spellEnd"/>
              <w:r w:rsidR="00604B6C">
                <w:rPr>
                  <w:rStyle w:val="Hyperlink"/>
                </w:rPr>
                <w:t>/</w:t>
              </w:r>
              <w:proofErr w:type="spellStart"/>
              <w:r w:rsidR="00604B6C">
                <w:rPr>
                  <w:rStyle w:val="Hyperlink"/>
                </w:rPr>
                <w:t>namedfeature</w:t>
              </w:r>
              <w:proofErr w:type="spellEnd"/>
              <w:r w:rsidR="00604B6C">
                <w:rPr>
                  <w:rStyle w:val="Hyperlink"/>
                </w:rPr>
                <w:t>/*</w:t>
              </w:r>
            </w:hyperlink>
          </w:p>
        </w:tc>
      </w:tr>
      <w:tr w:rsidR="00604B6C" w14:paraId="0B08F379" w14:textId="77777777" w:rsidTr="00882601">
        <w:tc>
          <w:tcPr>
            <w:tcW w:w="0" w:type="auto"/>
            <w:shd w:val="clear" w:color="auto" w:fill="F2F2F2" w:themeFill="background1" w:themeFillShade="F2"/>
            <w:hideMark/>
          </w:tcPr>
          <w:p w14:paraId="65C7A77C" w14:textId="77777777" w:rsidR="00604B6C" w:rsidRDefault="00604B6C" w:rsidP="00882601">
            <w:r>
              <w:t>Test</w:t>
            </w:r>
          </w:p>
        </w:tc>
        <w:tc>
          <w:tcPr>
            <w:tcW w:w="0" w:type="auto"/>
            <w:hideMark/>
          </w:tcPr>
          <w:p w14:paraId="37712799" w14:textId="77777777" w:rsidR="00604B6C" w:rsidRDefault="00D2586C" w:rsidP="00882601">
            <w:hyperlink r:id="rId84"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uml_hydrofeature</w:t>
              </w:r>
              <w:proofErr w:type="spellEnd"/>
              <w:r w:rsidR="00604B6C">
                <w:rPr>
                  <w:rStyle w:val="Hyperlink"/>
                </w:rPr>
                <w:t>/</w:t>
              </w:r>
              <w:proofErr w:type="spellStart"/>
              <w:r w:rsidR="00604B6C">
                <w:rPr>
                  <w:rStyle w:val="Hyperlink"/>
                </w:rPr>
                <w:t>hydrocomplex</w:t>
              </w:r>
              <w:proofErr w:type="spellEnd"/>
              <w:r w:rsidR="00604B6C">
                <w:rPr>
                  <w:rStyle w:val="Hyperlink"/>
                </w:rPr>
                <w:t>/*</w:t>
              </w:r>
            </w:hyperlink>
          </w:p>
        </w:tc>
      </w:tr>
      <w:tr w:rsidR="00604B6C" w14:paraId="17EEBAA0" w14:textId="77777777" w:rsidTr="00882601">
        <w:tc>
          <w:tcPr>
            <w:tcW w:w="0" w:type="auto"/>
            <w:shd w:val="clear" w:color="auto" w:fill="F2F2F2" w:themeFill="background1" w:themeFillShade="F2"/>
            <w:hideMark/>
          </w:tcPr>
          <w:p w14:paraId="71712918" w14:textId="77777777" w:rsidR="00604B6C" w:rsidRDefault="00604B6C" w:rsidP="00882601">
            <w:r>
              <w:t>Test</w:t>
            </w:r>
          </w:p>
        </w:tc>
        <w:tc>
          <w:tcPr>
            <w:tcW w:w="0" w:type="auto"/>
            <w:hideMark/>
          </w:tcPr>
          <w:p w14:paraId="1D426A24" w14:textId="77777777" w:rsidR="00604B6C" w:rsidRDefault="00D2586C" w:rsidP="00882601">
            <w:hyperlink r:id="rId85"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uml_hydrofeature</w:t>
              </w:r>
              <w:proofErr w:type="spellEnd"/>
              <w:r w:rsidR="00604B6C">
                <w:rPr>
                  <w:rStyle w:val="Hyperlink"/>
                </w:rPr>
                <w:t>/positioning/*</w:t>
              </w:r>
            </w:hyperlink>
          </w:p>
        </w:tc>
      </w:tr>
      <w:tr w:rsidR="00604B6C" w14:paraId="45354728" w14:textId="77777777" w:rsidTr="00882601">
        <w:tc>
          <w:tcPr>
            <w:tcW w:w="0" w:type="auto"/>
            <w:shd w:val="clear" w:color="auto" w:fill="F2F2F2" w:themeFill="background1" w:themeFillShade="F2"/>
            <w:hideMark/>
          </w:tcPr>
          <w:p w14:paraId="3C7A53E8" w14:textId="77777777" w:rsidR="00604B6C" w:rsidRDefault="00604B6C" w:rsidP="00882601">
            <w:r>
              <w:t>Requirement</w:t>
            </w:r>
          </w:p>
        </w:tc>
        <w:tc>
          <w:tcPr>
            <w:tcW w:w="0" w:type="auto"/>
            <w:hideMark/>
          </w:tcPr>
          <w:p w14:paraId="3BF1C592" w14:textId="77777777" w:rsidR="00604B6C" w:rsidRDefault="00604B6C" w:rsidP="00882601">
            <w:r>
              <w:t>All relevant elements of a data exchange schema including hydrologic features are mapped to equivalent HY_Features elements.</w:t>
            </w:r>
          </w:p>
        </w:tc>
      </w:tr>
      <w:tr w:rsidR="00604B6C" w14:paraId="1A2AC239" w14:textId="77777777" w:rsidTr="00882601">
        <w:tc>
          <w:tcPr>
            <w:tcW w:w="0" w:type="auto"/>
            <w:shd w:val="clear" w:color="auto" w:fill="F2F2F2" w:themeFill="background1" w:themeFillShade="F2"/>
            <w:hideMark/>
          </w:tcPr>
          <w:p w14:paraId="27F7B08F" w14:textId="77777777" w:rsidR="00604B6C" w:rsidRDefault="00604B6C" w:rsidP="00882601">
            <w:r>
              <w:t>Test purpose</w:t>
            </w:r>
          </w:p>
        </w:tc>
        <w:tc>
          <w:tcPr>
            <w:tcW w:w="0" w:type="auto"/>
            <w:hideMark/>
          </w:tcPr>
          <w:p w14:paraId="643D2E6C" w14:textId="77777777" w:rsidR="00604B6C" w:rsidRDefault="00604B6C" w:rsidP="00882601">
            <w:r>
              <w:t>All relevant elements of a data exchange schema including hydrologic features are mapped to equivalent HY_Features elements.</w:t>
            </w:r>
          </w:p>
        </w:tc>
      </w:tr>
      <w:tr w:rsidR="00604B6C" w14:paraId="2977F790" w14:textId="77777777" w:rsidTr="00882601">
        <w:tc>
          <w:tcPr>
            <w:tcW w:w="0" w:type="auto"/>
            <w:shd w:val="clear" w:color="auto" w:fill="F2F2F2" w:themeFill="background1" w:themeFillShade="F2"/>
            <w:hideMark/>
          </w:tcPr>
          <w:p w14:paraId="7569C824" w14:textId="77777777" w:rsidR="00604B6C" w:rsidRDefault="00604B6C" w:rsidP="00882601">
            <w:r>
              <w:t>Test method</w:t>
            </w:r>
          </w:p>
        </w:tc>
        <w:tc>
          <w:tcPr>
            <w:tcW w:w="0" w:type="auto"/>
            <w:hideMark/>
          </w:tcPr>
          <w:p w14:paraId="762FF932"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011861B0" w14:textId="77777777" w:rsidTr="00882601">
        <w:tc>
          <w:tcPr>
            <w:tcW w:w="0" w:type="auto"/>
            <w:shd w:val="clear" w:color="auto" w:fill="F2F2F2" w:themeFill="background1" w:themeFillShade="F2"/>
            <w:hideMark/>
          </w:tcPr>
          <w:p w14:paraId="7A6127A6" w14:textId="77777777" w:rsidR="00604B6C" w:rsidRDefault="00604B6C" w:rsidP="00882601">
            <w:r>
              <w:t>Test type</w:t>
            </w:r>
          </w:p>
        </w:tc>
        <w:tc>
          <w:tcPr>
            <w:tcW w:w="0" w:type="auto"/>
            <w:hideMark/>
          </w:tcPr>
          <w:p w14:paraId="7C3B116C" w14:textId="77777777" w:rsidR="00604B6C" w:rsidRDefault="00604B6C" w:rsidP="00882601">
            <w:r>
              <w:t>Capability</w:t>
            </w:r>
          </w:p>
        </w:tc>
      </w:tr>
    </w:tbl>
    <w:p w14:paraId="7D07A507" w14:textId="77777777" w:rsidR="00604B6C" w:rsidRDefault="00604B6C" w:rsidP="00604B6C">
      <w:pPr>
        <w:spacing w:after="0"/>
        <w:rPr>
          <w:rFonts w:cs="Arial"/>
          <w:b/>
          <w:bCs/>
          <w:szCs w:val="26"/>
        </w:rPr>
      </w:pPr>
      <w:r>
        <w:br w:type="page"/>
      </w:r>
    </w:p>
    <w:p w14:paraId="2952ED60" w14:textId="77777777" w:rsidR="00604B6C" w:rsidRDefault="00604B6C" w:rsidP="00B44DA2">
      <w:pPr>
        <w:pStyle w:val="berschrift2"/>
        <w:numPr>
          <w:ilvl w:val="0"/>
          <w:numId w:val="0"/>
        </w:numPr>
      </w:pPr>
      <w:bookmarkStart w:id="240" w:name="_Toc463963490"/>
      <w:r>
        <w:lastRenderedPageBreak/>
        <w:t>A.3 Conformance class: HY_SurfaceHydroFeature application schema equivalence</w:t>
      </w:r>
      <w:bookmarkEnd w:id="240"/>
    </w:p>
    <w:tbl>
      <w:tblPr>
        <w:tblStyle w:val="Tabellenraster"/>
        <w:tblW w:w="0" w:type="auto"/>
        <w:tblLook w:val="04A0" w:firstRow="1" w:lastRow="0" w:firstColumn="1" w:lastColumn="0" w:noHBand="0" w:noVBand="1"/>
      </w:tblPr>
      <w:tblGrid>
        <w:gridCol w:w="1704"/>
        <w:gridCol w:w="7152"/>
      </w:tblGrid>
      <w:tr w:rsidR="00604B6C" w14:paraId="4BB0BF15" w14:textId="77777777" w:rsidTr="00882601">
        <w:tc>
          <w:tcPr>
            <w:tcW w:w="0" w:type="auto"/>
            <w:shd w:val="clear" w:color="auto" w:fill="F2F2F2" w:themeFill="background1" w:themeFillShade="F2"/>
            <w:hideMark/>
          </w:tcPr>
          <w:p w14:paraId="6D694647" w14:textId="77777777" w:rsidR="00604B6C" w:rsidRDefault="00604B6C" w:rsidP="00882601">
            <w:pPr>
              <w:rPr>
                <w:b/>
                <w:bCs/>
              </w:rPr>
            </w:pPr>
            <w:r>
              <w:rPr>
                <w:rStyle w:val="Fett"/>
              </w:rPr>
              <w:t>Conformance Class</w:t>
            </w:r>
          </w:p>
        </w:tc>
        <w:tc>
          <w:tcPr>
            <w:tcW w:w="0" w:type="auto"/>
            <w:hideMark/>
          </w:tcPr>
          <w:p w14:paraId="7AB9F9CA" w14:textId="77777777" w:rsidR="00604B6C" w:rsidRDefault="00D2586C" w:rsidP="00882601">
            <w:pPr>
              <w:rPr>
                <w:b/>
                <w:bCs/>
              </w:rPr>
            </w:pPr>
            <w:hyperlink r:id="rId86" w:history="1">
              <w:r w:rsidR="00604B6C">
                <w:rPr>
                  <w:rStyle w:val="Hyperlink"/>
                  <w:b/>
                  <w:bCs/>
                </w:rPr>
                <w:t>/ spec/hydrology/</w:t>
              </w:r>
              <w:proofErr w:type="spellStart"/>
              <w:r w:rsidR="00604B6C">
                <w:rPr>
                  <w:rStyle w:val="Hyperlink"/>
                  <w:b/>
                  <w:bCs/>
                </w:rPr>
                <w:t>surfacehydrofeature</w:t>
              </w:r>
              <w:proofErr w:type="spellEnd"/>
              <w:r w:rsidR="00604B6C">
                <w:rPr>
                  <w:rStyle w:val="Hyperlink"/>
                  <w:b/>
                  <w:bCs/>
                </w:rPr>
                <w:t>/1.0/</w:t>
              </w:r>
              <w:proofErr w:type="spellStart"/>
              <w:r w:rsidR="00604B6C">
                <w:rPr>
                  <w:rStyle w:val="Hyperlink"/>
                  <w:b/>
                  <w:bCs/>
                </w:rPr>
                <w:t>conf</w:t>
              </w:r>
              <w:proofErr w:type="spellEnd"/>
              <w:r w:rsidR="00604B6C">
                <w:rPr>
                  <w:rStyle w:val="Hyperlink"/>
                  <w:b/>
                  <w:bCs/>
                </w:rPr>
                <w:t>/</w:t>
              </w:r>
              <w:proofErr w:type="spellStart"/>
              <w:r w:rsidR="00604B6C">
                <w:rPr>
                  <w:rStyle w:val="Hyperlink"/>
                  <w:b/>
                  <w:bCs/>
                </w:rPr>
                <w:t>hy</w:t>
              </w:r>
              <w:proofErr w:type="spellEnd"/>
              <w:r w:rsidR="00604B6C">
                <w:rPr>
                  <w:rStyle w:val="Hyperlink"/>
                  <w:b/>
                  <w:bCs/>
                </w:rPr>
                <w:t xml:space="preserve">_ </w:t>
              </w:r>
              <w:proofErr w:type="spellStart"/>
              <w:r w:rsidR="00604B6C">
                <w:rPr>
                  <w:rStyle w:val="Hyperlink"/>
                  <w:b/>
                  <w:bCs/>
                </w:rPr>
                <w:t>surfacehydrofeature</w:t>
              </w:r>
              <w:proofErr w:type="spellEnd"/>
            </w:hyperlink>
          </w:p>
        </w:tc>
      </w:tr>
      <w:tr w:rsidR="00604B6C" w14:paraId="68314696" w14:textId="77777777" w:rsidTr="00882601">
        <w:tc>
          <w:tcPr>
            <w:tcW w:w="0" w:type="auto"/>
            <w:shd w:val="clear" w:color="auto" w:fill="F2F2F2" w:themeFill="background1" w:themeFillShade="F2"/>
            <w:hideMark/>
          </w:tcPr>
          <w:p w14:paraId="569F567A" w14:textId="77777777" w:rsidR="00604B6C" w:rsidRDefault="00604B6C" w:rsidP="00882601">
            <w:r>
              <w:t>Test</w:t>
            </w:r>
          </w:p>
        </w:tc>
        <w:tc>
          <w:tcPr>
            <w:tcW w:w="0" w:type="auto"/>
            <w:hideMark/>
          </w:tcPr>
          <w:p w14:paraId="39C57BF5" w14:textId="77777777" w:rsidR="00604B6C" w:rsidRDefault="00D2586C" w:rsidP="00882601">
            <w:hyperlink r:id="rId87"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uml_surfacehydrofeature</w:t>
              </w:r>
              <w:proofErr w:type="spellEnd"/>
              <w:r w:rsidR="00604B6C">
                <w:rPr>
                  <w:rStyle w:val="Hyperlink"/>
                </w:rPr>
                <w:t>/</w:t>
              </w:r>
              <w:proofErr w:type="spellStart"/>
              <w:r w:rsidR="00604B6C">
                <w:rPr>
                  <w:rStyle w:val="Hyperlink"/>
                </w:rPr>
                <w:t>channelnetwork</w:t>
              </w:r>
              <w:proofErr w:type="spellEnd"/>
              <w:r w:rsidR="00604B6C">
                <w:rPr>
                  <w:rStyle w:val="Hyperlink"/>
                </w:rPr>
                <w:t>/*</w:t>
              </w:r>
            </w:hyperlink>
          </w:p>
        </w:tc>
      </w:tr>
      <w:tr w:rsidR="00604B6C" w14:paraId="40E06D11" w14:textId="77777777" w:rsidTr="00882601">
        <w:tc>
          <w:tcPr>
            <w:tcW w:w="0" w:type="auto"/>
            <w:shd w:val="clear" w:color="auto" w:fill="F2F2F2" w:themeFill="background1" w:themeFillShade="F2"/>
            <w:hideMark/>
          </w:tcPr>
          <w:p w14:paraId="456DC780" w14:textId="77777777" w:rsidR="00604B6C" w:rsidRDefault="00604B6C" w:rsidP="00882601">
            <w:r>
              <w:t>Test</w:t>
            </w:r>
          </w:p>
        </w:tc>
        <w:tc>
          <w:tcPr>
            <w:tcW w:w="0" w:type="auto"/>
            <w:hideMark/>
          </w:tcPr>
          <w:p w14:paraId="1F8B5FA1" w14:textId="77777777" w:rsidR="00604B6C" w:rsidRDefault="00D2586C" w:rsidP="00882601">
            <w:hyperlink r:id="rId88"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uml_surfacehydrofeature</w:t>
              </w:r>
              <w:proofErr w:type="spellEnd"/>
              <w:r w:rsidR="00604B6C">
                <w:rPr>
                  <w:rStyle w:val="Hyperlink"/>
                </w:rPr>
                <w:t>/</w:t>
              </w:r>
              <w:proofErr w:type="spellStart"/>
              <w:r w:rsidR="00604B6C">
                <w:rPr>
                  <w:rStyle w:val="Hyperlink"/>
                </w:rPr>
                <w:t>hydrographicnetwork</w:t>
              </w:r>
              <w:proofErr w:type="spellEnd"/>
              <w:r w:rsidR="00604B6C">
                <w:rPr>
                  <w:rStyle w:val="Hyperlink"/>
                </w:rPr>
                <w:t>/*</w:t>
              </w:r>
            </w:hyperlink>
          </w:p>
        </w:tc>
      </w:tr>
      <w:tr w:rsidR="00604B6C" w14:paraId="6D05523D" w14:textId="77777777" w:rsidTr="00882601">
        <w:tc>
          <w:tcPr>
            <w:tcW w:w="0" w:type="auto"/>
            <w:shd w:val="clear" w:color="auto" w:fill="F2F2F2" w:themeFill="background1" w:themeFillShade="F2"/>
            <w:hideMark/>
          </w:tcPr>
          <w:p w14:paraId="7CC50D3F" w14:textId="77777777" w:rsidR="00604B6C" w:rsidRDefault="00604B6C" w:rsidP="00882601">
            <w:r>
              <w:t>Test</w:t>
            </w:r>
          </w:p>
        </w:tc>
        <w:tc>
          <w:tcPr>
            <w:tcW w:w="0" w:type="auto"/>
            <w:hideMark/>
          </w:tcPr>
          <w:p w14:paraId="2E9A358E" w14:textId="77777777" w:rsidR="00604B6C" w:rsidRDefault="00D2586C" w:rsidP="00882601">
            <w:hyperlink r:id="rId89"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uml_surfacehydrofeature</w:t>
              </w:r>
              <w:proofErr w:type="spellEnd"/>
              <w:r w:rsidR="00604B6C">
                <w:rPr>
                  <w:rStyle w:val="Hyperlink"/>
                </w:rPr>
                <w:t>/</w:t>
              </w:r>
              <w:proofErr w:type="spellStart"/>
              <w:r w:rsidR="00604B6C">
                <w:rPr>
                  <w:rStyle w:val="Hyperlink"/>
                </w:rPr>
                <w:t>surfacewaterbodies</w:t>
              </w:r>
              <w:proofErr w:type="spellEnd"/>
              <w:r w:rsidR="00604B6C">
                <w:rPr>
                  <w:rStyle w:val="Hyperlink"/>
                </w:rPr>
                <w:t>/*</w:t>
              </w:r>
            </w:hyperlink>
          </w:p>
        </w:tc>
      </w:tr>
      <w:tr w:rsidR="00604B6C" w14:paraId="1FA0A3EF" w14:textId="77777777" w:rsidTr="00882601">
        <w:tc>
          <w:tcPr>
            <w:tcW w:w="0" w:type="auto"/>
            <w:shd w:val="clear" w:color="auto" w:fill="F2F2F2" w:themeFill="background1" w:themeFillShade="F2"/>
            <w:hideMark/>
          </w:tcPr>
          <w:p w14:paraId="0030DD35" w14:textId="77777777" w:rsidR="00604B6C" w:rsidRDefault="00604B6C" w:rsidP="00882601">
            <w:r>
              <w:t>Test</w:t>
            </w:r>
          </w:p>
        </w:tc>
        <w:tc>
          <w:tcPr>
            <w:tcW w:w="0" w:type="auto"/>
            <w:hideMark/>
          </w:tcPr>
          <w:p w14:paraId="6DA2F512" w14:textId="77777777" w:rsidR="00604B6C" w:rsidRDefault="00D2586C" w:rsidP="00882601">
            <w:hyperlink r:id="rId90"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uml_surfacehydrofeature</w:t>
              </w:r>
              <w:proofErr w:type="spellEnd"/>
              <w:r w:rsidR="00604B6C">
                <w:rPr>
                  <w:rStyle w:val="Hyperlink"/>
                </w:rPr>
                <w:t>/storage/*</w:t>
              </w:r>
            </w:hyperlink>
          </w:p>
        </w:tc>
      </w:tr>
      <w:tr w:rsidR="00604B6C" w14:paraId="0B407E8A" w14:textId="77777777" w:rsidTr="00882601">
        <w:tc>
          <w:tcPr>
            <w:tcW w:w="0" w:type="auto"/>
            <w:shd w:val="clear" w:color="auto" w:fill="F2F2F2" w:themeFill="background1" w:themeFillShade="F2"/>
            <w:hideMark/>
          </w:tcPr>
          <w:p w14:paraId="70BDDB5E" w14:textId="77777777" w:rsidR="00604B6C" w:rsidRDefault="00604B6C" w:rsidP="00882601">
            <w:r>
              <w:t>Requirement</w:t>
            </w:r>
          </w:p>
        </w:tc>
        <w:tc>
          <w:tcPr>
            <w:tcW w:w="0" w:type="auto"/>
            <w:hideMark/>
          </w:tcPr>
          <w:p w14:paraId="3E95934B" w14:textId="77777777" w:rsidR="00604B6C" w:rsidRDefault="00604B6C" w:rsidP="00882601">
            <w:r>
              <w:t>All relevant elements of a data exchange schema including hydrologic features are mapped to equivalent HY_Features elements.</w:t>
            </w:r>
          </w:p>
        </w:tc>
      </w:tr>
      <w:tr w:rsidR="00604B6C" w14:paraId="78DCC33E" w14:textId="77777777" w:rsidTr="00882601">
        <w:tc>
          <w:tcPr>
            <w:tcW w:w="0" w:type="auto"/>
            <w:shd w:val="clear" w:color="auto" w:fill="F2F2F2" w:themeFill="background1" w:themeFillShade="F2"/>
            <w:hideMark/>
          </w:tcPr>
          <w:p w14:paraId="444322E3" w14:textId="77777777" w:rsidR="00604B6C" w:rsidRDefault="00604B6C" w:rsidP="00882601">
            <w:r>
              <w:t>Test purpose</w:t>
            </w:r>
          </w:p>
        </w:tc>
        <w:tc>
          <w:tcPr>
            <w:tcW w:w="0" w:type="auto"/>
            <w:hideMark/>
          </w:tcPr>
          <w:p w14:paraId="5E9E457D" w14:textId="77777777" w:rsidR="00604B6C" w:rsidRDefault="00604B6C" w:rsidP="00882601">
            <w:r>
              <w:t>All relevant elements of a data exchange schema including hydrologic features are mapped to equivalent HY_Features elements.</w:t>
            </w:r>
          </w:p>
        </w:tc>
      </w:tr>
      <w:tr w:rsidR="00604B6C" w14:paraId="177E9932" w14:textId="77777777" w:rsidTr="00882601">
        <w:tc>
          <w:tcPr>
            <w:tcW w:w="0" w:type="auto"/>
            <w:shd w:val="clear" w:color="auto" w:fill="F2F2F2" w:themeFill="background1" w:themeFillShade="F2"/>
            <w:hideMark/>
          </w:tcPr>
          <w:p w14:paraId="483B24DF" w14:textId="77777777" w:rsidR="00604B6C" w:rsidRDefault="00604B6C" w:rsidP="00882601">
            <w:r>
              <w:t>Test method</w:t>
            </w:r>
          </w:p>
        </w:tc>
        <w:tc>
          <w:tcPr>
            <w:tcW w:w="0" w:type="auto"/>
            <w:hideMark/>
          </w:tcPr>
          <w:p w14:paraId="200268E3"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36B297A4" w14:textId="77777777" w:rsidTr="00882601">
        <w:tc>
          <w:tcPr>
            <w:tcW w:w="0" w:type="auto"/>
            <w:shd w:val="clear" w:color="auto" w:fill="F2F2F2" w:themeFill="background1" w:themeFillShade="F2"/>
            <w:hideMark/>
          </w:tcPr>
          <w:p w14:paraId="6EC7C6A3" w14:textId="77777777" w:rsidR="00604B6C" w:rsidRDefault="00604B6C" w:rsidP="00882601">
            <w:r>
              <w:t>Test type</w:t>
            </w:r>
          </w:p>
        </w:tc>
        <w:tc>
          <w:tcPr>
            <w:tcW w:w="0" w:type="auto"/>
            <w:hideMark/>
          </w:tcPr>
          <w:p w14:paraId="011C5341" w14:textId="77777777" w:rsidR="00604B6C" w:rsidRDefault="00604B6C" w:rsidP="00882601">
            <w:r>
              <w:t>Capability</w:t>
            </w:r>
          </w:p>
        </w:tc>
      </w:tr>
    </w:tbl>
    <w:p w14:paraId="78D9820D" w14:textId="77777777" w:rsidR="00604B6C" w:rsidRDefault="00604B6C" w:rsidP="00B44DA2">
      <w:pPr>
        <w:pStyle w:val="berschrift2"/>
        <w:numPr>
          <w:ilvl w:val="0"/>
          <w:numId w:val="0"/>
        </w:numPr>
      </w:pPr>
      <w:bookmarkStart w:id="241" w:name="_Toc463963491"/>
      <w:r>
        <w:t xml:space="preserve">A.4 Conformance class: </w:t>
      </w:r>
      <w:proofErr w:type="spellStart"/>
      <w:r>
        <w:t>HY_HydrometricFeature</w:t>
      </w:r>
      <w:proofErr w:type="spellEnd"/>
      <w:r>
        <w:t xml:space="preserve"> application schema equivalence</w:t>
      </w:r>
      <w:bookmarkEnd w:id="241"/>
    </w:p>
    <w:tbl>
      <w:tblPr>
        <w:tblStyle w:val="Tabellenraster"/>
        <w:tblW w:w="0" w:type="auto"/>
        <w:tblLook w:val="04A0" w:firstRow="1" w:lastRow="0" w:firstColumn="1" w:lastColumn="0" w:noHBand="0" w:noVBand="1"/>
      </w:tblPr>
      <w:tblGrid>
        <w:gridCol w:w="1719"/>
        <w:gridCol w:w="7137"/>
      </w:tblGrid>
      <w:tr w:rsidR="00604B6C" w14:paraId="253EE3C1" w14:textId="77777777" w:rsidTr="00882601">
        <w:tc>
          <w:tcPr>
            <w:tcW w:w="0" w:type="auto"/>
            <w:shd w:val="clear" w:color="auto" w:fill="F2F2F2" w:themeFill="background1" w:themeFillShade="F2"/>
            <w:hideMark/>
          </w:tcPr>
          <w:p w14:paraId="4B5F170C" w14:textId="77777777" w:rsidR="00604B6C" w:rsidRDefault="00604B6C" w:rsidP="00882601">
            <w:pPr>
              <w:rPr>
                <w:b/>
                <w:bCs/>
              </w:rPr>
            </w:pPr>
            <w:r>
              <w:rPr>
                <w:rStyle w:val="Fett"/>
              </w:rPr>
              <w:t>Conformance Class</w:t>
            </w:r>
          </w:p>
        </w:tc>
        <w:tc>
          <w:tcPr>
            <w:tcW w:w="0" w:type="auto"/>
            <w:hideMark/>
          </w:tcPr>
          <w:p w14:paraId="1A03F79C" w14:textId="77777777" w:rsidR="00604B6C" w:rsidRDefault="00D2586C" w:rsidP="00882601">
            <w:pPr>
              <w:rPr>
                <w:b/>
                <w:bCs/>
              </w:rPr>
            </w:pPr>
            <w:hyperlink r:id="rId91" w:history="1">
              <w:r w:rsidR="00604B6C">
                <w:rPr>
                  <w:rStyle w:val="Hyperlink"/>
                  <w:b/>
                  <w:bCs/>
                </w:rPr>
                <w:t>/ spec/hydrology/</w:t>
              </w:r>
              <w:proofErr w:type="spellStart"/>
              <w:r w:rsidR="00604B6C">
                <w:rPr>
                  <w:rStyle w:val="Hyperlink"/>
                  <w:b/>
                  <w:bCs/>
                </w:rPr>
                <w:t>hydrometricfeature</w:t>
              </w:r>
              <w:proofErr w:type="spellEnd"/>
              <w:r w:rsidR="00604B6C">
                <w:rPr>
                  <w:rStyle w:val="Hyperlink"/>
                  <w:b/>
                  <w:bCs/>
                </w:rPr>
                <w:t>/1.0/</w:t>
              </w:r>
              <w:proofErr w:type="spellStart"/>
              <w:r w:rsidR="00604B6C">
                <w:rPr>
                  <w:rStyle w:val="Hyperlink"/>
                  <w:b/>
                  <w:bCs/>
                </w:rPr>
                <w:t>conf</w:t>
              </w:r>
              <w:proofErr w:type="spellEnd"/>
              <w:r w:rsidR="00604B6C">
                <w:rPr>
                  <w:rStyle w:val="Hyperlink"/>
                  <w:b/>
                  <w:bCs/>
                </w:rPr>
                <w:t>/</w:t>
              </w:r>
              <w:proofErr w:type="spellStart"/>
              <w:r w:rsidR="00604B6C">
                <w:rPr>
                  <w:rStyle w:val="Hyperlink"/>
                  <w:b/>
                  <w:bCs/>
                </w:rPr>
                <w:t>hy</w:t>
              </w:r>
              <w:proofErr w:type="spellEnd"/>
              <w:r w:rsidR="00604B6C">
                <w:rPr>
                  <w:rStyle w:val="Hyperlink"/>
                  <w:b/>
                  <w:bCs/>
                </w:rPr>
                <w:t xml:space="preserve">_ </w:t>
              </w:r>
              <w:proofErr w:type="spellStart"/>
              <w:r w:rsidR="00604B6C">
                <w:rPr>
                  <w:rStyle w:val="Hyperlink"/>
                  <w:b/>
                  <w:bCs/>
                </w:rPr>
                <w:t>hydrometricfeature</w:t>
              </w:r>
              <w:proofErr w:type="spellEnd"/>
            </w:hyperlink>
          </w:p>
        </w:tc>
      </w:tr>
      <w:tr w:rsidR="00604B6C" w14:paraId="31891F1B" w14:textId="77777777" w:rsidTr="00882601">
        <w:tc>
          <w:tcPr>
            <w:tcW w:w="0" w:type="auto"/>
            <w:shd w:val="clear" w:color="auto" w:fill="F2F2F2" w:themeFill="background1" w:themeFillShade="F2"/>
            <w:hideMark/>
          </w:tcPr>
          <w:p w14:paraId="78B432E9" w14:textId="77777777" w:rsidR="00604B6C" w:rsidRDefault="00604B6C" w:rsidP="00882601">
            <w:r>
              <w:t>Test</w:t>
            </w:r>
          </w:p>
        </w:tc>
        <w:tc>
          <w:tcPr>
            <w:tcW w:w="0" w:type="auto"/>
            <w:hideMark/>
          </w:tcPr>
          <w:p w14:paraId="3411FFA5" w14:textId="77777777" w:rsidR="00604B6C" w:rsidRDefault="00D2586C" w:rsidP="00882601">
            <w:hyperlink r:id="rId92"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w:t>
              </w:r>
              <w:proofErr w:type="spellEnd"/>
              <w:r w:rsidR="00604B6C">
                <w:rPr>
                  <w:rStyle w:val="Hyperlink"/>
                </w:rPr>
                <w:t xml:space="preserve">_ </w:t>
              </w:r>
              <w:proofErr w:type="spellStart"/>
              <w:r w:rsidR="00604B6C">
                <w:rPr>
                  <w:rStyle w:val="Hyperlink"/>
                </w:rPr>
                <w:t>hydrometricfeature</w:t>
              </w:r>
              <w:proofErr w:type="spellEnd"/>
              <w:r w:rsidR="00604B6C">
                <w:rPr>
                  <w:rStyle w:val="Hyperlink"/>
                </w:rPr>
                <w:t>/</w:t>
              </w:r>
              <w:proofErr w:type="spellStart"/>
              <w:r w:rsidR="00604B6C">
                <w:rPr>
                  <w:rStyle w:val="Hyperlink"/>
                </w:rPr>
                <w:t>hydrometricfeature</w:t>
              </w:r>
              <w:proofErr w:type="spellEnd"/>
              <w:r w:rsidR="00604B6C">
                <w:rPr>
                  <w:rStyle w:val="Hyperlink"/>
                </w:rPr>
                <w:t>/*</w:t>
              </w:r>
            </w:hyperlink>
          </w:p>
        </w:tc>
      </w:tr>
      <w:tr w:rsidR="00604B6C" w14:paraId="754C8D81" w14:textId="77777777" w:rsidTr="00882601">
        <w:tc>
          <w:tcPr>
            <w:tcW w:w="0" w:type="auto"/>
            <w:shd w:val="clear" w:color="auto" w:fill="F2F2F2" w:themeFill="background1" w:themeFillShade="F2"/>
            <w:hideMark/>
          </w:tcPr>
          <w:p w14:paraId="747B1131" w14:textId="77777777" w:rsidR="00604B6C" w:rsidRDefault="00604B6C" w:rsidP="00882601">
            <w:r>
              <w:t>Requirement</w:t>
            </w:r>
          </w:p>
        </w:tc>
        <w:tc>
          <w:tcPr>
            <w:tcW w:w="0" w:type="auto"/>
            <w:hideMark/>
          </w:tcPr>
          <w:p w14:paraId="304F8275" w14:textId="77777777" w:rsidR="00604B6C" w:rsidRDefault="00604B6C" w:rsidP="00882601">
            <w:r>
              <w:t>All relevant elements of a data exchange schema including hydrologic features are mapped to equivalent HY_Features elements.</w:t>
            </w:r>
          </w:p>
        </w:tc>
      </w:tr>
      <w:tr w:rsidR="00604B6C" w14:paraId="6A53012B" w14:textId="77777777" w:rsidTr="00882601">
        <w:tc>
          <w:tcPr>
            <w:tcW w:w="0" w:type="auto"/>
            <w:shd w:val="clear" w:color="auto" w:fill="F2F2F2" w:themeFill="background1" w:themeFillShade="F2"/>
            <w:hideMark/>
          </w:tcPr>
          <w:p w14:paraId="14DD8740" w14:textId="77777777" w:rsidR="00604B6C" w:rsidRDefault="00604B6C" w:rsidP="00882601">
            <w:r>
              <w:t>Test purpose</w:t>
            </w:r>
          </w:p>
        </w:tc>
        <w:tc>
          <w:tcPr>
            <w:tcW w:w="0" w:type="auto"/>
            <w:hideMark/>
          </w:tcPr>
          <w:p w14:paraId="119A5F9F" w14:textId="77777777" w:rsidR="00604B6C" w:rsidRDefault="00604B6C" w:rsidP="00882601">
            <w:r>
              <w:t>All relevant elements of a data exchange schema including hydrologic features are mapped to equivalent HY_Features elements.</w:t>
            </w:r>
          </w:p>
        </w:tc>
      </w:tr>
      <w:tr w:rsidR="00604B6C" w14:paraId="07012E43" w14:textId="77777777" w:rsidTr="00882601">
        <w:tc>
          <w:tcPr>
            <w:tcW w:w="0" w:type="auto"/>
            <w:shd w:val="clear" w:color="auto" w:fill="F2F2F2" w:themeFill="background1" w:themeFillShade="F2"/>
            <w:hideMark/>
          </w:tcPr>
          <w:p w14:paraId="0D60C77C" w14:textId="77777777" w:rsidR="00604B6C" w:rsidRDefault="00604B6C" w:rsidP="00882601">
            <w:r>
              <w:t>Test method</w:t>
            </w:r>
          </w:p>
        </w:tc>
        <w:tc>
          <w:tcPr>
            <w:tcW w:w="0" w:type="auto"/>
            <w:hideMark/>
          </w:tcPr>
          <w:p w14:paraId="54D192FF"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4722C583" w14:textId="77777777" w:rsidTr="00882601">
        <w:tc>
          <w:tcPr>
            <w:tcW w:w="0" w:type="auto"/>
            <w:shd w:val="clear" w:color="auto" w:fill="F2F2F2" w:themeFill="background1" w:themeFillShade="F2"/>
            <w:hideMark/>
          </w:tcPr>
          <w:p w14:paraId="535869D9" w14:textId="77777777" w:rsidR="00604B6C" w:rsidRDefault="00604B6C" w:rsidP="00882601">
            <w:r>
              <w:t>Test type</w:t>
            </w:r>
          </w:p>
        </w:tc>
        <w:tc>
          <w:tcPr>
            <w:tcW w:w="0" w:type="auto"/>
            <w:hideMark/>
          </w:tcPr>
          <w:p w14:paraId="01E19BCD" w14:textId="77777777" w:rsidR="00604B6C" w:rsidRDefault="00604B6C" w:rsidP="00882601">
            <w:r>
              <w:t>Capability</w:t>
            </w:r>
          </w:p>
        </w:tc>
      </w:tr>
    </w:tbl>
    <w:p w14:paraId="6AEFD995" w14:textId="77777777" w:rsidR="00436079" w:rsidRDefault="00436079" w:rsidP="00450C77">
      <w:pPr>
        <w:jc w:val="both"/>
        <w:sectPr w:rsidR="00436079" w:rsidSect="008F68A0">
          <w:headerReference w:type="default" r:id="rId93"/>
          <w:footerReference w:type="even" r:id="rId94"/>
          <w:footerReference w:type="default" r:id="rId95"/>
          <w:type w:val="oddPage"/>
          <w:pgSz w:w="12240" w:h="15840"/>
          <w:pgMar w:top="1440" w:right="1800" w:bottom="1440" w:left="1800" w:header="720" w:footer="720" w:gutter="0"/>
          <w:pgNumType w:start="1"/>
          <w:cols w:space="720"/>
          <w:docGrid w:linePitch="360"/>
        </w:sectPr>
      </w:pPr>
    </w:p>
    <w:p w14:paraId="7C2E3009" w14:textId="77777777" w:rsidR="00436079" w:rsidRDefault="00436079" w:rsidP="00B44DA2">
      <w:pPr>
        <w:pStyle w:val="berschrift1"/>
        <w:numPr>
          <w:ilvl w:val="0"/>
          <w:numId w:val="0"/>
        </w:numPr>
      </w:pPr>
      <w:bookmarkStart w:id="242" w:name="_Toc463963492"/>
      <w:r>
        <w:lastRenderedPageBreak/>
        <w:t>ANNEX B - Code lists for the HY_Features model</w:t>
      </w:r>
      <w:bookmarkEnd w:id="242"/>
    </w:p>
    <w:p w14:paraId="12F5BE76" w14:textId="77777777" w:rsidR="00436079" w:rsidRDefault="00436079" w:rsidP="00B44DA2">
      <w:pPr>
        <w:pStyle w:val="berschrift2"/>
        <w:numPr>
          <w:ilvl w:val="0"/>
          <w:numId w:val="0"/>
        </w:numPr>
      </w:pPr>
      <w:bookmarkStart w:id="243" w:name="_Toc463963493"/>
      <w:r>
        <w:t>B.1 Terms identifying a fixed landmark determined to realize the conceptual outfall</w:t>
      </w:r>
      <w:bookmarkEnd w:id="243"/>
    </w:p>
    <w:tbl>
      <w:tblPr>
        <w:tblStyle w:val="Tabellenraster"/>
        <w:tblW w:w="0" w:type="auto"/>
        <w:tblLook w:val="04A0" w:firstRow="1" w:lastRow="0" w:firstColumn="1" w:lastColumn="0" w:noHBand="0" w:noVBand="1"/>
      </w:tblPr>
      <w:tblGrid>
        <w:gridCol w:w="1884"/>
        <w:gridCol w:w="6972"/>
      </w:tblGrid>
      <w:tr w:rsidR="00436079" w14:paraId="1049A529" w14:textId="77777777" w:rsidTr="00882601">
        <w:tc>
          <w:tcPr>
            <w:tcW w:w="0" w:type="auto"/>
            <w:shd w:val="clear" w:color="auto" w:fill="F2F2F2" w:themeFill="background1" w:themeFillShade="F2"/>
            <w:hideMark/>
          </w:tcPr>
          <w:p w14:paraId="78986BA3" w14:textId="77777777" w:rsidR="00436079" w:rsidRDefault="00436079" w:rsidP="00882601">
            <w:pPr>
              <w:rPr>
                <w:b/>
                <w:bCs/>
              </w:rPr>
            </w:pPr>
            <w:r>
              <w:rPr>
                <w:b/>
                <w:bCs/>
              </w:rPr>
              <w:t>Code list</w:t>
            </w:r>
          </w:p>
        </w:tc>
        <w:tc>
          <w:tcPr>
            <w:tcW w:w="0" w:type="auto"/>
            <w:hideMark/>
          </w:tcPr>
          <w:p w14:paraId="0A6643F4" w14:textId="77777777" w:rsidR="00436079" w:rsidRDefault="00436079" w:rsidP="00882601">
            <w:pPr>
              <w:jc w:val="center"/>
              <w:rPr>
                <w:b/>
                <w:bCs/>
              </w:rPr>
            </w:pPr>
            <w:r>
              <w:rPr>
                <w:rStyle w:val="Fett"/>
              </w:rPr>
              <w:t>Realized Outfall Type</w:t>
            </w:r>
          </w:p>
        </w:tc>
      </w:tr>
      <w:tr w:rsidR="00436079" w14:paraId="2478AE6F" w14:textId="77777777" w:rsidTr="00882601">
        <w:tc>
          <w:tcPr>
            <w:tcW w:w="0" w:type="auto"/>
            <w:shd w:val="clear" w:color="auto" w:fill="F2F2F2" w:themeFill="background1" w:themeFillShade="F2"/>
            <w:hideMark/>
          </w:tcPr>
          <w:p w14:paraId="7451CE3D" w14:textId="77777777" w:rsidR="00436079" w:rsidRDefault="00436079" w:rsidP="00882601">
            <w:r>
              <w:t>barrage</w:t>
            </w:r>
          </w:p>
        </w:tc>
        <w:tc>
          <w:tcPr>
            <w:tcW w:w="0" w:type="auto"/>
            <w:hideMark/>
          </w:tcPr>
          <w:p w14:paraId="0161EAC8" w14:textId="77777777" w:rsidR="00436079" w:rsidRDefault="00436079" w:rsidP="00882601">
            <w:r>
              <w:t>barrier across a stream provided with a series of gates or other control mechanisms to control the water-surface level upstream, to regulate the flow or to divert water supplies into a canal.</w:t>
            </w:r>
          </w:p>
        </w:tc>
      </w:tr>
      <w:tr w:rsidR="00436079" w14:paraId="0183AF44" w14:textId="77777777" w:rsidTr="00882601">
        <w:tc>
          <w:tcPr>
            <w:tcW w:w="0" w:type="auto"/>
            <w:shd w:val="clear" w:color="auto" w:fill="F2F2F2" w:themeFill="background1" w:themeFillShade="F2"/>
            <w:hideMark/>
          </w:tcPr>
          <w:p w14:paraId="44C89F82" w14:textId="77777777" w:rsidR="00436079" w:rsidRDefault="00436079" w:rsidP="00882601">
            <w:r>
              <w:t>bifurcation</w:t>
            </w:r>
          </w:p>
        </w:tc>
        <w:tc>
          <w:tcPr>
            <w:tcW w:w="0" w:type="auto"/>
            <w:hideMark/>
          </w:tcPr>
          <w:p w14:paraId="5F9C12A2" w14:textId="77777777" w:rsidR="00436079" w:rsidRDefault="00436079" w:rsidP="00882601">
            <w:r>
              <w:t>division of a stream into two branches.</w:t>
            </w:r>
          </w:p>
        </w:tc>
      </w:tr>
      <w:tr w:rsidR="00436079" w14:paraId="002C00EE" w14:textId="77777777" w:rsidTr="00882601">
        <w:tc>
          <w:tcPr>
            <w:tcW w:w="0" w:type="auto"/>
            <w:shd w:val="clear" w:color="auto" w:fill="F2F2F2" w:themeFill="background1" w:themeFillShade="F2"/>
            <w:hideMark/>
          </w:tcPr>
          <w:p w14:paraId="33E77216" w14:textId="77777777" w:rsidR="00436079" w:rsidRDefault="00436079" w:rsidP="00882601">
            <w:r>
              <w:t>confluence</w:t>
            </w:r>
          </w:p>
        </w:tc>
        <w:tc>
          <w:tcPr>
            <w:tcW w:w="0" w:type="auto"/>
            <w:hideMark/>
          </w:tcPr>
          <w:p w14:paraId="51107A2D" w14:textId="77777777" w:rsidR="00436079" w:rsidRDefault="00436079" w:rsidP="00882601">
            <w:r>
              <w:t>joining, or the place of junction, of two or more streams.</w:t>
            </w:r>
          </w:p>
        </w:tc>
      </w:tr>
      <w:tr w:rsidR="00436079" w14:paraId="4BAAA769" w14:textId="77777777" w:rsidTr="00882601">
        <w:tc>
          <w:tcPr>
            <w:tcW w:w="0" w:type="auto"/>
            <w:shd w:val="clear" w:color="auto" w:fill="F2F2F2" w:themeFill="background1" w:themeFillShade="F2"/>
            <w:hideMark/>
          </w:tcPr>
          <w:p w14:paraId="332C6DE6" w14:textId="77777777" w:rsidR="00436079" w:rsidRDefault="00436079" w:rsidP="00882601">
            <w:r>
              <w:t>dam</w:t>
            </w:r>
          </w:p>
        </w:tc>
        <w:tc>
          <w:tcPr>
            <w:tcW w:w="0" w:type="auto"/>
            <w:hideMark/>
          </w:tcPr>
          <w:p w14:paraId="4A80D650" w14:textId="77777777" w:rsidR="00436079" w:rsidRDefault="00436079" w:rsidP="00882601">
            <w:r>
              <w:t>barrier constructed across a valley for impounding water or creating a reservoir.</w:t>
            </w:r>
          </w:p>
        </w:tc>
      </w:tr>
      <w:tr w:rsidR="00436079" w14:paraId="51DCFE32" w14:textId="77777777" w:rsidTr="00882601">
        <w:tc>
          <w:tcPr>
            <w:tcW w:w="0" w:type="auto"/>
            <w:shd w:val="clear" w:color="auto" w:fill="F2F2F2" w:themeFill="background1" w:themeFillShade="F2"/>
            <w:hideMark/>
          </w:tcPr>
          <w:p w14:paraId="6CE533A5" w14:textId="77777777" w:rsidR="00436079" w:rsidRDefault="00436079" w:rsidP="00882601">
            <w:r>
              <w:t>diversion of water</w:t>
            </w:r>
          </w:p>
        </w:tc>
        <w:tc>
          <w:tcPr>
            <w:tcW w:w="0" w:type="auto"/>
            <w:hideMark/>
          </w:tcPr>
          <w:p w14:paraId="2FFB2C3D" w14:textId="77777777" w:rsidR="00436079" w:rsidRDefault="00436079" w:rsidP="00882601">
            <w:r>
              <w:t>transfer of water from one watercourse to another, such watercourses being either natural or man-made.</w:t>
            </w:r>
          </w:p>
        </w:tc>
      </w:tr>
      <w:tr w:rsidR="00436079" w14:paraId="597FA8F4" w14:textId="77777777" w:rsidTr="00882601">
        <w:tc>
          <w:tcPr>
            <w:tcW w:w="0" w:type="auto"/>
            <w:shd w:val="clear" w:color="auto" w:fill="F2F2F2" w:themeFill="background1" w:themeFillShade="F2"/>
            <w:hideMark/>
          </w:tcPr>
          <w:p w14:paraId="26109C6E" w14:textId="77777777" w:rsidR="00436079" w:rsidRDefault="00436079" w:rsidP="00882601">
            <w:r>
              <w:t>fork</w:t>
            </w:r>
          </w:p>
        </w:tc>
        <w:tc>
          <w:tcPr>
            <w:tcW w:w="0" w:type="auto"/>
            <w:hideMark/>
          </w:tcPr>
          <w:p w14:paraId="664E00C0" w14:textId="77777777" w:rsidR="00436079" w:rsidRDefault="00436079" w:rsidP="00882601">
            <w:r>
              <w:t>(1) place where two or more streams flow together to form a larger stream. (2) place where a stream divides into two or more streams.</w:t>
            </w:r>
          </w:p>
        </w:tc>
      </w:tr>
      <w:tr w:rsidR="00436079" w14:paraId="04117AE6" w14:textId="77777777" w:rsidTr="00882601">
        <w:tc>
          <w:tcPr>
            <w:tcW w:w="0" w:type="auto"/>
            <w:shd w:val="clear" w:color="auto" w:fill="F2F2F2" w:themeFill="background1" w:themeFillShade="F2"/>
            <w:hideMark/>
          </w:tcPr>
          <w:p w14:paraId="1181855D" w14:textId="77777777" w:rsidR="00436079" w:rsidRDefault="00436079" w:rsidP="00882601">
            <w:r>
              <w:t>hydrometric station</w:t>
            </w:r>
          </w:p>
        </w:tc>
        <w:tc>
          <w:tcPr>
            <w:tcW w:w="0" w:type="auto"/>
            <w:hideMark/>
          </w:tcPr>
          <w:p w14:paraId="30E609C4" w14:textId="77777777" w:rsidR="00436079" w:rsidRDefault="00436079" w:rsidP="00882601">
            <w:r>
              <w:t>station at which data on water in rivers, lakes or reservoirs are obtained on one or more of the following elements: stage, streamflow, sediment transport and deposition, water temperature and other physical properties of water, characteristics of ice cover and chemical properties of water.</w:t>
            </w:r>
          </w:p>
        </w:tc>
      </w:tr>
      <w:tr w:rsidR="00436079" w14:paraId="7189214C" w14:textId="77777777" w:rsidTr="00882601">
        <w:tc>
          <w:tcPr>
            <w:tcW w:w="0" w:type="auto"/>
            <w:shd w:val="clear" w:color="auto" w:fill="F2F2F2" w:themeFill="background1" w:themeFillShade="F2"/>
            <w:hideMark/>
          </w:tcPr>
          <w:p w14:paraId="2DA4831A" w14:textId="77777777" w:rsidR="00436079" w:rsidRDefault="00436079" w:rsidP="00882601">
            <w:r>
              <w:t>inlet</w:t>
            </w:r>
          </w:p>
        </w:tc>
        <w:tc>
          <w:tcPr>
            <w:tcW w:w="0" w:type="auto"/>
            <w:hideMark/>
          </w:tcPr>
          <w:p w14:paraId="1B46431B" w14:textId="77777777" w:rsidR="00436079" w:rsidRDefault="00436079" w:rsidP="00882601">
            <w:r>
              <w:t>structure admitting water supplies from the source or through an intake structure built upstream.</w:t>
            </w:r>
          </w:p>
        </w:tc>
      </w:tr>
      <w:tr w:rsidR="00436079" w14:paraId="5643A0B4" w14:textId="77777777" w:rsidTr="00882601">
        <w:tc>
          <w:tcPr>
            <w:tcW w:w="0" w:type="auto"/>
            <w:shd w:val="clear" w:color="auto" w:fill="F2F2F2" w:themeFill="background1" w:themeFillShade="F2"/>
            <w:hideMark/>
          </w:tcPr>
          <w:p w14:paraId="34CF4D2E" w14:textId="77777777" w:rsidR="00436079" w:rsidRDefault="00436079" w:rsidP="00882601">
            <w:r>
              <w:t>intake</w:t>
            </w:r>
          </w:p>
        </w:tc>
        <w:tc>
          <w:tcPr>
            <w:tcW w:w="0" w:type="auto"/>
            <w:hideMark/>
          </w:tcPr>
          <w:p w14:paraId="0FD0BF32" w14:textId="77777777" w:rsidR="00436079" w:rsidRDefault="00436079" w:rsidP="00882601">
            <w:r>
              <w:t>structure or site, the purpose of which is to control, regulate, divert, and admit water directly from the source, through an inlet built upstream.</w:t>
            </w:r>
          </w:p>
        </w:tc>
      </w:tr>
      <w:tr w:rsidR="00436079" w14:paraId="17C9B374" w14:textId="77777777" w:rsidTr="00882601">
        <w:tc>
          <w:tcPr>
            <w:tcW w:w="0" w:type="auto"/>
            <w:shd w:val="clear" w:color="auto" w:fill="F2F2F2" w:themeFill="background1" w:themeFillShade="F2"/>
            <w:hideMark/>
          </w:tcPr>
          <w:p w14:paraId="7B78F46D" w14:textId="77777777" w:rsidR="00436079" w:rsidRDefault="00436079" w:rsidP="00882601">
            <w:r>
              <w:t>outlet</w:t>
            </w:r>
          </w:p>
        </w:tc>
        <w:tc>
          <w:tcPr>
            <w:tcW w:w="0" w:type="auto"/>
            <w:hideMark/>
          </w:tcPr>
          <w:p w14:paraId="6A45EE09" w14:textId="77777777" w:rsidR="00436079" w:rsidRDefault="00436079" w:rsidP="00882601">
            <w:r>
              <w:t>opening through which water flows out or is extracted from a reservoir or stream.</w:t>
            </w:r>
          </w:p>
        </w:tc>
      </w:tr>
      <w:tr w:rsidR="00436079" w14:paraId="5272A521" w14:textId="77777777" w:rsidTr="00882601">
        <w:tc>
          <w:tcPr>
            <w:tcW w:w="0" w:type="auto"/>
            <w:shd w:val="clear" w:color="auto" w:fill="F2F2F2" w:themeFill="background1" w:themeFillShade="F2"/>
            <w:hideMark/>
          </w:tcPr>
          <w:p w14:paraId="2FF61700" w14:textId="77777777" w:rsidR="00436079" w:rsidRDefault="00436079" w:rsidP="00882601">
            <w:r>
              <w:t>ponor</w:t>
            </w:r>
          </w:p>
        </w:tc>
        <w:tc>
          <w:tcPr>
            <w:tcW w:w="0" w:type="auto"/>
            <w:hideMark/>
          </w:tcPr>
          <w:p w14:paraId="0EDD14C6" w14:textId="77777777" w:rsidR="00436079" w:rsidRDefault="00436079" w:rsidP="00882601">
            <w:r>
              <w:t>hole or opening in the bottom or side of a depression where a surface stream or lake flows either partially or completely underground into a karst groundwater system</w:t>
            </w:r>
          </w:p>
        </w:tc>
      </w:tr>
      <w:tr w:rsidR="00436079" w14:paraId="5CA6E14B" w14:textId="77777777" w:rsidTr="00882601">
        <w:tc>
          <w:tcPr>
            <w:tcW w:w="0" w:type="auto"/>
            <w:shd w:val="clear" w:color="auto" w:fill="F2F2F2" w:themeFill="background1" w:themeFillShade="F2"/>
            <w:hideMark/>
          </w:tcPr>
          <w:p w14:paraId="1335BB7B" w14:textId="77777777" w:rsidR="00436079" w:rsidRDefault="00436079" w:rsidP="00882601">
            <w:r>
              <w:t>rapids</w:t>
            </w:r>
          </w:p>
        </w:tc>
        <w:tc>
          <w:tcPr>
            <w:tcW w:w="0" w:type="auto"/>
            <w:hideMark/>
          </w:tcPr>
          <w:p w14:paraId="0F662505" w14:textId="77777777" w:rsidR="00436079" w:rsidRDefault="00436079" w:rsidP="00882601">
            <w:r>
              <w:t>reach of a stream where the flow is very swift and shooting, and where the surface is usually broken by obstructions, but has no actual waterfall or cascade.</w:t>
            </w:r>
          </w:p>
        </w:tc>
      </w:tr>
      <w:tr w:rsidR="00436079" w14:paraId="31AEC0F5" w14:textId="77777777" w:rsidTr="00882601">
        <w:tc>
          <w:tcPr>
            <w:tcW w:w="0" w:type="auto"/>
            <w:shd w:val="clear" w:color="auto" w:fill="F2F2F2" w:themeFill="background1" w:themeFillShade="F2"/>
            <w:hideMark/>
          </w:tcPr>
          <w:p w14:paraId="091DE818" w14:textId="77777777" w:rsidR="00436079" w:rsidRDefault="00436079" w:rsidP="00882601">
            <w:r>
              <w:lastRenderedPageBreak/>
              <w:t>reference climatological station</w:t>
            </w:r>
          </w:p>
        </w:tc>
        <w:tc>
          <w:tcPr>
            <w:tcW w:w="0" w:type="auto"/>
            <w:hideMark/>
          </w:tcPr>
          <w:p w14:paraId="5B5D9F22" w14:textId="77777777" w:rsidR="00436079" w:rsidRDefault="00436079" w:rsidP="00882601">
            <w:r>
              <w:t>climatological station the data of which are intended for the purpose of determining climatic trends. This requires long periods (not less than thirty years) of homogeneous records, where man-made environmental changes have been and/or are expected to remain at a minimum. Ideally the records should be of sufficient length to enable the identification of secular changes of climate.</w:t>
            </w:r>
          </w:p>
        </w:tc>
      </w:tr>
      <w:tr w:rsidR="00436079" w14:paraId="75553D63" w14:textId="77777777" w:rsidTr="00882601">
        <w:tc>
          <w:tcPr>
            <w:tcW w:w="0" w:type="auto"/>
            <w:shd w:val="clear" w:color="auto" w:fill="F2F2F2" w:themeFill="background1" w:themeFillShade="F2"/>
            <w:hideMark/>
          </w:tcPr>
          <w:p w14:paraId="182D362C" w14:textId="77777777" w:rsidR="00436079" w:rsidRDefault="00436079" w:rsidP="00882601">
            <w:r>
              <w:t>river mouth</w:t>
            </w:r>
          </w:p>
        </w:tc>
        <w:tc>
          <w:tcPr>
            <w:tcW w:w="0" w:type="auto"/>
            <w:hideMark/>
          </w:tcPr>
          <w:p w14:paraId="1983EE2F" w14:textId="77777777" w:rsidR="00436079" w:rsidRDefault="00436079" w:rsidP="00882601">
            <w:r>
              <w:t>place of discharge of a river into a sea or a lake.</w:t>
            </w:r>
          </w:p>
        </w:tc>
      </w:tr>
      <w:tr w:rsidR="00436079" w14:paraId="23496248" w14:textId="77777777" w:rsidTr="00882601">
        <w:tc>
          <w:tcPr>
            <w:tcW w:w="0" w:type="auto"/>
            <w:shd w:val="clear" w:color="auto" w:fill="F2F2F2" w:themeFill="background1" w:themeFillShade="F2"/>
            <w:hideMark/>
          </w:tcPr>
          <w:p w14:paraId="622107A2" w14:textId="77777777" w:rsidR="00436079" w:rsidRDefault="00436079" w:rsidP="00882601">
            <w:r>
              <w:t>sinkhole</w:t>
            </w:r>
          </w:p>
        </w:tc>
        <w:tc>
          <w:tcPr>
            <w:tcW w:w="0" w:type="auto"/>
            <w:hideMark/>
          </w:tcPr>
          <w:p w14:paraId="282EB7AE" w14:textId="77777777" w:rsidR="00436079" w:rsidRDefault="00436079" w:rsidP="00882601">
            <w:r>
              <w:t>place where water disappears underground in a limestone region. It generally implies water loss in a closed depression or blind valley.</w:t>
            </w:r>
          </w:p>
        </w:tc>
      </w:tr>
      <w:tr w:rsidR="00436079" w14:paraId="40A94C3E" w14:textId="77777777" w:rsidTr="00882601">
        <w:tc>
          <w:tcPr>
            <w:tcW w:w="0" w:type="auto"/>
            <w:shd w:val="clear" w:color="auto" w:fill="F2F2F2" w:themeFill="background1" w:themeFillShade="F2"/>
            <w:hideMark/>
          </w:tcPr>
          <w:p w14:paraId="514C365A" w14:textId="77777777" w:rsidR="00436079" w:rsidRDefault="00436079" w:rsidP="00882601">
            <w:r>
              <w:t>source</w:t>
            </w:r>
          </w:p>
        </w:tc>
        <w:tc>
          <w:tcPr>
            <w:tcW w:w="0" w:type="auto"/>
            <w:hideMark/>
          </w:tcPr>
          <w:p w14:paraId="73CDFE7F" w14:textId="77777777" w:rsidR="00436079" w:rsidRDefault="00436079" w:rsidP="00882601">
            <w:r>
              <w:t>origin of river.</w:t>
            </w:r>
          </w:p>
        </w:tc>
      </w:tr>
      <w:tr w:rsidR="00436079" w14:paraId="16525F84" w14:textId="77777777" w:rsidTr="00882601">
        <w:tc>
          <w:tcPr>
            <w:tcW w:w="0" w:type="auto"/>
            <w:shd w:val="clear" w:color="auto" w:fill="F2F2F2" w:themeFill="background1" w:themeFillShade="F2"/>
            <w:hideMark/>
          </w:tcPr>
          <w:p w14:paraId="39DEB4F9" w14:textId="77777777" w:rsidR="00436079" w:rsidRDefault="00436079" w:rsidP="00882601">
            <w:r>
              <w:t>spring</w:t>
            </w:r>
          </w:p>
        </w:tc>
        <w:tc>
          <w:tcPr>
            <w:tcW w:w="0" w:type="auto"/>
            <w:hideMark/>
          </w:tcPr>
          <w:p w14:paraId="2FD1951E" w14:textId="77777777" w:rsidR="00436079" w:rsidRDefault="00436079" w:rsidP="00882601">
            <w:r>
              <w:t>place where water flows naturally from a rock or soil onto land or into a body of surface water.</w:t>
            </w:r>
          </w:p>
        </w:tc>
      </w:tr>
      <w:tr w:rsidR="00436079" w14:paraId="65569D65" w14:textId="77777777" w:rsidTr="00882601">
        <w:tc>
          <w:tcPr>
            <w:tcW w:w="0" w:type="auto"/>
            <w:shd w:val="clear" w:color="auto" w:fill="F2F2F2" w:themeFill="background1" w:themeFillShade="F2"/>
            <w:hideMark/>
          </w:tcPr>
          <w:p w14:paraId="71270698" w14:textId="77777777" w:rsidR="00436079" w:rsidRDefault="00436079" w:rsidP="00882601">
            <w:r>
              <w:t>waterfall</w:t>
            </w:r>
          </w:p>
        </w:tc>
        <w:tc>
          <w:tcPr>
            <w:tcW w:w="0" w:type="auto"/>
            <w:hideMark/>
          </w:tcPr>
          <w:p w14:paraId="0134E58A" w14:textId="77777777" w:rsidR="00436079" w:rsidRDefault="00436079" w:rsidP="00882601">
            <w:r>
              <w:t>vertical fall or the very steep descent of a stream of water.</w:t>
            </w:r>
          </w:p>
        </w:tc>
      </w:tr>
      <w:tr w:rsidR="00436079" w14:paraId="76A0E20E" w14:textId="77777777" w:rsidTr="00882601">
        <w:tc>
          <w:tcPr>
            <w:tcW w:w="0" w:type="auto"/>
            <w:shd w:val="clear" w:color="auto" w:fill="F2F2F2" w:themeFill="background1" w:themeFillShade="F2"/>
            <w:hideMark/>
          </w:tcPr>
          <w:p w14:paraId="46E129B9" w14:textId="77777777" w:rsidR="00436079" w:rsidRDefault="00436079" w:rsidP="00882601">
            <w:r>
              <w:t>weir</w:t>
            </w:r>
          </w:p>
        </w:tc>
        <w:tc>
          <w:tcPr>
            <w:tcW w:w="0" w:type="auto"/>
            <w:hideMark/>
          </w:tcPr>
          <w:p w14:paraId="470A7114" w14:textId="77777777" w:rsidR="00436079" w:rsidRDefault="00436079" w:rsidP="00882601">
            <w:r>
              <w:t>overflow structure which may be used for controlling upstream water level or for measuring discharge or for both.</w:t>
            </w:r>
          </w:p>
        </w:tc>
      </w:tr>
    </w:tbl>
    <w:p w14:paraId="3655D0FA" w14:textId="77777777" w:rsidR="00436079" w:rsidRDefault="00436079" w:rsidP="00B44DA2">
      <w:pPr>
        <w:pStyle w:val="berschrift2"/>
        <w:numPr>
          <w:ilvl w:val="0"/>
          <w:numId w:val="0"/>
        </w:numPr>
      </w:pPr>
      <w:bookmarkStart w:id="244" w:name="_Toc463963494"/>
      <w:r>
        <w:t>B.2 Terms commonly used in hydrology to describe a spatial relation between two points</w:t>
      </w:r>
      <w:bookmarkEnd w:id="244"/>
    </w:p>
    <w:tbl>
      <w:tblPr>
        <w:tblStyle w:val="Tabellenraster"/>
        <w:tblW w:w="0" w:type="auto"/>
        <w:tblLook w:val="04A0" w:firstRow="1" w:lastRow="0" w:firstColumn="1" w:lastColumn="0" w:noHBand="0" w:noVBand="1"/>
      </w:tblPr>
      <w:tblGrid>
        <w:gridCol w:w="1390"/>
        <w:gridCol w:w="7466"/>
      </w:tblGrid>
      <w:tr w:rsidR="00436079" w14:paraId="5514B30D" w14:textId="77777777" w:rsidTr="00882601">
        <w:tc>
          <w:tcPr>
            <w:tcW w:w="0" w:type="auto"/>
            <w:shd w:val="clear" w:color="auto" w:fill="F2F2F2" w:themeFill="background1" w:themeFillShade="F2"/>
            <w:hideMark/>
          </w:tcPr>
          <w:p w14:paraId="153EE72E" w14:textId="77777777" w:rsidR="00436079" w:rsidRDefault="00436079" w:rsidP="00882601">
            <w:pPr>
              <w:rPr>
                <w:b/>
                <w:bCs/>
              </w:rPr>
            </w:pPr>
            <w:r>
              <w:rPr>
                <w:b/>
                <w:bCs/>
              </w:rPr>
              <w:t>Code list</w:t>
            </w:r>
          </w:p>
        </w:tc>
        <w:tc>
          <w:tcPr>
            <w:tcW w:w="0" w:type="auto"/>
            <w:hideMark/>
          </w:tcPr>
          <w:p w14:paraId="293799D1" w14:textId="77777777" w:rsidR="00436079" w:rsidRDefault="00436079" w:rsidP="00882601">
            <w:pPr>
              <w:jc w:val="center"/>
              <w:rPr>
                <w:b/>
                <w:bCs/>
              </w:rPr>
            </w:pPr>
            <w:r>
              <w:rPr>
                <w:rStyle w:val="Fett"/>
              </w:rPr>
              <w:t>Relative Position Type</w:t>
            </w:r>
          </w:p>
        </w:tc>
      </w:tr>
      <w:tr w:rsidR="00436079" w14:paraId="6C2CCA52" w14:textId="77777777" w:rsidTr="00882601">
        <w:tc>
          <w:tcPr>
            <w:tcW w:w="0" w:type="auto"/>
            <w:shd w:val="clear" w:color="auto" w:fill="F2F2F2" w:themeFill="background1" w:themeFillShade="F2"/>
            <w:hideMark/>
          </w:tcPr>
          <w:p w14:paraId="1625E88B" w14:textId="77777777" w:rsidR="00436079" w:rsidRDefault="00436079" w:rsidP="00882601">
            <w:r>
              <w:t>at</w:t>
            </w:r>
          </w:p>
        </w:tc>
        <w:tc>
          <w:tcPr>
            <w:tcW w:w="0" w:type="auto"/>
            <w:hideMark/>
          </w:tcPr>
          <w:p w14:paraId="4756E8C6" w14:textId="77777777" w:rsidR="00436079" w:rsidRDefault="00436079" w:rsidP="00882601">
            <w:r>
              <w:t>located at the (reference) point</w:t>
            </w:r>
          </w:p>
        </w:tc>
      </w:tr>
      <w:tr w:rsidR="00436079" w14:paraId="3177BF1F" w14:textId="77777777" w:rsidTr="00882601">
        <w:tc>
          <w:tcPr>
            <w:tcW w:w="0" w:type="auto"/>
            <w:shd w:val="clear" w:color="auto" w:fill="F2F2F2" w:themeFill="background1" w:themeFillShade="F2"/>
            <w:hideMark/>
          </w:tcPr>
          <w:p w14:paraId="0D5A9631" w14:textId="77777777" w:rsidR="00436079" w:rsidRDefault="00436079" w:rsidP="00882601">
            <w:r>
              <w:t>between</w:t>
            </w:r>
          </w:p>
        </w:tc>
        <w:tc>
          <w:tcPr>
            <w:tcW w:w="0" w:type="auto"/>
            <w:hideMark/>
          </w:tcPr>
          <w:p w14:paraId="67408694" w14:textId="77777777" w:rsidR="00436079" w:rsidRDefault="00436079" w:rsidP="00882601">
            <w:r>
              <w:t>located between two (reference) points</w:t>
            </w:r>
          </w:p>
        </w:tc>
      </w:tr>
      <w:tr w:rsidR="00436079" w14:paraId="6901A960" w14:textId="77777777" w:rsidTr="00882601">
        <w:tc>
          <w:tcPr>
            <w:tcW w:w="0" w:type="auto"/>
            <w:shd w:val="clear" w:color="auto" w:fill="F2F2F2" w:themeFill="background1" w:themeFillShade="F2"/>
            <w:hideMark/>
          </w:tcPr>
          <w:p w14:paraId="59EBDC8E" w14:textId="77777777" w:rsidR="00436079" w:rsidRDefault="00436079" w:rsidP="00882601">
            <w:r>
              <w:t>downstream</w:t>
            </w:r>
          </w:p>
        </w:tc>
        <w:tc>
          <w:tcPr>
            <w:tcW w:w="0" w:type="auto"/>
            <w:hideMark/>
          </w:tcPr>
          <w:p w14:paraId="48791AB0" w14:textId="77777777" w:rsidR="00436079" w:rsidRDefault="00436079" w:rsidP="00882601">
            <w:r>
              <w:t>located downstream of the (reference) point, e.g. in the direction of the current in a river or stream.</w:t>
            </w:r>
          </w:p>
        </w:tc>
      </w:tr>
      <w:tr w:rsidR="00436079" w14:paraId="30E40813" w14:textId="77777777" w:rsidTr="00882601">
        <w:tc>
          <w:tcPr>
            <w:tcW w:w="0" w:type="auto"/>
            <w:shd w:val="clear" w:color="auto" w:fill="F2F2F2" w:themeFill="background1" w:themeFillShade="F2"/>
            <w:hideMark/>
          </w:tcPr>
          <w:p w14:paraId="7FCBC71A" w14:textId="77777777" w:rsidR="00436079" w:rsidRDefault="00436079" w:rsidP="00882601">
            <w:r>
              <w:t>left</w:t>
            </w:r>
          </w:p>
        </w:tc>
        <w:tc>
          <w:tcPr>
            <w:tcW w:w="0" w:type="auto"/>
            <w:hideMark/>
          </w:tcPr>
          <w:p w14:paraId="47A21A9E" w14:textId="77777777" w:rsidR="00436079" w:rsidRDefault="00436079" w:rsidP="00882601">
            <w:r>
              <w:t>located left-hand of the (reference) point when facing downstream.</w:t>
            </w:r>
          </w:p>
        </w:tc>
      </w:tr>
      <w:tr w:rsidR="00436079" w14:paraId="3BA5C9F1" w14:textId="77777777" w:rsidTr="00882601">
        <w:tc>
          <w:tcPr>
            <w:tcW w:w="0" w:type="auto"/>
            <w:shd w:val="clear" w:color="auto" w:fill="F2F2F2" w:themeFill="background1" w:themeFillShade="F2"/>
            <w:hideMark/>
          </w:tcPr>
          <w:p w14:paraId="3716913A" w14:textId="77777777" w:rsidR="00436079" w:rsidRDefault="00436079" w:rsidP="00882601">
            <w:r>
              <w:t>nearby</w:t>
            </w:r>
          </w:p>
        </w:tc>
        <w:tc>
          <w:tcPr>
            <w:tcW w:w="0" w:type="auto"/>
            <w:hideMark/>
          </w:tcPr>
          <w:p w14:paraId="77CE2D1E" w14:textId="77777777" w:rsidR="00436079" w:rsidRDefault="00436079" w:rsidP="00882601">
            <w:r>
              <w:t>located in a short distance to the (reference) point.</w:t>
            </w:r>
          </w:p>
        </w:tc>
      </w:tr>
      <w:tr w:rsidR="00436079" w14:paraId="77558DC8" w14:textId="77777777" w:rsidTr="00882601">
        <w:tc>
          <w:tcPr>
            <w:tcW w:w="0" w:type="auto"/>
            <w:shd w:val="clear" w:color="auto" w:fill="F2F2F2" w:themeFill="background1" w:themeFillShade="F2"/>
            <w:hideMark/>
          </w:tcPr>
          <w:p w14:paraId="6240E78F" w14:textId="77777777" w:rsidR="00436079" w:rsidRDefault="00436079" w:rsidP="00882601">
            <w:r>
              <w:t>right</w:t>
            </w:r>
          </w:p>
        </w:tc>
        <w:tc>
          <w:tcPr>
            <w:tcW w:w="0" w:type="auto"/>
            <w:hideMark/>
          </w:tcPr>
          <w:p w14:paraId="6F003DF3" w14:textId="77777777" w:rsidR="00436079" w:rsidRDefault="00436079" w:rsidP="00882601">
            <w:r>
              <w:t>located right-hand of the (reference) point when facing downstream.</w:t>
            </w:r>
          </w:p>
        </w:tc>
      </w:tr>
      <w:tr w:rsidR="00436079" w14:paraId="4C13AF5A" w14:textId="77777777" w:rsidTr="00882601">
        <w:tc>
          <w:tcPr>
            <w:tcW w:w="0" w:type="auto"/>
            <w:shd w:val="clear" w:color="auto" w:fill="F2F2F2" w:themeFill="background1" w:themeFillShade="F2"/>
            <w:hideMark/>
          </w:tcPr>
          <w:p w14:paraId="282D3143" w14:textId="77777777" w:rsidR="00436079" w:rsidRDefault="00436079" w:rsidP="00882601">
            <w:r>
              <w:t>upstream</w:t>
            </w:r>
          </w:p>
        </w:tc>
        <w:tc>
          <w:tcPr>
            <w:tcW w:w="0" w:type="auto"/>
            <w:hideMark/>
          </w:tcPr>
          <w:p w14:paraId="68C797B3" w14:textId="77777777" w:rsidR="00436079" w:rsidRDefault="00436079" w:rsidP="00882601">
            <w:r>
              <w:t>located upstream of the (reference) point, e.g. in the direction towards the source of a stream.</w:t>
            </w:r>
          </w:p>
        </w:tc>
      </w:tr>
    </w:tbl>
    <w:p w14:paraId="340F1C8F" w14:textId="77777777" w:rsidR="00436079" w:rsidRDefault="00436079" w:rsidP="00B44DA2">
      <w:pPr>
        <w:pStyle w:val="berschrift2"/>
        <w:numPr>
          <w:ilvl w:val="0"/>
          <w:numId w:val="0"/>
        </w:numPr>
      </w:pPr>
      <w:bookmarkStart w:id="245" w:name="_Toc463963495"/>
      <w:r>
        <w:t>B.3 Terms commonly used in hydrology to describe a drainage pattern</w:t>
      </w:r>
      <w:bookmarkEnd w:id="245"/>
    </w:p>
    <w:tbl>
      <w:tblPr>
        <w:tblStyle w:val="Tabellenraster"/>
        <w:tblW w:w="0" w:type="auto"/>
        <w:tblLook w:val="04A0" w:firstRow="1" w:lastRow="0" w:firstColumn="1" w:lastColumn="0" w:noHBand="0" w:noVBand="1"/>
      </w:tblPr>
      <w:tblGrid>
        <w:gridCol w:w="1323"/>
        <w:gridCol w:w="7533"/>
      </w:tblGrid>
      <w:tr w:rsidR="00436079" w14:paraId="649F8138" w14:textId="77777777" w:rsidTr="00882601">
        <w:tc>
          <w:tcPr>
            <w:tcW w:w="0" w:type="auto"/>
            <w:shd w:val="clear" w:color="auto" w:fill="F2F2F2" w:themeFill="background1" w:themeFillShade="F2"/>
            <w:hideMark/>
          </w:tcPr>
          <w:p w14:paraId="42C76DCB" w14:textId="77777777" w:rsidR="00436079" w:rsidRDefault="00436079" w:rsidP="00882601">
            <w:pPr>
              <w:rPr>
                <w:b/>
                <w:bCs/>
              </w:rPr>
            </w:pPr>
            <w:r>
              <w:rPr>
                <w:b/>
                <w:bCs/>
              </w:rPr>
              <w:t>Code list</w:t>
            </w:r>
          </w:p>
        </w:tc>
        <w:tc>
          <w:tcPr>
            <w:tcW w:w="0" w:type="auto"/>
            <w:hideMark/>
          </w:tcPr>
          <w:p w14:paraId="77CBE866" w14:textId="77777777" w:rsidR="00436079" w:rsidRDefault="00436079" w:rsidP="00882601">
            <w:pPr>
              <w:jc w:val="center"/>
              <w:rPr>
                <w:b/>
                <w:bCs/>
              </w:rPr>
            </w:pPr>
            <w:r>
              <w:rPr>
                <w:rStyle w:val="Fett"/>
              </w:rPr>
              <w:t>Drainage Pattern</w:t>
            </w:r>
          </w:p>
        </w:tc>
      </w:tr>
      <w:tr w:rsidR="00436079" w14:paraId="74A80063" w14:textId="77777777" w:rsidTr="00882601">
        <w:tc>
          <w:tcPr>
            <w:tcW w:w="0" w:type="auto"/>
            <w:shd w:val="clear" w:color="auto" w:fill="F2F2F2" w:themeFill="background1" w:themeFillShade="F2"/>
            <w:hideMark/>
          </w:tcPr>
          <w:p w14:paraId="562D3E66" w14:textId="77777777" w:rsidR="00436079" w:rsidRDefault="00436079" w:rsidP="00882601">
            <w:r>
              <w:lastRenderedPageBreak/>
              <w:t>annular</w:t>
            </w:r>
          </w:p>
        </w:tc>
        <w:tc>
          <w:tcPr>
            <w:tcW w:w="0" w:type="auto"/>
            <w:hideMark/>
          </w:tcPr>
          <w:p w14:paraId="20BFAEF7" w14:textId="0422EEDB" w:rsidR="00436079" w:rsidRDefault="00436079" w:rsidP="00882601">
            <w:r>
              <w:t xml:space="preserve">main rivers have circular pattern with subsidiary channels at right </w:t>
            </w:r>
            <w:r w:rsidR="00743755">
              <w:t>angles</w:t>
            </w:r>
            <w:r>
              <w:t>.</w:t>
            </w:r>
          </w:p>
        </w:tc>
      </w:tr>
      <w:tr w:rsidR="00436079" w14:paraId="19C5799F" w14:textId="77777777" w:rsidTr="00882601">
        <w:tc>
          <w:tcPr>
            <w:tcW w:w="0" w:type="auto"/>
            <w:shd w:val="clear" w:color="auto" w:fill="F2F2F2" w:themeFill="background1" w:themeFillShade="F2"/>
            <w:hideMark/>
          </w:tcPr>
          <w:p w14:paraId="6C23BAD1" w14:textId="77777777" w:rsidR="00436079" w:rsidRDefault="00436079" w:rsidP="00882601">
            <w:r>
              <w:t>centripetal</w:t>
            </w:r>
          </w:p>
        </w:tc>
        <w:tc>
          <w:tcPr>
            <w:tcW w:w="0" w:type="auto"/>
            <w:hideMark/>
          </w:tcPr>
          <w:p w14:paraId="31C2D080" w14:textId="77777777" w:rsidR="00436079" w:rsidRDefault="00436079" w:rsidP="00882601">
            <w:r>
              <w:t>streams flow inward to center.</w:t>
            </w:r>
          </w:p>
        </w:tc>
      </w:tr>
      <w:tr w:rsidR="00436079" w14:paraId="1189BA2B" w14:textId="77777777" w:rsidTr="00882601">
        <w:tc>
          <w:tcPr>
            <w:tcW w:w="0" w:type="auto"/>
            <w:shd w:val="clear" w:color="auto" w:fill="F2F2F2" w:themeFill="background1" w:themeFillShade="F2"/>
            <w:hideMark/>
          </w:tcPr>
          <w:p w14:paraId="47D7884D" w14:textId="77777777" w:rsidR="00436079" w:rsidRDefault="00436079" w:rsidP="00882601">
            <w:r>
              <w:t>dendritic</w:t>
            </w:r>
          </w:p>
        </w:tc>
        <w:tc>
          <w:tcPr>
            <w:tcW w:w="0" w:type="auto"/>
            <w:hideMark/>
          </w:tcPr>
          <w:p w14:paraId="3294CD03" w14:textId="77777777" w:rsidR="00436079" w:rsidRDefault="00436079" w:rsidP="00882601">
            <w:r>
              <w:t>spreading treelike arrangement; no evident orientation of channels (random orientation).</w:t>
            </w:r>
          </w:p>
        </w:tc>
      </w:tr>
      <w:tr w:rsidR="00436079" w14:paraId="15DCD96B" w14:textId="77777777" w:rsidTr="00882601">
        <w:tc>
          <w:tcPr>
            <w:tcW w:w="0" w:type="auto"/>
            <w:shd w:val="clear" w:color="auto" w:fill="F2F2F2" w:themeFill="background1" w:themeFillShade="F2"/>
            <w:hideMark/>
          </w:tcPr>
          <w:p w14:paraId="6BB7C16F" w14:textId="77777777" w:rsidR="00436079" w:rsidRDefault="00436079" w:rsidP="00882601">
            <w:r>
              <w:t>distributary</w:t>
            </w:r>
          </w:p>
        </w:tc>
        <w:tc>
          <w:tcPr>
            <w:tcW w:w="0" w:type="auto"/>
            <w:hideMark/>
          </w:tcPr>
          <w:p w14:paraId="0384B9E9" w14:textId="77777777" w:rsidR="00436079" w:rsidRDefault="00436079" w:rsidP="00882601">
            <w:r>
              <w:t>one main channel divides into many channel-ways ending with many outlets.</w:t>
            </w:r>
          </w:p>
        </w:tc>
      </w:tr>
      <w:tr w:rsidR="00436079" w14:paraId="5404E43D" w14:textId="77777777" w:rsidTr="00882601">
        <w:tc>
          <w:tcPr>
            <w:tcW w:w="0" w:type="auto"/>
            <w:shd w:val="clear" w:color="auto" w:fill="F2F2F2" w:themeFill="background1" w:themeFillShade="F2"/>
            <w:hideMark/>
          </w:tcPr>
          <w:p w14:paraId="548D9312" w14:textId="77777777" w:rsidR="00436079" w:rsidRDefault="00436079" w:rsidP="00882601">
            <w:r>
              <w:t>parallel</w:t>
            </w:r>
          </w:p>
        </w:tc>
        <w:tc>
          <w:tcPr>
            <w:tcW w:w="0" w:type="auto"/>
            <w:hideMark/>
          </w:tcPr>
          <w:p w14:paraId="564FF207" w14:textId="345E4358" w:rsidR="00436079" w:rsidRDefault="00436079" w:rsidP="00882601">
            <w:r>
              <w:t xml:space="preserve">main channels regularly spaced and parallel or sub-parallel to each other; tributaries join at very acute </w:t>
            </w:r>
            <w:r w:rsidR="00743755">
              <w:t>angles</w:t>
            </w:r>
            <w:r>
              <w:t>.</w:t>
            </w:r>
          </w:p>
        </w:tc>
      </w:tr>
      <w:tr w:rsidR="00436079" w14:paraId="7FD6E33E" w14:textId="77777777" w:rsidTr="00882601">
        <w:tc>
          <w:tcPr>
            <w:tcW w:w="0" w:type="auto"/>
            <w:shd w:val="clear" w:color="auto" w:fill="F2F2F2" w:themeFill="background1" w:themeFillShade="F2"/>
            <w:hideMark/>
          </w:tcPr>
          <w:p w14:paraId="5AB4CF00" w14:textId="77777777" w:rsidR="00436079" w:rsidRDefault="00436079" w:rsidP="00882601">
            <w:r>
              <w:t>pinnate</w:t>
            </w:r>
          </w:p>
        </w:tc>
        <w:tc>
          <w:tcPr>
            <w:tcW w:w="0" w:type="auto"/>
            <w:hideMark/>
          </w:tcPr>
          <w:p w14:paraId="657620D8" w14:textId="77777777" w:rsidR="00436079" w:rsidRDefault="00436079" w:rsidP="00882601">
            <w:r>
              <w:t>featherlike, closely grouped , short tributaries (fine texture).</w:t>
            </w:r>
          </w:p>
        </w:tc>
      </w:tr>
      <w:tr w:rsidR="00436079" w14:paraId="0CFFEAD3" w14:textId="77777777" w:rsidTr="00882601">
        <w:tc>
          <w:tcPr>
            <w:tcW w:w="0" w:type="auto"/>
            <w:shd w:val="clear" w:color="auto" w:fill="F2F2F2" w:themeFill="background1" w:themeFillShade="F2"/>
            <w:hideMark/>
          </w:tcPr>
          <w:p w14:paraId="71D8CD7D" w14:textId="77777777" w:rsidR="00436079" w:rsidRDefault="00436079" w:rsidP="00882601">
            <w:r>
              <w:t>radial</w:t>
            </w:r>
          </w:p>
        </w:tc>
        <w:tc>
          <w:tcPr>
            <w:tcW w:w="0" w:type="auto"/>
            <w:hideMark/>
          </w:tcPr>
          <w:p w14:paraId="255019F1" w14:textId="77777777" w:rsidR="00436079" w:rsidRDefault="00436079" w:rsidP="00882601">
            <w:r>
              <w:t>streams flow outward from center.</w:t>
            </w:r>
          </w:p>
        </w:tc>
      </w:tr>
      <w:tr w:rsidR="00436079" w14:paraId="41BB3EB7" w14:textId="77777777" w:rsidTr="00882601">
        <w:tc>
          <w:tcPr>
            <w:tcW w:w="0" w:type="auto"/>
            <w:shd w:val="clear" w:color="auto" w:fill="F2F2F2" w:themeFill="background1" w:themeFillShade="F2"/>
            <w:hideMark/>
          </w:tcPr>
          <w:p w14:paraId="50E063F0" w14:textId="77777777" w:rsidR="00436079" w:rsidRDefault="00436079" w:rsidP="00882601">
            <w:r>
              <w:t>rectangular</w:t>
            </w:r>
          </w:p>
        </w:tc>
        <w:tc>
          <w:tcPr>
            <w:tcW w:w="0" w:type="auto"/>
            <w:hideMark/>
          </w:tcPr>
          <w:p w14:paraId="4B66CC5F" w14:textId="77777777" w:rsidR="00436079" w:rsidRDefault="00436079" w:rsidP="00882601">
            <w:r>
              <w:t>drainage forms a perpendicular net with the two directions equally developed.</w:t>
            </w:r>
          </w:p>
        </w:tc>
      </w:tr>
      <w:tr w:rsidR="00436079" w14:paraId="368938D1" w14:textId="77777777" w:rsidTr="00882601">
        <w:tc>
          <w:tcPr>
            <w:tcW w:w="0" w:type="auto"/>
            <w:shd w:val="clear" w:color="auto" w:fill="F2F2F2" w:themeFill="background1" w:themeFillShade="F2"/>
            <w:hideMark/>
          </w:tcPr>
          <w:p w14:paraId="4761C307" w14:textId="77777777" w:rsidR="00436079" w:rsidRDefault="00436079" w:rsidP="00882601">
            <w:r>
              <w:t>trellis</w:t>
            </w:r>
          </w:p>
        </w:tc>
        <w:tc>
          <w:tcPr>
            <w:tcW w:w="0" w:type="auto"/>
            <w:hideMark/>
          </w:tcPr>
          <w:p w14:paraId="0C83C780" w14:textId="77777777" w:rsidR="00436079" w:rsidRDefault="00436079" w:rsidP="00882601">
            <w:r>
              <w:t>a dominant drainage direction with a secondary direction perpendicular to this; primary tributaries join main stream at right angles, secondary tributaries parallel main stem.</w:t>
            </w:r>
          </w:p>
        </w:tc>
      </w:tr>
    </w:tbl>
    <w:p w14:paraId="6DB8C9E3" w14:textId="77777777" w:rsidR="00436079" w:rsidRDefault="00436079" w:rsidP="00B44DA2">
      <w:pPr>
        <w:pStyle w:val="berschrift2"/>
        <w:numPr>
          <w:ilvl w:val="0"/>
          <w:numId w:val="0"/>
        </w:numPr>
      </w:pPr>
      <w:bookmarkStart w:id="246" w:name="_Toc463963496"/>
      <w:r>
        <w:t>B.4 Terms commonly used to indicate the type of name usage.</w:t>
      </w:r>
      <w:bookmarkEnd w:id="246"/>
    </w:p>
    <w:tbl>
      <w:tblPr>
        <w:tblStyle w:val="Tabellenraster"/>
        <w:tblW w:w="8897" w:type="dxa"/>
        <w:tblLook w:val="04A0" w:firstRow="1" w:lastRow="0" w:firstColumn="1" w:lastColumn="0" w:noHBand="0" w:noVBand="1"/>
      </w:tblPr>
      <w:tblGrid>
        <w:gridCol w:w="1456"/>
        <w:gridCol w:w="7441"/>
      </w:tblGrid>
      <w:tr w:rsidR="00436079" w14:paraId="526B7BAB" w14:textId="77777777" w:rsidTr="00053FB3">
        <w:tc>
          <w:tcPr>
            <w:tcW w:w="0" w:type="auto"/>
            <w:shd w:val="clear" w:color="auto" w:fill="F2F2F2" w:themeFill="background1" w:themeFillShade="F2"/>
            <w:hideMark/>
          </w:tcPr>
          <w:p w14:paraId="6525EC85" w14:textId="31045D29" w:rsidR="00436079" w:rsidRDefault="00436079" w:rsidP="00882601">
            <w:pPr>
              <w:rPr>
                <w:b/>
                <w:bCs/>
              </w:rPr>
            </w:pPr>
            <w:r>
              <w:rPr>
                <w:b/>
                <w:bCs/>
              </w:rPr>
              <w:t>Code</w:t>
            </w:r>
            <w:r w:rsidR="00FA576C">
              <w:rPr>
                <w:b/>
                <w:bCs/>
              </w:rPr>
              <w:t xml:space="preserve"> </w:t>
            </w:r>
            <w:r>
              <w:rPr>
                <w:b/>
                <w:bCs/>
              </w:rPr>
              <w:t>list</w:t>
            </w:r>
          </w:p>
        </w:tc>
        <w:tc>
          <w:tcPr>
            <w:tcW w:w="7441" w:type="dxa"/>
            <w:hideMark/>
          </w:tcPr>
          <w:p w14:paraId="7AEF8919" w14:textId="77777777" w:rsidR="00436079" w:rsidRDefault="00436079" w:rsidP="00882601">
            <w:pPr>
              <w:jc w:val="center"/>
              <w:rPr>
                <w:b/>
                <w:bCs/>
              </w:rPr>
            </w:pPr>
            <w:r>
              <w:rPr>
                <w:rStyle w:val="Fett"/>
              </w:rPr>
              <w:t>Usage Type</w:t>
            </w:r>
          </w:p>
        </w:tc>
      </w:tr>
      <w:tr w:rsidR="00436079" w14:paraId="6A82D1B5" w14:textId="77777777" w:rsidTr="00053FB3">
        <w:tc>
          <w:tcPr>
            <w:tcW w:w="0" w:type="auto"/>
            <w:shd w:val="clear" w:color="auto" w:fill="F2F2F2" w:themeFill="background1" w:themeFillShade="F2"/>
            <w:hideMark/>
          </w:tcPr>
          <w:p w14:paraId="00742511" w14:textId="77777777" w:rsidR="00436079" w:rsidRDefault="00436079" w:rsidP="00882601">
            <w:r>
              <w:t>conventional</w:t>
            </w:r>
          </w:p>
        </w:tc>
        <w:tc>
          <w:tcPr>
            <w:tcW w:w="7441" w:type="dxa"/>
            <w:hideMark/>
          </w:tcPr>
          <w:p w14:paraId="02BEBDC5" w14:textId="77777777" w:rsidR="00436079" w:rsidRDefault="00436079" w:rsidP="00882601">
            <w:r>
              <w:t>accepted, used, or practiced by most people ('agreed by convention')</w:t>
            </w:r>
          </w:p>
        </w:tc>
      </w:tr>
      <w:tr w:rsidR="00436079" w14:paraId="4B306777" w14:textId="77777777" w:rsidTr="00053FB3">
        <w:tc>
          <w:tcPr>
            <w:tcW w:w="0" w:type="auto"/>
            <w:shd w:val="clear" w:color="auto" w:fill="F2F2F2" w:themeFill="background1" w:themeFillShade="F2"/>
            <w:hideMark/>
          </w:tcPr>
          <w:p w14:paraId="37B3F95C" w14:textId="77777777" w:rsidR="00436079" w:rsidRDefault="00436079" w:rsidP="00882601">
            <w:r>
              <w:t>historical</w:t>
            </w:r>
          </w:p>
        </w:tc>
        <w:tc>
          <w:tcPr>
            <w:tcW w:w="7441" w:type="dxa"/>
            <w:hideMark/>
          </w:tcPr>
          <w:p w14:paraId="0E721F88" w14:textId="77777777" w:rsidR="00436079" w:rsidRDefault="00436079" w:rsidP="00882601">
            <w:r>
              <w:t>restricted to or based on fact in history</w:t>
            </w:r>
          </w:p>
        </w:tc>
      </w:tr>
      <w:tr w:rsidR="00436079" w14:paraId="480EAD30" w14:textId="77777777" w:rsidTr="00053FB3">
        <w:tc>
          <w:tcPr>
            <w:tcW w:w="0" w:type="auto"/>
            <w:shd w:val="clear" w:color="auto" w:fill="F2F2F2" w:themeFill="background1" w:themeFillShade="F2"/>
            <w:hideMark/>
          </w:tcPr>
          <w:p w14:paraId="1AFE2FE0" w14:textId="77777777" w:rsidR="00436079" w:rsidRDefault="00436079" w:rsidP="00882601">
            <w:r>
              <w:t>official</w:t>
            </w:r>
          </w:p>
        </w:tc>
        <w:tc>
          <w:tcPr>
            <w:tcW w:w="7441" w:type="dxa"/>
            <w:hideMark/>
          </w:tcPr>
          <w:p w14:paraId="247F7094" w14:textId="77777777" w:rsidR="00436079" w:rsidRDefault="00436079" w:rsidP="00882601">
            <w:r>
              <w:t>ordered or allowed by those in authority</w:t>
            </w:r>
          </w:p>
        </w:tc>
      </w:tr>
      <w:tr w:rsidR="00436079" w14:paraId="0C395D72" w14:textId="77777777" w:rsidTr="00053FB3">
        <w:tc>
          <w:tcPr>
            <w:tcW w:w="0" w:type="auto"/>
            <w:shd w:val="clear" w:color="auto" w:fill="F2F2F2" w:themeFill="background1" w:themeFillShade="F2"/>
            <w:hideMark/>
          </w:tcPr>
          <w:p w14:paraId="7616F8F4" w14:textId="77777777" w:rsidR="00436079" w:rsidRDefault="00436079" w:rsidP="00882601">
            <w:r>
              <w:t>vernacular</w:t>
            </w:r>
          </w:p>
        </w:tc>
        <w:tc>
          <w:tcPr>
            <w:tcW w:w="7441" w:type="dxa"/>
            <w:hideMark/>
          </w:tcPr>
          <w:p w14:paraId="6A59A5C5" w14:textId="77777777" w:rsidR="00436079" w:rsidRDefault="00436079" w:rsidP="00882601">
            <w:r>
              <w:t>used in or suitable for speech, usually not used in formal writing</w:t>
            </w:r>
          </w:p>
        </w:tc>
      </w:tr>
    </w:tbl>
    <w:p w14:paraId="1B5106F4" w14:textId="77777777" w:rsidR="00F7549D" w:rsidRDefault="00F7549D" w:rsidP="00436079">
      <w:pPr>
        <w:pStyle w:val="berschrift2"/>
        <w:numPr>
          <w:ilvl w:val="0"/>
          <w:numId w:val="0"/>
        </w:numPr>
        <w:rPr>
          <w:i/>
        </w:rPr>
        <w:sectPr w:rsidR="00F7549D" w:rsidSect="008F68A0">
          <w:footerReference w:type="even" r:id="rId96"/>
          <w:footerReference w:type="default" r:id="rId97"/>
          <w:type w:val="oddPage"/>
          <w:pgSz w:w="12240" w:h="15840"/>
          <w:pgMar w:top="1440" w:right="1800" w:bottom="1440" w:left="1800" w:header="720" w:footer="720" w:gutter="0"/>
          <w:pgNumType w:start="1"/>
          <w:cols w:space="720"/>
          <w:docGrid w:linePitch="360"/>
        </w:sectPr>
      </w:pPr>
    </w:p>
    <w:p w14:paraId="24198369" w14:textId="65D0767A" w:rsidR="00D77B53" w:rsidRPr="00B44DA2" w:rsidRDefault="00D77B53" w:rsidP="00182684">
      <w:pPr>
        <w:pStyle w:val="berschrift1"/>
        <w:numPr>
          <w:ilvl w:val="0"/>
          <w:numId w:val="0"/>
        </w:numPr>
      </w:pPr>
      <w:bookmarkStart w:id="247" w:name="_Toc463963497"/>
      <w:r w:rsidRPr="00B44DA2">
        <w:lastRenderedPageBreak/>
        <w:t>ANNEX C:  HY_Features  - AHGF Mapping</w:t>
      </w:r>
      <w:bookmarkEnd w:id="247"/>
    </w:p>
    <w:p w14:paraId="01D30739" w14:textId="11E22C9E" w:rsidR="00D77B53" w:rsidRDefault="00D77B53" w:rsidP="00D77B53">
      <w:r w:rsidRPr="00D7735B">
        <w:t xml:space="preserve">This is a </w:t>
      </w:r>
      <w:r w:rsidR="005458C5">
        <w:t>descriptive</w:t>
      </w:r>
      <w:r w:rsidRPr="00D7735B">
        <w:t xml:space="preserve"> mapping for the Australian Hydrological Geospatial Fabric (AHGF)</w:t>
      </w:r>
      <w:r w:rsidR="005458C5">
        <w:t xml:space="preserve"> </w:t>
      </w:r>
      <w:r w:rsidR="00E266F1">
        <w:t>[11</w:t>
      </w:r>
      <w:r w:rsidR="00065CF9">
        <w:t>].</w:t>
      </w:r>
      <w:r w:rsidR="005458C5">
        <w:t xml:space="preserve"> It is intended to provide an understanding of the basic relationship of HY_Features concepts and the AHGF hydrologic feature implementation.</w:t>
      </w:r>
    </w:p>
    <w:p w14:paraId="17C8D267" w14:textId="2A681B16" w:rsidR="00D77B53" w:rsidRPr="00D7735B" w:rsidRDefault="00D77B53" w:rsidP="00B44DA2">
      <w:pPr>
        <w:pStyle w:val="berschrift2"/>
        <w:numPr>
          <w:ilvl w:val="0"/>
          <w:numId w:val="0"/>
        </w:numPr>
      </w:pPr>
      <w:bookmarkStart w:id="248" w:name="_Toc463963498"/>
      <w:r>
        <w:t>C.1 Catchment</w:t>
      </w:r>
      <w:r w:rsidR="00B246A3">
        <w:t xml:space="preserve"> Model</w:t>
      </w:r>
      <w:bookmarkEnd w:id="248"/>
    </w:p>
    <w:tbl>
      <w:tblPr>
        <w:tblStyle w:val="Tabellenraster"/>
        <w:tblW w:w="0" w:type="auto"/>
        <w:tblLook w:val="06A0" w:firstRow="1" w:lastRow="0" w:firstColumn="1" w:lastColumn="0" w:noHBand="1" w:noVBand="1"/>
      </w:tblPr>
      <w:tblGrid>
        <w:gridCol w:w="3029"/>
        <w:gridCol w:w="2633"/>
        <w:gridCol w:w="7514"/>
      </w:tblGrid>
      <w:tr w:rsidR="00D77B53" w:rsidRPr="00D7735B" w14:paraId="674AEDE3" w14:textId="77777777" w:rsidTr="00882601">
        <w:tc>
          <w:tcPr>
            <w:tcW w:w="0" w:type="auto"/>
            <w:shd w:val="clear" w:color="auto" w:fill="F2F2F2" w:themeFill="background1" w:themeFillShade="F2"/>
            <w:hideMark/>
          </w:tcPr>
          <w:p w14:paraId="0E3C71D8" w14:textId="77777777" w:rsidR="00D77B53" w:rsidRPr="00D7735B" w:rsidRDefault="00D77B53" w:rsidP="00882601">
            <w:pPr>
              <w:spacing w:after="0"/>
              <w:rPr>
                <w:b/>
                <w:bCs/>
              </w:rPr>
            </w:pPr>
            <w:r w:rsidRPr="00D7735B">
              <w:rPr>
                <w:b/>
                <w:bCs/>
              </w:rPr>
              <w:t>HY_Features Name</w:t>
            </w:r>
          </w:p>
        </w:tc>
        <w:tc>
          <w:tcPr>
            <w:tcW w:w="0" w:type="auto"/>
            <w:hideMark/>
          </w:tcPr>
          <w:p w14:paraId="3FE82D55" w14:textId="77777777" w:rsidR="00D77B53" w:rsidRPr="00D7735B" w:rsidRDefault="00D77B53" w:rsidP="00882601">
            <w:pPr>
              <w:spacing w:after="0"/>
              <w:jc w:val="center"/>
              <w:rPr>
                <w:b/>
                <w:bCs/>
              </w:rPr>
            </w:pPr>
            <w:r w:rsidRPr="00D7735B">
              <w:rPr>
                <w:b/>
                <w:bCs/>
              </w:rPr>
              <w:t>AHGF Class</w:t>
            </w:r>
          </w:p>
        </w:tc>
        <w:tc>
          <w:tcPr>
            <w:tcW w:w="0" w:type="auto"/>
            <w:hideMark/>
          </w:tcPr>
          <w:p w14:paraId="491FE2C1" w14:textId="77777777" w:rsidR="00D77B53" w:rsidRPr="00D7735B" w:rsidRDefault="00D77B53" w:rsidP="00882601">
            <w:pPr>
              <w:spacing w:after="0"/>
              <w:jc w:val="center"/>
              <w:rPr>
                <w:b/>
                <w:bCs/>
              </w:rPr>
            </w:pPr>
            <w:r w:rsidRPr="00D7735B">
              <w:rPr>
                <w:b/>
                <w:bCs/>
              </w:rPr>
              <w:t>Comment</w:t>
            </w:r>
          </w:p>
        </w:tc>
      </w:tr>
      <w:tr w:rsidR="00D77B53" w:rsidRPr="00D7735B" w14:paraId="3DECCB89" w14:textId="77777777" w:rsidTr="00882601">
        <w:tc>
          <w:tcPr>
            <w:tcW w:w="0" w:type="auto"/>
            <w:shd w:val="clear" w:color="auto" w:fill="F2F2F2" w:themeFill="background1" w:themeFillShade="F2"/>
            <w:hideMark/>
          </w:tcPr>
          <w:p w14:paraId="40950D42" w14:textId="77777777" w:rsidR="00D77B53" w:rsidRPr="00D7735B" w:rsidRDefault="00D77B53" w:rsidP="00882601">
            <w:pPr>
              <w:spacing w:after="0"/>
            </w:pPr>
            <w:r w:rsidRPr="00D7735B">
              <w:t>HY_Catchment</w:t>
            </w:r>
          </w:p>
        </w:tc>
        <w:tc>
          <w:tcPr>
            <w:tcW w:w="0" w:type="auto"/>
            <w:hideMark/>
          </w:tcPr>
          <w:p w14:paraId="312A771E" w14:textId="77777777" w:rsidR="00D77B53" w:rsidRPr="00D7735B" w:rsidRDefault="00D77B53" w:rsidP="00882601">
            <w:pPr>
              <w:spacing w:after="0"/>
            </w:pPr>
            <w:proofErr w:type="spellStart"/>
            <w:r w:rsidRPr="00D7735B">
              <w:t>ConCatID</w:t>
            </w:r>
            <w:proofErr w:type="spellEnd"/>
          </w:p>
        </w:tc>
        <w:tc>
          <w:tcPr>
            <w:tcW w:w="0" w:type="auto"/>
            <w:hideMark/>
          </w:tcPr>
          <w:p w14:paraId="45288115" w14:textId="77777777" w:rsidR="00D77B53" w:rsidRPr="00D7735B" w:rsidRDefault="00D77B53" w:rsidP="00882601">
            <w:pPr>
              <w:spacing w:after="0"/>
            </w:pPr>
            <w:r w:rsidRPr="00D7735B">
              <w:t xml:space="preserve">Logical features identified via </w:t>
            </w:r>
            <w:proofErr w:type="spellStart"/>
            <w:r w:rsidRPr="00D7735B">
              <w:t>ConCatID</w:t>
            </w:r>
            <w:proofErr w:type="spellEnd"/>
            <w:r w:rsidRPr="00D7735B">
              <w:t xml:space="preserve"> with topological relationships defined via </w:t>
            </w:r>
            <w:proofErr w:type="spellStart"/>
            <w:r w:rsidRPr="00D7735B">
              <w:t>ConNodeID</w:t>
            </w:r>
            <w:proofErr w:type="spellEnd"/>
            <w:r w:rsidRPr="00D7735B">
              <w:t xml:space="preserve"> (</w:t>
            </w:r>
            <w:proofErr w:type="spellStart"/>
            <w:r w:rsidRPr="00D7735B">
              <w:t>HY_Outfall</w:t>
            </w:r>
            <w:proofErr w:type="spellEnd"/>
            <w:r w:rsidRPr="00D7735B">
              <w:t xml:space="preserve">). Can also be seen as the contributing set of logical features sharing a common </w:t>
            </w:r>
            <w:proofErr w:type="spellStart"/>
            <w:r w:rsidRPr="00D7735B">
              <w:t>ConCatID</w:t>
            </w:r>
            <w:proofErr w:type="spellEnd"/>
            <w:r w:rsidRPr="00D7735B">
              <w:t>.</w:t>
            </w:r>
          </w:p>
        </w:tc>
      </w:tr>
      <w:tr w:rsidR="00D77B53" w:rsidRPr="00D7735B" w14:paraId="2C6A7346" w14:textId="77777777" w:rsidTr="00882601">
        <w:tc>
          <w:tcPr>
            <w:tcW w:w="0" w:type="auto"/>
            <w:shd w:val="clear" w:color="auto" w:fill="F2F2F2" w:themeFill="background1" w:themeFillShade="F2"/>
            <w:hideMark/>
          </w:tcPr>
          <w:p w14:paraId="4049167E" w14:textId="77777777" w:rsidR="00D77B53" w:rsidRPr="00D7735B" w:rsidRDefault="00D77B53" w:rsidP="00882601">
            <w:pPr>
              <w:spacing w:after="0"/>
            </w:pPr>
            <w:proofErr w:type="spellStart"/>
            <w:r w:rsidRPr="00D7735B">
              <w:t>HY_DendriticCatchment</w:t>
            </w:r>
            <w:proofErr w:type="spellEnd"/>
          </w:p>
        </w:tc>
        <w:tc>
          <w:tcPr>
            <w:tcW w:w="0" w:type="auto"/>
            <w:hideMark/>
          </w:tcPr>
          <w:p w14:paraId="4EF0C3CD" w14:textId="77777777" w:rsidR="00D77B53" w:rsidRPr="00D7735B" w:rsidRDefault="00D77B53" w:rsidP="00882601">
            <w:pPr>
              <w:spacing w:after="0"/>
            </w:pPr>
            <w:proofErr w:type="spellStart"/>
            <w:r w:rsidRPr="00D7735B">
              <w:t>ConCatID</w:t>
            </w:r>
            <w:proofErr w:type="spellEnd"/>
          </w:p>
        </w:tc>
        <w:tc>
          <w:tcPr>
            <w:tcW w:w="0" w:type="auto"/>
            <w:hideMark/>
          </w:tcPr>
          <w:p w14:paraId="05947C1F" w14:textId="77777777" w:rsidR="00D77B53" w:rsidRPr="00D7735B" w:rsidRDefault="00D77B53" w:rsidP="00882601">
            <w:pPr>
              <w:spacing w:after="0"/>
            </w:pPr>
            <w:r w:rsidRPr="00D7735B">
              <w:t>All logical HY_Catchment features are constrained to be dendritic in the Geofabric.</w:t>
            </w:r>
          </w:p>
        </w:tc>
      </w:tr>
      <w:tr w:rsidR="00D77B53" w:rsidRPr="00D7735B" w14:paraId="65BBCD95" w14:textId="77777777" w:rsidTr="00882601">
        <w:tc>
          <w:tcPr>
            <w:tcW w:w="0" w:type="auto"/>
            <w:shd w:val="clear" w:color="auto" w:fill="F2F2F2" w:themeFill="background1" w:themeFillShade="F2"/>
            <w:hideMark/>
          </w:tcPr>
          <w:p w14:paraId="0AD51F3F" w14:textId="77777777" w:rsidR="00D77B53" w:rsidRPr="00D7735B" w:rsidRDefault="00D77B53" w:rsidP="00882601">
            <w:pPr>
              <w:spacing w:after="0"/>
            </w:pPr>
            <w:proofErr w:type="spellStart"/>
            <w:r w:rsidRPr="00D7735B">
              <w:t>HY_InteriorCatchment</w:t>
            </w:r>
            <w:proofErr w:type="spellEnd"/>
          </w:p>
        </w:tc>
        <w:tc>
          <w:tcPr>
            <w:tcW w:w="0" w:type="auto"/>
            <w:hideMark/>
          </w:tcPr>
          <w:p w14:paraId="2D1C6D0F" w14:textId="77777777" w:rsidR="00D77B53" w:rsidRPr="00D7735B" w:rsidRDefault="00D77B53" w:rsidP="00882601">
            <w:pPr>
              <w:spacing w:after="0"/>
            </w:pPr>
            <w:r w:rsidRPr="00D7735B">
              <w:t>Not represented</w:t>
            </w:r>
          </w:p>
        </w:tc>
        <w:tc>
          <w:tcPr>
            <w:tcW w:w="0" w:type="auto"/>
            <w:hideMark/>
          </w:tcPr>
          <w:p w14:paraId="3690A2A1" w14:textId="147EC4C5" w:rsidR="00D77B53" w:rsidRPr="00D7735B" w:rsidRDefault="00D77B53" w:rsidP="0097511A">
            <w:pPr>
              <w:spacing w:after="0"/>
            </w:pPr>
            <w:r w:rsidRPr="00D7735B">
              <w:t>All catchment areas defined by a particular DEM are considered to flow to a single common outlet.</w:t>
            </w:r>
            <w:r w:rsidR="0097511A">
              <w:t xml:space="preserve"> </w:t>
            </w:r>
            <w:r w:rsidR="007A4BD5">
              <w:br/>
              <w:t xml:space="preserve">Note: </w:t>
            </w:r>
            <w:r w:rsidR="0097511A">
              <w:t xml:space="preserve">Areas not flowing to a common outlet are aggregated with areas that do according to saddle points in the terrain model. </w:t>
            </w:r>
          </w:p>
        </w:tc>
      </w:tr>
      <w:tr w:rsidR="00D77B53" w:rsidRPr="00D7735B" w14:paraId="01119BF1" w14:textId="77777777" w:rsidTr="00882601">
        <w:tc>
          <w:tcPr>
            <w:tcW w:w="0" w:type="auto"/>
            <w:shd w:val="clear" w:color="auto" w:fill="F2F2F2" w:themeFill="background1" w:themeFillShade="F2"/>
            <w:hideMark/>
          </w:tcPr>
          <w:p w14:paraId="70CAB7D3" w14:textId="77777777" w:rsidR="00D77B53" w:rsidRPr="00D7735B" w:rsidRDefault="00D77B53" w:rsidP="00882601">
            <w:pPr>
              <w:spacing w:after="0"/>
            </w:pPr>
            <w:proofErr w:type="spellStart"/>
            <w:r w:rsidRPr="00D7735B">
              <w:t>HY_CatchmentAggregate</w:t>
            </w:r>
            <w:proofErr w:type="spellEnd"/>
          </w:p>
        </w:tc>
        <w:tc>
          <w:tcPr>
            <w:tcW w:w="0" w:type="auto"/>
            <w:hideMark/>
          </w:tcPr>
          <w:p w14:paraId="2BFB0CAB" w14:textId="77777777" w:rsidR="00D77B53" w:rsidRPr="00D7735B" w:rsidRDefault="00D77B53" w:rsidP="00882601">
            <w:pPr>
              <w:spacing w:after="0"/>
            </w:pPr>
            <w:r w:rsidRPr="00D7735B">
              <w:t xml:space="preserve">Collections of </w:t>
            </w:r>
            <w:proofErr w:type="spellStart"/>
            <w:r w:rsidRPr="00D7735B">
              <w:t>ConNodeID</w:t>
            </w:r>
            <w:proofErr w:type="spellEnd"/>
          </w:p>
        </w:tc>
        <w:tc>
          <w:tcPr>
            <w:tcW w:w="0" w:type="auto"/>
            <w:hideMark/>
          </w:tcPr>
          <w:p w14:paraId="5921CF11" w14:textId="77777777" w:rsidR="00D77B53" w:rsidRPr="00D7735B" w:rsidRDefault="00D77B53" w:rsidP="00882601">
            <w:pPr>
              <w:spacing w:after="0"/>
            </w:pPr>
            <w:r w:rsidRPr="00D7735B">
              <w:t xml:space="preserve">Network following connectivity via </w:t>
            </w:r>
            <w:proofErr w:type="spellStart"/>
            <w:r w:rsidRPr="00D7735B">
              <w:t>ConNodeID</w:t>
            </w:r>
            <w:proofErr w:type="spellEnd"/>
            <w:r w:rsidRPr="00D7735B">
              <w:t xml:space="preserve"> encapsulating divergent flows to remain dendritic in nature.</w:t>
            </w:r>
          </w:p>
        </w:tc>
      </w:tr>
      <w:tr w:rsidR="00D77B53" w:rsidRPr="00D7735B" w14:paraId="1AFCE281" w14:textId="77777777" w:rsidTr="00882601">
        <w:tc>
          <w:tcPr>
            <w:tcW w:w="0" w:type="auto"/>
            <w:shd w:val="clear" w:color="auto" w:fill="F2F2F2" w:themeFill="background1" w:themeFillShade="F2"/>
            <w:hideMark/>
          </w:tcPr>
          <w:p w14:paraId="1B981B15" w14:textId="77777777" w:rsidR="00D77B53" w:rsidRPr="00D7735B" w:rsidRDefault="00D77B53" w:rsidP="00882601">
            <w:pPr>
              <w:spacing w:after="0"/>
            </w:pPr>
            <w:proofErr w:type="spellStart"/>
            <w:r w:rsidRPr="00D7735B">
              <w:t>HY_Outfall</w:t>
            </w:r>
            <w:proofErr w:type="spellEnd"/>
          </w:p>
        </w:tc>
        <w:tc>
          <w:tcPr>
            <w:tcW w:w="0" w:type="auto"/>
            <w:hideMark/>
          </w:tcPr>
          <w:p w14:paraId="3553C6C1" w14:textId="77777777" w:rsidR="00D77B53" w:rsidRPr="00D7735B" w:rsidRDefault="00D77B53" w:rsidP="00882601">
            <w:pPr>
              <w:spacing w:after="0"/>
            </w:pPr>
            <w:proofErr w:type="spellStart"/>
            <w:r w:rsidRPr="00D7735B">
              <w:t>ConNodeID</w:t>
            </w:r>
            <w:proofErr w:type="spellEnd"/>
          </w:p>
        </w:tc>
        <w:tc>
          <w:tcPr>
            <w:tcW w:w="0" w:type="auto"/>
            <w:hideMark/>
          </w:tcPr>
          <w:p w14:paraId="69FC9C16" w14:textId="7FB641D8" w:rsidR="00D77B53" w:rsidRPr="00D7735B" w:rsidRDefault="00D77B53" w:rsidP="007A4BD5">
            <w:pPr>
              <w:spacing w:after="0"/>
            </w:pPr>
            <w:r w:rsidRPr="00D7735B">
              <w:t xml:space="preserve">All </w:t>
            </w:r>
            <w:proofErr w:type="spellStart"/>
            <w:r w:rsidRPr="00D7735B">
              <w:t>ConNodeID</w:t>
            </w:r>
            <w:proofErr w:type="spellEnd"/>
            <w:r w:rsidRPr="00D7735B">
              <w:t xml:space="preserve"> act in the role of outflow node (</w:t>
            </w:r>
            <w:proofErr w:type="spellStart"/>
            <w:r w:rsidRPr="00D7735B">
              <w:t>To_Node</w:t>
            </w:r>
            <w:proofErr w:type="spellEnd"/>
            <w:r w:rsidRPr="00D7735B">
              <w:t xml:space="preserve">) for one or more </w:t>
            </w:r>
            <w:proofErr w:type="spellStart"/>
            <w:r w:rsidRPr="00D7735B">
              <w:t>ConCatID</w:t>
            </w:r>
            <w:proofErr w:type="spellEnd"/>
            <w:r w:rsidRPr="00D7735B">
              <w:t xml:space="preserve"> catchment(s) and most also act in the role of inflow node</w:t>
            </w:r>
            <w:r w:rsidR="007A4BD5">
              <w:t xml:space="preserve"> (</w:t>
            </w:r>
            <w:proofErr w:type="spellStart"/>
            <w:r w:rsidR="007A4BD5">
              <w:t>From_Node</w:t>
            </w:r>
            <w:proofErr w:type="spellEnd"/>
            <w:r w:rsidR="007A4BD5">
              <w:t>)</w:t>
            </w:r>
            <w:r w:rsidRPr="00D7735B">
              <w:t xml:space="preserve"> for a single </w:t>
            </w:r>
            <w:proofErr w:type="spellStart"/>
            <w:r w:rsidRPr="00D7735B">
              <w:t>ConCatID</w:t>
            </w:r>
            <w:proofErr w:type="spellEnd"/>
            <w:r w:rsidRPr="00D7735B">
              <w:t xml:space="preserve"> catchment.</w:t>
            </w:r>
          </w:p>
        </w:tc>
      </w:tr>
      <w:tr w:rsidR="00D77B53" w:rsidRPr="00D7735B" w14:paraId="02B9A84D" w14:textId="77777777" w:rsidTr="00882601">
        <w:tc>
          <w:tcPr>
            <w:tcW w:w="0" w:type="auto"/>
            <w:shd w:val="clear" w:color="auto" w:fill="F2F2F2" w:themeFill="background1" w:themeFillShade="F2"/>
            <w:hideMark/>
          </w:tcPr>
          <w:p w14:paraId="728A3D4F" w14:textId="77777777" w:rsidR="00D77B53" w:rsidRPr="00D7735B" w:rsidRDefault="00D77B53" w:rsidP="00882601">
            <w:pPr>
              <w:spacing w:after="0"/>
            </w:pPr>
            <w:proofErr w:type="spellStart"/>
            <w:r w:rsidRPr="00D7735B">
              <w:t>HY_Outfallrealization</w:t>
            </w:r>
            <w:proofErr w:type="spellEnd"/>
          </w:p>
        </w:tc>
        <w:tc>
          <w:tcPr>
            <w:tcW w:w="0" w:type="auto"/>
            <w:hideMark/>
          </w:tcPr>
          <w:p w14:paraId="3C5F06B8" w14:textId="77777777" w:rsidR="00D77B53" w:rsidRPr="00D7735B" w:rsidRDefault="00D77B53" w:rsidP="00882601">
            <w:pPr>
              <w:spacing w:after="0"/>
            </w:pPr>
            <w:proofErr w:type="spellStart"/>
            <w:r w:rsidRPr="00D7735B">
              <w:t>AHGFNetworkNode</w:t>
            </w:r>
            <w:proofErr w:type="spellEnd"/>
          </w:p>
        </w:tc>
        <w:tc>
          <w:tcPr>
            <w:tcW w:w="0" w:type="auto"/>
            <w:hideMark/>
          </w:tcPr>
          <w:p w14:paraId="2491A6D3" w14:textId="1AD91B05" w:rsidR="00D77B53" w:rsidRPr="00D7735B" w:rsidRDefault="00D77B53" w:rsidP="00882601">
            <w:pPr>
              <w:spacing w:after="0"/>
            </w:pPr>
            <w:proofErr w:type="spellStart"/>
            <w:r w:rsidRPr="00D7735B">
              <w:t>HY_ReferenceLocation</w:t>
            </w:r>
            <w:proofErr w:type="spellEnd"/>
            <w:r w:rsidRPr="00D7735B">
              <w:t xml:space="preserve"> can be used as a reference location for any point associated with a feature. In reality this will normally be a </w:t>
            </w:r>
            <w:r w:rsidR="002C3C8A">
              <w:t>realization</w:t>
            </w:r>
            <w:r w:rsidRPr="00D7735B">
              <w:t xml:space="preserve"> of a </w:t>
            </w:r>
            <w:proofErr w:type="spellStart"/>
            <w:r w:rsidRPr="00D7735B">
              <w:t>ConNodeID</w:t>
            </w:r>
            <w:proofErr w:type="spellEnd"/>
            <w:r w:rsidRPr="00D7735B">
              <w:t xml:space="preserve"> (with associated coordinates) or the Geofabric </w:t>
            </w:r>
            <w:r w:rsidR="002C3C8A">
              <w:t>realization</w:t>
            </w:r>
            <w:r w:rsidRPr="00D7735B">
              <w:t xml:space="preserve"> of event locations (</w:t>
            </w:r>
            <w:proofErr w:type="spellStart"/>
            <w:r w:rsidRPr="00D7735B">
              <w:t>AHGFNetworkNode</w:t>
            </w:r>
            <w:proofErr w:type="spellEnd"/>
            <w:r w:rsidRPr="00D7735B">
              <w:t>::</w:t>
            </w:r>
            <w:proofErr w:type="spellStart"/>
            <w:r w:rsidRPr="00D7735B">
              <w:t>GhostNode</w:t>
            </w:r>
            <w:proofErr w:type="spellEnd"/>
            <w:r w:rsidRPr="00D7735B">
              <w:t>) used to register Hydrometric features on the network.</w:t>
            </w:r>
          </w:p>
        </w:tc>
      </w:tr>
      <w:tr w:rsidR="00D77B53" w:rsidRPr="00D7735B" w14:paraId="0BDB7C29" w14:textId="77777777" w:rsidTr="00882601">
        <w:tc>
          <w:tcPr>
            <w:tcW w:w="0" w:type="auto"/>
            <w:shd w:val="clear" w:color="auto" w:fill="F2F2F2" w:themeFill="background1" w:themeFillShade="F2"/>
            <w:hideMark/>
          </w:tcPr>
          <w:p w14:paraId="277A3591" w14:textId="77777777" w:rsidR="00D77B53" w:rsidRPr="00D7735B" w:rsidRDefault="00D77B53" w:rsidP="00882601">
            <w:pPr>
              <w:spacing w:after="0"/>
            </w:pPr>
            <w:proofErr w:type="spellStart"/>
            <w:r w:rsidRPr="00D7735B">
              <w:t>HY_CatchmentRealization</w:t>
            </w:r>
            <w:proofErr w:type="spellEnd"/>
          </w:p>
        </w:tc>
        <w:tc>
          <w:tcPr>
            <w:tcW w:w="0" w:type="auto"/>
            <w:hideMark/>
          </w:tcPr>
          <w:p w14:paraId="1665B9DF" w14:textId="77777777" w:rsidR="00D77B53" w:rsidRPr="00D7735B" w:rsidRDefault="00D77B53" w:rsidP="00882601">
            <w:pPr>
              <w:spacing w:after="0"/>
            </w:pPr>
            <w:r w:rsidRPr="00D7735B">
              <w:t xml:space="preserve">Feature identified by </w:t>
            </w:r>
            <w:proofErr w:type="spellStart"/>
            <w:r w:rsidRPr="00D7735B">
              <w:t>ConCatID</w:t>
            </w:r>
            <w:proofErr w:type="spellEnd"/>
          </w:p>
        </w:tc>
        <w:tc>
          <w:tcPr>
            <w:tcW w:w="0" w:type="auto"/>
            <w:hideMark/>
          </w:tcPr>
          <w:p w14:paraId="57986159" w14:textId="23885342" w:rsidR="00D77B53" w:rsidRPr="00D7735B" w:rsidRDefault="00D77B53" w:rsidP="0061218B">
            <w:pPr>
              <w:spacing w:after="0"/>
            </w:pPr>
            <w:r w:rsidRPr="00D7735B">
              <w:t xml:space="preserve">Any feature or collection of features identified by a single </w:t>
            </w:r>
            <w:proofErr w:type="spellStart"/>
            <w:r w:rsidRPr="00D7735B">
              <w:t>ConCatID</w:t>
            </w:r>
            <w:proofErr w:type="spellEnd"/>
            <w:r w:rsidRPr="00D7735B">
              <w:t xml:space="preserve">. Single instances of </w:t>
            </w:r>
            <w:proofErr w:type="spellStart"/>
            <w:r w:rsidRPr="00D7735B">
              <w:t>AHGFContractedCatchment</w:t>
            </w:r>
            <w:proofErr w:type="spellEnd"/>
            <w:r w:rsidRPr="00D7735B">
              <w:t xml:space="preserve"> and </w:t>
            </w:r>
            <w:proofErr w:type="spellStart"/>
            <w:r w:rsidRPr="00D7735B">
              <w:t>AHGFLink</w:t>
            </w:r>
            <w:proofErr w:type="spellEnd"/>
            <w:r w:rsidRPr="00D7735B">
              <w:t xml:space="preserve"> as well as </w:t>
            </w:r>
            <w:r w:rsidRPr="00D7735B">
              <w:lastRenderedPageBreak/>
              <w:t xml:space="preserve">collections of </w:t>
            </w:r>
            <w:proofErr w:type="spellStart"/>
            <w:r w:rsidRPr="00D7735B">
              <w:t>AHGFNetworkStream</w:t>
            </w:r>
            <w:proofErr w:type="spellEnd"/>
            <w:r w:rsidRPr="00D7735B">
              <w:t xml:space="preserve">, </w:t>
            </w:r>
            <w:proofErr w:type="spellStart"/>
            <w:r w:rsidRPr="00D7735B">
              <w:t>AHGFNetworkNode</w:t>
            </w:r>
            <w:proofErr w:type="spellEnd"/>
            <w:r w:rsidRPr="00D7735B">
              <w:t xml:space="preserve">, </w:t>
            </w:r>
            <w:proofErr w:type="spellStart"/>
            <w:r w:rsidRPr="00D7735B">
              <w:t>AHGFCatchment</w:t>
            </w:r>
            <w:proofErr w:type="spellEnd"/>
            <w:r w:rsidRPr="00D7735B">
              <w:t xml:space="preserve"> (</w:t>
            </w:r>
            <w:r w:rsidR="0061218B">
              <w:t xml:space="preserve">low level </w:t>
            </w:r>
            <w:r w:rsidRPr="00D7735B">
              <w:t xml:space="preserve">sub-catchments) and </w:t>
            </w:r>
            <w:proofErr w:type="spellStart"/>
            <w:r w:rsidRPr="00D7735B">
              <w:t>AHGFWaterbody</w:t>
            </w:r>
            <w:proofErr w:type="spellEnd"/>
            <w:r w:rsidRPr="00D7735B">
              <w:t xml:space="preserve">. </w:t>
            </w:r>
            <w:r w:rsidRPr="00D7735B">
              <w:rPr>
                <w:b/>
                <w:bCs/>
              </w:rPr>
              <w:t>Note</w:t>
            </w:r>
            <w:r w:rsidRPr="00D7735B">
              <w:t xml:space="preserve">: features of subtype </w:t>
            </w:r>
            <w:proofErr w:type="spellStart"/>
            <w:r w:rsidRPr="00D7735B">
              <w:t>AHGFContractedCatchment</w:t>
            </w:r>
            <w:proofErr w:type="spellEnd"/>
            <w:r w:rsidRPr="00D7735B">
              <w:t>::</w:t>
            </w:r>
            <w:proofErr w:type="spellStart"/>
            <w:r w:rsidRPr="00D7735B">
              <w:t>NoFlowArea</w:t>
            </w:r>
            <w:proofErr w:type="spellEnd"/>
            <w:r w:rsidRPr="00D7735B">
              <w:t xml:space="preserve"> do not have a </w:t>
            </w:r>
            <w:proofErr w:type="spellStart"/>
            <w:r w:rsidRPr="00D7735B">
              <w:t>ConNodeID</w:t>
            </w:r>
            <w:proofErr w:type="spellEnd"/>
            <w:r w:rsidRPr="00D7735B">
              <w:t xml:space="preserve"> (i.e. No </w:t>
            </w:r>
            <w:proofErr w:type="spellStart"/>
            <w:r w:rsidRPr="00D7735B">
              <w:t>HY_Outfall</w:t>
            </w:r>
            <w:proofErr w:type="spellEnd"/>
            <w:r w:rsidRPr="00D7735B">
              <w:t>)</w:t>
            </w:r>
          </w:p>
        </w:tc>
      </w:tr>
      <w:tr w:rsidR="00D77B53" w:rsidRPr="00D7735B" w14:paraId="2090454B" w14:textId="77777777" w:rsidTr="00882601">
        <w:tc>
          <w:tcPr>
            <w:tcW w:w="0" w:type="auto"/>
            <w:shd w:val="clear" w:color="auto" w:fill="F2F2F2" w:themeFill="background1" w:themeFillShade="F2"/>
            <w:hideMark/>
          </w:tcPr>
          <w:p w14:paraId="7E36E8CA" w14:textId="77777777" w:rsidR="00D77B53" w:rsidRPr="00D7735B" w:rsidRDefault="00D77B53" w:rsidP="00882601">
            <w:pPr>
              <w:spacing w:after="0"/>
            </w:pPr>
            <w:proofErr w:type="spellStart"/>
            <w:r w:rsidRPr="00D7735B">
              <w:lastRenderedPageBreak/>
              <w:t>HY_CatchmentArea</w:t>
            </w:r>
            <w:proofErr w:type="spellEnd"/>
          </w:p>
        </w:tc>
        <w:tc>
          <w:tcPr>
            <w:tcW w:w="0" w:type="auto"/>
            <w:hideMark/>
          </w:tcPr>
          <w:p w14:paraId="1B8D7A8E" w14:textId="77777777" w:rsidR="00D77B53" w:rsidRPr="00D7735B" w:rsidRDefault="00D77B53" w:rsidP="00882601">
            <w:pPr>
              <w:spacing w:after="0"/>
            </w:pPr>
            <w:r w:rsidRPr="00D7735B">
              <w:t xml:space="preserve">AHGF Contracted Catchment, </w:t>
            </w:r>
            <w:proofErr w:type="spellStart"/>
            <w:r w:rsidRPr="00D7735B">
              <w:t>AHGFCatchment</w:t>
            </w:r>
            <w:proofErr w:type="spellEnd"/>
          </w:p>
        </w:tc>
        <w:tc>
          <w:tcPr>
            <w:tcW w:w="0" w:type="auto"/>
            <w:hideMark/>
          </w:tcPr>
          <w:p w14:paraId="1DA36617" w14:textId="77777777" w:rsidR="00D77B53" w:rsidRPr="00D7735B" w:rsidRDefault="00D77B53" w:rsidP="00882601">
            <w:pPr>
              <w:spacing w:after="0"/>
            </w:pPr>
            <w:r w:rsidRPr="00D7735B">
              <w:t xml:space="preserve">A single </w:t>
            </w:r>
            <w:proofErr w:type="spellStart"/>
            <w:r w:rsidRPr="00D7735B">
              <w:t>AHGFContractedCatchment</w:t>
            </w:r>
            <w:proofErr w:type="spellEnd"/>
            <w:r w:rsidRPr="00D7735B">
              <w:t xml:space="preserve"> or a collection of </w:t>
            </w:r>
            <w:proofErr w:type="spellStart"/>
            <w:r w:rsidRPr="00D7735B">
              <w:t>AHGFCatchment</w:t>
            </w:r>
            <w:proofErr w:type="spellEnd"/>
            <w:r w:rsidRPr="00D7735B">
              <w:t xml:space="preserve"> (both 2D simple surfaces derived from a common Digital Elevation model).</w:t>
            </w:r>
          </w:p>
        </w:tc>
      </w:tr>
      <w:tr w:rsidR="00D77B53" w:rsidRPr="00D7735B" w14:paraId="206D5792" w14:textId="77777777" w:rsidTr="00882601">
        <w:tc>
          <w:tcPr>
            <w:tcW w:w="0" w:type="auto"/>
            <w:shd w:val="clear" w:color="auto" w:fill="F2F2F2" w:themeFill="background1" w:themeFillShade="F2"/>
            <w:hideMark/>
          </w:tcPr>
          <w:p w14:paraId="59BF05EB" w14:textId="77777777" w:rsidR="00D77B53" w:rsidRPr="00D7735B" w:rsidRDefault="00D77B53" w:rsidP="00882601">
            <w:pPr>
              <w:spacing w:after="0"/>
            </w:pPr>
            <w:proofErr w:type="spellStart"/>
            <w:r w:rsidRPr="00D7735B">
              <w:t>HY_CatchmentBoundary</w:t>
            </w:r>
            <w:proofErr w:type="spellEnd"/>
          </w:p>
        </w:tc>
        <w:tc>
          <w:tcPr>
            <w:tcW w:w="0" w:type="auto"/>
            <w:hideMark/>
          </w:tcPr>
          <w:p w14:paraId="1052E0A4" w14:textId="77777777" w:rsidR="00D77B53" w:rsidRPr="00D7735B" w:rsidRDefault="00D77B53" w:rsidP="00882601">
            <w:pPr>
              <w:spacing w:after="0"/>
            </w:pPr>
            <w:r w:rsidRPr="00D7735B">
              <w:t>Not represented</w:t>
            </w:r>
          </w:p>
        </w:tc>
        <w:tc>
          <w:tcPr>
            <w:tcW w:w="0" w:type="auto"/>
            <w:hideMark/>
          </w:tcPr>
          <w:p w14:paraId="5680A601" w14:textId="4937A9D5" w:rsidR="00D77B53" w:rsidRPr="00D7735B" w:rsidRDefault="00D77B53" w:rsidP="00882601">
            <w:pPr>
              <w:spacing w:after="0"/>
            </w:pPr>
            <w:r w:rsidRPr="00D7735B">
              <w:t>Can be seen as the boundary</w:t>
            </w:r>
            <w:r w:rsidR="0061218B">
              <w:t xml:space="preserve"> </w:t>
            </w:r>
            <w:r w:rsidRPr="00D7735B">
              <w:t>(</w:t>
            </w:r>
            <w:r w:rsidR="0061218B">
              <w:t>or boundar</w:t>
            </w:r>
            <w:r w:rsidRPr="00D7735B">
              <w:t xml:space="preserve">ies) of the polygon feature(s) that </w:t>
            </w:r>
            <w:proofErr w:type="spellStart"/>
            <w:r w:rsidRPr="00D7735B">
              <w:t>realise</w:t>
            </w:r>
            <w:proofErr w:type="spellEnd"/>
            <w:r w:rsidRPr="00D7735B">
              <w:t xml:space="preserve"> </w:t>
            </w:r>
            <w:proofErr w:type="spellStart"/>
            <w:r w:rsidRPr="00D7735B">
              <w:t>HY_CatchmentArea</w:t>
            </w:r>
            <w:proofErr w:type="spellEnd"/>
            <w:r w:rsidRPr="00D7735B">
              <w:t>.</w:t>
            </w:r>
          </w:p>
        </w:tc>
      </w:tr>
      <w:tr w:rsidR="00D77B53" w:rsidRPr="00D7735B" w14:paraId="11113C47" w14:textId="77777777" w:rsidTr="00882601">
        <w:tc>
          <w:tcPr>
            <w:tcW w:w="0" w:type="auto"/>
            <w:shd w:val="clear" w:color="auto" w:fill="F2F2F2" w:themeFill="background1" w:themeFillShade="F2"/>
            <w:hideMark/>
          </w:tcPr>
          <w:p w14:paraId="1DC54266" w14:textId="77777777" w:rsidR="00D77B53" w:rsidRPr="00D7735B" w:rsidRDefault="00D77B53" w:rsidP="00882601">
            <w:pPr>
              <w:spacing w:after="0"/>
            </w:pPr>
            <w:proofErr w:type="spellStart"/>
            <w:r w:rsidRPr="00D7735B">
              <w:t>HY_CartographicRealization</w:t>
            </w:r>
            <w:proofErr w:type="spellEnd"/>
          </w:p>
        </w:tc>
        <w:tc>
          <w:tcPr>
            <w:tcW w:w="0" w:type="auto"/>
            <w:hideMark/>
          </w:tcPr>
          <w:p w14:paraId="33910C09" w14:textId="77777777" w:rsidR="00D77B53" w:rsidRPr="00D7735B" w:rsidRDefault="00D77B53" w:rsidP="00882601">
            <w:pPr>
              <w:spacing w:after="0"/>
            </w:pPr>
            <w:proofErr w:type="spellStart"/>
            <w:r w:rsidRPr="00D7735B">
              <w:t>AHGFMappedStream</w:t>
            </w:r>
            <w:proofErr w:type="spellEnd"/>
          </w:p>
        </w:tc>
        <w:tc>
          <w:tcPr>
            <w:tcW w:w="0" w:type="auto"/>
            <w:hideMark/>
          </w:tcPr>
          <w:p w14:paraId="5E878BF6" w14:textId="7822AFF2" w:rsidR="00D77B53" w:rsidRPr="00D7735B" w:rsidRDefault="00D77B53" w:rsidP="00882601">
            <w:pPr>
              <w:spacing w:after="0"/>
            </w:pPr>
            <w:proofErr w:type="spellStart"/>
            <w:r w:rsidRPr="00D7735B">
              <w:t>AHGFMappedStream</w:t>
            </w:r>
            <w:proofErr w:type="spellEnd"/>
            <w:r w:rsidRPr="00D7735B">
              <w:t xml:space="preserve"> is a feature class of the Geofabric Surface Cartography product, perhaps all feature classes in this product can be considered</w:t>
            </w:r>
            <w:r w:rsidR="00EA4C55">
              <w:t xml:space="preserve"> as </w:t>
            </w:r>
            <w:proofErr w:type="spellStart"/>
            <w:r w:rsidR="00EA4C55">
              <w:t>HY_CartographicRealization</w:t>
            </w:r>
            <w:proofErr w:type="spellEnd"/>
            <w:r w:rsidR="00EA4C55">
              <w:t>.</w:t>
            </w:r>
          </w:p>
        </w:tc>
      </w:tr>
    </w:tbl>
    <w:p w14:paraId="5D423673" w14:textId="77777777" w:rsidR="00D77B53" w:rsidRDefault="00D77B53" w:rsidP="00D77B53">
      <w:pPr>
        <w:spacing w:after="0"/>
        <w:rPr>
          <w:b/>
          <w:bCs/>
          <w:sz w:val="28"/>
        </w:rPr>
      </w:pPr>
    </w:p>
    <w:p w14:paraId="502FBEA1" w14:textId="77777777" w:rsidR="00D77B53" w:rsidRPr="00B44DA2" w:rsidRDefault="00D77B53" w:rsidP="00B44DA2">
      <w:pPr>
        <w:pStyle w:val="berschrift2"/>
        <w:numPr>
          <w:ilvl w:val="0"/>
          <w:numId w:val="0"/>
        </w:numPr>
      </w:pPr>
      <w:bookmarkStart w:id="249" w:name="_Toc463963499"/>
      <w:r w:rsidRPr="00B44DA2">
        <w:t>C.2 Hydrographic Network</w:t>
      </w:r>
      <w:bookmarkEnd w:id="249"/>
    </w:p>
    <w:tbl>
      <w:tblPr>
        <w:tblStyle w:val="Tabellenraster"/>
        <w:tblW w:w="0" w:type="auto"/>
        <w:tblLook w:val="04A0" w:firstRow="1" w:lastRow="0" w:firstColumn="1" w:lastColumn="0" w:noHBand="0" w:noVBand="1"/>
      </w:tblPr>
      <w:tblGrid>
        <w:gridCol w:w="2694"/>
        <w:gridCol w:w="3003"/>
        <w:gridCol w:w="7479"/>
      </w:tblGrid>
      <w:tr w:rsidR="00D77B53" w:rsidRPr="00D7735B" w14:paraId="29A63002" w14:textId="77777777" w:rsidTr="00153131">
        <w:tc>
          <w:tcPr>
            <w:tcW w:w="0" w:type="auto"/>
            <w:shd w:val="clear" w:color="auto" w:fill="F2F2F2" w:themeFill="background1" w:themeFillShade="F2"/>
            <w:hideMark/>
          </w:tcPr>
          <w:p w14:paraId="52B1130F" w14:textId="77777777" w:rsidR="00D77B53" w:rsidRPr="00D7735B" w:rsidRDefault="00D77B53" w:rsidP="00882601">
            <w:pPr>
              <w:spacing w:after="0"/>
              <w:rPr>
                <w:b/>
                <w:bCs/>
              </w:rPr>
            </w:pPr>
            <w:r w:rsidRPr="00D7735B">
              <w:rPr>
                <w:b/>
                <w:bCs/>
              </w:rPr>
              <w:t>HY_Features Name</w:t>
            </w:r>
          </w:p>
        </w:tc>
        <w:tc>
          <w:tcPr>
            <w:tcW w:w="0" w:type="auto"/>
            <w:hideMark/>
          </w:tcPr>
          <w:p w14:paraId="6E3507DA" w14:textId="77777777" w:rsidR="00D77B53" w:rsidRPr="00D7735B" w:rsidRDefault="00D77B53" w:rsidP="00882601">
            <w:pPr>
              <w:spacing w:after="0"/>
              <w:jc w:val="center"/>
              <w:rPr>
                <w:b/>
                <w:bCs/>
              </w:rPr>
            </w:pPr>
            <w:r w:rsidRPr="00D7735B">
              <w:rPr>
                <w:b/>
                <w:bCs/>
              </w:rPr>
              <w:t>AHGF Class</w:t>
            </w:r>
          </w:p>
        </w:tc>
        <w:tc>
          <w:tcPr>
            <w:tcW w:w="0" w:type="auto"/>
            <w:hideMark/>
          </w:tcPr>
          <w:p w14:paraId="037B3B7F" w14:textId="77777777" w:rsidR="00D77B53" w:rsidRPr="00D7735B" w:rsidRDefault="00D77B53" w:rsidP="00882601">
            <w:pPr>
              <w:spacing w:after="0"/>
              <w:jc w:val="center"/>
              <w:rPr>
                <w:b/>
                <w:bCs/>
              </w:rPr>
            </w:pPr>
            <w:r w:rsidRPr="00D7735B">
              <w:rPr>
                <w:b/>
                <w:bCs/>
              </w:rPr>
              <w:t>Comment</w:t>
            </w:r>
          </w:p>
        </w:tc>
      </w:tr>
      <w:tr w:rsidR="00D77B53" w:rsidRPr="00D7735B" w14:paraId="337ED671" w14:textId="77777777" w:rsidTr="00153131">
        <w:tc>
          <w:tcPr>
            <w:tcW w:w="0" w:type="auto"/>
            <w:shd w:val="clear" w:color="auto" w:fill="F2F2F2" w:themeFill="background1" w:themeFillShade="F2"/>
            <w:hideMark/>
          </w:tcPr>
          <w:p w14:paraId="678C9165" w14:textId="77777777" w:rsidR="00D77B53" w:rsidRPr="00D7735B" w:rsidRDefault="00D77B53" w:rsidP="00882601">
            <w:pPr>
              <w:spacing w:after="0"/>
            </w:pPr>
            <w:proofErr w:type="spellStart"/>
            <w:r w:rsidRPr="00D7735B">
              <w:t>HY_Hydrographic</w:t>
            </w:r>
            <w:proofErr w:type="spellEnd"/>
            <w:r w:rsidRPr="00D7735B">
              <w:t xml:space="preserve"> Network</w:t>
            </w:r>
          </w:p>
        </w:tc>
        <w:tc>
          <w:tcPr>
            <w:tcW w:w="0" w:type="auto"/>
            <w:hideMark/>
          </w:tcPr>
          <w:p w14:paraId="16B2B346" w14:textId="77777777" w:rsidR="00D77B53" w:rsidRPr="00D7735B" w:rsidRDefault="00D77B53" w:rsidP="00882601">
            <w:pPr>
              <w:spacing w:after="0"/>
            </w:pPr>
            <w:proofErr w:type="spellStart"/>
            <w:r w:rsidRPr="00D7735B">
              <w:t>AHGFNetworkStream</w:t>
            </w:r>
            <w:proofErr w:type="spellEnd"/>
          </w:p>
        </w:tc>
        <w:tc>
          <w:tcPr>
            <w:tcW w:w="0" w:type="auto"/>
            <w:hideMark/>
          </w:tcPr>
          <w:p w14:paraId="60944744" w14:textId="370B1E70" w:rsidR="00D77B53" w:rsidRPr="00D7735B" w:rsidRDefault="00D77B53" w:rsidP="000809AE">
            <w:pPr>
              <w:spacing w:after="0"/>
            </w:pPr>
            <w:r w:rsidRPr="00D7735B">
              <w:t xml:space="preserve">Subset of </w:t>
            </w:r>
            <w:proofErr w:type="spellStart"/>
            <w:r w:rsidRPr="00D7735B">
              <w:t>AHGFNetworkStream</w:t>
            </w:r>
            <w:proofErr w:type="spellEnd"/>
            <w:r w:rsidRPr="00D7735B">
              <w:t xml:space="preserve"> features </w:t>
            </w:r>
            <w:r w:rsidR="000809AE">
              <w:t xml:space="preserve">(subtypes: </w:t>
            </w:r>
            <w:proofErr w:type="spellStart"/>
            <w:r w:rsidR="000809AE">
              <w:t>NetworkFlowSegment</w:t>
            </w:r>
            <w:proofErr w:type="spellEnd"/>
            <w:r w:rsidR="000809AE">
              <w:t xml:space="preserve"> &amp; </w:t>
            </w:r>
            <w:proofErr w:type="spellStart"/>
            <w:r w:rsidR="000809AE" w:rsidRPr="000809AE">
              <w:t>NetworkWaterAreaSegment</w:t>
            </w:r>
            <w:proofErr w:type="spellEnd"/>
            <w:r w:rsidR="000809AE">
              <w:t xml:space="preserve">) </w:t>
            </w:r>
            <w:r w:rsidRPr="00D7735B">
              <w:t xml:space="preserve">provides a particular </w:t>
            </w:r>
            <w:proofErr w:type="spellStart"/>
            <w:r w:rsidRPr="00D7735B">
              <w:t>HY_CatchmentRealization</w:t>
            </w:r>
            <w:proofErr w:type="spellEnd"/>
            <w:r w:rsidRPr="00D7735B">
              <w:t>.</w:t>
            </w:r>
            <w:r w:rsidR="000809AE">
              <w:t xml:space="preserve"> This network realization can be supplemented with its corresponding </w:t>
            </w:r>
            <w:proofErr w:type="spellStart"/>
            <w:r w:rsidR="000809AE">
              <w:t>HY_ChannelNetwork</w:t>
            </w:r>
            <w:proofErr w:type="spellEnd"/>
            <w:r w:rsidR="000809AE">
              <w:t xml:space="preserve"> instance.</w:t>
            </w:r>
          </w:p>
        </w:tc>
      </w:tr>
      <w:tr w:rsidR="00D77B53" w:rsidRPr="00D7735B" w14:paraId="0135AA9C" w14:textId="77777777" w:rsidTr="00153131">
        <w:tc>
          <w:tcPr>
            <w:tcW w:w="0" w:type="auto"/>
            <w:shd w:val="clear" w:color="auto" w:fill="F2F2F2" w:themeFill="background1" w:themeFillShade="F2"/>
            <w:hideMark/>
          </w:tcPr>
          <w:p w14:paraId="23F5859E" w14:textId="77777777" w:rsidR="00D77B53" w:rsidRPr="00D7735B" w:rsidRDefault="00D77B53" w:rsidP="00882601">
            <w:pPr>
              <w:spacing w:after="0"/>
            </w:pPr>
            <w:proofErr w:type="spellStart"/>
            <w:r w:rsidRPr="00D7735B">
              <w:t>HY_WaterBody</w:t>
            </w:r>
            <w:proofErr w:type="spellEnd"/>
          </w:p>
        </w:tc>
        <w:tc>
          <w:tcPr>
            <w:tcW w:w="0" w:type="auto"/>
            <w:hideMark/>
          </w:tcPr>
          <w:p w14:paraId="1D13CCB3" w14:textId="77777777" w:rsidR="00D77B53" w:rsidRPr="00D7735B" w:rsidRDefault="00D77B53" w:rsidP="00882601">
            <w:pPr>
              <w:spacing w:after="0"/>
            </w:pPr>
            <w:proofErr w:type="spellStart"/>
            <w:r w:rsidRPr="00D7735B">
              <w:t>AHGFNetworkStream</w:t>
            </w:r>
            <w:proofErr w:type="spellEnd"/>
          </w:p>
        </w:tc>
        <w:tc>
          <w:tcPr>
            <w:tcW w:w="0" w:type="auto"/>
            <w:hideMark/>
          </w:tcPr>
          <w:p w14:paraId="1BA0C1C0" w14:textId="0EC3265D" w:rsidR="00D77B53" w:rsidRPr="00D7735B" w:rsidRDefault="000809AE" w:rsidP="002D14B0">
            <w:pPr>
              <w:spacing w:after="0"/>
            </w:pPr>
            <w:proofErr w:type="spellStart"/>
            <w:r w:rsidRPr="00D7735B">
              <w:t>AHGFNetworkStream</w:t>
            </w:r>
            <w:proofErr w:type="spellEnd"/>
            <w:r w:rsidRPr="00D7735B">
              <w:t xml:space="preserve"> features </w:t>
            </w:r>
            <w:r>
              <w:t xml:space="preserve">(subtypes: </w:t>
            </w:r>
            <w:proofErr w:type="spellStart"/>
            <w:r>
              <w:t>NetworkFlowSegment</w:t>
            </w:r>
            <w:proofErr w:type="spellEnd"/>
            <w:r>
              <w:t xml:space="preserve"> &amp; </w:t>
            </w:r>
            <w:proofErr w:type="spellStart"/>
            <w:r w:rsidRPr="000809AE">
              <w:t>NetworkWaterAreaSegment</w:t>
            </w:r>
            <w:proofErr w:type="spellEnd"/>
            <w:r>
              <w:t xml:space="preserve">) </w:t>
            </w:r>
          </w:p>
        </w:tc>
      </w:tr>
      <w:tr w:rsidR="00D77B53" w:rsidRPr="00D7735B" w14:paraId="0D63439A" w14:textId="77777777" w:rsidTr="00153131">
        <w:tc>
          <w:tcPr>
            <w:tcW w:w="0" w:type="auto"/>
            <w:shd w:val="clear" w:color="auto" w:fill="F2F2F2" w:themeFill="background1" w:themeFillShade="F2"/>
            <w:hideMark/>
          </w:tcPr>
          <w:p w14:paraId="02DEDD92" w14:textId="77777777" w:rsidR="00D77B53" w:rsidRPr="00D7735B" w:rsidRDefault="00D77B53" w:rsidP="00882601">
            <w:pPr>
              <w:spacing w:after="0"/>
            </w:pPr>
            <w:proofErr w:type="spellStart"/>
            <w:r w:rsidRPr="00D7735B">
              <w:t>HY_ChannelNetwork</w:t>
            </w:r>
            <w:proofErr w:type="spellEnd"/>
          </w:p>
        </w:tc>
        <w:tc>
          <w:tcPr>
            <w:tcW w:w="0" w:type="auto"/>
            <w:hideMark/>
          </w:tcPr>
          <w:p w14:paraId="3AE6D4AD" w14:textId="6FA37BD3" w:rsidR="00D77B53" w:rsidRPr="00D7735B" w:rsidRDefault="00177E46" w:rsidP="00177E46">
            <w:pPr>
              <w:spacing w:after="0"/>
            </w:pPr>
            <w:proofErr w:type="spellStart"/>
            <w:r w:rsidRPr="00D7735B">
              <w:t>AHGFNetworkStream</w:t>
            </w:r>
            <w:proofErr w:type="spellEnd"/>
          </w:p>
        </w:tc>
        <w:tc>
          <w:tcPr>
            <w:tcW w:w="0" w:type="auto"/>
            <w:hideMark/>
          </w:tcPr>
          <w:p w14:paraId="4479BD62" w14:textId="6DD236C6" w:rsidR="00D77B53" w:rsidRPr="00D7735B" w:rsidRDefault="000809AE" w:rsidP="000809AE">
            <w:pPr>
              <w:spacing w:after="0"/>
            </w:pPr>
            <w:r>
              <w:t xml:space="preserve">Subset of </w:t>
            </w:r>
            <w:proofErr w:type="spellStart"/>
            <w:r w:rsidR="00177E46" w:rsidRPr="00D7735B">
              <w:t>AHGFNetworkStream</w:t>
            </w:r>
            <w:proofErr w:type="spellEnd"/>
            <w:r w:rsidR="00177E46">
              <w:t>:</w:t>
            </w:r>
            <w:r w:rsidR="002D14B0">
              <w:t>:</w:t>
            </w:r>
            <w:r w:rsidR="00177E46">
              <w:t xml:space="preserve"> </w:t>
            </w:r>
            <w:proofErr w:type="spellStart"/>
            <w:r w:rsidR="00177E46" w:rsidRPr="00177E46">
              <w:t>NetworkArtificialFlowSegment</w:t>
            </w:r>
            <w:proofErr w:type="spellEnd"/>
            <w:r>
              <w:t xml:space="preserve"> </w:t>
            </w:r>
            <w:r w:rsidRPr="00D7735B">
              <w:t xml:space="preserve">provides a particular </w:t>
            </w:r>
            <w:proofErr w:type="spellStart"/>
            <w:r w:rsidRPr="00D7735B">
              <w:t>HY_CatchmentRealization</w:t>
            </w:r>
            <w:proofErr w:type="spellEnd"/>
            <w:r w:rsidRPr="00D7735B">
              <w:t>.</w:t>
            </w:r>
            <w:r>
              <w:t xml:space="preserve"> This network realization is only complete when combined with the corresponding HY_HydrographicNetwork instance.</w:t>
            </w:r>
          </w:p>
        </w:tc>
      </w:tr>
      <w:tr w:rsidR="00D77B53" w:rsidRPr="00D7735B" w14:paraId="041C9B75" w14:textId="77777777" w:rsidTr="00153131">
        <w:tc>
          <w:tcPr>
            <w:tcW w:w="0" w:type="auto"/>
            <w:shd w:val="clear" w:color="auto" w:fill="F2F2F2" w:themeFill="background1" w:themeFillShade="F2"/>
            <w:hideMark/>
          </w:tcPr>
          <w:p w14:paraId="34252D1C" w14:textId="77777777" w:rsidR="00D77B53" w:rsidRPr="00D7735B" w:rsidRDefault="00D77B53" w:rsidP="00882601">
            <w:pPr>
              <w:spacing w:after="0"/>
            </w:pPr>
            <w:proofErr w:type="spellStart"/>
            <w:r w:rsidRPr="00D7735B">
              <w:t>HY_Depression</w:t>
            </w:r>
            <w:proofErr w:type="spellEnd"/>
          </w:p>
        </w:tc>
        <w:tc>
          <w:tcPr>
            <w:tcW w:w="0" w:type="auto"/>
            <w:hideMark/>
          </w:tcPr>
          <w:p w14:paraId="11404D90" w14:textId="7F3A9F18" w:rsidR="00D77B53" w:rsidRPr="00D7735B" w:rsidRDefault="00221BB8" w:rsidP="00221BB8">
            <w:pPr>
              <w:spacing w:after="0"/>
            </w:pPr>
            <w:r>
              <w:t>Not represented</w:t>
            </w:r>
          </w:p>
        </w:tc>
        <w:tc>
          <w:tcPr>
            <w:tcW w:w="0" w:type="auto"/>
            <w:hideMark/>
          </w:tcPr>
          <w:p w14:paraId="6AEC3E3D" w14:textId="7C79968D" w:rsidR="00D77B53" w:rsidRPr="00D7735B" w:rsidRDefault="00D77B53" w:rsidP="00882601">
            <w:pPr>
              <w:spacing w:after="0"/>
            </w:pPr>
          </w:p>
        </w:tc>
      </w:tr>
      <w:tr w:rsidR="00D77B53" w:rsidRPr="00D7735B" w14:paraId="0F5F6546" w14:textId="77777777" w:rsidTr="00153131">
        <w:tc>
          <w:tcPr>
            <w:tcW w:w="0" w:type="auto"/>
            <w:shd w:val="clear" w:color="auto" w:fill="F2F2F2" w:themeFill="background1" w:themeFillShade="F2"/>
            <w:hideMark/>
          </w:tcPr>
          <w:p w14:paraId="58847D31" w14:textId="77777777" w:rsidR="00D77B53" w:rsidRPr="00D7735B" w:rsidRDefault="00D77B53" w:rsidP="00882601">
            <w:pPr>
              <w:spacing w:after="0"/>
            </w:pPr>
            <w:proofErr w:type="spellStart"/>
            <w:r w:rsidRPr="00D7735B">
              <w:t>HY_Channel</w:t>
            </w:r>
            <w:proofErr w:type="spellEnd"/>
          </w:p>
        </w:tc>
        <w:tc>
          <w:tcPr>
            <w:tcW w:w="0" w:type="auto"/>
            <w:hideMark/>
          </w:tcPr>
          <w:p w14:paraId="6DC3A8A6" w14:textId="77777777" w:rsidR="00D77B53" w:rsidRPr="00D7735B" w:rsidRDefault="00D77B53" w:rsidP="00882601">
            <w:pPr>
              <w:spacing w:after="0"/>
            </w:pPr>
            <w:proofErr w:type="spellStart"/>
            <w:r w:rsidRPr="00D7735B">
              <w:t>AHGFNetworkStream</w:t>
            </w:r>
            <w:proofErr w:type="spellEnd"/>
          </w:p>
        </w:tc>
        <w:tc>
          <w:tcPr>
            <w:tcW w:w="0" w:type="auto"/>
            <w:hideMark/>
          </w:tcPr>
          <w:p w14:paraId="0629DF12" w14:textId="3E7F75EE" w:rsidR="00D77B53" w:rsidRPr="00D7735B" w:rsidRDefault="00EA4C55" w:rsidP="002D14B0">
            <w:pPr>
              <w:spacing w:after="0"/>
            </w:pPr>
            <w:proofErr w:type="spellStart"/>
            <w:r w:rsidRPr="00EA4C55">
              <w:t>AHGFNetworkStream</w:t>
            </w:r>
            <w:proofErr w:type="spellEnd"/>
            <w:r w:rsidRPr="00EA4C55">
              <w:t xml:space="preserve"> features (subtype: </w:t>
            </w:r>
            <w:proofErr w:type="spellStart"/>
            <w:r w:rsidRPr="00EA4C55">
              <w:t>NetworkArtificialFlowSegment</w:t>
            </w:r>
            <w:proofErr w:type="spellEnd"/>
            <w:r w:rsidRPr="00EA4C55">
              <w:t xml:space="preserve">). For version 3 products </w:t>
            </w:r>
            <w:proofErr w:type="spellStart"/>
            <w:r w:rsidRPr="00EA4C55">
              <w:t>AHGFNetworkStream</w:t>
            </w:r>
            <w:proofErr w:type="spellEnd"/>
            <w:r w:rsidRPr="00EA4C55">
              <w:t xml:space="preserve"> features are related to the relevant logical HY_Catchment via </w:t>
            </w:r>
            <w:proofErr w:type="spellStart"/>
            <w:r w:rsidRPr="00EA4C55">
              <w:t>ConCatID</w:t>
            </w:r>
            <w:proofErr w:type="spellEnd"/>
            <w:r w:rsidRPr="00EA4C55">
              <w:t>.</w:t>
            </w:r>
          </w:p>
        </w:tc>
      </w:tr>
      <w:tr w:rsidR="00D77B53" w:rsidRPr="00D7735B" w14:paraId="478F9683" w14:textId="77777777" w:rsidTr="00153131">
        <w:tc>
          <w:tcPr>
            <w:tcW w:w="0" w:type="auto"/>
            <w:shd w:val="clear" w:color="auto" w:fill="F2F2F2" w:themeFill="background1" w:themeFillShade="F2"/>
            <w:hideMark/>
          </w:tcPr>
          <w:p w14:paraId="59BCD697" w14:textId="77777777" w:rsidR="00D77B53" w:rsidRPr="00D7735B" w:rsidRDefault="00D77B53" w:rsidP="00882601">
            <w:pPr>
              <w:spacing w:after="0"/>
            </w:pPr>
            <w:proofErr w:type="spellStart"/>
            <w:r w:rsidRPr="00D7735B">
              <w:lastRenderedPageBreak/>
              <w:t>HY_Reservoir</w:t>
            </w:r>
            <w:proofErr w:type="spellEnd"/>
          </w:p>
        </w:tc>
        <w:tc>
          <w:tcPr>
            <w:tcW w:w="0" w:type="auto"/>
            <w:hideMark/>
          </w:tcPr>
          <w:p w14:paraId="3C81467B" w14:textId="77777777" w:rsidR="00D77B53" w:rsidRPr="00D7735B" w:rsidRDefault="00D77B53" w:rsidP="00882601">
            <w:pPr>
              <w:spacing w:after="0"/>
            </w:pPr>
            <w:proofErr w:type="spellStart"/>
            <w:r w:rsidRPr="00D7735B">
              <w:t>AHGFWaterbody</w:t>
            </w:r>
            <w:proofErr w:type="spellEnd"/>
            <w:r w:rsidRPr="00D7735B">
              <w:t>::Reservoir</w:t>
            </w:r>
          </w:p>
        </w:tc>
        <w:tc>
          <w:tcPr>
            <w:tcW w:w="0" w:type="auto"/>
            <w:hideMark/>
          </w:tcPr>
          <w:p w14:paraId="4679BE8A" w14:textId="348C4424" w:rsidR="00D77B53" w:rsidRPr="00D7735B" w:rsidRDefault="002D14B0" w:rsidP="002D14B0">
            <w:pPr>
              <w:spacing w:after="0"/>
            </w:pPr>
            <w:r>
              <w:t xml:space="preserve">Reservoir subtype of </w:t>
            </w:r>
            <w:proofErr w:type="spellStart"/>
            <w:r>
              <w:t>AHGFWaterbody</w:t>
            </w:r>
            <w:proofErr w:type="spellEnd"/>
            <w:r>
              <w:t>.</w:t>
            </w:r>
          </w:p>
        </w:tc>
      </w:tr>
      <w:tr w:rsidR="00153131" w:rsidRPr="00D7735B" w14:paraId="55E64E0C" w14:textId="77777777" w:rsidTr="00153131">
        <w:tc>
          <w:tcPr>
            <w:tcW w:w="0" w:type="auto"/>
            <w:shd w:val="clear" w:color="auto" w:fill="F2F2F2" w:themeFill="background1" w:themeFillShade="F2"/>
            <w:hideMark/>
          </w:tcPr>
          <w:p w14:paraId="6A8E0C62" w14:textId="258F3D27" w:rsidR="00153131" w:rsidRPr="00D7735B" w:rsidRDefault="00153131" w:rsidP="00882601">
            <w:pPr>
              <w:spacing w:after="0"/>
            </w:pPr>
            <w:proofErr w:type="spellStart"/>
            <w:r w:rsidRPr="00D7735B">
              <w:t>HY_FlowPath</w:t>
            </w:r>
            <w:proofErr w:type="spellEnd"/>
          </w:p>
        </w:tc>
        <w:tc>
          <w:tcPr>
            <w:tcW w:w="0" w:type="auto"/>
            <w:hideMark/>
          </w:tcPr>
          <w:p w14:paraId="667E01E9" w14:textId="72EFA501" w:rsidR="00153131" w:rsidRPr="00D7735B" w:rsidRDefault="00153131" w:rsidP="00882601">
            <w:pPr>
              <w:spacing w:after="0"/>
            </w:pPr>
            <w:proofErr w:type="spellStart"/>
            <w:r w:rsidRPr="00D7735B">
              <w:t>AHGFLink</w:t>
            </w:r>
            <w:proofErr w:type="spellEnd"/>
          </w:p>
        </w:tc>
        <w:tc>
          <w:tcPr>
            <w:tcW w:w="0" w:type="auto"/>
            <w:hideMark/>
          </w:tcPr>
          <w:p w14:paraId="0B1C4095" w14:textId="298F7274" w:rsidR="00153131" w:rsidRPr="00D7735B" w:rsidRDefault="00153131" w:rsidP="00882601">
            <w:pPr>
              <w:spacing w:after="0"/>
            </w:pPr>
            <w:r w:rsidRPr="00D7735B">
              <w:t xml:space="preserve">Note: Geofabric currently has no </w:t>
            </w:r>
            <w:proofErr w:type="spellStart"/>
            <w:r w:rsidRPr="00D7735B">
              <w:t>FlowPath</w:t>
            </w:r>
            <w:proofErr w:type="spellEnd"/>
            <w:r w:rsidRPr="00D7735B">
              <w:t xml:space="preserve"> for headwater </w:t>
            </w:r>
            <w:r>
              <w:t>(</w:t>
            </w:r>
            <w:proofErr w:type="spellStart"/>
            <w:r w:rsidRPr="00D7735B">
              <w:t>AHGFContractedCatchment</w:t>
            </w:r>
            <w:proofErr w:type="spellEnd"/>
            <w:r>
              <w:t xml:space="preserve">) </w:t>
            </w:r>
            <w:r w:rsidRPr="00D7735B">
              <w:t>area</w:t>
            </w:r>
            <w:r>
              <w:t>s</w:t>
            </w:r>
            <w:r w:rsidRPr="00D7735B">
              <w:t>.</w:t>
            </w:r>
          </w:p>
        </w:tc>
      </w:tr>
      <w:tr w:rsidR="00153131" w:rsidRPr="00D7735B" w14:paraId="6B0F5AD8" w14:textId="77777777" w:rsidTr="00153131">
        <w:tc>
          <w:tcPr>
            <w:tcW w:w="0" w:type="auto"/>
            <w:shd w:val="clear" w:color="auto" w:fill="F2F2F2" w:themeFill="background1" w:themeFillShade="F2"/>
            <w:hideMark/>
          </w:tcPr>
          <w:p w14:paraId="7F4D0BDB" w14:textId="07FCA865" w:rsidR="00153131" w:rsidRPr="00D7735B" w:rsidRDefault="00153131" w:rsidP="00882601">
            <w:pPr>
              <w:spacing w:after="0"/>
            </w:pPr>
            <w:proofErr w:type="spellStart"/>
            <w:r w:rsidRPr="00D7735B">
              <w:t>HY_WaterEdge</w:t>
            </w:r>
            <w:proofErr w:type="spellEnd"/>
          </w:p>
        </w:tc>
        <w:tc>
          <w:tcPr>
            <w:tcW w:w="0" w:type="auto"/>
            <w:hideMark/>
          </w:tcPr>
          <w:p w14:paraId="49CCC72B" w14:textId="3BCEE41F" w:rsidR="00153131" w:rsidRPr="00D7735B" w:rsidRDefault="00153131" w:rsidP="00882601">
            <w:pPr>
              <w:spacing w:after="0"/>
            </w:pPr>
            <w:r>
              <w:t>Not represented</w:t>
            </w:r>
          </w:p>
        </w:tc>
        <w:tc>
          <w:tcPr>
            <w:tcW w:w="0" w:type="auto"/>
            <w:hideMark/>
          </w:tcPr>
          <w:p w14:paraId="5001AB24" w14:textId="0B124745" w:rsidR="00153131" w:rsidRPr="00D7735B" w:rsidRDefault="00153131" w:rsidP="00882601">
            <w:pPr>
              <w:spacing w:after="0"/>
            </w:pPr>
          </w:p>
        </w:tc>
      </w:tr>
      <w:tr w:rsidR="00153131" w:rsidRPr="00D7735B" w14:paraId="500D7451" w14:textId="77777777" w:rsidTr="00153131">
        <w:tc>
          <w:tcPr>
            <w:tcW w:w="0" w:type="auto"/>
            <w:shd w:val="clear" w:color="auto" w:fill="F2F2F2" w:themeFill="background1" w:themeFillShade="F2"/>
            <w:hideMark/>
          </w:tcPr>
          <w:p w14:paraId="471CF758" w14:textId="04F51BDD" w:rsidR="00153131" w:rsidRPr="00D7735B" w:rsidRDefault="00153131" w:rsidP="00882601">
            <w:pPr>
              <w:spacing w:after="0"/>
            </w:pPr>
            <w:proofErr w:type="spellStart"/>
            <w:r w:rsidRPr="00D7735B">
              <w:t>HY_LongitudinalSection</w:t>
            </w:r>
            <w:proofErr w:type="spellEnd"/>
          </w:p>
        </w:tc>
        <w:tc>
          <w:tcPr>
            <w:tcW w:w="0" w:type="auto"/>
            <w:hideMark/>
          </w:tcPr>
          <w:p w14:paraId="3D49D3F2" w14:textId="4738DEDF" w:rsidR="00153131" w:rsidRPr="00D7735B" w:rsidRDefault="00153131" w:rsidP="00882601">
            <w:pPr>
              <w:spacing w:after="0"/>
            </w:pPr>
            <w:r w:rsidRPr="00D7735B">
              <w:t>Not represented</w:t>
            </w:r>
          </w:p>
        </w:tc>
        <w:tc>
          <w:tcPr>
            <w:tcW w:w="0" w:type="auto"/>
            <w:hideMark/>
          </w:tcPr>
          <w:p w14:paraId="5454B0BF" w14:textId="512C7F7C" w:rsidR="00153131" w:rsidRPr="00D7735B" w:rsidRDefault="00153131" w:rsidP="00882601">
            <w:pPr>
              <w:spacing w:after="0"/>
            </w:pPr>
          </w:p>
        </w:tc>
      </w:tr>
      <w:tr w:rsidR="00153131" w:rsidRPr="00D7735B" w14:paraId="69DA0FA9" w14:textId="77777777" w:rsidTr="00153131">
        <w:tc>
          <w:tcPr>
            <w:tcW w:w="0" w:type="auto"/>
            <w:shd w:val="clear" w:color="auto" w:fill="F2F2F2" w:themeFill="background1" w:themeFillShade="F2"/>
            <w:hideMark/>
          </w:tcPr>
          <w:p w14:paraId="2F34149A" w14:textId="6477E9A8" w:rsidR="00153131" w:rsidRPr="00D7735B" w:rsidRDefault="00153131" w:rsidP="00882601">
            <w:pPr>
              <w:spacing w:after="0"/>
            </w:pPr>
            <w:proofErr w:type="spellStart"/>
            <w:r w:rsidRPr="00D7735B">
              <w:t>HY_CrossSection</w:t>
            </w:r>
            <w:proofErr w:type="spellEnd"/>
          </w:p>
        </w:tc>
        <w:tc>
          <w:tcPr>
            <w:tcW w:w="0" w:type="auto"/>
            <w:hideMark/>
          </w:tcPr>
          <w:p w14:paraId="7C07353A" w14:textId="5F3542DA" w:rsidR="00153131" w:rsidRPr="00D7735B" w:rsidRDefault="00153131" w:rsidP="00882601">
            <w:pPr>
              <w:spacing w:after="0"/>
            </w:pPr>
            <w:r w:rsidRPr="00D7735B">
              <w:t>Not represented</w:t>
            </w:r>
          </w:p>
        </w:tc>
        <w:tc>
          <w:tcPr>
            <w:tcW w:w="0" w:type="auto"/>
            <w:hideMark/>
          </w:tcPr>
          <w:p w14:paraId="3B91F7BE" w14:textId="3F1E7DA3" w:rsidR="00153131" w:rsidRPr="00D7735B" w:rsidRDefault="00153131" w:rsidP="00882601">
            <w:pPr>
              <w:spacing w:after="0"/>
            </w:pPr>
          </w:p>
        </w:tc>
      </w:tr>
      <w:tr w:rsidR="00153131" w:rsidRPr="00D7735B" w14:paraId="48249BED" w14:textId="77777777" w:rsidTr="00153131">
        <w:tc>
          <w:tcPr>
            <w:tcW w:w="0" w:type="auto"/>
            <w:shd w:val="clear" w:color="auto" w:fill="F2F2F2" w:themeFill="background1" w:themeFillShade="F2"/>
            <w:hideMark/>
          </w:tcPr>
          <w:p w14:paraId="6D97A5DA" w14:textId="0EF6F5E4" w:rsidR="00153131" w:rsidRPr="00D7735B" w:rsidRDefault="00153131" w:rsidP="00882601">
            <w:pPr>
              <w:spacing w:after="0"/>
            </w:pPr>
            <w:proofErr w:type="spellStart"/>
            <w:r w:rsidRPr="00D7735B">
              <w:t>HY_WaterBodyStratum</w:t>
            </w:r>
            <w:proofErr w:type="spellEnd"/>
          </w:p>
        </w:tc>
        <w:tc>
          <w:tcPr>
            <w:tcW w:w="0" w:type="auto"/>
            <w:hideMark/>
          </w:tcPr>
          <w:p w14:paraId="6DC285C4" w14:textId="4DE6047D" w:rsidR="00153131" w:rsidRPr="00D7735B" w:rsidRDefault="00153131" w:rsidP="00882601">
            <w:pPr>
              <w:spacing w:after="0"/>
            </w:pPr>
            <w:r w:rsidRPr="00D7735B">
              <w:t>Not represented</w:t>
            </w:r>
          </w:p>
        </w:tc>
        <w:tc>
          <w:tcPr>
            <w:tcW w:w="0" w:type="auto"/>
            <w:hideMark/>
          </w:tcPr>
          <w:p w14:paraId="5A92ADDB" w14:textId="2C8A4797" w:rsidR="00153131" w:rsidRPr="00D7735B" w:rsidRDefault="00153131" w:rsidP="00882601">
            <w:pPr>
              <w:spacing w:after="0"/>
            </w:pPr>
          </w:p>
        </w:tc>
      </w:tr>
      <w:tr w:rsidR="00153131" w:rsidRPr="00D7735B" w14:paraId="287199D6" w14:textId="77777777" w:rsidTr="00153131">
        <w:tc>
          <w:tcPr>
            <w:tcW w:w="0" w:type="auto"/>
            <w:shd w:val="clear" w:color="auto" w:fill="F2F2F2" w:themeFill="background1" w:themeFillShade="F2"/>
            <w:hideMark/>
          </w:tcPr>
          <w:p w14:paraId="3F7EA61E" w14:textId="1F70C8F0" w:rsidR="00153131" w:rsidRPr="00D7735B" w:rsidRDefault="00153131" w:rsidP="00882601">
            <w:pPr>
              <w:spacing w:after="0"/>
            </w:pPr>
            <w:proofErr w:type="spellStart"/>
            <w:r w:rsidRPr="00D7735B">
              <w:t>HY_Water_LiquidPhase</w:t>
            </w:r>
            <w:proofErr w:type="spellEnd"/>
          </w:p>
        </w:tc>
        <w:tc>
          <w:tcPr>
            <w:tcW w:w="0" w:type="auto"/>
            <w:hideMark/>
          </w:tcPr>
          <w:p w14:paraId="78B7B0A0" w14:textId="61CC03D7" w:rsidR="00153131" w:rsidRPr="00D7735B" w:rsidRDefault="00153131" w:rsidP="00882601">
            <w:pPr>
              <w:spacing w:after="0"/>
            </w:pPr>
            <w:r w:rsidRPr="00D7735B">
              <w:t>Not represented</w:t>
            </w:r>
          </w:p>
        </w:tc>
        <w:tc>
          <w:tcPr>
            <w:tcW w:w="0" w:type="auto"/>
            <w:hideMark/>
          </w:tcPr>
          <w:p w14:paraId="39FFE143" w14:textId="64AAC7BC" w:rsidR="00153131" w:rsidRPr="00D7735B" w:rsidRDefault="00153131" w:rsidP="00882601">
            <w:pPr>
              <w:spacing w:after="0"/>
            </w:pPr>
          </w:p>
        </w:tc>
      </w:tr>
      <w:tr w:rsidR="00153131" w:rsidRPr="00D7735B" w14:paraId="601FF517" w14:textId="77777777" w:rsidTr="00153131">
        <w:tc>
          <w:tcPr>
            <w:tcW w:w="0" w:type="auto"/>
            <w:shd w:val="clear" w:color="auto" w:fill="F2F2F2" w:themeFill="background1" w:themeFillShade="F2"/>
            <w:hideMark/>
          </w:tcPr>
          <w:p w14:paraId="2927800F" w14:textId="51A9447F" w:rsidR="00153131" w:rsidRPr="00D7735B" w:rsidRDefault="00153131" w:rsidP="00882601">
            <w:pPr>
              <w:spacing w:after="0"/>
            </w:pPr>
            <w:proofErr w:type="spellStart"/>
            <w:r w:rsidRPr="00D7735B">
              <w:t>HY_Water_SolidPhase</w:t>
            </w:r>
            <w:proofErr w:type="spellEnd"/>
          </w:p>
        </w:tc>
        <w:tc>
          <w:tcPr>
            <w:tcW w:w="0" w:type="auto"/>
            <w:hideMark/>
          </w:tcPr>
          <w:p w14:paraId="6B6886B4" w14:textId="0321DFAB" w:rsidR="00153131" w:rsidRPr="00D7735B" w:rsidRDefault="00153131" w:rsidP="00882601">
            <w:pPr>
              <w:spacing w:after="0"/>
            </w:pPr>
            <w:r w:rsidRPr="00D7735B">
              <w:t>Not represented</w:t>
            </w:r>
          </w:p>
        </w:tc>
        <w:tc>
          <w:tcPr>
            <w:tcW w:w="0" w:type="auto"/>
            <w:hideMark/>
          </w:tcPr>
          <w:p w14:paraId="24049DA1" w14:textId="65E928B4" w:rsidR="00153131" w:rsidRPr="00D7735B" w:rsidRDefault="00153131" w:rsidP="00882601">
            <w:pPr>
              <w:spacing w:after="0"/>
            </w:pPr>
          </w:p>
        </w:tc>
      </w:tr>
      <w:tr w:rsidR="00153131" w:rsidRPr="00D7735B" w14:paraId="04EDFA2C" w14:textId="77777777" w:rsidTr="00153131">
        <w:trPr>
          <w:trHeight w:val="89"/>
        </w:trPr>
        <w:tc>
          <w:tcPr>
            <w:tcW w:w="0" w:type="auto"/>
            <w:shd w:val="clear" w:color="auto" w:fill="F2F2F2" w:themeFill="background1" w:themeFillShade="F2"/>
          </w:tcPr>
          <w:p w14:paraId="450A57C2" w14:textId="1B0FD739" w:rsidR="00153131" w:rsidRPr="00D7735B" w:rsidRDefault="00153131" w:rsidP="00882601">
            <w:pPr>
              <w:spacing w:after="0"/>
            </w:pPr>
          </w:p>
        </w:tc>
        <w:tc>
          <w:tcPr>
            <w:tcW w:w="0" w:type="auto"/>
          </w:tcPr>
          <w:p w14:paraId="38D5969A" w14:textId="63E6747D" w:rsidR="00153131" w:rsidRPr="00D7735B" w:rsidRDefault="00153131" w:rsidP="00882601">
            <w:pPr>
              <w:spacing w:after="0"/>
            </w:pPr>
          </w:p>
        </w:tc>
        <w:tc>
          <w:tcPr>
            <w:tcW w:w="0" w:type="auto"/>
          </w:tcPr>
          <w:p w14:paraId="74FF65B6" w14:textId="1EA46887" w:rsidR="00153131" w:rsidRPr="00D7735B" w:rsidRDefault="00153131" w:rsidP="00882601">
            <w:pPr>
              <w:spacing w:after="0"/>
            </w:pPr>
          </w:p>
        </w:tc>
      </w:tr>
    </w:tbl>
    <w:p w14:paraId="62E7DDF9" w14:textId="77777777" w:rsidR="00D77B53" w:rsidRDefault="00D77B53" w:rsidP="00D77B53">
      <w:pPr>
        <w:spacing w:after="0"/>
        <w:rPr>
          <w:b/>
          <w:bCs/>
          <w:sz w:val="28"/>
        </w:rPr>
      </w:pPr>
      <w:r>
        <w:br w:type="page"/>
      </w:r>
    </w:p>
    <w:p w14:paraId="743B71CB" w14:textId="77777777" w:rsidR="00D77B53" w:rsidRPr="00D7735B" w:rsidRDefault="00D77B53" w:rsidP="00B44DA2">
      <w:pPr>
        <w:pStyle w:val="berschrift2"/>
        <w:numPr>
          <w:ilvl w:val="0"/>
          <w:numId w:val="0"/>
        </w:numPr>
      </w:pPr>
      <w:bookmarkStart w:id="250" w:name="_Toc463963500"/>
      <w:r>
        <w:lastRenderedPageBreak/>
        <w:t xml:space="preserve">C.3 </w:t>
      </w:r>
      <w:r w:rsidRPr="00D7735B">
        <w:t>Hydrometric Network</w:t>
      </w:r>
      <w:bookmarkEnd w:id="250"/>
    </w:p>
    <w:tbl>
      <w:tblPr>
        <w:tblStyle w:val="Tabellenraster"/>
        <w:tblW w:w="0" w:type="auto"/>
        <w:tblLook w:val="04A0" w:firstRow="1" w:lastRow="0" w:firstColumn="1" w:lastColumn="0" w:noHBand="0" w:noVBand="1"/>
      </w:tblPr>
      <w:tblGrid>
        <w:gridCol w:w="2896"/>
        <w:gridCol w:w="2656"/>
        <w:gridCol w:w="7624"/>
      </w:tblGrid>
      <w:tr w:rsidR="00D77B53" w:rsidRPr="00D7735B" w14:paraId="1B30305E" w14:textId="77777777" w:rsidTr="00882601">
        <w:tc>
          <w:tcPr>
            <w:tcW w:w="0" w:type="auto"/>
            <w:shd w:val="clear" w:color="auto" w:fill="F2F2F2" w:themeFill="background1" w:themeFillShade="F2"/>
            <w:hideMark/>
          </w:tcPr>
          <w:p w14:paraId="27897EDF" w14:textId="77777777" w:rsidR="00D77B53" w:rsidRPr="00D7735B" w:rsidRDefault="00D77B53" w:rsidP="00882601">
            <w:pPr>
              <w:spacing w:after="0"/>
              <w:rPr>
                <w:b/>
                <w:bCs/>
              </w:rPr>
            </w:pPr>
            <w:r w:rsidRPr="00D7735B">
              <w:rPr>
                <w:b/>
                <w:bCs/>
              </w:rPr>
              <w:t>HY_Features Name</w:t>
            </w:r>
          </w:p>
        </w:tc>
        <w:tc>
          <w:tcPr>
            <w:tcW w:w="0" w:type="auto"/>
            <w:hideMark/>
          </w:tcPr>
          <w:p w14:paraId="60D4E9BB" w14:textId="77777777" w:rsidR="00D77B53" w:rsidRPr="00D7735B" w:rsidRDefault="00D77B53" w:rsidP="00882601">
            <w:pPr>
              <w:spacing w:after="0"/>
              <w:jc w:val="center"/>
              <w:rPr>
                <w:b/>
                <w:bCs/>
              </w:rPr>
            </w:pPr>
            <w:r w:rsidRPr="00D7735B">
              <w:rPr>
                <w:b/>
                <w:bCs/>
              </w:rPr>
              <w:t>AHGF Class</w:t>
            </w:r>
          </w:p>
        </w:tc>
        <w:tc>
          <w:tcPr>
            <w:tcW w:w="0" w:type="auto"/>
            <w:hideMark/>
          </w:tcPr>
          <w:p w14:paraId="63179807" w14:textId="77777777" w:rsidR="00D77B53" w:rsidRPr="00D7735B" w:rsidRDefault="00D77B53" w:rsidP="00882601">
            <w:pPr>
              <w:spacing w:after="0"/>
              <w:jc w:val="center"/>
              <w:rPr>
                <w:b/>
                <w:bCs/>
              </w:rPr>
            </w:pPr>
            <w:r w:rsidRPr="00D7735B">
              <w:rPr>
                <w:b/>
                <w:bCs/>
              </w:rPr>
              <w:t>Comment</w:t>
            </w:r>
          </w:p>
        </w:tc>
      </w:tr>
      <w:tr w:rsidR="00D77B53" w:rsidRPr="00D7735B" w14:paraId="12E07345" w14:textId="77777777" w:rsidTr="00882601">
        <w:tc>
          <w:tcPr>
            <w:tcW w:w="0" w:type="auto"/>
            <w:shd w:val="clear" w:color="auto" w:fill="F2F2F2" w:themeFill="background1" w:themeFillShade="F2"/>
            <w:hideMark/>
          </w:tcPr>
          <w:p w14:paraId="22BC483D" w14:textId="77777777" w:rsidR="00D77B53" w:rsidRPr="00D7735B" w:rsidRDefault="00D77B53" w:rsidP="00882601">
            <w:pPr>
              <w:spacing w:after="0"/>
            </w:pPr>
            <w:r w:rsidRPr="00D7735B">
              <w:t>HY_HydrometricNetwork</w:t>
            </w:r>
          </w:p>
        </w:tc>
        <w:tc>
          <w:tcPr>
            <w:tcW w:w="0" w:type="auto"/>
            <w:hideMark/>
          </w:tcPr>
          <w:p w14:paraId="2C2C0794" w14:textId="77777777" w:rsidR="00D77B53" w:rsidRPr="00D7735B" w:rsidRDefault="00D77B53" w:rsidP="00882601">
            <w:pPr>
              <w:spacing w:after="0"/>
            </w:pPr>
            <w:r w:rsidRPr="00D7735B">
              <w:t>Not represented</w:t>
            </w:r>
          </w:p>
        </w:tc>
        <w:tc>
          <w:tcPr>
            <w:tcW w:w="0" w:type="auto"/>
            <w:hideMark/>
          </w:tcPr>
          <w:p w14:paraId="302B942E" w14:textId="2E15A430" w:rsidR="00D77B53" w:rsidRPr="00D7735B" w:rsidRDefault="00905542" w:rsidP="00905542">
            <w:pPr>
              <w:spacing w:after="0"/>
            </w:pPr>
            <w:r>
              <w:t>Possible f</w:t>
            </w:r>
            <w:r w:rsidRPr="00D7735B">
              <w:t xml:space="preserve">uture </w:t>
            </w:r>
            <w:r w:rsidR="00D77B53" w:rsidRPr="00D7735B">
              <w:t xml:space="preserve">plans to produce a </w:t>
            </w:r>
            <w:proofErr w:type="spellStart"/>
            <w:r w:rsidR="00D77B53" w:rsidRPr="00D7735B">
              <w:t>geoschematic</w:t>
            </w:r>
            <w:proofErr w:type="spellEnd"/>
            <w:r w:rsidR="00D77B53" w:rsidRPr="00D7735B">
              <w:t xml:space="preserve"> representation of the hydrometric features at some stage.</w:t>
            </w:r>
          </w:p>
        </w:tc>
      </w:tr>
      <w:tr w:rsidR="00D77B53" w:rsidRPr="00D7735B" w14:paraId="6619FF89" w14:textId="77777777" w:rsidTr="00882601">
        <w:tc>
          <w:tcPr>
            <w:tcW w:w="0" w:type="auto"/>
            <w:shd w:val="clear" w:color="auto" w:fill="F2F2F2" w:themeFill="background1" w:themeFillShade="F2"/>
            <w:hideMark/>
          </w:tcPr>
          <w:p w14:paraId="47B2C747" w14:textId="77777777" w:rsidR="00D77B53" w:rsidRPr="00D7735B" w:rsidRDefault="00D77B53" w:rsidP="00882601">
            <w:pPr>
              <w:spacing w:after="0"/>
            </w:pPr>
            <w:proofErr w:type="spellStart"/>
            <w:r w:rsidRPr="00D7735B">
              <w:t>HY_HydrometricFeature</w:t>
            </w:r>
            <w:proofErr w:type="spellEnd"/>
          </w:p>
        </w:tc>
        <w:tc>
          <w:tcPr>
            <w:tcW w:w="0" w:type="auto"/>
            <w:hideMark/>
          </w:tcPr>
          <w:p w14:paraId="3093C4E3" w14:textId="77777777" w:rsidR="00D77B53" w:rsidRPr="00D7735B" w:rsidRDefault="00D77B53" w:rsidP="00882601">
            <w:pPr>
              <w:spacing w:after="0"/>
            </w:pPr>
            <w:proofErr w:type="spellStart"/>
            <w:r w:rsidRPr="00D7735B">
              <w:t>AHGFNetworkNode</w:t>
            </w:r>
            <w:proofErr w:type="spellEnd"/>
            <w:r w:rsidRPr="00D7735B">
              <w:t xml:space="preserve">:: </w:t>
            </w:r>
            <w:proofErr w:type="spellStart"/>
            <w:r w:rsidRPr="00D7735B">
              <w:t>AHGFGhostNode</w:t>
            </w:r>
            <w:proofErr w:type="spellEnd"/>
          </w:p>
        </w:tc>
        <w:tc>
          <w:tcPr>
            <w:tcW w:w="0" w:type="auto"/>
            <w:hideMark/>
          </w:tcPr>
          <w:p w14:paraId="2FF506FE" w14:textId="196CA079" w:rsidR="00D77B53" w:rsidRPr="00D7735B" w:rsidRDefault="00D77B53" w:rsidP="00882601">
            <w:pPr>
              <w:spacing w:after="0"/>
            </w:pPr>
            <w:r w:rsidRPr="00D7735B">
              <w:t xml:space="preserve">Ghost Nodes are a representation of Hydrometric features located on a Hydrographic Network representation. </w:t>
            </w:r>
            <w:r w:rsidRPr="00D7735B">
              <w:rPr>
                <w:b/>
                <w:bCs/>
              </w:rPr>
              <w:t>Note</w:t>
            </w:r>
            <w:r w:rsidRPr="00D7735B">
              <w:t xml:space="preserve">: Currently, V3 has a separate </w:t>
            </w:r>
            <w:proofErr w:type="spellStart"/>
            <w:r w:rsidRPr="00D7735B">
              <w:t>AHGFGhostNode</w:t>
            </w:r>
            <w:proofErr w:type="spellEnd"/>
            <w:r w:rsidRPr="00D7735B">
              <w:t xml:space="preserve"> feature class for ghost nodes. There are plans to include these features as part of the Hydrology Reporting Catchments product forming outfalls for </w:t>
            </w:r>
            <w:proofErr w:type="spellStart"/>
            <w:r w:rsidRPr="00D7735B">
              <w:t>AHGFContractedCatchment</w:t>
            </w:r>
            <w:proofErr w:type="spellEnd"/>
            <w:r w:rsidRPr="00D7735B">
              <w:t xml:space="preserve"> (</w:t>
            </w:r>
            <w:proofErr w:type="spellStart"/>
            <w:r w:rsidR="00CC6131">
              <w:t>HY_DendriticCatchment</w:t>
            </w:r>
            <w:proofErr w:type="spellEnd"/>
            <w:r w:rsidRPr="00D7735B">
              <w:t>) features.</w:t>
            </w:r>
          </w:p>
        </w:tc>
      </w:tr>
      <w:tr w:rsidR="00D77B53" w:rsidRPr="00D7735B" w14:paraId="4761B858" w14:textId="77777777" w:rsidTr="00882601">
        <w:tc>
          <w:tcPr>
            <w:tcW w:w="0" w:type="auto"/>
            <w:shd w:val="clear" w:color="auto" w:fill="F2F2F2" w:themeFill="background1" w:themeFillShade="F2"/>
            <w:hideMark/>
          </w:tcPr>
          <w:p w14:paraId="0E6D0CA1" w14:textId="77777777" w:rsidR="00D77B53" w:rsidRPr="00D7735B" w:rsidRDefault="00D77B53" w:rsidP="00882601">
            <w:pPr>
              <w:spacing w:after="0"/>
            </w:pPr>
            <w:proofErr w:type="spellStart"/>
            <w:r w:rsidRPr="00D7735B">
              <w:t>HY_RiverReferenceSystem</w:t>
            </w:r>
            <w:proofErr w:type="spellEnd"/>
          </w:p>
        </w:tc>
        <w:tc>
          <w:tcPr>
            <w:tcW w:w="0" w:type="auto"/>
            <w:hideMark/>
          </w:tcPr>
          <w:p w14:paraId="088A3882" w14:textId="77777777" w:rsidR="00D77B53" w:rsidRPr="00D7735B" w:rsidRDefault="00D77B53" w:rsidP="00882601">
            <w:pPr>
              <w:spacing w:after="0"/>
            </w:pPr>
            <w:r w:rsidRPr="00D7735B">
              <w:t>Not represented</w:t>
            </w:r>
          </w:p>
        </w:tc>
        <w:tc>
          <w:tcPr>
            <w:tcW w:w="0" w:type="auto"/>
            <w:hideMark/>
          </w:tcPr>
          <w:p w14:paraId="39A699A9" w14:textId="77777777" w:rsidR="00D77B53" w:rsidRPr="00D7735B" w:rsidRDefault="00D77B53" w:rsidP="00882601">
            <w:pPr>
              <w:spacing w:after="0"/>
            </w:pPr>
            <w:r w:rsidRPr="00D7735B">
              <w:t>Measures are not yet explicitly included in AHGF.</w:t>
            </w:r>
          </w:p>
        </w:tc>
      </w:tr>
      <w:tr w:rsidR="00D77B53" w:rsidRPr="00D7735B" w14:paraId="56DAF8F9" w14:textId="77777777" w:rsidTr="00882601">
        <w:tc>
          <w:tcPr>
            <w:tcW w:w="0" w:type="auto"/>
            <w:shd w:val="clear" w:color="auto" w:fill="F2F2F2" w:themeFill="background1" w:themeFillShade="F2"/>
            <w:hideMark/>
          </w:tcPr>
          <w:p w14:paraId="0AE9DA8B" w14:textId="77777777" w:rsidR="00D77B53" w:rsidRPr="00D7735B" w:rsidRDefault="00D77B53" w:rsidP="00882601">
            <w:pPr>
              <w:spacing w:after="0"/>
            </w:pPr>
            <w:proofErr w:type="spellStart"/>
            <w:r w:rsidRPr="00D7735B">
              <w:t>HY_IndirectPostition</w:t>
            </w:r>
            <w:proofErr w:type="spellEnd"/>
          </w:p>
        </w:tc>
        <w:tc>
          <w:tcPr>
            <w:tcW w:w="0" w:type="auto"/>
            <w:hideMark/>
          </w:tcPr>
          <w:p w14:paraId="4871C06A" w14:textId="77777777" w:rsidR="00D77B53" w:rsidRPr="00D7735B" w:rsidRDefault="00D77B53" w:rsidP="00882601">
            <w:pPr>
              <w:spacing w:after="0"/>
            </w:pPr>
            <w:r w:rsidRPr="00D7735B">
              <w:t>Not represented</w:t>
            </w:r>
          </w:p>
        </w:tc>
        <w:tc>
          <w:tcPr>
            <w:tcW w:w="0" w:type="auto"/>
            <w:hideMark/>
          </w:tcPr>
          <w:p w14:paraId="4EEF8C02" w14:textId="77777777" w:rsidR="00D77B53" w:rsidRPr="00D7735B" w:rsidRDefault="00D77B53" w:rsidP="00882601">
            <w:pPr>
              <w:spacing w:after="0"/>
            </w:pPr>
            <w:r w:rsidRPr="00D7735B">
              <w:t>Measures are not yet explicitly included in AHGF.</w:t>
            </w:r>
          </w:p>
        </w:tc>
      </w:tr>
    </w:tbl>
    <w:p w14:paraId="73D9C88A" w14:textId="77777777" w:rsidR="001D27A5" w:rsidRDefault="001D27A5">
      <w:pPr>
        <w:pStyle w:val="berschrift2"/>
        <w:numPr>
          <w:ilvl w:val="0"/>
          <w:numId w:val="0"/>
        </w:numPr>
        <w:rPr>
          <w:i/>
        </w:rPr>
        <w:sectPr w:rsidR="001D27A5" w:rsidSect="00986726">
          <w:footerReference w:type="even" r:id="rId98"/>
          <w:footerReference w:type="default" r:id="rId99"/>
          <w:type w:val="oddPage"/>
          <w:pgSz w:w="15840" w:h="12240" w:orient="landscape"/>
          <w:pgMar w:top="1800" w:right="1440" w:bottom="1800" w:left="1440" w:header="720" w:footer="720" w:gutter="0"/>
          <w:pgNumType w:start="1"/>
          <w:cols w:space="720"/>
          <w:docGrid w:linePitch="360"/>
        </w:sectPr>
      </w:pPr>
    </w:p>
    <w:p w14:paraId="5F27F243" w14:textId="11A77E1B" w:rsidR="001D27A5" w:rsidRDefault="001D27A5" w:rsidP="00B44DA2">
      <w:pPr>
        <w:pStyle w:val="berschrift1"/>
        <w:numPr>
          <w:ilvl w:val="0"/>
          <w:numId w:val="0"/>
        </w:numPr>
      </w:pPr>
      <w:bookmarkStart w:id="251" w:name="_Toc463963501"/>
      <w:r w:rsidRPr="00F11F37">
        <w:lastRenderedPageBreak/>
        <w:t xml:space="preserve">ANNEX D: HY_Features - </w:t>
      </w:r>
      <w:proofErr w:type="spellStart"/>
      <w:r w:rsidRPr="00F11F37">
        <w:t>NHDPlus</w:t>
      </w:r>
      <w:proofErr w:type="spellEnd"/>
      <w:r w:rsidRPr="00F11F37">
        <w:t xml:space="preserve">  Mapping</w:t>
      </w:r>
      <w:bookmarkEnd w:id="251"/>
    </w:p>
    <w:p w14:paraId="28935695" w14:textId="75945A70" w:rsidR="00AF47A8" w:rsidRPr="00613CC2" w:rsidRDefault="00AF47A8" w:rsidP="00613CC2">
      <w:r w:rsidRPr="00D7735B">
        <w:t xml:space="preserve">This is a </w:t>
      </w:r>
      <w:r>
        <w:t>descriptive</w:t>
      </w:r>
      <w:r w:rsidRPr="00D7735B">
        <w:t xml:space="preserve"> mapping for the </w:t>
      </w:r>
      <w:r w:rsidR="00613CC2">
        <w:t xml:space="preserve">USGS </w:t>
      </w:r>
      <w:r w:rsidR="00613CC2" w:rsidRPr="00F11F37">
        <w:t>National Hydrography Dataset P</w:t>
      </w:r>
      <w:r w:rsidR="00613CC2">
        <w:t>l</w:t>
      </w:r>
      <w:r w:rsidR="00613CC2" w:rsidRPr="00F11F37">
        <w:t xml:space="preserve">us </w:t>
      </w:r>
      <w:r w:rsidR="00613CC2">
        <w:t>(</w:t>
      </w:r>
      <w:proofErr w:type="spellStart"/>
      <w:r w:rsidR="00613CC2" w:rsidRPr="00F11F37">
        <w:t>NHDPlus</w:t>
      </w:r>
      <w:proofErr w:type="spellEnd"/>
      <w:r w:rsidR="00613CC2" w:rsidRPr="00F11F37">
        <w:t>)</w:t>
      </w:r>
      <w:r w:rsidR="00254E14">
        <w:t>[10].</w:t>
      </w:r>
      <w:r>
        <w:t xml:space="preserve"> It is intended to provide an understanding of the basic relationship of HY_Features concepts and the </w:t>
      </w:r>
      <w:proofErr w:type="spellStart"/>
      <w:r>
        <w:t>NHDPlus</w:t>
      </w:r>
      <w:proofErr w:type="spellEnd"/>
      <w:r>
        <w:t xml:space="preserve"> hydrologic feature implementation.</w:t>
      </w:r>
      <w:r w:rsidR="00AA15D6">
        <w:t xml:space="preserve"> </w:t>
      </w:r>
    </w:p>
    <w:p w14:paraId="1EE3D71A" w14:textId="4C738E77" w:rsidR="001D27A5" w:rsidRPr="00F11F37" w:rsidRDefault="001D27A5" w:rsidP="00B44DA2">
      <w:pPr>
        <w:pStyle w:val="berschrift2"/>
        <w:numPr>
          <w:ilvl w:val="0"/>
          <w:numId w:val="0"/>
        </w:numPr>
      </w:pPr>
      <w:bookmarkStart w:id="252" w:name="_Toc463963502"/>
      <w:r w:rsidRPr="00F11F37">
        <w:t>D.1 Catchment Model</w:t>
      </w:r>
      <w:bookmarkEnd w:id="252"/>
    </w:p>
    <w:tbl>
      <w:tblPr>
        <w:tblStyle w:val="Tabellenraster"/>
        <w:tblW w:w="0" w:type="auto"/>
        <w:tblLook w:val="04A0" w:firstRow="1" w:lastRow="0" w:firstColumn="1" w:lastColumn="0" w:noHBand="0" w:noVBand="1"/>
      </w:tblPr>
      <w:tblGrid>
        <w:gridCol w:w="3029"/>
        <w:gridCol w:w="2487"/>
        <w:gridCol w:w="7660"/>
      </w:tblGrid>
      <w:tr w:rsidR="001D27A5" w:rsidRPr="00F11F37" w14:paraId="047D4B0C" w14:textId="77777777" w:rsidTr="00882601">
        <w:tc>
          <w:tcPr>
            <w:tcW w:w="0" w:type="auto"/>
            <w:shd w:val="clear" w:color="auto" w:fill="F2F2F2" w:themeFill="background1" w:themeFillShade="F2"/>
            <w:hideMark/>
          </w:tcPr>
          <w:p w14:paraId="25BFCFF2" w14:textId="77777777" w:rsidR="001D27A5" w:rsidRPr="00F11F37" w:rsidRDefault="001D27A5" w:rsidP="00882601">
            <w:pPr>
              <w:spacing w:after="0"/>
              <w:rPr>
                <w:b/>
                <w:bCs/>
              </w:rPr>
            </w:pPr>
            <w:r w:rsidRPr="00F11F37">
              <w:rPr>
                <w:b/>
                <w:bCs/>
              </w:rPr>
              <w:t>HY_Features Name</w:t>
            </w:r>
          </w:p>
        </w:tc>
        <w:tc>
          <w:tcPr>
            <w:tcW w:w="0" w:type="auto"/>
            <w:hideMark/>
          </w:tcPr>
          <w:p w14:paraId="4A99460A" w14:textId="77777777" w:rsidR="001D27A5" w:rsidRPr="00F11F37" w:rsidRDefault="001D27A5" w:rsidP="00882601">
            <w:pPr>
              <w:spacing w:after="0"/>
              <w:jc w:val="center"/>
              <w:rPr>
                <w:b/>
                <w:bCs/>
              </w:rPr>
            </w:pPr>
            <w:proofErr w:type="spellStart"/>
            <w:r w:rsidRPr="00F11F37">
              <w:rPr>
                <w:b/>
                <w:bCs/>
              </w:rPr>
              <w:t>NHDPlus</w:t>
            </w:r>
            <w:proofErr w:type="spellEnd"/>
            <w:r w:rsidRPr="00F11F37">
              <w:rPr>
                <w:b/>
                <w:bCs/>
              </w:rPr>
              <w:t xml:space="preserve"> Name</w:t>
            </w:r>
          </w:p>
        </w:tc>
        <w:tc>
          <w:tcPr>
            <w:tcW w:w="0" w:type="auto"/>
            <w:hideMark/>
          </w:tcPr>
          <w:p w14:paraId="7520C047" w14:textId="77777777" w:rsidR="001D27A5" w:rsidRPr="00F11F37" w:rsidRDefault="001D27A5" w:rsidP="00882601">
            <w:pPr>
              <w:spacing w:after="0"/>
              <w:jc w:val="center"/>
              <w:rPr>
                <w:b/>
                <w:bCs/>
              </w:rPr>
            </w:pPr>
            <w:r w:rsidRPr="00F11F37">
              <w:rPr>
                <w:b/>
                <w:bCs/>
              </w:rPr>
              <w:t>Comment</w:t>
            </w:r>
          </w:p>
        </w:tc>
      </w:tr>
      <w:tr w:rsidR="001D27A5" w:rsidRPr="00F11F37" w14:paraId="06166502" w14:textId="77777777" w:rsidTr="00882601">
        <w:tc>
          <w:tcPr>
            <w:tcW w:w="0" w:type="auto"/>
            <w:shd w:val="clear" w:color="auto" w:fill="F2F2F2" w:themeFill="background1" w:themeFillShade="F2"/>
            <w:hideMark/>
          </w:tcPr>
          <w:p w14:paraId="55B4CA60" w14:textId="77777777" w:rsidR="001D27A5" w:rsidRPr="00F11F37" w:rsidRDefault="001D27A5" w:rsidP="00882601">
            <w:pPr>
              <w:spacing w:after="0"/>
            </w:pPr>
            <w:r w:rsidRPr="00F11F37">
              <w:t>HY_Catchment</w:t>
            </w:r>
          </w:p>
        </w:tc>
        <w:tc>
          <w:tcPr>
            <w:tcW w:w="0" w:type="auto"/>
            <w:hideMark/>
          </w:tcPr>
          <w:p w14:paraId="13C49580" w14:textId="77777777" w:rsidR="001D27A5" w:rsidRPr="00F11F37" w:rsidRDefault="001D27A5" w:rsidP="00882601">
            <w:pPr>
              <w:spacing w:after="0"/>
            </w:pPr>
            <w:proofErr w:type="spellStart"/>
            <w:r w:rsidRPr="00F11F37">
              <w:t>comid</w:t>
            </w:r>
            <w:proofErr w:type="spellEnd"/>
            <w:r w:rsidRPr="00F11F37">
              <w:t xml:space="preserve"> catchment</w:t>
            </w:r>
          </w:p>
        </w:tc>
        <w:tc>
          <w:tcPr>
            <w:tcW w:w="0" w:type="auto"/>
            <w:hideMark/>
          </w:tcPr>
          <w:p w14:paraId="77A8140E" w14:textId="77777777" w:rsidR="001D27A5" w:rsidRPr="00F11F37" w:rsidRDefault="001D27A5" w:rsidP="00882601">
            <w:pPr>
              <w:spacing w:after="0"/>
            </w:pPr>
            <w:r w:rsidRPr="00F11F37">
              <w:t xml:space="preserve">The </w:t>
            </w:r>
            <w:proofErr w:type="spellStart"/>
            <w:r w:rsidRPr="00F11F37">
              <w:t>comid</w:t>
            </w:r>
            <w:proofErr w:type="spellEnd"/>
            <w:r w:rsidRPr="00F11F37">
              <w:t xml:space="preserve"> catchment is the feature that takes part in </w:t>
            </w:r>
            <w:proofErr w:type="spellStart"/>
            <w:r w:rsidRPr="00F11F37">
              <w:t>PlusFlow</w:t>
            </w:r>
            <w:proofErr w:type="spellEnd"/>
            <w:r w:rsidRPr="00F11F37">
              <w:t xml:space="preserve"> topology table, has associated accumulated characteristics, etc. Could also be the collection of catchments that contribute to a given </w:t>
            </w:r>
            <w:proofErr w:type="spellStart"/>
            <w:r w:rsidRPr="00F11F37">
              <w:t>reachcode</w:t>
            </w:r>
            <w:proofErr w:type="spellEnd"/>
            <w:r w:rsidRPr="00F11F37">
              <w:t xml:space="preserve"> reach, HUC watershed outlet, or other identifiable watershed outlet.</w:t>
            </w:r>
          </w:p>
        </w:tc>
      </w:tr>
      <w:tr w:rsidR="001D27A5" w:rsidRPr="00F11F37" w14:paraId="0115E51F" w14:textId="77777777" w:rsidTr="00882601">
        <w:tc>
          <w:tcPr>
            <w:tcW w:w="0" w:type="auto"/>
            <w:shd w:val="clear" w:color="auto" w:fill="F2F2F2" w:themeFill="background1" w:themeFillShade="F2"/>
            <w:hideMark/>
          </w:tcPr>
          <w:p w14:paraId="242DC43C" w14:textId="4D82D659" w:rsidR="001D27A5" w:rsidRPr="00F11F37" w:rsidRDefault="00CC6131" w:rsidP="00882601">
            <w:pPr>
              <w:spacing w:after="0"/>
            </w:pPr>
            <w:proofErr w:type="spellStart"/>
            <w:r>
              <w:t>HY_DendriticCatchment</w:t>
            </w:r>
            <w:proofErr w:type="spellEnd"/>
          </w:p>
        </w:tc>
        <w:tc>
          <w:tcPr>
            <w:tcW w:w="0" w:type="auto"/>
            <w:hideMark/>
          </w:tcPr>
          <w:p w14:paraId="0ACE08B8" w14:textId="77777777" w:rsidR="001D27A5" w:rsidRPr="00F11F37" w:rsidRDefault="001D27A5" w:rsidP="00882601">
            <w:pPr>
              <w:spacing w:after="0"/>
            </w:pPr>
            <w:proofErr w:type="spellStart"/>
            <w:r w:rsidRPr="00F11F37">
              <w:t>comid</w:t>
            </w:r>
            <w:proofErr w:type="spellEnd"/>
            <w:r w:rsidRPr="00F11F37">
              <w:t xml:space="preserve"> catchment</w:t>
            </w:r>
          </w:p>
        </w:tc>
        <w:tc>
          <w:tcPr>
            <w:tcW w:w="0" w:type="auto"/>
            <w:hideMark/>
          </w:tcPr>
          <w:p w14:paraId="1D3122EF" w14:textId="77777777" w:rsidR="001D27A5" w:rsidRPr="00F11F37" w:rsidRDefault="001D27A5" w:rsidP="00882601">
            <w:pPr>
              <w:spacing w:after="0"/>
            </w:pPr>
            <w:proofErr w:type="spellStart"/>
            <w:r w:rsidRPr="00F11F37">
              <w:t>NHDPlus</w:t>
            </w:r>
            <w:proofErr w:type="spellEnd"/>
            <w:r w:rsidRPr="00F11F37">
              <w:t xml:space="preserve"> catchments not following any diversions in the flow tables</w:t>
            </w:r>
          </w:p>
        </w:tc>
      </w:tr>
      <w:tr w:rsidR="001D27A5" w:rsidRPr="00F11F37" w14:paraId="54A4215A" w14:textId="77777777" w:rsidTr="00882601">
        <w:tc>
          <w:tcPr>
            <w:tcW w:w="0" w:type="auto"/>
            <w:shd w:val="clear" w:color="auto" w:fill="F2F2F2" w:themeFill="background1" w:themeFillShade="F2"/>
            <w:hideMark/>
          </w:tcPr>
          <w:p w14:paraId="400395E0" w14:textId="77777777" w:rsidR="001D27A5" w:rsidRPr="00F11F37" w:rsidRDefault="001D27A5" w:rsidP="00882601">
            <w:pPr>
              <w:spacing w:after="0"/>
            </w:pPr>
            <w:proofErr w:type="spellStart"/>
            <w:r w:rsidRPr="00F11F37">
              <w:t>HY_InteriorCatchment</w:t>
            </w:r>
            <w:proofErr w:type="spellEnd"/>
          </w:p>
        </w:tc>
        <w:tc>
          <w:tcPr>
            <w:tcW w:w="0" w:type="auto"/>
            <w:hideMark/>
          </w:tcPr>
          <w:p w14:paraId="64999461" w14:textId="77777777" w:rsidR="001D27A5" w:rsidRPr="00F11F37" w:rsidRDefault="001D27A5" w:rsidP="00882601">
            <w:pPr>
              <w:spacing w:after="0"/>
            </w:pPr>
            <w:proofErr w:type="spellStart"/>
            <w:r w:rsidRPr="00F11F37">
              <w:t>comid</w:t>
            </w:r>
            <w:proofErr w:type="spellEnd"/>
            <w:r w:rsidRPr="00F11F37">
              <w:t xml:space="preserve"> catchment</w:t>
            </w:r>
          </w:p>
        </w:tc>
        <w:tc>
          <w:tcPr>
            <w:tcW w:w="0" w:type="auto"/>
            <w:hideMark/>
          </w:tcPr>
          <w:p w14:paraId="72DE4904" w14:textId="77777777" w:rsidR="001D27A5" w:rsidRPr="00F11F37" w:rsidRDefault="001D27A5" w:rsidP="00882601">
            <w:pPr>
              <w:spacing w:after="0"/>
            </w:pPr>
            <w:proofErr w:type="spellStart"/>
            <w:r w:rsidRPr="00F11F37">
              <w:t>NHDPlus</w:t>
            </w:r>
            <w:proofErr w:type="spellEnd"/>
            <w:r w:rsidRPr="00F11F37">
              <w:t xml:space="preserve"> catchments that do not contribute flow.</w:t>
            </w:r>
          </w:p>
        </w:tc>
      </w:tr>
      <w:tr w:rsidR="001D27A5" w:rsidRPr="00F11F37" w14:paraId="1D918758" w14:textId="77777777" w:rsidTr="00882601">
        <w:tc>
          <w:tcPr>
            <w:tcW w:w="0" w:type="auto"/>
            <w:shd w:val="clear" w:color="auto" w:fill="F2F2F2" w:themeFill="background1" w:themeFillShade="F2"/>
            <w:hideMark/>
          </w:tcPr>
          <w:p w14:paraId="37A06020" w14:textId="77777777" w:rsidR="001D27A5" w:rsidRPr="00F11F37" w:rsidRDefault="001D27A5" w:rsidP="00882601">
            <w:pPr>
              <w:spacing w:after="0"/>
            </w:pPr>
            <w:proofErr w:type="spellStart"/>
            <w:r w:rsidRPr="00F11F37">
              <w:t>HY_CatchmentAggregate</w:t>
            </w:r>
            <w:proofErr w:type="spellEnd"/>
          </w:p>
        </w:tc>
        <w:tc>
          <w:tcPr>
            <w:tcW w:w="0" w:type="auto"/>
            <w:hideMark/>
          </w:tcPr>
          <w:p w14:paraId="1E946AB8" w14:textId="77777777" w:rsidR="001D27A5" w:rsidRPr="00F11F37" w:rsidRDefault="001D27A5" w:rsidP="00882601">
            <w:pPr>
              <w:spacing w:after="0"/>
            </w:pPr>
            <w:r w:rsidRPr="00F11F37">
              <w:t xml:space="preserve">collection of </w:t>
            </w:r>
            <w:proofErr w:type="spellStart"/>
            <w:r w:rsidRPr="00F11F37">
              <w:t>comid</w:t>
            </w:r>
            <w:proofErr w:type="spellEnd"/>
            <w:r w:rsidRPr="00F11F37">
              <w:t xml:space="preserve"> catchments</w:t>
            </w:r>
          </w:p>
        </w:tc>
        <w:tc>
          <w:tcPr>
            <w:tcW w:w="0" w:type="auto"/>
            <w:hideMark/>
          </w:tcPr>
          <w:p w14:paraId="3ECEC612" w14:textId="77777777" w:rsidR="001D27A5" w:rsidRPr="00F11F37" w:rsidRDefault="001D27A5" w:rsidP="00882601">
            <w:pPr>
              <w:spacing w:after="0"/>
            </w:pPr>
            <w:r w:rsidRPr="00F11F37">
              <w:t>Including interior catchments and not following diversions in the flow tables</w:t>
            </w:r>
          </w:p>
        </w:tc>
      </w:tr>
      <w:tr w:rsidR="001D27A5" w:rsidRPr="00F11F37" w14:paraId="5BA7C9B9" w14:textId="77777777" w:rsidTr="00882601">
        <w:tc>
          <w:tcPr>
            <w:tcW w:w="0" w:type="auto"/>
            <w:shd w:val="clear" w:color="auto" w:fill="F2F2F2" w:themeFill="background1" w:themeFillShade="F2"/>
            <w:hideMark/>
          </w:tcPr>
          <w:p w14:paraId="7301F689" w14:textId="77777777" w:rsidR="001D27A5" w:rsidRPr="00F11F37" w:rsidRDefault="001D27A5" w:rsidP="00882601">
            <w:pPr>
              <w:spacing w:after="0"/>
            </w:pPr>
            <w:proofErr w:type="spellStart"/>
            <w:r w:rsidRPr="00F11F37">
              <w:t>HY_Outfall</w:t>
            </w:r>
            <w:proofErr w:type="spellEnd"/>
          </w:p>
        </w:tc>
        <w:tc>
          <w:tcPr>
            <w:tcW w:w="0" w:type="auto"/>
            <w:hideMark/>
          </w:tcPr>
          <w:p w14:paraId="2D5BCF1F" w14:textId="77777777" w:rsidR="001D27A5" w:rsidRPr="00F11F37" w:rsidRDefault="001D27A5" w:rsidP="00882601">
            <w:pPr>
              <w:spacing w:after="0"/>
            </w:pPr>
            <w:proofErr w:type="spellStart"/>
            <w:r w:rsidRPr="00F11F37">
              <w:t>fromNode</w:t>
            </w:r>
            <w:proofErr w:type="spellEnd"/>
            <w:r w:rsidRPr="00F11F37">
              <w:t xml:space="preserve"> or </w:t>
            </w:r>
            <w:proofErr w:type="spellStart"/>
            <w:r w:rsidRPr="00F11F37">
              <w:t>toNode</w:t>
            </w:r>
            <w:proofErr w:type="spellEnd"/>
          </w:p>
        </w:tc>
        <w:tc>
          <w:tcPr>
            <w:tcW w:w="0" w:type="auto"/>
            <w:hideMark/>
          </w:tcPr>
          <w:p w14:paraId="36259A93" w14:textId="77777777" w:rsidR="001D27A5" w:rsidRPr="00F11F37" w:rsidRDefault="001D27A5" w:rsidP="00882601">
            <w:pPr>
              <w:spacing w:after="0"/>
            </w:pPr>
            <w:proofErr w:type="spellStart"/>
            <w:r w:rsidRPr="00F11F37">
              <w:t>NHDPlus</w:t>
            </w:r>
            <w:proofErr w:type="spellEnd"/>
            <w:r w:rsidRPr="00F11F37">
              <w:t xml:space="preserve"> nodes are inflow (</w:t>
            </w:r>
            <w:proofErr w:type="spellStart"/>
            <w:r w:rsidRPr="00F11F37">
              <w:t>fromNode</w:t>
            </w:r>
            <w:proofErr w:type="spellEnd"/>
            <w:r w:rsidRPr="00F11F37">
              <w:t>) and outflow (</w:t>
            </w:r>
            <w:proofErr w:type="spellStart"/>
            <w:r w:rsidRPr="00F11F37">
              <w:t>toNode</w:t>
            </w:r>
            <w:proofErr w:type="spellEnd"/>
            <w:r w:rsidRPr="00F11F37">
              <w:t xml:space="preserve">) nodes of a given </w:t>
            </w:r>
            <w:proofErr w:type="spellStart"/>
            <w:r w:rsidRPr="00F11F37">
              <w:t>comid</w:t>
            </w:r>
            <w:proofErr w:type="spellEnd"/>
            <w:r w:rsidRPr="00F11F37">
              <w:t xml:space="preserve"> catchment.</w:t>
            </w:r>
          </w:p>
        </w:tc>
      </w:tr>
      <w:tr w:rsidR="001D27A5" w:rsidRPr="00F11F37" w14:paraId="074ADE75" w14:textId="77777777" w:rsidTr="00882601">
        <w:tc>
          <w:tcPr>
            <w:tcW w:w="0" w:type="auto"/>
            <w:shd w:val="clear" w:color="auto" w:fill="F2F2F2" w:themeFill="background1" w:themeFillShade="F2"/>
            <w:hideMark/>
          </w:tcPr>
          <w:p w14:paraId="4EF2B39E" w14:textId="77777777" w:rsidR="001D27A5" w:rsidRPr="00F11F37" w:rsidRDefault="001D27A5" w:rsidP="00882601">
            <w:pPr>
              <w:spacing w:after="0"/>
            </w:pPr>
            <w:proofErr w:type="spellStart"/>
            <w:r w:rsidRPr="00F11F37">
              <w:t>HY_OutfallRealization</w:t>
            </w:r>
            <w:proofErr w:type="spellEnd"/>
          </w:p>
        </w:tc>
        <w:tc>
          <w:tcPr>
            <w:tcW w:w="0" w:type="auto"/>
            <w:hideMark/>
          </w:tcPr>
          <w:p w14:paraId="4FE1A670" w14:textId="77777777" w:rsidR="001D27A5" w:rsidRPr="00F11F37" w:rsidRDefault="001D27A5" w:rsidP="00882601">
            <w:pPr>
              <w:spacing w:after="0"/>
            </w:pPr>
            <w:proofErr w:type="spellStart"/>
            <w:r w:rsidRPr="00F11F37">
              <w:t>fromNode</w:t>
            </w:r>
            <w:proofErr w:type="spellEnd"/>
            <w:r w:rsidRPr="00F11F37">
              <w:t xml:space="preserve"> or </w:t>
            </w:r>
            <w:proofErr w:type="spellStart"/>
            <w:r w:rsidRPr="00F11F37">
              <w:t>toNode</w:t>
            </w:r>
            <w:proofErr w:type="spellEnd"/>
            <w:r w:rsidRPr="00F11F37">
              <w:t xml:space="preserve"> location, point location of point events, etc.</w:t>
            </w:r>
          </w:p>
        </w:tc>
        <w:tc>
          <w:tcPr>
            <w:tcW w:w="0" w:type="auto"/>
            <w:hideMark/>
          </w:tcPr>
          <w:p w14:paraId="1EBB0210" w14:textId="77777777" w:rsidR="001D27A5" w:rsidRPr="00F11F37" w:rsidRDefault="001D27A5" w:rsidP="00882601">
            <w:pPr>
              <w:spacing w:after="0"/>
            </w:pPr>
            <w:proofErr w:type="spellStart"/>
            <w:r w:rsidRPr="00F11F37">
              <w:t>HY_ReferenceLocation</w:t>
            </w:r>
            <w:proofErr w:type="spellEnd"/>
            <w:r w:rsidRPr="00F11F37">
              <w:t xml:space="preserve"> can be used as a reference location for any point associated with a feature. Typically this is for outfalls and monitoring locations, but may be used for many other feature types.</w:t>
            </w:r>
          </w:p>
        </w:tc>
      </w:tr>
      <w:tr w:rsidR="001D27A5" w:rsidRPr="00F11F37" w14:paraId="094AEE19" w14:textId="77777777" w:rsidTr="00882601">
        <w:tc>
          <w:tcPr>
            <w:tcW w:w="0" w:type="auto"/>
            <w:shd w:val="clear" w:color="auto" w:fill="F2F2F2" w:themeFill="background1" w:themeFillShade="F2"/>
            <w:hideMark/>
          </w:tcPr>
          <w:p w14:paraId="5E44DC49" w14:textId="77777777" w:rsidR="001D27A5" w:rsidRPr="00F11F37" w:rsidRDefault="001D27A5" w:rsidP="00882601">
            <w:pPr>
              <w:spacing w:after="0"/>
            </w:pPr>
            <w:proofErr w:type="spellStart"/>
            <w:r w:rsidRPr="00F11F37">
              <w:t>HY_CatchmentRealization</w:t>
            </w:r>
            <w:proofErr w:type="spellEnd"/>
          </w:p>
        </w:tc>
        <w:tc>
          <w:tcPr>
            <w:tcW w:w="0" w:type="auto"/>
            <w:hideMark/>
          </w:tcPr>
          <w:p w14:paraId="12C3B5B0" w14:textId="77777777" w:rsidR="001D27A5" w:rsidRPr="00F11F37" w:rsidRDefault="001D27A5" w:rsidP="00882601">
            <w:pPr>
              <w:spacing w:after="0"/>
            </w:pPr>
            <w:r w:rsidRPr="00F11F37">
              <w:t xml:space="preserve">Any entity that is identified by a </w:t>
            </w:r>
            <w:proofErr w:type="spellStart"/>
            <w:r w:rsidRPr="00F11F37">
              <w:t>comid</w:t>
            </w:r>
            <w:proofErr w:type="spellEnd"/>
          </w:p>
        </w:tc>
        <w:tc>
          <w:tcPr>
            <w:tcW w:w="0" w:type="auto"/>
            <w:hideMark/>
          </w:tcPr>
          <w:p w14:paraId="791DDA41" w14:textId="77777777" w:rsidR="001D27A5" w:rsidRPr="00F11F37" w:rsidRDefault="001D27A5" w:rsidP="00882601">
            <w:pPr>
              <w:spacing w:after="0"/>
            </w:pPr>
            <w:r w:rsidRPr="00F11F37">
              <w:t xml:space="preserve">In </w:t>
            </w:r>
            <w:proofErr w:type="spellStart"/>
            <w:r w:rsidRPr="00F11F37">
              <w:t>NHDPlus</w:t>
            </w:r>
            <w:proofErr w:type="spellEnd"/>
            <w:r w:rsidRPr="00F11F37">
              <w:t xml:space="preserve">, the </w:t>
            </w:r>
            <w:proofErr w:type="spellStart"/>
            <w:r w:rsidRPr="00F11F37">
              <w:t>comid</w:t>
            </w:r>
            <w:proofErr w:type="spellEnd"/>
            <w:r w:rsidRPr="00F11F37">
              <w:t xml:space="preserve"> identifier represents an unrealized catchment. Any geometric or topologic data that is referenced to a </w:t>
            </w:r>
            <w:proofErr w:type="spellStart"/>
            <w:r w:rsidRPr="00F11F37">
              <w:t>comid</w:t>
            </w:r>
            <w:proofErr w:type="spellEnd"/>
            <w:r w:rsidRPr="00F11F37">
              <w:t xml:space="preserve"> can be said to realize that catchment. This includes upstream aggregations of the network or catchment areas to form complete watersheds.</w:t>
            </w:r>
          </w:p>
        </w:tc>
      </w:tr>
      <w:tr w:rsidR="001D27A5" w:rsidRPr="00F11F37" w14:paraId="3F2BD5D7" w14:textId="77777777" w:rsidTr="00882601">
        <w:tc>
          <w:tcPr>
            <w:tcW w:w="0" w:type="auto"/>
            <w:shd w:val="clear" w:color="auto" w:fill="F2F2F2" w:themeFill="background1" w:themeFillShade="F2"/>
            <w:hideMark/>
          </w:tcPr>
          <w:p w14:paraId="1A9CD993" w14:textId="77777777" w:rsidR="001D27A5" w:rsidRPr="00F11F37" w:rsidRDefault="001D27A5" w:rsidP="00882601">
            <w:pPr>
              <w:spacing w:after="0"/>
            </w:pPr>
            <w:proofErr w:type="spellStart"/>
            <w:r w:rsidRPr="00F11F37">
              <w:t>HY_CatchmentArea</w:t>
            </w:r>
            <w:proofErr w:type="spellEnd"/>
          </w:p>
        </w:tc>
        <w:tc>
          <w:tcPr>
            <w:tcW w:w="0" w:type="auto"/>
            <w:hideMark/>
          </w:tcPr>
          <w:p w14:paraId="0E53A17D" w14:textId="77777777" w:rsidR="001D27A5" w:rsidRPr="00F11F37" w:rsidRDefault="001D27A5" w:rsidP="00882601">
            <w:pPr>
              <w:spacing w:after="0"/>
            </w:pPr>
            <w:r w:rsidRPr="00F11F37">
              <w:t>Not Represented</w:t>
            </w:r>
          </w:p>
        </w:tc>
        <w:tc>
          <w:tcPr>
            <w:tcW w:w="0" w:type="auto"/>
            <w:hideMark/>
          </w:tcPr>
          <w:p w14:paraId="3966FE05" w14:textId="77777777" w:rsidR="001D27A5" w:rsidRPr="00F11F37" w:rsidRDefault="001D27A5" w:rsidP="00882601">
            <w:pPr>
              <w:spacing w:after="0"/>
            </w:pPr>
            <w:r w:rsidRPr="00F11F37">
              <w:t xml:space="preserve">While the polygon representing a catchment might be thought of as an area, the subset of a DEM or another land cover dataset would be more in line with the meaning of </w:t>
            </w:r>
            <w:proofErr w:type="spellStart"/>
            <w:r w:rsidRPr="00F11F37">
              <w:t>CatchmentArea</w:t>
            </w:r>
            <w:proofErr w:type="spellEnd"/>
            <w:r w:rsidRPr="00F11F37">
              <w:t>.</w:t>
            </w:r>
          </w:p>
        </w:tc>
      </w:tr>
      <w:tr w:rsidR="001D27A5" w:rsidRPr="00F11F37" w14:paraId="7ED44983" w14:textId="77777777" w:rsidTr="00882601">
        <w:tc>
          <w:tcPr>
            <w:tcW w:w="0" w:type="auto"/>
            <w:shd w:val="clear" w:color="auto" w:fill="F2F2F2" w:themeFill="background1" w:themeFillShade="F2"/>
            <w:hideMark/>
          </w:tcPr>
          <w:p w14:paraId="0FB772A6" w14:textId="77777777" w:rsidR="001D27A5" w:rsidRPr="00F11F37" w:rsidRDefault="001D27A5" w:rsidP="00882601">
            <w:pPr>
              <w:spacing w:after="0"/>
            </w:pPr>
            <w:proofErr w:type="spellStart"/>
            <w:r w:rsidRPr="00F11F37">
              <w:t>HY_CatchmentBoundary</w:t>
            </w:r>
            <w:proofErr w:type="spellEnd"/>
          </w:p>
        </w:tc>
        <w:tc>
          <w:tcPr>
            <w:tcW w:w="0" w:type="auto"/>
            <w:hideMark/>
          </w:tcPr>
          <w:p w14:paraId="0BB6001B" w14:textId="77777777" w:rsidR="001D27A5" w:rsidRPr="00F11F37" w:rsidRDefault="001D27A5" w:rsidP="00882601">
            <w:pPr>
              <w:spacing w:after="0"/>
            </w:pPr>
            <w:proofErr w:type="spellStart"/>
            <w:r w:rsidRPr="00F11F37">
              <w:t>comid</w:t>
            </w:r>
            <w:proofErr w:type="spellEnd"/>
            <w:r w:rsidRPr="00F11F37">
              <w:t xml:space="preserve"> catchment </w:t>
            </w:r>
            <w:r w:rsidRPr="00F11F37">
              <w:lastRenderedPageBreak/>
              <w:t>polygon</w:t>
            </w:r>
          </w:p>
        </w:tc>
        <w:tc>
          <w:tcPr>
            <w:tcW w:w="0" w:type="auto"/>
            <w:hideMark/>
          </w:tcPr>
          <w:p w14:paraId="602ECF51" w14:textId="77777777" w:rsidR="001D27A5" w:rsidRPr="00F11F37" w:rsidRDefault="001D27A5" w:rsidP="00882601">
            <w:pPr>
              <w:spacing w:after="0"/>
            </w:pPr>
            <w:r w:rsidRPr="00F11F37">
              <w:lastRenderedPageBreak/>
              <w:t xml:space="preserve">The polygon representing a </w:t>
            </w:r>
            <w:proofErr w:type="spellStart"/>
            <w:r w:rsidRPr="00F11F37">
              <w:t>comid</w:t>
            </w:r>
            <w:proofErr w:type="spellEnd"/>
            <w:r w:rsidRPr="00F11F37">
              <w:t xml:space="preserve"> catchment should be thought of as both </w:t>
            </w:r>
            <w:r w:rsidRPr="00F11F37">
              <w:lastRenderedPageBreak/>
              <w:t xml:space="preserve">the </w:t>
            </w:r>
            <w:proofErr w:type="spellStart"/>
            <w:r w:rsidRPr="00F11F37">
              <w:t>catchmentBoundary</w:t>
            </w:r>
            <w:proofErr w:type="spellEnd"/>
          </w:p>
        </w:tc>
      </w:tr>
      <w:tr w:rsidR="001D27A5" w:rsidRPr="00F11F37" w14:paraId="3D7CFF75" w14:textId="77777777" w:rsidTr="00882601">
        <w:tc>
          <w:tcPr>
            <w:tcW w:w="0" w:type="auto"/>
            <w:shd w:val="clear" w:color="auto" w:fill="F2F2F2" w:themeFill="background1" w:themeFillShade="F2"/>
            <w:hideMark/>
          </w:tcPr>
          <w:p w14:paraId="311526CB" w14:textId="77777777" w:rsidR="001D27A5" w:rsidRPr="00F11F37" w:rsidRDefault="001D27A5" w:rsidP="00882601">
            <w:pPr>
              <w:spacing w:after="0"/>
            </w:pPr>
            <w:proofErr w:type="spellStart"/>
            <w:r w:rsidRPr="00F11F37">
              <w:lastRenderedPageBreak/>
              <w:t>HY_CartographicRealization</w:t>
            </w:r>
            <w:proofErr w:type="spellEnd"/>
          </w:p>
        </w:tc>
        <w:tc>
          <w:tcPr>
            <w:tcW w:w="0" w:type="auto"/>
            <w:hideMark/>
          </w:tcPr>
          <w:p w14:paraId="137E0B7F" w14:textId="77777777" w:rsidR="001D27A5" w:rsidRPr="00F11F37" w:rsidRDefault="001D27A5" w:rsidP="00882601">
            <w:pPr>
              <w:spacing w:after="0"/>
            </w:pPr>
            <w:r w:rsidRPr="00F11F37">
              <w:t>A map of a catchment</w:t>
            </w:r>
          </w:p>
        </w:tc>
        <w:tc>
          <w:tcPr>
            <w:tcW w:w="0" w:type="auto"/>
            <w:hideMark/>
          </w:tcPr>
          <w:p w14:paraId="658BC121" w14:textId="77777777" w:rsidR="001D27A5" w:rsidRPr="00F11F37" w:rsidRDefault="001D27A5" w:rsidP="00882601">
            <w:pPr>
              <w:spacing w:after="0"/>
            </w:pPr>
            <w:r w:rsidRPr="00F11F37">
              <w:t xml:space="preserve">The </w:t>
            </w:r>
            <w:proofErr w:type="spellStart"/>
            <w:r w:rsidRPr="00F11F37">
              <w:t>NHDPlus</w:t>
            </w:r>
            <w:proofErr w:type="spellEnd"/>
            <w:r w:rsidRPr="00F11F37">
              <w:t xml:space="preserve"> dataset doesn't include any, but if a map view of a catchment is created at any scale, it could be said to be a cartographic visualization realization of the catchment.</w:t>
            </w:r>
          </w:p>
        </w:tc>
      </w:tr>
    </w:tbl>
    <w:p w14:paraId="7F60F7A1" w14:textId="77777777" w:rsidR="001D27A5" w:rsidRPr="00F11F37" w:rsidRDefault="001D27A5" w:rsidP="00B44DA2">
      <w:pPr>
        <w:pStyle w:val="berschrift2"/>
        <w:numPr>
          <w:ilvl w:val="0"/>
          <w:numId w:val="0"/>
        </w:numPr>
      </w:pPr>
      <w:bookmarkStart w:id="253" w:name="_Toc463963503"/>
      <w:r w:rsidRPr="00F11F37">
        <w:t>D.2 Hydrographic Network Model</w:t>
      </w:r>
      <w:bookmarkEnd w:id="253"/>
    </w:p>
    <w:tbl>
      <w:tblPr>
        <w:tblStyle w:val="Tabellenraster"/>
        <w:tblW w:w="0" w:type="auto"/>
        <w:tblLook w:val="04A0" w:firstRow="1" w:lastRow="0" w:firstColumn="1" w:lastColumn="0" w:noHBand="0" w:noVBand="1"/>
      </w:tblPr>
      <w:tblGrid>
        <w:gridCol w:w="2856"/>
        <w:gridCol w:w="2233"/>
        <w:gridCol w:w="8087"/>
      </w:tblGrid>
      <w:tr w:rsidR="001D27A5" w:rsidRPr="00F11F37" w14:paraId="6FFC88E7" w14:textId="77777777" w:rsidTr="00882601">
        <w:tc>
          <w:tcPr>
            <w:tcW w:w="0" w:type="auto"/>
            <w:shd w:val="clear" w:color="auto" w:fill="F2F2F2" w:themeFill="background1" w:themeFillShade="F2"/>
            <w:hideMark/>
          </w:tcPr>
          <w:p w14:paraId="4608CA4F" w14:textId="77777777" w:rsidR="001D27A5" w:rsidRPr="00F11F37" w:rsidRDefault="001D27A5" w:rsidP="00882601">
            <w:pPr>
              <w:spacing w:after="0"/>
              <w:rPr>
                <w:b/>
                <w:bCs/>
              </w:rPr>
            </w:pPr>
            <w:r w:rsidRPr="00F11F37">
              <w:rPr>
                <w:b/>
                <w:bCs/>
              </w:rPr>
              <w:t>HY_Features Name</w:t>
            </w:r>
          </w:p>
        </w:tc>
        <w:tc>
          <w:tcPr>
            <w:tcW w:w="0" w:type="auto"/>
            <w:hideMark/>
          </w:tcPr>
          <w:p w14:paraId="5A46050D" w14:textId="77777777" w:rsidR="001D27A5" w:rsidRPr="00F11F37" w:rsidRDefault="001D27A5" w:rsidP="00882601">
            <w:pPr>
              <w:spacing w:after="0"/>
              <w:jc w:val="center"/>
              <w:rPr>
                <w:b/>
                <w:bCs/>
              </w:rPr>
            </w:pPr>
            <w:proofErr w:type="spellStart"/>
            <w:r w:rsidRPr="00F11F37">
              <w:rPr>
                <w:b/>
                <w:bCs/>
              </w:rPr>
              <w:t>NHDPlus</w:t>
            </w:r>
            <w:proofErr w:type="spellEnd"/>
            <w:r w:rsidRPr="00F11F37">
              <w:rPr>
                <w:b/>
                <w:bCs/>
              </w:rPr>
              <w:t xml:space="preserve"> Name</w:t>
            </w:r>
          </w:p>
        </w:tc>
        <w:tc>
          <w:tcPr>
            <w:tcW w:w="0" w:type="auto"/>
            <w:hideMark/>
          </w:tcPr>
          <w:p w14:paraId="4B3CA115" w14:textId="77777777" w:rsidR="001D27A5" w:rsidRPr="00F11F37" w:rsidRDefault="001D27A5" w:rsidP="00882601">
            <w:pPr>
              <w:spacing w:after="0"/>
              <w:jc w:val="center"/>
              <w:rPr>
                <w:b/>
                <w:bCs/>
              </w:rPr>
            </w:pPr>
            <w:r w:rsidRPr="00F11F37">
              <w:rPr>
                <w:b/>
                <w:bCs/>
              </w:rPr>
              <w:t>Comment</w:t>
            </w:r>
          </w:p>
        </w:tc>
      </w:tr>
      <w:tr w:rsidR="001D27A5" w:rsidRPr="00F11F37" w14:paraId="7AD5DBEB" w14:textId="77777777" w:rsidTr="00882601">
        <w:tc>
          <w:tcPr>
            <w:tcW w:w="0" w:type="auto"/>
            <w:shd w:val="clear" w:color="auto" w:fill="F2F2F2" w:themeFill="background1" w:themeFillShade="F2"/>
            <w:hideMark/>
          </w:tcPr>
          <w:p w14:paraId="461D03CC" w14:textId="77777777" w:rsidR="001D27A5" w:rsidRPr="00F11F37" w:rsidRDefault="001D27A5" w:rsidP="00882601">
            <w:pPr>
              <w:spacing w:after="0"/>
            </w:pPr>
            <w:r w:rsidRPr="00F11F37">
              <w:t>HY_HydrographicNetwork</w:t>
            </w:r>
          </w:p>
        </w:tc>
        <w:tc>
          <w:tcPr>
            <w:tcW w:w="0" w:type="auto"/>
            <w:hideMark/>
          </w:tcPr>
          <w:p w14:paraId="622788F1" w14:textId="77777777" w:rsidR="001D27A5" w:rsidRPr="00F11F37" w:rsidRDefault="001D27A5" w:rsidP="00882601">
            <w:pPr>
              <w:spacing w:after="0"/>
            </w:pPr>
            <w:r w:rsidRPr="00F11F37">
              <w:t>collection of flowlines and waterbodies</w:t>
            </w:r>
          </w:p>
        </w:tc>
        <w:tc>
          <w:tcPr>
            <w:tcW w:w="0" w:type="auto"/>
            <w:hideMark/>
          </w:tcPr>
          <w:p w14:paraId="21BD6B9B" w14:textId="1B6FF782" w:rsidR="001D27A5" w:rsidRPr="00F11F37" w:rsidRDefault="001D27A5" w:rsidP="00882601">
            <w:pPr>
              <w:spacing w:after="0"/>
            </w:pPr>
            <w:r w:rsidRPr="00F11F37">
              <w:t xml:space="preserve">The collection of </w:t>
            </w:r>
            <w:r w:rsidR="00CC6131" w:rsidRPr="00F11F37">
              <w:t>perennial</w:t>
            </w:r>
            <w:r w:rsidRPr="00F11F37">
              <w:t xml:space="preserve"> and ephemeral flowlines as well as so-called double line streams and on-network lakes within any collection of catchments (an HY_Catchment) can be considered it's hydrographic network.</w:t>
            </w:r>
          </w:p>
        </w:tc>
      </w:tr>
      <w:tr w:rsidR="001D27A5" w:rsidRPr="00F11F37" w14:paraId="7ED22E33" w14:textId="77777777" w:rsidTr="00882601">
        <w:tc>
          <w:tcPr>
            <w:tcW w:w="0" w:type="auto"/>
            <w:shd w:val="clear" w:color="auto" w:fill="F2F2F2" w:themeFill="background1" w:themeFillShade="F2"/>
            <w:hideMark/>
          </w:tcPr>
          <w:p w14:paraId="7962B290" w14:textId="77777777" w:rsidR="001D27A5" w:rsidRPr="00F11F37" w:rsidRDefault="001D27A5" w:rsidP="00882601">
            <w:pPr>
              <w:spacing w:after="0"/>
            </w:pPr>
            <w:proofErr w:type="spellStart"/>
            <w:r w:rsidRPr="00F11F37">
              <w:t>HY_WaterBody</w:t>
            </w:r>
            <w:proofErr w:type="spellEnd"/>
          </w:p>
        </w:tc>
        <w:tc>
          <w:tcPr>
            <w:tcW w:w="0" w:type="auto"/>
            <w:hideMark/>
          </w:tcPr>
          <w:p w14:paraId="5A69499A" w14:textId="511E459E" w:rsidR="001D27A5" w:rsidRPr="00F11F37" w:rsidRDefault="00CC6131" w:rsidP="00882601">
            <w:pPr>
              <w:spacing w:after="0"/>
            </w:pPr>
            <w:r w:rsidRPr="00F11F37">
              <w:t>Perennial</w:t>
            </w:r>
            <w:r w:rsidR="001D27A5" w:rsidRPr="00F11F37">
              <w:t xml:space="preserve"> flowlines and waterbodies</w:t>
            </w:r>
          </w:p>
        </w:tc>
        <w:tc>
          <w:tcPr>
            <w:tcW w:w="0" w:type="auto"/>
            <w:hideMark/>
          </w:tcPr>
          <w:p w14:paraId="14398C90" w14:textId="7917C2ED" w:rsidR="001D27A5" w:rsidRPr="00F11F37" w:rsidRDefault="00CC6131" w:rsidP="00882601">
            <w:pPr>
              <w:spacing w:after="0"/>
            </w:pPr>
            <w:r w:rsidRPr="00F11F37">
              <w:t>Perennial</w:t>
            </w:r>
            <w:r w:rsidR="001D27A5" w:rsidRPr="00F11F37">
              <w:t xml:space="preserve"> flowlines are thought to represent water bodies as well as waterbody polygons that represent wide streams and lakes. These features indicate that there is water contained in some channel or other container.</w:t>
            </w:r>
          </w:p>
        </w:tc>
      </w:tr>
      <w:tr w:rsidR="001D27A5" w:rsidRPr="00F11F37" w14:paraId="0C2526CC" w14:textId="77777777" w:rsidTr="00882601">
        <w:tc>
          <w:tcPr>
            <w:tcW w:w="0" w:type="auto"/>
            <w:shd w:val="clear" w:color="auto" w:fill="F2F2F2" w:themeFill="background1" w:themeFillShade="F2"/>
            <w:hideMark/>
          </w:tcPr>
          <w:p w14:paraId="60435C14" w14:textId="77777777" w:rsidR="001D27A5" w:rsidRPr="00F11F37" w:rsidRDefault="001D27A5" w:rsidP="00882601">
            <w:pPr>
              <w:spacing w:after="0"/>
            </w:pPr>
            <w:proofErr w:type="spellStart"/>
            <w:r w:rsidRPr="00F11F37">
              <w:t>HY_ChannelNetwork</w:t>
            </w:r>
            <w:proofErr w:type="spellEnd"/>
          </w:p>
        </w:tc>
        <w:tc>
          <w:tcPr>
            <w:tcW w:w="0" w:type="auto"/>
            <w:hideMark/>
          </w:tcPr>
          <w:p w14:paraId="1330475B" w14:textId="5CD3B5F2" w:rsidR="001D27A5" w:rsidRPr="00F11F37" w:rsidRDefault="00221BB8" w:rsidP="00882601">
            <w:pPr>
              <w:spacing w:after="0"/>
            </w:pPr>
            <w:r>
              <w:t>Not represented</w:t>
            </w:r>
          </w:p>
        </w:tc>
        <w:tc>
          <w:tcPr>
            <w:tcW w:w="0" w:type="auto"/>
            <w:hideMark/>
          </w:tcPr>
          <w:p w14:paraId="3E2E2A9A" w14:textId="66162A55" w:rsidR="001D27A5" w:rsidRPr="00F11F37" w:rsidRDefault="001D27A5" w:rsidP="00882601">
            <w:pPr>
              <w:spacing w:after="0"/>
            </w:pPr>
          </w:p>
        </w:tc>
      </w:tr>
      <w:tr w:rsidR="001D27A5" w:rsidRPr="00F11F37" w14:paraId="1B253C85" w14:textId="77777777" w:rsidTr="00882601">
        <w:tc>
          <w:tcPr>
            <w:tcW w:w="0" w:type="auto"/>
            <w:shd w:val="clear" w:color="auto" w:fill="F2F2F2" w:themeFill="background1" w:themeFillShade="F2"/>
            <w:hideMark/>
          </w:tcPr>
          <w:p w14:paraId="084E1337" w14:textId="77777777" w:rsidR="001D27A5" w:rsidRPr="00F11F37" w:rsidRDefault="001D27A5" w:rsidP="00882601">
            <w:pPr>
              <w:spacing w:after="0"/>
            </w:pPr>
            <w:proofErr w:type="spellStart"/>
            <w:r w:rsidRPr="00F11F37">
              <w:t>HY_Depression</w:t>
            </w:r>
            <w:proofErr w:type="spellEnd"/>
          </w:p>
        </w:tc>
        <w:tc>
          <w:tcPr>
            <w:tcW w:w="0" w:type="auto"/>
            <w:hideMark/>
          </w:tcPr>
          <w:p w14:paraId="3643D3D0" w14:textId="01E9CF9D" w:rsidR="001D27A5" w:rsidRPr="00F11F37" w:rsidRDefault="00221BB8" w:rsidP="00882601">
            <w:pPr>
              <w:spacing w:after="0"/>
            </w:pPr>
            <w:r>
              <w:t>Not represented</w:t>
            </w:r>
          </w:p>
        </w:tc>
        <w:tc>
          <w:tcPr>
            <w:tcW w:w="0" w:type="auto"/>
            <w:hideMark/>
          </w:tcPr>
          <w:p w14:paraId="63219A31" w14:textId="2DA8128F" w:rsidR="001D27A5" w:rsidRPr="00F11F37" w:rsidRDefault="001D27A5" w:rsidP="00882601">
            <w:pPr>
              <w:spacing w:after="0"/>
            </w:pPr>
          </w:p>
        </w:tc>
      </w:tr>
      <w:tr w:rsidR="001D27A5" w:rsidRPr="00F11F37" w14:paraId="7A1791F6" w14:textId="77777777" w:rsidTr="00882601">
        <w:tc>
          <w:tcPr>
            <w:tcW w:w="0" w:type="auto"/>
            <w:shd w:val="clear" w:color="auto" w:fill="F2F2F2" w:themeFill="background1" w:themeFillShade="F2"/>
            <w:hideMark/>
          </w:tcPr>
          <w:p w14:paraId="7E8F714F" w14:textId="77777777" w:rsidR="001D27A5" w:rsidRPr="00F11F37" w:rsidRDefault="001D27A5" w:rsidP="00882601">
            <w:pPr>
              <w:spacing w:after="0"/>
            </w:pPr>
            <w:proofErr w:type="spellStart"/>
            <w:r w:rsidRPr="00F11F37">
              <w:t>HY_Channel</w:t>
            </w:r>
            <w:proofErr w:type="spellEnd"/>
          </w:p>
        </w:tc>
        <w:tc>
          <w:tcPr>
            <w:tcW w:w="0" w:type="auto"/>
            <w:hideMark/>
          </w:tcPr>
          <w:p w14:paraId="5FFAF057" w14:textId="77777777" w:rsidR="001D27A5" w:rsidRPr="00F11F37" w:rsidRDefault="001D27A5" w:rsidP="00882601">
            <w:pPr>
              <w:spacing w:after="0"/>
            </w:pPr>
            <w:r w:rsidRPr="00F11F37">
              <w:t>Ephemeral flowlines.</w:t>
            </w:r>
          </w:p>
        </w:tc>
        <w:tc>
          <w:tcPr>
            <w:tcW w:w="0" w:type="auto"/>
            <w:hideMark/>
          </w:tcPr>
          <w:p w14:paraId="38E31133" w14:textId="77777777" w:rsidR="001D27A5" w:rsidRPr="00F11F37" w:rsidRDefault="001D27A5" w:rsidP="00882601">
            <w:pPr>
              <w:spacing w:after="0"/>
            </w:pPr>
            <w:r w:rsidRPr="00F11F37">
              <w:t>While NHD doesn't have an explicit channel concept, ephemeral flowlines can be thought of as a channel in that they indicate that water can flow there, but may not be present in the flowline container at all times.</w:t>
            </w:r>
          </w:p>
        </w:tc>
      </w:tr>
      <w:tr w:rsidR="001D27A5" w:rsidRPr="00F11F37" w14:paraId="65A6201C" w14:textId="77777777" w:rsidTr="00882601">
        <w:tc>
          <w:tcPr>
            <w:tcW w:w="0" w:type="auto"/>
            <w:shd w:val="clear" w:color="auto" w:fill="F2F2F2" w:themeFill="background1" w:themeFillShade="F2"/>
            <w:hideMark/>
          </w:tcPr>
          <w:p w14:paraId="754792A9" w14:textId="77777777" w:rsidR="001D27A5" w:rsidRPr="00F11F37" w:rsidRDefault="001D27A5" w:rsidP="00882601">
            <w:pPr>
              <w:spacing w:after="0"/>
            </w:pPr>
            <w:proofErr w:type="spellStart"/>
            <w:r w:rsidRPr="00F11F37">
              <w:t>HY_Reservoir</w:t>
            </w:r>
            <w:proofErr w:type="spellEnd"/>
          </w:p>
        </w:tc>
        <w:tc>
          <w:tcPr>
            <w:tcW w:w="0" w:type="auto"/>
            <w:hideMark/>
          </w:tcPr>
          <w:p w14:paraId="55D246D1" w14:textId="77777777" w:rsidR="001D27A5" w:rsidRPr="00F11F37" w:rsidRDefault="001D27A5" w:rsidP="00882601">
            <w:pPr>
              <w:spacing w:after="0"/>
            </w:pPr>
            <w:r w:rsidRPr="00F11F37">
              <w:t>waterbodies that are reservoirs</w:t>
            </w:r>
          </w:p>
        </w:tc>
        <w:tc>
          <w:tcPr>
            <w:tcW w:w="0" w:type="auto"/>
            <w:hideMark/>
          </w:tcPr>
          <w:p w14:paraId="7EF3AFA4" w14:textId="77777777" w:rsidR="001D27A5" w:rsidRPr="00F11F37" w:rsidRDefault="001D27A5" w:rsidP="00882601">
            <w:pPr>
              <w:spacing w:after="0"/>
            </w:pPr>
            <w:r w:rsidRPr="00F11F37">
              <w:t>Any waterbody that can be categorized as a reservoir</w:t>
            </w:r>
          </w:p>
        </w:tc>
      </w:tr>
      <w:tr w:rsidR="001D27A5" w:rsidRPr="00F11F37" w14:paraId="25A99024" w14:textId="77777777" w:rsidTr="00882601">
        <w:tc>
          <w:tcPr>
            <w:tcW w:w="0" w:type="auto"/>
            <w:shd w:val="clear" w:color="auto" w:fill="F2F2F2" w:themeFill="background1" w:themeFillShade="F2"/>
            <w:hideMark/>
          </w:tcPr>
          <w:p w14:paraId="312AC3D7" w14:textId="77777777" w:rsidR="001D27A5" w:rsidRPr="00F11F37" w:rsidRDefault="001D27A5" w:rsidP="00882601">
            <w:pPr>
              <w:spacing w:after="0"/>
            </w:pPr>
            <w:proofErr w:type="spellStart"/>
            <w:r w:rsidRPr="00F11F37">
              <w:t>HY_FlowPath</w:t>
            </w:r>
            <w:proofErr w:type="spellEnd"/>
          </w:p>
        </w:tc>
        <w:tc>
          <w:tcPr>
            <w:tcW w:w="0" w:type="auto"/>
            <w:hideMark/>
          </w:tcPr>
          <w:p w14:paraId="50A7D7A3" w14:textId="77777777" w:rsidR="001D27A5" w:rsidRPr="00F11F37" w:rsidRDefault="001D27A5" w:rsidP="00882601">
            <w:pPr>
              <w:spacing w:after="0"/>
            </w:pPr>
            <w:r w:rsidRPr="00F11F37">
              <w:t>flowlines and reaches</w:t>
            </w:r>
          </w:p>
        </w:tc>
        <w:tc>
          <w:tcPr>
            <w:tcW w:w="0" w:type="auto"/>
            <w:hideMark/>
          </w:tcPr>
          <w:p w14:paraId="52085B76" w14:textId="77777777" w:rsidR="001D27A5" w:rsidRPr="00F11F37" w:rsidRDefault="001D27A5" w:rsidP="00882601">
            <w:pPr>
              <w:spacing w:after="0"/>
            </w:pPr>
            <w:r w:rsidRPr="00F11F37">
              <w:t>A flowline or reach is the linear representation of a catchment. For NHD Events, the reach is the flowpath because it is the linear element used for linear referencing.</w:t>
            </w:r>
          </w:p>
        </w:tc>
      </w:tr>
      <w:tr w:rsidR="001D27A5" w:rsidRPr="00F11F37" w14:paraId="477E0433" w14:textId="77777777" w:rsidTr="00882601">
        <w:tc>
          <w:tcPr>
            <w:tcW w:w="0" w:type="auto"/>
            <w:shd w:val="clear" w:color="auto" w:fill="F2F2F2" w:themeFill="background1" w:themeFillShade="F2"/>
            <w:hideMark/>
          </w:tcPr>
          <w:p w14:paraId="750B797C" w14:textId="77777777" w:rsidR="001D27A5" w:rsidRPr="00F11F37" w:rsidRDefault="001D27A5" w:rsidP="00882601">
            <w:pPr>
              <w:spacing w:after="0"/>
            </w:pPr>
            <w:proofErr w:type="spellStart"/>
            <w:r w:rsidRPr="00F11F37">
              <w:t>HY_WaterEdge</w:t>
            </w:r>
            <w:proofErr w:type="spellEnd"/>
          </w:p>
        </w:tc>
        <w:tc>
          <w:tcPr>
            <w:tcW w:w="0" w:type="auto"/>
            <w:hideMark/>
          </w:tcPr>
          <w:p w14:paraId="54408407" w14:textId="689F3D00" w:rsidR="001D27A5" w:rsidRPr="00F11F37" w:rsidRDefault="00221BB8" w:rsidP="00882601">
            <w:pPr>
              <w:spacing w:after="0"/>
            </w:pPr>
            <w:r>
              <w:t>Not represented</w:t>
            </w:r>
          </w:p>
        </w:tc>
        <w:tc>
          <w:tcPr>
            <w:tcW w:w="0" w:type="auto"/>
            <w:hideMark/>
          </w:tcPr>
          <w:p w14:paraId="4A15F5A8" w14:textId="035F2856" w:rsidR="001D27A5" w:rsidRPr="00F11F37" w:rsidRDefault="001D27A5" w:rsidP="00882601">
            <w:pPr>
              <w:spacing w:after="0"/>
            </w:pPr>
          </w:p>
        </w:tc>
      </w:tr>
      <w:tr w:rsidR="001D27A5" w:rsidRPr="00F11F37" w14:paraId="41FA3BAD" w14:textId="77777777" w:rsidTr="00882601">
        <w:tc>
          <w:tcPr>
            <w:tcW w:w="0" w:type="auto"/>
            <w:shd w:val="clear" w:color="auto" w:fill="F2F2F2" w:themeFill="background1" w:themeFillShade="F2"/>
            <w:hideMark/>
          </w:tcPr>
          <w:p w14:paraId="4873EE05" w14:textId="116190E6" w:rsidR="001D27A5" w:rsidRPr="00F11F37" w:rsidRDefault="001D27A5" w:rsidP="00882601">
            <w:pPr>
              <w:spacing w:after="0"/>
            </w:pPr>
            <w:proofErr w:type="spellStart"/>
            <w:r w:rsidRPr="00F11F37">
              <w:t>HY_LinearSegment</w:t>
            </w:r>
            <w:proofErr w:type="spellEnd"/>
          </w:p>
        </w:tc>
        <w:tc>
          <w:tcPr>
            <w:tcW w:w="0" w:type="auto"/>
            <w:hideMark/>
          </w:tcPr>
          <w:p w14:paraId="227F1953" w14:textId="77777777" w:rsidR="001D27A5" w:rsidRPr="00F11F37" w:rsidRDefault="001D27A5" w:rsidP="00882601">
            <w:pPr>
              <w:spacing w:after="0"/>
            </w:pPr>
            <w:r w:rsidRPr="00F11F37">
              <w:t>flowline</w:t>
            </w:r>
          </w:p>
        </w:tc>
        <w:tc>
          <w:tcPr>
            <w:tcW w:w="0" w:type="auto"/>
            <w:hideMark/>
          </w:tcPr>
          <w:p w14:paraId="00FB4106" w14:textId="67007A81" w:rsidR="001D27A5" w:rsidRPr="00F11F37" w:rsidRDefault="001D27A5" w:rsidP="00882601">
            <w:pPr>
              <w:spacing w:after="0"/>
            </w:pPr>
            <w:r w:rsidRPr="00F11F37">
              <w:t xml:space="preserve">For </w:t>
            </w:r>
            <w:proofErr w:type="spellStart"/>
            <w:r w:rsidRPr="00F11F37">
              <w:t>reachcode</w:t>
            </w:r>
            <w:proofErr w:type="spellEnd"/>
            <w:r w:rsidRPr="00F11F37">
              <w:t xml:space="preserve"> linear referencing, the </w:t>
            </w:r>
            <w:proofErr w:type="spellStart"/>
            <w:r w:rsidRPr="00F11F37">
              <w:t>reachcode</w:t>
            </w:r>
            <w:proofErr w:type="spellEnd"/>
            <w:r w:rsidRPr="00F11F37">
              <w:t xml:space="preserve"> flowpath is made up of a collection of linear segments that are flowlines</w:t>
            </w:r>
          </w:p>
        </w:tc>
      </w:tr>
      <w:tr w:rsidR="001D27A5" w:rsidRPr="00F11F37" w14:paraId="36C62CD9" w14:textId="77777777" w:rsidTr="00882601">
        <w:tc>
          <w:tcPr>
            <w:tcW w:w="0" w:type="auto"/>
            <w:shd w:val="clear" w:color="auto" w:fill="F2F2F2" w:themeFill="background1" w:themeFillShade="F2"/>
            <w:hideMark/>
          </w:tcPr>
          <w:p w14:paraId="37D0340A" w14:textId="77777777" w:rsidR="001D27A5" w:rsidRPr="00F11F37" w:rsidRDefault="001D27A5" w:rsidP="00882601">
            <w:pPr>
              <w:spacing w:after="0"/>
            </w:pPr>
            <w:proofErr w:type="spellStart"/>
            <w:r w:rsidRPr="00F11F37">
              <w:t>HY_LongitudinalSection</w:t>
            </w:r>
            <w:proofErr w:type="spellEnd"/>
          </w:p>
        </w:tc>
        <w:tc>
          <w:tcPr>
            <w:tcW w:w="0" w:type="auto"/>
            <w:hideMark/>
          </w:tcPr>
          <w:p w14:paraId="496940EB" w14:textId="77777777" w:rsidR="001D27A5" w:rsidRPr="00F11F37" w:rsidRDefault="001D27A5" w:rsidP="00882601">
            <w:pPr>
              <w:spacing w:after="0"/>
            </w:pPr>
            <w:r w:rsidRPr="00F11F37">
              <w:t>Not represented</w:t>
            </w:r>
          </w:p>
        </w:tc>
        <w:tc>
          <w:tcPr>
            <w:tcW w:w="0" w:type="auto"/>
            <w:hideMark/>
          </w:tcPr>
          <w:p w14:paraId="65EC56AE" w14:textId="77777777" w:rsidR="001D27A5" w:rsidRPr="00F11F37" w:rsidRDefault="001D27A5" w:rsidP="00882601">
            <w:pPr>
              <w:spacing w:after="0"/>
            </w:pPr>
          </w:p>
        </w:tc>
      </w:tr>
      <w:tr w:rsidR="001D27A5" w:rsidRPr="00F11F37" w14:paraId="52A6C009" w14:textId="77777777" w:rsidTr="00882601">
        <w:tc>
          <w:tcPr>
            <w:tcW w:w="0" w:type="auto"/>
            <w:shd w:val="clear" w:color="auto" w:fill="F2F2F2" w:themeFill="background1" w:themeFillShade="F2"/>
            <w:hideMark/>
          </w:tcPr>
          <w:p w14:paraId="6BB3604A" w14:textId="77777777" w:rsidR="001D27A5" w:rsidRPr="00F11F37" w:rsidRDefault="001D27A5" w:rsidP="00882601">
            <w:pPr>
              <w:spacing w:after="0"/>
            </w:pPr>
            <w:proofErr w:type="spellStart"/>
            <w:r w:rsidRPr="00F11F37">
              <w:t>HY_CrossSection</w:t>
            </w:r>
            <w:proofErr w:type="spellEnd"/>
          </w:p>
        </w:tc>
        <w:tc>
          <w:tcPr>
            <w:tcW w:w="0" w:type="auto"/>
            <w:hideMark/>
          </w:tcPr>
          <w:p w14:paraId="5B81E075" w14:textId="77777777" w:rsidR="001D27A5" w:rsidRPr="00F11F37" w:rsidRDefault="001D27A5" w:rsidP="00882601">
            <w:pPr>
              <w:spacing w:after="0"/>
            </w:pPr>
            <w:r w:rsidRPr="00F11F37">
              <w:t>Not represented</w:t>
            </w:r>
          </w:p>
        </w:tc>
        <w:tc>
          <w:tcPr>
            <w:tcW w:w="0" w:type="auto"/>
            <w:hideMark/>
          </w:tcPr>
          <w:p w14:paraId="208CBFCC" w14:textId="54B5042E" w:rsidR="001D27A5" w:rsidRPr="00F11F37" w:rsidRDefault="001D27A5" w:rsidP="00882601">
            <w:pPr>
              <w:spacing w:after="0"/>
            </w:pPr>
          </w:p>
        </w:tc>
      </w:tr>
      <w:tr w:rsidR="001D27A5" w:rsidRPr="00F11F37" w14:paraId="309F9DA8" w14:textId="77777777" w:rsidTr="00882601">
        <w:tc>
          <w:tcPr>
            <w:tcW w:w="0" w:type="auto"/>
            <w:shd w:val="clear" w:color="auto" w:fill="F2F2F2" w:themeFill="background1" w:themeFillShade="F2"/>
            <w:hideMark/>
          </w:tcPr>
          <w:p w14:paraId="62220BAF" w14:textId="77777777" w:rsidR="001D27A5" w:rsidRPr="00F11F37" w:rsidRDefault="001D27A5" w:rsidP="00882601">
            <w:pPr>
              <w:spacing w:after="0"/>
            </w:pPr>
            <w:proofErr w:type="spellStart"/>
            <w:r w:rsidRPr="00F11F37">
              <w:t>HY_WaterBodyStratum</w:t>
            </w:r>
            <w:proofErr w:type="spellEnd"/>
          </w:p>
        </w:tc>
        <w:tc>
          <w:tcPr>
            <w:tcW w:w="0" w:type="auto"/>
            <w:hideMark/>
          </w:tcPr>
          <w:p w14:paraId="4F27206D" w14:textId="77777777" w:rsidR="001D27A5" w:rsidRPr="00F11F37" w:rsidRDefault="001D27A5" w:rsidP="00882601">
            <w:pPr>
              <w:spacing w:after="0"/>
            </w:pPr>
            <w:r w:rsidRPr="00F11F37">
              <w:t>Not represented</w:t>
            </w:r>
          </w:p>
        </w:tc>
        <w:tc>
          <w:tcPr>
            <w:tcW w:w="0" w:type="auto"/>
            <w:hideMark/>
          </w:tcPr>
          <w:p w14:paraId="2B13C5FF" w14:textId="6CF1DDF4" w:rsidR="001D27A5" w:rsidRPr="00F11F37" w:rsidRDefault="001D27A5" w:rsidP="00882601">
            <w:pPr>
              <w:spacing w:after="0"/>
            </w:pPr>
          </w:p>
        </w:tc>
      </w:tr>
      <w:tr w:rsidR="001D27A5" w:rsidRPr="00F11F37" w14:paraId="16D4517C" w14:textId="77777777" w:rsidTr="00882601">
        <w:tc>
          <w:tcPr>
            <w:tcW w:w="0" w:type="auto"/>
            <w:shd w:val="clear" w:color="auto" w:fill="F2F2F2" w:themeFill="background1" w:themeFillShade="F2"/>
            <w:hideMark/>
          </w:tcPr>
          <w:p w14:paraId="766FFD96" w14:textId="77777777" w:rsidR="001D27A5" w:rsidRPr="00F11F37" w:rsidRDefault="001D27A5" w:rsidP="00882601">
            <w:pPr>
              <w:spacing w:after="0"/>
            </w:pPr>
            <w:proofErr w:type="spellStart"/>
            <w:r w:rsidRPr="00F11F37">
              <w:t>HY_Water_LiquidPhase</w:t>
            </w:r>
            <w:proofErr w:type="spellEnd"/>
          </w:p>
        </w:tc>
        <w:tc>
          <w:tcPr>
            <w:tcW w:w="0" w:type="auto"/>
            <w:hideMark/>
          </w:tcPr>
          <w:p w14:paraId="41604F3D" w14:textId="77777777" w:rsidR="001D27A5" w:rsidRPr="00F11F37" w:rsidRDefault="001D27A5" w:rsidP="00882601">
            <w:pPr>
              <w:spacing w:after="0"/>
            </w:pPr>
            <w:r w:rsidRPr="00F11F37">
              <w:t>Not represented</w:t>
            </w:r>
          </w:p>
        </w:tc>
        <w:tc>
          <w:tcPr>
            <w:tcW w:w="0" w:type="auto"/>
            <w:hideMark/>
          </w:tcPr>
          <w:p w14:paraId="26CCB8A5" w14:textId="0A1FC136" w:rsidR="001D27A5" w:rsidRPr="00F11F37" w:rsidRDefault="001D27A5" w:rsidP="00882601">
            <w:pPr>
              <w:spacing w:after="0"/>
            </w:pPr>
          </w:p>
        </w:tc>
      </w:tr>
      <w:tr w:rsidR="001D27A5" w:rsidRPr="00F11F37" w14:paraId="41967A76" w14:textId="77777777" w:rsidTr="00882601">
        <w:tc>
          <w:tcPr>
            <w:tcW w:w="0" w:type="auto"/>
            <w:shd w:val="clear" w:color="auto" w:fill="F2F2F2" w:themeFill="background1" w:themeFillShade="F2"/>
            <w:hideMark/>
          </w:tcPr>
          <w:p w14:paraId="6A46B6B8" w14:textId="77777777" w:rsidR="001D27A5" w:rsidRPr="00F11F37" w:rsidRDefault="001D27A5" w:rsidP="00882601">
            <w:pPr>
              <w:spacing w:after="0"/>
            </w:pPr>
            <w:proofErr w:type="spellStart"/>
            <w:r w:rsidRPr="00F11F37">
              <w:lastRenderedPageBreak/>
              <w:t>HY_Water_SolidPhase</w:t>
            </w:r>
            <w:proofErr w:type="spellEnd"/>
          </w:p>
        </w:tc>
        <w:tc>
          <w:tcPr>
            <w:tcW w:w="0" w:type="auto"/>
            <w:hideMark/>
          </w:tcPr>
          <w:p w14:paraId="35DCA549" w14:textId="77777777" w:rsidR="001D27A5" w:rsidRPr="00F11F37" w:rsidRDefault="001D27A5" w:rsidP="00882601">
            <w:pPr>
              <w:spacing w:after="0"/>
            </w:pPr>
            <w:r w:rsidRPr="00F11F37">
              <w:t>Not represented</w:t>
            </w:r>
          </w:p>
        </w:tc>
        <w:tc>
          <w:tcPr>
            <w:tcW w:w="0" w:type="auto"/>
            <w:hideMark/>
          </w:tcPr>
          <w:p w14:paraId="6CBD9F55" w14:textId="41240DBD" w:rsidR="001D27A5" w:rsidRPr="00F11F37" w:rsidRDefault="001D27A5" w:rsidP="00882601">
            <w:pPr>
              <w:spacing w:after="0"/>
            </w:pPr>
          </w:p>
        </w:tc>
      </w:tr>
    </w:tbl>
    <w:p w14:paraId="44E4E100" w14:textId="77777777" w:rsidR="001D27A5" w:rsidRPr="00F11F37" w:rsidRDefault="001D27A5" w:rsidP="00B44DA2">
      <w:pPr>
        <w:pStyle w:val="berschrift2"/>
        <w:numPr>
          <w:ilvl w:val="0"/>
          <w:numId w:val="0"/>
        </w:numPr>
      </w:pPr>
      <w:bookmarkStart w:id="254" w:name="_Toc463963504"/>
      <w:r w:rsidRPr="00F11F37">
        <w:t>D.3 Hydrometric Network Model</w:t>
      </w:r>
      <w:bookmarkEnd w:id="254"/>
    </w:p>
    <w:tbl>
      <w:tblPr>
        <w:tblStyle w:val="Tabellenraster"/>
        <w:tblW w:w="0" w:type="auto"/>
        <w:tblLook w:val="04A0" w:firstRow="1" w:lastRow="0" w:firstColumn="1" w:lastColumn="0" w:noHBand="0" w:noVBand="1"/>
      </w:tblPr>
      <w:tblGrid>
        <w:gridCol w:w="2896"/>
        <w:gridCol w:w="2032"/>
        <w:gridCol w:w="8248"/>
      </w:tblGrid>
      <w:tr w:rsidR="001D27A5" w:rsidRPr="00F11F37" w14:paraId="49105A76" w14:textId="77777777" w:rsidTr="00882601">
        <w:tc>
          <w:tcPr>
            <w:tcW w:w="0" w:type="auto"/>
            <w:shd w:val="clear" w:color="auto" w:fill="F2F2F2" w:themeFill="background1" w:themeFillShade="F2"/>
            <w:hideMark/>
          </w:tcPr>
          <w:p w14:paraId="1B989891" w14:textId="77777777" w:rsidR="001D27A5" w:rsidRPr="00F11F37" w:rsidRDefault="001D27A5" w:rsidP="00882601">
            <w:pPr>
              <w:spacing w:after="0"/>
              <w:rPr>
                <w:b/>
                <w:bCs/>
              </w:rPr>
            </w:pPr>
            <w:r w:rsidRPr="00F11F37">
              <w:rPr>
                <w:b/>
                <w:bCs/>
              </w:rPr>
              <w:t>HY_Features Name</w:t>
            </w:r>
          </w:p>
        </w:tc>
        <w:tc>
          <w:tcPr>
            <w:tcW w:w="0" w:type="auto"/>
            <w:hideMark/>
          </w:tcPr>
          <w:p w14:paraId="4821A4CD" w14:textId="77777777" w:rsidR="001D27A5" w:rsidRPr="00F11F37" w:rsidRDefault="001D27A5" w:rsidP="00882601">
            <w:pPr>
              <w:spacing w:after="0"/>
              <w:jc w:val="center"/>
              <w:rPr>
                <w:b/>
                <w:bCs/>
              </w:rPr>
            </w:pPr>
            <w:proofErr w:type="spellStart"/>
            <w:r w:rsidRPr="00F11F37">
              <w:rPr>
                <w:b/>
                <w:bCs/>
              </w:rPr>
              <w:t>NHDPlus</w:t>
            </w:r>
            <w:proofErr w:type="spellEnd"/>
            <w:r w:rsidRPr="00F11F37">
              <w:rPr>
                <w:b/>
                <w:bCs/>
              </w:rPr>
              <w:t xml:space="preserve"> Name</w:t>
            </w:r>
          </w:p>
        </w:tc>
        <w:tc>
          <w:tcPr>
            <w:tcW w:w="0" w:type="auto"/>
            <w:hideMark/>
          </w:tcPr>
          <w:p w14:paraId="4DBC3A2B" w14:textId="77777777" w:rsidR="001D27A5" w:rsidRPr="00F11F37" w:rsidRDefault="001D27A5" w:rsidP="00882601">
            <w:pPr>
              <w:spacing w:after="0"/>
              <w:jc w:val="center"/>
              <w:rPr>
                <w:b/>
                <w:bCs/>
              </w:rPr>
            </w:pPr>
            <w:r w:rsidRPr="00F11F37">
              <w:rPr>
                <w:b/>
                <w:bCs/>
              </w:rPr>
              <w:t>Comment</w:t>
            </w:r>
          </w:p>
        </w:tc>
      </w:tr>
      <w:tr w:rsidR="001D27A5" w:rsidRPr="00F11F37" w14:paraId="4CE96F46" w14:textId="77777777" w:rsidTr="00882601">
        <w:tc>
          <w:tcPr>
            <w:tcW w:w="0" w:type="auto"/>
            <w:shd w:val="clear" w:color="auto" w:fill="F2F2F2" w:themeFill="background1" w:themeFillShade="F2"/>
            <w:hideMark/>
          </w:tcPr>
          <w:p w14:paraId="136B4EB7" w14:textId="77777777" w:rsidR="001D27A5" w:rsidRPr="00F11F37" w:rsidRDefault="001D27A5" w:rsidP="00882601">
            <w:pPr>
              <w:spacing w:after="0"/>
            </w:pPr>
            <w:r w:rsidRPr="00F11F37">
              <w:t>HY_HydrometricNetwork</w:t>
            </w:r>
          </w:p>
        </w:tc>
        <w:tc>
          <w:tcPr>
            <w:tcW w:w="0" w:type="auto"/>
            <w:hideMark/>
          </w:tcPr>
          <w:p w14:paraId="16B780E6" w14:textId="77777777" w:rsidR="001D27A5" w:rsidRPr="00F11F37" w:rsidRDefault="001D27A5" w:rsidP="00882601">
            <w:pPr>
              <w:spacing w:after="0"/>
            </w:pPr>
            <w:r w:rsidRPr="00F11F37">
              <w:t>Not Represented</w:t>
            </w:r>
          </w:p>
        </w:tc>
        <w:tc>
          <w:tcPr>
            <w:tcW w:w="0" w:type="auto"/>
            <w:hideMark/>
          </w:tcPr>
          <w:p w14:paraId="18D8B6CC" w14:textId="7A285671" w:rsidR="001D27A5" w:rsidRPr="00F11F37" w:rsidRDefault="001D27A5" w:rsidP="00882601">
            <w:pPr>
              <w:spacing w:after="0"/>
            </w:pPr>
          </w:p>
        </w:tc>
      </w:tr>
      <w:tr w:rsidR="001D27A5" w:rsidRPr="00F11F37" w14:paraId="29B333B9" w14:textId="77777777" w:rsidTr="00882601">
        <w:tc>
          <w:tcPr>
            <w:tcW w:w="0" w:type="auto"/>
            <w:shd w:val="clear" w:color="auto" w:fill="F2F2F2" w:themeFill="background1" w:themeFillShade="F2"/>
            <w:hideMark/>
          </w:tcPr>
          <w:p w14:paraId="325EAEFE" w14:textId="77777777" w:rsidR="001D27A5" w:rsidRPr="00F11F37" w:rsidRDefault="001D27A5" w:rsidP="00882601">
            <w:pPr>
              <w:spacing w:after="0"/>
            </w:pPr>
            <w:proofErr w:type="spellStart"/>
            <w:r w:rsidRPr="00F11F37">
              <w:t>HY_HydrometricFeature</w:t>
            </w:r>
            <w:proofErr w:type="spellEnd"/>
          </w:p>
        </w:tc>
        <w:tc>
          <w:tcPr>
            <w:tcW w:w="0" w:type="auto"/>
            <w:hideMark/>
          </w:tcPr>
          <w:p w14:paraId="756C0296" w14:textId="77777777" w:rsidR="001D27A5" w:rsidRPr="00F11F37" w:rsidRDefault="001D27A5" w:rsidP="00882601">
            <w:pPr>
              <w:spacing w:after="0"/>
            </w:pPr>
            <w:r w:rsidRPr="00F11F37">
              <w:t>event</w:t>
            </w:r>
          </w:p>
        </w:tc>
        <w:tc>
          <w:tcPr>
            <w:tcW w:w="0" w:type="auto"/>
            <w:hideMark/>
          </w:tcPr>
          <w:p w14:paraId="4BAC3D29" w14:textId="77777777" w:rsidR="001D27A5" w:rsidRPr="00F11F37" w:rsidRDefault="001D27A5" w:rsidP="00882601">
            <w:pPr>
              <w:spacing w:after="0"/>
            </w:pPr>
            <w:r w:rsidRPr="00F11F37">
              <w:t>A hydrometric feature, such as a stream gaging station, is represented as an event.</w:t>
            </w:r>
          </w:p>
        </w:tc>
      </w:tr>
      <w:tr w:rsidR="001D27A5" w:rsidRPr="00F11F37" w14:paraId="5A9AFE38" w14:textId="77777777" w:rsidTr="00882601">
        <w:tc>
          <w:tcPr>
            <w:tcW w:w="0" w:type="auto"/>
            <w:shd w:val="clear" w:color="auto" w:fill="F2F2F2" w:themeFill="background1" w:themeFillShade="F2"/>
            <w:hideMark/>
          </w:tcPr>
          <w:p w14:paraId="5AD41446" w14:textId="77777777" w:rsidR="001D27A5" w:rsidRPr="00F11F37" w:rsidRDefault="001D27A5" w:rsidP="00882601">
            <w:pPr>
              <w:spacing w:after="0"/>
            </w:pPr>
            <w:proofErr w:type="spellStart"/>
            <w:r w:rsidRPr="00F11F37">
              <w:t>HY_RiverReferenceSystem</w:t>
            </w:r>
            <w:proofErr w:type="spellEnd"/>
          </w:p>
        </w:tc>
        <w:tc>
          <w:tcPr>
            <w:tcW w:w="0" w:type="auto"/>
            <w:hideMark/>
          </w:tcPr>
          <w:p w14:paraId="151AB9FE" w14:textId="77777777" w:rsidR="001D27A5" w:rsidRPr="00F11F37" w:rsidRDefault="001D27A5" w:rsidP="00882601">
            <w:pPr>
              <w:spacing w:after="0"/>
            </w:pPr>
            <w:proofErr w:type="spellStart"/>
            <w:r w:rsidRPr="00F11F37">
              <w:t>reachcode</w:t>
            </w:r>
            <w:proofErr w:type="spellEnd"/>
            <w:r w:rsidRPr="00F11F37">
              <w:t xml:space="preserve"> and measure</w:t>
            </w:r>
          </w:p>
        </w:tc>
        <w:tc>
          <w:tcPr>
            <w:tcW w:w="0" w:type="auto"/>
            <w:hideMark/>
          </w:tcPr>
          <w:p w14:paraId="3D5E02B7" w14:textId="77777777" w:rsidR="001D27A5" w:rsidRPr="00F11F37" w:rsidRDefault="001D27A5" w:rsidP="00882601">
            <w:pPr>
              <w:spacing w:after="0"/>
            </w:pPr>
            <w:r w:rsidRPr="00F11F37">
              <w:t xml:space="preserve">A </w:t>
            </w:r>
            <w:proofErr w:type="spellStart"/>
            <w:r w:rsidRPr="00F11F37">
              <w:t>reachcode</w:t>
            </w:r>
            <w:proofErr w:type="spellEnd"/>
            <w:r w:rsidRPr="00F11F37">
              <w:t xml:space="preserve"> reach is the river reference system's shape, the origin is the outlet of the reach, and the indirect position is the measure.</w:t>
            </w:r>
          </w:p>
        </w:tc>
      </w:tr>
      <w:tr w:rsidR="001D27A5" w:rsidRPr="00F11F37" w14:paraId="1FA90150" w14:textId="77777777" w:rsidTr="00882601">
        <w:tc>
          <w:tcPr>
            <w:tcW w:w="0" w:type="auto"/>
            <w:shd w:val="clear" w:color="auto" w:fill="F2F2F2" w:themeFill="background1" w:themeFillShade="F2"/>
            <w:hideMark/>
          </w:tcPr>
          <w:p w14:paraId="07179F16" w14:textId="77777777" w:rsidR="001D27A5" w:rsidRPr="00F11F37" w:rsidRDefault="001D27A5" w:rsidP="00882601">
            <w:pPr>
              <w:spacing w:after="0"/>
            </w:pPr>
            <w:proofErr w:type="spellStart"/>
            <w:r w:rsidRPr="00F11F37">
              <w:t>HY_IndirectPosition</w:t>
            </w:r>
            <w:proofErr w:type="spellEnd"/>
          </w:p>
        </w:tc>
        <w:tc>
          <w:tcPr>
            <w:tcW w:w="0" w:type="auto"/>
            <w:hideMark/>
          </w:tcPr>
          <w:p w14:paraId="303EC252" w14:textId="77777777" w:rsidR="001D27A5" w:rsidRPr="00F11F37" w:rsidRDefault="001D27A5" w:rsidP="00882601">
            <w:pPr>
              <w:spacing w:after="0"/>
            </w:pPr>
            <w:r w:rsidRPr="00F11F37">
              <w:t>measure</w:t>
            </w:r>
          </w:p>
        </w:tc>
        <w:tc>
          <w:tcPr>
            <w:tcW w:w="0" w:type="auto"/>
            <w:hideMark/>
          </w:tcPr>
          <w:p w14:paraId="72B18785" w14:textId="7F1528EB" w:rsidR="001D27A5" w:rsidRPr="00F11F37" w:rsidRDefault="001D27A5" w:rsidP="00882601">
            <w:pPr>
              <w:spacing w:after="0"/>
            </w:pPr>
            <w:r w:rsidRPr="00F11F37">
              <w:t>The measure is a</w:t>
            </w:r>
            <w:r w:rsidR="00CC6131">
              <w:t>n</w:t>
            </w:r>
            <w:r w:rsidRPr="00F11F37">
              <w:t xml:space="preserve"> indirect position of type relative position because it is a percent.</w:t>
            </w:r>
          </w:p>
        </w:tc>
      </w:tr>
    </w:tbl>
    <w:p w14:paraId="4D08EAD1" w14:textId="77777777" w:rsidR="00F7549D" w:rsidRDefault="00F7549D">
      <w:pPr>
        <w:pStyle w:val="berschrift2"/>
        <w:numPr>
          <w:ilvl w:val="0"/>
          <w:numId w:val="0"/>
        </w:numPr>
        <w:rPr>
          <w:i/>
        </w:rPr>
        <w:sectPr w:rsidR="00F7549D" w:rsidSect="00986726">
          <w:footerReference w:type="even" r:id="rId100"/>
          <w:footerReference w:type="default" r:id="rId101"/>
          <w:type w:val="oddPage"/>
          <w:pgSz w:w="15840" w:h="12240" w:orient="landscape"/>
          <w:pgMar w:top="1800" w:right="1440" w:bottom="1800" w:left="1440" w:header="720" w:footer="720" w:gutter="0"/>
          <w:pgNumType w:start="1"/>
          <w:cols w:space="720"/>
          <w:docGrid w:linePitch="360"/>
        </w:sectPr>
      </w:pPr>
    </w:p>
    <w:p w14:paraId="5C674CA0" w14:textId="477AC6DE" w:rsidR="00E65591" w:rsidRPr="00EC4103" w:rsidRDefault="00E65591" w:rsidP="00E65591">
      <w:pPr>
        <w:pStyle w:val="berschrift1"/>
        <w:numPr>
          <w:ilvl w:val="0"/>
          <w:numId w:val="0"/>
        </w:numPr>
      </w:pPr>
      <w:bookmarkStart w:id="255" w:name="_Toc459388267"/>
      <w:bookmarkStart w:id="256" w:name="_Toc463963505"/>
      <w:r w:rsidRPr="00EC4103">
        <w:lastRenderedPageBreak/>
        <w:t xml:space="preserve">ANNEX </w:t>
      </w:r>
      <w:r w:rsidR="00FD636F">
        <w:t>E</w:t>
      </w:r>
      <w:r w:rsidRPr="00EC4103">
        <w:t>: HY_F</w:t>
      </w:r>
      <w:r w:rsidR="00337E73">
        <w:t>eatures - INSPIRE Hydrography T</w:t>
      </w:r>
      <w:r w:rsidRPr="00EC4103">
        <w:t>heme</w:t>
      </w:r>
      <w:bookmarkEnd w:id="255"/>
      <w:bookmarkEnd w:id="256"/>
    </w:p>
    <w:p w14:paraId="01F36B53" w14:textId="2E7DBB0B" w:rsidR="00E65591" w:rsidRDefault="00E65591" w:rsidP="00E65591">
      <w:pPr>
        <w:rPr>
          <w:bCs/>
        </w:rPr>
      </w:pPr>
      <w:r w:rsidRPr="00EC4103">
        <w:rPr>
          <w:bCs/>
        </w:rPr>
        <w:t xml:space="preserve">This table assigns core features </w:t>
      </w:r>
      <w:r w:rsidR="00337E73">
        <w:rPr>
          <w:bCs/>
        </w:rPr>
        <w:t>as</w:t>
      </w:r>
      <w:r w:rsidRPr="00EC4103">
        <w:rPr>
          <w:bCs/>
        </w:rPr>
        <w:t xml:space="preserve"> defined in</w:t>
      </w:r>
      <w:r w:rsidR="00337E73">
        <w:rPr>
          <w:bCs/>
        </w:rPr>
        <w:t xml:space="preserve"> the INSPIRE Hydrography theme [2] </w:t>
      </w:r>
      <w:r w:rsidRPr="00EC4103">
        <w:rPr>
          <w:bCs/>
        </w:rPr>
        <w:t xml:space="preserve">to HY_Features core concepts. </w:t>
      </w:r>
      <w:r>
        <w:rPr>
          <w:bCs/>
        </w:rPr>
        <w:t>It also indicates relationship between both terms and potential conditions in which they can be associated.</w:t>
      </w:r>
    </w:p>
    <w:p w14:paraId="7268F06B" w14:textId="2A6F819E" w:rsidR="00E65591" w:rsidRPr="00EC4103" w:rsidRDefault="00E65591" w:rsidP="00E65591">
      <w:r w:rsidRPr="00EC4103">
        <w:rPr>
          <w:bCs/>
        </w:rPr>
        <w:t xml:space="preserve">This table </w:t>
      </w:r>
      <w:r w:rsidR="00337E73">
        <w:rPr>
          <w:bCs/>
        </w:rPr>
        <w:t>should</w:t>
      </w:r>
      <w:r w:rsidRPr="00EC4103">
        <w:rPr>
          <w:bCs/>
        </w:rPr>
        <w:t xml:space="preserve"> not be understood in terms of a  ‘conceptual mapping’ of clearly defined relationships between two logical concepts, but rather as a simple approach to show compatibility of concepts, based on the meaning expressed in the definitions, and </w:t>
      </w:r>
      <w:r w:rsidRPr="00EC4103">
        <w:t xml:space="preserve">without imposing a particular implementation. </w:t>
      </w:r>
      <w:r w:rsidR="00337E73" w:rsidRPr="00EC4103">
        <w:t xml:space="preserve">Since each dataset </w:t>
      </w:r>
      <w:r w:rsidR="00337E73">
        <w:t>that implements the INSPIRE theme will have</w:t>
      </w:r>
      <w:r w:rsidR="00337E73" w:rsidRPr="00EC4103">
        <w:t xml:space="preserve"> a different legacy of documentation and information modeling, a </w:t>
      </w:r>
      <w:r w:rsidR="00337E73">
        <w:t>conceptual mapping would</w:t>
      </w:r>
      <w:r w:rsidR="00337E73" w:rsidRPr="00EC4103">
        <w:t xml:space="preserve"> be expressed</w:t>
      </w:r>
      <w:r w:rsidR="00337E73">
        <w:t xml:space="preserve"> differently.  </w:t>
      </w:r>
      <w:r w:rsidR="00DB37AA">
        <w:t>Applications implementing</w:t>
      </w:r>
      <w:r w:rsidRPr="00EC4103">
        <w:t xml:space="preserve"> the INSPIRE Hydrography theme </w:t>
      </w:r>
      <w:r w:rsidR="00337E73">
        <w:t>can use this listing to understand</w:t>
      </w:r>
      <w:r w:rsidRPr="00EC4103">
        <w:t xml:space="preserve"> how a particular dataset may relate to the HY_Features concepts.  </w:t>
      </w:r>
    </w:p>
    <w:p w14:paraId="3EDC2B97" w14:textId="798C29DC" w:rsidR="00E65591" w:rsidRPr="00EC4103" w:rsidRDefault="00FD636F" w:rsidP="00E65591">
      <w:pPr>
        <w:pStyle w:val="berschrift2"/>
        <w:numPr>
          <w:ilvl w:val="0"/>
          <w:numId w:val="0"/>
        </w:numPr>
      </w:pPr>
      <w:bookmarkStart w:id="257" w:name="_Toc459038746"/>
      <w:bookmarkStart w:id="258" w:name="_Toc459388268"/>
      <w:bookmarkStart w:id="259" w:name="_Toc463963506"/>
      <w:r>
        <w:t>E</w:t>
      </w:r>
      <w:r w:rsidR="00E65591" w:rsidRPr="00EC4103">
        <w:t>.1 Catchment Model</w:t>
      </w:r>
      <w:bookmarkEnd w:id="257"/>
      <w:bookmarkEnd w:id="258"/>
      <w:bookmarkEnd w:id="259"/>
    </w:p>
    <w:tbl>
      <w:tblPr>
        <w:tblStyle w:val="Tabellenraster"/>
        <w:tblW w:w="13008" w:type="dxa"/>
        <w:tblLayout w:type="fixed"/>
        <w:tblLook w:val="04A0" w:firstRow="1" w:lastRow="0" w:firstColumn="1" w:lastColumn="0" w:noHBand="0" w:noVBand="1"/>
      </w:tblPr>
      <w:tblGrid>
        <w:gridCol w:w="3085"/>
        <w:gridCol w:w="1559"/>
        <w:gridCol w:w="3261"/>
        <w:gridCol w:w="5103"/>
      </w:tblGrid>
      <w:tr w:rsidR="00E65591" w:rsidRPr="00EC4103" w14:paraId="50A3EB51" w14:textId="77777777" w:rsidTr="00E65591">
        <w:tc>
          <w:tcPr>
            <w:tcW w:w="3085" w:type="dxa"/>
            <w:shd w:val="clear" w:color="auto" w:fill="F2F2F2" w:themeFill="background1" w:themeFillShade="F2"/>
            <w:hideMark/>
          </w:tcPr>
          <w:p w14:paraId="1F810DDC" w14:textId="77777777" w:rsidR="00E65591" w:rsidRPr="00EC4103" w:rsidRDefault="00E65591" w:rsidP="00E65591">
            <w:pPr>
              <w:spacing w:after="0"/>
              <w:rPr>
                <w:b/>
                <w:bCs/>
              </w:rPr>
            </w:pPr>
            <w:r w:rsidRPr="00EC4103">
              <w:rPr>
                <w:b/>
                <w:bCs/>
              </w:rPr>
              <w:t>HY_Features Name</w:t>
            </w:r>
          </w:p>
        </w:tc>
        <w:tc>
          <w:tcPr>
            <w:tcW w:w="1559" w:type="dxa"/>
          </w:tcPr>
          <w:p w14:paraId="34FD67C5" w14:textId="77777777" w:rsidR="00E65591" w:rsidRPr="00EC4103" w:rsidRDefault="00E65591" w:rsidP="00E65591">
            <w:pPr>
              <w:spacing w:after="0"/>
              <w:jc w:val="center"/>
              <w:rPr>
                <w:b/>
                <w:bCs/>
              </w:rPr>
            </w:pPr>
            <w:r>
              <w:rPr>
                <w:b/>
                <w:bCs/>
              </w:rPr>
              <w:t>Relationship between concepts</w:t>
            </w:r>
          </w:p>
        </w:tc>
        <w:tc>
          <w:tcPr>
            <w:tcW w:w="3261" w:type="dxa"/>
            <w:hideMark/>
          </w:tcPr>
          <w:p w14:paraId="7882C8E7" w14:textId="77777777" w:rsidR="00E65591" w:rsidRPr="00EC4103" w:rsidRDefault="00E65591" w:rsidP="00E65591">
            <w:pPr>
              <w:spacing w:after="0"/>
              <w:jc w:val="center"/>
              <w:rPr>
                <w:b/>
                <w:bCs/>
              </w:rPr>
            </w:pPr>
            <w:r w:rsidRPr="00EC4103">
              <w:rPr>
                <w:b/>
                <w:bCs/>
              </w:rPr>
              <w:t>INSPIRE Hydrography Name</w:t>
            </w:r>
            <w:r>
              <w:rPr>
                <w:b/>
                <w:bCs/>
              </w:rPr>
              <w:t xml:space="preserve"> + potential condition(s)</w:t>
            </w:r>
          </w:p>
        </w:tc>
        <w:tc>
          <w:tcPr>
            <w:tcW w:w="5103" w:type="dxa"/>
            <w:hideMark/>
          </w:tcPr>
          <w:p w14:paraId="720BFADD" w14:textId="31C816C2" w:rsidR="00E65591" w:rsidRPr="00EC4103" w:rsidRDefault="00E65591" w:rsidP="004F6763">
            <w:pPr>
              <w:spacing w:after="0"/>
              <w:jc w:val="center"/>
              <w:rPr>
                <w:b/>
                <w:bCs/>
              </w:rPr>
            </w:pPr>
            <w:r w:rsidRPr="00EC4103">
              <w:rPr>
                <w:b/>
                <w:bCs/>
              </w:rPr>
              <w:t>Definition / Description</w:t>
            </w:r>
          </w:p>
        </w:tc>
      </w:tr>
      <w:tr w:rsidR="00E65591" w:rsidRPr="00EC4103" w14:paraId="694030A2" w14:textId="77777777" w:rsidTr="00E65591">
        <w:tc>
          <w:tcPr>
            <w:tcW w:w="3085" w:type="dxa"/>
            <w:shd w:val="clear" w:color="auto" w:fill="F2F2F2" w:themeFill="background1" w:themeFillShade="F2"/>
            <w:hideMark/>
          </w:tcPr>
          <w:p w14:paraId="3B876628" w14:textId="77777777" w:rsidR="00E65591" w:rsidRPr="00EC4103" w:rsidRDefault="00E65591" w:rsidP="00E65591">
            <w:pPr>
              <w:spacing w:after="0"/>
            </w:pPr>
            <w:r w:rsidRPr="00EC4103">
              <w:t>HY_Catchment</w:t>
            </w:r>
          </w:p>
        </w:tc>
        <w:tc>
          <w:tcPr>
            <w:tcW w:w="1559" w:type="dxa"/>
          </w:tcPr>
          <w:p w14:paraId="5466DD4E" w14:textId="77777777" w:rsidR="00E65591" w:rsidRPr="00EC4103" w:rsidRDefault="00E65591" w:rsidP="00E65591">
            <w:pPr>
              <w:spacing w:after="0"/>
            </w:pPr>
            <w:r>
              <w:t>Is like</w:t>
            </w:r>
          </w:p>
        </w:tc>
        <w:tc>
          <w:tcPr>
            <w:tcW w:w="3261" w:type="dxa"/>
            <w:hideMark/>
          </w:tcPr>
          <w:p w14:paraId="0944CBD6" w14:textId="77777777" w:rsidR="00E65591" w:rsidRDefault="00E65591" w:rsidP="00E65591">
            <w:pPr>
              <w:spacing w:after="0"/>
            </w:pPr>
            <w:r w:rsidRPr="00EC4103">
              <w:t>DrainageBasin</w:t>
            </w:r>
          </w:p>
          <w:p w14:paraId="2F4C83B2" w14:textId="77777777" w:rsidR="00E65591" w:rsidRDefault="00E65591" w:rsidP="00E65591">
            <w:pPr>
              <w:spacing w:after="0"/>
            </w:pPr>
          </w:p>
          <w:p w14:paraId="25650AEC" w14:textId="77777777" w:rsidR="00E65591" w:rsidRPr="00EC4103" w:rsidRDefault="00E65591" w:rsidP="00E65591">
            <w:pPr>
              <w:spacing w:after="0"/>
            </w:pPr>
            <w:r>
              <w:t xml:space="preserve">In case that HY_Catchment is realized by </w:t>
            </w:r>
            <w:proofErr w:type="spellStart"/>
            <w:r>
              <w:t>HY_CatchmentArea</w:t>
            </w:r>
            <w:proofErr w:type="spellEnd"/>
          </w:p>
        </w:tc>
        <w:tc>
          <w:tcPr>
            <w:tcW w:w="5103" w:type="dxa"/>
            <w:hideMark/>
          </w:tcPr>
          <w:p w14:paraId="3060CF9C" w14:textId="77777777" w:rsidR="00E65591" w:rsidRPr="00EC4103" w:rsidRDefault="00E65591" w:rsidP="00E65591">
            <w:pPr>
              <w:autoSpaceDE w:val="0"/>
              <w:autoSpaceDN w:val="0"/>
              <w:adjustRightInd w:val="0"/>
              <w:spacing w:after="0"/>
            </w:pPr>
            <w:r w:rsidRPr="00EC4103">
              <w:t xml:space="preserve">Area having a common outlet for its surface runoff. </w:t>
            </w:r>
          </w:p>
          <w:p w14:paraId="0D095F47" w14:textId="77777777" w:rsidR="00E65591" w:rsidRPr="00EC4103" w:rsidRDefault="00E65591" w:rsidP="00E65591">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3B98E4D6"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738FA880"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11B37455" w14:textId="77777777" w:rsidTr="00E65591">
        <w:tc>
          <w:tcPr>
            <w:tcW w:w="3085" w:type="dxa"/>
            <w:shd w:val="clear" w:color="auto" w:fill="F2F2F2" w:themeFill="background1" w:themeFillShade="F2"/>
            <w:hideMark/>
          </w:tcPr>
          <w:p w14:paraId="5E9693B0" w14:textId="77777777" w:rsidR="00E65591" w:rsidRPr="00EC4103" w:rsidRDefault="00E65591" w:rsidP="00E65591">
            <w:pPr>
              <w:spacing w:after="0"/>
            </w:pPr>
            <w:proofErr w:type="spellStart"/>
            <w:r w:rsidRPr="00EC4103">
              <w:t>HY_DendriticCat</w:t>
            </w:r>
            <w:r>
              <w:t>ch</w:t>
            </w:r>
            <w:r w:rsidRPr="00EC4103">
              <w:t>ment</w:t>
            </w:r>
            <w:proofErr w:type="spellEnd"/>
          </w:p>
        </w:tc>
        <w:tc>
          <w:tcPr>
            <w:tcW w:w="1559" w:type="dxa"/>
          </w:tcPr>
          <w:p w14:paraId="51ACA2CD" w14:textId="77777777" w:rsidR="00E65591" w:rsidRPr="00EC4103" w:rsidDel="00D529AF" w:rsidRDefault="00E65591" w:rsidP="00E65591">
            <w:pPr>
              <w:spacing w:after="0"/>
            </w:pPr>
            <w:r>
              <w:t>Is narrower than</w:t>
            </w:r>
          </w:p>
        </w:tc>
        <w:tc>
          <w:tcPr>
            <w:tcW w:w="3261" w:type="dxa"/>
            <w:hideMark/>
          </w:tcPr>
          <w:p w14:paraId="66EE6079" w14:textId="77777777" w:rsidR="00E65591" w:rsidRDefault="00E65591" w:rsidP="00E65591">
            <w:pPr>
              <w:spacing w:after="0"/>
            </w:pPr>
            <w:r>
              <w:t>DrainageBasin</w:t>
            </w:r>
          </w:p>
          <w:p w14:paraId="61F7DF2B" w14:textId="77777777" w:rsidR="00E65591" w:rsidRDefault="00E65591" w:rsidP="00E65591">
            <w:pPr>
              <w:spacing w:after="0"/>
            </w:pPr>
          </w:p>
          <w:p w14:paraId="7D394CF5" w14:textId="77777777" w:rsidR="00E65591" w:rsidRDefault="00E65591" w:rsidP="00E65591">
            <w:pPr>
              <w:spacing w:after="0"/>
            </w:pPr>
            <w:r>
              <w:lastRenderedPageBreak/>
              <w:t xml:space="preserve">In case that HY_Catchment is realized by </w:t>
            </w:r>
            <w:proofErr w:type="spellStart"/>
            <w:r>
              <w:t>HY_CatchmentArea</w:t>
            </w:r>
            <w:proofErr w:type="spellEnd"/>
          </w:p>
          <w:p w14:paraId="1A4A5921" w14:textId="77777777" w:rsidR="00E65591" w:rsidRDefault="00E65591" w:rsidP="00E65591">
            <w:pPr>
              <w:spacing w:after="0"/>
            </w:pPr>
          </w:p>
          <w:p w14:paraId="3149FFDC" w14:textId="77777777" w:rsidR="00E65591" w:rsidRPr="00EC4103" w:rsidRDefault="00E65591" w:rsidP="00E65591">
            <w:pPr>
              <w:spacing w:after="0"/>
            </w:pPr>
            <w:r>
              <w:t>With one outlet</w:t>
            </w:r>
          </w:p>
        </w:tc>
        <w:tc>
          <w:tcPr>
            <w:tcW w:w="5103" w:type="dxa"/>
            <w:hideMark/>
          </w:tcPr>
          <w:p w14:paraId="7EE96F96" w14:textId="77777777" w:rsidR="00E65591" w:rsidRPr="00EC4103" w:rsidRDefault="00E65591" w:rsidP="00E65591">
            <w:pPr>
              <w:autoSpaceDE w:val="0"/>
              <w:autoSpaceDN w:val="0"/>
              <w:adjustRightInd w:val="0"/>
              <w:spacing w:after="0"/>
            </w:pPr>
            <w:r w:rsidRPr="00EC4103">
              <w:lastRenderedPageBreak/>
              <w:t xml:space="preserve">Area having a common outlet for its surface runoff. </w:t>
            </w:r>
          </w:p>
          <w:p w14:paraId="5C6AD76F" w14:textId="77777777" w:rsidR="00E65591" w:rsidRPr="00EC4103" w:rsidRDefault="00E65591" w:rsidP="00E65591">
            <w:pPr>
              <w:autoSpaceDE w:val="0"/>
              <w:autoSpaceDN w:val="0"/>
              <w:adjustRightInd w:val="0"/>
              <w:spacing w:after="0"/>
            </w:pPr>
            <w:r w:rsidRPr="00EC4103">
              <w:lastRenderedPageBreak/>
              <w:t>NOTE 1 Regarding the different classifications of drainage basins, no distinction is made between drainage basins / sub-basins since this will vary with application. It is possible to build basins from other basins.</w:t>
            </w:r>
          </w:p>
          <w:p w14:paraId="09D7A69A"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311F1D4A"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65E2B015" w14:textId="77777777" w:rsidTr="00E65591">
        <w:tc>
          <w:tcPr>
            <w:tcW w:w="3085" w:type="dxa"/>
            <w:shd w:val="clear" w:color="auto" w:fill="F2F2F2" w:themeFill="background1" w:themeFillShade="F2"/>
            <w:hideMark/>
          </w:tcPr>
          <w:p w14:paraId="2C828931" w14:textId="77777777" w:rsidR="00E65591" w:rsidRPr="00EC4103" w:rsidRDefault="00E65591" w:rsidP="00E65591">
            <w:pPr>
              <w:spacing w:after="0"/>
            </w:pPr>
            <w:proofErr w:type="spellStart"/>
            <w:r w:rsidRPr="00EC4103">
              <w:lastRenderedPageBreak/>
              <w:t>HY_InteriorCatchment</w:t>
            </w:r>
            <w:proofErr w:type="spellEnd"/>
          </w:p>
        </w:tc>
        <w:tc>
          <w:tcPr>
            <w:tcW w:w="1559" w:type="dxa"/>
          </w:tcPr>
          <w:p w14:paraId="26D5EC00" w14:textId="5F91A69E" w:rsidR="00E65591" w:rsidRPr="00EC4103" w:rsidDel="00D529AF" w:rsidRDefault="00E65591" w:rsidP="00E65591">
            <w:pPr>
              <w:spacing w:after="0"/>
            </w:pPr>
          </w:p>
        </w:tc>
        <w:tc>
          <w:tcPr>
            <w:tcW w:w="3261" w:type="dxa"/>
            <w:hideMark/>
          </w:tcPr>
          <w:p w14:paraId="77CB959C" w14:textId="77777777" w:rsidR="00E65591" w:rsidRPr="00EC4103" w:rsidRDefault="00E65591" w:rsidP="00E65591">
            <w:pPr>
              <w:spacing w:after="0"/>
            </w:pPr>
            <w:r w:rsidRPr="00EC4103">
              <w:t>Not represented</w:t>
            </w:r>
          </w:p>
        </w:tc>
        <w:tc>
          <w:tcPr>
            <w:tcW w:w="5103" w:type="dxa"/>
            <w:hideMark/>
          </w:tcPr>
          <w:p w14:paraId="58378B2A" w14:textId="71B1DDED" w:rsidR="00E65591" w:rsidRPr="00EC4103" w:rsidRDefault="00E65591" w:rsidP="00E65591">
            <w:pPr>
              <w:spacing w:after="0"/>
            </w:pPr>
          </w:p>
        </w:tc>
      </w:tr>
      <w:tr w:rsidR="00E65591" w:rsidRPr="00EC4103" w14:paraId="1D776E28" w14:textId="77777777" w:rsidTr="00E65591">
        <w:tc>
          <w:tcPr>
            <w:tcW w:w="3085" w:type="dxa"/>
            <w:shd w:val="clear" w:color="auto" w:fill="F2F2F2" w:themeFill="background1" w:themeFillShade="F2"/>
            <w:hideMark/>
          </w:tcPr>
          <w:p w14:paraId="448A1010" w14:textId="77777777" w:rsidR="00E65591" w:rsidRPr="00EC4103" w:rsidRDefault="00E65591" w:rsidP="00E65591">
            <w:pPr>
              <w:spacing w:after="0"/>
            </w:pPr>
            <w:proofErr w:type="spellStart"/>
            <w:r w:rsidRPr="00EC4103">
              <w:t>HY_CatchmentAggregate</w:t>
            </w:r>
            <w:proofErr w:type="spellEnd"/>
          </w:p>
        </w:tc>
        <w:tc>
          <w:tcPr>
            <w:tcW w:w="1559" w:type="dxa"/>
          </w:tcPr>
          <w:p w14:paraId="7F970801" w14:textId="77777777" w:rsidR="00E65591" w:rsidRPr="00EC4103" w:rsidRDefault="00E65591" w:rsidP="00E65591">
            <w:pPr>
              <w:spacing w:after="0"/>
            </w:pPr>
            <w:r>
              <w:t>Is like</w:t>
            </w:r>
          </w:p>
        </w:tc>
        <w:tc>
          <w:tcPr>
            <w:tcW w:w="3261" w:type="dxa"/>
            <w:hideMark/>
          </w:tcPr>
          <w:p w14:paraId="601B1888" w14:textId="77777777" w:rsidR="00E65591" w:rsidRDefault="00E65591" w:rsidP="00E65591">
            <w:pPr>
              <w:spacing w:after="0"/>
            </w:pPr>
            <w:proofErr w:type="spellStart"/>
            <w:r w:rsidRPr="00EC4103">
              <w:t>RiverBasin</w:t>
            </w:r>
            <w:proofErr w:type="spellEnd"/>
          </w:p>
          <w:p w14:paraId="0A88F127" w14:textId="77777777" w:rsidR="00E65591" w:rsidRDefault="00E65591" w:rsidP="00E65591">
            <w:pPr>
              <w:spacing w:after="0"/>
            </w:pPr>
          </w:p>
          <w:p w14:paraId="42980D2E" w14:textId="77777777" w:rsidR="00E65591" w:rsidRPr="00EC4103" w:rsidRDefault="00E65591" w:rsidP="00E65591">
            <w:pPr>
              <w:spacing w:after="0"/>
            </w:pPr>
            <w:r>
              <w:t xml:space="preserve">In case that HY_Catchment is realized by </w:t>
            </w:r>
            <w:proofErr w:type="spellStart"/>
            <w:r>
              <w:t>HY_CatchmentArea</w:t>
            </w:r>
            <w:proofErr w:type="spellEnd"/>
          </w:p>
        </w:tc>
        <w:tc>
          <w:tcPr>
            <w:tcW w:w="5103" w:type="dxa"/>
            <w:hideMark/>
          </w:tcPr>
          <w:p w14:paraId="5E3E7766" w14:textId="264DFE3D" w:rsidR="00E65591" w:rsidRPr="00EC4103" w:rsidRDefault="00E65591" w:rsidP="00E65591">
            <w:pPr>
              <w:autoSpaceDE w:val="0"/>
              <w:autoSpaceDN w:val="0"/>
              <w:adjustRightInd w:val="0"/>
              <w:spacing w:after="0"/>
            </w:pPr>
            <w:r w:rsidRPr="00EC4103">
              <w:t>The area of land from which all surface run-off flows through a sequence of streams, rivers and, possibly, lakes into the sea at a single river mouth, estuary or delta</w:t>
            </w:r>
            <w:r w:rsidR="006477EE">
              <w:t>.</w:t>
            </w:r>
          </w:p>
        </w:tc>
      </w:tr>
      <w:tr w:rsidR="00E65591" w:rsidRPr="00EC4103" w14:paraId="21F83D77" w14:textId="77777777" w:rsidTr="00E65591">
        <w:tc>
          <w:tcPr>
            <w:tcW w:w="3085" w:type="dxa"/>
            <w:shd w:val="clear" w:color="auto" w:fill="F2F2F2" w:themeFill="background1" w:themeFillShade="F2"/>
            <w:hideMark/>
          </w:tcPr>
          <w:p w14:paraId="09C9AFCE" w14:textId="77777777" w:rsidR="00E65591" w:rsidRPr="00EC4103" w:rsidRDefault="00E65591" w:rsidP="00E65591">
            <w:pPr>
              <w:spacing w:after="0"/>
            </w:pPr>
            <w:proofErr w:type="spellStart"/>
            <w:r w:rsidRPr="00EC4103">
              <w:t>HY_Outfall</w:t>
            </w:r>
            <w:proofErr w:type="spellEnd"/>
          </w:p>
        </w:tc>
        <w:tc>
          <w:tcPr>
            <w:tcW w:w="1559" w:type="dxa"/>
          </w:tcPr>
          <w:p w14:paraId="196A18F4" w14:textId="77777777" w:rsidR="00E65591" w:rsidRDefault="00E65591" w:rsidP="00E65591">
            <w:pPr>
              <w:spacing w:after="0"/>
            </w:pPr>
            <w:r>
              <w:t>Is like</w:t>
            </w:r>
          </w:p>
        </w:tc>
        <w:tc>
          <w:tcPr>
            <w:tcW w:w="3261" w:type="dxa"/>
            <w:hideMark/>
          </w:tcPr>
          <w:p w14:paraId="164BF513" w14:textId="77777777" w:rsidR="00E65591" w:rsidRDefault="00E65591" w:rsidP="00E65591">
            <w:pPr>
              <w:spacing w:after="0"/>
            </w:pPr>
            <w:proofErr w:type="spellStart"/>
            <w:r w:rsidRPr="00EC4103">
              <w:t>HydroNode</w:t>
            </w:r>
            <w:proofErr w:type="spellEnd"/>
          </w:p>
          <w:p w14:paraId="7B05A8B9" w14:textId="77777777" w:rsidR="00E65591" w:rsidRDefault="00E65591" w:rsidP="00E65591">
            <w:pPr>
              <w:spacing w:after="0"/>
            </w:pPr>
          </w:p>
          <w:p w14:paraId="2326C4B5" w14:textId="77777777" w:rsidR="00E65591" w:rsidRPr="00EC4103" w:rsidRDefault="00E65591" w:rsidP="00E65591">
            <w:pPr>
              <w:spacing w:after="0"/>
            </w:pPr>
            <w:r>
              <w:t xml:space="preserve">In case that HY_Catchment is realized by </w:t>
            </w:r>
            <w:proofErr w:type="spellStart"/>
            <w:r>
              <w:t>HY_FlowPath</w:t>
            </w:r>
            <w:proofErr w:type="spellEnd"/>
          </w:p>
        </w:tc>
        <w:tc>
          <w:tcPr>
            <w:tcW w:w="5103" w:type="dxa"/>
            <w:hideMark/>
          </w:tcPr>
          <w:p w14:paraId="21552534" w14:textId="77777777" w:rsidR="00E65591" w:rsidRPr="00CC0638" w:rsidRDefault="00E65591" w:rsidP="00E65591">
            <w:pPr>
              <w:autoSpaceDE w:val="0"/>
              <w:autoSpaceDN w:val="0"/>
              <w:adjustRightInd w:val="0"/>
              <w:spacing w:after="0"/>
            </w:pPr>
            <w:r w:rsidRPr="00CC0638">
              <w:t xml:space="preserve">A node within the hydrographic network. </w:t>
            </w:r>
          </w:p>
          <w:p w14:paraId="5A810060" w14:textId="77777777" w:rsidR="00E65591" w:rsidRPr="00EC4103" w:rsidRDefault="00E65591" w:rsidP="00E65591">
            <w:pPr>
              <w:spacing w:after="0"/>
            </w:pPr>
            <w:r w:rsidRPr="00CC0638">
              <w:t>NOTE May represent a physical confluence, bifurcation/confluence/vanishing point etc., or it may be associated with a hydrographic point of interest or facility.</w:t>
            </w:r>
          </w:p>
        </w:tc>
      </w:tr>
      <w:tr w:rsidR="00E65591" w:rsidRPr="00EC4103" w14:paraId="5DBF030D" w14:textId="77777777" w:rsidTr="00E65591">
        <w:tc>
          <w:tcPr>
            <w:tcW w:w="3085" w:type="dxa"/>
            <w:shd w:val="clear" w:color="auto" w:fill="F2F2F2" w:themeFill="background1" w:themeFillShade="F2"/>
            <w:hideMark/>
          </w:tcPr>
          <w:p w14:paraId="4B5AC8DC" w14:textId="77777777" w:rsidR="00E65591" w:rsidRPr="00EC4103" w:rsidRDefault="00E65591" w:rsidP="00E65591">
            <w:pPr>
              <w:spacing w:after="0"/>
            </w:pPr>
            <w:proofErr w:type="spellStart"/>
            <w:r w:rsidRPr="00EC4103">
              <w:t>HY_OutfallRealization</w:t>
            </w:r>
            <w:proofErr w:type="spellEnd"/>
          </w:p>
        </w:tc>
        <w:tc>
          <w:tcPr>
            <w:tcW w:w="1559" w:type="dxa"/>
          </w:tcPr>
          <w:p w14:paraId="74D87676" w14:textId="77777777" w:rsidR="00E65591" w:rsidRDefault="00E65591" w:rsidP="00E65591">
            <w:pPr>
              <w:spacing w:after="0"/>
            </w:pPr>
            <w:r>
              <w:t>Is like</w:t>
            </w:r>
          </w:p>
        </w:tc>
        <w:tc>
          <w:tcPr>
            <w:tcW w:w="3261" w:type="dxa"/>
            <w:hideMark/>
          </w:tcPr>
          <w:p w14:paraId="2F458534" w14:textId="77777777" w:rsidR="00E65591" w:rsidRPr="00EC4103" w:rsidRDefault="00E65591" w:rsidP="00E65591">
            <w:pPr>
              <w:spacing w:after="0"/>
            </w:pPr>
            <w:proofErr w:type="spellStart"/>
            <w:r w:rsidRPr="00EC4103">
              <w:t>HydroPOI</w:t>
            </w:r>
            <w:proofErr w:type="spellEnd"/>
          </w:p>
        </w:tc>
        <w:tc>
          <w:tcPr>
            <w:tcW w:w="5103" w:type="dxa"/>
            <w:hideMark/>
          </w:tcPr>
          <w:p w14:paraId="1913EAF1" w14:textId="77777777" w:rsidR="00E65591" w:rsidRPr="00CC0638" w:rsidRDefault="00E65591" w:rsidP="00E65591">
            <w:pPr>
              <w:autoSpaceDE w:val="0"/>
              <w:autoSpaceDN w:val="0"/>
              <w:adjustRightInd w:val="0"/>
              <w:spacing w:after="0"/>
            </w:pPr>
            <w:r w:rsidRPr="00CC0638">
              <w:t>A natural place where water appears, disappears or changes its flow.</w:t>
            </w:r>
          </w:p>
          <w:p w14:paraId="2C28EB3B" w14:textId="77777777" w:rsidR="00E65591" w:rsidRPr="00CC0638" w:rsidRDefault="00E65591" w:rsidP="00E65591">
            <w:pPr>
              <w:autoSpaceDE w:val="0"/>
              <w:autoSpaceDN w:val="0"/>
              <w:adjustRightInd w:val="0"/>
              <w:spacing w:after="0"/>
            </w:pPr>
            <w:r w:rsidRPr="00CC0638">
              <w:t>EXAMPLE Fluvial points (waterfall, cascade, rapids, breaker), spring/water hole (spring, source, geyser, thermal spring, natural fountain, well, also fumarole, artesian), sinkhole (sinkhole, drainage loss).</w:t>
            </w:r>
          </w:p>
          <w:p w14:paraId="38D4FB71" w14:textId="77777777" w:rsidR="00E65591" w:rsidRPr="00EC4103" w:rsidRDefault="00E65591" w:rsidP="00E65591">
            <w:pPr>
              <w:spacing w:after="0"/>
            </w:pPr>
            <w:r w:rsidRPr="00CC0638">
              <w:t>NOTE A hydro point of interest may create a flow constriction in the network.</w:t>
            </w:r>
          </w:p>
        </w:tc>
      </w:tr>
      <w:tr w:rsidR="00E65591" w:rsidRPr="00EC4103" w14:paraId="69AFD424" w14:textId="77777777" w:rsidTr="00E65591">
        <w:tc>
          <w:tcPr>
            <w:tcW w:w="3085" w:type="dxa"/>
            <w:shd w:val="clear" w:color="auto" w:fill="F2F2F2" w:themeFill="background1" w:themeFillShade="F2"/>
            <w:hideMark/>
          </w:tcPr>
          <w:p w14:paraId="03E5043C" w14:textId="77777777" w:rsidR="00E65591" w:rsidRPr="00EC4103" w:rsidRDefault="00E65591" w:rsidP="00E65591">
            <w:pPr>
              <w:spacing w:after="0"/>
            </w:pPr>
            <w:proofErr w:type="spellStart"/>
            <w:r w:rsidRPr="00EC4103">
              <w:t>HY_CatchmentRealization</w:t>
            </w:r>
            <w:proofErr w:type="spellEnd"/>
          </w:p>
        </w:tc>
        <w:tc>
          <w:tcPr>
            <w:tcW w:w="1559" w:type="dxa"/>
          </w:tcPr>
          <w:p w14:paraId="03E0249A" w14:textId="16010B80" w:rsidR="00E65591" w:rsidRPr="00EC4103" w:rsidRDefault="00E65591" w:rsidP="00E65591">
            <w:pPr>
              <w:spacing w:after="0"/>
            </w:pPr>
          </w:p>
        </w:tc>
        <w:tc>
          <w:tcPr>
            <w:tcW w:w="3261" w:type="dxa"/>
            <w:hideMark/>
          </w:tcPr>
          <w:p w14:paraId="48E8E144" w14:textId="77777777" w:rsidR="00E65591" w:rsidRPr="00EC4103" w:rsidRDefault="00E65591" w:rsidP="00E65591">
            <w:pPr>
              <w:spacing w:after="0"/>
            </w:pPr>
            <w:r w:rsidRPr="00EC4103">
              <w:t>Not represented</w:t>
            </w:r>
          </w:p>
        </w:tc>
        <w:tc>
          <w:tcPr>
            <w:tcW w:w="5103" w:type="dxa"/>
            <w:hideMark/>
          </w:tcPr>
          <w:p w14:paraId="2916C5D2" w14:textId="4122EDB7" w:rsidR="00E65591" w:rsidRPr="00EC4103" w:rsidRDefault="00E65591" w:rsidP="00E65591">
            <w:pPr>
              <w:spacing w:after="0"/>
            </w:pPr>
          </w:p>
        </w:tc>
      </w:tr>
      <w:tr w:rsidR="00E65591" w:rsidRPr="00EC4103" w14:paraId="3D7E3CD1" w14:textId="77777777" w:rsidTr="00E65591">
        <w:tc>
          <w:tcPr>
            <w:tcW w:w="3085" w:type="dxa"/>
            <w:shd w:val="clear" w:color="auto" w:fill="F2F2F2" w:themeFill="background1" w:themeFillShade="F2"/>
            <w:hideMark/>
          </w:tcPr>
          <w:p w14:paraId="196A5487" w14:textId="77777777" w:rsidR="00E65591" w:rsidRPr="00EC4103" w:rsidRDefault="00E65591" w:rsidP="00E65591">
            <w:pPr>
              <w:spacing w:after="0"/>
            </w:pPr>
            <w:proofErr w:type="spellStart"/>
            <w:r w:rsidRPr="00EC4103">
              <w:lastRenderedPageBreak/>
              <w:t>HY_CatchmentArea</w:t>
            </w:r>
            <w:proofErr w:type="spellEnd"/>
          </w:p>
        </w:tc>
        <w:tc>
          <w:tcPr>
            <w:tcW w:w="1559" w:type="dxa"/>
          </w:tcPr>
          <w:p w14:paraId="1F3984A7" w14:textId="77777777" w:rsidR="00E65591" w:rsidRPr="00EC4103" w:rsidRDefault="00E65591" w:rsidP="00E65591">
            <w:pPr>
              <w:spacing w:after="0"/>
            </w:pPr>
            <w:r>
              <w:t>Is like</w:t>
            </w:r>
          </w:p>
        </w:tc>
        <w:tc>
          <w:tcPr>
            <w:tcW w:w="3261" w:type="dxa"/>
            <w:hideMark/>
          </w:tcPr>
          <w:p w14:paraId="7CA2CAB0" w14:textId="77777777" w:rsidR="00E65591" w:rsidRPr="00EC4103" w:rsidRDefault="00E65591" w:rsidP="00E65591">
            <w:pPr>
              <w:spacing w:after="0"/>
            </w:pPr>
            <w:r w:rsidRPr="00EC4103">
              <w:t>DrainageBasin</w:t>
            </w:r>
          </w:p>
        </w:tc>
        <w:tc>
          <w:tcPr>
            <w:tcW w:w="5103" w:type="dxa"/>
            <w:hideMark/>
          </w:tcPr>
          <w:p w14:paraId="0C46C1D8" w14:textId="77777777" w:rsidR="00E65591" w:rsidRPr="00EC4103" w:rsidRDefault="00E65591" w:rsidP="00E65591">
            <w:pPr>
              <w:autoSpaceDE w:val="0"/>
              <w:autoSpaceDN w:val="0"/>
              <w:adjustRightInd w:val="0"/>
              <w:spacing w:after="0"/>
            </w:pPr>
            <w:r w:rsidRPr="00EC4103">
              <w:t xml:space="preserve">Area having a common outlet for its surface runoff. </w:t>
            </w:r>
          </w:p>
          <w:p w14:paraId="11873158" w14:textId="77777777" w:rsidR="00E65591" w:rsidRPr="00EC4103" w:rsidRDefault="00E65591" w:rsidP="00E65591">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0A7CC773"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6FFC4F61"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2F6A3427" w14:textId="77777777" w:rsidTr="00E65591">
        <w:tc>
          <w:tcPr>
            <w:tcW w:w="3085" w:type="dxa"/>
            <w:shd w:val="clear" w:color="auto" w:fill="F2F2F2" w:themeFill="background1" w:themeFillShade="F2"/>
            <w:hideMark/>
          </w:tcPr>
          <w:p w14:paraId="2EEFEC14" w14:textId="77777777" w:rsidR="00E65591" w:rsidRPr="00EC4103" w:rsidRDefault="00E65591" w:rsidP="00E65591">
            <w:pPr>
              <w:spacing w:after="0"/>
            </w:pPr>
            <w:proofErr w:type="spellStart"/>
            <w:r w:rsidRPr="00EC4103">
              <w:t>HY_CatchmentBoundary</w:t>
            </w:r>
            <w:proofErr w:type="spellEnd"/>
          </w:p>
        </w:tc>
        <w:tc>
          <w:tcPr>
            <w:tcW w:w="1559" w:type="dxa"/>
          </w:tcPr>
          <w:p w14:paraId="4540800D" w14:textId="74065281" w:rsidR="00E65591" w:rsidRPr="00EC4103" w:rsidRDefault="00E65591" w:rsidP="00E65591">
            <w:pPr>
              <w:spacing w:after="0"/>
            </w:pPr>
          </w:p>
        </w:tc>
        <w:tc>
          <w:tcPr>
            <w:tcW w:w="3261" w:type="dxa"/>
            <w:hideMark/>
          </w:tcPr>
          <w:p w14:paraId="567D42D2" w14:textId="77777777" w:rsidR="00E65591" w:rsidRPr="00EC4103" w:rsidRDefault="00E65591" w:rsidP="00E65591">
            <w:pPr>
              <w:spacing w:after="0"/>
            </w:pPr>
            <w:r w:rsidRPr="00EC4103">
              <w:t>Not represented</w:t>
            </w:r>
          </w:p>
        </w:tc>
        <w:tc>
          <w:tcPr>
            <w:tcW w:w="5103" w:type="dxa"/>
            <w:hideMark/>
          </w:tcPr>
          <w:p w14:paraId="1E7952CD" w14:textId="31981494" w:rsidR="00E65591" w:rsidRPr="00EC4103" w:rsidRDefault="00E65591" w:rsidP="00E65591">
            <w:pPr>
              <w:spacing w:after="0"/>
            </w:pPr>
          </w:p>
        </w:tc>
      </w:tr>
      <w:tr w:rsidR="00E65591" w:rsidRPr="00EC4103" w14:paraId="56E21537" w14:textId="77777777" w:rsidTr="00E65591">
        <w:tc>
          <w:tcPr>
            <w:tcW w:w="3085" w:type="dxa"/>
            <w:shd w:val="clear" w:color="auto" w:fill="F2F2F2" w:themeFill="background1" w:themeFillShade="F2"/>
            <w:hideMark/>
          </w:tcPr>
          <w:p w14:paraId="185F800E" w14:textId="77777777" w:rsidR="00E65591" w:rsidRPr="00EC4103" w:rsidRDefault="00E65591" w:rsidP="00E65591">
            <w:pPr>
              <w:spacing w:after="0"/>
            </w:pPr>
            <w:proofErr w:type="spellStart"/>
            <w:r w:rsidRPr="00EC4103">
              <w:t>HY_CartographicRealization</w:t>
            </w:r>
            <w:proofErr w:type="spellEnd"/>
          </w:p>
        </w:tc>
        <w:tc>
          <w:tcPr>
            <w:tcW w:w="1559" w:type="dxa"/>
          </w:tcPr>
          <w:p w14:paraId="22C0624B" w14:textId="325A3308" w:rsidR="00E65591" w:rsidRPr="00EC4103" w:rsidRDefault="00E65591" w:rsidP="00E65591">
            <w:pPr>
              <w:spacing w:after="0"/>
            </w:pPr>
          </w:p>
        </w:tc>
        <w:tc>
          <w:tcPr>
            <w:tcW w:w="3261" w:type="dxa"/>
            <w:hideMark/>
          </w:tcPr>
          <w:p w14:paraId="49879C7B" w14:textId="77777777" w:rsidR="00E65591" w:rsidRPr="00EC4103" w:rsidRDefault="00E65591" w:rsidP="00E65591">
            <w:pPr>
              <w:spacing w:after="0"/>
            </w:pPr>
            <w:r w:rsidRPr="00EC4103">
              <w:t>Not represented</w:t>
            </w:r>
          </w:p>
        </w:tc>
        <w:tc>
          <w:tcPr>
            <w:tcW w:w="5103" w:type="dxa"/>
          </w:tcPr>
          <w:p w14:paraId="728AEE3A" w14:textId="49647566" w:rsidR="00E65591" w:rsidRPr="00EC4103" w:rsidRDefault="00E65591" w:rsidP="00E65591">
            <w:pPr>
              <w:spacing w:after="0"/>
            </w:pPr>
          </w:p>
        </w:tc>
      </w:tr>
    </w:tbl>
    <w:p w14:paraId="3A54B96B" w14:textId="77777777" w:rsidR="00E65591" w:rsidRPr="00EC4103" w:rsidRDefault="00E65591" w:rsidP="00E65591">
      <w:pPr>
        <w:spacing w:after="0"/>
        <w:rPr>
          <w:b/>
          <w:bCs/>
          <w:sz w:val="28"/>
        </w:rPr>
      </w:pPr>
    </w:p>
    <w:p w14:paraId="5F5A20ED" w14:textId="51BA77A1" w:rsidR="00E65591" w:rsidRPr="00EC4103" w:rsidRDefault="00FD636F" w:rsidP="00E65591">
      <w:pPr>
        <w:pStyle w:val="berschrift2"/>
        <w:numPr>
          <w:ilvl w:val="0"/>
          <w:numId w:val="0"/>
        </w:numPr>
      </w:pPr>
      <w:bookmarkStart w:id="260" w:name="_Toc459038747"/>
      <w:bookmarkStart w:id="261" w:name="_Toc459388269"/>
      <w:bookmarkStart w:id="262" w:name="_Toc463963507"/>
      <w:r>
        <w:t>E</w:t>
      </w:r>
      <w:r w:rsidR="00E65591" w:rsidRPr="00EC4103">
        <w:t>.2 Hydrographic Network Model</w:t>
      </w:r>
      <w:bookmarkEnd w:id="260"/>
      <w:bookmarkEnd w:id="261"/>
      <w:bookmarkEnd w:id="262"/>
    </w:p>
    <w:tbl>
      <w:tblPr>
        <w:tblStyle w:val="Tabellenraster"/>
        <w:tblW w:w="13008" w:type="dxa"/>
        <w:tblLayout w:type="fixed"/>
        <w:tblLook w:val="04A0" w:firstRow="1" w:lastRow="0" w:firstColumn="1" w:lastColumn="0" w:noHBand="0" w:noVBand="1"/>
      </w:tblPr>
      <w:tblGrid>
        <w:gridCol w:w="3085"/>
        <w:gridCol w:w="1559"/>
        <w:gridCol w:w="3261"/>
        <w:gridCol w:w="5103"/>
      </w:tblGrid>
      <w:tr w:rsidR="00E65591" w:rsidRPr="00EC4103" w14:paraId="19AFF5E9" w14:textId="77777777" w:rsidTr="00E65591">
        <w:tc>
          <w:tcPr>
            <w:tcW w:w="3085" w:type="dxa"/>
            <w:shd w:val="clear" w:color="auto" w:fill="F2F2F2" w:themeFill="background1" w:themeFillShade="F2"/>
            <w:hideMark/>
          </w:tcPr>
          <w:p w14:paraId="1FAE02E2" w14:textId="77777777" w:rsidR="00E65591" w:rsidRPr="00EC4103" w:rsidRDefault="00E65591" w:rsidP="00E65591">
            <w:pPr>
              <w:spacing w:after="0"/>
              <w:rPr>
                <w:b/>
                <w:bCs/>
              </w:rPr>
            </w:pPr>
            <w:r w:rsidRPr="00EC4103">
              <w:rPr>
                <w:b/>
                <w:bCs/>
              </w:rPr>
              <w:t>HY_Features Name</w:t>
            </w:r>
          </w:p>
        </w:tc>
        <w:tc>
          <w:tcPr>
            <w:tcW w:w="1559" w:type="dxa"/>
          </w:tcPr>
          <w:p w14:paraId="71B16952" w14:textId="77777777" w:rsidR="00E65591" w:rsidRPr="00EC4103" w:rsidRDefault="00E65591" w:rsidP="00E65591">
            <w:pPr>
              <w:spacing w:after="0"/>
              <w:jc w:val="center"/>
              <w:rPr>
                <w:b/>
                <w:bCs/>
              </w:rPr>
            </w:pPr>
            <w:r>
              <w:rPr>
                <w:b/>
                <w:bCs/>
              </w:rPr>
              <w:t>Relationship between concepts</w:t>
            </w:r>
          </w:p>
        </w:tc>
        <w:tc>
          <w:tcPr>
            <w:tcW w:w="3261" w:type="dxa"/>
            <w:hideMark/>
          </w:tcPr>
          <w:p w14:paraId="3E226B18" w14:textId="77777777" w:rsidR="00E65591" w:rsidRPr="00EC4103" w:rsidRDefault="00E65591" w:rsidP="00E65591">
            <w:pPr>
              <w:spacing w:after="0"/>
              <w:jc w:val="center"/>
              <w:rPr>
                <w:b/>
                <w:bCs/>
              </w:rPr>
            </w:pPr>
            <w:r w:rsidRPr="00EC4103">
              <w:rPr>
                <w:b/>
                <w:bCs/>
              </w:rPr>
              <w:t>INSPIRE Hydrography Name</w:t>
            </w:r>
            <w:r>
              <w:rPr>
                <w:b/>
                <w:bCs/>
              </w:rPr>
              <w:t xml:space="preserve"> + potential condition(s)</w:t>
            </w:r>
          </w:p>
        </w:tc>
        <w:tc>
          <w:tcPr>
            <w:tcW w:w="5103" w:type="dxa"/>
            <w:hideMark/>
          </w:tcPr>
          <w:p w14:paraId="49735EBF" w14:textId="77777777" w:rsidR="00E65591" w:rsidRPr="00EC4103" w:rsidRDefault="00E65591" w:rsidP="00E65591">
            <w:pPr>
              <w:spacing w:after="0"/>
              <w:jc w:val="center"/>
              <w:rPr>
                <w:b/>
                <w:bCs/>
              </w:rPr>
            </w:pPr>
            <w:r w:rsidRPr="00EC4103">
              <w:rPr>
                <w:b/>
                <w:bCs/>
              </w:rPr>
              <w:t>Definition / Description</w:t>
            </w:r>
          </w:p>
          <w:p w14:paraId="6A0695DC" w14:textId="6A7979AF" w:rsidR="00E65591" w:rsidRPr="00EC4103" w:rsidRDefault="00E65591" w:rsidP="004F6763">
            <w:pPr>
              <w:spacing w:after="0"/>
              <w:rPr>
                <w:b/>
                <w:bCs/>
              </w:rPr>
            </w:pPr>
          </w:p>
        </w:tc>
      </w:tr>
      <w:tr w:rsidR="00E65591" w:rsidRPr="00EC4103" w14:paraId="16415814" w14:textId="77777777" w:rsidTr="00E65591">
        <w:tc>
          <w:tcPr>
            <w:tcW w:w="3085" w:type="dxa"/>
            <w:shd w:val="clear" w:color="auto" w:fill="F2F2F2" w:themeFill="background1" w:themeFillShade="F2"/>
            <w:hideMark/>
          </w:tcPr>
          <w:p w14:paraId="0E79AF15" w14:textId="77777777" w:rsidR="00E65591" w:rsidRPr="00EC4103" w:rsidRDefault="00E65591" w:rsidP="00E65591">
            <w:pPr>
              <w:spacing w:after="0"/>
            </w:pPr>
            <w:r w:rsidRPr="00EC4103">
              <w:t>HY_HydrographicNetwork</w:t>
            </w:r>
          </w:p>
        </w:tc>
        <w:tc>
          <w:tcPr>
            <w:tcW w:w="1559" w:type="dxa"/>
          </w:tcPr>
          <w:p w14:paraId="6D3E7E62" w14:textId="77777777" w:rsidR="00E65591" w:rsidRPr="00EC4103" w:rsidRDefault="00E65591" w:rsidP="00E65591">
            <w:pPr>
              <w:spacing w:after="0"/>
            </w:pPr>
            <w:r>
              <w:t>Is narrower than</w:t>
            </w:r>
          </w:p>
        </w:tc>
        <w:tc>
          <w:tcPr>
            <w:tcW w:w="3261" w:type="dxa"/>
            <w:hideMark/>
          </w:tcPr>
          <w:p w14:paraId="118379EE" w14:textId="77777777" w:rsidR="00E65591" w:rsidRDefault="00E65591" w:rsidP="00E65591">
            <w:pPr>
              <w:spacing w:after="0"/>
            </w:pPr>
            <w:proofErr w:type="spellStart"/>
            <w:r w:rsidRPr="00EC4103">
              <w:t>WatercourseLinkSequence</w:t>
            </w:r>
            <w:proofErr w:type="spellEnd"/>
          </w:p>
          <w:p w14:paraId="7BE94A8B" w14:textId="77777777" w:rsidR="00E65591" w:rsidRDefault="00E65591" w:rsidP="00E65591">
            <w:pPr>
              <w:spacing w:after="0"/>
            </w:pPr>
          </w:p>
          <w:p w14:paraId="3FDDA158" w14:textId="77777777" w:rsidR="00E65591" w:rsidRPr="00CC0638" w:rsidRDefault="00E65591" w:rsidP="00E65591">
            <w:pPr>
              <w:spacing w:after="0"/>
            </w:pPr>
            <w:r w:rsidRPr="00CC0638">
              <w:t>In case that features of interest are water bodies and not channels.</w:t>
            </w:r>
          </w:p>
          <w:p w14:paraId="348387B5" w14:textId="77777777" w:rsidR="00E65591" w:rsidRPr="00CC0638" w:rsidRDefault="00E65591" w:rsidP="00E65591">
            <w:pPr>
              <w:spacing w:after="0"/>
            </w:pPr>
            <w:r w:rsidRPr="00CC0638">
              <w:t>AND</w:t>
            </w:r>
          </w:p>
          <w:p w14:paraId="34FA0352" w14:textId="77777777" w:rsidR="00E65591" w:rsidRPr="00EC4103" w:rsidRDefault="00E65591" w:rsidP="00E65591">
            <w:pPr>
              <w:spacing w:after="0"/>
            </w:pPr>
            <w:r w:rsidRPr="00CC0638">
              <w:t>In case that network is non branching.</w:t>
            </w:r>
          </w:p>
        </w:tc>
        <w:tc>
          <w:tcPr>
            <w:tcW w:w="5103" w:type="dxa"/>
            <w:hideMark/>
          </w:tcPr>
          <w:p w14:paraId="765E2F16" w14:textId="77777777" w:rsidR="00E65591" w:rsidRPr="00CC0638" w:rsidRDefault="00E65591" w:rsidP="00E65591">
            <w:pPr>
              <w:spacing w:after="0"/>
            </w:pPr>
            <w:r w:rsidRPr="00CC0638">
              <w:t>A sequence of watercourse links representing a non-branching path through a hydrographic network.</w:t>
            </w:r>
          </w:p>
        </w:tc>
      </w:tr>
      <w:tr w:rsidR="00E65591" w:rsidRPr="00EC4103" w14:paraId="00E2C133" w14:textId="77777777" w:rsidTr="00E65591">
        <w:tc>
          <w:tcPr>
            <w:tcW w:w="3085" w:type="dxa"/>
            <w:shd w:val="clear" w:color="auto" w:fill="F2F2F2" w:themeFill="background1" w:themeFillShade="F2"/>
            <w:hideMark/>
          </w:tcPr>
          <w:p w14:paraId="63DCBF1F" w14:textId="77777777" w:rsidR="00E65591" w:rsidRPr="00EC4103" w:rsidRDefault="00E65591" w:rsidP="00E65591">
            <w:pPr>
              <w:spacing w:after="0"/>
            </w:pPr>
            <w:proofErr w:type="spellStart"/>
            <w:r w:rsidRPr="00EC4103">
              <w:t>HY_WaterBody</w:t>
            </w:r>
            <w:proofErr w:type="spellEnd"/>
          </w:p>
        </w:tc>
        <w:tc>
          <w:tcPr>
            <w:tcW w:w="1559" w:type="dxa"/>
          </w:tcPr>
          <w:p w14:paraId="269CE985" w14:textId="77777777" w:rsidR="00E65591" w:rsidRPr="00EC4103" w:rsidRDefault="00E65591" w:rsidP="00E65591">
            <w:pPr>
              <w:spacing w:after="0"/>
            </w:pPr>
            <w:r>
              <w:t>Is narrower than</w:t>
            </w:r>
          </w:p>
        </w:tc>
        <w:tc>
          <w:tcPr>
            <w:tcW w:w="3261" w:type="dxa"/>
            <w:hideMark/>
          </w:tcPr>
          <w:p w14:paraId="6CB76450" w14:textId="77777777" w:rsidR="00E65591" w:rsidRPr="00EC4103" w:rsidRDefault="00E65591" w:rsidP="00E65591">
            <w:pPr>
              <w:spacing w:after="0"/>
            </w:pPr>
          </w:p>
          <w:p w14:paraId="52903876" w14:textId="77777777" w:rsidR="00E65591" w:rsidRDefault="00E65591" w:rsidP="00E65591">
            <w:pPr>
              <w:spacing w:after="0"/>
            </w:pPr>
            <w:proofErr w:type="spellStart"/>
            <w:r w:rsidRPr="00EC4103">
              <w:t>Watercourse</w:t>
            </w:r>
            <w:r>
              <w:t>Link</w:t>
            </w:r>
            <w:proofErr w:type="spellEnd"/>
          </w:p>
          <w:p w14:paraId="01D2FA30" w14:textId="77777777" w:rsidR="00E65591" w:rsidRDefault="00E65591" w:rsidP="00E65591">
            <w:pPr>
              <w:spacing w:after="0"/>
            </w:pPr>
          </w:p>
          <w:p w14:paraId="15D4A575" w14:textId="77777777" w:rsidR="00E65591" w:rsidRPr="00CC0638" w:rsidRDefault="00E65591" w:rsidP="00E65591">
            <w:pPr>
              <w:spacing w:after="0"/>
            </w:pPr>
            <w:r w:rsidRPr="00CC0638">
              <w:t>In case that features of interest are water bodies and not channels.</w:t>
            </w:r>
          </w:p>
          <w:p w14:paraId="19DC3ED1" w14:textId="77777777" w:rsidR="00E65591" w:rsidRPr="00EC4103" w:rsidRDefault="00E65591" w:rsidP="00E65591">
            <w:pPr>
              <w:spacing w:after="0"/>
            </w:pPr>
          </w:p>
        </w:tc>
        <w:tc>
          <w:tcPr>
            <w:tcW w:w="5103" w:type="dxa"/>
            <w:hideMark/>
          </w:tcPr>
          <w:p w14:paraId="3162A314" w14:textId="77777777" w:rsidR="00E65591" w:rsidRPr="00CC0638" w:rsidRDefault="00E65591" w:rsidP="00E65591">
            <w:pPr>
              <w:spacing w:after="0"/>
            </w:pPr>
          </w:p>
          <w:p w14:paraId="30171739" w14:textId="0D0327B9" w:rsidR="00E65591" w:rsidRPr="00CC0638" w:rsidRDefault="00E65591" w:rsidP="00E65591">
            <w:pPr>
              <w:spacing w:after="0"/>
            </w:pPr>
            <w:r w:rsidRPr="00CC0638">
              <w:t xml:space="preserve">A segment of a watercourse within a hydrographic </w:t>
            </w:r>
            <w:r w:rsidRPr="00CC0638">
              <w:lastRenderedPageBreak/>
              <w:t>network.  A watercourse link may be fictitious, with no direct correspondence to a real-world object and included only to ensure a closed network.</w:t>
            </w:r>
          </w:p>
        </w:tc>
      </w:tr>
      <w:tr w:rsidR="00E65591" w:rsidRPr="00EC4103" w14:paraId="3A52D24B" w14:textId="77777777" w:rsidTr="00E65591">
        <w:tc>
          <w:tcPr>
            <w:tcW w:w="3085" w:type="dxa"/>
            <w:shd w:val="clear" w:color="auto" w:fill="F2F2F2" w:themeFill="background1" w:themeFillShade="F2"/>
            <w:hideMark/>
          </w:tcPr>
          <w:p w14:paraId="161A6CB0" w14:textId="77777777" w:rsidR="00E65591" w:rsidRPr="00EC4103" w:rsidRDefault="00E65591" w:rsidP="00E65591">
            <w:pPr>
              <w:spacing w:after="0"/>
            </w:pPr>
            <w:proofErr w:type="spellStart"/>
            <w:r w:rsidRPr="00EC4103">
              <w:lastRenderedPageBreak/>
              <w:t>HY_ChannelNetwork</w:t>
            </w:r>
            <w:proofErr w:type="spellEnd"/>
          </w:p>
        </w:tc>
        <w:tc>
          <w:tcPr>
            <w:tcW w:w="1559" w:type="dxa"/>
          </w:tcPr>
          <w:p w14:paraId="0EC86765" w14:textId="77777777" w:rsidR="00E65591" w:rsidRPr="00EC4103" w:rsidRDefault="00E65591" w:rsidP="00E65591">
            <w:pPr>
              <w:spacing w:after="0"/>
            </w:pPr>
            <w:r>
              <w:t>Is narrower than</w:t>
            </w:r>
          </w:p>
        </w:tc>
        <w:tc>
          <w:tcPr>
            <w:tcW w:w="3261" w:type="dxa"/>
            <w:hideMark/>
          </w:tcPr>
          <w:p w14:paraId="3933494C" w14:textId="77777777" w:rsidR="00E65591" w:rsidRDefault="00E65591" w:rsidP="00E65591">
            <w:pPr>
              <w:spacing w:after="0"/>
            </w:pPr>
            <w:proofErr w:type="spellStart"/>
            <w:r w:rsidRPr="00EC4103">
              <w:t>WatercourseLinkSequence</w:t>
            </w:r>
            <w:proofErr w:type="spellEnd"/>
          </w:p>
          <w:p w14:paraId="7F8FC242" w14:textId="77777777" w:rsidR="00E65591" w:rsidRDefault="00E65591" w:rsidP="00E65591">
            <w:pPr>
              <w:spacing w:after="0"/>
            </w:pPr>
          </w:p>
          <w:p w14:paraId="491C57CF" w14:textId="77777777" w:rsidR="00E65591" w:rsidRPr="00CC0638" w:rsidRDefault="00E65591" w:rsidP="00E65591">
            <w:pPr>
              <w:spacing w:after="0"/>
            </w:pPr>
            <w:r w:rsidRPr="00CC0638">
              <w:t>In case that features of interest are channels and not water bodies.</w:t>
            </w:r>
          </w:p>
          <w:p w14:paraId="5F618786" w14:textId="77777777" w:rsidR="00E65591" w:rsidRPr="00CC0638" w:rsidRDefault="00E65591" w:rsidP="00E65591">
            <w:pPr>
              <w:spacing w:after="0"/>
            </w:pPr>
            <w:r w:rsidRPr="00CC0638">
              <w:t>AND</w:t>
            </w:r>
          </w:p>
          <w:p w14:paraId="3B990C07" w14:textId="77777777" w:rsidR="00E65591" w:rsidRPr="00EC4103" w:rsidRDefault="00E65591" w:rsidP="00E65591">
            <w:pPr>
              <w:spacing w:after="0"/>
            </w:pPr>
            <w:r w:rsidRPr="00CC0638">
              <w:t>In case that network is non branching.</w:t>
            </w:r>
          </w:p>
        </w:tc>
        <w:tc>
          <w:tcPr>
            <w:tcW w:w="5103" w:type="dxa"/>
            <w:hideMark/>
          </w:tcPr>
          <w:p w14:paraId="796F350B" w14:textId="77777777" w:rsidR="00E65591" w:rsidRPr="00CC0638" w:rsidRDefault="00E65591" w:rsidP="00E65591">
            <w:pPr>
              <w:spacing w:after="0"/>
            </w:pPr>
            <w:r w:rsidRPr="00CC0638">
              <w:t>A sequence of watercourse links representing a non-branching path through a hydrographic network.</w:t>
            </w:r>
          </w:p>
        </w:tc>
      </w:tr>
      <w:tr w:rsidR="00E65591" w:rsidRPr="00EC4103" w14:paraId="516A25F1" w14:textId="77777777" w:rsidTr="00E65591">
        <w:tc>
          <w:tcPr>
            <w:tcW w:w="3085" w:type="dxa"/>
            <w:shd w:val="clear" w:color="auto" w:fill="F2F2F2" w:themeFill="background1" w:themeFillShade="F2"/>
            <w:hideMark/>
          </w:tcPr>
          <w:p w14:paraId="165A6549" w14:textId="77777777" w:rsidR="00E65591" w:rsidRPr="00EC4103" w:rsidRDefault="00E65591" w:rsidP="00E65591">
            <w:pPr>
              <w:spacing w:after="0"/>
            </w:pPr>
            <w:proofErr w:type="spellStart"/>
            <w:r w:rsidRPr="00EC4103">
              <w:t>HY_Depression</w:t>
            </w:r>
            <w:proofErr w:type="spellEnd"/>
          </w:p>
        </w:tc>
        <w:tc>
          <w:tcPr>
            <w:tcW w:w="1559" w:type="dxa"/>
          </w:tcPr>
          <w:p w14:paraId="24EC536C" w14:textId="77777777" w:rsidR="00E65591" w:rsidRPr="00EC4103" w:rsidRDefault="00E65591" w:rsidP="00E65591">
            <w:pPr>
              <w:spacing w:after="0"/>
            </w:pPr>
            <w:r>
              <w:t>Is like</w:t>
            </w:r>
          </w:p>
        </w:tc>
        <w:tc>
          <w:tcPr>
            <w:tcW w:w="3261" w:type="dxa"/>
            <w:hideMark/>
          </w:tcPr>
          <w:p w14:paraId="19492F07" w14:textId="77777777" w:rsidR="00E65591" w:rsidRPr="00EC4103" w:rsidRDefault="00E65591" w:rsidP="00E65591">
            <w:pPr>
              <w:spacing w:after="0"/>
            </w:pPr>
          </w:p>
          <w:p w14:paraId="279DDC63" w14:textId="77777777" w:rsidR="00E65591" w:rsidRPr="00CC0638" w:rsidRDefault="00E65591" w:rsidP="00E65591">
            <w:pPr>
              <w:spacing w:after="0"/>
            </w:pPr>
            <w:proofErr w:type="spellStart"/>
            <w:r w:rsidRPr="00EC4103">
              <w:t>StandingWater</w:t>
            </w:r>
            <w:proofErr w:type="spellEnd"/>
          </w:p>
          <w:p w14:paraId="6E1C8852" w14:textId="77777777" w:rsidR="00E65591" w:rsidRPr="00CC0638" w:rsidRDefault="00E65591" w:rsidP="00E65591">
            <w:pPr>
              <w:spacing w:after="0"/>
            </w:pPr>
          </w:p>
          <w:p w14:paraId="57A6A122" w14:textId="77777777" w:rsidR="00E65591" w:rsidRPr="00EC4103" w:rsidRDefault="00E65591" w:rsidP="00E65591">
            <w:pPr>
              <w:spacing w:after="0"/>
            </w:pPr>
            <w:r w:rsidRPr="00CC0638">
              <w:t>In case that geometry is surface or point.</w:t>
            </w:r>
          </w:p>
        </w:tc>
        <w:tc>
          <w:tcPr>
            <w:tcW w:w="5103" w:type="dxa"/>
            <w:hideMark/>
          </w:tcPr>
          <w:p w14:paraId="2E806C32" w14:textId="77777777" w:rsidR="00E65591" w:rsidRPr="00CC0638" w:rsidRDefault="00E65591" w:rsidP="00E65591">
            <w:pPr>
              <w:autoSpaceDE w:val="0"/>
              <w:autoSpaceDN w:val="0"/>
              <w:adjustRightInd w:val="0"/>
              <w:spacing w:after="0"/>
            </w:pPr>
            <w:r w:rsidRPr="00CC0638">
              <w:t xml:space="preserve">Any known inland waterway body. </w:t>
            </w:r>
          </w:p>
          <w:p w14:paraId="0FC381A6" w14:textId="77777777" w:rsidR="00E65591" w:rsidRPr="00CC0638" w:rsidRDefault="00E65591" w:rsidP="00E65591">
            <w:pPr>
              <w:autoSpaceDE w:val="0"/>
              <w:autoSpaceDN w:val="0"/>
              <w:adjustRightInd w:val="0"/>
              <w:spacing w:after="0"/>
            </w:pPr>
            <w:r w:rsidRPr="00CC0638">
              <w:t>EXAMPLE Lake/pond, reservoir, river/stream, etc.</w:t>
            </w:r>
          </w:p>
          <w:p w14:paraId="5A517BB8" w14:textId="77777777" w:rsidR="00E65591" w:rsidRPr="00CC0638" w:rsidRDefault="00E65591" w:rsidP="00E65591">
            <w:pPr>
              <w:spacing w:after="0"/>
            </w:pPr>
            <w:r w:rsidRPr="00CC0638">
              <w:t>NOTE: May include islands, represented as 'holes' in its geometry. Islands may be surrounded by a shore and / or land-ware boundary.</w:t>
            </w:r>
          </w:p>
          <w:p w14:paraId="03042773" w14:textId="77777777" w:rsidR="00E65591" w:rsidRPr="00EC4103" w:rsidRDefault="00E65591" w:rsidP="00E65591">
            <w:pPr>
              <w:spacing w:after="0"/>
            </w:pPr>
          </w:p>
        </w:tc>
      </w:tr>
      <w:tr w:rsidR="00E65591" w:rsidRPr="00EC4103" w14:paraId="1A03972F" w14:textId="77777777" w:rsidTr="00E65591">
        <w:tc>
          <w:tcPr>
            <w:tcW w:w="3085" w:type="dxa"/>
            <w:shd w:val="clear" w:color="auto" w:fill="F2F2F2" w:themeFill="background1" w:themeFillShade="F2"/>
            <w:hideMark/>
          </w:tcPr>
          <w:p w14:paraId="703E6D1C" w14:textId="77777777" w:rsidR="00E65591" w:rsidRPr="00EC4103" w:rsidRDefault="00E65591" w:rsidP="00E65591">
            <w:pPr>
              <w:spacing w:after="0"/>
            </w:pPr>
            <w:proofErr w:type="spellStart"/>
            <w:r w:rsidRPr="00EC4103">
              <w:t>HY_Channel</w:t>
            </w:r>
            <w:proofErr w:type="spellEnd"/>
          </w:p>
        </w:tc>
        <w:tc>
          <w:tcPr>
            <w:tcW w:w="1559" w:type="dxa"/>
          </w:tcPr>
          <w:p w14:paraId="25ECC4DB" w14:textId="77777777" w:rsidR="00E65591" w:rsidRPr="00EC4103" w:rsidRDefault="00E65591" w:rsidP="00E65591">
            <w:pPr>
              <w:spacing w:after="0"/>
            </w:pPr>
            <w:r>
              <w:t>Is narrower than</w:t>
            </w:r>
          </w:p>
        </w:tc>
        <w:tc>
          <w:tcPr>
            <w:tcW w:w="3261" w:type="dxa"/>
            <w:hideMark/>
          </w:tcPr>
          <w:p w14:paraId="0748DECD" w14:textId="77777777" w:rsidR="00E65591" w:rsidRDefault="00E65591" w:rsidP="00E65591">
            <w:pPr>
              <w:spacing w:after="0"/>
            </w:pPr>
            <w:proofErr w:type="spellStart"/>
            <w:r w:rsidRPr="00EC4103">
              <w:t>Watercourse</w:t>
            </w:r>
            <w:r>
              <w:t>Link</w:t>
            </w:r>
            <w:proofErr w:type="spellEnd"/>
          </w:p>
          <w:p w14:paraId="11981EC4" w14:textId="77777777" w:rsidR="00E65591" w:rsidRDefault="00E65591" w:rsidP="00E65591">
            <w:pPr>
              <w:spacing w:after="0"/>
            </w:pPr>
          </w:p>
          <w:p w14:paraId="13E0F2D6" w14:textId="77777777" w:rsidR="00E65591" w:rsidRPr="00EC4103" w:rsidRDefault="00E65591" w:rsidP="00E65591">
            <w:pPr>
              <w:spacing w:after="0"/>
            </w:pPr>
            <w:r w:rsidRPr="00CC0638">
              <w:t>In case that features of interest are channels and not water bodies.</w:t>
            </w:r>
          </w:p>
        </w:tc>
        <w:tc>
          <w:tcPr>
            <w:tcW w:w="5103" w:type="dxa"/>
            <w:hideMark/>
          </w:tcPr>
          <w:p w14:paraId="37D0C6F9" w14:textId="77777777" w:rsidR="00E65591" w:rsidRPr="00CC0638" w:rsidRDefault="00E65591" w:rsidP="00E65591">
            <w:pPr>
              <w:spacing w:after="0"/>
            </w:pPr>
          </w:p>
          <w:p w14:paraId="5F6E0005" w14:textId="1F7BAB38" w:rsidR="00E65591" w:rsidRPr="00CC0638" w:rsidRDefault="00E65591" w:rsidP="00E65591">
            <w:pPr>
              <w:spacing w:after="0"/>
            </w:pPr>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1E5F551C" w14:textId="77777777" w:rsidTr="00E65591">
        <w:tc>
          <w:tcPr>
            <w:tcW w:w="3085" w:type="dxa"/>
            <w:shd w:val="clear" w:color="auto" w:fill="F2F2F2" w:themeFill="background1" w:themeFillShade="F2"/>
            <w:hideMark/>
          </w:tcPr>
          <w:p w14:paraId="16CBB7F9" w14:textId="77777777" w:rsidR="00E65591" w:rsidRPr="00BA33D5" w:rsidRDefault="00E65591" w:rsidP="00E65591">
            <w:pPr>
              <w:spacing w:after="0"/>
            </w:pPr>
            <w:proofErr w:type="spellStart"/>
            <w:r w:rsidRPr="00BA33D5">
              <w:t>HY_Reservoir</w:t>
            </w:r>
            <w:proofErr w:type="spellEnd"/>
          </w:p>
        </w:tc>
        <w:tc>
          <w:tcPr>
            <w:tcW w:w="1559" w:type="dxa"/>
          </w:tcPr>
          <w:p w14:paraId="205D9364" w14:textId="77777777" w:rsidR="00E65591" w:rsidRPr="00BA33D5" w:rsidRDefault="00E65591" w:rsidP="00E65591">
            <w:pPr>
              <w:spacing w:after="0"/>
            </w:pPr>
            <w:r w:rsidRPr="00BA33D5">
              <w:t xml:space="preserve">Is </w:t>
            </w:r>
            <w:r>
              <w:t>like</w:t>
            </w:r>
          </w:p>
        </w:tc>
        <w:tc>
          <w:tcPr>
            <w:tcW w:w="3261" w:type="dxa"/>
            <w:hideMark/>
          </w:tcPr>
          <w:p w14:paraId="40EC2531" w14:textId="77777777" w:rsidR="00E65591" w:rsidRPr="00BA33D5" w:rsidRDefault="00E65591" w:rsidP="00E65591">
            <w:pPr>
              <w:spacing w:after="0"/>
            </w:pPr>
            <w:r w:rsidRPr="00BA33D5">
              <w:t xml:space="preserve"> </w:t>
            </w:r>
          </w:p>
          <w:p w14:paraId="3E5B95AD" w14:textId="77777777" w:rsidR="00E65591" w:rsidRPr="00CC0638" w:rsidRDefault="00E65591" w:rsidP="00E65591">
            <w:pPr>
              <w:spacing w:after="0"/>
            </w:pPr>
            <w:proofErr w:type="spellStart"/>
            <w:r w:rsidRPr="00BA33D5">
              <w:t>StandingWater</w:t>
            </w:r>
            <w:proofErr w:type="spellEnd"/>
          </w:p>
          <w:p w14:paraId="5A89F59F" w14:textId="77777777" w:rsidR="00E65591" w:rsidRPr="00CC0638" w:rsidRDefault="00E65591" w:rsidP="00E65591">
            <w:pPr>
              <w:spacing w:after="0"/>
            </w:pPr>
          </w:p>
          <w:p w14:paraId="79A0C48D" w14:textId="77777777" w:rsidR="00E65591" w:rsidRPr="00BA33D5" w:rsidRDefault="00E65591" w:rsidP="00E65591">
            <w:pPr>
              <w:spacing w:after="0"/>
            </w:pPr>
            <w:r w:rsidRPr="00CC0638">
              <w:t>In case that geometry is surface or point.</w:t>
            </w:r>
          </w:p>
        </w:tc>
        <w:tc>
          <w:tcPr>
            <w:tcW w:w="5103" w:type="dxa"/>
            <w:hideMark/>
          </w:tcPr>
          <w:p w14:paraId="27A155BA" w14:textId="77777777" w:rsidR="00E65591" w:rsidRPr="00CC0638" w:rsidRDefault="00E65591" w:rsidP="00E65591">
            <w:pPr>
              <w:spacing w:after="0"/>
            </w:pPr>
          </w:p>
          <w:p w14:paraId="736287D3" w14:textId="77777777" w:rsidR="00E65591" w:rsidRPr="00CC0638" w:rsidRDefault="00E65591" w:rsidP="00E65591">
            <w:pPr>
              <w:autoSpaceDE w:val="0"/>
              <w:autoSpaceDN w:val="0"/>
              <w:adjustRightInd w:val="0"/>
              <w:spacing w:after="0"/>
            </w:pPr>
            <w:r w:rsidRPr="00CC0638">
              <w:t xml:space="preserve">Any known inland waterway body. </w:t>
            </w:r>
          </w:p>
          <w:p w14:paraId="26019FE4" w14:textId="77777777" w:rsidR="00E65591" w:rsidRPr="00CC0638" w:rsidRDefault="00E65591" w:rsidP="00E65591">
            <w:pPr>
              <w:autoSpaceDE w:val="0"/>
              <w:autoSpaceDN w:val="0"/>
              <w:adjustRightInd w:val="0"/>
              <w:spacing w:after="0"/>
            </w:pPr>
            <w:r w:rsidRPr="00CC0638">
              <w:t>EXAMPLE Lake/pond, reservoir, river/stream, etc.</w:t>
            </w:r>
          </w:p>
          <w:p w14:paraId="275FB995" w14:textId="77777777" w:rsidR="00E65591" w:rsidRPr="00CC0638" w:rsidRDefault="00E65591" w:rsidP="00E65591">
            <w:pPr>
              <w:spacing w:after="0"/>
            </w:pPr>
            <w:r w:rsidRPr="00CC0638">
              <w:t xml:space="preserve">NOTE: May include islands, represented as 'holes' </w:t>
            </w:r>
            <w:r w:rsidRPr="00CC0638">
              <w:lastRenderedPageBreak/>
              <w:t>in its geometry. Islands may be surrounded by a shore and / or land-ware boundary.</w:t>
            </w:r>
          </w:p>
        </w:tc>
      </w:tr>
      <w:tr w:rsidR="00E65591" w:rsidRPr="00EC4103" w14:paraId="3CF9DCFA" w14:textId="77777777" w:rsidTr="00E65591">
        <w:trPr>
          <w:trHeight w:val="428"/>
        </w:trPr>
        <w:tc>
          <w:tcPr>
            <w:tcW w:w="3085" w:type="dxa"/>
            <w:shd w:val="clear" w:color="auto" w:fill="F2F2F2" w:themeFill="background1" w:themeFillShade="F2"/>
            <w:hideMark/>
          </w:tcPr>
          <w:p w14:paraId="4A50CDB1" w14:textId="77777777" w:rsidR="00E65591" w:rsidRPr="00EC4103" w:rsidRDefault="00E65591" w:rsidP="00E65591">
            <w:pPr>
              <w:spacing w:after="0"/>
            </w:pPr>
            <w:proofErr w:type="spellStart"/>
            <w:r w:rsidRPr="00EC4103">
              <w:lastRenderedPageBreak/>
              <w:t>HY_FlowPath</w:t>
            </w:r>
            <w:proofErr w:type="spellEnd"/>
          </w:p>
        </w:tc>
        <w:tc>
          <w:tcPr>
            <w:tcW w:w="1559" w:type="dxa"/>
          </w:tcPr>
          <w:p w14:paraId="18EFD3D3" w14:textId="77777777" w:rsidR="00E65591" w:rsidRPr="00EC4103" w:rsidRDefault="00E65591" w:rsidP="00E65591">
            <w:pPr>
              <w:spacing w:after="0"/>
            </w:pPr>
            <w:r>
              <w:t>Is like</w:t>
            </w:r>
          </w:p>
        </w:tc>
        <w:tc>
          <w:tcPr>
            <w:tcW w:w="3261" w:type="dxa"/>
            <w:hideMark/>
          </w:tcPr>
          <w:p w14:paraId="439DF4EF" w14:textId="77777777" w:rsidR="00E65591" w:rsidRPr="00CC0638" w:rsidRDefault="00E65591" w:rsidP="00E65591">
            <w:pPr>
              <w:spacing w:after="0"/>
            </w:pPr>
            <w:proofErr w:type="spellStart"/>
            <w:r w:rsidRPr="00EC4103">
              <w:t>WatercourseLink</w:t>
            </w:r>
            <w:proofErr w:type="spellEnd"/>
          </w:p>
          <w:p w14:paraId="1DCA3FE8" w14:textId="77777777" w:rsidR="00E65591" w:rsidRPr="00CC0638" w:rsidRDefault="00E65591" w:rsidP="00E65591">
            <w:pPr>
              <w:spacing w:after="0"/>
            </w:pPr>
          </w:p>
          <w:p w14:paraId="73025AE7" w14:textId="77777777" w:rsidR="00E65591" w:rsidRPr="00EC4103" w:rsidRDefault="00E65591" w:rsidP="00E65591">
            <w:pPr>
              <w:spacing w:after="0"/>
            </w:pPr>
            <w:r w:rsidRPr="00CC0638">
              <w:t>With a fictitious representation</w:t>
            </w:r>
          </w:p>
        </w:tc>
        <w:tc>
          <w:tcPr>
            <w:tcW w:w="5103" w:type="dxa"/>
            <w:hideMark/>
          </w:tcPr>
          <w:p w14:paraId="3C6655E4" w14:textId="30AE6466" w:rsidR="00E65591" w:rsidRPr="00CC0638" w:rsidRDefault="00E65591" w:rsidP="00E65591">
            <w:pPr>
              <w:spacing w:after="0"/>
            </w:pPr>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7B455406" w14:textId="77777777" w:rsidTr="00E65591">
        <w:trPr>
          <w:trHeight w:val="125"/>
        </w:trPr>
        <w:tc>
          <w:tcPr>
            <w:tcW w:w="3085" w:type="dxa"/>
            <w:shd w:val="clear" w:color="auto" w:fill="F2F2F2" w:themeFill="background1" w:themeFillShade="F2"/>
            <w:hideMark/>
          </w:tcPr>
          <w:p w14:paraId="589F31CB" w14:textId="77777777" w:rsidR="00E65591" w:rsidRPr="00EC4103" w:rsidRDefault="00E65591" w:rsidP="00E65591">
            <w:pPr>
              <w:spacing w:after="0"/>
            </w:pPr>
            <w:proofErr w:type="spellStart"/>
            <w:r w:rsidRPr="00EC4103">
              <w:t>HY_WaterEdge</w:t>
            </w:r>
            <w:proofErr w:type="spellEnd"/>
          </w:p>
        </w:tc>
        <w:tc>
          <w:tcPr>
            <w:tcW w:w="1559" w:type="dxa"/>
          </w:tcPr>
          <w:p w14:paraId="6E4623D1" w14:textId="77777777" w:rsidR="00E65591" w:rsidRPr="00EC4103" w:rsidRDefault="00E65591" w:rsidP="00E65591">
            <w:pPr>
              <w:spacing w:after="0"/>
            </w:pPr>
            <w:r>
              <w:t>Is like</w:t>
            </w:r>
          </w:p>
        </w:tc>
        <w:tc>
          <w:tcPr>
            <w:tcW w:w="3261" w:type="dxa"/>
            <w:hideMark/>
          </w:tcPr>
          <w:p w14:paraId="13D8F86C" w14:textId="77777777" w:rsidR="00E65591" w:rsidRPr="00EC4103" w:rsidRDefault="00E65591" w:rsidP="00E65591">
            <w:pPr>
              <w:spacing w:after="0"/>
            </w:pPr>
            <w:proofErr w:type="spellStart"/>
            <w:r>
              <w:t>LandWaterBoundary</w:t>
            </w:r>
            <w:proofErr w:type="spellEnd"/>
          </w:p>
        </w:tc>
        <w:tc>
          <w:tcPr>
            <w:tcW w:w="5103" w:type="dxa"/>
            <w:hideMark/>
          </w:tcPr>
          <w:p w14:paraId="05BF0581" w14:textId="77777777" w:rsidR="00E65591" w:rsidRPr="00CC0638" w:rsidRDefault="00E65591" w:rsidP="00E65591">
            <w:pPr>
              <w:spacing w:after="0"/>
            </w:pPr>
          </w:p>
          <w:p w14:paraId="0C42D72B" w14:textId="77777777" w:rsidR="00E65591" w:rsidRPr="00CC0638" w:rsidRDefault="00E65591" w:rsidP="00E65591">
            <w:pPr>
              <w:autoSpaceDE w:val="0"/>
              <w:autoSpaceDN w:val="0"/>
              <w:adjustRightInd w:val="0"/>
              <w:spacing w:after="0"/>
            </w:pPr>
            <w:r w:rsidRPr="00CC0638">
              <w:t>The line where a land mass is in contact with a body of water.</w:t>
            </w:r>
          </w:p>
        </w:tc>
      </w:tr>
      <w:tr w:rsidR="00E65591" w:rsidRPr="00EC4103" w14:paraId="7BCA2D42" w14:textId="77777777" w:rsidTr="00E65591">
        <w:tc>
          <w:tcPr>
            <w:tcW w:w="3085" w:type="dxa"/>
            <w:shd w:val="clear" w:color="auto" w:fill="F2F2F2" w:themeFill="background1" w:themeFillShade="F2"/>
            <w:hideMark/>
          </w:tcPr>
          <w:p w14:paraId="2DB56E5B" w14:textId="77777777" w:rsidR="00E65591" w:rsidRPr="00EC4103" w:rsidRDefault="00E65591" w:rsidP="00E65591">
            <w:pPr>
              <w:spacing w:after="0"/>
            </w:pPr>
            <w:proofErr w:type="spellStart"/>
            <w:r w:rsidRPr="00EC4103">
              <w:t>HY_LongitudinalSection</w:t>
            </w:r>
            <w:proofErr w:type="spellEnd"/>
          </w:p>
        </w:tc>
        <w:tc>
          <w:tcPr>
            <w:tcW w:w="1559" w:type="dxa"/>
          </w:tcPr>
          <w:p w14:paraId="24575C6C" w14:textId="77777777" w:rsidR="00E65591" w:rsidRPr="00EC4103" w:rsidRDefault="00E65591" w:rsidP="00E65591">
            <w:pPr>
              <w:spacing w:after="0"/>
            </w:pPr>
          </w:p>
        </w:tc>
        <w:tc>
          <w:tcPr>
            <w:tcW w:w="3261" w:type="dxa"/>
            <w:hideMark/>
          </w:tcPr>
          <w:p w14:paraId="46815A06" w14:textId="77777777" w:rsidR="00E65591" w:rsidRPr="00EC4103" w:rsidRDefault="00E65591" w:rsidP="00E65591">
            <w:pPr>
              <w:spacing w:after="0"/>
            </w:pPr>
            <w:r w:rsidRPr="00EC4103">
              <w:t>Not represented</w:t>
            </w:r>
          </w:p>
        </w:tc>
        <w:tc>
          <w:tcPr>
            <w:tcW w:w="5103" w:type="dxa"/>
            <w:hideMark/>
          </w:tcPr>
          <w:p w14:paraId="6B677A42" w14:textId="2D4E61B1" w:rsidR="00E65591" w:rsidRPr="00EC4103" w:rsidRDefault="00E65591" w:rsidP="00E65591">
            <w:pPr>
              <w:spacing w:after="0"/>
            </w:pPr>
          </w:p>
        </w:tc>
      </w:tr>
      <w:tr w:rsidR="00E65591" w:rsidRPr="00EC4103" w14:paraId="54611BEE" w14:textId="77777777" w:rsidTr="00E65591">
        <w:tc>
          <w:tcPr>
            <w:tcW w:w="3085" w:type="dxa"/>
            <w:shd w:val="clear" w:color="auto" w:fill="F2F2F2" w:themeFill="background1" w:themeFillShade="F2"/>
            <w:hideMark/>
          </w:tcPr>
          <w:p w14:paraId="163743C7" w14:textId="77777777" w:rsidR="00E65591" w:rsidRPr="00EC4103" w:rsidRDefault="00E65591" w:rsidP="00E65591">
            <w:pPr>
              <w:spacing w:after="0"/>
            </w:pPr>
            <w:proofErr w:type="spellStart"/>
            <w:r w:rsidRPr="00EC4103">
              <w:t>HY_CrossSection</w:t>
            </w:r>
            <w:proofErr w:type="spellEnd"/>
          </w:p>
        </w:tc>
        <w:tc>
          <w:tcPr>
            <w:tcW w:w="1559" w:type="dxa"/>
          </w:tcPr>
          <w:p w14:paraId="612FD413" w14:textId="77777777" w:rsidR="00E65591" w:rsidRPr="00EC4103" w:rsidRDefault="00E65591" w:rsidP="00E65591">
            <w:pPr>
              <w:spacing w:after="0"/>
            </w:pPr>
          </w:p>
        </w:tc>
        <w:tc>
          <w:tcPr>
            <w:tcW w:w="3261" w:type="dxa"/>
            <w:hideMark/>
          </w:tcPr>
          <w:p w14:paraId="02E7D23E" w14:textId="77777777" w:rsidR="00E65591" w:rsidRPr="00EC4103" w:rsidRDefault="00E65591" w:rsidP="00E65591">
            <w:pPr>
              <w:spacing w:after="0"/>
            </w:pPr>
            <w:r w:rsidRPr="00EC4103">
              <w:t>Not represented</w:t>
            </w:r>
          </w:p>
        </w:tc>
        <w:tc>
          <w:tcPr>
            <w:tcW w:w="5103" w:type="dxa"/>
            <w:hideMark/>
          </w:tcPr>
          <w:p w14:paraId="1279593C" w14:textId="33068577" w:rsidR="00E65591" w:rsidRPr="00EC4103" w:rsidRDefault="00E65591" w:rsidP="00E65591">
            <w:pPr>
              <w:spacing w:after="0"/>
            </w:pPr>
          </w:p>
        </w:tc>
      </w:tr>
      <w:tr w:rsidR="00E65591" w:rsidRPr="00EC4103" w14:paraId="73B1FA0D" w14:textId="77777777" w:rsidTr="00E65591">
        <w:tc>
          <w:tcPr>
            <w:tcW w:w="3085" w:type="dxa"/>
            <w:shd w:val="clear" w:color="auto" w:fill="F2F2F2" w:themeFill="background1" w:themeFillShade="F2"/>
            <w:hideMark/>
          </w:tcPr>
          <w:p w14:paraId="2C794EBB" w14:textId="77777777" w:rsidR="00E65591" w:rsidRPr="00EC4103" w:rsidRDefault="00E65591" w:rsidP="00E65591">
            <w:pPr>
              <w:spacing w:after="0"/>
            </w:pPr>
            <w:proofErr w:type="spellStart"/>
            <w:r w:rsidRPr="00EC4103">
              <w:t>HY_WaterBodyStratum</w:t>
            </w:r>
            <w:proofErr w:type="spellEnd"/>
          </w:p>
        </w:tc>
        <w:tc>
          <w:tcPr>
            <w:tcW w:w="1559" w:type="dxa"/>
          </w:tcPr>
          <w:p w14:paraId="44CE2A89" w14:textId="77777777" w:rsidR="00E65591" w:rsidRPr="00EC4103" w:rsidRDefault="00E65591" w:rsidP="00E65591">
            <w:pPr>
              <w:spacing w:after="0"/>
            </w:pPr>
          </w:p>
        </w:tc>
        <w:tc>
          <w:tcPr>
            <w:tcW w:w="3261" w:type="dxa"/>
            <w:hideMark/>
          </w:tcPr>
          <w:p w14:paraId="34429200" w14:textId="77777777" w:rsidR="00E65591" w:rsidRPr="00EC4103" w:rsidRDefault="00E65591" w:rsidP="00E65591">
            <w:pPr>
              <w:spacing w:after="0"/>
            </w:pPr>
            <w:r w:rsidRPr="00EC4103">
              <w:t>Not represented</w:t>
            </w:r>
          </w:p>
        </w:tc>
        <w:tc>
          <w:tcPr>
            <w:tcW w:w="5103" w:type="dxa"/>
            <w:hideMark/>
          </w:tcPr>
          <w:p w14:paraId="78E7E7BB" w14:textId="1C3AE89F" w:rsidR="00E65591" w:rsidRPr="00EC4103" w:rsidRDefault="00E65591" w:rsidP="00E65591">
            <w:pPr>
              <w:spacing w:after="0"/>
            </w:pPr>
          </w:p>
        </w:tc>
      </w:tr>
      <w:tr w:rsidR="00E65591" w:rsidRPr="00EC4103" w14:paraId="270EFF37" w14:textId="77777777" w:rsidTr="00E65591">
        <w:tc>
          <w:tcPr>
            <w:tcW w:w="3085" w:type="dxa"/>
            <w:shd w:val="clear" w:color="auto" w:fill="F2F2F2" w:themeFill="background1" w:themeFillShade="F2"/>
            <w:hideMark/>
          </w:tcPr>
          <w:p w14:paraId="0DD2AE26" w14:textId="77777777" w:rsidR="00E65591" w:rsidRPr="00EC4103" w:rsidRDefault="00E65591" w:rsidP="00E65591">
            <w:pPr>
              <w:spacing w:after="0"/>
            </w:pPr>
            <w:proofErr w:type="spellStart"/>
            <w:r w:rsidRPr="00EC4103">
              <w:t>HY_Water_LiquidPhase</w:t>
            </w:r>
            <w:proofErr w:type="spellEnd"/>
          </w:p>
        </w:tc>
        <w:tc>
          <w:tcPr>
            <w:tcW w:w="1559" w:type="dxa"/>
          </w:tcPr>
          <w:p w14:paraId="666FB128" w14:textId="77777777" w:rsidR="00E65591" w:rsidRPr="00EC4103" w:rsidRDefault="00E65591" w:rsidP="00E65591">
            <w:pPr>
              <w:spacing w:after="0"/>
            </w:pPr>
          </w:p>
        </w:tc>
        <w:tc>
          <w:tcPr>
            <w:tcW w:w="3261" w:type="dxa"/>
            <w:hideMark/>
          </w:tcPr>
          <w:p w14:paraId="65EC4510" w14:textId="77777777" w:rsidR="00E65591" w:rsidRPr="00EC4103" w:rsidRDefault="00E65591" w:rsidP="00E65591">
            <w:pPr>
              <w:spacing w:after="0"/>
            </w:pPr>
            <w:r w:rsidRPr="00EC4103">
              <w:t>Not represented</w:t>
            </w:r>
          </w:p>
        </w:tc>
        <w:tc>
          <w:tcPr>
            <w:tcW w:w="5103" w:type="dxa"/>
            <w:hideMark/>
          </w:tcPr>
          <w:p w14:paraId="3422687B" w14:textId="1AFACCB1" w:rsidR="00E65591" w:rsidRPr="00EC4103" w:rsidRDefault="00E65591" w:rsidP="00E65591">
            <w:pPr>
              <w:spacing w:after="0"/>
            </w:pPr>
          </w:p>
        </w:tc>
      </w:tr>
      <w:tr w:rsidR="00E65591" w:rsidRPr="00EC4103" w14:paraId="033E49AD" w14:textId="77777777" w:rsidTr="00E65591">
        <w:tc>
          <w:tcPr>
            <w:tcW w:w="3085" w:type="dxa"/>
            <w:shd w:val="clear" w:color="auto" w:fill="F2F2F2" w:themeFill="background1" w:themeFillShade="F2"/>
            <w:hideMark/>
          </w:tcPr>
          <w:p w14:paraId="0561B43B" w14:textId="77777777" w:rsidR="00E65591" w:rsidRPr="00EC4103" w:rsidRDefault="00E65591" w:rsidP="00E65591">
            <w:pPr>
              <w:spacing w:after="0"/>
            </w:pPr>
            <w:proofErr w:type="spellStart"/>
            <w:r w:rsidRPr="00EC4103">
              <w:t>HY_Water_SolidPhase</w:t>
            </w:r>
            <w:proofErr w:type="spellEnd"/>
          </w:p>
        </w:tc>
        <w:tc>
          <w:tcPr>
            <w:tcW w:w="1559" w:type="dxa"/>
          </w:tcPr>
          <w:p w14:paraId="104BE758" w14:textId="77777777" w:rsidR="00E65591" w:rsidRPr="00EC4103" w:rsidRDefault="00E65591" w:rsidP="00E65591">
            <w:pPr>
              <w:spacing w:after="0"/>
            </w:pPr>
          </w:p>
        </w:tc>
        <w:tc>
          <w:tcPr>
            <w:tcW w:w="3261" w:type="dxa"/>
            <w:hideMark/>
          </w:tcPr>
          <w:p w14:paraId="4AF6DF61" w14:textId="77777777" w:rsidR="00E65591" w:rsidRPr="00EC4103" w:rsidRDefault="00E65591" w:rsidP="00E65591">
            <w:pPr>
              <w:spacing w:after="0"/>
            </w:pPr>
            <w:r w:rsidRPr="00EC4103">
              <w:t>Not represented</w:t>
            </w:r>
          </w:p>
        </w:tc>
        <w:tc>
          <w:tcPr>
            <w:tcW w:w="5103" w:type="dxa"/>
            <w:hideMark/>
          </w:tcPr>
          <w:p w14:paraId="7BE45FDB" w14:textId="228B6D3B" w:rsidR="00E65591" w:rsidRPr="00EC4103" w:rsidRDefault="00E65591" w:rsidP="00E65591">
            <w:pPr>
              <w:spacing w:after="0"/>
            </w:pPr>
          </w:p>
        </w:tc>
      </w:tr>
    </w:tbl>
    <w:p w14:paraId="516A1551" w14:textId="77777777" w:rsidR="00881984" w:rsidRDefault="00881984" w:rsidP="00F7549D">
      <w:pPr>
        <w:pStyle w:val="berschrift2"/>
        <w:numPr>
          <w:ilvl w:val="0"/>
          <w:numId w:val="0"/>
        </w:numPr>
        <w:rPr>
          <w:i/>
        </w:rPr>
        <w:sectPr w:rsidR="00881984" w:rsidSect="00986726">
          <w:headerReference w:type="default" r:id="rId102"/>
          <w:footerReference w:type="even" r:id="rId103"/>
          <w:footerReference w:type="default" r:id="rId104"/>
          <w:type w:val="oddPage"/>
          <w:pgSz w:w="15840" w:h="12240" w:orient="landscape"/>
          <w:pgMar w:top="1800" w:right="1440" w:bottom="1800" w:left="1440" w:header="720" w:footer="720" w:gutter="0"/>
          <w:pgNumType w:start="1"/>
          <w:cols w:space="720"/>
          <w:docGrid w:linePitch="360"/>
        </w:sectPr>
      </w:pPr>
    </w:p>
    <w:p w14:paraId="57F92C8A" w14:textId="3114EC85" w:rsidR="00881984" w:rsidRDefault="00881984" w:rsidP="00881984">
      <w:pPr>
        <w:pStyle w:val="berschrift1"/>
        <w:numPr>
          <w:ilvl w:val="0"/>
          <w:numId w:val="0"/>
        </w:numPr>
      </w:pPr>
      <w:bookmarkStart w:id="263" w:name="_Toc463963508"/>
      <w:r w:rsidRPr="00F11F37">
        <w:lastRenderedPageBreak/>
        <w:t xml:space="preserve">ANNEX </w:t>
      </w:r>
      <w:r>
        <w:t>F</w:t>
      </w:r>
      <w:r w:rsidRPr="00F11F37">
        <w:t xml:space="preserve">: HY_Features - </w:t>
      </w:r>
      <w:r w:rsidR="00E65591">
        <w:t>SANDRE</w:t>
      </w:r>
      <w:r w:rsidRPr="00F11F37">
        <w:t xml:space="preserve">  Mapping</w:t>
      </w:r>
      <w:bookmarkEnd w:id="263"/>
    </w:p>
    <w:p w14:paraId="4BF86D92" w14:textId="1015A1F7" w:rsidR="00E65591" w:rsidRPr="008F6E99" w:rsidRDefault="00E65591" w:rsidP="00E65591">
      <w:bookmarkStart w:id="264" w:name="_Toc458775773"/>
      <w:r w:rsidRPr="00D7735B">
        <w:t xml:space="preserve">This is a </w:t>
      </w:r>
      <w:r>
        <w:t>descriptive</w:t>
      </w:r>
      <w:r w:rsidRPr="00D7735B">
        <w:t xml:space="preserve"> mapping for the </w:t>
      </w:r>
      <w:r w:rsidRPr="008F6E99">
        <w:t>French National Service for Water Data and Reference-dataset Management (SANDRE</w:t>
      </w:r>
      <w:r w:rsidRPr="00F11F37">
        <w:t>)</w:t>
      </w:r>
      <w:r w:rsidR="00FB7ACB">
        <w:t xml:space="preserve"> [12].</w:t>
      </w:r>
      <w:r>
        <w:t xml:space="preserve"> It is intended to provide an understanding of the basic relationship of HY_Features concepts and the SANDRE hydrologic feature d</w:t>
      </w:r>
      <w:r w:rsidRPr="008F6E99">
        <w:t>ictionary for Hydrography.</w:t>
      </w:r>
    </w:p>
    <w:p w14:paraId="14904B7D" w14:textId="77777777" w:rsidR="00E65591" w:rsidRPr="008F6E99" w:rsidRDefault="00E65591" w:rsidP="00E65591">
      <w:r w:rsidRPr="008F6E99">
        <w:t xml:space="preserve">Please notice that terms for SANDRE are </w:t>
      </w:r>
      <w:r>
        <w:t xml:space="preserve">based on </w:t>
      </w:r>
      <w:r w:rsidRPr="008F6E99">
        <w:t>French</w:t>
      </w:r>
      <w:r>
        <w:t xml:space="preserve"> words</w:t>
      </w:r>
      <w:r w:rsidRPr="008F6E99">
        <w:t>.</w:t>
      </w:r>
    </w:p>
    <w:p w14:paraId="7EACBEE4" w14:textId="5938424C" w:rsidR="00E65591" w:rsidRPr="008F6E99" w:rsidRDefault="00FD636F" w:rsidP="00E65591">
      <w:pPr>
        <w:pStyle w:val="berschrift2"/>
        <w:numPr>
          <w:ilvl w:val="0"/>
          <w:numId w:val="0"/>
        </w:numPr>
      </w:pPr>
      <w:bookmarkStart w:id="265" w:name="_Toc459388264"/>
      <w:bookmarkStart w:id="266" w:name="_Toc463963509"/>
      <w:r>
        <w:t>F</w:t>
      </w:r>
      <w:r w:rsidR="00E65591" w:rsidRPr="008F6E99">
        <w:t>.1 Catchment Model</w:t>
      </w:r>
      <w:bookmarkEnd w:id="265"/>
      <w:bookmarkEnd w:id="266"/>
    </w:p>
    <w:tbl>
      <w:tblPr>
        <w:tblStyle w:val="Tabellenraster"/>
        <w:tblW w:w="0" w:type="auto"/>
        <w:tblLook w:val="04A0" w:firstRow="1" w:lastRow="0" w:firstColumn="1" w:lastColumn="0" w:noHBand="0" w:noVBand="1"/>
      </w:tblPr>
      <w:tblGrid>
        <w:gridCol w:w="3029"/>
        <w:gridCol w:w="2429"/>
        <w:gridCol w:w="7718"/>
      </w:tblGrid>
      <w:tr w:rsidR="00E65591" w:rsidRPr="008F6E99" w14:paraId="4A09FCAD" w14:textId="77777777" w:rsidTr="00E65591">
        <w:tc>
          <w:tcPr>
            <w:tcW w:w="0" w:type="auto"/>
            <w:shd w:val="clear" w:color="auto" w:fill="F2F2F2" w:themeFill="background1" w:themeFillShade="F2"/>
            <w:hideMark/>
          </w:tcPr>
          <w:p w14:paraId="442431C8" w14:textId="77777777" w:rsidR="00E65591" w:rsidRPr="008F6E99" w:rsidRDefault="00E65591" w:rsidP="00E65591">
            <w:pPr>
              <w:spacing w:after="0"/>
              <w:rPr>
                <w:b/>
                <w:bCs/>
              </w:rPr>
            </w:pPr>
            <w:r w:rsidRPr="008F6E99">
              <w:rPr>
                <w:b/>
                <w:bCs/>
              </w:rPr>
              <w:t>HY_Features Name</w:t>
            </w:r>
          </w:p>
        </w:tc>
        <w:tc>
          <w:tcPr>
            <w:tcW w:w="0" w:type="auto"/>
            <w:hideMark/>
          </w:tcPr>
          <w:p w14:paraId="3B96905C" w14:textId="77777777" w:rsidR="00E65591" w:rsidRPr="008F6E99" w:rsidRDefault="00E65591" w:rsidP="00E65591">
            <w:pPr>
              <w:spacing w:after="0"/>
              <w:jc w:val="center"/>
              <w:rPr>
                <w:b/>
                <w:bCs/>
              </w:rPr>
            </w:pPr>
            <w:r w:rsidRPr="008F6E99">
              <w:rPr>
                <w:b/>
                <w:bCs/>
              </w:rPr>
              <w:t>SANDRE Name</w:t>
            </w:r>
          </w:p>
        </w:tc>
        <w:tc>
          <w:tcPr>
            <w:tcW w:w="0" w:type="auto"/>
            <w:hideMark/>
          </w:tcPr>
          <w:p w14:paraId="1A2CF6EF" w14:textId="77777777" w:rsidR="00E65591" w:rsidRPr="00A51AF2" w:rsidRDefault="00E65591" w:rsidP="00E65591">
            <w:pPr>
              <w:spacing w:after="0"/>
              <w:jc w:val="center"/>
              <w:rPr>
                <w:b/>
                <w:bCs/>
              </w:rPr>
            </w:pPr>
            <w:r w:rsidRPr="00A51AF2">
              <w:rPr>
                <w:b/>
                <w:bCs/>
              </w:rPr>
              <w:t>Comment</w:t>
            </w:r>
          </w:p>
        </w:tc>
      </w:tr>
      <w:tr w:rsidR="00E65591" w:rsidRPr="008F6E99" w14:paraId="75533EEF" w14:textId="77777777" w:rsidTr="00E65591">
        <w:tc>
          <w:tcPr>
            <w:tcW w:w="0" w:type="auto"/>
            <w:shd w:val="clear" w:color="auto" w:fill="F2F2F2" w:themeFill="background1" w:themeFillShade="F2"/>
            <w:hideMark/>
          </w:tcPr>
          <w:p w14:paraId="7C2F481E" w14:textId="77777777" w:rsidR="00E65591" w:rsidRPr="008F6E99" w:rsidRDefault="00E65591" w:rsidP="00E65591">
            <w:pPr>
              <w:spacing w:after="0"/>
            </w:pPr>
            <w:r w:rsidRPr="008F6E99">
              <w:t>HY_Catchment</w:t>
            </w:r>
          </w:p>
        </w:tc>
        <w:tc>
          <w:tcPr>
            <w:tcW w:w="0" w:type="auto"/>
            <w:hideMark/>
          </w:tcPr>
          <w:p w14:paraId="3CEEADD8" w14:textId="77777777" w:rsidR="00E65591" w:rsidRPr="008F6E99" w:rsidRDefault="00E65591" w:rsidP="00E65591">
            <w:pPr>
              <w:spacing w:after="0"/>
            </w:pPr>
            <w:proofErr w:type="spellStart"/>
            <w:r w:rsidRPr="008F6E99">
              <w:t>RegionHydro</w:t>
            </w:r>
            <w:proofErr w:type="spellEnd"/>
          </w:p>
          <w:p w14:paraId="2B90168E" w14:textId="77777777" w:rsidR="00E65591" w:rsidRPr="008F6E99" w:rsidRDefault="00E65591" w:rsidP="00E65591">
            <w:pPr>
              <w:spacing w:after="0"/>
            </w:pPr>
            <w:r w:rsidRPr="008F6E99">
              <w:t>OR</w:t>
            </w:r>
          </w:p>
          <w:p w14:paraId="51BE0C51" w14:textId="77777777" w:rsidR="00E65591" w:rsidRPr="008F6E99" w:rsidRDefault="00E65591" w:rsidP="00E65591">
            <w:pPr>
              <w:spacing w:after="0"/>
            </w:pPr>
            <w:proofErr w:type="spellStart"/>
            <w:r w:rsidRPr="008F6E99">
              <w:t>SecteurHydro</w:t>
            </w:r>
            <w:proofErr w:type="spellEnd"/>
          </w:p>
          <w:p w14:paraId="02EB6B40" w14:textId="77777777" w:rsidR="00E65591" w:rsidRPr="008F6E99" w:rsidRDefault="00E65591" w:rsidP="00E65591">
            <w:pPr>
              <w:spacing w:after="0"/>
            </w:pPr>
            <w:r w:rsidRPr="008F6E99">
              <w:t>OR</w:t>
            </w:r>
          </w:p>
          <w:p w14:paraId="1C7E3857" w14:textId="77777777" w:rsidR="00E65591" w:rsidRPr="008F6E99" w:rsidRDefault="00E65591" w:rsidP="00E65591">
            <w:pPr>
              <w:spacing w:after="0"/>
            </w:pPr>
            <w:proofErr w:type="spellStart"/>
            <w:r w:rsidRPr="008F6E99">
              <w:t>SousSecteurHydro</w:t>
            </w:r>
            <w:proofErr w:type="spellEnd"/>
          </w:p>
          <w:p w14:paraId="31441D07" w14:textId="77777777" w:rsidR="00E65591" w:rsidRPr="008F6E99" w:rsidRDefault="00E65591" w:rsidP="00E65591">
            <w:pPr>
              <w:spacing w:after="0"/>
            </w:pPr>
            <w:r w:rsidRPr="008F6E99">
              <w:t>OR</w:t>
            </w:r>
          </w:p>
          <w:p w14:paraId="1D1A6199" w14:textId="77777777" w:rsidR="00E65591" w:rsidRPr="008F6E99" w:rsidRDefault="00E65591" w:rsidP="00E65591">
            <w:pPr>
              <w:spacing w:after="0"/>
            </w:pPr>
            <w:proofErr w:type="spellStart"/>
            <w:r w:rsidRPr="008F6E99">
              <w:t>ZoneHydro</w:t>
            </w:r>
            <w:proofErr w:type="spellEnd"/>
          </w:p>
        </w:tc>
        <w:tc>
          <w:tcPr>
            <w:tcW w:w="0" w:type="auto"/>
            <w:hideMark/>
          </w:tcPr>
          <w:p w14:paraId="181EEC12" w14:textId="77777777" w:rsidR="00E65591" w:rsidRPr="008F6E99" w:rsidRDefault="00E65591" w:rsidP="00E65591">
            <w:pPr>
              <w:spacing w:after="0"/>
            </w:pPr>
            <w:r w:rsidRPr="008F6E99">
              <w:t>SANDRE make distinction between basins and sub-basins</w:t>
            </w:r>
          </w:p>
        </w:tc>
      </w:tr>
      <w:tr w:rsidR="00E65591" w:rsidRPr="006341E3" w14:paraId="0ED51EB9" w14:textId="77777777" w:rsidTr="00E65591">
        <w:tc>
          <w:tcPr>
            <w:tcW w:w="0" w:type="auto"/>
            <w:shd w:val="clear" w:color="auto" w:fill="F2F2F2" w:themeFill="background1" w:themeFillShade="F2"/>
            <w:hideMark/>
          </w:tcPr>
          <w:p w14:paraId="15A25335" w14:textId="77777777" w:rsidR="00E65591" w:rsidRPr="008F6E99" w:rsidRDefault="00E65591" w:rsidP="00E65591">
            <w:pPr>
              <w:spacing w:after="0"/>
            </w:pPr>
            <w:proofErr w:type="spellStart"/>
            <w:r w:rsidRPr="008F6E99">
              <w:t>HY_DendriticCatchment</w:t>
            </w:r>
            <w:proofErr w:type="spellEnd"/>
          </w:p>
        </w:tc>
        <w:tc>
          <w:tcPr>
            <w:tcW w:w="0" w:type="auto"/>
            <w:hideMark/>
          </w:tcPr>
          <w:p w14:paraId="0F5EDFD0" w14:textId="77777777" w:rsidR="00E65591" w:rsidRPr="008F6E99" w:rsidRDefault="00E65591" w:rsidP="00E65591">
            <w:pPr>
              <w:spacing w:after="0"/>
            </w:pPr>
            <w:proofErr w:type="spellStart"/>
            <w:r w:rsidRPr="008F6E99">
              <w:t>RegionHydro</w:t>
            </w:r>
            <w:proofErr w:type="spellEnd"/>
          </w:p>
          <w:p w14:paraId="45BCF3F2" w14:textId="77777777" w:rsidR="00E65591" w:rsidRPr="008F6E99" w:rsidRDefault="00E65591" w:rsidP="00E65591">
            <w:pPr>
              <w:spacing w:after="0"/>
            </w:pPr>
            <w:r w:rsidRPr="008F6E99">
              <w:t>OR</w:t>
            </w:r>
          </w:p>
          <w:p w14:paraId="7CE76C64" w14:textId="77777777" w:rsidR="00E65591" w:rsidRPr="008F6E99" w:rsidRDefault="00E65591" w:rsidP="00E65591">
            <w:pPr>
              <w:spacing w:after="0"/>
            </w:pPr>
            <w:proofErr w:type="spellStart"/>
            <w:r w:rsidRPr="008F6E99">
              <w:t>SecteurHydro</w:t>
            </w:r>
            <w:proofErr w:type="spellEnd"/>
          </w:p>
          <w:p w14:paraId="55364498" w14:textId="77777777" w:rsidR="00E65591" w:rsidRPr="008F6E99" w:rsidRDefault="00E65591" w:rsidP="00E65591">
            <w:pPr>
              <w:spacing w:after="0"/>
            </w:pPr>
            <w:r w:rsidRPr="008F6E99">
              <w:t>OR</w:t>
            </w:r>
          </w:p>
          <w:p w14:paraId="1DF25642" w14:textId="77777777" w:rsidR="00E65591" w:rsidRPr="008F6E99" w:rsidRDefault="00E65591" w:rsidP="00E65591">
            <w:pPr>
              <w:spacing w:after="0"/>
            </w:pPr>
            <w:proofErr w:type="spellStart"/>
            <w:r w:rsidRPr="008F6E99">
              <w:t>SousSecteurHydro</w:t>
            </w:r>
            <w:proofErr w:type="spellEnd"/>
          </w:p>
          <w:p w14:paraId="74E3F00D" w14:textId="77777777" w:rsidR="00E65591" w:rsidRPr="008F6E99" w:rsidRDefault="00E65591" w:rsidP="00E65591">
            <w:pPr>
              <w:spacing w:after="0"/>
            </w:pPr>
            <w:r w:rsidRPr="008F6E99">
              <w:t>OR</w:t>
            </w:r>
          </w:p>
          <w:p w14:paraId="677D06E6" w14:textId="77777777" w:rsidR="00E65591" w:rsidRPr="008F6E99" w:rsidRDefault="00E65591" w:rsidP="00E65591">
            <w:pPr>
              <w:spacing w:after="0"/>
            </w:pPr>
            <w:proofErr w:type="spellStart"/>
            <w:r w:rsidRPr="008F6E99">
              <w:t>ZoneHydro</w:t>
            </w:r>
            <w:proofErr w:type="spellEnd"/>
          </w:p>
        </w:tc>
        <w:tc>
          <w:tcPr>
            <w:tcW w:w="0" w:type="auto"/>
            <w:hideMark/>
          </w:tcPr>
          <w:p w14:paraId="427EA036" w14:textId="77777777" w:rsidR="00E65591" w:rsidRPr="008F6E99" w:rsidRDefault="00E65591" w:rsidP="00E65591">
            <w:pPr>
              <w:spacing w:after="0"/>
            </w:pPr>
            <w:r>
              <w:t>SANDRE: all catchments are</w:t>
            </w:r>
            <w:r w:rsidRPr="008F6E99">
              <w:t xml:space="preserve"> dendritic</w:t>
            </w:r>
          </w:p>
        </w:tc>
      </w:tr>
      <w:tr w:rsidR="00E65591" w:rsidRPr="006341E3" w14:paraId="6CA28A87" w14:textId="77777777" w:rsidTr="00E65591">
        <w:tc>
          <w:tcPr>
            <w:tcW w:w="0" w:type="auto"/>
            <w:shd w:val="clear" w:color="auto" w:fill="F2F2F2" w:themeFill="background1" w:themeFillShade="F2"/>
            <w:hideMark/>
          </w:tcPr>
          <w:p w14:paraId="2108504A" w14:textId="77777777" w:rsidR="00E65591" w:rsidRPr="008F6E99" w:rsidRDefault="00E65591" w:rsidP="00E65591">
            <w:pPr>
              <w:spacing w:after="0"/>
            </w:pPr>
            <w:proofErr w:type="spellStart"/>
            <w:r w:rsidRPr="008F6E99">
              <w:t>HY_InteriorCatchment</w:t>
            </w:r>
            <w:proofErr w:type="spellEnd"/>
          </w:p>
        </w:tc>
        <w:tc>
          <w:tcPr>
            <w:tcW w:w="0" w:type="auto"/>
            <w:hideMark/>
          </w:tcPr>
          <w:p w14:paraId="56FCD962" w14:textId="77777777" w:rsidR="00E65591" w:rsidRPr="008F6E99" w:rsidRDefault="00E65591" w:rsidP="00E65591">
            <w:pPr>
              <w:spacing w:after="0"/>
            </w:pPr>
            <w:r w:rsidRPr="00A51AF2">
              <w:t>Not represented</w:t>
            </w:r>
          </w:p>
        </w:tc>
        <w:tc>
          <w:tcPr>
            <w:tcW w:w="0" w:type="auto"/>
            <w:hideMark/>
          </w:tcPr>
          <w:p w14:paraId="3D2C6EC7" w14:textId="59EA3C7C" w:rsidR="00E65591" w:rsidRPr="008F6E99" w:rsidRDefault="00E65591" w:rsidP="00E65591">
            <w:pPr>
              <w:spacing w:after="0"/>
            </w:pPr>
          </w:p>
        </w:tc>
      </w:tr>
      <w:tr w:rsidR="00E65591" w:rsidRPr="006341E3" w14:paraId="75B769A4" w14:textId="77777777" w:rsidTr="00E65591">
        <w:tc>
          <w:tcPr>
            <w:tcW w:w="0" w:type="auto"/>
            <w:shd w:val="clear" w:color="auto" w:fill="F2F2F2" w:themeFill="background1" w:themeFillShade="F2"/>
            <w:hideMark/>
          </w:tcPr>
          <w:p w14:paraId="32A94CC3" w14:textId="77777777" w:rsidR="00E65591" w:rsidRPr="00A51AF2" w:rsidRDefault="00E65591" w:rsidP="00E65591">
            <w:pPr>
              <w:spacing w:after="0"/>
            </w:pPr>
            <w:proofErr w:type="spellStart"/>
            <w:r w:rsidRPr="00A51AF2">
              <w:t>HY_CatchmentAggregate</w:t>
            </w:r>
            <w:proofErr w:type="spellEnd"/>
          </w:p>
        </w:tc>
        <w:tc>
          <w:tcPr>
            <w:tcW w:w="0" w:type="auto"/>
            <w:hideMark/>
          </w:tcPr>
          <w:p w14:paraId="23F2A816" w14:textId="77777777" w:rsidR="00E65591" w:rsidRPr="00A51AF2" w:rsidRDefault="00E65591" w:rsidP="00E65591">
            <w:pPr>
              <w:spacing w:after="0"/>
            </w:pPr>
            <w:proofErr w:type="spellStart"/>
            <w:r w:rsidRPr="00A51AF2">
              <w:t>RegionHydro</w:t>
            </w:r>
            <w:proofErr w:type="spellEnd"/>
          </w:p>
          <w:p w14:paraId="2F272644" w14:textId="77777777" w:rsidR="00E65591" w:rsidRPr="00A51AF2" w:rsidRDefault="00E65591" w:rsidP="00E65591">
            <w:pPr>
              <w:spacing w:after="0"/>
            </w:pPr>
            <w:r w:rsidRPr="00A51AF2">
              <w:t>OR</w:t>
            </w:r>
          </w:p>
          <w:p w14:paraId="0BF3C31E" w14:textId="77777777" w:rsidR="00E65591" w:rsidRPr="00A51AF2" w:rsidRDefault="00E65591" w:rsidP="00E65591">
            <w:pPr>
              <w:spacing w:after="0"/>
            </w:pPr>
            <w:proofErr w:type="spellStart"/>
            <w:r w:rsidRPr="00A51AF2">
              <w:t>SecteurHydro</w:t>
            </w:r>
            <w:proofErr w:type="spellEnd"/>
          </w:p>
          <w:p w14:paraId="21910328" w14:textId="77777777" w:rsidR="00E65591" w:rsidRPr="00A51AF2" w:rsidRDefault="00E65591" w:rsidP="00E65591">
            <w:pPr>
              <w:spacing w:after="0"/>
            </w:pPr>
            <w:r w:rsidRPr="00A51AF2">
              <w:lastRenderedPageBreak/>
              <w:t>OR</w:t>
            </w:r>
          </w:p>
          <w:p w14:paraId="5332E448" w14:textId="77777777" w:rsidR="00E65591" w:rsidRPr="00A51AF2" w:rsidRDefault="00E65591" w:rsidP="00E65591">
            <w:pPr>
              <w:spacing w:after="0"/>
            </w:pPr>
            <w:proofErr w:type="spellStart"/>
            <w:r w:rsidRPr="00A51AF2">
              <w:t>SousSecteurHydro</w:t>
            </w:r>
            <w:proofErr w:type="spellEnd"/>
          </w:p>
        </w:tc>
        <w:tc>
          <w:tcPr>
            <w:tcW w:w="0" w:type="auto"/>
            <w:hideMark/>
          </w:tcPr>
          <w:p w14:paraId="626C7452" w14:textId="77777777" w:rsidR="00E65591" w:rsidRPr="00A51AF2" w:rsidRDefault="00E65591" w:rsidP="00E65591">
            <w:pPr>
              <w:spacing w:after="0"/>
            </w:pPr>
            <w:r>
              <w:lastRenderedPageBreak/>
              <w:t>SANDRE</w:t>
            </w:r>
            <w:r w:rsidRPr="00A51AF2">
              <w:t xml:space="preserve">: </w:t>
            </w:r>
            <w:proofErr w:type="spellStart"/>
            <w:r w:rsidRPr="00A51AF2">
              <w:t>RegionHydro</w:t>
            </w:r>
            <w:proofErr w:type="spellEnd"/>
            <w:r w:rsidRPr="00A51AF2">
              <w:t xml:space="preserve"> are aggregation of </w:t>
            </w:r>
            <w:proofErr w:type="spellStart"/>
            <w:r w:rsidRPr="00A51AF2">
              <w:t>SecteurHydro</w:t>
            </w:r>
            <w:proofErr w:type="spellEnd"/>
            <w:r w:rsidRPr="00A51AF2">
              <w:t xml:space="preserve"> that are aggregation of </w:t>
            </w:r>
            <w:proofErr w:type="spellStart"/>
            <w:r w:rsidRPr="00A51AF2">
              <w:t>SousSecteurHydro</w:t>
            </w:r>
            <w:proofErr w:type="spellEnd"/>
            <w:r w:rsidRPr="00A51AF2">
              <w:t xml:space="preserve"> that are aggregation of </w:t>
            </w:r>
            <w:proofErr w:type="spellStart"/>
            <w:r w:rsidRPr="00A51AF2">
              <w:t>ZoneHydro</w:t>
            </w:r>
            <w:proofErr w:type="spellEnd"/>
          </w:p>
        </w:tc>
      </w:tr>
      <w:tr w:rsidR="00E65591" w:rsidRPr="006341E3" w14:paraId="16A581AB" w14:textId="77777777" w:rsidTr="00E65591">
        <w:tc>
          <w:tcPr>
            <w:tcW w:w="0" w:type="auto"/>
            <w:shd w:val="clear" w:color="auto" w:fill="F2F2F2" w:themeFill="background1" w:themeFillShade="F2"/>
            <w:hideMark/>
          </w:tcPr>
          <w:p w14:paraId="185CC273" w14:textId="77777777" w:rsidR="00E65591" w:rsidRPr="00A51AF2" w:rsidRDefault="00E65591" w:rsidP="00E65591">
            <w:pPr>
              <w:spacing w:after="0"/>
            </w:pPr>
            <w:proofErr w:type="spellStart"/>
            <w:r w:rsidRPr="00A51AF2">
              <w:lastRenderedPageBreak/>
              <w:t>HY_Outfall</w:t>
            </w:r>
            <w:proofErr w:type="spellEnd"/>
          </w:p>
        </w:tc>
        <w:tc>
          <w:tcPr>
            <w:tcW w:w="0" w:type="auto"/>
            <w:hideMark/>
          </w:tcPr>
          <w:p w14:paraId="399C71A5" w14:textId="77777777" w:rsidR="00E65591" w:rsidRPr="00A51AF2" w:rsidRDefault="00E65591" w:rsidP="00E65591">
            <w:pPr>
              <w:spacing w:after="0"/>
            </w:pPr>
            <w:proofErr w:type="spellStart"/>
            <w:r w:rsidRPr="00A51AF2">
              <w:t>NoeudHydrographique</w:t>
            </w:r>
            <w:proofErr w:type="spellEnd"/>
          </w:p>
        </w:tc>
        <w:tc>
          <w:tcPr>
            <w:tcW w:w="0" w:type="auto"/>
            <w:hideMark/>
          </w:tcPr>
          <w:p w14:paraId="41C0A5CD" w14:textId="77777777" w:rsidR="00E65591" w:rsidRPr="00A51AF2" w:rsidRDefault="00E65591" w:rsidP="00E65591">
            <w:pPr>
              <w:spacing w:after="0"/>
            </w:pPr>
            <w:proofErr w:type="spellStart"/>
            <w:r>
              <w:t>HY_Outfall</w:t>
            </w:r>
            <w:proofErr w:type="spellEnd"/>
            <w:r>
              <w:t xml:space="preserve"> can be seen as a specific </w:t>
            </w:r>
            <w:proofErr w:type="spellStart"/>
            <w:r>
              <w:t>NoeudHydrographique</w:t>
            </w:r>
            <w:proofErr w:type="spellEnd"/>
          </w:p>
        </w:tc>
      </w:tr>
      <w:tr w:rsidR="00E65591" w:rsidRPr="006341E3" w14:paraId="357730E5" w14:textId="77777777" w:rsidTr="00E65591">
        <w:tc>
          <w:tcPr>
            <w:tcW w:w="0" w:type="auto"/>
            <w:shd w:val="clear" w:color="auto" w:fill="F2F2F2" w:themeFill="background1" w:themeFillShade="F2"/>
            <w:hideMark/>
          </w:tcPr>
          <w:p w14:paraId="666C2894" w14:textId="77777777" w:rsidR="00E65591" w:rsidRPr="00A51AF2" w:rsidRDefault="00E65591" w:rsidP="00E65591">
            <w:pPr>
              <w:spacing w:after="0"/>
            </w:pPr>
            <w:proofErr w:type="spellStart"/>
            <w:r w:rsidRPr="00A51AF2">
              <w:t>HY_OutfallRealization</w:t>
            </w:r>
            <w:proofErr w:type="spellEnd"/>
          </w:p>
        </w:tc>
        <w:tc>
          <w:tcPr>
            <w:tcW w:w="0" w:type="auto"/>
            <w:hideMark/>
          </w:tcPr>
          <w:p w14:paraId="5E5D9D17" w14:textId="77777777" w:rsidR="00E65591" w:rsidRPr="00A51AF2" w:rsidRDefault="00E65591" w:rsidP="00E65591">
            <w:pPr>
              <w:spacing w:after="0"/>
            </w:pPr>
            <w:proofErr w:type="spellStart"/>
            <w:r w:rsidRPr="00A51AF2">
              <w:t>NoeudHydrographique</w:t>
            </w:r>
            <w:proofErr w:type="spellEnd"/>
          </w:p>
        </w:tc>
        <w:tc>
          <w:tcPr>
            <w:tcW w:w="0" w:type="auto"/>
            <w:hideMark/>
          </w:tcPr>
          <w:p w14:paraId="486067B4" w14:textId="77777777" w:rsidR="00E65591" w:rsidRPr="00A51AF2" w:rsidRDefault="00E65591" w:rsidP="00E65591">
            <w:pPr>
              <w:spacing w:after="0"/>
            </w:pPr>
            <w:proofErr w:type="spellStart"/>
            <w:r>
              <w:t>HY_Outfall</w:t>
            </w:r>
            <w:proofErr w:type="spellEnd"/>
            <w:r>
              <w:t xml:space="preserve"> can be seen as a specific </w:t>
            </w:r>
            <w:proofErr w:type="spellStart"/>
            <w:r>
              <w:t>NoeudHydrographique</w:t>
            </w:r>
            <w:proofErr w:type="spellEnd"/>
          </w:p>
        </w:tc>
      </w:tr>
      <w:tr w:rsidR="00E65591" w:rsidRPr="000157CF" w14:paraId="11C21A30" w14:textId="77777777" w:rsidTr="00E65591">
        <w:tc>
          <w:tcPr>
            <w:tcW w:w="0" w:type="auto"/>
            <w:shd w:val="clear" w:color="auto" w:fill="F2F2F2" w:themeFill="background1" w:themeFillShade="F2"/>
            <w:hideMark/>
          </w:tcPr>
          <w:p w14:paraId="389B8620" w14:textId="77777777" w:rsidR="00E65591" w:rsidRPr="000157CF" w:rsidRDefault="00E65591" w:rsidP="00E65591">
            <w:pPr>
              <w:spacing w:after="0"/>
            </w:pPr>
            <w:proofErr w:type="spellStart"/>
            <w:r w:rsidRPr="000157CF">
              <w:t>HY_CatchmentRealization</w:t>
            </w:r>
            <w:proofErr w:type="spellEnd"/>
          </w:p>
        </w:tc>
        <w:tc>
          <w:tcPr>
            <w:tcW w:w="0" w:type="auto"/>
            <w:hideMark/>
          </w:tcPr>
          <w:p w14:paraId="417557A9" w14:textId="77777777" w:rsidR="00E65591" w:rsidRPr="000157CF" w:rsidRDefault="00E65591" w:rsidP="00E65591">
            <w:pPr>
              <w:spacing w:after="0"/>
            </w:pPr>
            <w:r w:rsidRPr="000157CF">
              <w:t>Not represented</w:t>
            </w:r>
          </w:p>
        </w:tc>
        <w:tc>
          <w:tcPr>
            <w:tcW w:w="0" w:type="auto"/>
            <w:hideMark/>
          </w:tcPr>
          <w:p w14:paraId="4DB0C6A9" w14:textId="0A1F48E7" w:rsidR="00E65591" w:rsidRPr="000157CF" w:rsidRDefault="00E65591" w:rsidP="00E65591">
            <w:pPr>
              <w:spacing w:after="0"/>
            </w:pPr>
          </w:p>
        </w:tc>
      </w:tr>
      <w:tr w:rsidR="00E65591" w:rsidRPr="006341E3" w14:paraId="530A6E8A" w14:textId="77777777" w:rsidTr="00E65591">
        <w:tc>
          <w:tcPr>
            <w:tcW w:w="0" w:type="auto"/>
            <w:shd w:val="clear" w:color="auto" w:fill="F2F2F2" w:themeFill="background1" w:themeFillShade="F2"/>
            <w:hideMark/>
          </w:tcPr>
          <w:p w14:paraId="5E736047" w14:textId="77777777" w:rsidR="00E65591" w:rsidRPr="002534C0" w:rsidRDefault="00E65591" w:rsidP="00E65591">
            <w:pPr>
              <w:spacing w:after="0"/>
            </w:pPr>
            <w:proofErr w:type="spellStart"/>
            <w:r w:rsidRPr="002534C0">
              <w:t>HY_CatchmentArea</w:t>
            </w:r>
            <w:proofErr w:type="spellEnd"/>
          </w:p>
        </w:tc>
        <w:tc>
          <w:tcPr>
            <w:tcW w:w="0" w:type="auto"/>
            <w:hideMark/>
          </w:tcPr>
          <w:p w14:paraId="0B417084" w14:textId="77777777" w:rsidR="00E65591" w:rsidRPr="002534C0" w:rsidRDefault="00E65591" w:rsidP="00E65591">
            <w:pPr>
              <w:spacing w:after="0"/>
            </w:pPr>
            <w:proofErr w:type="spellStart"/>
            <w:r w:rsidRPr="002534C0">
              <w:t>RegionHydro</w:t>
            </w:r>
            <w:proofErr w:type="spellEnd"/>
          </w:p>
          <w:p w14:paraId="688640EE" w14:textId="77777777" w:rsidR="00E65591" w:rsidRPr="002534C0" w:rsidRDefault="00E65591" w:rsidP="00E65591">
            <w:pPr>
              <w:spacing w:after="0"/>
            </w:pPr>
            <w:r w:rsidRPr="002534C0">
              <w:t>OR</w:t>
            </w:r>
          </w:p>
          <w:p w14:paraId="0175E785" w14:textId="77777777" w:rsidR="00E65591" w:rsidRPr="002534C0" w:rsidRDefault="00E65591" w:rsidP="00E65591">
            <w:pPr>
              <w:spacing w:after="0"/>
            </w:pPr>
            <w:proofErr w:type="spellStart"/>
            <w:r w:rsidRPr="002534C0">
              <w:t>SecteurHydro</w:t>
            </w:r>
            <w:proofErr w:type="spellEnd"/>
          </w:p>
          <w:p w14:paraId="233F92DD" w14:textId="77777777" w:rsidR="00E65591" w:rsidRPr="002534C0" w:rsidRDefault="00E65591" w:rsidP="00E65591">
            <w:pPr>
              <w:spacing w:after="0"/>
            </w:pPr>
            <w:r w:rsidRPr="002534C0">
              <w:t>OR</w:t>
            </w:r>
          </w:p>
          <w:p w14:paraId="58F1EEF1" w14:textId="77777777" w:rsidR="00E65591" w:rsidRPr="002534C0" w:rsidRDefault="00E65591" w:rsidP="00E65591">
            <w:pPr>
              <w:spacing w:after="0"/>
            </w:pPr>
            <w:proofErr w:type="spellStart"/>
            <w:r w:rsidRPr="002534C0">
              <w:t>SousSecteurHydro</w:t>
            </w:r>
            <w:proofErr w:type="spellEnd"/>
          </w:p>
          <w:p w14:paraId="546883E8" w14:textId="77777777" w:rsidR="00E65591" w:rsidRPr="002534C0" w:rsidRDefault="00E65591" w:rsidP="00E65591">
            <w:pPr>
              <w:spacing w:after="0"/>
            </w:pPr>
            <w:r w:rsidRPr="002534C0">
              <w:t>OR</w:t>
            </w:r>
          </w:p>
          <w:p w14:paraId="4899301A" w14:textId="77777777" w:rsidR="00E65591" w:rsidRPr="002534C0" w:rsidRDefault="00E65591" w:rsidP="00E65591">
            <w:pPr>
              <w:spacing w:after="0"/>
            </w:pPr>
            <w:proofErr w:type="spellStart"/>
            <w:r w:rsidRPr="002534C0">
              <w:t>ZoneHydro</w:t>
            </w:r>
            <w:proofErr w:type="spellEnd"/>
          </w:p>
        </w:tc>
        <w:tc>
          <w:tcPr>
            <w:tcW w:w="0" w:type="auto"/>
            <w:hideMark/>
          </w:tcPr>
          <w:p w14:paraId="37D72099" w14:textId="77777777" w:rsidR="00E65591" w:rsidRPr="002534C0" w:rsidRDefault="00E65591" w:rsidP="00E65591">
            <w:pPr>
              <w:spacing w:after="0"/>
            </w:pPr>
            <w:r w:rsidRPr="002534C0">
              <w:t xml:space="preserve">While the polygon representing a catchment might be thought of as an area, the subset of a DEM or another land cover dataset would be more in line with the meaning of </w:t>
            </w:r>
            <w:proofErr w:type="spellStart"/>
            <w:r w:rsidRPr="002534C0">
              <w:t>CatchmentArea</w:t>
            </w:r>
            <w:proofErr w:type="spellEnd"/>
            <w:r w:rsidRPr="002534C0">
              <w:t>.</w:t>
            </w:r>
          </w:p>
        </w:tc>
      </w:tr>
      <w:tr w:rsidR="00E65591" w:rsidRPr="006341E3" w14:paraId="549F1DEC" w14:textId="77777777" w:rsidTr="00E65591">
        <w:tc>
          <w:tcPr>
            <w:tcW w:w="0" w:type="auto"/>
            <w:shd w:val="clear" w:color="auto" w:fill="F2F2F2" w:themeFill="background1" w:themeFillShade="F2"/>
            <w:hideMark/>
          </w:tcPr>
          <w:p w14:paraId="523F7F9F" w14:textId="77777777" w:rsidR="00E65591" w:rsidRPr="002534C0" w:rsidRDefault="00E65591" w:rsidP="00E65591">
            <w:pPr>
              <w:spacing w:after="0"/>
            </w:pPr>
            <w:proofErr w:type="spellStart"/>
            <w:r w:rsidRPr="002534C0">
              <w:t>HY_CatchmentBoundary</w:t>
            </w:r>
            <w:proofErr w:type="spellEnd"/>
          </w:p>
        </w:tc>
        <w:tc>
          <w:tcPr>
            <w:tcW w:w="0" w:type="auto"/>
            <w:hideMark/>
          </w:tcPr>
          <w:p w14:paraId="690FC848" w14:textId="77777777" w:rsidR="00E65591" w:rsidRPr="002534C0" w:rsidRDefault="00E65591" w:rsidP="00E65591">
            <w:pPr>
              <w:spacing w:after="0"/>
            </w:pPr>
            <w:proofErr w:type="spellStart"/>
            <w:r>
              <w:t>LimiteHydroBassin</w:t>
            </w:r>
            <w:proofErr w:type="spellEnd"/>
          </w:p>
        </w:tc>
        <w:tc>
          <w:tcPr>
            <w:tcW w:w="0" w:type="auto"/>
            <w:hideMark/>
          </w:tcPr>
          <w:p w14:paraId="1D8363FA" w14:textId="77777777" w:rsidR="00E65591" w:rsidRPr="004C1BA3" w:rsidRDefault="00E65591" w:rsidP="00E65591">
            <w:pPr>
              <w:spacing w:after="0"/>
            </w:pPr>
            <w:r>
              <w:t xml:space="preserve">SANDRE : </w:t>
            </w:r>
            <w:proofErr w:type="spellStart"/>
            <w:r>
              <w:t>LimiteHydroBassin</w:t>
            </w:r>
            <w:proofErr w:type="spellEnd"/>
            <w:r>
              <w:t xml:space="preserve"> is the boundary of a catchment. It has a linear representation.</w:t>
            </w:r>
          </w:p>
        </w:tc>
      </w:tr>
      <w:tr w:rsidR="00E65591" w:rsidRPr="006341E3" w14:paraId="01DE3625" w14:textId="77777777" w:rsidTr="00E65591">
        <w:tc>
          <w:tcPr>
            <w:tcW w:w="0" w:type="auto"/>
            <w:shd w:val="clear" w:color="auto" w:fill="F2F2F2" w:themeFill="background1" w:themeFillShade="F2"/>
            <w:hideMark/>
          </w:tcPr>
          <w:p w14:paraId="774BD819" w14:textId="77777777" w:rsidR="00E65591" w:rsidRPr="002534C0" w:rsidRDefault="00E65591" w:rsidP="00E65591">
            <w:pPr>
              <w:spacing w:after="0"/>
            </w:pPr>
            <w:proofErr w:type="spellStart"/>
            <w:r w:rsidRPr="002534C0">
              <w:t>HY_CartographicRealization</w:t>
            </w:r>
            <w:proofErr w:type="spellEnd"/>
          </w:p>
        </w:tc>
        <w:tc>
          <w:tcPr>
            <w:tcW w:w="0" w:type="auto"/>
            <w:hideMark/>
          </w:tcPr>
          <w:p w14:paraId="33AE3078" w14:textId="77777777" w:rsidR="00E65591" w:rsidRPr="002534C0" w:rsidRDefault="00E65591" w:rsidP="00E65591">
            <w:pPr>
              <w:spacing w:after="0"/>
            </w:pPr>
            <w:r w:rsidRPr="002534C0">
              <w:t>Not represented</w:t>
            </w:r>
          </w:p>
        </w:tc>
        <w:tc>
          <w:tcPr>
            <w:tcW w:w="0" w:type="auto"/>
            <w:hideMark/>
          </w:tcPr>
          <w:p w14:paraId="3C8628F6" w14:textId="6D3C6FF3" w:rsidR="00E65591" w:rsidRPr="004C1BA3" w:rsidRDefault="00E65591" w:rsidP="00E65591">
            <w:pPr>
              <w:spacing w:after="0"/>
            </w:pPr>
          </w:p>
        </w:tc>
      </w:tr>
    </w:tbl>
    <w:p w14:paraId="44CFD593" w14:textId="5E544F93" w:rsidR="00E65591" w:rsidRPr="002534C0" w:rsidRDefault="00FD636F" w:rsidP="00E65591">
      <w:pPr>
        <w:pStyle w:val="berschrift2"/>
        <w:numPr>
          <w:ilvl w:val="0"/>
          <w:numId w:val="0"/>
        </w:numPr>
      </w:pPr>
      <w:bookmarkStart w:id="267" w:name="_Toc459388265"/>
      <w:bookmarkStart w:id="268" w:name="_Toc463963510"/>
      <w:r>
        <w:t>F</w:t>
      </w:r>
      <w:r w:rsidR="00E65591" w:rsidRPr="002534C0">
        <w:t>.2 Hydrographic Network Model</w:t>
      </w:r>
      <w:bookmarkEnd w:id="267"/>
      <w:bookmarkEnd w:id="268"/>
    </w:p>
    <w:tbl>
      <w:tblPr>
        <w:tblStyle w:val="Tabellenraster"/>
        <w:tblW w:w="0" w:type="auto"/>
        <w:tblLook w:val="04A0" w:firstRow="1" w:lastRow="0" w:firstColumn="1" w:lastColumn="0" w:noHBand="0" w:noVBand="1"/>
      </w:tblPr>
      <w:tblGrid>
        <w:gridCol w:w="2856"/>
        <w:gridCol w:w="2602"/>
        <w:gridCol w:w="7718"/>
      </w:tblGrid>
      <w:tr w:rsidR="00E65591" w:rsidRPr="002534C0" w14:paraId="3FAE8191" w14:textId="77777777" w:rsidTr="00E65591">
        <w:tc>
          <w:tcPr>
            <w:tcW w:w="0" w:type="auto"/>
            <w:shd w:val="clear" w:color="auto" w:fill="F2F2F2" w:themeFill="background1" w:themeFillShade="F2"/>
            <w:hideMark/>
          </w:tcPr>
          <w:p w14:paraId="744141B7" w14:textId="77777777" w:rsidR="00E65591" w:rsidRPr="002534C0" w:rsidRDefault="00E65591" w:rsidP="00E65591">
            <w:pPr>
              <w:spacing w:after="0"/>
              <w:rPr>
                <w:b/>
                <w:bCs/>
              </w:rPr>
            </w:pPr>
            <w:r w:rsidRPr="002534C0">
              <w:rPr>
                <w:b/>
                <w:bCs/>
              </w:rPr>
              <w:t>HY_Features Name</w:t>
            </w:r>
          </w:p>
        </w:tc>
        <w:tc>
          <w:tcPr>
            <w:tcW w:w="0" w:type="auto"/>
            <w:hideMark/>
          </w:tcPr>
          <w:p w14:paraId="06830E1B" w14:textId="77777777" w:rsidR="00E65591" w:rsidRPr="002116D5" w:rsidRDefault="00E65591" w:rsidP="00E65591">
            <w:pPr>
              <w:spacing w:after="0"/>
              <w:jc w:val="center"/>
              <w:rPr>
                <w:b/>
                <w:bCs/>
              </w:rPr>
            </w:pPr>
            <w:r w:rsidRPr="002116D5">
              <w:rPr>
                <w:b/>
                <w:bCs/>
              </w:rPr>
              <w:t>SANDRE Name</w:t>
            </w:r>
          </w:p>
        </w:tc>
        <w:tc>
          <w:tcPr>
            <w:tcW w:w="0" w:type="auto"/>
            <w:hideMark/>
          </w:tcPr>
          <w:p w14:paraId="6CC0E8C3" w14:textId="77777777" w:rsidR="00E65591" w:rsidRPr="002116D5" w:rsidRDefault="00E65591" w:rsidP="00E65591">
            <w:pPr>
              <w:spacing w:after="0"/>
              <w:jc w:val="center"/>
              <w:rPr>
                <w:b/>
                <w:bCs/>
              </w:rPr>
            </w:pPr>
            <w:r w:rsidRPr="002116D5">
              <w:rPr>
                <w:b/>
                <w:bCs/>
              </w:rPr>
              <w:t>Comment</w:t>
            </w:r>
          </w:p>
        </w:tc>
      </w:tr>
      <w:tr w:rsidR="00E65591" w:rsidRPr="002534C0" w14:paraId="379599AB" w14:textId="77777777" w:rsidTr="00E65591">
        <w:tc>
          <w:tcPr>
            <w:tcW w:w="0" w:type="auto"/>
            <w:shd w:val="clear" w:color="auto" w:fill="F2F2F2" w:themeFill="background1" w:themeFillShade="F2"/>
            <w:hideMark/>
          </w:tcPr>
          <w:p w14:paraId="24AD73EA" w14:textId="77777777" w:rsidR="00E65591" w:rsidRPr="002534C0" w:rsidRDefault="00E65591" w:rsidP="00E65591">
            <w:pPr>
              <w:spacing w:after="0"/>
            </w:pPr>
            <w:r w:rsidRPr="002534C0">
              <w:t>HY_HydrographicNetwork</w:t>
            </w:r>
          </w:p>
        </w:tc>
        <w:tc>
          <w:tcPr>
            <w:tcW w:w="0" w:type="auto"/>
            <w:hideMark/>
          </w:tcPr>
          <w:p w14:paraId="2D44A27D" w14:textId="77777777" w:rsidR="00E65591" w:rsidRPr="002534C0" w:rsidRDefault="00E65591" w:rsidP="00E65591">
            <w:pPr>
              <w:spacing w:after="0"/>
            </w:pPr>
            <w:r w:rsidRPr="002534C0">
              <w:t>Not represented</w:t>
            </w:r>
          </w:p>
        </w:tc>
        <w:tc>
          <w:tcPr>
            <w:tcW w:w="0" w:type="auto"/>
            <w:hideMark/>
          </w:tcPr>
          <w:p w14:paraId="3D1A5E04" w14:textId="77777777" w:rsidR="00E65591" w:rsidRPr="002534C0" w:rsidRDefault="00E65591" w:rsidP="00E65591">
            <w:pPr>
              <w:spacing w:after="0"/>
            </w:pPr>
            <w:r w:rsidRPr="002534C0">
              <w:t>SANDRE focuses on channels, not on water bodies</w:t>
            </w:r>
          </w:p>
        </w:tc>
      </w:tr>
      <w:tr w:rsidR="00E65591" w:rsidRPr="002534C0" w14:paraId="2A27E23D" w14:textId="77777777" w:rsidTr="00E65591">
        <w:tc>
          <w:tcPr>
            <w:tcW w:w="0" w:type="auto"/>
            <w:shd w:val="clear" w:color="auto" w:fill="F2F2F2" w:themeFill="background1" w:themeFillShade="F2"/>
            <w:hideMark/>
          </w:tcPr>
          <w:p w14:paraId="01350347" w14:textId="77777777" w:rsidR="00E65591" w:rsidRPr="002534C0" w:rsidRDefault="00E65591" w:rsidP="00E65591">
            <w:pPr>
              <w:spacing w:after="0"/>
            </w:pPr>
            <w:proofErr w:type="spellStart"/>
            <w:r w:rsidRPr="002534C0">
              <w:t>HY_WaterBody</w:t>
            </w:r>
            <w:proofErr w:type="spellEnd"/>
          </w:p>
        </w:tc>
        <w:tc>
          <w:tcPr>
            <w:tcW w:w="0" w:type="auto"/>
            <w:hideMark/>
          </w:tcPr>
          <w:p w14:paraId="69CB5936" w14:textId="77777777" w:rsidR="00E65591" w:rsidRPr="002534C0" w:rsidRDefault="00E65591" w:rsidP="00E65591">
            <w:pPr>
              <w:spacing w:after="0"/>
            </w:pPr>
            <w:r w:rsidRPr="002534C0">
              <w:t>Not represented</w:t>
            </w:r>
          </w:p>
        </w:tc>
        <w:tc>
          <w:tcPr>
            <w:tcW w:w="0" w:type="auto"/>
            <w:hideMark/>
          </w:tcPr>
          <w:p w14:paraId="392A6315" w14:textId="77777777" w:rsidR="00E65591" w:rsidRPr="002534C0" w:rsidRDefault="00E65591" w:rsidP="00E65591">
            <w:pPr>
              <w:spacing w:after="0"/>
            </w:pPr>
            <w:r w:rsidRPr="002534C0">
              <w:t>SANDRE focuses on channels, not on water bodies</w:t>
            </w:r>
          </w:p>
        </w:tc>
      </w:tr>
      <w:tr w:rsidR="00E65591" w:rsidRPr="006341E3" w14:paraId="6DBE0C02" w14:textId="77777777" w:rsidTr="00E65591">
        <w:tc>
          <w:tcPr>
            <w:tcW w:w="0" w:type="auto"/>
            <w:shd w:val="clear" w:color="auto" w:fill="F2F2F2" w:themeFill="background1" w:themeFillShade="F2"/>
            <w:hideMark/>
          </w:tcPr>
          <w:p w14:paraId="571F0E2F" w14:textId="77777777" w:rsidR="00E65591" w:rsidRPr="002534C0" w:rsidRDefault="00E65591" w:rsidP="00E65591">
            <w:pPr>
              <w:spacing w:after="0"/>
            </w:pPr>
            <w:proofErr w:type="spellStart"/>
            <w:r w:rsidRPr="002534C0">
              <w:t>HY_ChannelNetwork</w:t>
            </w:r>
            <w:proofErr w:type="spellEnd"/>
          </w:p>
        </w:tc>
        <w:tc>
          <w:tcPr>
            <w:tcW w:w="0" w:type="auto"/>
            <w:hideMark/>
          </w:tcPr>
          <w:p w14:paraId="5D6FFA9D" w14:textId="77777777" w:rsidR="00E65591" w:rsidRPr="002534C0" w:rsidRDefault="00E65591" w:rsidP="00E65591">
            <w:pPr>
              <w:spacing w:after="0"/>
            </w:pPr>
            <w:proofErr w:type="spellStart"/>
            <w:r w:rsidRPr="002534C0">
              <w:t>CoursEau</w:t>
            </w:r>
            <w:proofErr w:type="spellEnd"/>
          </w:p>
          <w:p w14:paraId="2BEE3533" w14:textId="77777777" w:rsidR="00E65591" w:rsidRPr="002534C0" w:rsidRDefault="00E65591" w:rsidP="00E65591">
            <w:pPr>
              <w:spacing w:after="0"/>
            </w:pPr>
            <w:r w:rsidRPr="002534C0">
              <w:t>OR</w:t>
            </w:r>
          </w:p>
          <w:p w14:paraId="6C7BA909" w14:textId="77777777" w:rsidR="00E65591" w:rsidRPr="002534C0" w:rsidRDefault="00E65591" w:rsidP="00E65591">
            <w:pPr>
              <w:spacing w:after="0"/>
            </w:pPr>
            <w:proofErr w:type="spellStart"/>
            <w:r w:rsidRPr="002534C0">
              <w:t>TronconHydrographique</w:t>
            </w:r>
            <w:proofErr w:type="spellEnd"/>
          </w:p>
        </w:tc>
        <w:tc>
          <w:tcPr>
            <w:tcW w:w="0" w:type="auto"/>
            <w:hideMark/>
          </w:tcPr>
          <w:p w14:paraId="5F10B15C" w14:textId="77777777" w:rsidR="00E65591" w:rsidRDefault="00E65591" w:rsidP="00E65591">
            <w:pPr>
              <w:spacing w:after="0"/>
            </w:pPr>
            <w:r>
              <w:t>SANDRE</w:t>
            </w:r>
            <w:r w:rsidRPr="002534C0">
              <w:t xml:space="preserve">: </w:t>
            </w:r>
            <w:proofErr w:type="spellStart"/>
            <w:r w:rsidRPr="002534C0">
              <w:t>CoursEau</w:t>
            </w:r>
            <w:proofErr w:type="spellEnd"/>
            <w:r w:rsidRPr="002534C0">
              <w:t xml:space="preserve"> is </w:t>
            </w:r>
            <w:r>
              <w:t xml:space="preserve">an </w:t>
            </w:r>
            <w:r w:rsidRPr="002534C0">
              <w:t xml:space="preserve">aggregation of </w:t>
            </w:r>
            <w:proofErr w:type="spellStart"/>
            <w:r w:rsidRPr="002534C0">
              <w:t>TronconHydrographique</w:t>
            </w:r>
            <w:proofErr w:type="spellEnd"/>
            <w:r w:rsidRPr="002534C0">
              <w:t xml:space="preserve"> that is an aggregation of </w:t>
            </w:r>
            <w:proofErr w:type="spellStart"/>
            <w:r w:rsidRPr="002534C0">
              <w:t>TronconHydrograElt</w:t>
            </w:r>
            <w:proofErr w:type="spellEnd"/>
            <w:r>
              <w:t>.</w:t>
            </w:r>
          </w:p>
          <w:p w14:paraId="1E70F043" w14:textId="77777777" w:rsidR="00E65591" w:rsidRPr="002534C0" w:rsidRDefault="00E65591" w:rsidP="00E65591">
            <w:pPr>
              <w:spacing w:after="0"/>
            </w:pPr>
            <w:r>
              <w:t>All of them have a linear representation.</w:t>
            </w:r>
          </w:p>
        </w:tc>
      </w:tr>
      <w:tr w:rsidR="00E65591" w:rsidRPr="002116D5" w14:paraId="16796746" w14:textId="77777777" w:rsidTr="00E65591">
        <w:tc>
          <w:tcPr>
            <w:tcW w:w="0" w:type="auto"/>
            <w:shd w:val="clear" w:color="auto" w:fill="F2F2F2" w:themeFill="background1" w:themeFillShade="F2"/>
            <w:hideMark/>
          </w:tcPr>
          <w:p w14:paraId="2EDFA87B" w14:textId="77777777" w:rsidR="00E65591" w:rsidRPr="002116D5" w:rsidRDefault="00E65591" w:rsidP="00E65591">
            <w:pPr>
              <w:spacing w:after="0"/>
            </w:pPr>
            <w:proofErr w:type="spellStart"/>
            <w:r w:rsidRPr="002116D5">
              <w:t>HY_Depression</w:t>
            </w:r>
            <w:proofErr w:type="spellEnd"/>
          </w:p>
        </w:tc>
        <w:tc>
          <w:tcPr>
            <w:tcW w:w="0" w:type="auto"/>
            <w:hideMark/>
          </w:tcPr>
          <w:p w14:paraId="554F44FC" w14:textId="77777777" w:rsidR="00E65591" w:rsidRPr="002116D5" w:rsidRDefault="00E65591" w:rsidP="00E65591">
            <w:pPr>
              <w:spacing w:after="0"/>
            </w:pPr>
            <w:proofErr w:type="spellStart"/>
            <w:r w:rsidRPr="002116D5">
              <w:t>EntiteHydroSurface</w:t>
            </w:r>
            <w:proofErr w:type="spellEnd"/>
          </w:p>
          <w:p w14:paraId="5D164A44" w14:textId="77777777" w:rsidR="00E65591" w:rsidRPr="002116D5" w:rsidRDefault="00E65591" w:rsidP="00E65591">
            <w:pPr>
              <w:spacing w:after="0"/>
            </w:pPr>
            <w:r w:rsidRPr="002116D5">
              <w:t>OR</w:t>
            </w:r>
          </w:p>
          <w:p w14:paraId="3B2C00EC" w14:textId="77777777" w:rsidR="00E65591" w:rsidRPr="002116D5" w:rsidRDefault="00E65591" w:rsidP="00E65591">
            <w:pPr>
              <w:spacing w:after="0"/>
            </w:pPr>
            <w:proofErr w:type="spellStart"/>
            <w:r w:rsidRPr="002116D5">
              <w:t>EltHydroSurface</w:t>
            </w:r>
            <w:proofErr w:type="spellEnd"/>
          </w:p>
        </w:tc>
        <w:tc>
          <w:tcPr>
            <w:tcW w:w="0" w:type="auto"/>
            <w:hideMark/>
          </w:tcPr>
          <w:p w14:paraId="222C3EFE" w14:textId="77777777" w:rsidR="00E65591" w:rsidRPr="002116D5" w:rsidRDefault="00E65591" w:rsidP="00E65591">
            <w:pPr>
              <w:spacing w:after="0"/>
            </w:pPr>
            <w:r>
              <w:t>SANDRE</w:t>
            </w:r>
            <w:r w:rsidRPr="002116D5">
              <w:t xml:space="preserve">: </w:t>
            </w:r>
            <w:proofErr w:type="spellStart"/>
            <w:r w:rsidRPr="002116D5">
              <w:t>EntiteHydroSurface</w:t>
            </w:r>
            <w:proofErr w:type="spellEnd"/>
            <w:r w:rsidRPr="002116D5">
              <w:t xml:space="preserve"> is an aggregation of </w:t>
            </w:r>
            <w:proofErr w:type="spellStart"/>
            <w:r w:rsidRPr="002116D5">
              <w:t>EltHydro</w:t>
            </w:r>
            <w:r>
              <w:t>Surface</w:t>
            </w:r>
            <w:proofErr w:type="spellEnd"/>
            <w:r>
              <w:t xml:space="preserve">. Both have a </w:t>
            </w:r>
            <w:proofErr w:type="spellStart"/>
            <w:r>
              <w:t>surfacic</w:t>
            </w:r>
            <w:proofErr w:type="spellEnd"/>
            <w:r w:rsidRPr="002116D5">
              <w:t xml:space="preserve"> representation.</w:t>
            </w:r>
          </w:p>
        </w:tc>
      </w:tr>
      <w:tr w:rsidR="00E65591" w:rsidRPr="002534C0" w14:paraId="16AA0ABE" w14:textId="77777777" w:rsidTr="00E65591">
        <w:tc>
          <w:tcPr>
            <w:tcW w:w="0" w:type="auto"/>
            <w:shd w:val="clear" w:color="auto" w:fill="F2F2F2" w:themeFill="background1" w:themeFillShade="F2"/>
            <w:hideMark/>
          </w:tcPr>
          <w:p w14:paraId="4A7BA978" w14:textId="77777777" w:rsidR="00E65591" w:rsidRPr="002534C0" w:rsidRDefault="00E65591" w:rsidP="00E65591">
            <w:pPr>
              <w:spacing w:after="0"/>
            </w:pPr>
            <w:proofErr w:type="spellStart"/>
            <w:r w:rsidRPr="002534C0">
              <w:t>HY_Channel</w:t>
            </w:r>
            <w:proofErr w:type="spellEnd"/>
          </w:p>
        </w:tc>
        <w:tc>
          <w:tcPr>
            <w:tcW w:w="0" w:type="auto"/>
            <w:hideMark/>
          </w:tcPr>
          <w:p w14:paraId="05212D8D" w14:textId="77777777" w:rsidR="00E65591" w:rsidRPr="00A824B4" w:rsidRDefault="00E65591" w:rsidP="00E65591">
            <w:pPr>
              <w:spacing w:after="0"/>
              <w:rPr>
                <w:lang w:val="fr-FR"/>
              </w:rPr>
            </w:pPr>
            <w:proofErr w:type="spellStart"/>
            <w:r w:rsidRPr="00A824B4">
              <w:rPr>
                <w:lang w:val="fr-FR"/>
              </w:rPr>
              <w:t>TronconHydrographique</w:t>
            </w:r>
            <w:proofErr w:type="spellEnd"/>
          </w:p>
          <w:p w14:paraId="64DD1C3D" w14:textId="77777777" w:rsidR="00E65591" w:rsidRPr="00A824B4" w:rsidRDefault="00E65591" w:rsidP="00E65591">
            <w:pPr>
              <w:spacing w:after="0"/>
              <w:rPr>
                <w:lang w:val="fr-FR"/>
              </w:rPr>
            </w:pPr>
            <w:r w:rsidRPr="00A824B4">
              <w:rPr>
                <w:lang w:val="fr-FR"/>
              </w:rPr>
              <w:t>OR</w:t>
            </w:r>
          </w:p>
          <w:p w14:paraId="11913BD6" w14:textId="77777777" w:rsidR="00E65591" w:rsidRPr="00A824B4" w:rsidRDefault="00E65591" w:rsidP="00E65591">
            <w:pPr>
              <w:spacing w:after="0"/>
              <w:rPr>
                <w:lang w:val="fr-FR"/>
              </w:rPr>
            </w:pPr>
            <w:proofErr w:type="spellStart"/>
            <w:r w:rsidRPr="00A824B4">
              <w:rPr>
                <w:lang w:val="fr-FR"/>
              </w:rPr>
              <w:t>TronconHydrograElt</w:t>
            </w:r>
            <w:proofErr w:type="spellEnd"/>
          </w:p>
          <w:p w14:paraId="0BB134E5" w14:textId="77777777" w:rsidR="00E65591" w:rsidRPr="00A824B4" w:rsidRDefault="00E65591" w:rsidP="00E65591">
            <w:pPr>
              <w:spacing w:after="0"/>
              <w:rPr>
                <w:lang w:val="fr-FR"/>
              </w:rPr>
            </w:pPr>
            <w:r w:rsidRPr="00A824B4">
              <w:rPr>
                <w:lang w:val="fr-FR"/>
              </w:rPr>
              <w:t>OR</w:t>
            </w:r>
          </w:p>
          <w:p w14:paraId="2846F8DA" w14:textId="77777777" w:rsidR="00E65591" w:rsidRPr="00A824B4" w:rsidRDefault="00E65591" w:rsidP="00E65591">
            <w:pPr>
              <w:spacing w:after="0"/>
              <w:rPr>
                <w:lang w:val="fr-FR"/>
              </w:rPr>
            </w:pPr>
            <w:proofErr w:type="spellStart"/>
            <w:r w:rsidRPr="00A824B4">
              <w:rPr>
                <w:lang w:val="fr-FR"/>
              </w:rPr>
              <w:lastRenderedPageBreak/>
              <w:t>EltHydroSurface</w:t>
            </w:r>
            <w:proofErr w:type="spellEnd"/>
          </w:p>
        </w:tc>
        <w:tc>
          <w:tcPr>
            <w:tcW w:w="0" w:type="auto"/>
            <w:hideMark/>
          </w:tcPr>
          <w:p w14:paraId="45C59DDC" w14:textId="77777777" w:rsidR="00E65591" w:rsidRDefault="00E65591" w:rsidP="00E65591">
            <w:pPr>
              <w:spacing w:after="0"/>
            </w:pPr>
            <w:r>
              <w:lastRenderedPageBreak/>
              <w:t>SANDRE</w:t>
            </w:r>
            <w:r w:rsidRPr="002534C0">
              <w:t xml:space="preserve">: </w:t>
            </w:r>
            <w:proofErr w:type="spellStart"/>
            <w:r w:rsidRPr="002534C0">
              <w:t>CoursEau</w:t>
            </w:r>
            <w:proofErr w:type="spellEnd"/>
            <w:r w:rsidRPr="002534C0">
              <w:t xml:space="preserve"> is aggregation of </w:t>
            </w:r>
            <w:proofErr w:type="spellStart"/>
            <w:r w:rsidRPr="002534C0">
              <w:t>TronconHydrographique</w:t>
            </w:r>
            <w:proofErr w:type="spellEnd"/>
            <w:r w:rsidRPr="002534C0">
              <w:t xml:space="preserve"> that is an aggregation of </w:t>
            </w:r>
            <w:proofErr w:type="spellStart"/>
            <w:r w:rsidRPr="002534C0">
              <w:t>TronconHydrograElt</w:t>
            </w:r>
            <w:proofErr w:type="spellEnd"/>
            <w:r>
              <w:t>. All of them have a linear representation.</w:t>
            </w:r>
          </w:p>
          <w:p w14:paraId="4945D285" w14:textId="77777777" w:rsidR="00E65591" w:rsidRPr="002534C0" w:rsidRDefault="00E65591" w:rsidP="00E65591">
            <w:pPr>
              <w:spacing w:after="0"/>
            </w:pPr>
            <w:proofErr w:type="spellStart"/>
            <w:r>
              <w:t>EntiteHydroSurface</w:t>
            </w:r>
            <w:proofErr w:type="spellEnd"/>
          </w:p>
        </w:tc>
      </w:tr>
      <w:tr w:rsidR="00E65591" w:rsidRPr="006341E3" w14:paraId="29A8DF25" w14:textId="77777777" w:rsidTr="00E65591">
        <w:tc>
          <w:tcPr>
            <w:tcW w:w="0" w:type="auto"/>
            <w:shd w:val="clear" w:color="auto" w:fill="F2F2F2" w:themeFill="background1" w:themeFillShade="F2"/>
            <w:hideMark/>
          </w:tcPr>
          <w:p w14:paraId="146AC702" w14:textId="77777777" w:rsidR="00E65591" w:rsidRPr="001257FE" w:rsidRDefault="00E65591" w:rsidP="00E65591">
            <w:pPr>
              <w:spacing w:after="0"/>
            </w:pPr>
            <w:proofErr w:type="spellStart"/>
            <w:r w:rsidRPr="001257FE">
              <w:lastRenderedPageBreak/>
              <w:t>HY_Reservoir</w:t>
            </w:r>
            <w:proofErr w:type="spellEnd"/>
          </w:p>
        </w:tc>
        <w:tc>
          <w:tcPr>
            <w:tcW w:w="0" w:type="auto"/>
            <w:hideMark/>
          </w:tcPr>
          <w:p w14:paraId="5F61631A" w14:textId="77777777" w:rsidR="00E65591" w:rsidRPr="00A824B4" w:rsidRDefault="00E65591" w:rsidP="00E65591">
            <w:pPr>
              <w:spacing w:after="0"/>
              <w:rPr>
                <w:lang w:val="fr-FR"/>
              </w:rPr>
            </w:pPr>
            <w:proofErr w:type="spellStart"/>
            <w:r w:rsidRPr="00A824B4">
              <w:rPr>
                <w:lang w:val="fr-FR"/>
              </w:rPr>
              <w:t>EntiteHydroSurface</w:t>
            </w:r>
            <w:proofErr w:type="spellEnd"/>
          </w:p>
          <w:p w14:paraId="3623D24F" w14:textId="77777777" w:rsidR="00E65591" w:rsidRPr="00A824B4" w:rsidRDefault="00E65591" w:rsidP="00E65591">
            <w:pPr>
              <w:spacing w:after="0"/>
              <w:rPr>
                <w:lang w:val="fr-FR"/>
              </w:rPr>
            </w:pPr>
            <w:r w:rsidRPr="00A824B4">
              <w:rPr>
                <w:lang w:val="fr-FR"/>
              </w:rPr>
              <w:t>OR</w:t>
            </w:r>
          </w:p>
          <w:p w14:paraId="1747EFD4" w14:textId="77777777" w:rsidR="00E65591" w:rsidRPr="00A824B4" w:rsidRDefault="00E65591" w:rsidP="00E65591">
            <w:pPr>
              <w:spacing w:after="0"/>
              <w:rPr>
                <w:lang w:val="fr-FR"/>
              </w:rPr>
            </w:pPr>
            <w:proofErr w:type="spellStart"/>
            <w:r w:rsidRPr="00A824B4">
              <w:rPr>
                <w:lang w:val="fr-FR"/>
              </w:rPr>
              <w:t>EltHydroSurface</w:t>
            </w:r>
            <w:proofErr w:type="spellEnd"/>
          </w:p>
          <w:p w14:paraId="3DC8444C" w14:textId="77777777" w:rsidR="00E65591" w:rsidRPr="00A824B4" w:rsidRDefault="00E65591" w:rsidP="00E65591">
            <w:pPr>
              <w:spacing w:after="0"/>
              <w:rPr>
                <w:lang w:val="fr-FR"/>
              </w:rPr>
            </w:pPr>
            <w:r w:rsidRPr="00A824B4">
              <w:rPr>
                <w:lang w:val="fr-FR"/>
              </w:rPr>
              <w:t>OR</w:t>
            </w:r>
          </w:p>
          <w:p w14:paraId="46F0FEDC" w14:textId="77777777" w:rsidR="00E65591" w:rsidRPr="00A824B4" w:rsidRDefault="00E65591" w:rsidP="00E65591">
            <w:pPr>
              <w:spacing w:after="0"/>
              <w:rPr>
                <w:lang w:val="fr-FR"/>
              </w:rPr>
            </w:pPr>
            <w:proofErr w:type="spellStart"/>
            <w:r w:rsidRPr="00A824B4">
              <w:rPr>
                <w:lang w:val="fr-FR"/>
              </w:rPr>
              <w:t>PointEauIsole</w:t>
            </w:r>
            <w:proofErr w:type="spellEnd"/>
          </w:p>
        </w:tc>
        <w:tc>
          <w:tcPr>
            <w:tcW w:w="0" w:type="auto"/>
            <w:hideMark/>
          </w:tcPr>
          <w:p w14:paraId="266E234D" w14:textId="77777777" w:rsidR="00E65591" w:rsidRDefault="00E65591" w:rsidP="00E65591">
            <w:pPr>
              <w:spacing w:after="0"/>
            </w:pPr>
            <w:r>
              <w:t>SANDRE</w:t>
            </w:r>
            <w:r w:rsidRPr="00230BC3">
              <w:t xml:space="preserve">: </w:t>
            </w:r>
            <w:proofErr w:type="spellStart"/>
            <w:r w:rsidRPr="00230BC3">
              <w:t>EntiteHydroSurface</w:t>
            </w:r>
            <w:proofErr w:type="spellEnd"/>
            <w:r w:rsidRPr="00230BC3">
              <w:t xml:space="preserve"> is </w:t>
            </w:r>
            <w:r w:rsidRPr="00571C60">
              <w:t xml:space="preserve">an aggregation of </w:t>
            </w:r>
            <w:proofErr w:type="spellStart"/>
            <w:r w:rsidRPr="00571C60">
              <w:t>EltHydro</w:t>
            </w:r>
            <w:r w:rsidRPr="001257FE">
              <w:t>Surface</w:t>
            </w:r>
            <w:proofErr w:type="spellEnd"/>
            <w:r w:rsidRPr="001257FE">
              <w:t xml:space="preserve">. Both have a </w:t>
            </w:r>
            <w:proofErr w:type="spellStart"/>
            <w:r w:rsidRPr="001257FE">
              <w:t>surfac</w:t>
            </w:r>
            <w:r>
              <w:t>ic</w:t>
            </w:r>
            <w:proofErr w:type="spellEnd"/>
            <w:r w:rsidRPr="00230BC3">
              <w:t xml:space="preserve"> representation.</w:t>
            </w:r>
          </w:p>
          <w:p w14:paraId="6A4D1198" w14:textId="77777777" w:rsidR="00E65591" w:rsidRPr="00230BC3" w:rsidRDefault="00E65591" w:rsidP="00E65591">
            <w:pPr>
              <w:spacing w:after="0"/>
            </w:pPr>
            <w:proofErr w:type="spellStart"/>
            <w:r>
              <w:t>PointEauIsole</w:t>
            </w:r>
            <w:proofErr w:type="spellEnd"/>
            <w:r>
              <w:t xml:space="preserve"> can be used in case that </w:t>
            </w:r>
            <w:proofErr w:type="spellStart"/>
            <w:r>
              <w:t>HY_Reservoir</w:t>
            </w:r>
            <w:proofErr w:type="spellEnd"/>
            <w:r>
              <w:t xml:space="preserve"> is not linked to the hydrographic network and is represented by a point </w:t>
            </w:r>
          </w:p>
        </w:tc>
      </w:tr>
      <w:tr w:rsidR="00E65591" w:rsidRPr="006341E3" w14:paraId="26AC6214" w14:textId="77777777" w:rsidTr="00E65591">
        <w:tc>
          <w:tcPr>
            <w:tcW w:w="0" w:type="auto"/>
            <w:shd w:val="clear" w:color="auto" w:fill="F2F2F2" w:themeFill="background1" w:themeFillShade="F2"/>
            <w:hideMark/>
          </w:tcPr>
          <w:p w14:paraId="4E8549A2" w14:textId="77777777" w:rsidR="00E65591" w:rsidRPr="001257FE" w:rsidRDefault="00E65591" w:rsidP="00E65591">
            <w:pPr>
              <w:spacing w:after="0"/>
            </w:pPr>
            <w:proofErr w:type="spellStart"/>
            <w:r w:rsidRPr="001257FE">
              <w:t>HY_FlowPath</w:t>
            </w:r>
            <w:proofErr w:type="spellEnd"/>
          </w:p>
        </w:tc>
        <w:tc>
          <w:tcPr>
            <w:tcW w:w="0" w:type="auto"/>
            <w:hideMark/>
          </w:tcPr>
          <w:p w14:paraId="6A66B8B8" w14:textId="77777777" w:rsidR="00E65591" w:rsidRPr="001257FE" w:rsidRDefault="00E65591" w:rsidP="00E65591">
            <w:pPr>
              <w:spacing w:after="0"/>
            </w:pPr>
            <w:r w:rsidRPr="001257FE">
              <w:t>Not represented</w:t>
            </w:r>
          </w:p>
        </w:tc>
        <w:tc>
          <w:tcPr>
            <w:tcW w:w="0" w:type="auto"/>
            <w:hideMark/>
          </w:tcPr>
          <w:p w14:paraId="01C96821" w14:textId="429FB9A9" w:rsidR="00E65591" w:rsidRPr="00230BC3" w:rsidRDefault="00E65591" w:rsidP="00E65591">
            <w:pPr>
              <w:spacing w:after="0"/>
            </w:pPr>
          </w:p>
        </w:tc>
      </w:tr>
      <w:tr w:rsidR="00E65591" w:rsidRPr="006341E3" w14:paraId="7475AA32" w14:textId="77777777" w:rsidTr="00E65591">
        <w:tc>
          <w:tcPr>
            <w:tcW w:w="0" w:type="auto"/>
            <w:shd w:val="clear" w:color="auto" w:fill="F2F2F2" w:themeFill="background1" w:themeFillShade="F2"/>
            <w:hideMark/>
          </w:tcPr>
          <w:p w14:paraId="3E3B5390" w14:textId="77777777" w:rsidR="00E65591" w:rsidRPr="001257FE" w:rsidRDefault="00E65591" w:rsidP="00E65591">
            <w:pPr>
              <w:spacing w:after="0"/>
            </w:pPr>
            <w:proofErr w:type="spellStart"/>
            <w:r w:rsidRPr="001257FE">
              <w:t>HY_WaterEdge</w:t>
            </w:r>
            <w:proofErr w:type="spellEnd"/>
          </w:p>
        </w:tc>
        <w:tc>
          <w:tcPr>
            <w:tcW w:w="0" w:type="auto"/>
            <w:hideMark/>
          </w:tcPr>
          <w:p w14:paraId="050191EF" w14:textId="77777777" w:rsidR="00E65591" w:rsidRPr="001257FE" w:rsidRDefault="00E65591" w:rsidP="00E65591">
            <w:pPr>
              <w:spacing w:after="0"/>
            </w:pPr>
            <w:r w:rsidRPr="001257FE">
              <w:t>Not represented</w:t>
            </w:r>
          </w:p>
        </w:tc>
        <w:tc>
          <w:tcPr>
            <w:tcW w:w="0" w:type="auto"/>
            <w:hideMark/>
          </w:tcPr>
          <w:p w14:paraId="28483067" w14:textId="04A24FF4" w:rsidR="00E65591" w:rsidRPr="00230BC3" w:rsidRDefault="00E65591" w:rsidP="00E65591">
            <w:pPr>
              <w:spacing w:after="0"/>
            </w:pPr>
          </w:p>
        </w:tc>
      </w:tr>
      <w:tr w:rsidR="00E65591" w:rsidRPr="006341E3" w14:paraId="45376C4E" w14:textId="77777777" w:rsidTr="00E65591">
        <w:tc>
          <w:tcPr>
            <w:tcW w:w="0" w:type="auto"/>
            <w:shd w:val="clear" w:color="auto" w:fill="F2F2F2" w:themeFill="background1" w:themeFillShade="F2"/>
            <w:hideMark/>
          </w:tcPr>
          <w:p w14:paraId="610F24A4" w14:textId="77777777" w:rsidR="00E65591" w:rsidRPr="001257FE" w:rsidRDefault="00E65591" w:rsidP="00E65591">
            <w:pPr>
              <w:spacing w:after="0"/>
            </w:pPr>
            <w:proofErr w:type="spellStart"/>
            <w:r w:rsidRPr="001257FE">
              <w:t>HY_LongitudinalSection</w:t>
            </w:r>
            <w:proofErr w:type="spellEnd"/>
          </w:p>
        </w:tc>
        <w:tc>
          <w:tcPr>
            <w:tcW w:w="0" w:type="auto"/>
            <w:hideMark/>
          </w:tcPr>
          <w:p w14:paraId="1CFD97C0" w14:textId="77777777" w:rsidR="00E65591" w:rsidRPr="00230BC3" w:rsidRDefault="00E65591" w:rsidP="00E65591">
            <w:pPr>
              <w:spacing w:after="0"/>
            </w:pPr>
            <w:r w:rsidRPr="00230BC3">
              <w:t>Not represented</w:t>
            </w:r>
          </w:p>
        </w:tc>
        <w:tc>
          <w:tcPr>
            <w:tcW w:w="0" w:type="auto"/>
            <w:hideMark/>
          </w:tcPr>
          <w:p w14:paraId="47B35101" w14:textId="61E20906" w:rsidR="00E65591" w:rsidRPr="00230BC3" w:rsidRDefault="00E65591" w:rsidP="00E65591">
            <w:pPr>
              <w:spacing w:after="0"/>
            </w:pPr>
          </w:p>
        </w:tc>
      </w:tr>
      <w:tr w:rsidR="00E65591" w:rsidRPr="006341E3" w14:paraId="407D29AB" w14:textId="77777777" w:rsidTr="00E65591">
        <w:tc>
          <w:tcPr>
            <w:tcW w:w="0" w:type="auto"/>
            <w:shd w:val="clear" w:color="auto" w:fill="F2F2F2" w:themeFill="background1" w:themeFillShade="F2"/>
            <w:hideMark/>
          </w:tcPr>
          <w:p w14:paraId="7A42B71C" w14:textId="77777777" w:rsidR="00E65591" w:rsidRPr="001257FE" w:rsidRDefault="00E65591" w:rsidP="00E65591">
            <w:pPr>
              <w:spacing w:after="0"/>
            </w:pPr>
            <w:proofErr w:type="spellStart"/>
            <w:r w:rsidRPr="001257FE">
              <w:t>HY_CrossSection</w:t>
            </w:r>
            <w:proofErr w:type="spellEnd"/>
          </w:p>
        </w:tc>
        <w:tc>
          <w:tcPr>
            <w:tcW w:w="0" w:type="auto"/>
            <w:hideMark/>
          </w:tcPr>
          <w:p w14:paraId="6C77B803" w14:textId="77777777" w:rsidR="00E65591" w:rsidRPr="00230BC3" w:rsidRDefault="00E65591" w:rsidP="00E65591">
            <w:pPr>
              <w:spacing w:after="0"/>
            </w:pPr>
            <w:r w:rsidRPr="00230BC3">
              <w:t>Not represented</w:t>
            </w:r>
          </w:p>
        </w:tc>
        <w:tc>
          <w:tcPr>
            <w:tcW w:w="0" w:type="auto"/>
            <w:hideMark/>
          </w:tcPr>
          <w:p w14:paraId="47DB3B42" w14:textId="37810CAA" w:rsidR="00E65591" w:rsidRPr="00230BC3" w:rsidRDefault="00E65591" w:rsidP="00E65591">
            <w:pPr>
              <w:spacing w:after="0"/>
            </w:pPr>
          </w:p>
        </w:tc>
      </w:tr>
      <w:tr w:rsidR="00E65591" w:rsidRPr="006341E3" w14:paraId="27CAA6D5" w14:textId="77777777" w:rsidTr="00E65591">
        <w:tc>
          <w:tcPr>
            <w:tcW w:w="0" w:type="auto"/>
            <w:shd w:val="clear" w:color="auto" w:fill="F2F2F2" w:themeFill="background1" w:themeFillShade="F2"/>
            <w:hideMark/>
          </w:tcPr>
          <w:p w14:paraId="1CB46508" w14:textId="77777777" w:rsidR="00E65591" w:rsidRPr="001257FE" w:rsidRDefault="00E65591" w:rsidP="00E65591">
            <w:pPr>
              <w:spacing w:after="0"/>
            </w:pPr>
            <w:proofErr w:type="spellStart"/>
            <w:r w:rsidRPr="001257FE">
              <w:t>HY_WaterBodyStratum</w:t>
            </w:r>
            <w:proofErr w:type="spellEnd"/>
          </w:p>
        </w:tc>
        <w:tc>
          <w:tcPr>
            <w:tcW w:w="0" w:type="auto"/>
            <w:hideMark/>
          </w:tcPr>
          <w:p w14:paraId="4F94AA90" w14:textId="77777777" w:rsidR="00E65591" w:rsidRPr="00230BC3" w:rsidRDefault="00E65591" w:rsidP="00E65591">
            <w:pPr>
              <w:spacing w:after="0"/>
            </w:pPr>
            <w:r w:rsidRPr="00230BC3">
              <w:t>Not represented</w:t>
            </w:r>
          </w:p>
        </w:tc>
        <w:tc>
          <w:tcPr>
            <w:tcW w:w="0" w:type="auto"/>
            <w:hideMark/>
          </w:tcPr>
          <w:p w14:paraId="15603B2B" w14:textId="6CCF954B" w:rsidR="00E65591" w:rsidRPr="00230BC3" w:rsidRDefault="00E65591" w:rsidP="00E65591">
            <w:pPr>
              <w:spacing w:after="0"/>
            </w:pPr>
          </w:p>
        </w:tc>
      </w:tr>
      <w:tr w:rsidR="00E65591" w:rsidRPr="006341E3" w14:paraId="7EFF985A" w14:textId="77777777" w:rsidTr="00E65591">
        <w:tc>
          <w:tcPr>
            <w:tcW w:w="0" w:type="auto"/>
            <w:shd w:val="clear" w:color="auto" w:fill="F2F2F2" w:themeFill="background1" w:themeFillShade="F2"/>
            <w:hideMark/>
          </w:tcPr>
          <w:p w14:paraId="246EF46D" w14:textId="77777777" w:rsidR="00E65591" w:rsidRPr="001257FE" w:rsidRDefault="00E65591" w:rsidP="00E65591">
            <w:pPr>
              <w:spacing w:after="0"/>
            </w:pPr>
            <w:proofErr w:type="spellStart"/>
            <w:r w:rsidRPr="001257FE">
              <w:t>HY_Water_LiquidPhase</w:t>
            </w:r>
            <w:proofErr w:type="spellEnd"/>
          </w:p>
        </w:tc>
        <w:tc>
          <w:tcPr>
            <w:tcW w:w="0" w:type="auto"/>
            <w:hideMark/>
          </w:tcPr>
          <w:p w14:paraId="4FA3B22B" w14:textId="77777777" w:rsidR="00E65591" w:rsidRPr="00230BC3" w:rsidRDefault="00E65591" w:rsidP="00E65591">
            <w:pPr>
              <w:spacing w:after="0"/>
            </w:pPr>
            <w:r w:rsidRPr="00230BC3">
              <w:t>Not represented</w:t>
            </w:r>
          </w:p>
        </w:tc>
        <w:tc>
          <w:tcPr>
            <w:tcW w:w="0" w:type="auto"/>
            <w:hideMark/>
          </w:tcPr>
          <w:p w14:paraId="55F6FAC7" w14:textId="729F5FA5" w:rsidR="00E65591" w:rsidRPr="001257FE" w:rsidRDefault="00E65591" w:rsidP="00E65591">
            <w:pPr>
              <w:spacing w:after="0"/>
            </w:pPr>
          </w:p>
        </w:tc>
      </w:tr>
      <w:tr w:rsidR="00E65591" w:rsidRPr="006341E3" w14:paraId="2FD0699B" w14:textId="77777777" w:rsidTr="00E65591">
        <w:tc>
          <w:tcPr>
            <w:tcW w:w="0" w:type="auto"/>
            <w:shd w:val="clear" w:color="auto" w:fill="F2F2F2" w:themeFill="background1" w:themeFillShade="F2"/>
            <w:hideMark/>
          </w:tcPr>
          <w:p w14:paraId="2E84C2C3" w14:textId="77777777" w:rsidR="00E65591" w:rsidRPr="001257FE" w:rsidRDefault="00E65591" w:rsidP="00E65591">
            <w:pPr>
              <w:spacing w:after="0"/>
            </w:pPr>
            <w:proofErr w:type="spellStart"/>
            <w:r w:rsidRPr="001257FE">
              <w:t>HY_Water_SolidPhase</w:t>
            </w:r>
            <w:proofErr w:type="spellEnd"/>
          </w:p>
        </w:tc>
        <w:tc>
          <w:tcPr>
            <w:tcW w:w="0" w:type="auto"/>
            <w:hideMark/>
          </w:tcPr>
          <w:p w14:paraId="3630754D" w14:textId="77777777" w:rsidR="00E65591" w:rsidRPr="00230BC3" w:rsidRDefault="00E65591" w:rsidP="00E65591">
            <w:pPr>
              <w:spacing w:after="0"/>
            </w:pPr>
            <w:r w:rsidRPr="00230BC3">
              <w:t>Not represented</w:t>
            </w:r>
          </w:p>
        </w:tc>
        <w:tc>
          <w:tcPr>
            <w:tcW w:w="0" w:type="auto"/>
            <w:hideMark/>
          </w:tcPr>
          <w:p w14:paraId="7C10E93B" w14:textId="67253174" w:rsidR="00E65591" w:rsidRPr="00230BC3" w:rsidRDefault="00E65591" w:rsidP="00E65591">
            <w:pPr>
              <w:spacing w:after="0"/>
            </w:pPr>
          </w:p>
        </w:tc>
      </w:tr>
    </w:tbl>
    <w:p w14:paraId="0F4D8F80" w14:textId="637D9ECE" w:rsidR="00E65591" w:rsidRPr="00A51AF2" w:rsidRDefault="00FD636F" w:rsidP="00E65591">
      <w:pPr>
        <w:pStyle w:val="berschrift2"/>
        <w:numPr>
          <w:ilvl w:val="0"/>
          <w:numId w:val="0"/>
        </w:numPr>
      </w:pPr>
      <w:bookmarkStart w:id="269" w:name="_Toc459388266"/>
      <w:bookmarkStart w:id="270" w:name="_Toc463963511"/>
      <w:r>
        <w:t>F</w:t>
      </w:r>
      <w:r w:rsidR="00E65591" w:rsidRPr="00A51AF2">
        <w:t>.3 Hydrometric Network Model</w:t>
      </w:r>
      <w:bookmarkEnd w:id="269"/>
      <w:bookmarkEnd w:id="270"/>
    </w:p>
    <w:tbl>
      <w:tblPr>
        <w:tblStyle w:val="Tabellenraster"/>
        <w:tblW w:w="8897" w:type="dxa"/>
        <w:tblLook w:val="04A0" w:firstRow="1" w:lastRow="0" w:firstColumn="1" w:lastColumn="0" w:noHBand="0" w:noVBand="1"/>
      </w:tblPr>
      <w:tblGrid>
        <w:gridCol w:w="2896"/>
        <w:gridCol w:w="1850"/>
        <w:gridCol w:w="4151"/>
      </w:tblGrid>
      <w:tr w:rsidR="00E65591" w:rsidRPr="00A51AF2" w14:paraId="0AF23FD7" w14:textId="77777777" w:rsidTr="00E65591">
        <w:tc>
          <w:tcPr>
            <w:tcW w:w="0" w:type="auto"/>
            <w:shd w:val="clear" w:color="auto" w:fill="F2F2F2" w:themeFill="background1" w:themeFillShade="F2"/>
            <w:hideMark/>
          </w:tcPr>
          <w:p w14:paraId="2D86D92C" w14:textId="77777777" w:rsidR="00E65591" w:rsidRPr="00A51AF2" w:rsidRDefault="00E65591" w:rsidP="00E65591">
            <w:pPr>
              <w:spacing w:after="0"/>
              <w:rPr>
                <w:b/>
                <w:bCs/>
              </w:rPr>
            </w:pPr>
            <w:r w:rsidRPr="00A51AF2">
              <w:rPr>
                <w:b/>
                <w:bCs/>
              </w:rPr>
              <w:t>HY_Features Name</w:t>
            </w:r>
          </w:p>
        </w:tc>
        <w:tc>
          <w:tcPr>
            <w:tcW w:w="0" w:type="auto"/>
            <w:hideMark/>
          </w:tcPr>
          <w:p w14:paraId="29464540" w14:textId="77777777" w:rsidR="00E65591" w:rsidRPr="004C1BA3" w:rsidRDefault="00E65591" w:rsidP="00E65591">
            <w:pPr>
              <w:spacing w:after="0"/>
              <w:jc w:val="center"/>
              <w:rPr>
                <w:b/>
                <w:bCs/>
              </w:rPr>
            </w:pPr>
            <w:proofErr w:type="spellStart"/>
            <w:r w:rsidRPr="004C1BA3">
              <w:rPr>
                <w:b/>
                <w:bCs/>
              </w:rPr>
              <w:t>NHDPlus</w:t>
            </w:r>
            <w:proofErr w:type="spellEnd"/>
            <w:r w:rsidRPr="004C1BA3">
              <w:rPr>
                <w:b/>
                <w:bCs/>
              </w:rPr>
              <w:t xml:space="preserve"> Name</w:t>
            </w:r>
          </w:p>
        </w:tc>
        <w:tc>
          <w:tcPr>
            <w:tcW w:w="4151" w:type="dxa"/>
            <w:hideMark/>
          </w:tcPr>
          <w:p w14:paraId="07DB810B" w14:textId="77777777" w:rsidR="00E65591" w:rsidRPr="004C1BA3" w:rsidRDefault="00E65591" w:rsidP="00E65591">
            <w:pPr>
              <w:spacing w:after="0"/>
              <w:jc w:val="center"/>
              <w:rPr>
                <w:b/>
                <w:bCs/>
              </w:rPr>
            </w:pPr>
            <w:r w:rsidRPr="004C1BA3">
              <w:rPr>
                <w:b/>
                <w:bCs/>
              </w:rPr>
              <w:t>Comment</w:t>
            </w:r>
          </w:p>
        </w:tc>
      </w:tr>
      <w:tr w:rsidR="00E65591" w:rsidRPr="00A51AF2" w14:paraId="24269F9C" w14:textId="77777777" w:rsidTr="00E65591">
        <w:tc>
          <w:tcPr>
            <w:tcW w:w="0" w:type="auto"/>
            <w:shd w:val="clear" w:color="auto" w:fill="F2F2F2" w:themeFill="background1" w:themeFillShade="F2"/>
            <w:hideMark/>
          </w:tcPr>
          <w:p w14:paraId="0A87E177" w14:textId="77777777" w:rsidR="00E65591" w:rsidRPr="00A51AF2" w:rsidRDefault="00E65591" w:rsidP="00E65591">
            <w:pPr>
              <w:spacing w:after="0"/>
            </w:pPr>
            <w:r w:rsidRPr="00A51AF2">
              <w:t>HY_HydrometricNetwork</w:t>
            </w:r>
          </w:p>
        </w:tc>
        <w:tc>
          <w:tcPr>
            <w:tcW w:w="0" w:type="auto"/>
            <w:hideMark/>
          </w:tcPr>
          <w:p w14:paraId="19E15B37" w14:textId="77777777" w:rsidR="00E65591" w:rsidRPr="00A51AF2" w:rsidRDefault="00E65591" w:rsidP="00E65591">
            <w:pPr>
              <w:spacing w:after="0"/>
            </w:pPr>
            <w:r w:rsidRPr="00A51AF2">
              <w:t>Not Represented</w:t>
            </w:r>
          </w:p>
        </w:tc>
        <w:tc>
          <w:tcPr>
            <w:tcW w:w="4151" w:type="dxa"/>
            <w:hideMark/>
          </w:tcPr>
          <w:p w14:paraId="7574FD4E" w14:textId="18E71A5E" w:rsidR="00E65591" w:rsidRPr="00A51AF2" w:rsidRDefault="00E65591" w:rsidP="00E65591">
            <w:pPr>
              <w:spacing w:after="0"/>
            </w:pPr>
          </w:p>
        </w:tc>
      </w:tr>
      <w:tr w:rsidR="00E65591" w:rsidRPr="00A51AF2" w14:paraId="2AC812FE" w14:textId="77777777" w:rsidTr="00E65591">
        <w:tc>
          <w:tcPr>
            <w:tcW w:w="0" w:type="auto"/>
            <w:shd w:val="clear" w:color="auto" w:fill="F2F2F2" w:themeFill="background1" w:themeFillShade="F2"/>
            <w:hideMark/>
          </w:tcPr>
          <w:p w14:paraId="78C5EA53" w14:textId="77777777" w:rsidR="00E65591" w:rsidRPr="00A51AF2" w:rsidRDefault="00E65591" w:rsidP="00E65591">
            <w:pPr>
              <w:spacing w:after="0"/>
            </w:pPr>
            <w:proofErr w:type="spellStart"/>
            <w:r w:rsidRPr="00A51AF2">
              <w:t>HY_HydrometricFeature</w:t>
            </w:r>
            <w:proofErr w:type="spellEnd"/>
          </w:p>
        </w:tc>
        <w:tc>
          <w:tcPr>
            <w:tcW w:w="0" w:type="auto"/>
            <w:hideMark/>
          </w:tcPr>
          <w:p w14:paraId="5BBB7D5E" w14:textId="77777777" w:rsidR="00E65591" w:rsidRPr="00A51AF2" w:rsidRDefault="00E65591" w:rsidP="00E65591">
            <w:pPr>
              <w:spacing w:after="0"/>
            </w:pPr>
            <w:r w:rsidRPr="00A51AF2">
              <w:t>Not Represented</w:t>
            </w:r>
          </w:p>
        </w:tc>
        <w:tc>
          <w:tcPr>
            <w:tcW w:w="4151" w:type="dxa"/>
          </w:tcPr>
          <w:p w14:paraId="42C56BDF" w14:textId="74EB38D9" w:rsidR="00E65591" w:rsidRPr="00A51AF2" w:rsidRDefault="00E65591" w:rsidP="00E65591">
            <w:pPr>
              <w:spacing w:after="0"/>
            </w:pPr>
          </w:p>
        </w:tc>
      </w:tr>
      <w:tr w:rsidR="00E65591" w:rsidRPr="00A51AF2" w14:paraId="1908FFA7" w14:textId="77777777" w:rsidTr="00E65591">
        <w:tc>
          <w:tcPr>
            <w:tcW w:w="0" w:type="auto"/>
            <w:shd w:val="clear" w:color="auto" w:fill="F2F2F2" w:themeFill="background1" w:themeFillShade="F2"/>
            <w:hideMark/>
          </w:tcPr>
          <w:p w14:paraId="588D70F7" w14:textId="77777777" w:rsidR="00E65591" w:rsidRPr="00A51AF2" w:rsidRDefault="00E65591" w:rsidP="00E65591">
            <w:pPr>
              <w:spacing w:after="0"/>
            </w:pPr>
            <w:proofErr w:type="spellStart"/>
            <w:r w:rsidRPr="00A51AF2">
              <w:t>HY_RiverReferenceSystem</w:t>
            </w:r>
            <w:proofErr w:type="spellEnd"/>
          </w:p>
        </w:tc>
        <w:tc>
          <w:tcPr>
            <w:tcW w:w="0" w:type="auto"/>
            <w:hideMark/>
          </w:tcPr>
          <w:p w14:paraId="453393A4" w14:textId="77777777" w:rsidR="00E65591" w:rsidRPr="00A51AF2" w:rsidRDefault="00E65591" w:rsidP="00E65591">
            <w:pPr>
              <w:spacing w:after="0"/>
            </w:pPr>
            <w:r w:rsidRPr="00A51AF2">
              <w:t>Not Represented</w:t>
            </w:r>
          </w:p>
        </w:tc>
        <w:tc>
          <w:tcPr>
            <w:tcW w:w="4151" w:type="dxa"/>
          </w:tcPr>
          <w:p w14:paraId="66B3C13C" w14:textId="7EF0DF94" w:rsidR="00E65591" w:rsidRPr="00A51AF2" w:rsidRDefault="00E65591" w:rsidP="00E65591">
            <w:pPr>
              <w:spacing w:after="0"/>
            </w:pPr>
          </w:p>
        </w:tc>
      </w:tr>
      <w:tr w:rsidR="00E65591" w:rsidRPr="00F11F37" w14:paraId="274D4804" w14:textId="77777777" w:rsidTr="00E65591">
        <w:tc>
          <w:tcPr>
            <w:tcW w:w="0" w:type="auto"/>
            <w:shd w:val="clear" w:color="auto" w:fill="F2F2F2" w:themeFill="background1" w:themeFillShade="F2"/>
            <w:hideMark/>
          </w:tcPr>
          <w:p w14:paraId="09446FE1" w14:textId="77777777" w:rsidR="00E65591" w:rsidRPr="00A51AF2" w:rsidRDefault="00E65591" w:rsidP="00E65591">
            <w:pPr>
              <w:spacing w:after="0"/>
            </w:pPr>
            <w:proofErr w:type="spellStart"/>
            <w:r w:rsidRPr="00A51AF2">
              <w:t>HY_IndirectPosition</w:t>
            </w:r>
            <w:proofErr w:type="spellEnd"/>
          </w:p>
        </w:tc>
        <w:tc>
          <w:tcPr>
            <w:tcW w:w="0" w:type="auto"/>
            <w:hideMark/>
          </w:tcPr>
          <w:p w14:paraId="2184C5C9" w14:textId="77777777" w:rsidR="00E65591" w:rsidRPr="00A51AF2" w:rsidRDefault="00E65591" w:rsidP="00E65591">
            <w:pPr>
              <w:spacing w:after="0"/>
            </w:pPr>
            <w:r w:rsidRPr="00A51AF2">
              <w:t>Not Represented</w:t>
            </w:r>
          </w:p>
        </w:tc>
        <w:tc>
          <w:tcPr>
            <w:tcW w:w="4151" w:type="dxa"/>
          </w:tcPr>
          <w:p w14:paraId="7DA46896" w14:textId="79BE2F9E" w:rsidR="00E65591" w:rsidRPr="00F11F37" w:rsidRDefault="00E65591" w:rsidP="00E65591">
            <w:pPr>
              <w:spacing w:after="0"/>
            </w:pPr>
          </w:p>
        </w:tc>
      </w:tr>
    </w:tbl>
    <w:p w14:paraId="5AD08F4D" w14:textId="77777777" w:rsidR="00E65591" w:rsidRDefault="00E65591" w:rsidP="00E65591">
      <w:pPr>
        <w:pStyle w:val="berschrift1"/>
        <w:numPr>
          <w:ilvl w:val="0"/>
          <w:numId w:val="0"/>
        </w:numPr>
        <w:sectPr w:rsidR="00E65591" w:rsidSect="00E65591">
          <w:footerReference w:type="even" r:id="rId105"/>
          <w:footerReference w:type="default" r:id="rId106"/>
          <w:pgSz w:w="15840" w:h="12240" w:orient="landscape"/>
          <w:pgMar w:top="1800" w:right="1440" w:bottom="1800" w:left="1440" w:header="720" w:footer="720" w:gutter="0"/>
          <w:pgNumType w:start="1"/>
          <w:cols w:space="720"/>
          <w:docGrid w:linePitch="360"/>
        </w:sectPr>
      </w:pPr>
    </w:p>
    <w:p w14:paraId="537294E1" w14:textId="149DC4AF" w:rsidR="008F339B" w:rsidRPr="00B809FB" w:rsidRDefault="00785A05" w:rsidP="00B809FB">
      <w:pPr>
        <w:pStyle w:val="berschrift1"/>
        <w:numPr>
          <w:ilvl w:val="0"/>
          <w:numId w:val="0"/>
        </w:numPr>
      </w:pPr>
      <w:bookmarkStart w:id="271" w:name="_Toc463963512"/>
      <w:r>
        <w:lastRenderedPageBreak/>
        <w:t>ANNEX</w:t>
      </w:r>
      <w:r w:rsidR="00881984">
        <w:t xml:space="preserve"> G</w:t>
      </w:r>
      <w:r w:rsidR="008F339B" w:rsidRPr="00B809FB">
        <w:t>: Bibliography</w:t>
      </w:r>
      <w:bookmarkEnd w:id="264"/>
      <w:bookmarkEnd w:id="271"/>
      <w:r w:rsidR="008F339B" w:rsidRPr="00B809FB">
        <w:t xml:space="preserve"> </w:t>
      </w:r>
      <w:r w:rsidR="008F339B" w:rsidRPr="00020318">
        <w:fldChar w:fldCharType="begin"/>
      </w:r>
      <w:r w:rsidR="008F339B" w:rsidRPr="00B809FB">
        <w:instrText xml:space="preserve"> ADDIN EN.REFLIST </w:instrText>
      </w:r>
      <w:r w:rsidR="008F339B" w:rsidRPr="00020318">
        <w:fldChar w:fldCharType="separate"/>
      </w:r>
    </w:p>
    <w:p w14:paraId="0955C9C4" w14:textId="646BEC32" w:rsidR="00364AAD" w:rsidRPr="00020318" w:rsidRDefault="00364AAD" w:rsidP="0055713B">
      <w:pPr>
        <w:pStyle w:val="StandardWeb"/>
        <w:numPr>
          <w:ilvl w:val="0"/>
          <w:numId w:val="26"/>
        </w:numPr>
        <w:spacing w:after="120" w:afterAutospacing="0"/>
        <w:ind w:left="425" w:hanging="357"/>
        <w:rPr>
          <w:lang w:val="en-US"/>
        </w:rPr>
      </w:pPr>
      <w:r w:rsidRPr="00020318">
        <w:rPr>
          <w:lang w:val="en-US"/>
        </w:rPr>
        <w:t>European Parliament and the Council</w:t>
      </w:r>
      <w:r>
        <w:rPr>
          <w:lang w:val="en-US"/>
        </w:rPr>
        <w:t xml:space="preserve">: </w:t>
      </w:r>
      <w:r w:rsidRPr="00020318">
        <w:rPr>
          <w:lang w:val="en-US"/>
        </w:rPr>
        <w:t>Directive 2000/60/EC of the European Parliament and of the Council of 23 October 2000 establishing a framework for the Community action in the field of water policy (EU Water Framework Directive)</w:t>
      </w:r>
      <w:r>
        <w:rPr>
          <w:lang w:val="en-US"/>
        </w:rPr>
        <w:t>. European Commission (2000)</w:t>
      </w:r>
    </w:p>
    <w:p w14:paraId="6BA5CDC1" w14:textId="3117B789" w:rsidR="008F339B" w:rsidRPr="00020318" w:rsidRDefault="00364AAD" w:rsidP="0055713B">
      <w:pPr>
        <w:pStyle w:val="StandardWeb"/>
        <w:numPr>
          <w:ilvl w:val="0"/>
          <w:numId w:val="26"/>
        </w:numPr>
        <w:spacing w:after="120" w:afterAutospacing="0"/>
        <w:ind w:left="425" w:hanging="357"/>
        <w:rPr>
          <w:lang w:val="en-US"/>
        </w:rPr>
      </w:pPr>
      <w:r w:rsidRPr="00020318">
        <w:rPr>
          <w:lang w:val="en-US"/>
        </w:rPr>
        <w:t>INSPIRE Thematic Working Group Hydrography</w:t>
      </w:r>
      <w:r>
        <w:rPr>
          <w:lang w:val="en-US"/>
        </w:rPr>
        <w:t>:</w:t>
      </w:r>
      <w:r w:rsidRPr="00020318">
        <w:rPr>
          <w:lang w:val="en-US"/>
        </w:rPr>
        <w:t xml:space="preserve"> </w:t>
      </w:r>
      <w:r w:rsidR="008F339B" w:rsidRPr="00020318">
        <w:rPr>
          <w:lang w:val="en-US"/>
        </w:rPr>
        <w:t>D2.8.I.8 Data Specification on Hydrography – Technical Guidelines. D2.8</w:t>
      </w:r>
      <w:r w:rsidR="00545400">
        <w:rPr>
          <w:lang w:val="en-US"/>
        </w:rPr>
        <w:t>.I.8_v3.1. European Commission (</w:t>
      </w:r>
      <w:r w:rsidR="00545400" w:rsidRPr="00020318">
        <w:rPr>
          <w:lang w:val="en-US"/>
        </w:rPr>
        <w:t>2014</w:t>
      </w:r>
      <w:r w:rsidR="00545400">
        <w:rPr>
          <w:lang w:val="en-US"/>
        </w:rPr>
        <w:t xml:space="preserve">), </w:t>
      </w:r>
      <w:hyperlink r:id="rId107" w:history="1">
        <w:r w:rsidR="008F339B" w:rsidRPr="00020318">
          <w:rPr>
            <w:rStyle w:val="Hyperlink"/>
            <w:lang w:val="en-US"/>
          </w:rPr>
          <w:t>http://inspire.ec.europa.eu/documents/Data_Specifications/INSPIRE_DataSpecification_HY_v3.1.pdf</w:t>
        </w:r>
      </w:hyperlink>
    </w:p>
    <w:p w14:paraId="52D3676A" w14:textId="1754F3BF"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Hydrology Domain Working Group Charter. </w:t>
      </w:r>
      <w:r w:rsidR="00545400">
        <w:rPr>
          <w:lang w:val="en-US"/>
        </w:rPr>
        <w:t xml:space="preserve">OGC 08-095r5, </w:t>
      </w:r>
      <w:r w:rsidRPr="00020318">
        <w:rPr>
          <w:lang w:val="en-US"/>
        </w:rPr>
        <w:t>Open Geospatial Consortium</w:t>
      </w:r>
      <w:r w:rsidR="00545400">
        <w:rPr>
          <w:lang w:val="en-US"/>
        </w:rPr>
        <w:t xml:space="preserve"> (</w:t>
      </w:r>
      <w:r w:rsidRPr="00020318">
        <w:rPr>
          <w:lang w:val="en-US"/>
        </w:rPr>
        <w:t>2008</w:t>
      </w:r>
      <w:r w:rsidR="00545400">
        <w:rPr>
          <w:lang w:val="en-US"/>
        </w:rPr>
        <w:t xml:space="preserve">), </w:t>
      </w:r>
      <w:hyperlink r:id="rId108" w:history="1">
        <w:r w:rsidRPr="00020318">
          <w:rPr>
            <w:rStyle w:val="Hyperlink"/>
            <w:lang w:val="en-US"/>
          </w:rPr>
          <w:t>https://portal.opengeospatial.org/files/?artifact_id=59773</w:t>
        </w:r>
      </w:hyperlink>
    </w:p>
    <w:p w14:paraId="1333228E" w14:textId="36207C7F"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OGC WaterML 2.0: Part 1- Timeseri</w:t>
      </w:r>
      <w:r w:rsidR="00545400">
        <w:rPr>
          <w:lang w:val="en-US"/>
        </w:rPr>
        <w:t xml:space="preserve">es. </w:t>
      </w:r>
      <w:r w:rsidR="00545400" w:rsidRPr="00020318">
        <w:rPr>
          <w:lang w:val="en-US"/>
        </w:rPr>
        <w:t>OGC 10-126r4</w:t>
      </w:r>
      <w:r w:rsidR="00545400">
        <w:rPr>
          <w:lang w:val="en-US"/>
        </w:rPr>
        <w:t>, Open Geospatial Consortium (</w:t>
      </w:r>
      <w:r w:rsidRPr="00020318">
        <w:rPr>
          <w:lang w:val="en-US"/>
        </w:rPr>
        <w:t>2012</w:t>
      </w:r>
      <w:r w:rsidR="00545400">
        <w:rPr>
          <w:lang w:val="en-US"/>
        </w:rPr>
        <w:t>)</w:t>
      </w:r>
      <w:r w:rsidRPr="00020318">
        <w:rPr>
          <w:lang w:val="en-US"/>
        </w:rPr>
        <w:t xml:space="preserve">. </w:t>
      </w:r>
      <w:hyperlink r:id="rId109" w:history="1">
        <w:r w:rsidRPr="00020318">
          <w:rPr>
            <w:rStyle w:val="Hyperlink"/>
            <w:lang w:val="en-US"/>
          </w:rPr>
          <w:t>https://portal.opengeospatial.org/files/?artifact_id=57222</w:t>
        </w:r>
      </w:hyperlink>
    </w:p>
    <w:p w14:paraId="2BC15B48" w14:textId="7991D757"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HY_Features: a </w:t>
      </w:r>
      <w:r w:rsidR="00545400">
        <w:rPr>
          <w:lang w:val="en-US"/>
        </w:rPr>
        <w:t>Common Hydrologic Feature Model: D</w:t>
      </w:r>
      <w:r w:rsidRPr="00020318">
        <w:rPr>
          <w:lang w:val="en-US"/>
        </w:rPr>
        <w:t xml:space="preserve">iscussion Paper. </w:t>
      </w:r>
      <w:r w:rsidR="00545400" w:rsidRPr="00020318">
        <w:rPr>
          <w:lang w:val="en-US"/>
        </w:rPr>
        <w:t>OGC 11-039r3</w:t>
      </w:r>
      <w:r w:rsidR="00545400">
        <w:rPr>
          <w:lang w:val="en-US"/>
        </w:rPr>
        <w:t>, Open Geospatial Consortium (</w:t>
      </w:r>
      <w:r w:rsidRPr="00020318">
        <w:rPr>
          <w:lang w:val="en-US"/>
        </w:rPr>
        <w:t>2013</w:t>
      </w:r>
      <w:r w:rsidR="00545400">
        <w:rPr>
          <w:lang w:val="en-US"/>
        </w:rPr>
        <w:t xml:space="preserve">), </w:t>
      </w:r>
      <w:hyperlink r:id="rId110" w:history="1">
        <w:r w:rsidRPr="00020318">
          <w:rPr>
            <w:rStyle w:val="Hyperlink"/>
            <w:lang w:val="en-US"/>
          </w:rPr>
          <w:t>https://portal.opengeospatial.org/files/?artifact_id=55157</w:t>
        </w:r>
      </w:hyperlink>
    </w:p>
    <w:p w14:paraId="33D7ADC0" w14:textId="6DFF6350"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WaterML 2.0: Part 4- GroundwaterML 2 (GWML2). </w:t>
      </w:r>
      <w:r w:rsidR="00545400" w:rsidRPr="00020318">
        <w:rPr>
          <w:lang w:val="en-US"/>
        </w:rPr>
        <w:t>OGC 16-032r2</w:t>
      </w:r>
      <w:r w:rsidR="00545400">
        <w:rPr>
          <w:lang w:val="en-US"/>
        </w:rPr>
        <w:t xml:space="preserve">, </w:t>
      </w:r>
      <w:r w:rsidRPr="00020318">
        <w:rPr>
          <w:lang w:val="en-US"/>
        </w:rPr>
        <w:t>Open Geospatial Consortium</w:t>
      </w:r>
      <w:r w:rsidR="00545400">
        <w:rPr>
          <w:lang w:val="en-US"/>
        </w:rPr>
        <w:t xml:space="preserve"> (</w:t>
      </w:r>
      <w:r w:rsidRPr="00020318">
        <w:rPr>
          <w:lang w:val="en-US"/>
        </w:rPr>
        <w:t>2016</w:t>
      </w:r>
      <w:r w:rsidR="00545400">
        <w:rPr>
          <w:lang w:val="en-US"/>
        </w:rPr>
        <w:t>)</w:t>
      </w:r>
    </w:p>
    <w:p w14:paraId="74317B5C" w14:textId="7408B923"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Hydrologic units, hydrologic unit codes, and hydrologic unit names (Modified from Slack and Landwehr, 1992 and Seaber, Kapinos, &amp; Knapp, 1987). </w:t>
      </w:r>
      <w:r w:rsidR="00545400">
        <w:rPr>
          <w:lang w:val="en-US"/>
        </w:rPr>
        <w:t>US Geological Survey (</w:t>
      </w:r>
      <w:r w:rsidRPr="00020318">
        <w:rPr>
          <w:lang w:val="en-US"/>
        </w:rPr>
        <w:t>1992</w:t>
      </w:r>
      <w:r w:rsidR="00545400">
        <w:rPr>
          <w:lang w:val="en-US"/>
        </w:rPr>
        <w:t>),</w:t>
      </w:r>
      <w:r w:rsidRPr="00020318">
        <w:rPr>
          <w:lang w:val="en-US"/>
        </w:rPr>
        <w:t xml:space="preserve"> </w:t>
      </w:r>
      <w:hyperlink r:id="rId111" w:history="1">
        <w:r w:rsidRPr="00020318">
          <w:rPr>
            <w:rStyle w:val="Hyperlink"/>
            <w:lang w:val="en-US"/>
          </w:rPr>
          <w:t>https://water.usgs.gov/nawqa/sparrow/wrr97/geograp/hucs.txt</w:t>
        </w:r>
      </w:hyperlink>
    </w:p>
    <w:p w14:paraId="295665BE" w14:textId="6505059B"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Guide to Hydrological Practices. Volume I: Hydrology – From Measurement to Hydrolo</w:t>
      </w:r>
      <w:r w:rsidR="00545400">
        <w:rPr>
          <w:lang w:val="en-US"/>
        </w:rPr>
        <w:t xml:space="preserve">gical Information. </w:t>
      </w:r>
      <w:r w:rsidR="00EB4332" w:rsidRPr="00020318">
        <w:rPr>
          <w:lang w:val="en-US"/>
        </w:rPr>
        <w:t>Wo</w:t>
      </w:r>
      <w:r w:rsidR="00EB4332">
        <w:rPr>
          <w:lang w:val="en-US"/>
        </w:rPr>
        <w:t xml:space="preserve">rld Meteorological Organization (ed.). </w:t>
      </w:r>
      <w:r w:rsidR="00545400">
        <w:rPr>
          <w:lang w:val="en-US"/>
        </w:rPr>
        <w:t>WMO (Series)</w:t>
      </w:r>
      <w:r w:rsidR="00EB4332">
        <w:rPr>
          <w:lang w:val="en-US"/>
        </w:rPr>
        <w:t>, no</w:t>
      </w:r>
      <w:r w:rsidRPr="00020318">
        <w:rPr>
          <w:lang w:val="en-US"/>
        </w:rPr>
        <w:t>168</w:t>
      </w:r>
      <w:r w:rsidR="00EB4332">
        <w:rPr>
          <w:lang w:val="en-US"/>
        </w:rPr>
        <w:t xml:space="preserve">. WMO </w:t>
      </w:r>
      <w:r w:rsidR="00545400">
        <w:rPr>
          <w:lang w:val="en-US"/>
        </w:rPr>
        <w:t>,</w:t>
      </w:r>
      <w:r w:rsidRPr="00020318">
        <w:rPr>
          <w:lang w:val="en-US"/>
        </w:rPr>
        <w:t xml:space="preserve"> </w:t>
      </w:r>
      <w:r w:rsidR="00545400" w:rsidRPr="00020318">
        <w:rPr>
          <w:lang w:val="en-US"/>
        </w:rPr>
        <w:t xml:space="preserve">Geneva </w:t>
      </w:r>
      <w:r w:rsidR="00545400">
        <w:rPr>
          <w:lang w:val="en-US"/>
        </w:rPr>
        <w:t xml:space="preserve"> (2012), </w:t>
      </w:r>
      <w:hyperlink r:id="rId112" w:history="1">
        <w:r w:rsidRPr="00020318">
          <w:rPr>
            <w:rStyle w:val="Hyperlink"/>
            <w:lang w:val="en-US"/>
          </w:rPr>
          <w:t>http://www.whycos.org/chy/guide/168_Vol_I_en.pdf</w:t>
        </w:r>
      </w:hyperlink>
      <w:r w:rsidRPr="00020318">
        <w:rPr>
          <w:lang w:val="en-US"/>
        </w:rPr>
        <w:t>.</w:t>
      </w:r>
    </w:p>
    <w:p w14:paraId="728A0476" w14:textId="719D9888" w:rsidR="008F339B" w:rsidRDefault="008F339B" w:rsidP="0055713B">
      <w:pPr>
        <w:pStyle w:val="StandardWeb"/>
        <w:numPr>
          <w:ilvl w:val="0"/>
          <w:numId w:val="26"/>
        </w:numPr>
        <w:spacing w:after="120" w:afterAutospacing="0"/>
        <w:ind w:left="425" w:hanging="357"/>
        <w:rPr>
          <w:lang w:val="en-US"/>
        </w:rPr>
      </w:pPr>
      <w:r w:rsidRPr="00020318">
        <w:rPr>
          <w:lang w:val="en-US"/>
        </w:rPr>
        <w:t xml:space="preserve">International Glossary of Hydrology / Glossaire International d'Hydrologie. </w:t>
      </w:r>
      <w:r w:rsidR="00EB4332" w:rsidRPr="00020318">
        <w:rPr>
          <w:lang w:val="en-US"/>
        </w:rPr>
        <w:t>Wo</w:t>
      </w:r>
      <w:r w:rsidR="00EB4332">
        <w:rPr>
          <w:lang w:val="en-US"/>
        </w:rPr>
        <w:t xml:space="preserve">rld Meteorological Organization, </w:t>
      </w:r>
      <w:r w:rsidR="00EB4332" w:rsidRPr="00020318">
        <w:rPr>
          <w:lang w:val="en-US"/>
        </w:rPr>
        <w:t>United Nations Educational, Scientific and Cultural Organization</w:t>
      </w:r>
      <w:r w:rsidR="00EB4332">
        <w:rPr>
          <w:lang w:val="en-US"/>
        </w:rPr>
        <w:t xml:space="preserve"> (eds.). WMO (Series), no385. WMO</w:t>
      </w:r>
      <w:r w:rsidR="00545400">
        <w:rPr>
          <w:lang w:val="en-US"/>
        </w:rPr>
        <w:t>, Geneva (2016)</w:t>
      </w:r>
      <w:r w:rsidRPr="00020318">
        <w:rPr>
          <w:lang w:val="en-US"/>
        </w:rPr>
        <w:t xml:space="preserve">. ISBN 978-92-63-03385-8. ISBN 978-92-3-001154-3. </w:t>
      </w:r>
    </w:p>
    <w:p w14:paraId="52865C01" w14:textId="00E6D9A8" w:rsidR="00DB37AA" w:rsidRDefault="00DB37AA" w:rsidP="0055713B">
      <w:pPr>
        <w:pStyle w:val="StandardWeb"/>
        <w:numPr>
          <w:ilvl w:val="0"/>
          <w:numId w:val="26"/>
        </w:numPr>
        <w:spacing w:after="120" w:afterAutospacing="0"/>
        <w:ind w:left="425" w:hanging="357"/>
        <w:rPr>
          <w:lang w:val="en-US"/>
        </w:rPr>
      </w:pPr>
      <w:r w:rsidRPr="00DB37AA">
        <w:rPr>
          <w:lang w:val="en-US"/>
        </w:rPr>
        <w:t>McKay, L., Bondelid, T., Dewald, T., Johnston, J., Moore, R., and Rea, A.: NHDPlus Version 2: User Guide, Horizon Systems (2012), ftp://ftp.horizon-systems.com/nhdplus/NHDPlusV21/Documentation/NHDPlusV2_User_Guide.pdf</w:t>
      </w:r>
    </w:p>
    <w:p w14:paraId="6DC22265" w14:textId="77B0378A" w:rsidR="00FA3B31" w:rsidRDefault="00FA3B31" w:rsidP="0055713B">
      <w:pPr>
        <w:pStyle w:val="StandardWeb"/>
        <w:numPr>
          <w:ilvl w:val="0"/>
          <w:numId w:val="26"/>
        </w:numPr>
        <w:spacing w:after="120" w:afterAutospacing="0"/>
        <w:ind w:left="425" w:hanging="357"/>
        <w:rPr>
          <w:lang w:val="en-US"/>
        </w:rPr>
      </w:pPr>
      <w:r w:rsidRPr="00FA3B31">
        <w:rPr>
          <w:lang w:val="en-US"/>
        </w:rPr>
        <w:t>Bureau of Meteorology</w:t>
      </w:r>
      <w:r>
        <w:rPr>
          <w:lang w:val="en-US"/>
        </w:rPr>
        <w:t>:</w:t>
      </w:r>
      <w:r w:rsidRPr="00FA3B31">
        <w:rPr>
          <w:lang w:val="en-US"/>
        </w:rPr>
        <w:t xml:space="preserve"> Australian Hydrological Geospatial Fabric (Geofabric) version 3.0, Product Guide, Bur</w:t>
      </w:r>
      <w:r>
        <w:rPr>
          <w:lang w:val="en-US"/>
        </w:rPr>
        <w:t>eau of Meteorology, Australia</w:t>
      </w:r>
      <w:r w:rsidRPr="00FA3B31">
        <w:rPr>
          <w:lang w:val="en-US"/>
        </w:rPr>
        <w:t xml:space="preserve"> (2015)</w:t>
      </w:r>
      <w:r>
        <w:rPr>
          <w:lang w:val="en-US"/>
        </w:rPr>
        <w:t xml:space="preserve">, </w:t>
      </w:r>
      <w:r w:rsidRPr="00FA3B31">
        <w:rPr>
          <w:lang w:val="en-US"/>
        </w:rPr>
        <w:t>http://www.bom.gov.au/water/geofabric/documents/v3_0/ahgf</w:t>
      </w:r>
      <w:r w:rsidR="00755F16">
        <w:rPr>
          <w:lang w:val="en-US"/>
        </w:rPr>
        <w:t>_productguide_V3_0_release.pdf</w:t>
      </w:r>
    </w:p>
    <w:p w14:paraId="28F33D6D" w14:textId="676F3F87" w:rsidR="00FB7ACB" w:rsidRPr="00020318" w:rsidRDefault="00FB7ACB" w:rsidP="0055713B">
      <w:pPr>
        <w:pStyle w:val="StandardWeb"/>
        <w:numPr>
          <w:ilvl w:val="0"/>
          <w:numId w:val="26"/>
        </w:numPr>
        <w:spacing w:after="120" w:afterAutospacing="0"/>
        <w:ind w:left="425" w:hanging="357"/>
        <w:rPr>
          <w:lang w:val="en-US"/>
        </w:rPr>
      </w:pPr>
      <w:r w:rsidRPr="00FB7ACB">
        <w:rPr>
          <w:lang w:val="en-US"/>
        </w:rPr>
        <w:t>National service for water-data and reference-dataset management</w:t>
      </w:r>
      <w:r>
        <w:rPr>
          <w:lang w:val="en-US"/>
        </w:rPr>
        <w:t xml:space="preserve"> (2010), </w:t>
      </w:r>
      <w:r w:rsidRPr="00FB7ACB">
        <w:rPr>
          <w:lang w:val="en-US"/>
        </w:rPr>
        <w:t>http://www.sandre.eaufrance.fr/concept/national-service-water-data-and-reference-dataset-management?lang=en</w:t>
      </w:r>
    </w:p>
    <w:p w14:paraId="36D3D730" w14:textId="77777777" w:rsidR="00BA30D2" w:rsidRDefault="008F339B">
      <w:pPr>
        <w:pStyle w:val="berschrift2"/>
        <w:numPr>
          <w:ilvl w:val="0"/>
          <w:numId w:val="0"/>
        </w:numPr>
        <w:rPr>
          <w:lang w:eastAsia="en-AU"/>
        </w:rPr>
        <w:sectPr w:rsidR="00BA30D2" w:rsidSect="008F339B">
          <w:footerReference w:type="default" r:id="rId113"/>
          <w:type w:val="oddPage"/>
          <w:pgSz w:w="12240" w:h="15840"/>
          <w:pgMar w:top="1440" w:right="1800" w:bottom="1440" w:left="1800" w:header="720" w:footer="720" w:gutter="0"/>
          <w:pgNumType w:start="1"/>
          <w:cols w:space="720"/>
          <w:docGrid w:linePitch="360"/>
        </w:sectPr>
      </w:pPr>
      <w:r w:rsidRPr="00020318">
        <w:rPr>
          <w:lang w:eastAsia="en-AU"/>
        </w:rPr>
        <w:fldChar w:fldCharType="end"/>
      </w:r>
    </w:p>
    <w:p w14:paraId="75829BBF" w14:textId="26EDAAA3" w:rsidR="00BA30D2" w:rsidRDefault="00881984" w:rsidP="00BA30D2">
      <w:pPr>
        <w:pStyle w:val="berschrift1"/>
        <w:numPr>
          <w:ilvl w:val="0"/>
          <w:numId w:val="0"/>
        </w:numPr>
        <w:rPr>
          <w:lang w:eastAsia="en-AU"/>
        </w:rPr>
      </w:pPr>
      <w:bookmarkStart w:id="272" w:name="_Toc463963513"/>
      <w:r>
        <w:lastRenderedPageBreak/>
        <w:t>ANNEX H</w:t>
      </w:r>
      <w:r w:rsidR="00BA30D2" w:rsidRPr="00BA30D2">
        <w:t>: Revision history</w:t>
      </w:r>
      <w:bookmarkEnd w:id="272"/>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809"/>
        <w:gridCol w:w="1417"/>
        <w:gridCol w:w="1703"/>
        <w:gridCol w:w="3345"/>
      </w:tblGrid>
      <w:tr w:rsidR="00BA30D2" w:rsidRPr="00105FC1" w14:paraId="1E828163" w14:textId="77777777" w:rsidTr="00502E1B">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C5545A" w14:textId="77777777" w:rsidR="00BA30D2" w:rsidRPr="00105FC1" w:rsidRDefault="00BA30D2" w:rsidP="00671237">
            <w:pPr>
              <w:pStyle w:val="OGCtableheader"/>
            </w:pPr>
            <w:r w:rsidRPr="00105FC1">
              <w:t>Date</w:t>
            </w:r>
          </w:p>
        </w:tc>
        <w:tc>
          <w:tcPr>
            <w:tcW w:w="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1C93A" w14:textId="77777777" w:rsidR="00BA30D2" w:rsidRPr="00105FC1" w:rsidRDefault="00BA30D2" w:rsidP="00671237">
            <w:pPr>
              <w:pStyle w:val="OGCtableheader"/>
            </w:pPr>
            <w:r w:rsidRPr="00105FC1">
              <w:t>Release</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18951" w14:textId="77777777" w:rsidR="00BA30D2" w:rsidRPr="00105FC1" w:rsidRDefault="00BA30D2" w:rsidP="00671237">
            <w:pPr>
              <w:pStyle w:val="OGCtableheader"/>
            </w:pPr>
            <w:r w:rsidRPr="00105FC1">
              <w:t>Author</w:t>
            </w:r>
          </w:p>
        </w:tc>
        <w:tc>
          <w:tcPr>
            <w:tcW w:w="1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8DBAB2" w14:textId="77777777" w:rsidR="00BA30D2" w:rsidRPr="00105FC1" w:rsidRDefault="00BA30D2" w:rsidP="00671237">
            <w:pPr>
              <w:pStyle w:val="OGCtableheader"/>
            </w:pPr>
            <w:r w:rsidRPr="00105FC1">
              <w:t>Paragraph modified</w:t>
            </w:r>
          </w:p>
        </w:tc>
        <w:tc>
          <w:tcPr>
            <w:tcW w:w="3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402970" w14:textId="77777777" w:rsidR="00BA30D2" w:rsidRPr="00105FC1" w:rsidRDefault="00BA30D2" w:rsidP="00671237">
            <w:pPr>
              <w:pStyle w:val="OGCtableheader"/>
            </w:pPr>
            <w:r w:rsidRPr="00105FC1">
              <w:t>Description</w:t>
            </w:r>
          </w:p>
        </w:tc>
      </w:tr>
      <w:tr w:rsidR="00BA30D2" w:rsidRPr="0056454E" w14:paraId="452D67C4" w14:textId="77777777" w:rsidTr="00502E1B">
        <w:tc>
          <w:tcPr>
            <w:tcW w:w="1276" w:type="dxa"/>
            <w:tcBorders>
              <w:top w:val="single" w:sz="4" w:space="0" w:color="auto"/>
              <w:left w:val="single" w:sz="4" w:space="0" w:color="auto"/>
              <w:bottom w:val="single" w:sz="4" w:space="0" w:color="auto"/>
              <w:right w:val="single" w:sz="4" w:space="0" w:color="auto"/>
            </w:tcBorders>
          </w:tcPr>
          <w:p w14:paraId="0FAA6253" w14:textId="34A189FF" w:rsidR="00BA30D2" w:rsidRPr="00105FC1" w:rsidRDefault="00BA30D2" w:rsidP="00671237">
            <w:pPr>
              <w:pStyle w:val="OGCtabletext"/>
            </w:pPr>
            <w:r w:rsidRPr="00105FC1">
              <w:t>08</w:t>
            </w:r>
            <w:r w:rsidR="0087145C">
              <w:t>.</w:t>
            </w:r>
            <w:r w:rsidRPr="00105FC1">
              <w:t>10</w:t>
            </w:r>
            <w:r w:rsidR="0087145C">
              <w:t>.</w:t>
            </w:r>
            <w:r w:rsidRPr="00105FC1">
              <w:t>2014</w:t>
            </w:r>
          </w:p>
        </w:tc>
        <w:tc>
          <w:tcPr>
            <w:tcW w:w="809" w:type="dxa"/>
            <w:tcBorders>
              <w:top w:val="single" w:sz="4" w:space="0" w:color="auto"/>
              <w:left w:val="single" w:sz="4" w:space="0" w:color="auto"/>
              <w:bottom w:val="single" w:sz="4" w:space="0" w:color="auto"/>
              <w:right w:val="single" w:sz="4" w:space="0" w:color="auto"/>
            </w:tcBorders>
          </w:tcPr>
          <w:p w14:paraId="168AB5D7" w14:textId="77777777" w:rsidR="00BA30D2" w:rsidRPr="00105FC1" w:rsidRDefault="00BA30D2" w:rsidP="00671237">
            <w:pPr>
              <w:pStyle w:val="OGCtabletext"/>
            </w:pPr>
            <w:r w:rsidRPr="00105FC1">
              <w:t>0.1</w:t>
            </w:r>
          </w:p>
        </w:tc>
        <w:tc>
          <w:tcPr>
            <w:tcW w:w="1417" w:type="dxa"/>
            <w:tcBorders>
              <w:top w:val="single" w:sz="4" w:space="0" w:color="auto"/>
              <w:left w:val="single" w:sz="4" w:space="0" w:color="auto"/>
              <w:bottom w:val="single" w:sz="4" w:space="0" w:color="auto"/>
              <w:right w:val="single" w:sz="4" w:space="0" w:color="auto"/>
            </w:tcBorders>
          </w:tcPr>
          <w:p w14:paraId="626EA89C"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4A4748A8" w14:textId="77777777" w:rsidR="00BA30D2" w:rsidRPr="00105FC1" w:rsidRDefault="00BA30D2" w:rsidP="00671237">
            <w:pPr>
              <w:pStyle w:val="OGCtabletext"/>
            </w:pPr>
            <w:r w:rsidRPr="00105FC1">
              <w:t>Initial version</w:t>
            </w:r>
          </w:p>
        </w:tc>
        <w:tc>
          <w:tcPr>
            <w:tcW w:w="3345" w:type="dxa"/>
            <w:tcBorders>
              <w:top w:val="single" w:sz="4" w:space="0" w:color="auto"/>
              <w:left w:val="single" w:sz="4" w:space="0" w:color="auto"/>
              <w:bottom w:val="single" w:sz="4" w:space="0" w:color="auto"/>
              <w:right w:val="single" w:sz="4" w:space="0" w:color="auto"/>
            </w:tcBorders>
          </w:tcPr>
          <w:p w14:paraId="2BBB22A9" w14:textId="5A4D3959" w:rsidR="00BA30D2" w:rsidRPr="0056454E" w:rsidRDefault="00BA30D2" w:rsidP="0056454E">
            <w:pPr>
              <w:pStyle w:val="OGCtabletext"/>
            </w:pPr>
            <w:r w:rsidRPr="0056454E">
              <w:t xml:space="preserve">Initial draft in OGC </w:t>
            </w:r>
            <w:r w:rsidR="0056454E" w:rsidRPr="0056454E">
              <w:t>template</w:t>
            </w:r>
          </w:p>
        </w:tc>
      </w:tr>
      <w:tr w:rsidR="00BA30D2" w:rsidRPr="00EF7A06" w14:paraId="12930C70" w14:textId="77777777" w:rsidTr="00502E1B">
        <w:tc>
          <w:tcPr>
            <w:tcW w:w="1276" w:type="dxa"/>
            <w:tcBorders>
              <w:top w:val="single" w:sz="4" w:space="0" w:color="auto"/>
              <w:left w:val="single" w:sz="4" w:space="0" w:color="auto"/>
              <w:bottom w:val="single" w:sz="4" w:space="0" w:color="auto"/>
              <w:right w:val="single" w:sz="4" w:space="0" w:color="auto"/>
            </w:tcBorders>
          </w:tcPr>
          <w:p w14:paraId="79F290C8" w14:textId="77777777" w:rsidR="00BA30D2" w:rsidRPr="00105FC1" w:rsidRDefault="00BA30D2" w:rsidP="00671237">
            <w:pPr>
              <w:pStyle w:val="OGCtabletext"/>
            </w:pPr>
            <w:r w:rsidRPr="00105FC1">
              <w:t>12.11.2014</w:t>
            </w:r>
          </w:p>
        </w:tc>
        <w:tc>
          <w:tcPr>
            <w:tcW w:w="809" w:type="dxa"/>
            <w:tcBorders>
              <w:top w:val="single" w:sz="4" w:space="0" w:color="auto"/>
              <w:left w:val="single" w:sz="4" w:space="0" w:color="auto"/>
              <w:bottom w:val="single" w:sz="4" w:space="0" w:color="auto"/>
              <w:right w:val="single" w:sz="4" w:space="0" w:color="auto"/>
            </w:tcBorders>
          </w:tcPr>
          <w:p w14:paraId="69A94CE7" w14:textId="77777777" w:rsidR="00BA30D2" w:rsidRPr="00105FC1" w:rsidRDefault="00BA30D2" w:rsidP="00671237">
            <w:pPr>
              <w:pStyle w:val="OGCtabletext"/>
            </w:pPr>
            <w:r w:rsidRPr="00105FC1">
              <w:t>0.2</w:t>
            </w:r>
          </w:p>
        </w:tc>
        <w:tc>
          <w:tcPr>
            <w:tcW w:w="1417" w:type="dxa"/>
            <w:tcBorders>
              <w:top w:val="single" w:sz="4" w:space="0" w:color="auto"/>
              <w:left w:val="single" w:sz="4" w:space="0" w:color="auto"/>
              <w:bottom w:val="single" w:sz="4" w:space="0" w:color="auto"/>
              <w:right w:val="single" w:sz="4" w:space="0" w:color="auto"/>
            </w:tcBorders>
          </w:tcPr>
          <w:p w14:paraId="1EF82AB0"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318A6393" w14:textId="2CCE13AC" w:rsidR="00BA30D2" w:rsidRPr="00105FC1" w:rsidRDefault="00671237" w:rsidP="00671237">
            <w:pPr>
              <w:pStyle w:val="OGCtabletext"/>
            </w:pPr>
            <w:r>
              <w:t>Section7</w:t>
            </w:r>
            <w:r w:rsidR="00BA30D2" w:rsidRPr="00105FC1">
              <w:t>, Annex D</w:t>
            </w:r>
            <w:r>
              <w:t xml:space="preserve"> included</w:t>
            </w:r>
          </w:p>
        </w:tc>
        <w:tc>
          <w:tcPr>
            <w:tcW w:w="3345" w:type="dxa"/>
            <w:tcBorders>
              <w:top w:val="single" w:sz="4" w:space="0" w:color="auto"/>
              <w:left w:val="single" w:sz="4" w:space="0" w:color="auto"/>
              <w:bottom w:val="single" w:sz="4" w:space="0" w:color="auto"/>
              <w:right w:val="single" w:sz="4" w:space="0" w:color="auto"/>
            </w:tcBorders>
          </w:tcPr>
          <w:p w14:paraId="251ADCBD" w14:textId="77777777" w:rsidR="00BA30D2" w:rsidRPr="00105FC1" w:rsidRDefault="00BA30D2" w:rsidP="00671237">
            <w:pPr>
              <w:pStyle w:val="OGCtabletext"/>
            </w:pPr>
            <w:r w:rsidRPr="00105FC1">
              <w:t>Editing requirements classes, Annex D included</w:t>
            </w:r>
          </w:p>
        </w:tc>
      </w:tr>
      <w:tr w:rsidR="00BA30D2" w14:paraId="40D1FDC5" w14:textId="77777777" w:rsidTr="00502E1B">
        <w:tc>
          <w:tcPr>
            <w:tcW w:w="1276" w:type="dxa"/>
            <w:tcBorders>
              <w:top w:val="single" w:sz="4" w:space="0" w:color="auto"/>
              <w:left w:val="single" w:sz="4" w:space="0" w:color="auto"/>
              <w:bottom w:val="single" w:sz="4" w:space="0" w:color="auto"/>
              <w:right w:val="single" w:sz="4" w:space="0" w:color="auto"/>
            </w:tcBorders>
          </w:tcPr>
          <w:p w14:paraId="2E50ECFF" w14:textId="192A4806" w:rsidR="00BA30D2" w:rsidRDefault="00BA30D2" w:rsidP="00671237">
            <w:pPr>
              <w:pStyle w:val="Aufzhlungszeichen"/>
            </w:pPr>
            <w:r>
              <w:t>15.08.2016</w:t>
            </w:r>
          </w:p>
        </w:tc>
        <w:tc>
          <w:tcPr>
            <w:tcW w:w="809" w:type="dxa"/>
            <w:tcBorders>
              <w:top w:val="single" w:sz="4" w:space="0" w:color="auto"/>
              <w:left w:val="single" w:sz="4" w:space="0" w:color="auto"/>
              <w:bottom w:val="single" w:sz="4" w:space="0" w:color="auto"/>
              <w:right w:val="single" w:sz="4" w:space="0" w:color="auto"/>
            </w:tcBorders>
          </w:tcPr>
          <w:p w14:paraId="71A0B0F9" w14:textId="0619D417" w:rsidR="00BA30D2" w:rsidRDefault="00BA30D2" w:rsidP="00671237">
            <w:pPr>
              <w:pStyle w:val="Aufzhlungszeichen"/>
            </w:pPr>
            <w:r>
              <w:t>0.3</w:t>
            </w:r>
          </w:p>
        </w:tc>
        <w:tc>
          <w:tcPr>
            <w:tcW w:w="1417" w:type="dxa"/>
            <w:tcBorders>
              <w:top w:val="single" w:sz="4" w:space="0" w:color="auto"/>
              <w:left w:val="single" w:sz="4" w:space="0" w:color="auto"/>
              <w:bottom w:val="single" w:sz="4" w:space="0" w:color="auto"/>
              <w:right w:val="single" w:sz="4" w:space="0" w:color="auto"/>
            </w:tcBorders>
          </w:tcPr>
          <w:p w14:paraId="3CB24575" w14:textId="27EA3BE4" w:rsidR="00BA30D2" w:rsidRDefault="00BA30D2" w:rsidP="00671237">
            <w:pPr>
              <w:pStyle w:val="Aufzhlungszeichen"/>
            </w:pPr>
            <w:r>
              <w:t>David Blodgett; Irina Dornblut</w:t>
            </w:r>
          </w:p>
        </w:tc>
        <w:tc>
          <w:tcPr>
            <w:tcW w:w="1703" w:type="dxa"/>
            <w:tcBorders>
              <w:top w:val="single" w:sz="4" w:space="0" w:color="auto"/>
              <w:left w:val="single" w:sz="4" w:space="0" w:color="auto"/>
              <w:bottom w:val="single" w:sz="4" w:space="0" w:color="auto"/>
              <w:right w:val="single" w:sz="4" w:space="0" w:color="auto"/>
            </w:tcBorders>
          </w:tcPr>
          <w:p w14:paraId="1E1F5CDE" w14:textId="6D60589D" w:rsidR="00BA30D2" w:rsidRDefault="0056454E" w:rsidP="00671237">
            <w:pPr>
              <w:pStyle w:val="Aufzhlungszeichen"/>
            </w:pPr>
            <w:r>
              <w:t>Completely revised version</w:t>
            </w:r>
          </w:p>
        </w:tc>
        <w:tc>
          <w:tcPr>
            <w:tcW w:w="3345" w:type="dxa"/>
            <w:tcBorders>
              <w:top w:val="single" w:sz="4" w:space="0" w:color="auto"/>
              <w:left w:val="single" w:sz="4" w:space="0" w:color="auto"/>
              <w:bottom w:val="single" w:sz="4" w:space="0" w:color="auto"/>
              <w:right w:val="single" w:sz="4" w:space="0" w:color="auto"/>
            </w:tcBorders>
          </w:tcPr>
          <w:p w14:paraId="343A6F70" w14:textId="5BDFE6C1" w:rsidR="00BA30D2" w:rsidRDefault="0056454E" w:rsidP="00671237">
            <w:pPr>
              <w:pStyle w:val="Aufzhlungszeichen"/>
            </w:pPr>
            <w:r>
              <w:t>Draft in OGC template</w:t>
            </w:r>
          </w:p>
        </w:tc>
      </w:tr>
      <w:tr w:rsidR="003125F8" w14:paraId="7DDBE307" w14:textId="77777777" w:rsidTr="00502E1B">
        <w:tc>
          <w:tcPr>
            <w:tcW w:w="1276" w:type="dxa"/>
            <w:tcBorders>
              <w:top w:val="single" w:sz="4" w:space="0" w:color="auto"/>
              <w:left w:val="single" w:sz="4" w:space="0" w:color="auto"/>
              <w:bottom w:val="single" w:sz="4" w:space="0" w:color="auto"/>
              <w:right w:val="single" w:sz="4" w:space="0" w:color="auto"/>
            </w:tcBorders>
          </w:tcPr>
          <w:p w14:paraId="24CB3D4F" w14:textId="301E7CC9" w:rsidR="003125F8" w:rsidRDefault="003125F8" w:rsidP="00671237">
            <w:pPr>
              <w:pStyle w:val="Aufzhlungszeichen"/>
            </w:pPr>
            <w:r>
              <w:t>18.08.2016</w:t>
            </w:r>
          </w:p>
        </w:tc>
        <w:tc>
          <w:tcPr>
            <w:tcW w:w="809" w:type="dxa"/>
            <w:tcBorders>
              <w:top w:val="single" w:sz="4" w:space="0" w:color="auto"/>
              <w:left w:val="single" w:sz="4" w:space="0" w:color="auto"/>
              <w:bottom w:val="single" w:sz="4" w:space="0" w:color="auto"/>
              <w:right w:val="single" w:sz="4" w:space="0" w:color="auto"/>
            </w:tcBorders>
          </w:tcPr>
          <w:p w14:paraId="23FBC323" w14:textId="1CA5EC0F" w:rsidR="003125F8" w:rsidRDefault="003125F8" w:rsidP="00671237">
            <w:pPr>
              <w:pStyle w:val="Aufzhlungszeichen"/>
            </w:pPr>
            <w:r>
              <w:t>0.4</w:t>
            </w:r>
          </w:p>
        </w:tc>
        <w:tc>
          <w:tcPr>
            <w:tcW w:w="1417" w:type="dxa"/>
            <w:tcBorders>
              <w:top w:val="single" w:sz="4" w:space="0" w:color="auto"/>
              <w:left w:val="single" w:sz="4" w:space="0" w:color="auto"/>
              <w:bottom w:val="single" w:sz="4" w:space="0" w:color="auto"/>
              <w:right w:val="single" w:sz="4" w:space="0" w:color="auto"/>
            </w:tcBorders>
          </w:tcPr>
          <w:p w14:paraId="0C79DB7A" w14:textId="245DC867" w:rsidR="003125F8" w:rsidRDefault="003125F8" w:rsidP="00671237">
            <w:pPr>
              <w:pStyle w:val="Aufzhlungszeichen"/>
            </w:pPr>
            <w:r>
              <w:t>Irina Dornblut</w:t>
            </w:r>
          </w:p>
        </w:tc>
        <w:tc>
          <w:tcPr>
            <w:tcW w:w="1703" w:type="dxa"/>
            <w:tcBorders>
              <w:top w:val="single" w:sz="4" w:space="0" w:color="auto"/>
              <w:left w:val="single" w:sz="4" w:space="0" w:color="auto"/>
              <w:bottom w:val="single" w:sz="4" w:space="0" w:color="auto"/>
              <w:right w:val="single" w:sz="4" w:space="0" w:color="auto"/>
            </w:tcBorders>
          </w:tcPr>
          <w:p w14:paraId="44D2771B" w14:textId="4593D647" w:rsidR="003125F8" w:rsidRDefault="0087145C" w:rsidP="00671237">
            <w:pPr>
              <w:pStyle w:val="Aufzhlungszeichen"/>
            </w:pPr>
            <w:r>
              <w:t>S</w:t>
            </w:r>
            <w:r w:rsidR="00390906">
              <w:t>ection 6</w:t>
            </w:r>
            <w:r w:rsidR="003125F8">
              <w:t xml:space="preserve"> </w:t>
            </w:r>
          </w:p>
          <w:p w14:paraId="39E58EEB" w14:textId="1FDA2E1E" w:rsidR="0087145C" w:rsidRDefault="0087145C" w:rsidP="00671237">
            <w:pPr>
              <w:pStyle w:val="Aufzhlungszeichen"/>
            </w:pPr>
          </w:p>
        </w:tc>
        <w:tc>
          <w:tcPr>
            <w:tcW w:w="3345" w:type="dxa"/>
            <w:tcBorders>
              <w:top w:val="single" w:sz="4" w:space="0" w:color="auto"/>
              <w:left w:val="single" w:sz="4" w:space="0" w:color="auto"/>
              <w:bottom w:val="single" w:sz="4" w:space="0" w:color="auto"/>
              <w:right w:val="single" w:sz="4" w:space="0" w:color="auto"/>
            </w:tcBorders>
          </w:tcPr>
          <w:p w14:paraId="36A89EAB" w14:textId="0476ACF6" w:rsidR="00502E1B" w:rsidRDefault="00390906" w:rsidP="00671237">
            <w:pPr>
              <w:pStyle w:val="Aufzhlungszeichen"/>
            </w:pPr>
            <w:r>
              <w:t xml:space="preserve">Catchment + UML figures </w:t>
            </w:r>
            <w:r w:rsidR="003125F8">
              <w:t>added</w:t>
            </w:r>
          </w:p>
        </w:tc>
      </w:tr>
      <w:tr w:rsidR="00502E1B" w14:paraId="7E333500" w14:textId="77777777" w:rsidTr="00502E1B">
        <w:tc>
          <w:tcPr>
            <w:tcW w:w="1276" w:type="dxa"/>
            <w:tcBorders>
              <w:top w:val="single" w:sz="4" w:space="0" w:color="auto"/>
              <w:left w:val="single" w:sz="4" w:space="0" w:color="auto"/>
              <w:bottom w:val="single" w:sz="4" w:space="0" w:color="auto"/>
              <w:right w:val="single" w:sz="4" w:space="0" w:color="auto"/>
            </w:tcBorders>
          </w:tcPr>
          <w:p w14:paraId="6DCB1753" w14:textId="70698A21" w:rsidR="00502E1B" w:rsidRDefault="0087145C" w:rsidP="0087145C">
            <w:pPr>
              <w:pStyle w:val="Aufzhlungszeichen"/>
            </w:pPr>
            <w:r>
              <w:t>31</w:t>
            </w:r>
            <w:r w:rsidR="00502E1B">
              <w:t>.</w:t>
            </w:r>
            <w:r>
              <w:t>08</w:t>
            </w:r>
            <w:r w:rsidR="00502E1B">
              <w:t>.2016</w:t>
            </w:r>
          </w:p>
        </w:tc>
        <w:tc>
          <w:tcPr>
            <w:tcW w:w="809" w:type="dxa"/>
            <w:tcBorders>
              <w:top w:val="single" w:sz="4" w:space="0" w:color="auto"/>
              <w:left w:val="single" w:sz="4" w:space="0" w:color="auto"/>
              <w:bottom w:val="single" w:sz="4" w:space="0" w:color="auto"/>
              <w:right w:val="single" w:sz="4" w:space="0" w:color="auto"/>
            </w:tcBorders>
          </w:tcPr>
          <w:p w14:paraId="234AAC69" w14:textId="0AFC2A10" w:rsidR="00502E1B" w:rsidRDefault="00502E1B" w:rsidP="00671237">
            <w:pPr>
              <w:pStyle w:val="Aufzhlungszeichen"/>
            </w:pPr>
            <w:r>
              <w:t>0.5</w:t>
            </w:r>
          </w:p>
        </w:tc>
        <w:tc>
          <w:tcPr>
            <w:tcW w:w="1417" w:type="dxa"/>
            <w:tcBorders>
              <w:top w:val="single" w:sz="4" w:space="0" w:color="auto"/>
              <w:left w:val="single" w:sz="4" w:space="0" w:color="auto"/>
              <w:bottom w:val="single" w:sz="4" w:space="0" w:color="auto"/>
              <w:right w:val="single" w:sz="4" w:space="0" w:color="auto"/>
            </w:tcBorders>
          </w:tcPr>
          <w:p w14:paraId="02C5094C" w14:textId="327E6FB1" w:rsidR="00502E1B" w:rsidRDefault="00502E1B" w:rsidP="00671237">
            <w:pPr>
              <w:pStyle w:val="Aufzhlungszeichen"/>
            </w:pPr>
            <w:r>
              <w:t>David Blodgett, Darren Smith, David Arctur</w:t>
            </w:r>
          </w:p>
        </w:tc>
        <w:tc>
          <w:tcPr>
            <w:tcW w:w="1703" w:type="dxa"/>
            <w:tcBorders>
              <w:top w:val="single" w:sz="4" w:space="0" w:color="auto"/>
              <w:left w:val="single" w:sz="4" w:space="0" w:color="auto"/>
              <w:bottom w:val="single" w:sz="4" w:space="0" w:color="auto"/>
              <w:right w:val="single" w:sz="4" w:space="0" w:color="auto"/>
            </w:tcBorders>
          </w:tcPr>
          <w:p w14:paraId="5C025138" w14:textId="189B3599" w:rsidR="00502E1B" w:rsidRDefault="00502E1B" w:rsidP="00671237">
            <w:pPr>
              <w:pStyle w:val="Aufzhlungszeichen"/>
            </w:pPr>
            <w:r>
              <w:t>Entire Document</w:t>
            </w:r>
          </w:p>
        </w:tc>
        <w:tc>
          <w:tcPr>
            <w:tcW w:w="3345" w:type="dxa"/>
            <w:tcBorders>
              <w:top w:val="single" w:sz="4" w:space="0" w:color="auto"/>
              <w:left w:val="single" w:sz="4" w:space="0" w:color="auto"/>
              <w:bottom w:val="single" w:sz="4" w:space="0" w:color="auto"/>
              <w:right w:val="single" w:sz="4" w:space="0" w:color="auto"/>
            </w:tcBorders>
          </w:tcPr>
          <w:p w14:paraId="5FF2BC6B" w14:textId="1563FD42" w:rsidR="00502E1B" w:rsidRDefault="00502E1B" w:rsidP="00671237">
            <w:pPr>
              <w:pStyle w:val="Aufzhlungszeichen"/>
            </w:pPr>
            <w:r>
              <w:t>General edit for clarity and consistency.</w:t>
            </w:r>
          </w:p>
        </w:tc>
      </w:tr>
      <w:tr w:rsidR="002877E1" w:rsidRPr="002877E1" w14:paraId="192EA59F" w14:textId="77777777" w:rsidTr="00502E1B">
        <w:tc>
          <w:tcPr>
            <w:tcW w:w="1276" w:type="dxa"/>
            <w:tcBorders>
              <w:top w:val="single" w:sz="4" w:space="0" w:color="auto"/>
              <w:left w:val="single" w:sz="4" w:space="0" w:color="auto"/>
              <w:bottom w:val="single" w:sz="4" w:space="0" w:color="auto"/>
              <w:right w:val="single" w:sz="4" w:space="0" w:color="auto"/>
            </w:tcBorders>
          </w:tcPr>
          <w:p w14:paraId="0CC5CEF9" w14:textId="2447213F" w:rsidR="002877E1" w:rsidRDefault="0087145C" w:rsidP="0087145C">
            <w:pPr>
              <w:pStyle w:val="Aufzhlungszeichen"/>
            </w:pPr>
            <w:r>
              <w:t>12</w:t>
            </w:r>
            <w:r w:rsidR="002877E1">
              <w:t>.09.2016</w:t>
            </w:r>
          </w:p>
        </w:tc>
        <w:tc>
          <w:tcPr>
            <w:tcW w:w="809" w:type="dxa"/>
            <w:tcBorders>
              <w:top w:val="single" w:sz="4" w:space="0" w:color="auto"/>
              <w:left w:val="single" w:sz="4" w:space="0" w:color="auto"/>
              <w:bottom w:val="single" w:sz="4" w:space="0" w:color="auto"/>
              <w:right w:val="single" w:sz="4" w:space="0" w:color="auto"/>
            </w:tcBorders>
          </w:tcPr>
          <w:p w14:paraId="1BA1E8EC" w14:textId="3D584D59" w:rsidR="002877E1" w:rsidRDefault="002877E1" w:rsidP="00671237">
            <w:pPr>
              <w:pStyle w:val="Aufzhlungszeichen"/>
            </w:pPr>
            <w:r>
              <w:t>0.6</w:t>
            </w:r>
          </w:p>
        </w:tc>
        <w:tc>
          <w:tcPr>
            <w:tcW w:w="1417" w:type="dxa"/>
            <w:tcBorders>
              <w:top w:val="single" w:sz="4" w:space="0" w:color="auto"/>
              <w:left w:val="single" w:sz="4" w:space="0" w:color="auto"/>
              <w:bottom w:val="single" w:sz="4" w:space="0" w:color="auto"/>
              <w:right w:val="single" w:sz="4" w:space="0" w:color="auto"/>
            </w:tcBorders>
          </w:tcPr>
          <w:p w14:paraId="3F095869" w14:textId="77777777" w:rsidR="002877E1" w:rsidRDefault="002877E1" w:rsidP="00671237">
            <w:pPr>
              <w:pStyle w:val="Aufzhlungszeichen"/>
            </w:pPr>
            <w:r>
              <w:t>Irina Dornblut</w:t>
            </w:r>
          </w:p>
          <w:p w14:paraId="2D715DA2" w14:textId="1117F66D" w:rsidR="00390906" w:rsidRDefault="00390906" w:rsidP="00671237">
            <w:pPr>
              <w:pStyle w:val="Aufzhlungszeichen"/>
            </w:pPr>
          </w:p>
        </w:tc>
        <w:tc>
          <w:tcPr>
            <w:tcW w:w="1703" w:type="dxa"/>
            <w:tcBorders>
              <w:top w:val="single" w:sz="4" w:space="0" w:color="auto"/>
              <w:left w:val="single" w:sz="4" w:space="0" w:color="auto"/>
              <w:bottom w:val="single" w:sz="4" w:space="0" w:color="auto"/>
              <w:right w:val="single" w:sz="4" w:space="0" w:color="auto"/>
            </w:tcBorders>
          </w:tcPr>
          <w:p w14:paraId="59EA303A" w14:textId="13FE17D9" w:rsidR="002877E1" w:rsidRDefault="001A20E5" w:rsidP="002877E1">
            <w:pPr>
              <w:pStyle w:val="Aufzhlungszeichen"/>
            </w:pPr>
            <w:r>
              <w:t>Entire document</w:t>
            </w:r>
          </w:p>
          <w:p w14:paraId="0848FCA3" w14:textId="77777777" w:rsidR="002877E1" w:rsidRDefault="002877E1" w:rsidP="002877E1">
            <w:pPr>
              <w:pStyle w:val="Aufzhlungszeichen"/>
            </w:pPr>
          </w:p>
          <w:p w14:paraId="7121D6A8" w14:textId="5E04941F" w:rsidR="002877E1" w:rsidRDefault="002877E1" w:rsidP="00766380">
            <w:pPr>
              <w:pStyle w:val="Aufzhlungszeichen"/>
            </w:pPr>
          </w:p>
        </w:tc>
        <w:tc>
          <w:tcPr>
            <w:tcW w:w="3345" w:type="dxa"/>
            <w:tcBorders>
              <w:top w:val="single" w:sz="4" w:space="0" w:color="auto"/>
              <w:left w:val="single" w:sz="4" w:space="0" w:color="auto"/>
              <w:bottom w:val="single" w:sz="4" w:space="0" w:color="auto"/>
              <w:right w:val="single" w:sz="4" w:space="0" w:color="auto"/>
            </w:tcBorders>
          </w:tcPr>
          <w:p w14:paraId="6C03B204" w14:textId="2A8B067D" w:rsidR="0087145C" w:rsidRDefault="0087145C" w:rsidP="00390906">
            <w:pPr>
              <w:pStyle w:val="Aufzhlungszeichen"/>
            </w:pPr>
            <w:r>
              <w:t>More edits for clarity and consistency</w:t>
            </w:r>
          </w:p>
          <w:p w14:paraId="3A34DDD2" w14:textId="29DE8856" w:rsidR="00390906" w:rsidRDefault="001A20E5" w:rsidP="00390906">
            <w:pPr>
              <w:pStyle w:val="Aufzhlungszeichen"/>
            </w:pPr>
            <w:r>
              <w:t>Translation into American</w:t>
            </w:r>
            <w:r w:rsidR="00390906">
              <w:t xml:space="preserve"> English</w:t>
            </w:r>
          </w:p>
        </w:tc>
      </w:tr>
      <w:tr w:rsidR="0087145C" w:rsidRPr="002877E1" w14:paraId="0064236E" w14:textId="77777777" w:rsidTr="00502E1B">
        <w:tc>
          <w:tcPr>
            <w:tcW w:w="1276" w:type="dxa"/>
            <w:tcBorders>
              <w:top w:val="single" w:sz="4" w:space="0" w:color="auto"/>
              <w:left w:val="single" w:sz="4" w:space="0" w:color="auto"/>
              <w:bottom w:val="single" w:sz="4" w:space="0" w:color="auto"/>
              <w:right w:val="single" w:sz="4" w:space="0" w:color="auto"/>
            </w:tcBorders>
          </w:tcPr>
          <w:p w14:paraId="02EC9295" w14:textId="2C98CE69" w:rsidR="0087145C" w:rsidRDefault="0087145C" w:rsidP="0087145C">
            <w:pPr>
              <w:pStyle w:val="Aufzhlungszeichen"/>
            </w:pPr>
            <w:r>
              <w:t>2</w:t>
            </w:r>
            <w:r w:rsidR="00651AE3">
              <w:t>0</w:t>
            </w:r>
            <w:r>
              <w:t>.09.2016</w:t>
            </w:r>
          </w:p>
        </w:tc>
        <w:tc>
          <w:tcPr>
            <w:tcW w:w="809" w:type="dxa"/>
            <w:tcBorders>
              <w:top w:val="single" w:sz="4" w:space="0" w:color="auto"/>
              <w:left w:val="single" w:sz="4" w:space="0" w:color="auto"/>
              <w:bottom w:val="single" w:sz="4" w:space="0" w:color="auto"/>
              <w:right w:val="single" w:sz="4" w:space="0" w:color="auto"/>
            </w:tcBorders>
          </w:tcPr>
          <w:p w14:paraId="48C002EB" w14:textId="404830B3" w:rsidR="0087145C" w:rsidRDefault="0087145C" w:rsidP="00671237">
            <w:pPr>
              <w:pStyle w:val="Aufzhlungszeichen"/>
            </w:pPr>
            <w:r>
              <w:t>0.7</w:t>
            </w:r>
          </w:p>
        </w:tc>
        <w:tc>
          <w:tcPr>
            <w:tcW w:w="1417" w:type="dxa"/>
            <w:tcBorders>
              <w:top w:val="single" w:sz="4" w:space="0" w:color="auto"/>
              <w:left w:val="single" w:sz="4" w:space="0" w:color="auto"/>
              <w:bottom w:val="single" w:sz="4" w:space="0" w:color="auto"/>
              <w:right w:val="single" w:sz="4" w:space="0" w:color="auto"/>
            </w:tcBorders>
          </w:tcPr>
          <w:p w14:paraId="79DE453E" w14:textId="77777777" w:rsidR="003C1512" w:rsidRDefault="0087145C" w:rsidP="00651AE3">
            <w:pPr>
              <w:pStyle w:val="Aufzhlungszeichen"/>
            </w:pPr>
            <w:r>
              <w:t>HYF-SWG</w:t>
            </w:r>
            <w:r w:rsidR="00651AE3">
              <w:t xml:space="preserve"> a</w:t>
            </w:r>
            <w:r w:rsidR="003C1512">
              <w:t>t Orlando TC meeting</w:t>
            </w:r>
          </w:p>
          <w:p w14:paraId="093CD256" w14:textId="60AC98F6" w:rsidR="0043100A" w:rsidRDefault="0043100A" w:rsidP="00651AE3">
            <w:pPr>
              <w:pStyle w:val="Aufzhlungszeichen"/>
            </w:pPr>
            <w:r>
              <w:t>Irina Dornblut</w:t>
            </w:r>
          </w:p>
        </w:tc>
        <w:tc>
          <w:tcPr>
            <w:tcW w:w="1703" w:type="dxa"/>
            <w:tcBorders>
              <w:top w:val="single" w:sz="4" w:space="0" w:color="auto"/>
              <w:left w:val="single" w:sz="4" w:space="0" w:color="auto"/>
              <w:bottom w:val="single" w:sz="4" w:space="0" w:color="auto"/>
              <w:right w:val="single" w:sz="4" w:space="0" w:color="auto"/>
            </w:tcBorders>
          </w:tcPr>
          <w:p w14:paraId="7D5DD301" w14:textId="29AD07CE" w:rsidR="0087145C" w:rsidRDefault="0087145C" w:rsidP="002877E1">
            <w:pPr>
              <w:pStyle w:val="Aufzhlungszeichen"/>
            </w:pPr>
            <w:r>
              <w:t>Entire Document</w:t>
            </w:r>
          </w:p>
        </w:tc>
        <w:tc>
          <w:tcPr>
            <w:tcW w:w="3345" w:type="dxa"/>
            <w:tcBorders>
              <w:top w:val="single" w:sz="4" w:space="0" w:color="auto"/>
              <w:left w:val="single" w:sz="4" w:space="0" w:color="auto"/>
              <w:bottom w:val="single" w:sz="4" w:space="0" w:color="auto"/>
              <w:right w:val="single" w:sz="4" w:space="0" w:color="auto"/>
            </w:tcBorders>
          </w:tcPr>
          <w:p w14:paraId="267B325D" w14:textId="77777777" w:rsidR="0087145C" w:rsidRDefault="0087145C" w:rsidP="00390906">
            <w:pPr>
              <w:pStyle w:val="Aufzhlungszeichen"/>
            </w:pPr>
            <w:r>
              <w:t>Reconciling of comments from the initial OAB review</w:t>
            </w:r>
          </w:p>
          <w:p w14:paraId="1374BC2F" w14:textId="483D51E7" w:rsidR="0087145C" w:rsidRDefault="0087145C" w:rsidP="0043100A">
            <w:pPr>
              <w:pStyle w:val="Aufzhlungszeichen"/>
            </w:pPr>
            <w:r>
              <w:t>Review of conformance and requirements classes</w:t>
            </w:r>
          </w:p>
        </w:tc>
      </w:tr>
    </w:tbl>
    <w:p w14:paraId="2E9DE2FA" w14:textId="7EADC5A2" w:rsidR="00BA30D2" w:rsidRDefault="00671237" w:rsidP="00BA30D2">
      <w:pPr>
        <w:rPr>
          <w:lang w:eastAsia="en-AU"/>
        </w:rPr>
      </w:pPr>
      <w:r>
        <w:rPr>
          <w:lang w:eastAsia="en-AU"/>
        </w:rPr>
        <w:t xml:space="preserve"> </w:t>
      </w:r>
    </w:p>
    <w:sectPr w:rsidR="00BA30D2" w:rsidSect="008F339B">
      <w:footerReference w:type="default" r:id="rId114"/>
      <w:type w:val="oddPage"/>
      <w:pgSz w:w="12240" w:h="15840"/>
      <w:pgMar w:top="1440" w:right="1800" w:bottom="1440" w:left="180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7" w:author="iche" w:date="2016-09-28T11:58:00Z" w:initials="i">
    <w:p w14:paraId="288C510F" w14:textId="77777777" w:rsidR="00DC1B1D" w:rsidRDefault="00DC1B1D" w:rsidP="00816CA9">
      <w:pPr>
        <w:pStyle w:val="Kommentartext"/>
      </w:pPr>
    </w:p>
    <w:p w14:paraId="2A0E6EEA" w14:textId="77777777" w:rsidR="00DC1B1D" w:rsidRDefault="00DC1B1D" w:rsidP="00816CA9">
      <w:pPr>
        <w:pStyle w:val="Kommentartext"/>
        <w:ind w:firstLine="720"/>
      </w:pPr>
      <w:r>
        <w:rPr>
          <w:rStyle w:val="Kommentarzeichen"/>
        </w:rPr>
        <w:annotationRef/>
      </w:r>
      <w:r>
        <w:t>Or in introduction , or somewhere else, NOT in conformance</w:t>
      </w:r>
    </w:p>
    <w:p w14:paraId="06C1D5E9" w14:textId="77777777" w:rsidR="00DC1B1D" w:rsidRDefault="00DC1B1D" w:rsidP="00816CA9">
      <w:pPr>
        <w:pStyle w:val="Kommentartext"/>
      </w:pPr>
    </w:p>
    <w:p w14:paraId="55380962" w14:textId="77777777" w:rsidR="00DC1B1D" w:rsidRDefault="00DC1B1D" w:rsidP="00816CA9">
      <w:pPr>
        <w:pStyle w:val="Kommentartext"/>
      </w:pPr>
      <w:r>
        <w:t xml:space="preserve">Statement that illustrative and not a conformant mapping </w:t>
      </w:r>
    </w:p>
    <w:p w14:paraId="61CCE837" w14:textId="77777777" w:rsidR="00DC1B1D" w:rsidRDefault="00DC1B1D" w:rsidP="00816CA9">
      <w:pPr>
        <w:pStyle w:val="Kommentartext"/>
      </w:pPr>
      <w:r>
        <w:t>Ask Rob for diagram of level of conformance target</w:t>
      </w:r>
    </w:p>
    <w:p w14:paraId="0CF56A3D" w14:textId="77777777" w:rsidR="00DC1B1D" w:rsidRDefault="00DC1B1D" w:rsidP="00816CA9">
      <w:pPr>
        <w:pStyle w:val="Kommentartext"/>
      </w:pPr>
    </w:p>
    <w:p w14:paraId="3DF95AFC" w14:textId="77777777" w:rsidR="00DC1B1D" w:rsidRDefault="00DC1B1D" w:rsidP="00816CA9">
      <w:pPr>
        <w:pStyle w:val="Kommentartext"/>
      </w:pPr>
      <w:r>
        <w:t>ADD figure on levels conformance  targets to illustrate ,</w:t>
      </w:r>
    </w:p>
    <w:p w14:paraId="22245190" w14:textId="77777777" w:rsidR="00DC1B1D" w:rsidRDefault="00DC1B1D" w:rsidP="00816CA9">
      <w:pPr>
        <w:pStyle w:val="Kommentartext"/>
      </w:pPr>
    </w:p>
    <w:p w14:paraId="6659B6E2" w14:textId="77777777" w:rsidR="00DC1B1D" w:rsidRDefault="00DC1B1D" w:rsidP="00816CA9">
      <w:pPr>
        <w:pStyle w:val="Kommentartext"/>
      </w:pPr>
    </w:p>
  </w:comment>
  <w:comment w:id="43" w:author="GRDC/ID" w:date="2016-09-28T11:58:00Z" w:initials="GRDC/ID">
    <w:p w14:paraId="4CE3CC68" w14:textId="55EB3597" w:rsidR="00DC1B1D" w:rsidRDefault="00DC1B1D">
      <w:pPr>
        <w:pStyle w:val="Kommentartext"/>
      </w:pPr>
      <w:r>
        <w:rPr>
          <w:rStyle w:val="Kommentarzeichen"/>
        </w:rPr>
        <w:annotationRef/>
      </w:r>
      <w:r>
        <w:t>From Aitor</w:t>
      </w:r>
    </w:p>
  </w:comment>
  <w:comment w:id="115" w:author="GRDC/ID" w:date="2016-10-11T13:15:00Z" w:initials="GRDC/ID">
    <w:p w14:paraId="03AC84D6" w14:textId="77777777" w:rsidR="00FD6D0B" w:rsidRDefault="00DC1B1D" w:rsidP="00521E2C">
      <w:pPr>
        <w:pStyle w:val="Kommentartext"/>
      </w:pPr>
      <w:r>
        <w:rPr>
          <w:rStyle w:val="Kommentarzeichen"/>
        </w:rPr>
        <w:annotationRef/>
      </w:r>
    </w:p>
    <w:p w14:paraId="58CF69EC" w14:textId="77777777" w:rsidR="00FD6D0B" w:rsidRDefault="00DC1B1D" w:rsidP="00521E2C">
      <w:pPr>
        <w:pStyle w:val="Kommentartext"/>
      </w:pPr>
      <w:proofErr w:type="spellStart"/>
      <w:r>
        <w:t>Dazzasmith</w:t>
      </w:r>
      <w:proofErr w:type="spellEnd"/>
      <w:r>
        <w:t xml:space="preserve"> wrote: </w:t>
      </w:r>
    </w:p>
    <w:p w14:paraId="63C990EE" w14:textId="281F75FA" w:rsidR="00DC1B1D" w:rsidRDefault="00DC1B1D" w:rsidP="00521E2C">
      <w:pPr>
        <w:pStyle w:val="Kommentartext"/>
      </w:pPr>
      <w:r>
        <w:t xml:space="preserve">C8 should show the result of joining E,B,C,D and F into X, when the left stream would be removed from figure. </w:t>
      </w:r>
    </w:p>
    <w:p w14:paraId="46C9D859" w14:textId="77777777" w:rsidR="00DC1B1D" w:rsidRDefault="00DC1B1D" w:rsidP="00521E2C">
      <w:pPr>
        <w:pStyle w:val="Kommentartext"/>
      </w:pPr>
    </w:p>
    <w:p w14:paraId="487D98A9" w14:textId="75B7FC39" w:rsidR="00DC1B1D" w:rsidRDefault="00FD6D0B" w:rsidP="00521E2C">
      <w:pPr>
        <w:pStyle w:val="Kommentartext"/>
      </w:pPr>
      <w:r>
        <w:t xml:space="preserve">ID: </w:t>
      </w:r>
      <w:r w:rsidR="00DC1B1D">
        <w:t xml:space="preserve"> </w:t>
      </w:r>
      <w:r>
        <w:t xml:space="preserve">not sure, whether we need an additional figure. - </w:t>
      </w:r>
      <w:r w:rsidR="00DC1B1D">
        <w:t xml:space="preserve">it could be helpful, to add  C8 without  the green divides between D </w:t>
      </w:r>
      <w:proofErr w:type="spellStart"/>
      <w:r w:rsidR="00DC1B1D">
        <w:t>an</w:t>
      </w:r>
      <w:proofErr w:type="spellEnd"/>
      <w:r w:rsidR="00DC1B1D">
        <w:t xml:space="preserve"> F, D and X, F and X, and draw all streams within the now encapsulated catchment X could dashed lines, except the one logical flowpath from N3 to N1</w:t>
      </w:r>
    </w:p>
  </w:comment>
  <w:comment w:id="125" w:author="GRDC/ID" w:date="2016-10-07T15:42:00Z" w:initials="GRDC/ID">
    <w:p w14:paraId="28BF331E" w14:textId="637CF44E" w:rsidR="00DC1B1D" w:rsidRDefault="00DC1B1D">
      <w:pPr>
        <w:pStyle w:val="Kommentartext"/>
      </w:pPr>
      <w:r>
        <w:rPr>
          <w:rStyle w:val="Kommentarzeichen"/>
        </w:rPr>
        <w:annotationRef/>
      </w:r>
      <w:r>
        <w:t xml:space="preserve">Current figure (copy of 15)  is placeholder </w:t>
      </w:r>
    </w:p>
  </w:comment>
  <w:comment w:id="128" w:author="GRDC/ID" w:date="2016-09-28T11:58:00Z" w:initials="GRDC/ID">
    <w:p w14:paraId="4B4C72D7" w14:textId="77777777" w:rsidR="00DC1B1D" w:rsidRDefault="00DC1B1D" w:rsidP="00526406">
      <w:pPr>
        <w:pStyle w:val="StandardWeb"/>
        <w:jc w:val="both"/>
        <w:rPr>
          <w:lang w:val="en-US"/>
        </w:rPr>
      </w:pPr>
      <w:r>
        <w:rPr>
          <w:rStyle w:val="Kommentarzeichen"/>
        </w:rPr>
        <w:annotationRef/>
      </w:r>
    </w:p>
    <w:p w14:paraId="48798242" w14:textId="266501E9" w:rsidR="00DC1B1D" w:rsidRDefault="00DC1B1D" w:rsidP="00526406">
      <w:pPr>
        <w:pStyle w:val="StandardWeb"/>
        <w:jc w:val="both"/>
        <w:rPr>
          <w:lang w:val="en-US"/>
        </w:rPr>
      </w:pPr>
      <w:r w:rsidRPr="00526406">
        <w:rPr>
          <w:highlight w:val="yellow"/>
          <w:lang w:val="en-US"/>
        </w:rPr>
        <w:t>THIS FIGURE IS A PLACEHOLDER</w:t>
      </w:r>
      <w:r>
        <w:rPr>
          <w:lang w:val="en-US"/>
        </w:rPr>
        <w:t>:</w:t>
      </w:r>
    </w:p>
    <w:p w14:paraId="77087B56" w14:textId="7886F9E9" w:rsidR="00DC1B1D" w:rsidRDefault="00DC1B1D" w:rsidP="00526406">
      <w:pPr>
        <w:pStyle w:val="StandardWeb"/>
        <w:jc w:val="both"/>
      </w:pPr>
      <w:r>
        <w:t xml:space="preserve">Create a new figure 15 with a flowpath having  red dots at both ends (inflow and outflow) and a yellow position dot between them, ideally not mid of them.  – </w:t>
      </w:r>
    </w:p>
    <w:p w14:paraId="66CDF4CF" w14:textId="5F205923" w:rsidR="00DC1B1D" w:rsidRDefault="00DC1B1D" w:rsidP="00DD072F">
      <w:pPr>
        <w:pStyle w:val="StandardWeb"/>
        <w:jc w:val="both"/>
        <w:rPr>
          <w:lang w:val="en-US"/>
        </w:rPr>
      </w:pPr>
    </w:p>
    <w:p w14:paraId="31D67BD7" w14:textId="0C59A9A6" w:rsidR="00DC1B1D" w:rsidRDefault="00DC1B1D">
      <w:pPr>
        <w:pStyle w:val="Kommentartext"/>
      </w:pPr>
    </w:p>
  </w:comment>
  <w:comment w:id="163" w:author="GRDC/ID" w:date="2016-09-28T11:58:00Z" w:initials="GRDC/ID">
    <w:p w14:paraId="65197B93" w14:textId="77777777" w:rsidR="00DC1B1D" w:rsidRDefault="00DC1B1D" w:rsidP="006747CE">
      <w:pPr>
        <w:pStyle w:val="Kommentartext"/>
      </w:pPr>
      <w:r>
        <w:rPr>
          <w:rStyle w:val="Kommentarzeichen"/>
        </w:rPr>
        <w:annotationRef/>
      </w:r>
      <w:proofErr w:type="spellStart"/>
      <w:r>
        <w:rPr>
          <w:rFonts w:eastAsia="MS Mincho"/>
          <w:lang w:val="en-AU"/>
        </w:rPr>
        <w:t>CharacterString</w:t>
      </w:r>
      <w:proofErr w:type="spellEnd"/>
      <w:r>
        <w:rPr>
          <w:rFonts w:eastAsia="MS Mincho"/>
          <w:lang w:val="en-AU"/>
        </w:rPr>
        <w:t xml:space="preserve">, Length, Distance, Real, Boolean, </w:t>
      </w:r>
      <w:proofErr w:type="spellStart"/>
      <w:r>
        <w:rPr>
          <w:rFonts w:eastAsia="MS Mincho"/>
          <w:lang w:val="en-AU"/>
        </w:rPr>
        <w:t>ScopedName</w:t>
      </w:r>
      <w:proofErr w:type="spellEnd"/>
    </w:p>
    <w:p w14:paraId="5A160203" w14:textId="195821E8" w:rsidR="00DC1B1D" w:rsidRDefault="00DC1B1D">
      <w:pPr>
        <w:pStyle w:val="Kommentartext"/>
      </w:pPr>
    </w:p>
  </w:comment>
  <w:comment w:id="165" w:author="GRDC/ID" w:date="2016-09-28T11:58:00Z" w:initials="GRDC/ID">
    <w:p w14:paraId="2A4F12EE" w14:textId="6D876225" w:rsidR="00DC1B1D" w:rsidRDefault="00DC1B1D">
      <w:pPr>
        <w:pStyle w:val="Kommentartext"/>
      </w:pPr>
      <w:r>
        <w:rPr>
          <w:rStyle w:val="Kommentarzeichen"/>
        </w:rPr>
        <w:annotationRef/>
      </w:r>
      <w:proofErr w:type="spellStart"/>
      <w:r>
        <w:t>GM_Object</w:t>
      </w:r>
      <w:proofErr w:type="spellEnd"/>
      <w:r>
        <w:t xml:space="preserve">, </w:t>
      </w:r>
      <w:proofErr w:type="spellStart"/>
      <w:r>
        <w:t>GM_Curve</w:t>
      </w:r>
      <w:proofErr w:type="spellEnd"/>
      <w:r>
        <w:t xml:space="preserve">, </w:t>
      </w:r>
      <w:proofErr w:type="spellStart"/>
      <w:r>
        <w:t>GM_Surface</w:t>
      </w:r>
      <w:proofErr w:type="spellEnd"/>
      <w:r>
        <w:t xml:space="preserve">, </w:t>
      </w:r>
      <w:proofErr w:type="spellStart"/>
      <w:r>
        <w:t>GM_CompositeCurve</w:t>
      </w:r>
      <w:proofErr w:type="spellEnd"/>
      <w:r>
        <w:t xml:space="preserve">, </w:t>
      </w:r>
      <w:proofErr w:type="spellStart"/>
      <w:r>
        <w:t>GM_MultiCurve</w:t>
      </w:r>
      <w:proofErr w:type="spellEnd"/>
    </w:p>
  </w:comment>
  <w:comment w:id="167" w:author="GRDC/ID" w:date="2016-09-28T11:58:00Z" w:initials="GRDC/ID">
    <w:p w14:paraId="7276079E" w14:textId="5361EE2C" w:rsidR="00DC1B1D" w:rsidRDefault="00DC1B1D">
      <w:pPr>
        <w:pStyle w:val="Kommentartext"/>
      </w:pPr>
      <w:r>
        <w:rPr>
          <w:rStyle w:val="Kommentarzeichen"/>
        </w:rPr>
        <w:annotationRef/>
      </w:r>
      <w:r>
        <w:t xml:space="preserve">River reference system specializes </w:t>
      </w:r>
      <w:r w:rsidRPr="006747CE">
        <w:t>CS_LinearCS</w:t>
      </w:r>
    </w:p>
  </w:comment>
  <w:comment w:id="170" w:author="GRDC/ID" w:date="2016-09-28T11:58:00Z" w:initials="GRDC/ID">
    <w:p w14:paraId="2E528051" w14:textId="092E19BF" w:rsidR="00DC1B1D" w:rsidRDefault="00DC1B1D">
      <w:pPr>
        <w:pStyle w:val="Kommentartext"/>
      </w:pPr>
      <w:r>
        <w:rPr>
          <w:rStyle w:val="Kommentarzeichen"/>
        </w:rPr>
        <w:annotationRef/>
      </w:r>
      <w:r>
        <w:t xml:space="preserve"> outfalls (indirect) position determined using referencing along the linear flowpath</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F9E879" w15:done="0"/>
  <w15:commentEx w15:paraId="778FAC82" w15:done="0"/>
  <w15:commentEx w15:paraId="7F16C8F9" w15:done="0"/>
  <w15:commentEx w15:paraId="2828FBCF" w15:done="0"/>
  <w15:commentEx w15:paraId="4750F7B6" w15:done="0"/>
  <w15:commentEx w15:paraId="083BCDD9" w15:done="0"/>
  <w15:commentEx w15:paraId="7C4A7F49" w15:done="0"/>
  <w15:commentEx w15:paraId="7B9719CC" w15:done="0"/>
  <w15:commentEx w15:paraId="6EC59D6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287D86" w14:textId="77777777" w:rsidR="00D2586C" w:rsidRDefault="00D2586C">
      <w:pPr>
        <w:spacing w:after="0"/>
      </w:pPr>
      <w:r>
        <w:separator/>
      </w:r>
    </w:p>
  </w:endnote>
  <w:endnote w:type="continuationSeparator" w:id="0">
    <w:p w14:paraId="25339E5A" w14:textId="77777777" w:rsidR="00D2586C" w:rsidRDefault="00D2586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TimesNewRomanPS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ArialMT">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0548970"/>
      <w:docPartObj>
        <w:docPartGallery w:val="Page Numbers (Bottom of Page)"/>
        <w:docPartUnique/>
      </w:docPartObj>
    </w:sdtPr>
    <w:sdtEndPr/>
    <w:sdtContent>
      <w:p w14:paraId="1800CE91" w14:textId="77777777" w:rsidR="00DC1B1D" w:rsidRDefault="00DC1B1D">
        <w:pPr>
          <w:pStyle w:val="Fuzeile"/>
          <w:jc w:val="center"/>
        </w:pPr>
        <w:r>
          <w:fldChar w:fldCharType="begin"/>
        </w:r>
        <w:r>
          <w:instrText>PAGE   \* MERGEFORMAT</w:instrText>
        </w:r>
        <w:r>
          <w:fldChar w:fldCharType="separate"/>
        </w:r>
        <w:r w:rsidR="00683144" w:rsidRPr="00683144">
          <w:rPr>
            <w:noProof/>
            <w:lang w:val="de-DE"/>
          </w:rPr>
          <w:t>viii</w:t>
        </w:r>
        <w:r>
          <w:fldChar w:fldCharType="end"/>
        </w:r>
      </w:p>
    </w:sdtContent>
  </w:sdt>
  <w:p w14:paraId="3480EAC6" w14:textId="730C691C" w:rsidR="00DC1B1D" w:rsidRPr="002F3E1E" w:rsidRDefault="00DC1B1D" w:rsidP="002F3E1E">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7710782"/>
      <w:docPartObj>
        <w:docPartGallery w:val="Page Numbers (Bottom of Page)"/>
        <w:docPartUnique/>
      </w:docPartObj>
    </w:sdtPr>
    <w:sdtEndPr/>
    <w:sdtContent>
      <w:p w14:paraId="7CD14CBA" w14:textId="483F8CCC" w:rsidR="00DC1B1D" w:rsidRDefault="00DC1B1D">
        <w:pPr>
          <w:pStyle w:val="Fuzeile"/>
          <w:jc w:val="center"/>
        </w:pPr>
        <w:r>
          <w:t xml:space="preserve">C - </w:t>
        </w:r>
        <w:r>
          <w:fldChar w:fldCharType="begin"/>
        </w:r>
        <w:r>
          <w:instrText>PAGE   \* MERGEFORMAT</w:instrText>
        </w:r>
        <w:r>
          <w:fldChar w:fldCharType="separate"/>
        </w:r>
        <w:r w:rsidR="00683144" w:rsidRPr="00683144">
          <w:rPr>
            <w:noProof/>
            <w:lang w:val="de-DE"/>
          </w:rPr>
          <w:t>4</w:t>
        </w:r>
        <w:r>
          <w:fldChar w:fldCharType="end"/>
        </w:r>
      </w:p>
    </w:sdtContent>
  </w:sdt>
  <w:p w14:paraId="5496D8BD" w14:textId="77777777" w:rsidR="00DC1B1D" w:rsidRPr="002F3E1E" w:rsidRDefault="00DC1B1D" w:rsidP="00B62D99">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578861"/>
      <w:docPartObj>
        <w:docPartGallery w:val="Page Numbers (Bottom of Page)"/>
        <w:docPartUnique/>
      </w:docPartObj>
    </w:sdtPr>
    <w:sdtEndPr/>
    <w:sdtContent>
      <w:p w14:paraId="1825857F" w14:textId="6A44008C" w:rsidR="00DC1B1D" w:rsidRDefault="00DC1B1D" w:rsidP="00B62D99">
        <w:pPr>
          <w:pStyle w:val="Fuzeile"/>
          <w:jc w:val="center"/>
        </w:pPr>
        <w:r>
          <w:t xml:space="preserve">C - </w:t>
        </w:r>
        <w:r>
          <w:fldChar w:fldCharType="begin"/>
        </w:r>
        <w:r>
          <w:instrText>PAGE   \* MERGEFORMAT</w:instrText>
        </w:r>
        <w:r>
          <w:fldChar w:fldCharType="separate"/>
        </w:r>
        <w:r w:rsidR="00683144" w:rsidRPr="00683144">
          <w:rPr>
            <w:noProof/>
            <w:lang w:val="de-DE"/>
          </w:rPr>
          <w:t>3</w:t>
        </w:r>
        <w:r>
          <w:fldChar w:fldCharType="end"/>
        </w:r>
      </w:p>
      <w:p w14:paraId="01A4B7B5" w14:textId="05F8B6FC" w:rsidR="00DC1B1D" w:rsidRDefault="00DC1B1D"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5104494"/>
      <w:docPartObj>
        <w:docPartGallery w:val="Page Numbers (Bottom of Page)"/>
        <w:docPartUnique/>
      </w:docPartObj>
    </w:sdtPr>
    <w:sdtEndPr/>
    <w:sdtContent>
      <w:p w14:paraId="7F816693" w14:textId="0D8B1F19" w:rsidR="00DC1B1D" w:rsidRDefault="00DC1B1D">
        <w:pPr>
          <w:pStyle w:val="Fuzeile"/>
          <w:jc w:val="center"/>
        </w:pPr>
        <w:r>
          <w:t xml:space="preserve">D - </w:t>
        </w:r>
        <w:r>
          <w:fldChar w:fldCharType="begin"/>
        </w:r>
        <w:r>
          <w:instrText>PAGE   \* MERGEFORMAT</w:instrText>
        </w:r>
        <w:r>
          <w:fldChar w:fldCharType="separate"/>
        </w:r>
        <w:r w:rsidR="00683144">
          <w:rPr>
            <w:noProof/>
          </w:rPr>
          <w:t>2</w:t>
        </w:r>
        <w:r>
          <w:fldChar w:fldCharType="end"/>
        </w:r>
      </w:p>
    </w:sdtContent>
  </w:sdt>
  <w:p w14:paraId="2249092B" w14:textId="7D9EED5B" w:rsidR="00DC1B1D" w:rsidRPr="002F3E1E" w:rsidRDefault="00DC1B1D" w:rsidP="008F339B">
    <w:pPr>
      <w:pStyle w:val="Fuzeile"/>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2724967"/>
      <w:docPartObj>
        <w:docPartGallery w:val="Page Numbers (Bottom of Page)"/>
        <w:docPartUnique/>
      </w:docPartObj>
    </w:sdtPr>
    <w:sdtEndPr/>
    <w:sdtContent>
      <w:p w14:paraId="2F24080E" w14:textId="5A292898" w:rsidR="00DC1B1D" w:rsidRDefault="00DC1B1D" w:rsidP="00B62D99">
        <w:pPr>
          <w:pStyle w:val="Fuzeile"/>
          <w:jc w:val="center"/>
        </w:pPr>
        <w:r>
          <w:t xml:space="preserve">D - </w:t>
        </w:r>
        <w:r>
          <w:fldChar w:fldCharType="begin"/>
        </w:r>
        <w:r>
          <w:instrText>PAGE   \* MERGEFORMAT</w:instrText>
        </w:r>
        <w:r>
          <w:fldChar w:fldCharType="separate"/>
        </w:r>
        <w:r w:rsidR="00683144" w:rsidRPr="00683144">
          <w:rPr>
            <w:noProof/>
            <w:lang w:val="de-DE"/>
          </w:rPr>
          <w:t>3</w:t>
        </w:r>
        <w:r>
          <w:fldChar w:fldCharType="end"/>
        </w:r>
      </w:p>
      <w:p w14:paraId="1455CD11" w14:textId="77777777" w:rsidR="00DC1B1D" w:rsidRDefault="00DC1B1D"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7956406"/>
      <w:docPartObj>
        <w:docPartGallery w:val="Page Numbers (Bottom of Page)"/>
        <w:docPartUnique/>
      </w:docPartObj>
    </w:sdtPr>
    <w:sdtEndPr/>
    <w:sdtContent>
      <w:p w14:paraId="158A8843" w14:textId="77777777" w:rsidR="00DC1B1D" w:rsidRDefault="00DC1B1D">
        <w:pPr>
          <w:pStyle w:val="Fuzeile"/>
          <w:jc w:val="center"/>
        </w:pPr>
        <w:r>
          <w:t xml:space="preserve">E - </w:t>
        </w:r>
        <w:r>
          <w:fldChar w:fldCharType="begin"/>
        </w:r>
        <w:r>
          <w:instrText>PAGE   \* MERGEFORMAT</w:instrText>
        </w:r>
        <w:r>
          <w:fldChar w:fldCharType="separate"/>
        </w:r>
        <w:r w:rsidR="00683144">
          <w:rPr>
            <w:noProof/>
          </w:rPr>
          <w:t>4</w:t>
        </w:r>
        <w:r>
          <w:fldChar w:fldCharType="end"/>
        </w:r>
      </w:p>
    </w:sdtContent>
  </w:sdt>
  <w:p w14:paraId="7E9A3639" w14:textId="3907762D" w:rsidR="00DC1B1D" w:rsidRPr="002F3E1E" w:rsidRDefault="00DC1B1D" w:rsidP="00F7549D">
    <w:pPr>
      <w:pStyle w:val="Fuzeile"/>
      <w:tabs>
        <w:tab w:val="clear" w:pos="4680"/>
        <w:tab w:val="clear" w:pos="9360"/>
        <w:tab w:val="center" w:pos="4320"/>
      </w:tabs>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4129603"/>
      <w:docPartObj>
        <w:docPartGallery w:val="Page Numbers (Bottom of Page)"/>
        <w:docPartUnique/>
      </w:docPartObj>
    </w:sdtPr>
    <w:sdtEndPr/>
    <w:sdtContent>
      <w:p w14:paraId="2CF3211A" w14:textId="77777777" w:rsidR="00DC1B1D" w:rsidRDefault="00DC1B1D" w:rsidP="00B62D99">
        <w:pPr>
          <w:pStyle w:val="Fuzeile"/>
          <w:jc w:val="center"/>
        </w:pPr>
        <w:r>
          <w:t xml:space="preserve">E - </w:t>
        </w:r>
        <w:r>
          <w:fldChar w:fldCharType="begin"/>
        </w:r>
        <w:r>
          <w:instrText>PAGE   \* MERGEFORMAT</w:instrText>
        </w:r>
        <w:r>
          <w:fldChar w:fldCharType="separate"/>
        </w:r>
        <w:r w:rsidR="00683144" w:rsidRPr="00683144">
          <w:rPr>
            <w:noProof/>
            <w:lang w:val="de-DE"/>
          </w:rPr>
          <w:t>5</w:t>
        </w:r>
        <w:r>
          <w:fldChar w:fldCharType="end"/>
        </w:r>
      </w:p>
      <w:p w14:paraId="0649BD0A" w14:textId="77777777" w:rsidR="00DC1B1D" w:rsidRDefault="00DC1B1D" w:rsidP="00F7549D">
        <w:pPr>
          <w:pStyle w:val="Fuzeile"/>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019238"/>
      <w:docPartObj>
        <w:docPartGallery w:val="Page Numbers (Bottom of Page)"/>
        <w:docPartUnique/>
      </w:docPartObj>
    </w:sdtPr>
    <w:sdtEndPr/>
    <w:sdtContent>
      <w:p w14:paraId="0E16729D" w14:textId="4C03C6A3" w:rsidR="00DC1B1D" w:rsidRDefault="00DC1B1D">
        <w:pPr>
          <w:pStyle w:val="Fuzeile"/>
          <w:jc w:val="center"/>
        </w:pPr>
        <w:r>
          <w:t xml:space="preserve">F - </w:t>
        </w:r>
        <w:r>
          <w:fldChar w:fldCharType="begin"/>
        </w:r>
        <w:r>
          <w:instrText>PAGE   \* MERGEFORMAT</w:instrText>
        </w:r>
        <w:r>
          <w:fldChar w:fldCharType="separate"/>
        </w:r>
        <w:r w:rsidR="00683144">
          <w:rPr>
            <w:noProof/>
          </w:rPr>
          <w:t>2</w:t>
        </w:r>
        <w:r>
          <w:fldChar w:fldCharType="end"/>
        </w:r>
      </w:p>
    </w:sdtContent>
  </w:sdt>
  <w:p w14:paraId="0E37AB42" w14:textId="77777777" w:rsidR="00DC1B1D" w:rsidRPr="002F3E1E" w:rsidRDefault="00DC1B1D" w:rsidP="008F339B">
    <w:pPr>
      <w:pStyle w:val="Fuzeile"/>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559169"/>
      <w:docPartObj>
        <w:docPartGallery w:val="Page Numbers (Bottom of Page)"/>
        <w:docPartUnique/>
      </w:docPartObj>
    </w:sdtPr>
    <w:sdtEndPr/>
    <w:sdtContent>
      <w:p w14:paraId="2577A8E4" w14:textId="39EA700C" w:rsidR="00DC1B1D" w:rsidRDefault="00DC1B1D" w:rsidP="00B62D99">
        <w:pPr>
          <w:pStyle w:val="Fuzeile"/>
          <w:jc w:val="center"/>
        </w:pPr>
        <w:r>
          <w:t xml:space="preserve">F - </w:t>
        </w:r>
        <w:r>
          <w:fldChar w:fldCharType="begin"/>
        </w:r>
        <w:r>
          <w:instrText>PAGE   \* MERGEFORMAT</w:instrText>
        </w:r>
        <w:r>
          <w:fldChar w:fldCharType="separate"/>
        </w:r>
        <w:r w:rsidR="00683144" w:rsidRPr="00683144">
          <w:rPr>
            <w:noProof/>
            <w:lang w:val="de-DE"/>
          </w:rPr>
          <w:t>3</w:t>
        </w:r>
        <w:r>
          <w:fldChar w:fldCharType="end"/>
        </w:r>
      </w:p>
      <w:p w14:paraId="7A96FC68" w14:textId="77777777" w:rsidR="00DC1B1D" w:rsidRDefault="00DC1B1D"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8922948"/>
      <w:docPartObj>
        <w:docPartGallery w:val="Page Numbers (Bottom of Page)"/>
        <w:docPartUnique/>
      </w:docPartObj>
    </w:sdtPr>
    <w:sdtEndPr/>
    <w:sdtContent>
      <w:p w14:paraId="3B871EAC" w14:textId="017696C6" w:rsidR="00DC1B1D" w:rsidRDefault="00DC1B1D" w:rsidP="00B62D99">
        <w:pPr>
          <w:pStyle w:val="Fuzeile"/>
          <w:jc w:val="center"/>
        </w:pPr>
        <w:r>
          <w:t xml:space="preserve">G - </w:t>
        </w:r>
        <w:r>
          <w:fldChar w:fldCharType="begin"/>
        </w:r>
        <w:r>
          <w:instrText>PAGE   \* MERGEFORMAT</w:instrText>
        </w:r>
        <w:r>
          <w:fldChar w:fldCharType="separate"/>
        </w:r>
        <w:r w:rsidR="00683144" w:rsidRPr="00683144">
          <w:rPr>
            <w:noProof/>
            <w:lang w:val="de-DE"/>
          </w:rPr>
          <w:t>1</w:t>
        </w:r>
        <w:r>
          <w:fldChar w:fldCharType="end"/>
        </w:r>
      </w:p>
      <w:p w14:paraId="49B0929D" w14:textId="77777777" w:rsidR="00DC1B1D" w:rsidRDefault="00DC1B1D"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059233"/>
      <w:docPartObj>
        <w:docPartGallery w:val="Page Numbers (Bottom of Page)"/>
        <w:docPartUnique/>
      </w:docPartObj>
    </w:sdtPr>
    <w:sdtEndPr/>
    <w:sdtContent>
      <w:p w14:paraId="6BB50558" w14:textId="4BEFFDC5" w:rsidR="00DC1B1D" w:rsidRDefault="00DC1B1D" w:rsidP="00B62D99">
        <w:pPr>
          <w:pStyle w:val="Fuzeile"/>
          <w:jc w:val="center"/>
        </w:pPr>
        <w:r>
          <w:t xml:space="preserve">H - </w:t>
        </w:r>
        <w:r>
          <w:fldChar w:fldCharType="begin"/>
        </w:r>
        <w:r>
          <w:instrText>PAGE   \* MERGEFORMAT</w:instrText>
        </w:r>
        <w:r>
          <w:fldChar w:fldCharType="separate"/>
        </w:r>
        <w:r w:rsidR="00683144" w:rsidRPr="00683144">
          <w:rPr>
            <w:noProof/>
            <w:lang w:val="de-DE"/>
          </w:rPr>
          <w:t>1</w:t>
        </w:r>
        <w:r>
          <w:fldChar w:fldCharType="end"/>
        </w:r>
      </w:p>
      <w:p w14:paraId="1A9AF0FD" w14:textId="77777777" w:rsidR="00DC1B1D" w:rsidRDefault="00DC1B1D"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2638857"/>
      <w:docPartObj>
        <w:docPartGallery w:val="Page Numbers (Bottom of Page)"/>
        <w:docPartUnique/>
      </w:docPartObj>
    </w:sdtPr>
    <w:sdtEndPr>
      <w:rPr>
        <w:noProof/>
      </w:rPr>
    </w:sdtEndPr>
    <w:sdtContent>
      <w:p w14:paraId="43CD73D4" w14:textId="77777777" w:rsidR="00DC1B1D" w:rsidRDefault="00DC1B1D">
        <w:pPr>
          <w:pStyle w:val="Fuzeile"/>
          <w:jc w:val="center"/>
        </w:pPr>
        <w:r>
          <w:fldChar w:fldCharType="begin"/>
        </w:r>
        <w:r>
          <w:instrText xml:space="preserve"> PAGE   \* MERGEFORMAT </w:instrText>
        </w:r>
        <w:r>
          <w:fldChar w:fldCharType="separate"/>
        </w:r>
        <w:r w:rsidR="00683144">
          <w:rPr>
            <w:noProof/>
          </w:rPr>
          <w:t>ix</w:t>
        </w:r>
        <w:r>
          <w:rPr>
            <w:noProof/>
          </w:rPr>
          <w:fldChar w:fldCharType="end"/>
        </w:r>
      </w:p>
    </w:sdtContent>
  </w:sdt>
  <w:p w14:paraId="3BE1566C" w14:textId="2F48DFE9" w:rsidR="00DC1B1D" w:rsidRPr="0079517D" w:rsidRDefault="00DC1B1D" w:rsidP="0079517D">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BFF59" w14:textId="3B76F0E1" w:rsidR="00DC1B1D" w:rsidRPr="0079517D" w:rsidRDefault="00DC1B1D" w:rsidP="00932243">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p w14:paraId="293FC71C" w14:textId="77777777" w:rsidR="00DC1B1D" w:rsidRDefault="00DC1B1D">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4802260"/>
      <w:docPartObj>
        <w:docPartGallery w:val="Page Numbers (Bottom of Page)"/>
        <w:docPartUnique/>
      </w:docPartObj>
    </w:sdtPr>
    <w:sdtEndPr/>
    <w:sdtContent>
      <w:p w14:paraId="3CDD83C1" w14:textId="77777777" w:rsidR="00DC1B1D" w:rsidRDefault="00DC1B1D">
        <w:pPr>
          <w:pStyle w:val="Fuzeile"/>
          <w:jc w:val="center"/>
        </w:pPr>
        <w:r>
          <w:fldChar w:fldCharType="begin"/>
        </w:r>
        <w:r>
          <w:instrText>PAGE   \* MERGEFORMAT</w:instrText>
        </w:r>
        <w:r>
          <w:fldChar w:fldCharType="separate"/>
        </w:r>
        <w:r w:rsidR="00683144" w:rsidRPr="00683144">
          <w:rPr>
            <w:noProof/>
            <w:lang w:val="de-DE"/>
          </w:rPr>
          <w:t>96</w:t>
        </w:r>
        <w:r>
          <w:fldChar w:fldCharType="end"/>
        </w:r>
      </w:p>
    </w:sdtContent>
  </w:sdt>
  <w:p w14:paraId="1914505E" w14:textId="77777777" w:rsidR="00DC1B1D" w:rsidRPr="002F3E1E" w:rsidRDefault="00DC1B1D" w:rsidP="002F3E1E">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0024975"/>
      <w:docPartObj>
        <w:docPartGallery w:val="Page Numbers (Bottom of Page)"/>
        <w:docPartUnique/>
      </w:docPartObj>
    </w:sdtPr>
    <w:sdtEndPr/>
    <w:sdtContent>
      <w:p w14:paraId="654FE81C" w14:textId="4F1EABD6" w:rsidR="00DC1B1D" w:rsidRDefault="00DC1B1D">
        <w:pPr>
          <w:pStyle w:val="Fuzeile"/>
          <w:jc w:val="center"/>
        </w:pPr>
        <w:r>
          <w:fldChar w:fldCharType="begin"/>
        </w:r>
        <w:r>
          <w:instrText>PAGE   \* MERGEFORMAT</w:instrText>
        </w:r>
        <w:r>
          <w:fldChar w:fldCharType="separate"/>
        </w:r>
        <w:r w:rsidR="00683144">
          <w:rPr>
            <w:noProof/>
          </w:rPr>
          <w:t>97</w:t>
        </w:r>
        <w:r>
          <w:fldChar w:fldCharType="end"/>
        </w:r>
      </w:p>
    </w:sdtContent>
  </w:sdt>
  <w:p w14:paraId="4588677E" w14:textId="70B8495A" w:rsidR="00DC1B1D" w:rsidRPr="0079517D" w:rsidRDefault="00DC1B1D" w:rsidP="00E23DD6">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3919295"/>
      <w:docPartObj>
        <w:docPartGallery w:val="Page Numbers (Bottom of Page)"/>
        <w:docPartUnique/>
      </w:docPartObj>
    </w:sdtPr>
    <w:sdtEndPr/>
    <w:sdtContent>
      <w:p w14:paraId="138C5B0D" w14:textId="41277D67" w:rsidR="00DC1B1D" w:rsidRDefault="00DC1B1D">
        <w:pPr>
          <w:pStyle w:val="Fuzeile"/>
          <w:jc w:val="center"/>
        </w:pPr>
        <w:r>
          <w:t xml:space="preserve">A - </w:t>
        </w:r>
        <w:r>
          <w:fldChar w:fldCharType="begin"/>
        </w:r>
        <w:r>
          <w:instrText>PAGE   \* MERGEFORMAT</w:instrText>
        </w:r>
        <w:r>
          <w:fldChar w:fldCharType="separate"/>
        </w:r>
        <w:r w:rsidR="00683144" w:rsidRPr="00683144">
          <w:rPr>
            <w:noProof/>
            <w:lang w:val="de-DE"/>
          </w:rPr>
          <w:t>2</w:t>
        </w:r>
        <w:r>
          <w:fldChar w:fldCharType="end"/>
        </w:r>
      </w:p>
    </w:sdtContent>
  </w:sdt>
  <w:p w14:paraId="0A8DC310" w14:textId="77777777" w:rsidR="00DC1B1D" w:rsidRPr="002F3E1E" w:rsidRDefault="00DC1B1D" w:rsidP="00F7549D">
    <w:pPr>
      <w:pStyle w:val="Fuzeile"/>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8151083"/>
      <w:docPartObj>
        <w:docPartGallery w:val="Page Numbers (Bottom of Page)"/>
        <w:docPartUnique/>
      </w:docPartObj>
    </w:sdtPr>
    <w:sdtEndPr/>
    <w:sdtContent>
      <w:p w14:paraId="01541FA6" w14:textId="22E9FF0A" w:rsidR="00DC1B1D" w:rsidRDefault="00DC1B1D">
        <w:pPr>
          <w:pStyle w:val="Fuzeile"/>
          <w:jc w:val="center"/>
        </w:pPr>
        <w:r>
          <w:t xml:space="preserve"> A - </w:t>
        </w:r>
        <w:r>
          <w:fldChar w:fldCharType="begin"/>
        </w:r>
        <w:r>
          <w:instrText>PAGE   \* MERGEFORMAT</w:instrText>
        </w:r>
        <w:r>
          <w:fldChar w:fldCharType="separate"/>
        </w:r>
        <w:r w:rsidR="00683144">
          <w:rPr>
            <w:noProof/>
          </w:rPr>
          <w:t>1</w:t>
        </w:r>
        <w:r>
          <w:fldChar w:fldCharType="end"/>
        </w:r>
      </w:p>
    </w:sdtContent>
  </w:sdt>
  <w:p w14:paraId="115A612A" w14:textId="77777777" w:rsidR="00DC1B1D" w:rsidRPr="0079517D" w:rsidRDefault="00DC1B1D" w:rsidP="00F7549D">
    <w:pPr>
      <w:pStyle w:val="Fuzeile"/>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92DA8" w14:textId="68102362" w:rsidR="00DC1B1D" w:rsidRDefault="00DC1B1D">
    <w:pPr>
      <w:pStyle w:val="Fuzeile"/>
      <w:jc w:val="center"/>
    </w:pPr>
    <w:r>
      <w:t xml:space="preserve"> B - </w:t>
    </w:r>
    <w:sdt>
      <w:sdtPr>
        <w:id w:val="281694150"/>
        <w:docPartObj>
          <w:docPartGallery w:val="Page Numbers (Bottom of Page)"/>
          <w:docPartUnique/>
        </w:docPartObj>
      </w:sdtPr>
      <w:sdtEndPr/>
      <w:sdtContent>
        <w:r>
          <w:fldChar w:fldCharType="begin"/>
        </w:r>
        <w:r>
          <w:instrText>PAGE   \* MERGEFORMAT</w:instrText>
        </w:r>
        <w:r>
          <w:fldChar w:fldCharType="separate"/>
        </w:r>
        <w:r w:rsidR="00683144" w:rsidRPr="00683144">
          <w:rPr>
            <w:noProof/>
            <w:lang w:val="de-DE"/>
          </w:rPr>
          <w:t>2</w:t>
        </w:r>
        <w:r>
          <w:fldChar w:fldCharType="end"/>
        </w:r>
      </w:sdtContent>
    </w:sdt>
  </w:p>
  <w:p w14:paraId="694C3FDE" w14:textId="77777777" w:rsidR="00DC1B1D" w:rsidRPr="002F3E1E" w:rsidRDefault="00DC1B1D" w:rsidP="00F7549D">
    <w:pPr>
      <w:pStyle w:val="Fuzeile"/>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6171125"/>
      <w:docPartObj>
        <w:docPartGallery w:val="Page Numbers (Bottom of Page)"/>
        <w:docPartUnique/>
      </w:docPartObj>
    </w:sdtPr>
    <w:sdtEndPr/>
    <w:sdtContent>
      <w:p w14:paraId="30E89515" w14:textId="0FD55C47" w:rsidR="00DC1B1D" w:rsidRDefault="00DC1B1D">
        <w:pPr>
          <w:pStyle w:val="Fuzeile"/>
          <w:jc w:val="center"/>
        </w:pPr>
        <w:r>
          <w:t xml:space="preserve"> B - </w:t>
        </w:r>
        <w:r>
          <w:fldChar w:fldCharType="begin"/>
        </w:r>
        <w:r>
          <w:instrText>PAGE   \* MERGEFORMAT</w:instrText>
        </w:r>
        <w:r>
          <w:fldChar w:fldCharType="separate"/>
        </w:r>
        <w:r w:rsidR="00683144">
          <w:rPr>
            <w:noProof/>
          </w:rPr>
          <w:t>3</w:t>
        </w:r>
        <w:r>
          <w:fldChar w:fldCharType="end"/>
        </w:r>
      </w:p>
    </w:sdtContent>
  </w:sdt>
  <w:p w14:paraId="65AC16F3" w14:textId="77777777" w:rsidR="00DC1B1D" w:rsidRPr="0079517D" w:rsidRDefault="00DC1B1D" w:rsidP="00F7549D">
    <w:pPr>
      <w:pStyle w:val="Fuzeile"/>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0CCE81" w14:textId="77777777" w:rsidR="00D2586C" w:rsidRDefault="00D2586C">
      <w:pPr>
        <w:spacing w:after="0"/>
      </w:pPr>
      <w:r>
        <w:separator/>
      </w:r>
    </w:p>
  </w:footnote>
  <w:footnote w:type="continuationSeparator" w:id="0">
    <w:p w14:paraId="05288195" w14:textId="77777777" w:rsidR="00D2586C" w:rsidRDefault="00D2586C">
      <w:pPr>
        <w:spacing w:after="0"/>
      </w:pPr>
      <w:r>
        <w:continuationSeparator/>
      </w:r>
    </w:p>
  </w:footnote>
  <w:footnote w:id="1">
    <w:p w14:paraId="7BE6A6E5" w14:textId="66C60F19" w:rsidR="00DC1B1D" w:rsidRPr="00552B26" w:rsidRDefault="00DC1B1D">
      <w:pPr>
        <w:pStyle w:val="Funotentext"/>
        <w:rPr>
          <w:lang w:val="de-DE"/>
        </w:rPr>
      </w:pPr>
      <w:r>
        <w:rPr>
          <w:rStyle w:val="Funotenzeichen"/>
        </w:rPr>
        <w:footnoteRef/>
      </w:r>
      <w:r>
        <w:t xml:space="preserve"> </w:t>
      </w:r>
      <w:r w:rsidRPr="00D5760F">
        <w:t>https://cite.opengeospatial.org/</w:t>
      </w:r>
    </w:p>
  </w:footnote>
  <w:footnote w:id="2">
    <w:p w14:paraId="77DDBD3E" w14:textId="14BDA54F" w:rsidR="00DC1B1D" w:rsidRPr="000E6040" w:rsidRDefault="00DC1B1D" w:rsidP="000E6040">
      <w:pPr>
        <w:pStyle w:val="Funotentext"/>
      </w:pPr>
      <w:r>
        <w:rPr>
          <w:rStyle w:val="Funotenzeichen"/>
        </w:rPr>
        <w:footnoteRef/>
      </w:r>
      <w:r w:rsidRPr="000E6040">
        <w:t xml:space="preserve"> </w:t>
      </w:r>
      <w:r>
        <w:t>a</w:t>
      </w:r>
      <w:r w:rsidRPr="00394D5A">
        <w:t>lso online</w:t>
      </w:r>
      <w:r>
        <w:t>,</w:t>
      </w:r>
      <w:r w:rsidRPr="00394D5A">
        <w:t xml:space="preserve"> </w:t>
      </w:r>
      <w:r w:rsidRPr="00394D5A">
        <w:rPr>
          <w:lang w:val="es-ES"/>
        </w:rPr>
        <w:t>http://webworld.unesco.org/water/ihp/db/glossary/glu/aglo.htm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7880E" w14:textId="0D91F834" w:rsidR="00DC1B1D" w:rsidRPr="00C060A8" w:rsidRDefault="00DC1B1D" w:rsidP="009F20BA">
    <w:pPr>
      <w:pStyle w:val="Kopfzeile"/>
      <w:tabs>
        <w:tab w:val="clear" w:pos="4680"/>
        <w:tab w:val="clear" w:pos="9360"/>
        <w:tab w:val="left" w:pos="1985"/>
        <w:tab w:val="right" w:pos="8647"/>
      </w:tabs>
      <w:jc w:val="right"/>
      <w:rPr>
        <w:lang w:val="en-GB"/>
      </w:rPr>
    </w:pPr>
    <w:r w:rsidRPr="00C060A8">
      <w:rPr>
        <w:lang w:val="en-GB"/>
      </w:rPr>
      <w:t>OGC 14-</w:t>
    </w:r>
    <w:r>
      <w:rPr>
        <w:lang w:val="en-GB"/>
      </w:rPr>
      <w:t>111r3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254D1" w14:textId="12D932B5" w:rsidR="00DC1B1D" w:rsidRPr="00A434DB" w:rsidRDefault="00DC1B1D" w:rsidP="001C775D">
    <w:pPr>
      <w:pStyle w:val="Kopfzeile"/>
      <w:tabs>
        <w:tab w:val="clear" w:pos="9360"/>
        <w:tab w:val="left" w:pos="6810"/>
        <w:tab w:val="right" w:pos="8647"/>
      </w:tabs>
      <w:rPr>
        <w:lang w:val="en-GB"/>
      </w:rPr>
    </w:pPr>
    <w:r>
      <w:rPr>
        <w:lang w:val="en-GB"/>
      </w:rPr>
      <w:tab/>
    </w:r>
    <w:r w:rsidRPr="00A434DB">
      <w:rPr>
        <w:lang w:val="en-GB"/>
      </w:rPr>
      <w:tab/>
      <w:t>OGC 14-</w:t>
    </w:r>
    <w:r>
      <w:rPr>
        <w:lang w:val="en-GB"/>
      </w:rPr>
      <w:t>111</w:t>
    </w:r>
    <w:r w:rsidRPr="00A434DB">
      <w:rPr>
        <w:lang w:val="en-GB"/>
      </w:rPr>
      <w:t>r</w:t>
    </w:r>
    <w:r>
      <w:rPr>
        <w:lang w:val="en-GB"/>
      </w:rPr>
      <w:t>2</w:t>
    </w:r>
  </w:p>
  <w:p w14:paraId="4CBCB097" w14:textId="77777777" w:rsidR="00DC1B1D" w:rsidRPr="005D4956" w:rsidRDefault="00DC1B1D" w:rsidP="00A434DB">
    <w:pPr>
      <w:pStyle w:val="Kopfzeile"/>
      <w:jc w:val="both"/>
      <w:rPr>
        <w:lang w:val="en-GB"/>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A5176C" w14:textId="4EF51071" w:rsidR="00DC1B1D" w:rsidRPr="00A434DB" w:rsidRDefault="00DC1B1D" w:rsidP="00F7549D">
    <w:pPr>
      <w:pStyle w:val="Kopfzeile"/>
      <w:tabs>
        <w:tab w:val="clear" w:pos="9360"/>
        <w:tab w:val="right" w:pos="8647"/>
      </w:tabs>
      <w:jc w:val="right"/>
      <w:rPr>
        <w:lang w:val="en-GB"/>
      </w:rPr>
    </w:pPr>
    <w:r>
      <w:rPr>
        <w:lang w:val="en-GB"/>
      </w:rPr>
      <w:t>OGC 14-111</w:t>
    </w:r>
    <w:r w:rsidRPr="00A434DB">
      <w:rPr>
        <w:lang w:val="en-GB"/>
      </w:rPr>
      <w:t>r</w:t>
    </w:r>
    <w:r>
      <w:rPr>
        <w:lang w:val="en-GB"/>
      </w:rPr>
      <w:t>3</w:t>
    </w:r>
  </w:p>
  <w:p w14:paraId="62803491" w14:textId="77777777" w:rsidR="00DC1B1D" w:rsidRPr="00C71A5E" w:rsidRDefault="00DC1B1D" w:rsidP="00A434DB">
    <w:pPr>
      <w:pStyle w:val="Kopfzeile"/>
      <w:jc w:val="both"/>
      <w:rPr>
        <w:lang w:val="en-GB"/>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AFBD2" w14:textId="5A0ACDB0" w:rsidR="00DC1B1D" w:rsidRPr="00A434DB" w:rsidRDefault="00DC1B1D" w:rsidP="009F20BA">
    <w:pPr>
      <w:pStyle w:val="Kopfzeile"/>
      <w:tabs>
        <w:tab w:val="clear" w:pos="9360"/>
        <w:tab w:val="right" w:pos="8647"/>
      </w:tabs>
      <w:jc w:val="right"/>
      <w:rPr>
        <w:lang w:val="en-GB"/>
      </w:rPr>
    </w:pPr>
    <w:r>
      <w:rPr>
        <w:lang w:val="en-GB"/>
      </w:rPr>
      <w:t>OGC 14-111</w:t>
    </w:r>
    <w:r w:rsidRPr="00A434DB">
      <w:rPr>
        <w:lang w:val="en-GB"/>
      </w:rPr>
      <w:t>r</w:t>
    </w:r>
    <w:r>
      <w:rPr>
        <w:lang w:val="en-GB"/>
      </w:rPr>
      <w:t>2</w:t>
    </w:r>
  </w:p>
  <w:p w14:paraId="22EB8458" w14:textId="77777777" w:rsidR="00DC1B1D" w:rsidRPr="00C71A5E" w:rsidRDefault="00DC1B1D" w:rsidP="00A434DB">
    <w:pPr>
      <w:pStyle w:val="Kopfzeile"/>
      <w:jc w:val="both"/>
      <w:rPr>
        <w:lang w:val="en-GB"/>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723B7" w14:textId="54494E67" w:rsidR="00DC1B1D" w:rsidRPr="00A434DB" w:rsidRDefault="00DC1B1D" w:rsidP="009F20BA">
    <w:pPr>
      <w:pStyle w:val="Kopfzeile"/>
      <w:tabs>
        <w:tab w:val="clear" w:pos="9360"/>
        <w:tab w:val="right" w:pos="8647"/>
      </w:tabs>
      <w:jc w:val="right"/>
      <w:rPr>
        <w:lang w:val="en-GB"/>
      </w:rPr>
    </w:pPr>
    <w:r>
      <w:rPr>
        <w:lang w:val="en-GB"/>
      </w:rPr>
      <w:t>OGC 14-111</w:t>
    </w:r>
    <w:r w:rsidRPr="00A434DB">
      <w:rPr>
        <w:lang w:val="en-GB"/>
      </w:rPr>
      <w:t>r</w:t>
    </w:r>
    <w:r>
      <w:rPr>
        <w:lang w:val="en-GB"/>
      </w:rPr>
      <w:t>2</w:t>
    </w:r>
  </w:p>
  <w:p w14:paraId="12A1F71B" w14:textId="77777777" w:rsidR="00DC1B1D" w:rsidRPr="00C71A5E" w:rsidRDefault="00DC1B1D" w:rsidP="00A434DB">
    <w:pPr>
      <w:pStyle w:val="Kopfzeile"/>
      <w:jc w:val="both"/>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08EBA3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361AC9D2"/>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385C75F0"/>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31968CA8"/>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CDCCC61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A66619F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F852F75C"/>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B0C89CC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A6A6A8DC"/>
    <w:lvl w:ilvl="0">
      <w:start w:val="1"/>
      <w:numFmt w:val="decimal"/>
      <w:pStyle w:val="Listennummer"/>
      <w:lvlText w:val="%1."/>
      <w:lvlJc w:val="left"/>
      <w:pPr>
        <w:tabs>
          <w:tab w:val="num" w:pos="360"/>
        </w:tabs>
        <w:ind w:left="360" w:hanging="360"/>
      </w:pPr>
    </w:lvl>
  </w:abstractNum>
  <w:abstractNum w:abstractNumId="9">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0">
    <w:nsid w:val="01EC6199"/>
    <w:multiLevelType w:val="multilevel"/>
    <w:tmpl w:val="C73E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1FF1D3F"/>
    <w:multiLevelType w:val="hybridMultilevel"/>
    <w:tmpl w:val="8350105C"/>
    <w:lvl w:ilvl="0" w:tplc="39E209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4">
    <w:nsid w:val="27FB7A3C"/>
    <w:multiLevelType w:val="singleLevel"/>
    <w:tmpl w:val="70AE539E"/>
    <w:lvl w:ilvl="0">
      <w:start w:val="1"/>
      <w:numFmt w:val="decimal"/>
      <w:pStyle w:val="TermNum"/>
      <w:lvlText w:val="4.%1"/>
      <w:lvlJc w:val="left"/>
      <w:pPr>
        <w:tabs>
          <w:tab w:val="num" w:pos="1004"/>
        </w:tabs>
        <w:ind w:left="1004" w:hanging="720"/>
      </w:pPr>
      <w:rPr>
        <w:rFonts w:ascii="Arial" w:hAnsi="Arial" w:cs="Arial" w:hint="default"/>
        <w:b/>
        <w:i w:val="0"/>
      </w:rPr>
    </w:lvl>
  </w:abstractNum>
  <w:abstractNum w:abstractNumId="15">
    <w:nsid w:val="2A8E5315"/>
    <w:multiLevelType w:val="hybridMultilevel"/>
    <w:tmpl w:val="121C01A4"/>
    <w:lvl w:ilvl="0" w:tplc="68CE13FC">
      <w:start w:val="1"/>
      <w:numFmt w:val="bullet"/>
      <w:pStyle w:val="List2OGCbullets"/>
      <w:lvlText w:val=""/>
      <w:lvlJc w:val="left"/>
      <w:pPr>
        <w:tabs>
          <w:tab w:val="num" w:pos="1778"/>
        </w:tabs>
        <w:ind w:left="177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13E662B"/>
    <w:multiLevelType w:val="multilevel"/>
    <w:tmpl w:val="0809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nsid w:val="35AA7DCC"/>
    <w:multiLevelType w:val="multilevel"/>
    <w:tmpl w:val="8F7607AA"/>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1main"/>
      <w:lvlText w:val="%1.%2"/>
      <w:lvlJc w:val="left"/>
      <w:pPr>
        <w:tabs>
          <w:tab w:val="num" w:pos="576"/>
        </w:tabs>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en-US"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nnexLevel2"/>
      <w:lvlText w:val="%1.%2.%3"/>
      <w:lvlJc w:val="left"/>
      <w:pPr>
        <w:tabs>
          <w:tab w:val="num" w:pos="1146"/>
        </w:tabs>
        <w:ind w:left="1146" w:hanging="720"/>
      </w:pPr>
      <w:rPr>
        <w:rFonts w:ascii="Times New Roman" w:hAnsi="Times New Roman" w:cs="Times New Roman" w:hint="default"/>
      </w:rPr>
    </w:lvl>
    <w:lvl w:ilvl="3">
      <w:start w:val="1"/>
      <w:numFmt w:val="decimal"/>
      <w:pStyle w:val="Annexlevel3"/>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8">
    <w:nsid w:val="3A5F0416"/>
    <w:multiLevelType w:val="hybridMultilevel"/>
    <w:tmpl w:val="9B847F4E"/>
    <w:lvl w:ilvl="0" w:tplc="FFFFFFFF">
      <w:start w:val="1"/>
      <w:numFmt w:val="none"/>
      <w:pStyle w:val="Note"/>
      <w:lvlText w:val="NOTE: "/>
      <w:lvlJc w:val="left"/>
      <w:pPr>
        <w:tabs>
          <w:tab w:val="num" w:pos="1287"/>
        </w:tabs>
        <w:ind w:left="1287" w:hanging="360"/>
      </w:pPr>
      <w:rPr>
        <w:rFonts w:hint="default"/>
      </w:rPr>
    </w:lvl>
    <w:lvl w:ilvl="1" w:tplc="17742B04">
      <w:start w:val="1"/>
      <w:numFmt w:val="decimal"/>
      <w:lvlText w:val="%2."/>
      <w:lvlJc w:val="left"/>
      <w:pPr>
        <w:tabs>
          <w:tab w:val="num" w:pos="1440"/>
        </w:tabs>
        <w:ind w:left="1440" w:hanging="360"/>
      </w:pPr>
      <w:rPr>
        <w:rFonts w:hint="default"/>
      </w:rPr>
    </w:lvl>
    <w:lvl w:ilvl="2" w:tplc="761A5E8A">
      <w:start w:val="1"/>
      <w:numFmt w:val="bullet"/>
      <w:lvlText w:val="-"/>
      <w:lvlJc w:val="left"/>
      <w:pPr>
        <w:tabs>
          <w:tab w:val="num" w:pos="2340"/>
        </w:tabs>
        <w:ind w:left="2340" w:hanging="360"/>
      </w:pPr>
      <w:rPr>
        <w:rFonts w:ascii="Times New Roman" w:eastAsia="Times New Roman" w:hAnsi="Times New Roman" w:cs="Times New Roman"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nsid w:val="3B7378BF"/>
    <w:multiLevelType w:val="hybridMultilevel"/>
    <w:tmpl w:val="0E505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E7048D"/>
    <w:multiLevelType w:val="multilevel"/>
    <w:tmpl w:val="635A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E9852F3"/>
    <w:multiLevelType w:val="hybridMultilevel"/>
    <w:tmpl w:val="F18AE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02721D"/>
    <w:multiLevelType w:val="hybridMultilevel"/>
    <w:tmpl w:val="0C86CABE"/>
    <w:lvl w:ilvl="0" w:tplc="59E899BA">
      <w:start w:val="1"/>
      <w:numFmt w:val="decimal"/>
      <w:pStyle w:val="Foreword"/>
      <w:lvlText w:val="Figure %1."/>
      <w:lvlJc w:val="left"/>
      <w:pPr>
        <w:tabs>
          <w:tab w:val="num" w:pos="3338"/>
        </w:tabs>
        <w:ind w:left="3338" w:hanging="360"/>
      </w:pPr>
      <w:rPr>
        <w:rFonts w:hint="default"/>
        <w:b/>
        <w:i w:val="0"/>
        <w:color w:val="auto"/>
      </w:rPr>
    </w:lvl>
    <w:lvl w:ilvl="1" w:tplc="FFFFFFFF">
      <w:start w:val="1"/>
      <w:numFmt w:val="lowerLetter"/>
      <w:lvlText w:val="%2."/>
      <w:lvlJc w:val="left"/>
      <w:pPr>
        <w:tabs>
          <w:tab w:val="num" w:pos="4058"/>
        </w:tabs>
        <w:ind w:left="4058" w:hanging="360"/>
      </w:pPr>
    </w:lvl>
    <w:lvl w:ilvl="2" w:tplc="FFFFFFFF">
      <w:start w:val="1"/>
      <w:numFmt w:val="lowerRoman"/>
      <w:lvlText w:val="%3."/>
      <w:lvlJc w:val="right"/>
      <w:pPr>
        <w:tabs>
          <w:tab w:val="num" w:pos="4778"/>
        </w:tabs>
        <w:ind w:left="4778" w:hanging="180"/>
      </w:pPr>
    </w:lvl>
    <w:lvl w:ilvl="3" w:tplc="FFFFFFFF" w:tentative="1">
      <w:start w:val="1"/>
      <w:numFmt w:val="decimal"/>
      <w:lvlText w:val="%4."/>
      <w:lvlJc w:val="left"/>
      <w:pPr>
        <w:tabs>
          <w:tab w:val="num" w:pos="5498"/>
        </w:tabs>
        <w:ind w:left="5498" w:hanging="360"/>
      </w:pPr>
    </w:lvl>
    <w:lvl w:ilvl="4" w:tplc="FFFFFFFF" w:tentative="1">
      <w:start w:val="1"/>
      <w:numFmt w:val="lowerLetter"/>
      <w:lvlText w:val="%5."/>
      <w:lvlJc w:val="left"/>
      <w:pPr>
        <w:tabs>
          <w:tab w:val="num" w:pos="6218"/>
        </w:tabs>
        <w:ind w:left="6218" w:hanging="360"/>
      </w:pPr>
    </w:lvl>
    <w:lvl w:ilvl="5" w:tplc="FFFFFFFF" w:tentative="1">
      <w:start w:val="1"/>
      <w:numFmt w:val="lowerRoman"/>
      <w:lvlText w:val="%6."/>
      <w:lvlJc w:val="right"/>
      <w:pPr>
        <w:tabs>
          <w:tab w:val="num" w:pos="6938"/>
        </w:tabs>
        <w:ind w:left="6938" w:hanging="180"/>
      </w:pPr>
    </w:lvl>
    <w:lvl w:ilvl="6" w:tplc="FFFFFFFF" w:tentative="1">
      <w:start w:val="1"/>
      <w:numFmt w:val="decimal"/>
      <w:lvlText w:val="%7."/>
      <w:lvlJc w:val="left"/>
      <w:pPr>
        <w:tabs>
          <w:tab w:val="num" w:pos="7658"/>
        </w:tabs>
        <w:ind w:left="7658" w:hanging="360"/>
      </w:pPr>
    </w:lvl>
    <w:lvl w:ilvl="7" w:tplc="FFFFFFFF" w:tentative="1">
      <w:start w:val="1"/>
      <w:numFmt w:val="lowerLetter"/>
      <w:lvlText w:val="%8."/>
      <w:lvlJc w:val="left"/>
      <w:pPr>
        <w:tabs>
          <w:tab w:val="num" w:pos="8378"/>
        </w:tabs>
        <w:ind w:left="8378" w:hanging="360"/>
      </w:pPr>
    </w:lvl>
    <w:lvl w:ilvl="8" w:tplc="FFFFFFFF" w:tentative="1">
      <w:start w:val="1"/>
      <w:numFmt w:val="lowerRoman"/>
      <w:lvlText w:val="%9."/>
      <w:lvlJc w:val="right"/>
      <w:pPr>
        <w:tabs>
          <w:tab w:val="num" w:pos="9098"/>
        </w:tabs>
        <w:ind w:left="9098" w:hanging="180"/>
      </w:pPr>
    </w:lvl>
  </w:abstractNum>
  <w:abstractNum w:abstractNumId="23">
    <w:nsid w:val="5D8C0722"/>
    <w:multiLevelType w:val="hybridMultilevel"/>
    <w:tmpl w:val="A4A83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E7911D0"/>
    <w:multiLevelType w:val="multilevel"/>
    <w:tmpl w:val="064A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72926EB"/>
    <w:multiLevelType w:val="multilevel"/>
    <w:tmpl w:val="0809001F"/>
    <w:styleLink w:val="111111"/>
    <w:lvl w:ilvl="0">
      <w:start w:val="1"/>
      <w:numFmt w:val="decimal"/>
      <w:lvlText w:val="%1."/>
      <w:lvlJc w:val="left"/>
      <w:pPr>
        <w:tabs>
          <w:tab w:val="num" w:pos="360"/>
        </w:tabs>
        <w:ind w:left="360" w:hanging="360"/>
      </w:pPr>
    </w:lvl>
    <w:lvl w:ilvl="1">
      <w:start w:val="4"/>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6">
    <w:nsid w:val="796E4455"/>
    <w:multiLevelType w:val="hybridMultilevel"/>
    <w:tmpl w:val="6AC8094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7">
    <w:nsid w:val="7AE74056"/>
    <w:multiLevelType w:val="multilevel"/>
    <w:tmpl w:val="EF1EFC5C"/>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0" w:firstLine="0"/>
      </w:pPr>
      <w:rPr>
        <w:rFonts w:hint="default"/>
      </w:rPr>
    </w:lvl>
    <w:lvl w:ilvl="2">
      <w:start w:val="1"/>
      <w:numFmt w:val="decimal"/>
      <w:pStyle w:val="berschrift3"/>
      <w:lvlText w:val="%1.%2.%3"/>
      <w:lvlJc w:val="left"/>
      <w:pPr>
        <w:ind w:left="0" w:firstLine="0"/>
      </w:pPr>
      <w:rPr>
        <w:rFonts w:hint="default"/>
      </w:rPr>
    </w:lvl>
    <w:lvl w:ilvl="3">
      <w:start w:val="1"/>
      <w:numFmt w:val="decimal"/>
      <w:pStyle w:val="berschrift4"/>
      <w:lvlText w:val="%1.%2.%3.%4"/>
      <w:lvlJc w:val="left"/>
      <w:pPr>
        <w:ind w:left="284" w:firstLine="0"/>
      </w:pPr>
      <w:rPr>
        <w:rFonts w:hint="default"/>
      </w:rPr>
    </w:lvl>
    <w:lvl w:ilvl="4">
      <w:start w:val="1"/>
      <w:numFmt w:val="decimal"/>
      <w:pStyle w:val="berschrift5"/>
      <w:lvlText w:val="%1.%2.%3.%4.%5"/>
      <w:lvlJc w:val="left"/>
      <w:pPr>
        <w:ind w:left="0" w:firstLine="0"/>
      </w:pPr>
      <w:rPr>
        <w:rFonts w:hint="default"/>
      </w:rPr>
    </w:lvl>
    <w:lvl w:ilvl="5">
      <w:start w:val="1"/>
      <w:numFmt w:val="decimal"/>
      <w:pStyle w:val="berschrift6"/>
      <w:lvlText w:val="%1.%2.%3.%4.%5.%6"/>
      <w:lvlJc w:val="left"/>
      <w:pPr>
        <w:ind w:left="0" w:firstLine="0"/>
      </w:pPr>
      <w:rPr>
        <w:rFonts w:hint="default"/>
      </w:rPr>
    </w:lvl>
    <w:lvl w:ilvl="6">
      <w:start w:val="1"/>
      <w:numFmt w:val="decimal"/>
      <w:pStyle w:val="berschrift7"/>
      <w:lvlText w:val="%1.%2.%3.%4.%5.%6.%7"/>
      <w:lvlJc w:val="left"/>
      <w:pPr>
        <w:ind w:left="0" w:firstLine="0"/>
      </w:pPr>
      <w:rPr>
        <w:rFonts w:hint="default"/>
      </w:rPr>
    </w:lvl>
    <w:lvl w:ilvl="7">
      <w:start w:val="1"/>
      <w:numFmt w:val="decimal"/>
      <w:pStyle w:val="berschrift8"/>
      <w:lvlText w:val="%1.%2.%3.%4.%5.%6.%7.%8"/>
      <w:lvlJc w:val="left"/>
      <w:pPr>
        <w:ind w:left="0" w:firstLine="0"/>
      </w:pPr>
      <w:rPr>
        <w:rFonts w:hint="default"/>
      </w:rPr>
    </w:lvl>
    <w:lvl w:ilvl="8">
      <w:start w:val="1"/>
      <w:numFmt w:val="decimal"/>
      <w:pStyle w:val="berschrift9"/>
      <w:lvlText w:val="%1.%2.%3.%4.%5.%6.%7.%8.%9"/>
      <w:lvlJc w:val="left"/>
      <w:pPr>
        <w:ind w:left="0" w:firstLine="0"/>
      </w:pPr>
      <w:rPr>
        <w:rFonts w:hint="default"/>
      </w:rPr>
    </w:lvl>
  </w:abstractNum>
  <w:num w:numId="1">
    <w:abstractNumId w:val="27"/>
  </w:num>
  <w:num w:numId="2">
    <w:abstractNumId w:val="9"/>
  </w:num>
  <w:num w:numId="3">
    <w:abstractNumId w:val="12"/>
  </w:num>
  <w:num w:numId="4">
    <w:abstractNumId w:val="15"/>
  </w:num>
  <w:num w:numId="5">
    <w:abstractNumId w:val="14"/>
  </w:num>
  <w:num w:numId="6">
    <w:abstractNumId w:val="13"/>
  </w:num>
  <w:num w:numId="7">
    <w:abstractNumId w:val="16"/>
  </w:num>
  <w:num w:numId="8">
    <w:abstractNumId w:val="18"/>
  </w:num>
  <w:num w:numId="9">
    <w:abstractNumId w:val="17"/>
  </w:num>
  <w:num w:numId="10">
    <w:abstractNumId w:val="8"/>
  </w:num>
  <w:num w:numId="11">
    <w:abstractNumId w:val="26"/>
  </w:num>
  <w:num w:numId="12">
    <w:abstractNumId w:val="25"/>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22"/>
  </w:num>
  <w:num w:numId="22">
    <w:abstractNumId w:val="10"/>
  </w:num>
  <w:num w:numId="23">
    <w:abstractNumId w:val="20"/>
  </w:num>
  <w:num w:numId="24">
    <w:abstractNumId w:val="24"/>
  </w:num>
  <w:num w:numId="2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num>
  <w:num w:numId="27">
    <w:abstractNumId w:val="27"/>
  </w:num>
  <w:num w:numId="28">
    <w:abstractNumId w:val="11"/>
  </w:num>
  <w:num w:numId="29">
    <w:abstractNumId w:val="14"/>
  </w:num>
  <w:num w:numId="30">
    <w:abstractNumId w:val="14"/>
  </w:num>
  <w:num w:numId="31">
    <w:abstractNumId w:val="15"/>
  </w:num>
  <w:num w:numId="32">
    <w:abstractNumId w:val="21"/>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5"/>
  </w:num>
  <w:num w:numId="40">
    <w:abstractNumId w:val="15"/>
  </w:num>
  <w:num w:numId="41">
    <w:abstractNumId w:val="15"/>
  </w:num>
  <w:num w:numId="42">
    <w:abstractNumId w:val="15"/>
  </w:num>
  <w:num w:numId="43">
    <w:abstractNumId w:val="19"/>
  </w:num>
  <w:num w:numId="44">
    <w:abstractNumId w:val="27"/>
  </w:num>
  <w:num w:numId="45">
    <w:abstractNumId w:val="27"/>
  </w:num>
  <w:numIdMacAtCleanup w:val="2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b Atkinson">
    <w15:presenceInfo w15:providerId="Windows Live" w15:userId="2246f9d1421f55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attachedTemplate r:id="rId1"/>
  <w:trackRevisions/>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52E"/>
    <w:rsid w:val="00000055"/>
    <w:rsid w:val="000002B3"/>
    <w:rsid w:val="00000352"/>
    <w:rsid w:val="000009F5"/>
    <w:rsid w:val="0000110E"/>
    <w:rsid w:val="00002E89"/>
    <w:rsid w:val="00005CA5"/>
    <w:rsid w:val="00005E29"/>
    <w:rsid w:val="000062C0"/>
    <w:rsid w:val="0001318A"/>
    <w:rsid w:val="00014ECC"/>
    <w:rsid w:val="0001508C"/>
    <w:rsid w:val="0001661B"/>
    <w:rsid w:val="00017536"/>
    <w:rsid w:val="00017651"/>
    <w:rsid w:val="000200A1"/>
    <w:rsid w:val="000203FF"/>
    <w:rsid w:val="00021804"/>
    <w:rsid w:val="00022947"/>
    <w:rsid w:val="00024219"/>
    <w:rsid w:val="0002466E"/>
    <w:rsid w:val="000248C5"/>
    <w:rsid w:val="0002492A"/>
    <w:rsid w:val="00026E27"/>
    <w:rsid w:val="000271EF"/>
    <w:rsid w:val="00030624"/>
    <w:rsid w:val="00031D1A"/>
    <w:rsid w:val="00033C57"/>
    <w:rsid w:val="00033F3D"/>
    <w:rsid w:val="00034259"/>
    <w:rsid w:val="00034A6D"/>
    <w:rsid w:val="00035283"/>
    <w:rsid w:val="00035727"/>
    <w:rsid w:val="00040D04"/>
    <w:rsid w:val="000410A3"/>
    <w:rsid w:val="000421BB"/>
    <w:rsid w:val="00042787"/>
    <w:rsid w:val="00042E10"/>
    <w:rsid w:val="00043CED"/>
    <w:rsid w:val="00045E28"/>
    <w:rsid w:val="00046160"/>
    <w:rsid w:val="0004665B"/>
    <w:rsid w:val="0005355F"/>
    <w:rsid w:val="00053564"/>
    <w:rsid w:val="00053FB3"/>
    <w:rsid w:val="00054D70"/>
    <w:rsid w:val="00056156"/>
    <w:rsid w:val="00056311"/>
    <w:rsid w:val="00057460"/>
    <w:rsid w:val="0006047D"/>
    <w:rsid w:val="000605D4"/>
    <w:rsid w:val="00060AA6"/>
    <w:rsid w:val="0006438B"/>
    <w:rsid w:val="00064FB5"/>
    <w:rsid w:val="00065CF9"/>
    <w:rsid w:val="00070673"/>
    <w:rsid w:val="0007152C"/>
    <w:rsid w:val="000716B0"/>
    <w:rsid w:val="000717BA"/>
    <w:rsid w:val="00074DA9"/>
    <w:rsid w:val="00076A3C"/>
    <w:rsid w:val="000809AE"/>
    <w:rsid w:val="00082198"/>
    <w:rsid w:val="000845C2"/>
    <w:rsid w:val="00084719"/>
    <w:rsid w:val="0008537B"/>
    <w:rsid w:val="0008552D"/>
    <w:rsid w:val="0008573D"/>
    <w:rsid w:val="00091BC3"/>
    <w:rsid w:val="00091F5D"/>
    <w:rsid w:val="000935B3"/>
    <w:rsid w:val="00093A75"/>
    <w:rsid w:val="00095CAE"/>
    <w:rsid w:val="00095D0D"/>
    <w:rsid w:val="000961E0"/>
    <w:rsid w:val="00096BFA"/>
    <w:rsid w:val="00097C5C"/>
    <w:rsid w:val="000A06CE"/>
    <w:rsid w:val="000A1BD4"/>
    <w:rsid w:val="000A3859"/>
    <w:rsid w:val="000A4D54"/>
    <w:rsid w:val="000A5CC4"/>
    <w:rsid w:val="000A6104"/>
    <w:rsid w:val="000A641C"/>
    <w:rsid w:val="000A7F9D"/>
    <w:rsid w:val="000B013A"/>
    <w:rsid w:val="000B04FE"/>
    <w:rsid w:val="000B0A53"/>
    <w:rsid w:val="000B1258"/>
    <w:rsid w:val="000B5BA5"/>
    <w:rsid w:val="000C0055"/>
    <w:rsid w:val="000C1474"/>
    <w:rsid w:val="000C3282"/>
    <w:rsid w:val="000C6BB2"/>
    <w:rsid w:val="000C73A5"/>
    <w:rsid w:val="000C7924"/>
    <w:rsid w:val="000D1475"/>
    <w:rsid w:val="000D29E9"/>
    <w:rsid w:val="000D2B0D"/>
    <w:rsid w:val="000D3531"/>
    <w:rsid w:val="000D365E"/>
    <w:rsid w:val="000D4093"/>
    <w:rsid w:val="000D4A65"/>
    <w:rsid w:val="000D6819"/>
    <w:rsid w:val="000D7633"/>
    <w:rsid w:val="000D7B6E"/>
    <w:rsid w:val="000D7B72"/>
    <w:rsid w:val="000E0093"/>
    <w:rsid w:val="000E5820"/>
    <w:rsid w:val="000E5A5E"/>
    <w:rsid w:val="000E6040"/>
    <w:rsid w:val="000E6847"/>
    <w:rsid w:val="000E6C4D"/>
    <w:rsid w:val="000F0EDB"/>
    <w:rsid w:val="000F2914"/>
    <w:rsid w:val="000F2E21"/>
    <w:rsid w:val="000F3647"/>
    <w:rsid w:val="000F3CB4"/>
    <w:rsid w:val="000F3DAB"/>
    <w:rsid w:val="000F4CF0"/>
    <w:rsid w:val="000F51AE"/>
    <w:rsid w:val="00100CB3"/>
    <w:rsid w:val="00100EE1"/>
    <w:rsid w:val="001024B6"/>
    <w:rsid w:val="001033D9"/>
    <w:rsid w:val="00104C4A"/>
    <w:rsid w:val="00104CFA"/>
    <w:rsid w:val="00106C0B"/>
    <w:rsid w:val="001101C6"/>
    <w:rsid w:val="00110451"/>
    <w:rsid w:val="00112351"/>
    <w:rsid w:val="00113A18"/>
    <w:rsid w:val="00114B44"/>
    <w:rsid w:val="001155BB"/>
    <w:rsid w:val="00115940"/>
    <w:rsid w:val="00117633"/>
    <w:rsid w:val="00120235"/>
    <w:rsid w:val="00120914"/>
    <w:rsid w:val="001214AF"/>
    <w:rsid w:val="0012269F"/>
    <w:rsid w:val="00124063"/>
    <w:rsid w:val="0012406C"/>
    <w:rsid w:val="00125664"/>
    <w:rsid w:val="00125F7F"/>
    <w:rsid w:val="00126E9C"/>
    <w:rsid w:val="00127449"/>
    <w:rsid w:val="00127BFD"/>
    <w:rsid w:val="0013068F"/>
    <w:rsid w:val="00130EE7"/>
    <w:rsid w:val="00131569"/>
    <w:rsid w:val="00131585"/>
    <w:rsid w:val="0013283D"/>
    <w:rsid w:val="001330F5"/>
    <w:rsid w:val="00133DDD"/>
    <w:rsid w:val="00134887"/>
    <w:rsid w:val="00136A2A"/>
    <w:rsid w:val="00142A5B"/>
    <w:rsid w:val="00142F91"/>
    <w:rsid w:val="001443EB"/>
    <w:rsid w:val="001446E4"/>
    <w:rsid w:val="0014512F"/>
    <w:rsid w:val="00145BEA"/>
    <w:rsid w:val="00145C24"/>
    <w:rsid w:val="00145DBB"/>
    <w:rsid w:val="00146D92"/>
    <w:rsid w:val="00147019"/>
    <w:rsid w:val="00147024"/>
    <w:rsid w:val="0015168C"/>
    <w:rsid w:val="00152486"/>
    <w:rsid w:val="00152A48"/>
    <w:rsid w:val="00153131"/>
    <w:rsid w:val="001533F5"/>
    <w:rsid w:val="00154114"/>
    <w:rsid w:val="00154490"/>
    <w:rsid w:val="00155E8A"/>
    <w:rsid w:val="00155F92"/>
    <w:rsid w:val="001564E6"/>
    <w:rsid w:val="00157B8E"/>
    <w:rsid w:val="0016027C"/>
    <w:rsid w:val="001604FA"/>
    <w:rsid w:val="00160DCF"/>
    <w:rsid w:val="001617FA"/>
    <w:rsid w:val="00162066"/>
    <w:rsid w:val="00162765"/>
    <w:rsid w:val="00164650"/>
    <w:rsid w:val="00164A2A"/>
    <w:rsid w:val="00165E04"/>
    <w:rsid w:val="00166118"/>
    <w:rsid w:val="00167E1C"/>
    <w:rsid w:val="001708E4"/>
    <w:rsid w:val="00170C4B"/>
    <w:rsid w:val="00171FEA"/>
    <w:rsid w:val="0017415C"/>
    <w:rsid w:val="001742B1"/>
    <w:rsid w:val="001744D6"/>
    <w:rsid w:val="00177E46"/>
    <w:rsid w:val="00180C2B"/>
    <w:rsid w:val="001811FA"/>
    <w:rsid w:val="00181314"/>
    <w:rsid w:val="00181AFC"/>
    <w:rsid w:val="00182684"/>
    <w:rsid w:val="00182AFE"/>
    <w:rsid w:val="0018587E"/>
    <w:rsid w:val="00190110"/>
    <w:rsid w:val="00191A84"/>
    <w:rsid w:val="00191AB3"/>
    <w:rsid w:val="0019201A"/>
    <w:rsid w:val="00192181"/>
    <w:rsid w:val="00192AA3"/>
    <w:rsid w:val="0019472A"/>
    <w:rsid w:val="00196E79"/>
    <w:rsid w:val="00196FAD"/>
    <w:rsid w:val="0019707D"/>
    <w:rsid w:val="00197CF6"/>
    <w:rsid w:val="001A20E5"/>
    <w:rsid w:val="001A2B71"/>
    <w:rsid w:val="001A30DA"/>
    <w:rsid w:val="001A32D0"/>
    <w:rsid w:val="001A3F5C"/>
    <w:rsid w:val="001A48BA"/>
    <w:rsid w:val="001A53F2"/>
    <w:rsid w:val="001B151F"/>
    <w:rsid w:val="001B1F0D"/>
    <w:rsid w:val="001B213F"/>
    <w:rsid w:val="001B2330"/>
    <w:rsid w:val="001B3F3F"/>
    <w:rsid w:val="001B4195"/>
    <w:rsid w:val="001B5AD0"/>
    <w:rsid w:val="001B7094"/>
    <w:rsid w:val="001C15D3"/>
    <w:rsid w:val="001C1C57"/>
    <w:rsid w:val="001C263A"/>
    <w:rsid w:val="001C2CD6"/>
    <w:rsid w:val="001C37FB"/>
    <w:rsid w:val="001C565D"/>
    <w:rsid w:val="001C6D07"/>
    <w:rsid w:val="001C6D69"/>
    <w:rsid w:val="001C7695"/>
    <w:rsid w:val="001C775D"/>
    <w:rsid w:val="001C7981"/>
    <w:rsid w:val="001D13E7"/>
    <w:rsid w:val="001D27A5"/>
    <w:rsid w:val="001D2F59"/>
    <w:rsid w:val="001D3AD6"/>
    <w:rsid w:val="001D437D"/>
    <w:rsid w:val="001D4508"/>
    <w:rsid w:val="001D4813"/>
    <w:rsid w:val="001D51DE"/>
    <w:rsid w:val="001D594B"/>
    <w:rsid w:val="001D7357"/>
    <w:rsid w:val="001E0A06"/>
    <w:rsid w:val="001E1CB1"/>
    <w:rsid w:val="001E2095"/>
    <w:rsid w:val="001E44C3"/>
    <w:rsid w:val="001E451B"/>
    <w:rsid w:val="001E5A6D"/>
    <w:rsid w:val="001E5F25"/>
    <w:rsid w:val="001F0339"/>
    <w:rsid w:val="001F1677"/>
    <w:rsid w:val="001F1EBD"/>
    <w:rsid w:val="001F682A"/>
    <w:rsid w:val="00200093"/>
    <w:rsid w:val="002002CB"/>
    <w:rsid w:val="002007E4"/>
    <w:rsid w:val="0020179A"/>
    <w:rsid w:val="002027D3"/>
    <w:rsid w:val="0020452A"/>
    <w:rsid w:val="002052E5"/>
    <w:rsid w:val="00205CA7"/>
    <w:rsid w:val="00206983"/>
    <w:rsid w:val="0021024C"/>
    <w:rsid w:val="002104D0"/>
    <w:rsid w:val="00211657"/>
    <w:rsid w:val="002141DD"/>
    <w:rsid w:val="0021435B"/>
    <w:rsid w:val="002159A7"/>
    <w:rsid w:val="00220723"/>
    <w:rsid w:val="00221BB8"/>
    <w:rsid w:val="002228F1"/>
    <w:rsid w:val="00222EB4"/>
    <w:rsid w:val="002246FB"/>
    <w:rsid w:val="002276C0"/>
    <w:rsid w:val="0022780C"/>
    <w:rsid w:val="00227920"/>
    <w:rsid w:val="00232D4E"/>
    <w:rsid w:val="00234F88"/>
    <w:rsid w:val="00236F26"/>
    <w:rsid w:val="002404D5"/>
    <w:rsid w:val="00241299"/>
    <w:rsid w:val="00241C2C"/>
    <w:rsid w:val="002423BE"/>
    <w:rsid w:val="00243F02"/>
    <w:rsid w:val="002441D8"/>
    <w:rsid w:val="002449AA"/>
    <w:rsid w:val="00245415"/>
    <w:rsid w:val="00247248"/>
    <w:rsid w:val="002504AB"/>
    <w:rsid w:val="0025073A"/>
    <w:rsid w:val="002525CE"/>
    <w:rsid w:val="00252E49"/>
    <w:rsid w:val="0025355F"/>
    <w:rsid w:val="0025382E"/>
    <w:rsid w:val="00254080"/>
    <w:rsid w:val="00254E14"/>
    <w:rsid w:val="002574EC"/>
    <w:rsid w:val="00260603"/>
    <w:rsid w:val="00260EB6"/>
    <w:rsid w:val="00261C0D"/>
    <w:rsid w:val="00262AB4"/>
    <w:rsid w:val="00263BE6"/>
    <w:rsid w:val="00263DBA"/>
    <w:rsid w:val="00264040"/>
    <w:rsid w:val="00264598"/>
    <w:rsid w:val="00266517"/>
    <w:rsid w:val="0026671F"/>
    <w:rsid w:val="00270F2E"/>
    <w:rsid w:val="00273C2A"/>
    <w:rsid w:val="00274AAD"/>
    <w:rsid w:val="00274E95"/>
    <w:rsid w:val="00275FC8"/>
    <w:rsid w:val="002760FE"/>
    <w:rsid w:val="00276AB9"/>
    <w:rsid w:val="00277D72"/>
    <w:rsid w:val="0028056A"/>
    <w:rsid w:val="002822E3"/>
    <w:rsid w:val="00282A94"/>
    <w:rsid w:val="00283A23"/>
    <w:rsid w:val="00286014"/>
    <w:rsid w:val="00287354"/>
    <w:rsid w:val="002877E1"/>
    <w:rsid w:val="0029194C"/>
    <w:rsid w:val="002921AB"/>
    <w:rsid w:val="00292BFD"/>
    <w:rsid w:val="002937CD"/>
    <w:rsid w:val="0029408D"/>
    <w:rsid w:val="00296573"/>
    <w:rsid w:val="00296DF1"/>
    <w:rsid w:val="0029760E"/>
    <w:rsid w:val="002A018A"/>
    <w:rsid w:val="002A326F"/>
    <w:rsid w:val="002A3454"/>
    <w:rsid w:val="002A41A8"/>
    <w:rsid w:val="002A4903"/>
    <w:rsid w:val="002A4B5B"/>
    <w:rsid w:val="002A5861"/>
    <w:rsid w:val="002A6E4C"/>
    <w:rsid w:val="002B1D11"/>
    <w:rsid w:val="002B2109"/>
    <w:rsid w:val="002B3130"/>
    <w:rsid w:val="002B3A83"/>
    <w:rsid w:val="002B3E61"/>
    <w:rsid w:val="002B5BA8"/>
    <w:rsid w:val="002B633E"/>
    <w:rsid w:val="002B764B"/>
    <w:rsid w:val="002C0B9E"/>
    <w:rsid w:val="002C1A4A"/>
    <w:rsid w:val="002C207B"/>
    <w:rsid w:val="002C28A1"/>
    <w:rsid w:val="002C3C8A"/>
    <w:rsid w:val="002C41BE"/>
    <w:rsid w:val="002C507E"/>
    <w:rsid w:val="002C5340"/>
    <w:rsid w:val="002C6563"/>
    <w:rsid w:val="002C6683"/>
    <w:rsid w:val="002C71EA"/>
    <w:rsid w:val="002C765F"/>
    <w:rsid w:val="002D14B0"/>
    <w:rsid w:val="002D1C4A"/>
    <w:rsid w:val="002D268C"/>
    <w:rsid w:val="002D41FF"/>
    <w:rsid w:val="002D61AE"/>
    <w:rsid w:val="002D6722"/>
    <w:rsid w:val="002D6E7C"/>
    <w:rsid w:val="002D7422"/>
    <w:rsid w:val="002D769B"/>
    <w:rsid w:val="002D7875"/>
    <w:rsid w:val="002E2EB7"/>
    <w:rsid w:val="002E3205"/>
    <w:rsid w:val="002E3CF0"/>
    <w:rsid w:val="002E4ADE"/>
    <w:rsid w:val="002E508B"/>
    <w:rsid w:val="002E77D1"/>
    <w:rsid w:val="002F0B2A"/>
    <w:rsid w:val="002F1216"/>
    <w:rsid w:val="002F1406"/>
    <w:rsid w:val="002F15C4"/>
    <w:rsid w:val="002F345C"/>
    <w:rsid w:val="002F3E1E"/>
    <w:rsid w:val="002F4646"/>
    <w:rsid w:val="002F67B9"/>
    <w:rsid w:val="002F6FCF"/>
    <w:rsid w:val="002F7311"/>
    <w:rsid w:val="00300EAD"/>
    <w:rsid w:val="00301535"/>
    <w:rsid w:val="003037AB"/>
    <w:rsid w:val="00304EBC"/>
    <w:rsid w:val="0030610F"/>
    <w:rsid w:val="003065A2"/>
    <w:rsid w:val="003067C2"/>
    <w:rsid w:val="003101B9"/>
    <w:rsid w:val="003106AA"/>
    <w:rsid w:val="003125F8"/>
    <w:rsid w:val="003135B6"/>
    <w:rsid w:val="00314D4B"/>
    <w:rsid w:val="00315FE6"/>
    <w:rsid w:val="00316EBB"/>
    <w:rsid w:val="00320041"/>
    <w:rsid w:val="00320579"/>
    <w:rsid w:val="00322A4A"/>
    <w:rsid w:val="003247A2"/>
    <w:rsid w:val="00324FE3"/>
    <w:rsid w:val="00327231"/>
    <w:rsid w:val="00331C52"/>
    <w:rsid w:val="00331CB6"/>
    <w:rsid w:val="003328EA"/>
    <w:rsid w:val="00334360"/>
    <w:rsid w:val="0033593D"/>
    <w:rsid w:val="00337E73"/>
    <w:rsid w:val="003403E7"/>
    <w:rsid w:val="003408E5"/>
    <w:rsid w:val="00341250"/>
    <w:rsid w:val="0034166A"/>
    <w:rsid w:val="00341FA7"/>
    <w:rsid w:val="00342709"/>
    <w:rsid w:val="0034377C"/>
    <w:rsid w:val="00343A3A"/>
    <w:rsid w:val="00343F95"/>
    <w:rsid w:val="003446B8"/>
    <w:rsid w:val="00351F87"/>
    <w:rsid w:val="003550F0"/>
    <w:rsid w:val="0035613A"/>
    <w:rsid w:val="00356C23"/>
    <w:rsid w:val="003602D6"/>
    <w:rsid w:val="00360E45"/>
    <w:rsid w:val="00360E85"/>
    <w:rsid w:val="0036157A"/>
    <w:rsid w:val="003622E5"/>
    <w:rsid w:val="00362A3B"/>
    <w:rsid w:val="0036327C"/>
    <w:rsid w:val="003641D9"/>
    <w:rsid w:val="00364AAD"/>
    <w:rsid w:val="00365409"/>
    <w:rsid w:val="0036587F"/>
    <w:rsid w:val="00366A60"/>
    <w:rsid w:val="00367D68"/>
    <w:rsid w:val="0037077B"/>
    <w:rsid w:val="00370C3B"/>
    <w:rsid w:val="003712C9"/>
    <w:rsid w:val="00371ADB"/>
    <w:rsid w:val="00372327"/>
    <w:rsid w:val="00373248"/>
    <w:rsid w:val="00374C1B"/>
    <w:rsid w:val="00376FAC"/>
    <w:rsid w:val="00377235"/>
    <w:rsid w:val="0038066D"/>
    <w:rsid w:val="003808AE"/>
    <w:rsid w:val="0038152E"/>
    <w:rsid w:val="00385CCA"/>
    <w:rsid w:val="00385F60"/>
    <w:rsid w:val="00390906"/>
    <w:rsid w:val="00390D3E"/>
    <w:rsid w:val="00391E6A"/>
    <w:rsid w:val="00392C79"/>
    <w:rsid w:val="0039317A"/>
    <w:rsid w:val="00393925"/>
    <w:rsid w:val="00395DC4"/>
    <w:rsid w:val="003A0802"/>
    <w:rsid w:val="003A42C2"/>
    <w:rsid w:val="003A537B"/>
    <w:rsid w:val="003A5E97"/>
    <w:rsid w:val="003A6616"/>
    <w:rsid w:val="003A7274"/>
    <w:rsid w:val="003B04D4"/>
    <w:rsid w:val="003B267B"/>
    <w:rsid w:val="003B5D4E"/>
    <w:rsid w:val="003C092C"/>
    <w:rsid w:val="003C13A9"/>
    <w:rsid w:val="003C144A"/>
    <w:rsid w:val="003C1512"/>
    <w:rsid w:val="003C3400"/>
    <w:rsid w:val="003C4D82"/>
    <w:rsid w:val="003C58D9"/>
    <w:rsid w:val="003D0498"/>
    <w:rsid w:val="003D1006"/>
    <w:rsid w:val="003D1BB3"/>
    <w:rsid w:val="003D1C38"/>
    <w:rsid w:val="003D254C"/>
    <w:rsid w:val="003D56BD"/>
    <w:rsid w:val="003E0D1E"/>
    <w:rsid w:val="003E23E5"/>
    <w:rsid w:val="003E289F"/>
    <w:rsid w:val="003E35C5"/>
    <w:rsid w:val="003E39C6"/>
    <w:rsid w:val="003E39F6"/>
    <w:rsid w:val="003E4ABF"/>
    <w:rsid w:val="003E4BDF"/>
    <w:rsid w:val="003E4FB3"/>
    <w:rsid w:val="003E5488"/>
    <w:rsid w:val="003E594B"/>
    <w:rsid w:val="003E7189"/>
    <w:rsid w:val="003F0677"/>
    <w:rsid w:val="003F08FA"/>
    <w:rsid w:val="003F0A38"/>
    <w:rsid w:val="003F4288"/>
    <w:rsid w:val="003F4892"/>
    <w:rsid w:val="004031C9"/>
    <w:rsid w:val="00403615"/>
    <w:rsid w:val="004050DA"/>
    <w:rsid w:val="004056DE"/>
    <w:rsid w:val="00406971"/>
    <w:rsid w:val="00406DFE"/>
    <w:rsid w:val="00407043"/>
    <w:rsid w:val="0041223F"/>
    <w:rsid w:val="00412528"/>
    <w:rsid w:val="00413CF9"/>
    <w:rsid w:val="00413FCC"/>
    <w:rsid w:val="00415CDC"/>
    <w:rsid w:val="004203F0"/>
    <w:rsid w:val="004213A8"/>
    <w:rsid w:val="0042228B"/>
    <w:rsid w:val="0042245E"/>
    <w:rsid w:val="00423F3C"/>
    <w:rsid w:val="00424A26"/>
    <w:rsid w:val="0043037C"/>
    <w:rsid w:val="0043100A"/>
    <w:rsid w:val="00432582"/>
    <w:rsid w:val="00433AB4"/>
    <w:rsid w:val="00433CC9"/>
    <w:rsid w:val="00433D90"/>
    <w:rsid w:val="00434EC2"/>
    <w:rsid w:val="00436031"/>
    <w:rsid w:val="00436079"/>
    <w:rsid w:val="00437E50"/>
    <w:rsid w:val="00441825"/>
    <w:rsid w:val="004423BE"/>
    <w:rsid w:val="004426C0"/>
    <w:rsid w:val="004438CC"/>
    <w:rsid w:val="00445ACD"/>
    <w:rsid w:val="00446118"/>
    <w:rsid w:val="0044777B"/>
    <w:rsid w:val="004500E7"/>
    <w:rsid w:val="00450A24"/>
    <w:rsid w:val="00450C77"/>
    <w:rsid w:val="00452B33"/>
    <w:rsid w:val="00452D2F"/>
    <w:rsid w:val="00454423"/>
    <w:rsid w:val="00455B4B"/>
    <w:rsid w:val="00456A0D"/>
    <w:rsid w:val="00456BF2"/>
    <w:rsid w:val="004618DA"/>
    <w:rsid w:val="00463826"/>
    <w:rsid w:val="004664CB"/>
    <w:rsid w:val="00467427"/>
    <w:rsid w:val="0046755F"/>
    <w:rsid w:val="00467904"/>
    <w:rsid w:val="00467DE0"/>
    <w:rsid w:val="00470067"/>
    <w:rsid w:val="00470110"/>
    <w:rsid w:val="0047039F"/>
    <w:rsid w:val="00470EF6"/>
    <w:rsid w:val="00472C39"/>
    <w:rsid w:val="0047776A"/>
    <w:rsid w:val="004808E0"/>
    <w:rsid w:val="004818BE"/>
    <w:rsid w:val="00482839"/>
    <w:rsid w:val="00482CC5"/>
    <w:rsid w:val="00483908"/>
    <w:rsid w:val="0048421B"/>
    <w:rsid w:val="00485264"/>
    <w:rsid w:val="00485D53"/>
    <w:rsid w:val="004865A5"/>
    <w:rsid w:val="004879CE"/>
    <w:rsid w:val="00487DE4"/>
    <w:rsid w:val="00491555"/>
    <w:rsid w:val="004918F5"/>
    <w:rsid w:val="0049222C"/>
    <w:rsid w:val="00493101"/>
    <w:rsid w:val="00493AC6"/>
    <w:rsid w:val="004943AE"/>
    <w:rsid w:val="004948FE"/>
    <w:rsid w:val="00494BC5"/>
    <w:rsid w:val="00495FE8"/>
    <w:rsid w:val="00497558"/>
    <w:rsid w:val="004977F3"/>
    <w:rsid w:val="004A04F6"/>
    <w:rsid w:val="004A43FE"/>
    <w:rsid w:val="004A53E8"/>
    <w:rsid w:val="004A5507"/>
    <w:rsid w:val="004A7342"/>
    <w:rsid w:val="004B14C5"/>
    <w:rsid w:val="004B1A4C"/>
    <w:rsid w:val="004B2996"/>
    <w:rsid w:val="004B4373"/>
    <w:rsid w:val="004B6A47"/>
    <w:rsid w:val="004B721E"/>
    <w:rsid w:val="004B760B"/>
    <w:rsid w:val="004B7D66"/>
    <w:rsid w:val="004C109D"/>
    <w:rsid w:val="004C2A3D"/>
    <w:rsid w:val="004C414A"/>
    <w:rsid w:val="004C43DA"/>
    <w:rsid w:val="004C5486"/>
    <w:rsid w:val="004C6ABA"/>
    <w:rsid w:val="004C77EE"/>
    <w:rsid w:val="004D0877"/>
    <w:rsid w:val="004D27AF"/>
    <w:rsid w:val="004D3166"/>
    <w:rsid w:val="004D33F5"/>
    <w:rsid w:val="004D39D3"/>
    <w:rsid w:val="004D40C2"/>
    <w:rsid w:val="004D4CF7"/>
    <w:rsid w:val="004D58C8"/>
    <w:rsid w:val="004E0FED"/>
    <w:rsid w:val="004E2941"/>
    <w:rsid w:val="004E325F"/>
    <w:rsid w:val="004E3896"/>
    <w:rsid w:val="004E3B6F"/>
    <w:rsid w:val="004E4DE6"/>
    <w:rsid w:val="004E5E44"/>
    <w:rsid w:val="004E763B"/>
    <w:rsid w:val="004F1B71"/>
    <w:rsid w:val="004F2DCA"/>
    <w:rsid w:val="004F4B6D"/>
    <w:rsid w:val="004F4EE3"/>
    <w:rsid w:val="004F51E1"/>
    <w:rsid w:val="004F5D4B"/>
    <w:rsid w:val="004F61F1"/>
    <w:rsid w:val="004F6763"/>
    <w:rsid w:val="004F7CCB"/>
    <w:rsid w:val="00502287"/>
    <w:rsid w:val="00502E1B"/>
    <w:rsid w:val="00504571"/>
    <w:rsid w:val="005052C3"/>
    <w:rsid w:val="00505D54"/>
    <w:rsid w:val="005069AC"/>
    <w:rsid w:val="00510352"/>
    <w:rsid w:val="00510EBB"/>
    <w:rsid w:val="005130F1"/>
    <w:rsid w:val="00513A40"/>
    <w:rsid w:val="005142E4"/>
    <w:rsid w:val="00514373"/>
    <w:rsid w:val="005145F3"/>
    <w:rsid w:val="00515E21"/>
    <w:rsid w:val="00516DEE"/>
    <w:rsid w:val="005170C8"/>
    <w:rsid w:val="0051776F"/>
    <w:rsid w:val="00517C7A"/>
    <w:rsid w:val="0052045D"/>
    <w:rsid w:val="00521E2C"/>
    <w:rsid w:val="00522D16"/>
    <w:rsid w:val="00523A9B"/>
    <w:rsid w:val="00523C54"/>
    <w:rsid w:val="00523E12"/>
    <w:rsid w:val="00524BAB"/>
    <w:rsid w:val="00526406"/>
    <w:rsid w:val="00527BFC"/>
    <w:rsid w:val="00530F0D"/>
    <w:rsid w:val="0053261E"/>
    <w:rsid w:val="0053276C"/>
    <w:rsid w:val="00532F88"/>
    <w:rsid w:val="00533568"/>
    <w:rsid w:val="005346E5"/>
    <w:rsid w:val="00534974"/>
    <w:rsid w:val="00534F6B"/>
    <w:rsid w:val="00535608"/>
    <w:rsid w:val="005367E7"/>
    <w:rsid w:val="00540B68"/>
    <w:rsid w:val="005416D8"/>
    <w:rsid w:val="0054513A"/>
    <w:rsid w:val="00545400"/>
    <w:rsid w:val="005458C5"/>
    <w:rsid w:val="005461AD"/>
    <w:rsid w:val="00546D4E"/>
    <w:rsid w:val="00546E2B"/>
    <w:rsid w:val="00546F87"/>
    <w:rsid w:val="00547049"/>
    <w:rsid w:val="00552A62"/>
    <w:rsid w:val="00552B26"/>
    <w:rsid w:val="00553407"/>
    <w:rsid w:val="005553CA"/>
    <w:rsid w:val="005556CC"/>
    <w:rsid w:val="00556C82"/>
    <w:rsid w:val="0055713B"/>
    <w:rsid w:val="00557B1D"/>
    <w:rsid w:val="00557D11"/>
    <w:rsid w:val="0056071D"/>
    <w:rsid w:val="0056213B"/>
    <w:rsid w:val="00563488"/>
    <w:rsid w:val="00563798"/>
    <w:rsid w:val="0056454E"/>
    <w:rsid w:val="00571B2C"/>
    <w:rsid w:val="005728BE"/>
    <w:rsid w:val="00572AE9"/>
    <w:rsid w:val="00574CED"/>
    <w:rsid w:val="005767C4"/>
    <w:rsid w:val="005804A4"/>
    <w:rsid w:val="00581E61"/>
    <w:rsid w:val="005839D5"/>
    <w:rsid w:val="005858EB"/>
    <w:rsid w:val="00585BA6"/>
    <w:rsid w:val="00586714"/>
    <w:rsid w:val="005924B5"/>
    <w:rsid w:val="00592DA5"/>
    <w:rsid w:val="00594E99"/>
    <w:rsid w:val="005965AB"/>
    <w:rsid w:val="00597DDD"/>
    <w:rsid w:val="005A011C"/>
    <w:rsid w:val="005A0706"/>
    <w:rsid w:val="005A2A63"/>
    <w:rsid w:val="005A3CEC"/>
    <w:rsid w:val="005A640F"/>
    <w:rsid w:val="005A6A5F"/>
    <w:rsid w:val="005A7FC9"/>
    <w:rsid w:val="005B0252"/>
    <w:rsid w:val="005B0C37"/>
    <w:rsid w:val="005B17AD"/>
    <w:rsid w:val="005B5062"/>
    <w:rsid w:val="005B59DA"/>
    <w:rsid w:val="005B6E0F"/>
    <w:rsid w:val="005C029C"/>
    <w:rsid w:val="005C25F9"/>
    <w:rsid w:val="005C51E7"/>
    <w:rsid w:val="005C6279"/>
    <w:rsid w:val="005C6F2B"/>
    <w:rsid w:val="005D0298"/>
    <w:rsid w:val="005D0471"/>
    <w:rsid w:val="005D1758"/>
    <w:rsid w:val="005D26B0"/>
    <w:rsid w:val="005D327C"/>
    <w:rsid w:val="005D43C0"/>
    <w:rsid w:val="005D46D9"/>
    <w:rsid w:val="005D4956"/>
    <w:rsid w:val="005D4FDE"/>
    <w:rsid w:val="005D5867"/>
    <w:rsid w:val="005D60D3"/>
    <w:rsid w:val="005D68A8"/>
    <w:rsid w:val="005D6DE1"/>
    <w:rsid w:val="005D715A"/>
    <w:rsid w:val="005D7941"/>
    <w:rsid w:val="005E02FE"/>
    <w:rsid w:val="005E0E03"/>
    <w:rsid w:val="005E5043"/>
    <w:rsid w:val="005E6B6A"/>
    <w:rsid w:val="005E6FEB"/>
    <w:rsid w:val="005F1D17"/>
    <w:rsid w:val="005F6C5B"/>
    <w:rsid w:val="005F7BDD"/>
    <w:rsid w:val="005F7C31"/>
    <w:rsid w:val="00601FA8"/>
    <w:rsid w:val="00603338"/>
    <w:rsid w:val="00604011"/>
    <w:rsid w:val="00604B6C"/>
    <w:rsid w:val="00604C0F"/>
    <w:rsid w:val="00605384"/>
    <w:rsid w:val="006056F2"/>
    <w:rsid w:val="00606092"/>
    <w:rsid w:val="006060E4"/>
    <w:rsid w:val="0060713B"/>
    <w:rsid w:val="00610099"/>
    <w:rsid w:val="00610E0A"/>
    <w:rsid w:val="006119FB"/>
    <w:rsid w:val="0061218B"/>
    <w:rsid w:val="0061311A"/>
    <w:rsid w:val="00613CC2"/>
    <w:rsid w:val="006157DD"/>
    <w:rsid w:val="0061691D"/>
    <w:rsid w:val="006177A6"/>
    <w:rsid w:val="00622259"/>
    <w:rsid w:val="006238C9"/>
    <w:rsid w:val="006276FB"/>
    <w:rsid w:val="00627773"/>
    <w:rsid w:val="00633A72"/>
    <w:rsid w:val="00637EFB"/>
    <w:rsid w:val="0064089C"/>
    <w:rsid w:val="00640D92"/>
    <w:rsid w:val="00644EF0"/>
    <w:rsid w:val="00645F3A"/>
    <w:rsid w:val="0064763C"/>
    <w:rsid w:val="006477EE"/>
    <w:rsid w:val="00647B0F"/>
    <w:rsid w:val="00647D98"/>
    <w:rsid w:val="006512DB"/>
    <w:rsid w:val="00651AE3"/>
    <w:rsid w:val="00655456"/>
    <w:rsid w:val="00661D3F"/>
    <w:rsid w:val="00664C36"/>
    <w:rsid w:val="0066630B"/>
    <w:rsid w:val="00666A3F"/>
    <w:rsid w:val="00671237"/>
    <w:rsid w:val="00671495"/>
    <w:rsid w:val="00671D34"/>
    <w:rsid w:val="00672889"/>
    <w:rsid w:val="00673ABF"/>
    <w:rsid w:val="00674174"/>
    <w:rsid w:val="006747CE"/>
    <w:rsid w:val="006757C8"/>
    <w:rsid w:val="00675A90"/>
    <w:rsid w:val="006760A2"/>
    <w:rsid w:val="006764E3"/>
    <w:rsid w:val="006765B5"/>
    <w:rsid w:val="00683144"/>
    <w:rsid w:val="006845DB"/>
    <w:rsid w:val="00684C85"/>
    <w:rsid w:val="0068660C"/>
    <w:rsid w:val="006911E4"/>
    <w:rsid w:val="006926C8"/>
    <w:rsid w:val="00692820"/>
    <w:rsid w:val="006929D9"/>
    <w:rsid w:val="006947C2"/>
    <w:rsid w:val="006959E7"/>
    <w:rsid w:val="00697554"/>
    <w:rsid w:val="006A08DC"/>
    <w:rsid w:val="006A0B3A"/>
    <w:rsid w:val="006A17E9"/>
    <w:rsid w:val="006A307E"/>
    <w:rsid w:val="006A541A"/>
    <w:rsid w:val="006A6A09"/>
    <w:rsid w:val="006B12E3"/>
    <w:rsid w:val="006B2388"/>
    <w:rsid w:val="006B2E9A"/>
    <w:rsid w:val="006B515E"/>
    <w:rsid w:val="006B59E1"/>
    <w:rsid w:val="006B6649"/>
    <w:rsid w:val="006B6E5C"/>
    <w:rsid w:val="006B7DB1"/>
    <w:rsid w:val="006C1759"/>
    <w:rsid w:val="006C2113"/>
    <w:rsid w:val="006C2F5B"/>
    <w:rsid w:val="006C43FF"/>
    <w:rsid w:val="006C5D1E"/>
    <w:rsid w:val="006C61CD"/>
    <w:rsid w:val="006C6F72"/>
    <w:rsid w:val="006C7508"/>
    <w:rsid w:val="006C7CAA"/>
    <w:rsid w:val="006D0F16"/>
    <w:rsid w:val="006D2CB5"/>
    <w:rsid w:val="006D45A2"/>
    <w:rsid w:val="006D6A27"/>
    <w:rsid w:val="006D78A4"/>
    <w:rsid w:val="006E4B54"/>
    <w:rsid w:val="006E4E00"/>
    <w:rsid w:val="006E4E04"/>
    <w:rsid w:val="006E545A"/>
    <w:rsid w:val="006E7628"/>
    <w:rsid w:val="006E7F3A"/>
    <w:rsid w:val="006F0F00"/>
    <w:rsid w:val="006F1231"/>
    <w:rsid w:val="006F2C68"/>
    <w:rsid w:val="006F457F"/>
    <w:rsid w:val="006F4847"/>
    <w:rsid w:val="006F6259"/>
    <w:rsid w:val="006F6447"/>
    <w:rsid w:val="006F65FC"/>
    <w:rsid w:val="006F68A9"/>
    <w:rsid w:val="007004D7"/>
    <w:rsid w:val="00700A6F"/>
    <w:rsid w:val="00705313"/>
    <w:rsid w:val="00705A2E"/>
    <w:rsid w:val="00705D09"/>
    <w:rsid w:val="007064F7"/>
    <w:rsid w:val="00711659"/>
    <w:rsid w:val="00712778"/>
    <w:rsid w:val="007128E6"/>
    <w:rsid w:val="0071416D"/>
    <w:rsid w:val="007148F7"/>
    <w:rsid w:val="00714C6D"/>
    <w:rsid w:val="00714D78"/>
    <w:rsid w:val="007162D5"/>
    <w:rsid w:val="007164C2"/>
    <w:rsid w:val="007238DD"/>
    <w:rsid w:val="0072653B"/>
    <w:rsid w:val="007267C1"/>
    <w:rsid w:val="00727835"/>
    <w:rsid w:val="00732BE5"/>
    <w:rsid w:val="00732F89"/>
    <w:rsid w:val="00733152"/>
    <w:rsid w:val="007332F8"/>
    <w:rsid w:val="00733C91"/>
    <w:rsid w:val="00733E46"/>
    <w:rsid w:val="007355CE"/>
    <w:rsid w:val="007366B6"/>
    <w:rsid w:val="00736764"/>
    <w:rsid w:val="00736BD2"/>
    <w:rsid w:val="0074022F"/>
    <w:rsid w:val="00742DC3"/>
    <w:rsid w:val="00743755"/>
    <w:rsid w:val="00743FBA"/>
    <w:rsid w:val="00744A67"/>
    <w:rsid w:val="007451BA"/>
    <w:rsid w:val="0074606A"/>
    <w:rsid w:val="00747D39"/>
    <w:rsid w:val="007501D5"/>
    <w:rsid w:val="00750451"/>
    <w:rsid w:val="0075085D"/>
    <w:rsid w:val="007526CB"/>
    <w:rsid w:val="007526FB"/>
    <w:rsid w:val="00753A5E"/>
    <w:rsid w:val="00755F16"/>
    <w:rsid w:val="00757091"/>
    <w:rsid w:val="00757620"/>
    <w:rsid w:val="0075777E"/>
    <w:rsid w:val="0076120B"/>
    <w:rsid w:val="007619E9"/>
    <w:rsid w:val="00763879"/>
    <w:rsid w:val="007656B3"/>
    <w:rsid w:val="00765EA6"/>
    <w:rsid w:val="00766205"/>
    <w:rsid w:val="00766380"/>
    <w:rsid w:val="007669BE"/>
    <w:rsid w:val="00766EA5"/>
    <w:rsid w:val="00767EB5"/>
    <w:rsid w:val="00772250"/>
    <w:rsid w:val="00772251"/>
    <w:rsid w:val="00772BFC"/>
    <w:rsid w:val="00773158"/>
    <w:rsid w:val="0077485D"/>
    <w:rsid w:val="00776A41"/>
    <w:rsid w:val="00776C29"/>
    <w:rsid w:val="00780495"/>
    <w:rsid w:val="00780865"/>
    <w:rsid w:val="00782246"/>
    <w:rsid w:val="00784F7C"/>
    <w:rsid w:val="00785A05"/>
    <w:rsid w:val="007865B2"/>
    <w:rsid w:val="007865C1"/>
    <w:rsid w:val="00787BAC"/>
    <w:rsid w:val="00787CC1"/>
    <w:rsid w:val="00791A49"/>
    <w:rsid w:val="00791ECE"/>
    <w:rsid w:val="00791FA2"/>
    <w:rsid w:val="007927D6"/>
    <w:rsid w:val="0079310C"/>
    <w:rsid w:val="00793409"/>
    <w:rsid w:val="00793430"/>
    <w:rsid w:val="00794DC7"/>
    <w:rsid w:val="0079517D"/>
    <w:rsid w:val="0079623C"/>
    <w:rsid w:val="00796530"/>
    <w:rsid w:val="00797742"/>
    <w:rsid w:val="007A44C4"/>
    <w:rsid w:val="007A4BD5"/>
    <w:rsid w:val="007A6686"/>
    <w:rsid w:val="007A7216"/>
    <w:rsid w:val="007A7224"/>
    <w:rsid w:val="007B0835"/>
    <w:rsid w:val="007B3407"/>
    <w:rsid w:val="007B530E"/>
    <w:rsid w:val="007C1AA4"/>
    <w:rsid w:val="007C1F9E"/>
    <w:rsid w:val="007C233B"/>
    <w:rsid w:val="007C26E3"/>
    <w:rsid w:val="007C3984"/>
    <w:rsid w:val="007C46AD"/>
    <w:rsid w:val="007C5290"/>
    <w:rsid w:val="007C539E"/>
    <w:rsid w:val="007C7588"/>
    <w:rsid w:val="007C78EE"/>
    <w:rsid w:val="007D1FE2"/>
    <w:rsid w:val="007D2BFC"/>
    <w:rsid w:val="007D57FE"/>
    <w:rsid w:val="007D60F4"/>
    <w:rsid w:val="007D7206"/>
    <w:rsid w:val="007E0352"/>
    <w:rsid w:val="007E0704"/>
    <w:rsid w:val="007E1059"/>
    <w:rsid w:val="007E45B2"/>
    <w:rsid w:val="007E52CC"/>
    <w:rsid w:val="007E6B11"/>
    <w:rsid w:val="007E6E77"/>
    <w:rsid w:val="007F0DBC"/>
    <w:rsid w:val="007F2B3A"/>
    <w:rsid w:val="007F3C4D"/>
    <w:rsid w:val="007F416C"/>
    <w:rsid w:val="007F492E"/>
    <w:rsid w:val="007F6680"/>
    <w:rsid w:val="007F7A66"/>
    <w:rsid w:val="00800D2D"/>
    <w:rsid w:val="00801244"/>
    <w:rsid w:val="00801400"/>
    <w:rsid w:val="00802D55"/>
    <w:rsid w:val="00803111"/>
    <w:rsid w:val="00803910"/>
    <w:rsid w:val="00806268"/>
    <w:rsid w:val="00807D2F"/>
    <w:rsid w:val="00810BB1"/>
    <w:rsid w:val="00810C46"/>
    <w:rsid w:val="00813594"/>
    <w:rsid w:val="008136F7"/>
    <w:rsid w:val="008137B6"/>
    <w:rsid w:val="00814F6B"/>
    <w:rsid w:val="00816CA9"/>
    <w:rsid w:val="00817F8E"/>
    <w:rsid w:val="00820462"/>
    <w:rsid w:val="00822AB2"/>
    <w:rsid w:val="00823CDE"/>
    <w:rsid w:val="00824D47"/>
    <w:rsid w:val="00825D22"/>
    <w:rsid w:val="0083058B"/>
    <w:rsid w:val="00830688"/>
    <w:rsid w:val="008314A8"/>
    <w:rsid w:val="00832021"/>
    <w:rsid w:val="008327CD"/>
    <w:rsid w:val="00832E19"/>
    <w:rsid w:val="00832FB9"/>
    <w:rsid w:val="0083305D"/>
    <w:rsid w:val="00833485"/>
    <w:rsid w:val="00834985"/>
    <w:rsid w:val="00834C6C"/>
    <w:rsid w:val="00836956"/>
    <w:rsid w:val="00836D74"/>
    <w:rsid w:val="00840923"/>
    <w:rsid w:val="008410C4"/>
    <w:rsid w:val="008420BD"/>
    <w:rsid w:val="00842D1B"/>
    <w:rsid w:val="008436AA"/>
    <w:rsid w:val="00844BA9"/>
    <w:rsid w:val="008464F2"/>
    <w:rsid w:val="0084673D"/>
    <w:rsid w:val="00850B5F"/>
    <w:rsid w:val="00851012"/>
    <w:rsid w:val="00851D0E"/>
    <w:rsid w:val="008523B2"/>
    <w:rsid w:val="008523D2"/>
    <w:rsid w:val="00852DE1"/>
    <w:rsid w:val="008545BE"/>
    <w:rsid w:val="00854B8A"/>
    <w:rsid w:val="00855BF2"/>
    <w:rsid w:val="00855EAF"/>
    <w:rsid w:val="0085634D"/>
    <w:rsid w:val="00857818"/>
    <w:rsid w:val="00860515"/>
    <w:rsid w:val="00862C1B"/>
    <w:rsid w:val="00862DE5"/>
    <w:rsid w:val="00864A94"/>
    <w:rsid w:val="0086592B"/>
    <w:rsid w:val="00866323"/>
    <w:rsid w:val="008672EB"/>
    <w:rsid w:val="00870394"/>
    <w:rsid w:val="00870420"/>
    <w:rsid w:val="0087145C"/>
    <w:rsid w:val="00872A71"/>
    <w:rsid w:val="00872B25"/>
    <w:rsid w:val="008733BB"/>
    <w:rsid w:val="008733EF"/>
    <w:rsid w:val="00874BCD"/>
    <w:rsid w:val="00875418"/>
    <w:rsid w:val="0087592C"/>
    <w:rsid w:val="00875D44"/>
    <w:rsid w:val="00880EAA"/>
    <w:rsid w:val="00881984"/>
    <w:rsid w:val="00882601"/>
    <w:rsid w:val="00882BF5"/>
    <w:rsid w:val="00883307"/>
    <w:rsid w:val="00884E5A"/>
    <w:rsid w:val="00885D6E"/>
    <w:rsid w:val="0088723E"/>
    <w:rsid w:val="00890C2F"/>
    <w:rsid w:val="00890E35"/>
    <w:rsid w:val="00891D8B"/>
    <w:rsid w:val="00893C90"/>
    <w:rsid w:val="00894D9A"/>
    <w:rsid w:val="00895E54"/>
    <w:rsid w:val="00896699"/>
    <w:rsid w:val="00896853"/>
    <w:rsid w:val="008A04C4"/>
    <w:rsid w:val="008A21B6"/>
    <w:rsid w:val="008A241C"/>
    <w:rsid w:val="008A28CA"/>
    <w:rsid w:val="008A3C9A"/>
    <w:rsid w:val="008A4A86"/>
    <w:rsid w:val="008A4FEB"/>
    <w:rsid w:val="008A596B"/>
    <w:rsid w:val="008A6608"/>
    <w:rsid w:val="008A6D92"/>
    <w:rsid w:val="008B0259"/>
    <w:rsid w:val="008B442C"/>
    <w:rsid w:val="008B4C0B"/>
    <w:rsid w:val="008B4F04"/>
    <w:rsid w:val="008B5362"/>
    <w:rsid w:val="008B54DB"/>
    <w:rsid w:val="008B6A43"/>
    <w:rsid w:val="008B79EA"/>
    <w:rsid w:val="008C03C8"/>
    <w:rsid w:val="008C10C5"/>
    <w:rsid w:val="008C1880"/>
    <w:rsid w:val="008C2160"/>
    <w:rsid w:val="008C33A2"/>
    <w:rsid w:val="008C473D"/>
    <w:rsid w:val="008C5B1C"/>
    <w:rsid w:val="008C5ED1"/>
    <w:rsid w:val="008C70C9"/>
    <w:rsid w:val="008C7756"/>
    <w:rsid w:val="008D0D58"/>
    <w:rsid w:val="008D149E"/>
    <w:rsid w:val="008D213A"/>
    <w:rsid w:val="008D2D49"/>
    <w:rsid w:val="008D2F3D"/>
    <w:rsid w:val="008D38D6"/>
    <w:rsid w:val="008D3FA4"/>
    <w:rsid w:val="008D4DB5"/>
    <w:rsid w:val="008D4EE7"/>
    <w:rsid w:val="008D5284"/>
    <w:rsid w:val="008D60B2"/>
    <w:rsid w:val="008E04DB"/>
    <w:rsid w:val="008E2DE5"/>
    <w:rsid w:val="008E35DE"/>
    <w:rsid w:val="008E4E26"/>
    <w:rsid w:val="008E510D"/>
    <w:rsid w:val="008E5881"/>
    <w:rsid w:val="008E6952"/>
    <w:rsid w:val="008E6ED4"/>
    <w:rsid w:val="008E727D"/>
    <w:rsid w:val="008E79F3"/>
    <w:rsid w:val="008E7D00"/>
    <w:rsid w:val="008F01F8"/>
    <w:rsid w:val="008F1A01"/>
    <w:rsid w:val="008F339B"/>
    <w:rsid w:val="008F384C"/>
    <w:rsid w:val="008F4DA8"/>
    <w:rsid w:val="008F68A0"/>
    <w:rsid w:val="008F6A9A"/>
    <w:rsid w:val="008F752E"/>
    <w:rsid w:val="008F7AD1"/>
    <w:rsid w:val="008F7CEF"/>
    <w:rsid w:val="00902FDD"/>
    <w:rsid w:val="00903EBE"/>
    <w:rsid w:val="00904AE0"/>
    <w:rsid w:val="00904DE3"/>
    <w:rsid w:val="00905542"/>
    <w:rsid w:val="009061FF"/>
    <w:rsid w:val="00910EA3"/>
    <w:rsid w:val="00911653"/>
    <w:rsid w:val="00911946"/>
    <w:rsid w:val="009124F8"/>
    <w:rsid w:val="00912C85"/>
    <w:rsid w:val="009138D6"/>
    <w:rsid w:val="00913FDC"/>
    <w:rsid w:val="00914A5E"/>
    <w:rsid w:val="00915084"/>
    <w:rsid w:val="00915693"/>
    <w:rsid w:val="009157AF"/>
    <w:rsid w:val="009164E6"/>
    <w:rsid w:val="009211C5"/>
    <w:rsid w:val="00922B13"/>
    <w:rsid w:val="00923EF6"/>
    <w:rsid w:val="00924371"/>
    <w:rsid w:val="00924580"/>
    <w:rsid w:val="00925CB2"/>
    <w:rsid w:val="009272C8"/>
    <w:rsid w:val="00927BB0"/>
    <w:rsid w:val="00927BEE"/>
    <w:rsid w:val="00930DB7"/>
    <w:rsid w:val="00932243"/>
    <w:rsid w:val="0093230C"/>
    <w:rsid w:val="00935684"/>
    <w:rsid w:val="009361FC"/>
    <w:rsid w:val="0093775D"/>
    <w:rsid w:val="00940B7C"/>
    <w:rsid w:val="009412CB"/>
    <w:rsid w:val="009434AC"/>
    <w:rsid w:val="00944012"/>
    <w:rsid w:val="00944403"/>
    <w:rsid w:val="0094464E"/>
    <w:rsid w:val="00946809"/>
    <w:rsid w:val="0095395F"/>
    <w:rsid w:val="00954482"/>
    <w:rsid w:val="009567D1"/>
    <w:rsid w:val="00962AD4"/>
    <w:rsid w:val="009639FA"/>
    <w:rsid w:val="00965CE8"/>
    <w:rsid w:val="00967910"/>
    <w:rsid w:val="00971102"/>
    <w:rsid w:val="00972EC5"/>
    <w:rsid w:val="00974BF6"/>
    <w:rsid w:val="0097511A"/>
    <w:rsid w:val="0097621F"/>
    <w:rsid w:val="00976511"/>
    <w:rsid w:val="00976BBA"/>
    <w:rsid w:val="00981807"/>
    <w:rsid w:val="00984E85"/>
    <w:rsid w:val="00985742"/>
    <w:rsid w:val="00986726"/>
    <w:rsid w:val="009868AC"/>
    <w:rsid w:val="00986F05"/>
    <w:rsid w:val="00986F8F"/>
    <w:rsid w:val="0099183F"/>
    <w:rsid w:val="00992749"/>
    <w:rsid w:val="00992987"/>
    <w:rsid w:val="009933CB"/>
    <w:rsid w:val="00994301"/>
    <w:rsid w:val="00995355"/>
    <w:rsid w:val="0099570A"/>
    <w:rsid w:val="00995C33"/>
    <w:rsid w:val="00995DD3"/>
    <w:rsid w:val="00997C07"/>
    <w:rsid w:val="00997CEC"/>
    <w:rsid w:val="009A1D97"/>
    <w:rsid w:val="009A1DC9"/>
    <w:rsid w:val="009A2651"/>
    <w:rsid w:val="009A64CF"/>
    <w:rsid w:val="009A7047"/>
    <w:rsid w:val="009A7B37"/>
    <w:rsid w:val="009B1249"/>
    <w:rsid w:val="009B1312"/>
    <w:rsid w:val="009B16C7"/>
    <w:rsid w:val="009B1A38"/>
    <w:rsid w:val="009B292A"/>
    <w:rsid w:val="009B2B08"/>
    <w:rsid w:val="009B2B13"/>
    <w:rsid w:val="009B61A9"/>
    <w:rsid w:val="009C2610"/>
    <w:rsid w:val="009C3082"/>
    <w:rsid w:val="009C468F"/>
    <w:rsid w:val="009C536D"/>
    <w:rsid w:val="009C55CD"/>
    <w:rsid w:val="009C635D"/>
    <w:rsid w:val="009C6627"/>
    <w:rsid w:val="009C68C1"/>
    <w:rsid w:val="009C6BA5"/>
    <w:rsid w:val="009C71C3"/>
    <w:rsid w:val="009D3223"/>
    <w:rsid w:val="009D35CD"/>
    <w:rsid w:val="009D4186"/>
    <w:rsid w:val="009D463E"/>
    <w:rsid w:val="009D5A79"/>
    <w:rsid w:val="009D5ADB"/>
    <w:rsid w:val="009E106A"/>
    <w:rsid w:val="009E110B"/>
    <w:rsid w:val="009E1477"/>
    <w:rsid w:val="009E1AE7"/>
    <w:rsid w:val="009E2DB2"/>
    <w:rsid w:val="009E4992"/>
    <w:rsid w:val="009E50F8"/>
    <w:rsid w:val="009E524C"/>
    <w:rsid w:val="009F02CC"/>
    <w:rsid w:val="009F20BA"/>
    <w:rsid w:val="009F3336"/>
    <w:rsid w:val="009F6B1A"/>
    <w:rsid w:val="00A00ACE"/>
    <w:rsid w:val="00A00C82"/>
    <w:rsid w:val="00A00D9A"/>
    <w:rsid w:val="00A017E4"/>
    <w:rsid w:val="00A04AD2"/>
    <w:rsid w:val="00A05757"/>
    <w:rsid w:val="00A10CCD"/>
    <w:rsid w:val="00A1142D"/>
    <w:rsid w:val="00A12536"/>
    <w:rsid w:val="00A146F0"/>
    <w:rsid w:val="00A16A6C"/>
    <w:rsid w:val="00A25AB2"/>
    <w:rsid w:val="00A2617B"/>
    <w:rsid w:val="00A27EFB"/>
    <w:rsid w:val="00A30056"/>
    <w:rsid w:val="00A30529"/>
    <w:rsid w:val="00A3135F"/>
    <w:rsid w:val="00A314D9"/>
    <w:rsid w:val="00A32515"/>
    <w:rsid w:val="00A32660"/>
    <w:rsid w:val="00A35280"/>
    <w:rsid w:val="00A35AB1"/>
    <w:rsid w:val="00A35EAE"/>
    <w:rsid w:val="00A36357"/>
    <w:rsid w:val="00A373F0"/>
    <w:rsid w:val="00A37EDC"/>
    <w:rsid w:val="00A41AB6"/>
    <w:rsid w:val="00A4249C"/>
    <w:rsid w:val="00A433B8"/>
    <w:rsid w:val="00A434DB"/>
    <w:rsid w:val="00A45372"/>
    <w:rsid w:val="00A47715"/>
    <w:rsid w:val="00A50C62"/>
    <w:rsid w:val="00A51B67"/>
    <w:rsid w:val="00A52C2E"/>
    <w:rsid w:val="00A53A37"/>
    <w:rsid w:val="00A54AD6"/>
    <w:rsid w:val="00A55976"/>
    <w:rsid w:val="00A627CB"/>
    <w:rsid w:val="00A634BD"/>
    <w:rsid w:val="00A63543"/>
    <w:rsid w:val="00A649DA"/>
    <w:rsid w:val="00A6576E"/>
    <w:rsid w:val="00A65BD7"/>
    <w:rsid w:val="00A6686E"/>
    <w:rsid w:val="00A700E5"/>
    <w:rsid w:val="00A70FC0"/>
    <w:rsid w:val="00A719B6"/>
    <w:rsid w:val="00A73CDA"/>
    <w:rsid w:val="00A73F31"/>
    <w:rsid w:val="00A74C3E"/>
    <w:rsid w:val="00A75449"/>
    <w:rsid w:val="00A76204"/>
    <w:rsid w:val="00A76C36"/>
    <w:rsid w:val="00A771F5"/>
    <w:rsid w:val="00A7757F"/>
    <w:rsid w:val="00A779E6"/>
    <w:rsid w:val="00A81F60"/>
    <w:rsid w:val="00A823EB"/>
    <w:rsid w:val="00A82FF3"/>
    <w:rsid w:val="00A9021D"/>
    <w:rsid w:val="00A91595"/>
    <w:rsid w:val="00A91E03"/>
    <w:rsid w:val="00A91E7B"/>
    <w:rsid w:val="00A935AC"/>
    <w:rsid w:val="00A94450"/>
    <w:rsid w:val="00A96E51"/>
    <w:rsid w:val="00A9767A"/>
    <w:rsid w:val="00AA15D6"/>
    <w:rsid w:val="00AA3A6D"/>
    <w:rsid w:val="00AA50B1"/>
    <w:rsid w:val="00AA685E"/>
    <w:rsid w:val="00AA7741"/>
    <w:rsid w:val="00AB0747"/>
    <w:rsid w:val="00AB0879"/>
    <w:rsid w:val="00AB256D"/>
    <w:rsid w:val="00AB2AC7"/>
    <w:rsid w:val="00AB3658"/>
    <w:rsid w:val="00AB3763"/>
    <w:rsid w:val="00AB6BBE"/>
    <w:rsid w:val="00AB6DAC"/>
    <w:rsid w:val="00AB769F"/>
    <w:rsid w:val="00AC181F"/>
    <w:rsid w:val="00AC2741"/>
    <w:rsid w:val="00AC27D3"/>
    <w:rsid w:val="00AC2E40"/>
    <w:rsid w:val="00AC3AA2"/>
    <w:rsid w:val="00AC5977"/>
    <w:rsid w:val="00AC61BB"/>
    <w:rsid w:val="00AC68EF"/>
    <w:rsid w:val="00AC7D96"/>
    <w:rsid w:val="00AD06AC"/>
    <w:rsid w:val="00AD1130"/>
    <w:rsid w:val="00AD570C"/>
    <w:rsid w:val="00AD5F53"/>
    <w:rsid w:val="00AD66E5"/>
    <w:rsid w:val="00AE0777"/>
    <w:rsid w:val="00AE0A98"/>
    <w:rsid w:val="00AE0DE4"/>
    <w:rsid w:val="00AE3373"/>
    <w:rsid w:val="00AE5B3D"/>
    <w:rsid w:val="00AF01A3"/>
    <w:rsid w:val="00AF0A86"/>
    <w:rsid w:val="00AF47A8"/>
    <w:rsid w:val="00AF49A2"/>
    <w:rsid w:val="00AF6100"/>
    <w:rsid w:val="00AF6DDF"/>
    <w:rsid w:val="00B00D42"/>
    <w:rsid w:val="00B0182C"/>
    <w:rsid w:val="00B02CFB"/>
    <w:rsid w:val="00B062FE"/>
    <w:rsid w:val="00B0746B"/>
    <w:rsid w:val="00B10363"/>
    <w:rsid w:val="00B12058"/>
    <w:rsid w:val="00B128CC"/>
    <w:rsid w:val="00B134CF"/>
    <w:rsid w:val="00B13E7D"/>
    <w:rsid w:val="00B149B7"/>
    <w:rsid w:val="00B152E5"/>
    <w:rsid w:val="00B16924"/>
    <w:rsid w:val="00B17F0B"/>
    <w:rsid w:val="00B20912"/>
    <w:rsid w:val="00B21F25"/>
    <w:rsid w:val="00B21FB6"/>
    <w:rsid w:val="00B24173"/>
    <w:rsid w:val="00B246A3"/>
    <w:rsid w:val="00B2500C"/>
    <w:rsid w:val="00B25331"/>
    <w:rsid w:val="00B260CB"/>
    <w:rsid w:val="00B27E4D"/>
    <w:rsid w:val="00B3016F"/>
    <w:rsid w:val="00B30B68"/>
    <w:rsid w:val="00B30ED9"/>
    <w:rsid w:val="00B31486"/>
    <w:rsid w:val="00B31F36"/>
    <w:rsid w:val="00B33E21"/>
    <w:rsid w:val="00B3448F"/>
    <w:rsid w:val="00B3484B"/>
    <w:rsid w:val="00B353CF"/>
    <w:rsid w:val="00B379FA"/>
    <w:rsid w:val="00B37B77"/>
    <w:rsid w:val="00B37DA8"/>
    <w:rsid w:val="00B4081A"/>
    <w:rsid w:val="00B41C54"/>
    <w:rsid w:val="00B4245D"/>
    <w:rsid w:val="00B44CE3"/>
    <w:rsid w:val="00B44DA2"/>
    <w:rsid w:val="00B514C8"/>
    <w:rsid w:val="00B5398E"/>
    <w:rsid w:val="00B53DAA"/>
    <w:rsid w:val="00B55A1A"/>
    <w:rsid w:val="00B567DA"/>
    <w:rsid w:val="00B57C47"/>
    <w:rsid w:val="00B608A8"/>
    <w:rsid w:val="00B628D4"/>
    <w:rsid w:val="00B62D99"/>
    <w:rsid w:val="00B64C3F"/>
    <w:rsid w:val="00B67EBE"/>
    <w:rsid w:val="00B70144"/>
    <w:rsid w:val="00B70D14"/>
    <w:rsid w:val="00B71767"/>
    <w:rsid w:val="00B71C68"/>
    <w:rsid w:val="00B7556D"/>
    <w:rsid w:val="00B7698D"/>
    <w:rsid w:val="00B76A7D"/>
    <w:rsid w:val="00B76D15"/>
    <w:rsid w:val="00B77375"/>
    <w:rsid w:val="00B804D8"/>
    <w:rsid w:val="00B809FB"/>
    <w:rsid w:val="00B817B2"/>
    <w:rsid w:val="00B833D3"/>
    <w:rsid w:val="00B844F3"/>
    <w:rsid w:val="00B86035"/>
    <w:rsid w:val="00B86CEA"/>
    <w:rsid w:val="00B9008D"/>
    <w:rsid w:val="00B90BB6"/>
    <w:rsid w:val="00B90C2C"/>
    <w:rsid w:val="00B90FE2"/>
    <w:rsid w:val="00B91E1B"/>
    <w:rsid w:val="00B953D7"/>
    <w:rsid w:val="00BA07C8"/>
    <w:rsid w:val="00BA2B12"/>
    <w:rsid w:val="00BA30D2"/>
    <w:rsid w:val="00BA6FB7"/>
    <w:rsid w:val="00BA7865"/>
    <w:rsid w:val="00BB076F"/>
    <w:rsid w:val="00BB1AD7"/>
    <w:rsid w:val="00BB1F1B"/>
    <w:rsid w:val="00BB27F7"/>
    <w:rsid w:val="00BB28ED"/>
    <w:rsid w:val="00BB368C"/>
    <w:rsid w:val="00BB3F6E"/>
    <w:rsid w:val="00BB71B1"/>
    <w:rsid w:val="00BC0157"/>
    <w:rsid w:val="00BC04B2"/>
    <w:rsid w:val="00BC2FEA"/>
    <w:rsid w:val="00BC31F4"/>
    <w:rsid w:val="00BC4589"/>
    <w:rsid w:val="00BC4757"/>
    <w:rsid w:val="00BC5B04"/>
    <w:rsid w:val="00BD09B2"/>
    <w:rsid w:val="00BD2227"/>
    <w:rsid w:val="00BD3066"/>
    <w:rsid w:val="00BD3C2C"/>
    <w:rsid w:val="00BD4152"/>
    <w:rsid w:val="00BD7744"/>
    <w:rsid w:val="00BD774E"/>
    <w:rsid w:val="00BE0AA5"/>
    <w:rsid w:val="00BE1679"/>
    <w:rsid w:val="00BE23CD"/>
    <w:rsid w:val="00BE6932"/>
    <w:rsid w:val="00BE7E1E"/>
    <w:rsid w:val="00BF44A3"/>
    <w:rsid w:val="00BF74FD"/>
    <w:rsid w:val="00BF7F33"/>
    <w:rsid w:val="00C007FB"/>
    <w:rsid w:val="00C019EA"/>
    <w:rsid w:val="00C055D7"/>
    <w:rsid w:val="00C060A8"/>
    <w:rsid w:val="00C0756F"/>
    <w:rsid w:val="00C10D60"/>
    <w:rsid w:val="00C14BA3"/>
    <w:rsid w:val="00C1502B"/>
    <w:rsid w:val="00C20518"/>
    <w:rsid w:val="00C20785"/>
    <w:rsid w:val="00C210E5"/>
    <w:rsid w:val="00C2153A"/>
    <w:rsid w:val="00C234F4"/>
    <w:rsid w:val="00C260BD"/>
    <w:rsid w:val="00C300E0"/>
    <w:rsid w:val="00C309B3"/>
    <w:rsid w:val="00C31F07"/>
    <w:rsid w:val="00C33EA5"/>
    <w:rsid w:val="00C3550E"/>
    <w:rsid w:val="00C40224"/>
    <w:rsid w:val="00C41A88"/>
    <w:rsid w:val="00C429B8"/>
    <w:rsid w:val="00C42CC9"/>
    <w:rsid w:val="00C461B5"/>
    <w:rsid w:val="00C462F6"/>
    <w:rsid w:val="00C50EF1"/>
    <w:rsid w:val="00C53E18"/>
    <w:rsid w:val="00C57841"/>
    <w:rsid w:val="00C57BC3"/>
    <w:rsid w:val="00C57FF3"/>
    <w:rsid w:val="00C60E2C"/>
    <w:rsid w:val="00C626DD"/>
    <w:rsid w:val="00C62790"/>
    <w:rsid w:val="00C646F9"/>
    <w:rsid w:val="00C671BA"/>
    <w:rsid w:val="00C71A5E"/>
    <w:rsid w:val="00C74EBF"/>
    <w:rsid w:val="00C75B19"/>
    <w:rsid w:val="00C77238"/>
    <w:rsid w:val="00C77AC4"/>
    <w:rsid w:val="00C822A5"/>
    <w:rsid w:val="00C832D9"/>
    <w:rsid w:val="00C85133"/>
    <w:rsid w:val="00C85D57"/>
    <w:rsid w:val="00C86433"/>
    <w:rsid w:val="00C8681F"/>
    <w:rsid w:val="00C906C9"/>
    <w:rsid w:val="00C92D86"/>
    <w:rsid w:val="00C9308C"/>
    <w:rsid w:val="00C94F48"/>
    <w:rsid w:val="00C964C6"/>
    <w:rsid w:val="00C96558"/>
    <w:rsid w:val="00C96F06"/>
    <w:rsid w:val="00C9749D"/>
    <w:rsid w:val="00CA0636"/>
    <w:rsid w:val="00CA2109"/>
    <w:rsid w:val="00CA3290"/>
    <w:rsid w:val="00CA36F1"/>
    <w:rsid w:val="00CA3C2A"/>
    <w:rsid w:val="00CA4E2C"/>
    <w:rsid w:val="00CA7567"/>
    <w:rsid w:val="00CB2504"/>
    <w:rsid w:val="00CB3275"/>
    <w:rsid w:val="00CB3795"/>
    <w:rsid w:val="00CB40C9"/>
    <w:rsid w:val="00CB5329"/>
    <w:rsid w:val="00CB62DF"/>
    <w:rsid w:val="00CB65AB"/>
    <w:rsid w:val="00CB6A2A"/>
    <w:rsid w:val="00CC3285"/>
    <w:rsid w:val="00CC6131"/>
    <w:rsid w:val="00CC68A4"/>
    <w:rsid w:val="00CC6BA3"/>
    <w:rsid w:val="00CC7805"/>
    <w:rsid w:val="00CC784A"/>
    <w:rsid w:val="00CD1075"/>
    <w:rsid w:val="00CD2FAF"/>
    <w:rsid w:val="00CD304F"/>
    <w:rsid w:val="00CD36E2"/>
    <w:rsid w:val="00CD5B4D"/>
    <w:rsid w:val="00CD66F1"/>
    <w:rsid w:val="00CD6724"/>
    <w:rsid w:val="00CE0F74"/>
    <w:rsid w:val="00CE26DE"/>
    <w:rsid w:val="00CE2BEB"/>
    <w:rsid w:val="00CE301D"/>
    <w:rsid w:val="00CE4736"/>
    <w:rsid w:val="00CE6B94"/>
    <w:rsid w:val="00CE6D2B"/>
    <w:rsid w:val="00CE725E"/>
    <w:rsid w:val="00CE7628"/>
    <w:rsid w:val="00CE7CA4"/>
    <w:rsid w:val="00CF041F"/>
    <w:rsid w:val="00CF0CE0"/>
    <w:rsid w:val="00CF380B"/>
    <w:rsid w:val="00CF4A7F"/>
    <w:rsid w:val="00CF5484"/>
    <w:rsid w:val="00CF55D4"/>
    <w:rsid w:val="00CF64F7"/>
    <w:rsid w:val="00CF6596"/>
    <w:rsid w:val="00D03383"/>
    <w:rsid w:val="00D034D6"/>
    <w:rsid w:val="00D0562B"/>
    <w:rsid w:val="00D0587B"/>
    <w:rsid w:val="00D0692D"/>
    <w:rsid w:val="00D06B4D"/>
    <w:rsid w:val="00D07078"/>
    <w:rsid w:val="00D078F8"/>
    <w:rsid w:val="00D11AB2"/>
    <w:rsid w:val="00D11D52"/>
    <w:rsid w:val="00D1218C"/>
    <w:rsid w:val="00D12A62"/>
    <w:rsid w:val="00D12AAB"/>
    <w:rsid w:val="00D137C2"/>
    <w:rsid w:val="00D1438E"/>
    <w:rsid w:val="00D1743A"/>
    <w:rsid w:val="00D17502"/>
    <w:rsid w:val="00D211E6"/>
    <w:rsid w:val="00D21277"/>
    <w:rsid w:val="00D218EB"/>
    <w:rsid w:val="00D21D93"/>
    <w:rsid w:val="00D21FDE"/>
    <w:rsid w:val="00D21FE6"/>
    <w:rsid w:val="00D22441"/>
    <w:rsid w:val="00D2287B"/>
    <w:rsid w:val="00D231B0"/>
    <w:rsid w:val="00D23448"/>
    <w:rsid w:val="00D250A7"/>
    <w:rsid w:val="00D252F6"/>
    <w:rsid w:val="00D2586C"/>
    <w:rsid w:val="00D27AE1"/>
    <w:rsid w:val="00D30F93"/>
    <w:rsid w:val="00D32766"/>
    <w:rsid w:val="00D32AD9"/>
    <w:rsid w:val="00D33591"/>
    <w:rsid w:val="00D35301"/>
    <w:rsid w:val="00D3543D"/>
    <w:rsid w:val="00D35D92"/>
    <w:rsid w:val="00D36600"/>
    <w:rsid w:val="00D36DF9"/>
    <w:rsid w:val="00D37266"/>
    <w:rsid w:val="00D4047D"/>
    <w:rsid w:val="00D42844"/>
    <w:rsid w:val="00D429B6"/>
    <w:rsid w:val="00D44A43"/>
    <w:rsid w:val="00D44A9D"/>
    <w:rsid w:val="00D44D80"/>
    <w:rsid w:val="00D45802"/>
    <w:rsid w:val="00D52E32"/>
    <w:rsid w:val="00D539E4"/>
    <w:rsid w:val="00D542A3"/>
    <w:rsid w:val="00D548E2"/>
    <w:rsid w:val="00D56EAC"/>
    <w:rsid w:val="00D5712A"/>
    <w:rsid w:val="00D604FF"/>
    <w:rsid w:val="00D65D94"/>
    <w:rsid w:val="00D66264"/>
    <w:rsid w:val="00D66A28"/>
    <w:rsid w:val="00D67CA3"/>
    <w:rsid w:val="00D67EBA"/>
    <w:rsid w:val="00D71BD0"/>
    <w:rsid w:val="00D735AA"/>
    <w:rsid w:val="00D73C95"/>
    <w:rsid w:val="00D740F1"/>
    <w:rsid w:val="00D7707E"/>
    <w:rsid w:val="00D776D1"/>
    <w:rsid w:val="00D77B53"/>
    <w:rsid w:val="00D819AD"/>
    <w:rsid w:val="00D84AFC"/>
    <w:rsid w:val="00D84C90"/>
    <w:rsid w:val="00D9108D"/>
    <w:rsid w:val="00D9140F"/>
    <w:rsid w:val="00D92003"/>
    <w:rsid w:val="00D924D8"/>
    <w:rsid w:val="00D93796"/>
    <w:rsid w:val="00D94C41"/>
    <w:rsid w:val="00D94FD8"/>
    <w:rsid w:val="00D963E7"/>
    <w:rsid w:val="00D96D34"/>
    <w:rsid w:val="00DA0757"/>
    <w:rsid w:val="00DA26DD"/>
    <w:rsid w:val="00DA2C56"/>
    <w:rsid w:val="00DA46F9"/>
    <w:rsid w:val="00DA68B6"/>
    <w:rsid w:val="00DA7491"/>
    <w:rsid w:val="00DA7887"/>
    <w:rsid w:val="00DB1F99"/>
    <w:rsid w:val="00DB37AA"/>
    <w:rsid w:val="00DB41AC"/>
    <w:rsid w:val="00DB4BD2"/>
    <w:rsid w:val="00DB5CBF"/>
    <w:rsid w:val="00DB5F41"/>
    <w:rsid w:val="00DC023B"/>
    <w:rsid w:val="00DC0E9A"/>
    <w:rsid w:val="00DC1B1D"/>
    <w:rsid w:val="00DC6037"/>
    <w:rsid w:val="00DC67FB"/>
    <w:rsid w:val="00DC6FF6"/>
    <w:rsid w:val="00DC74A1"/>
    <w:rsid w:val="00DD072F"/>
    <w:rsid w:val="00DD1530"/>
    <w:rsid w:val="00DD1A2D"/>
    <w:rsid w:val="00DD350D"/>
    <w:rsid w:val="00DD6C54"/>
    <w:rsid w:val="00DE0459"/>
    <w:rsid w:val="00DE106F"/>
    <w:rsid w:val="00DE33E7"/>
    <w:rsid w:val="00DE3568"/>
    <w:rsid w:val="00DE3BF4"/>
    <w:rsid w:val="00DE6827"/>
    <w:rsid w:val="00DE698C"/>
    <w:rsid w:val="00DF1727"/>
    <w:rsid w:val="00DF2CB0"/>
    <w:rsid w:val="00DF40C5"/>
    <w:rsid w:val="00DF497D"/>
    <w:rsid w:val="00DF73C0"/>
    <w:rsid w:val="00DF7B13"/>
    <w:rsid w:val="00E00114"/>
    <w:rsid w:val="00E009B3"/>
    <w:rsid w:val="00E01A7D"/>
    <w:rsid w:val="00E0226F"/>
    <w:rsid w:val="00E0238C"/>
    <w:rsid w:val="00E033E7"/>
    <w:rsid w:val="00E03FE3"/>
    <w:rsid w:val="00E05B9E"/>
    <w:rsid w:val="00E06F66"/>
    <w:rsid w:val="00E10244"/>
    <w:rsid w:val="00E11FC0"/>
    <w:rsid w:val="00E13A66"/>
    <w:rsid w:val="00E15377"/>
    <w:rsid w:val="00E156F4"/>
    <w:rsid w:val="00E16AA6"/>
    <w:rsid w:val="00E16CDE"/>
    <w:rsid w:val="00E1766A"/>
    <w:rsid w:val="00E202B4"/>
    <w:rsid w:val="00E226E8"/>
    <w:rsid w:val="00E2369E"/>
    <w:rsid w:val="00E23DD6"/>
    <w:rsid w:val="00E24C80"/>
    <w:rsid w:val="00E266F1"/>
    <w:rsid w:val="00E30BF1"/>
    <w:rsid w:val="00E31C42"/>
    <w:rsid w:val="00E32129"/>
    <w:rsid w:val="00E3328F"/>
    <w:rsid w:val="00E33EF4"/>
    <w:rsid w:val="00E34401"/>
    <w:rsid w:val="00E357E5"/>
    <w:rsid w:val="00E361B8"/>
    <w:rsid w:val="00E36C2C"/>
    <w:rsid w:val="00E36CB1"/>
    <w:rsid w:val="00E36D84"/>
    <w:rsid w:val="00E400E6"/>
    <w:rsid w:val="00E44561"/>
    <w:rsid w:val="00E45170"/>
    <w:rsid w:val="00E50724"/>
    <w:rsid w:val="00E50AC2"/>
    <w:rsid w:val="00E50ED2"/>
    <w:rsid w:val="00E535D8"/>
    <w:rsid w:val="00E53D54"/>
    <w:rsid w:val="00E5514A"/>
    <w:rsid w:val="00E56CA1"/>
    <w:rsid w:val="00E60305"/>
    <w:rsid w:val="00E60A3D"/>
    <w:rsid w:val="00E62168"/>
    <w:rsid w:val="00E63310"/>
    <w:rsid w:val="00E64137"/>
    <w:rsid w:val="00E649AD"/>
    <w:rsid w:val="00E65591"/>
    <w:rsid w:val="00E66825"/>
    <w:rsid w:val="00E6790F"/>
    <w:rsid w:val="00E7001E"/>
    <w:rsid w:val="00E70397"/>
    <w:rsid w:val="00E71327"/>
    <w:rsid w:val="00E7147F"/>
    <w:rsid w:val="00E71C8E"/>
    <w:rsid w:val="00E7272C"/>
    <w:rsid w:val="00E727AE"/>
    <w:rsid w:val="00E74EC0"/>
    <w:rsid w:val="00E75D39"/>
    <w:rsid w:val="00E76006"/>
    <w:rsid w:val="00E80059"/>
    <w:rsid w:val="00E8076C"/>
    <w:rsid w:val="00E83400"/>
    <w:rsid w:val="00E83526"/>
    <w:rsid w:val="00E84282"/>
    <w:rsid w:val="00E8548F"/>
    <w:rsid w:val="00E90EC5"/>
    <w:rsid w:val="00E916E1"/>
    <w:rsid w:val="00E946D6"/>
    <w:rsid w:val="00E9724B"/>
    <w:rsid w:val="00EA08EB"/>
    <w:rsid w:val="00EA0BDE"/>
    <w:rsid w:val="00EA17E1"/>
    <w:rsid w:val="00EA38BC"/>
    <w:rsid w:val="00EA4C55"/>
    <w:rsid w:val="00EA5FA8"/>
    <w:rsid w:val="00EA61AB"/>
    <w:rsid w:val="00EA7028"/>
    <w:rsid w:val="00EB1238"/>
    <w:rsid w:val="00EB4332"/>
    <w:rsid w:val="00EB5A8C"/>
    <w:rsid w:val="00EB644F"/>
    <w:rsid w:val="00EB646B"/>
    <w:rsid w:val="00EC4720"/>
    <w:rsid w:val="00EC521A"/>
    <w:rsid w:val="00EC64B8"/>
    <w:rsid w:val="00EC6724"/>
    <w:rsid w:val="00EC769E"/>
    <w:rsid w:val="00ED0575"/>
    <w:rsid w:val="00ED0695"/>
    <w:rsid w:val="00ED3501"/>
    <w:rsid w:val="00ED6249"/>
    <w:rsid w:val="00EE1015"/>
    <w:rsid w:val="00EE12EA"/>
    <w:rsid w:val="00EE2057"/>
    <w:rsid w:val="00EE30E8"/>
    <w:rsid w:val="00EE3161"/>
    <w:rsid w:val="00EE319C"/>
    <w:rsid w:val="00EE49F8"/>
    <w:rsid w:val="00EE4F2B"/>
    <w:rsid w:val="00EE618E"/>
    <w:rsid w:val="00EE622C"/>
    <w:rsid w:val="00EE65DE"/>
    <w:rsid w:val="00EE784D"/>
    <w:rsid w:val="00EE7F25"/>
    <w:rsid w:val="00EF07E1"/>
    <w:rsid w:val="00EF0B74"/>
    <w:rsid w:val="00EF0E54"/>
    <w:rsid w:val="00EF287E"/>
    <w:rsid w:val="00EF2AFB"/>
    <w:rsid w:val="00EF3864"/>
    <w:rsid w:val="00EF3E7E"/>
    <w:rsid w:val="00EF550C"/>
    <w:rsid w:val="00EF55CB"/>
    <w:rsid w:val="00EF78FF"/>
    <w:rsid w:val="00EF7A06"/>
    <w:rsid w:val="00F0084E"/>
    <w:rsid w:val="00F00D72"/>
    <w:rsid w:val="00F0120F"/>
    <w:rsid w:val="00F04909"/>
    <w:rsid w:val="00F062FF"/>
    <w:rsid w:val="00F07AD8"/>
    <w:rsid w:val="00F07B88"/>
    <w:rsid w:val="00F1203F"/>
    <w:rsid w:val="00F13368"/>
    <w:rsid w:val="00F148FE"/>
    <w:rsid w:val="00F16F57"/>
    <w:rsid w:val="00F173CA"/>
    <w:rsid w:val="00F201C3"/>
    <w:rsid w:val="00F20882"/>
    <w:rsid w:val="00F21B53"/>
    <w:rsid w:val="00F21FCB"/>
    <w:rsid w:val="00F22CC8"/>
    <w:rsid w:val="00F24DA9"/>
    <w:rsid w:val="00F25803"/>
    <w:rsid w:val="00F25E95"/>
    <w:rsid w:val="00F27D5A"/>
    <w:rsid w:val="00F30512"/>
    <w:rsid w:val="00F3058B"/>
    <w:rsid w:val="00F30A25"/>
    <w:rsid w:val="00F32C8F"/>
    <w:rsid w:val="00F36EDC"/>
    <w:rsid w:val="00F371F9"/>
    <w:rsid w:val="00F41705"/>
    <w:rsid w:val="00F4227F"/>
    <w:rsid w:val="00F42599"/>
    <w:rsid w:val="00F437CE"/>
    <w:rsid w:val="00F448A4"/>
    <w:rsid w:val="00F45A4D"/>
    <w:rsid w:val="00F45B20"/>
    <w:rsid w:val="00F47DD6"/>
    <w:rsid w:val="00F52340"/>
    <w:rsid w:val="00F55788"/>
    <w:rsid w:val="00F560B3"/>
    <w:rsid w:val="00F56164"/>
    <w:rsid w:val="00F56670"/>
    <w:rsid w:val="00F57590"/>
    <w:rsid w:val="00F57D4A"/>
    <w:rsid w:val="00F60762"/>
    <w:rsid w:val="00F60840"/>
    <w:rsid w:val="00F60CB2"/>
    <w:rsid w:val="00F60DD4"/>
    <w:rsid w:val="00F61353"/>
    <w:rsid w:val="00F613F1"/>
    <w:rsid w:val="00F61663"/>
    <w:rsid w:val="00F6368D"/>
    <w:rsid w:val="00F63F4C"/>
    <w:rsid w:val="00F65677"/>
    <w:rsid w:val="00F66C26"/>
    <w:rsid w:val="00F6748B"/>
    <w:rsid w:val="00F67765"/>
    <w:rsid w:val="00F7066B"/>
    <w:rsid w:val="00F72DF5"/>
    <w:rsid w:val="00F74DA3"/>
    <w:rsid w:val="00F7549D"/>
    <w:rsid w:val="00F76486"/>
    <w:rsid w:val="00F772C0"/>
    <w:rsid w:val="00F776C0"/>
    <w:rsid w:val="00F822A9"/>
    <w:rsid w:val="00F83A11"/>
    <w:rsid w:val="00F855AD"/>
    <w:rsid w:val="00F85A8C"/>
    <w:rsid w:val="00F8713B"/>
    <w:rsid w:val="00F875C3"/>
    <w:rsid w:val="00F8795C"/>
    <w:rsid w:val="00F92A61"/>
    <w:rsid w:val="00F9408D"/>
    <w:rsid w:val="00F941F9"/>
    <w:rsid w:val="00F96CE8"/>
    <w:rsid w:val="00FA15A5"/>
    <w:rsid w:val="00FA201E"/>
    <w:rsid w:val="00FA3B31"/>
    <w:rsid w:val="00FA43E9"/>
    <w:rsid w:val="00FA576C"/>
    <w:rsid w:val="00FA590F"/>
    <w:rsid w:val="00FA5D4B"/>
    <w:rsid w:val="00FA6052"/>
    <w:rsid w:val="00FA6342"/>
    <w:rsid w:val="00FA7B0D"/>
    <w:rsid w:val="00FB03E8"/>
    <w:rsid w:val="00FB2AEA"/>
    <w:rsid w:val="00FB3E50"/>
    <w:rsid w:val="00FB5278"/>
    <w:rsid w:val="00FB579C"/>
    <w:rsid w:val="00FB5A94"/>
    <w:rsid w:val="00FB7ACB"/>
    <w:rsid w:val="00FB7CD3"/>
    <w:rsid w:val="00FC01FD"/>
    <w:rsid w:val="00FC14D3"/>
    <w:rsid w:val="00FC178F"/>
    <w:rsid w:val="00FC1881"/>
    <w:rsid w:val="00FC5074"/>
    <w:rsid w:val="00FC54F9"/>
    <w:rsid w:val="00FC674C"/>
    <w:rsid w:val="00FD04D6"/>
    <w:rsid w:val="00FD124F"/>
    <w:rsid w:val="00FD2288"/>
    <w:rsid w:val="00FD56D4"/>
    <w:rsid w:val="00FD5E6D"/>
    <w:rsid w:val="00FD636F"/>
    <w:rsid w:val="00FD6D0B"/>
    <w:rsid w:val="00FE0219"/>
    <w:rsid w:val="00FE3278"/>
    <w:rsid w:val="00FE4E06"/>
    <w:rsid w:val="00FE51C7"/>
    <w:rsid w:val="00FF0226"/>
    <w:rsid w:val="00FF247D"/>
    <w:rsid w:val="00FF293A"/>
    <w:rsid w:val="00FF2FD4"/>
    <w:rsid w:val="00FF37ED"/>
    <w:rsid w:val="00FF62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6BE0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index 1" w:uiPriority="99"/>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EB5A8C"/>
    <w:pPr>
      <w:spacing w:after="240"/>
    </w:pPr>
    <w:rPr>
      <w:sz w:val="24"/>
      <w:szCs w:val="24"/>
    </w:rPr>
  </w:style>
  <w:style w:type="paragraph" w:styleId="berschrift1">
    <w:name w:val="heading 1"/>
    <w:aliases w:val="OGC Header Level 1,numbered,h1,clause,H1"/>
    <w:basedOn w:val="Standard"/>
    <w:next w:val="Standard"/>
    <w:link w:val="berschrift1Zchn"/>
    <w:qFormat/>
    <w:rsid w:val="00F27D5A"/>
    <w:pPr>
      <w:keepNext/>
      <w:numPr>
        <w:numId w:val="1"/>
      </w:numPr>
      <w:spacing w:before="480" w:line="360" w:lineRule="auto"/>
      <w:outlineLvl w:val="0"/>
    </w:pPr>
    <w:rPr>
      <w:b/>
      <w:bCs/>
      <w:sz w:val="28"/>
    </w:rPr>
  </w:style>
  <w:style w:type="paragraph" w:styleId="berschrift2">
    <w:name w:val="heading 2"/>
    <w:aliases w:val="OGC Heading 2,h2,sub-clause 2,H2,H21,l2"/>
    <w:basedOn w:val="Standard"/>
    <w:next w:val="Standard"/>
    <w:link w:val="berschrift2Zchn"/>
    <w:qFormat/>
    <w:rsid w:val="00F27D5A"/>
    <w:pPr>
      <w:keepNext/>
      <w:numPr>
        <w:ilvl w:val="1"/>
        <w:numId w:val="1"/>
      </w:numPr>
      <w:spacing w:before="240" w:after="60"/>
      <w:outlineLvl w:val="1"/>
    </w:pPr>
    <w:rPr>
      <w:rFonts w:cs="Arial"/>
      <w:b/>
      <w:bCs/>
      <w:iCs/>
      <w:szCs w:val="28"/>
    </w:rPr>
  </w:style>
  <w:style w:type="paragraph" w:styleId="berschrift3">
    <w:name w:val="heading 3"/>
    <w:aliases w:val="OGC Heading 3,h3,sub-clause 3,H3,hd3"/>
    <w:basedOn w:val="Standard"/>
    <w:next w:val="Standard"/>
    <w:link w:val="berschrift3Zchn"/>
    <w:qFormat/>
    <w:rsid w:val="00F27D5A"/>
    <w:pPr>
      <w:keepNext/>
      <w:numPr>
        <w:ilvl w:val="2"/>
        <w:numId w:val="1"/>
      </w:numPr>
      <w:spacing w:before="240" w:after="60"/>
      <w:outlineLvl w:val="2"/>
    </w:pPr>
    <w:rPr>
      <w:rFonts w:cs="Arial"/>
      <w:b/>
      <w:bCs/>
      <w:szCs w:val="26"/>
    </w:rPr>
  </w:style>
  <w:style w:type="paragraph" w:styleId="berschrift4">
    <w:name w:val="heading 4"/>
    <w:aliases w:val="OGC Heading 4,h4,sub-clause 4,H4"/>
    <w:basedOn w:val="Standard"/>
    <w:next w:val="Standard"/>
    <w:link w:val="berschrift4Zchn"/>
    <w:qFormat/>
    <w:rsid w:val="00F27D5A"/>
    <w:pPr>
      <w:keepNext/>
      <w:numPr>
        <w:ilvl w:val="3"/>
        <w:numId w:val="1"/>
      </w:numPr>
      <w:spacing w:before="240" w:after="60"/>
      <w:outlineLvl w:val="3"/>
    </w:pPr>
    <w:rPr>
      <w:b/>
      <w:bCs/>
      <w:szCs w:val="28"/>
    </w:rPr>
  </w:style>
  <w:style w:type="paragraph" w:styleId="berschrift5">
    <w:name w:val="heading 5"/>
    <w:aliases w:val="H5"/>
    <w:basedOn w:val="Standard"/>
    <w:next w:val="Standard"/>
    <w:qFormat/>
    <w:rsid w:val="00F27D5A"/>
    <w:pPr>
      <w:numPr>
        <w:ilvl w:val="4"/>
        <w:numId w:val="1"/>
      </w:numPr>
      <w:spacing w:before="240" w:after="60"/>
      <w:outlineLvl w:val="4"/>
    </w:pPr>
    <w:rPr>
      <w:b/>
      <w:bCs/>
      <w:i/>
      <w:iCs/>
      <w:sz w:val="26"/>
      <w:szCs w:val="26"/>
    </w:rPr>
  </w:style>
  <w:style w:type="paragraph" w:styleId="berschrift6">
    <w:name w:val="heading 6"/>
    <w:aliases w:val="H6"/>
    <w:basedOn w:val="Standard"/>
    <w:next w:val="Standard"/>
    <w:qFormat/>
    <w:rsid w:val="00F27D5A"/>
    <w:pPr>
      <w:numPr>
        <w:ilvl w:val="5"/>
        <w:numId w:val="1"/>
      </w:numPr>
      <w:spacing w:before="240" w:after="60"/>
      <w:outlineLvl w:val="5"/>
    </w:pPr>
    <w:rPr>
      <w:b/>
      <w:bCs/>
      <w:sz w:val="22"/>
      <w:szCs w:val="22"/>
    </w:rPr>
  </w:style>
  <w:style w:type="paragraph" w:styleId="berschrift7">
    <w:name w:val="heading 7"/>
    <w:basedOn w:val="Standard"/>
    <w:next w:val="Standard"/>
    <w:qFormat/>
    <w:rsid w:val="00F27D5A"/>
    <w:pPr>
      <w:numPr>
        <w:ilvl w:val="6"/>
        <w:numId w:val="1"/>
      </w:numPr>
      <w:spacing w:before="240" w:after="60"/>
      <w:outlineLvl w:val="6"/>
    </w:pPr>
  </w:style>
  <w:style w:type="paragraph" w:styleId="berschrift8">
    <w:name w:val="heading 8"/>
    <w:basedOn w:val="Standard"/>
    <w:next w:val="Standard"/>
    <w:qFormat/>
    <w:rsid w:val="00F27D5A"/>
    <w:pPr>
      <w:numPr>
        <w:ilvl w:val="7"/>
        <w:numId w:val="1"/>
      </w:numPr>
      <w:spacing w:before="240" w:after="60"/>
      <w:outlineLvl w:val="7"/>
    </w:pPr>
    <w:rPr>
      <w:i/>
      <w:iCs/>
    </w:rPr>
  </w:style>
  <w:style w:type="paragraph" w:styleId="berschrift9">
    <w:name w:val="heading 9"/>
    <w:aliases w:val="Appendix Heading 1"/>
    <w:basedOn w:val="Standard"/>
    <w:next w:val="Standard"/>
    <w:qFormat/>
    <w:rsid w:val="00F27D5A"/>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2">
    <w:name w:val="p2"/>
    <w:basedOn w:val="Standard"/>
    <w:next w:val="Standard"/>
    <w:rsid w:val="00F27D5A"/>
    <w:pPr>
      <w:tabs>
        <w:tab w:val="left" w:pos="560"/>
      </w:tabs>
    </w:pPr>
    <w:rPr>
      <w:szCs w:val="20"/>
      <w:lang w:val="en-GB"/>
    </w:rPr>
  </w:style>
  <w:style w:type="paragraph" w:customStyle="1" w:styleId="OGCClause">
    <w:name w:val="OGC Clause"/>
    <w:basedOn w:val="Standard"/>
    <w:next w:val="Standard"/>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Standard"/>
    <w:next w:val="Standard"/>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Standard"/>
    <w:rsid w:val="00F27D5A"/>
    <w:pPr>
      <w:spacing w:after="220"/>
      <w:jc w:val="right"/>
    </w:pPr>
    <w:rPr>
      <w:b/>
      <w:color w:val="000000"/>
      <w:szCs w:val="20"/>
      <w:lang w:val="en-GB"/>
    </w:rPr>
  </w:style>
  <w:style w:type="character" w:styleId="Hyperlink">
    <w:name w:val="Hyperlink"/>
    <w:basedOn w:val="Absatz-Standardschriftart"/>
    <w:uiPriority w:val="99"/>
    <w:rsid w:val="00F27D5A"/>
    <w:rPr>
      <w:rFonts w:cs="Times New Roman"/>
      <w:color w:val="0000FF"/>
      <w:u w:val="single"/>
    </w:rPr>
  </w:style>
  <w:style w:type="paragraph" w:customStyle="1" w:styleId="OGCtableheader">
    <w:name w:val="OGC table header"/>
    <w:basedOn w:val="Standard"/>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Standard"/>
    <w:qFormat/>
    <w:rsid w:val="00F27D5A"/>
    <w:pPr>
      <w:numPr>
        <w:numId w:val="3"/>
      </w:numPr>
    </w:pPr>
    <w:rPr>
      <w:szCs w:val="20"/>
      <w:lang w:val="en-GB"/>
    </w:rPr>
  </w:style>
  <w:style w:type="paragraph" w:styleId="Funotentext">
    <w:name w:val="footnote text"/>
    <w:basedOn w:val="Standard"/>
    <w:link w:val="FunotentextZchn"/>
    <w:semiHidden/>
    <w:rsid w:val="00F27D5A"/>
    <w:rPr>
      <w:sz w:val="20"/>
      <w:szCs w:val="20"/>
    </w:rPr>
  </w:style>
  <w:style w:type="character" w:customStyle="1" w:styleId="Codefragment">
    <w:name w:val="Codefragment"/>
    <w:basedOn w:val="Absatz-Standardschriftart"/>
    <w:rsid w:val="00F27D5A"/>
    <w:rPr>
      <w:rFonts w:ascii="Courier New" w:hAnsi="Courier New" w:cs="Courier New"/>
      <w:noProof/>
      <w:sz w:val="22"/>
      <w:szCs w:val="22"/>
      <w:lang w:val="en-US"/>
    </w:rPr>
  </w:style>
  <w:style w:type="paragraph" w:customStyle="1" w:styleId="List2OGCbullets">
    <w:name w:val="List 2 OGC bullets"/>
    <w:basedOn w:val="Standard"/>
    <w:qFormat/>
    <w:rsid w:val="00D44A9D"/>
    <w:pPr>
      <w:numPr>
        <w:numId w:val="4"/>
      </w:numPr>
      <w:jc w:val="both"/>
    </w:pPr>
  </w:style>
  <w:style w:type="paragraph" w:customStyle="1" w:styleId="Definition">
    <w:name w:val="Definition"/>
    <w:basedOn w:val="Standard"/>
    <w:next w:val="TermNum"/>
    <w:qFormat/>
    <w:rsid w:val="00F27D5A"/>
    <w:rPr>
      <w:szCs w:val="20"/>
      <w:lang w:val="en-GB"/>
    </w:rPr>
  </w:style>
  <w:style w:type="paragraph" w:customStyle="1" w:styleId="Terms">
    <w:name w:val="Term(s)"/>
    <w:basedOn w:val="Standard"/>
    <w:next w:val="Definition"/>
    <w:uiPriority w:val="99"/>
    <w:qFormat/>
    <w:rsid w:val="00F27D5A"/>
    <w:pPr>
      <w:keepNext/>
      <w:suppressAutoHyphens/>
      <w:spacing w:after="0"/>
    </w:pPr>
    <w:rPr>
      <w:b/>
      <w:szCs w:val="20"/>
      <w:lang w:val="en-GB"/>
    </w:rPr>
  </w:style>
  <w:style w:type="paragraph" w:customStyle="1" w:styleId="TermNum">
    <w:name w:val="TermNum"/>
    <w:basedOn w:val="Standard"/>
    <w:next w:val="Terms"/>
    <w:uiPriority w:val="99"/>
    <w:qFormat/>
    <w:rsid w:val="00F27D5A"/>
    <w:pPr>
      <w:keepNext/>
      <w:numPr>
        <w:numId w:val="5"/>
      </w:numPr>
      <w:tabs>
        <w:tab w:val="clear" w:pos="1004"/>
        <w:tab w:val="num" w:pos="720"/>
        <w:tab w:val="num" w:pos="1430"/>
      </w:tabs>
      <w:spacing w:after="0"/>
      <w:ind w:left="720"/>
    </w:pPr>
    <w:rPr>
      <w:b/>
      <w:szCs w:val="20"/>
      <w:lang w:val="en-GB"/>
    </w:rPr>
  </w:style>
  <w:style w:type="paragraph" w:customStyle="1" w:styleId="Requirement">
    <w:name w:val="Requirement"/>
    <w:basedOn w:val="Standard"/>
    <w:next w:val="Standard"/>
    <w:qFormat/>
    <w:rsid w:val="00F27D5A"/>
    <w:pPr>
      <w:numPr>
        <w:numId w:val="6"/>
      </w:numPr>
      <w:tabs>
        <w:tab w:val="left" w:pos="964"/>
      </w:tabs>
    </w:pPr>
    <w:rPr>
      <w:noProof/>
      <w:sz w:val="23"/>
      <w:lang w:val="en-GB"/>
    </w:rPr>
  </w:style>
  <w:style w:type="paragraph" w:customStyle="1" w:styleId="AnnexLevel1main">
    <w:name w:val="Annex Level 1 (main)"/>
    <w:basedOn w:val="Standard"/>
    <w:next w:val="Standard"/>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berschrift3"/>
    <w:next w:val="Standard"/>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KeinLeerraum">
    <w:name w:val="No Spacing"/>
    <w:uiPriority w:val="1"/>
    <w:qFormat/>
    <w:rsid w:val="004A5507"/>
    <w:rPr>
      <w:sz w:val="24"/>
      <w:szCs w:val="24"/>
    </w:rPr>
  </w:style>
  <w:style w:type="paragraph" w:customStyle="1" w:styleId="AnnexLevel2">
    <w:name w:val="Annex Level 2"/>
    <w:basedOn w:val="berschrift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Aufzhlungszeichen">
    <w:name w:val="List Bullet"/>
    <w:basedOn w:val="Liste"/>
    <w:autoRedefine/>
    <w:rsid w:val="00671237"/>
    <w:pPr>
      <w:keepLines/>
      <w:spacing w:after="120"/>
      <w:ind w:left="0" w:firstLine="0"/>
    </w:pPr>
    <w:rPr>
      <w:szCs w:val="20"/>
      <w:lang w:val="en-GB"/>
    </w:rPr>
  </w:style>
  <w:style w:type="paragraph" w:styleId="Liste">
    <w:name w:val="List"/>
    <w:basedOn w:val="Standard"/>
    <w:rsid w:val="00F27D5A"/>
    <w:pPr>
      <w:ind w:left="360" w:hanging="360"/>
    </w:pPr>
  </w:style>
  <w:style w:type="paragraph" w:customStyle="1" w:styleId="Annex">
    <w:name w:val="Annex"/>
    <w:basedOn w:val="AnnexLevel1main"/>
    <w:next w:val="Standard"/>
    <w:link w:val="AnnexChar"/>
    <w:qFormat/>
    <w:rsid w:val="004A5507"/>
  </w:style>
  <w:style w:type="paragraph" w:customStyle="1" w:styleId="AnnexNumbered">
    <w:name w:val="Annex Numbered"/>
    <w:basedOn w:val="AnnexLevel2"/>
    <w:next w:val="Standard"/>
    <w:link w:val="AnnexNumberedChar"/>
    <w:qFormat/>
    <w:rsid w:val="002F6FCF"/>
    <w:pPr>
      <w:tabs>
        <w:tab w:val="clear" w:pos="720"/>
      </w:tabs>
    </w:pPr>
  </w:style>
  <w:style w:type="character" w:customStyle="1" w:styleId="AnnexLevel1mainChar">
    <w:name w:val="Annex Level 1 (main) Char"/>
    <w:basedOn w:val="Absatz-Standardschriftar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berschrift4"/>
    <w:next w:val="Standard"/>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berschrift2Zchn">
    <w:name w:val="Überschrift 2 Zchn"/>
    <w:aliases w:val="OGC Heading 2 Zchn,h2 Zchn,sub-clause 2 Zchn,H2 Zchn,H21 Zchn,l2 Zchn"/>
    <w:basedOn w:val="Absatz-Standardschriftart"/>
    <w:link w:val="berschrift2"/>
    <w:rsid w:val="004A5507"/>
    <w:rPr>
      <w:rFonts w:cs="Arial"/>
      <w:b/>
      <w:bCs/>
      <w:iCs/>
      <w:sz w:val="24"/>
      <w:szCs w:val="28"/>
    </w:rPr>
  </w:style>
  <w:style w:type="character" w:customStyle="1" w:styleId="AnnexLevel2Char">
    <w:name w:val="Annex Level 2 Char"/>
    <w:basedOn w:val="berschrift2Zchn"/>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Inhaltsverzeichnisberschrift">
    <w:name w:val="TOC Heading"/>
    <w:basedOn w:val="berschrift1"/>
    <w:next w:val="Standard"/>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Verzeichnis1">
    <w:name w:val="toc 1"/>
    <w:basedOn w:val="Standard"/>
    <w:next w:val="Standard"/>
    <w:autoRedefine/>
    <w:uiPriority w:val="39"/>
    <w:unhideWhenUsed/>
    <w:rsid w:val="00F60CB2"/>
  </w:style>
  <w:style w:type="paragraph" w:styleId="Verzeichnis2">
    <w:name w:val="toc 2"/>
    <w:basedOn w:val="Standard"/>
    <w:next w:val="Standard"/>
    <w:autoRedefine/>
    <w:uiPriority w:val="39"/>
    <w:unhideWhenUsed/>
    <w:rsid w:val="00F60CB2"/>
    <w:pPr>
      <w:ind w:left="240"/>
    </w:pPr>
  </w:style>
  <w:style w:type="paragraph" w:styleId="Verzeichnis3">
    <w:name w:val="toc 3"/>
    <w:basedOn w:val="Standard"/>
    <w:next w:val="Standard"/>
    <w:autoRedefine/>
    <w:uiPriority w:val="39"/>
    <w:unhideWhenUsed/>
    <w:rsid w:val="00F60CB2"/>
    <w:pPr>
      <w:ind w:left="480"/>
    </w:pPr>
  </w:style>
  <w:style w:type="paragraph" w:styleId="Kopfzeile">
    <w:name w:val="header"/>
    <w:basedOn w:val="Standard"/>
    <w:link w:val="KopfzeileZchn"/>
    <w:uiPriority w:val="99"/>
    <w:unhideWhenUsed/>
    <w:rsid w:val="0079517D"/>
    <w:pPr>
      <w:tabs>
        <w:tab w:val="center" w:pos="4680"/>
        <w:tab w:val="right" w:pos="9360"/>
      </w:tabs>
      <w:spacing w:after="0"/>
    </w:pPr>
  </w:style>
  <w:style w:type="character" w:customStyle="1" w:styleId="KopfzeileZchn">
    <w:name w:val="Kopfzeile Zchn"/>
    <w:basedOn w:val="Absatz-Standardschriftart"/>
    <w:link w:val="Kopfzeile"/>
    <w:uiPriority w:val="99"/>
    <w:rsid w:val="0079517D"/>
    <w:rPr>
      <w:sz w:val="24"/>
      <w:szCs w:val="24"/>
    </w:rPr>
  </w:style>
  <w:style w:type="paragraph" w:styleId="Fuzeile">
    <w:name w:val="footer"/>
    <w:basedOn w:val="Standard"/>
    <w:link w:val="FuzeileZchn"/>
    <w:uiPriority w:val="99"/>
    <w:unhideWhenUsed/>
    <w:rsid w:val="0079517D"/>
    <w:pPr>
      <w:tabs>
        <w:tab w:val="center" w:pos="4680"/>
        <w:tab w:val="right" w:pos="9360"/>
      </w:tabs>
      <w:spacing w:after="0"/>
    </w:pPr>
  </w:style>
  <w:style w:type="character" w:customStyle="1" w:styleId="FuzeileZchn">
    <w:name w:val="Fußzeile Zchn"/>
    <w:basedOn w:val="Absatz-Standardschriftart"/>
    <w:link w:val="Fuzeile"/>
    <w:uiPriority w:val="99"/>
    <w:rsid w:val="0079517D"/>
    <w:rPr>
      <w:sz w:val="24"/>
      <w:szCs w:val="24"/>
    </w:rPr>
  </w:style>
  <w:style w:type="paragraph" w:styleId="Textkrper-Zeileneinzug">
    <w:name w:val="Body Text Indent"/>
    <w:basedOn w:val="Standard"/>
    <w:link w:val="Textkrper-ZeileneinzugZchn"/>
    <w:rsid w:val="00FE0219"/>
    <w:pPr>
      <w:spacing w:before="40" w:after="40" w:line="211" w:lineRule="auto"/>
      <w:ind w:left="144" w:hanging="144"/>
    </w:pPr>
    <w:rPr>
      <w:sz w:val="22"/>
      <w:szCs w:val="22"/>
    </w:rPr>
  </w:style>
  <w:style w:type="character" w:customStyle="1" w:styleId="Textkrper-ZeileneinzugZchn">
    <w:name w:val="Textkörper-Zeileneinzug Zchn"/>
    <w:basedOn w:val="Absatz-Standardschriftart"/>
    <w:link w:val="Textkrper-Zeileneinzug"/>
    <w:rsid w:val="00FE0219"/>
    <w:rPr>
      <w:sz w:val="22"/>
      <w:szCs w:val="22"/>
    </w:rPr>
  </w:style>
  <w:style w:type="paragraph" w:customStyle="1" w:styleId="TablefootnoteChar">
    <w:name w:val="Table footnote Char"/>
    <w:basedOn w:val="Standard"/>
    <w:rsid w:val="00FE0219"/>
    <w:pPr>
      <w:tabs>
        <w:tab w:val="left" w:pos="340"/>
      </w:tabs>
      <w:spacing w:before="60" w:after="60" w:line="210" w:lineRule="auto"/>
    </w:pPr>
    <w:rPr>
      <w:sz w:val="18"/>
      <w:szCs w:val="18"/>
    </w:rPr>
  </w:style>
  <w:style w:type="paragraph" w:styleId="Listenabsatz">
    <w:name w:val="List Paragraph"/>
    <w:basedOn w:val="Standard"/>
    <w:uiPriority w:val="34"/>
    <w:rsid w:val="00FA590F"/>
    <w:pPr>
      <w:ind w:left="720"/>
      <w:contextualSpacing/>
    </w:pPr>
  </w:style>
  <w:style w:type="character" w:customStyle="1" w:styleId="hps">
    <w:name w:val="hps"/>
    <w:basedOn w:val="Absatz-Standardschriftart"/>
    <w:rsid w:val="00F7066B"/>
  </w:style>
  <w:style w:type="character" w:customStyle="1" w:styleId="atn">
    <w:name w:val="atn"/>
    <w:basedOn w:val="Absatz-Standardschriftart"/>
    <w:rsid w:val="00F7066B"/>
  </w:style>
  <w:style w:type="character" w:customStyle="1" w:styleId="st">
    <w:name w:val="st"/>
    <w:basedOn w:val="Absatz-Standardschriftart"/>
    <w:rsid w:val="006A541A"/>
  </w:style>
  <w:style w:type="paragraph" w:styleId="StandardWeb">
    <w:name w:val="Normal (Web)"/>
    <w:basedOn w:val="Standard"/>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kelAbschnitt">
    <w:name w:val="Outline List 3"/>
    <w:basedOn w:val="KeineListe"/>
    <w:rsid w:val="0015168C"/>
    <w:pPr>
      <w:numPr>
        <w:numId w:val="7"/>
      </w:numPr>
    </w:pPr>
  </w:style>
  <w:style w:type="paragraph" w:customStyle="1" w:styleId="Note">
    <w:name w:val="Note"/>
    <w:basedOn w:val="Standard"/>
    <w:next w:val="Standard"/>
    <w:link w:val="NoteZchn"/>
    <w:uiPriority w:val="99"/>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ellenraster">
    <w:name w:val="Table Grid"/>
    <w:basedOn w:val="NormaleTabelle"/>
    <w:rsid w:val="00D21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title">
    <w:name w:val="Figure title"/>
    <w:basedOn w:val="Standard"/>
    <w:next w:val="Standard"/>
    <w:rsid w:val="003247A2"/>
    <w:pPr>
      <w:tabs>
        <w:tab w:val="num" w:pos="3338"/>
      </w:tabs>
      <w:suppressAutoHyphens/>
      <w:spacing w:before="220" w:after="220"/>
      <w:ind w:left="714" w:hanging="357"/>
      <w:jc w:val="center"/>
    </w:pPr>
    <w:rPr>
      <w:b/>
      <w:bCs/>
    </w:rPr>
  </w:style>
  <w:style w:type="paragraph" w:styleId="Sprechblasentext">
    <w:name w:val="Balloon Text"/>
    <w:basedOn w:val="Standard"/>
    <w:link w:val="SprechblasentextZchn"/>
    <w:semiHidden/>
    <w:unhideWhenUsed/>
    <w:rsid w:val="003247A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247A2"/>
    <w:rPr>
      <w:rFonts w:ascii="Tahoma" w:hAnsi="Tahoma" w:cs="Tahoma"/>
      <w:sz w:val="16"/>
      <w:szCs w:val="16"/>
    </w:rPr>
  </w:style>
  <w:style w:type="character" w:styleId="Kommentarzeichen">
    <w:name w:val="annotation reference"/>
    <w:basedOn w:val="Absatz-Standardschriftart"/>
    <w:semiHidden/>
    <w:unhideWhenUsed/>
    <w:rsid w:val="005E0E03"/>
    <w:rPr>
      <w:sz w:val="16"/>
      <w:szCs w:val="16"/>
    </w:rPr>
  </w:style>
  <w:style w:type="paragraph" w:styleId="Kommentartext">
    <w:name w:val="annotation text"/>
    <w:basedOn w:val="Standard"/>
    <w:link w:val="KommentartextZchn"/>
    <w:semiHidden/>
    <w:unhideWhenUsed/>
    <w:rsid w:val="005E0E03"/>
    <w:rPr>
      <w:sz w:val="20"/>
      <w:szCs w:val="20"/>
    </w:rPr>
  </w:style>
  <w:style w:type="character" w:customStyle="1" w:styleId="KommentartextZchn">
    <w:name w:val="Kommentartext Zchn"/>
    <w:basedOn w:val="Absatz-Standardschriftart"/>
    <w:link w:val="Kommentartext"/>
    <w:semiHidden/>
    <w:rsid w:val="005E0E03"/>
  </w:style>
  <w:style w:type="paragraph" w:styleId="Kommentarthema">
    <w:name w:val="annotation subject"/>
    <w:basedOn w:val="Kommentartext"/>
    <w:next w:val="Kommentartext"/>
    <w:link w:val="KommentarthemaZchn"/>
    <w:semiHidden/>
    <w:unhideWhenUsed/>
    <w:rsid w:val="005E0E03"/>
    <w:rPr>
      <w:b/>
      <w:bCs/>
    </w:rPr>
  </w:style>
  <w:style w:type="character" w:customStyle="1" w:styleId="KommentarthemaZchn">
    <w:name w:val="Kommentarthema Zchn"/>
    <w:basedOn w:val="KommentartextZchn"/>
    <w:link w:val="Kommentarthema"/>
    <w:uiPriority w:val="99"/>
    <w:semiHidden/>
    <w:rsid w:val="005E0E03"/>
    <w:rPr>
      <w:b/>
      <w:bCs/>
    </w:rPr>
  </w:style>
  <w:style w:type="character" w:customStyle="1" w:styleId="hpsalt-edited">
    <w:name w:val="hps alt-edited"/>
    <w:basedOn w:val="Absatz-Standardschriftart"/>
    <w:rsid w:val="00EF78FF"/>
  </w:style>
  <w:style w:type="paragraph" w:styleId="berarbeitung">
    <w:name w:val="Revision"/>
    <w:hidden/>
    <w:uiPriority w:val="99"/>
    <w:semiHidden/>
    <w:rsid w:val="00E916E1"/>
    <w:rPr>
      <w:sz w:val="24"/>
      <w:szCs w:val="24"/>
    </w:rPr>
  </w:style>
  <w:style w:type="paragraph" w:customStyle="1" w:styleId="Listing">
    <w:name w:val="Listing"/>
    <w:basedOn w:val="Standard"/>
    <w:next w:val="Standard"/>
    <w:rsid w:val="00E60305"/>
    <w:pPr>
      <w:spacing w:after="0"/>
    </w:pPr>
    <w:rPr>
      <w:rFonts w:ascii="Arial" w:hAnsi="Arial"/>
      <w:snapToGrid w:val="0"/>
      <w:sz w:val="16"/>
    </w:rPr>
  </w:style>
  <w:style w:type="paragraph" w:styleId="Beschriftung">
    <w:name w:val="caption"/>
    <w:basedOn w:val="Standard"/>
    <w:next w:val="Standard"/>
    <w:link w:val="BeschriftungZchn"/>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berschrift4Zchn">
    <w:name w:val="Überschrift 4 Zchn"/>
    <w:aliases w:val="OGC Heading 4 Zchn,h4 Zchn,sub-clause 4 Zchn,H4 Zchn"/>
    <w:basedOn w:val="Absatz-Standardschriftart"/>
    <w:link w:val="berschrift4"/>
    <w:rsid w:val="00424A26"/>
    <w:rPr>
      <w:b/>
      <w:bCs/>
      <w:sz w:val="24"/>
      <w:szCs w:val="28"/>
    </w:rPr>
  </w:style>
  <w:style w:type="character" w:customStyle="1" w:styleId="shorttext">
    <w:name w:val="short_text"/>
    <w:basedOn w:val="Absatz-Standardschriftart"/>
    <w:rsid w:val="0061311A"/>
  </w:style>
  <w:style w:type="character" w:customStyle="1" w:styleId="berschrift1Zchn">
    <w:name w:val="Überschrift 1 Zchn"/>
    <w:aliases w:val="OGC Header Level 1 Zchn,numbered Zchn,h1 Zchn,clause Zchn,H1 Zchn"/>
    <w:basedOn w:val="Absatz-Standardschriftart"/>
    <w:link w:val="berschrift1"/>
    <w:locked/>
    <w:rsid w:val="00766EA5"/>
    <w:rPr>
      <w:b/>
      <w:bCs/>
      <w:sz w:val="28"/>
      <w:szCs w:val="24"/>
    </w:rPr>
  </w:style>
  <w:style w:type="paragraph" w:customStyle="1" w:styleId="Heading2notnumbered">
    <w:name w:val="Heading 2 not numbered"/>
    <w:basedOn w:val="berschrift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Abbildungsverzeichnis">
    <w:name w:val="table of figures"/>
    <w:basedOn w:val="Standard"/>
    <w:next w:val="Standard"/>
    <w:uiPriority w:val="99"/>
    <w:rsid w:val="001155BB"/>
    <w:pPr>
      <w:spacing w:before="120" w:after="120"/>
      <w:ind w:right="851"/>
    </w:pPr>
    <w:rPr>
      <w:lang w:val="en-GB" w:eastAsia="en-GB"/>
    </w:rPr>
  </w:style>
  <w:style w:type="paragraph" w:styleId="Listennummer">
    <w:name w:val="List Number"/>
    <w:basedOn w:val="Standard"/>
    <w:rsid w:val="00D078F8"/>
    <w:pPr>
      <w:numPr>
        <w:numId w:val="10"/>
      </w:numPr>
      <w:spacing w:after="0"/>
    </w:pPr>
    <w:rPr>
      <w:lang w:val="en-GB" w:eastAsia="en-GB"/>
    </w:rPr>
  </w:style>
  <w:style w:type="character" w:customStyle="1" w:styleId="BeschriftungZchn">
    <w:name w:val="Beschriftung Zchn"/>
    <w:basedOn w:val="Absatz-Standardschriftart"/>
    <w:link w:val="Beschriftung"/>
    <w:rsid w:val="00152486"/>
    <w:rPr>
      <w:b/>
      <w:bCs/>
      <w:szCs w:val="24"/>
      <w:lang w:val="en-GB"/>
    </w:rPr>
  </w:style>
  <w:style w:type="character" w:styleId="Hervorhebung">
    <w:name w:val="Emphasis"/>
    <w:basedOn w:val="Absatz-Standardschriftart"/>
    <w:uiPriority w:val="20"/>
    <w:qFormat/>
    <w:rsid w:val="00152486"/>
    <w:rPr>
      <w:i/>
      <w:iCs/>
    </w:rPr>
  </w:style>
  <w:style w:type="character" w:styleId="Fett">
    <w:name w:val="Strong"/>
    <w:basedOn w:val="Absatz-Standardschriftart"/>
    <w:uiPriority w:val="22"/>
    <w:qFormat/>
    <w:rsid w:val="00152486"/>
    <w:rPr>
      <w:b/>
      <w:bCs/>
    </w:rPr>
  </w:style>
  <w:style w:type="paragraph" w:styleId="Titel">
    <w:name w:val="Title"/>
    <w:basedOn w:val="Standard"/>
    <w:link w:val="TitelZchn"/>
    <w:qFormat/>
    <w:rsid w:val="00152486"/>
    <w:pPr>
      <w:spacing w:before="240" w:after="60"/>
      <w:jc w:val="center"/>
      <w:outlineLvl w:val="0"/>
    </w:pPr>
    <w:rPr>
      <w:rFonts w:ascii="Arial" w:hAnsi="Arial" w:cs="Arial"/>
      <w:b/>
      <w:bCs/>
      <w:kern w:val="28"/>
      <w:sz w:val="32"/>
      <w:szCs w:val="32"/>
      <w:lang w:val="en-GB"/>
    </w:rPr>
  </w:style>
  <w:style w:type="character" w:customStyle="1" w:styleId="TitelZchn">
    <w:name w:val="Titel Zchn"/>
    <w:basedOn w:val="Absatz-Standardschriftart"/>
    <w:link w:val="Titel"/>
    <w:rsid w:val="00152486"/>
    <w:rPr>
      <w:rFonts w:ascii="Arial" w:hAnsi="Arial" w:cs="Arial"/>
      <w:b/>
      <w:bCs/>
      <w:kern w:val="28"/>
      <w:sz w:val="32"/>
      <w:szCs w:val="32"/>
      <w:lang w:val="en-GB"/>
    </w:rPr>
  </w:style>
  <w:style w:type="character" w:styleId="Seitenzahl">
    <w:name w:val="page number"/>
    <w:basedOn w:val="Absatz-Standardschriftart"/>
    <w:rsid w:val="00152486"/>
  </w:style>
  <w:style w:type="paragraph" w:styleId="Textkrper">
    <w:name w:val="Body Text"/>
    <w:basedOn w:val="Standard"/>
    <w:link w:val="TextkrperZchn"/>
    <w:rsid w:val="00152486"/>
    <w:pPr>
      <w:spacing w:after="120"/>
    </w:pPr>
    <w:rPr>
      <w:lang w:val="en-GB"/>
    </w:rPr>
  </w:style>
  <w:style w:type="character" w:customStyle="1" w:styleId="TextkrperZchn">
    <w:name w:val="Textkörper Zchn"/>
    <w:basedOn w:val="Absatz-Standardschriftart"/>
    <w:link w:val="Textkrper"/>
    <w:rsid w:val="00152486"/>
    <w:rPr>
      <w:sz w:val="24"/>
      <w:szCs w:val="24"/>
      <w:lang w:val="en-GB"/>
    </w:rPr>
  </w:style>
  <w:style w:type="table" w:styleId="TabelleProfessionell">
    <w:name w:val="Table Professional"/>
    <w:basedOn w:val="NormaleTabelle"/>
    <w:rsid w:val="00152486"/>
    <w:pPr>
      <w:spacing w:after="120"/>
      <w:jc w:val="both"/>
    </w:pPr>
    <w:rPr>
      <w:sz w:val="16"/>
      <w:lang w:val="en-GB" w:eastAsia="en-GB"/>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Standard"/>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Standard"/>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Standard"/>
    <w:rsid w:val="00152486"/>
    <w:pPr>
      <w:tabs>
        <w:tab w:val="left" w:pos="1247"/>
      </w:tabs>
      <w:spacing w:after="0" w:line="500" w:lineRule="exact"/>
    </w:pPr>
    <w:rPr>
      <w:position w:val="12"/>
      <w:sz w:val="22"/>
      <w:szCs w:val="20"/>
      <w:lang w:val="de-DE" w:eastAsia="de-DE"/>
    </w:rPr>
  </w:style>
  <w:style w:type="character" w:styleId="BesuchterHyperlink">
    <w:name w:val="FollowedHyperlink"/>
    <w:basedOn w:val="Absatz-Standardschriftart"/>
    <w:rsid w:val="00152486"/>
    <w:rPr>
      <w:color w:val="800080"/>
      <w:u w:val="single"/>
    </w:rPr>
  </w:style>
  <w:style w:type="character" w:customStyle="1" w:styleId="berschrift3Zchn">
    <w:name w:val="Überschrift 3 Zchn"/>
    <w:aliases w:val="OGC Heading 3 Zchn,h3 Zchn,sub-clause 3 Zchn,H3 Zchn,hd3 Zchn"/>
    <w:basedOn w:val="Absatz-Standardschriftart"/>
    <w:link w:val="berschrift3"/>
    <w:rsid w:val="00152486"/>
    <w:rPr>
      <w:rFonts w:cs="Arial"/>
      <w:b/>
      <w:bCs/>
      <w:sz w:val="24"/>
      <w:szCs w:val="26"/>
    </w:rPr>
  </w:style>
  <w:style w:type="numbering" w:styleId="111111">
    <w:name w:val="Outline List 2"/>
    <w:basedOn w:val="KeineListe"/>
    <w:rsid w:val="00152486"/>
    <w:pPr>
      <w:numPr>
        <w:numId w:val="12"/>
      </w:numPr>
    </w:pPr>
  </w:style>
  <w:style w:type="character" w:styleId="Funotenzeichen">
    <w:name w:val="footnote reference"/>
    <w:basedOn w:val="Absatz-Standardschriftart"/>
    <w:semiHidden/>
    <w:rsid w:val="00152486"/>
    <w:rPr>
      <w:vertAlign w:val="superscript"/>
    </w:rPr>
  </w:style>
  <w:style w:type="paragraph" w:styleId="Anrede">
    <w:name w:val="Salutation"/>
    <w:basedOn w:val="Standard"/>
    <w:next w:val="Standard"/>
    <w:link w:val="AnredeZchn"/>
    <w:rsid w:val="00152486"/>
    <w:pPr>
      <w:spacing w:after="0"/>
    </w:pPr>
    <w:rPr>
      <w:lang w:val="en-GB" w:eastAsia="en-GB"/>
    </w:rPr>
  </w:style>
  <w:style w:type="character" w:customStyle="1" w:styleId="AnredeZchn">
    <w:name w:val="Anrede Zchn"/>
    <w:basedOn w:val="Absatz-Standardschriftart"/>
    <w:link w:val="Anrede"/>
    <w:rsid w:val="00152486"/>
    <w:rPr>
      <w:sz w:val="24"/>
      <w:szCs w:val="24"/>
      <w:lang w:val="en-GB" w:eastAsia="en-GB"/>
    </w:rPr>
  </w:style>
  <w:style w:type="paragraph" w:styleId="Aufzhlungszeichen2">
    <w:name w:val="List Bullet 2"/>
    <w:basedOn w:val="Standard"/>
    <w:rsid w:val="00152486"/>
    <w:pPr>
      <w:numPr>
        <w:numId w:val="13"/>
      </w:numPr>
      <w:spacing w:after="0"/>
    </w:pPr>
    <w:rPr>
      <w:lang w:val="en-GB" w:eastAsia="en-GB"/>
    </w:rPr>
  </w:style>
  <w:style w:type="paragraph" w:styleId="Aufzhlungszeichen3">
    <w:name w:val="List Bullet 3"/>
    <w:basedOn w:val="Standard"/>
    <w:rsid w:val="00152486"/>
    <w:pPr>
      <w:numPr>
        <w:numId w:val="14"/>
      </w:numPr>
      <w:spacing w:after="0"/>
    </w:pPr>
    <w:rPr>
      <w:lang w:val="en-GB" w:eastAsia="en-GB"/>
    </w:rPr>
  </w:style>
  <w:style w:type="paragraph" w:styleId="Aufzhlungszeichen4">
    <w:name w:val="List Bullet 4"/>
    <w:basedOn w:val="Standard"/>
    <w:rsid w:val="00152486"/>
    <w:pPr>
      <w:numPr>
        <w:numId w:val="15"/>
      </w:numPr>
      <w:spacing w:after="0"/>
    </w:pPr>
    <w:rPr>
      <w:lang w:val="en-GB" w:eastAsia="en-GB"/>
    </w:rPr>
  </w:style>
  <w:style w:type="paragraph" w:styleId="Aufzhlungszeichen5">
    <w:name w:val="List Bullet 5"/>
    <w:basedOn w:val="Standard"/>
    <w:rsid w:val="00152486"/>
    <w:pPr>
      <w:numPr>
        <w:numId w:val="16"/>
      </w:numPr>
      <w:spacing w:after="0"/>
    </w:pPr>
    <w:rPr>
      <w:lang w:val="en-GB" w:eastAsia="en-GB"/>
    </w:rPr>
  </w:style>
  <w:style w:type="paragraph" w:styleId="Blocktext">
    <w:name w:val="Block Text"/>
    <w:basedOn w:val="Standard"/>
    <w:rsid w:val="00152486"/>
    <w:pPr>
      <w:spacing w:after="120"/>
      <w:ind w:left="1440" w:right="1440"/>
    </w:pPr>
    <w:rPr>
      <w:lang w:val="en-GB" w:eastAsia="en-GB"/>
    </w:rPr>
  </w:style>
  <w:style w:type="paragraph" w:styleId="Datum">
    <w:name w:val="Date"/>
    <w:basedOn w:val="Standard"/>
    <w:next w:val="Standard"/>
    <w:link w:val="DatumZchn"/>
    <w:rsid w:val="00152486"/>
    <w:pPr>
      <w:spacing w:after="0"/>
    </w:pPr>
    <w:rPr>
      <w:lang w:val="en-GB" w:eastAsia="en-GB"/>
    </w:rPr>
  </w:style>
  <w:style w:type="character" w:customStyle="1" w:styleId="DatumZchn">
    <w:name w:val="Datum Zchn"/>
    <w:basedOn w:val="Absatz-Standardschriftart"/>
    <w:link w:val="Datum"/>
    <w:rsid w:val="00152486"/>
    <w:rPr>
      <w:sz w:val="24"/>
      <w:szCs w:val="24"/>
      <w:lang w:val="en-GB" w:eastAsia="en-GB"/>
    </w:rPr>
  </w:style>
  <w:style w:type="paragraph" w:styleId="Dokumentstruktur">
    <w:name w:val="Document Map"/>
    <w:basedOn w:val="Standard"/>
    <w:link w:val="DokumentstrukturZchn"/>
    <w:semiHidden/>
    <w:rsid w:val="00152486"/>
    <w:pPr>
      <w:shd w:val="clear" w:color="auto" w:fill="000080"/>
      <w:spacing w:after="0"/>
    </w:pPr>
    <w:rPr>
      <w:rFonts w:ascii="Tahoma" w:hAnsi="Tahoma" w:cs="Tahoma"/>
      <w:sz w:val="20"/>
      <w:szCs w:val="20"/>
      <w:lang w:val="en-GB" w:eastAsia="en-GB"/>
    </w:rPr>
  </w:style>
  <w:style w:type="character" w:customStyle="1" w:styleId="DokumentstrukturZchn">
    <w:name w:val="Dokumentstruktur Zchn"/>
    <w:basedOn w:val="Absatz-Standardschriftart"/>
    <w:link w:val="Dokumentstruktur"/>
    <w:semiHidden/>
    <w:rsid w:val="00152486"/>
    <w:rPr>
      <w:rFonts w:ascii="Tahoma" w:hAnsi="Tahoma" w:cs="Tahoma"/>
      <w:shd w:val="clear" w:color="auto" w:fill="000080"/>
      <w:lang w:val="en-GB" w:eastAsia="en-GB"/>
    </w:rPr>
  </w:style>
  <w:style w:type="paragraph" w:styleId="E-Mail-Signatur">
    <w:name w:val="E-mail Signature"/>
    <w:basedOn w:val="Standard"/>
    <w:link w:val="E-Mail-SignaturZchn"/>
    <w:rsid w:val="00152486"/>
    <w:pPr>
      <w:spacing w:after="0"/>
    </w:pPr>
    <w:rPr>
      <w:lang w:val="en-GB" w:eastAsia="en-GB"/>
    </w:rPr>
  </w:style>
  <w:style w:type="character" w:customStyle="1" w:styleId="E-Mail-SignaturZchn">
    <w:name w:val="E-Mail-Signatur Zchn"/>
    <w:basedOn w:val="Absatz-Standardschriftart"/>
    <w:link w:val="E-Mail-Signatur"/>
    <w:rsid w:val="00152486"/>
    <w:rPr>
      <w:sz w:val="24"/>
      <w:szCs w:val="24"/>
      <w:lang w:val="en-GB" w:eastAsia="en-GB"/>
    </w:rPr>
  </w:style>
  <w:style w:type="paragraph" w:styleId="Endnotentext">
    <w:name w:val="endnote text"/>
    <w:basedOn w:val="Standard"/>
    <w:link w:val="EndnotentextZchn"/>
    <w:semiHidden/>
    <w:rsid w:val="00152486"/>
    <w:pPr>
      <w:spacing w:after="0"/>
    </w:pPr>
    <w:rPr>
      <w:sz w:val="20"/>
      <w:szCs w:val="20"/>
      <w:lang w:val="en-GB" w:eastAsia="en-GB"/>
    </w:rPr>
  </w:style>
  <w:style w:type="character" w:customStyle="1" w:styleId="EndnotentextZchn">
    <w:name w:val="Endnotentext Zchn"/>
    <w:basedOn w:val="Absatz-Standardschriftart"/>
    <w:link w:val="Endnotentext"/>
    <w:semiHidden/>
    <w:rsid w:val="00152486"/>
    <w:rPr>
      <w:lang w:val="en-GB" w:eastAsia="en-GB"/>
    </w:rPr>
  </w:style>
  <w:style w:type="paragraph" w:styleId="Fu-Endnotenberschrift">
    <w:name w:val="Note Heading"/>
    <w:basedOn w:val="Standard"/>
    <w:next w:val="Standard"/>
    <w:link w:val="Fu-EndnotenberschriftZchn"/>
    <w:rsid w:val="00152486"/>
    <w:pPr>
      <w:spacing w:after="0"/>
    </w:pPr>
    <w:rPr>
      <w:lang w:val="en-GB" w:eastAsia="en-GB"/>
    </w:rPr>
  </w:style>
  <w:style w:type="character" w:customStyle="1" w:styleId="Fu-EndnotenberschriftZchn">
    <w:name w:val="Fuß/-Endnotenüberschrift Zchn"/>
    <w:basedOn w:val="Absatz-Standardschriftart"/>
    <w:link w:val="Fu-Endnotenberschrift"/>
    <w:rsid w:val="00152486"/>
    <w:rPr>
      <w:sz w:val="24"/>
      <w:szCs w:val="24"/>
      <w:lang w:val="en-GB" w:eastAsia="en-GB"/>
    </w:rPr>
  </w:style>
  <w:style w:type="paragraph" w:styleId="Gruformel">
    <w:name w:val="Closing"/>
    <w:basedOn w:val="Standard"/>
    <w:link w:val="GruformelZchn"/>
    <w:rsid w:val="00152486"/>
    <w:pPr>
      <w:spacing w:after="0"/>
      <w:ind w:left="4252"/>
    </w:pPr>
    <w:rPr>
      <w:lang w:val="en-GB" w:eastAsia="en-GB"/>
    </w:rPr>
  </w:style>
  <w:style w:type="character" w:customStyle="1" w:styleId="GruformelZchn">
    <w:name w:val="Grußformel Zchn"/>
    <w:basedOn w:val="Absatz-Standardschriftart"/>
    <w:link w:val="Gruformel"/>
    <w:rsid w:val="00152486"/>
    <w:rPr>
      <w:sz w:val="24"/>
      <w:szCs w:val="24"/>
      <w:lang w:val="en-GB" w:eastAsia="en-GB"/>
    </w:rPr>
  </w:style>
  <w:style w:type="paragraph" w:styleId="HTMLAdresse">
    <w:name w:val="HTML Address"/>
    <w:basedOn w:val="Standard"/>
    <w:link w:val="HTMLAdresseZchn"/>
    <w:rsid w:val="00152486"/>
    <w:pPr>
      <w:spacing w:after="0"/>
    </w:pPr>
    <w:rPr>
      <w:i/>
      <w:iCs/>
      <w:lang w:val="en-GB" w:eastAsia="en-GB"/>
    </w:rPr>
  </w:style>
  <w:style w:type="character" w:customStyle="1" w:styleId="HTMLAdresseZchn">
    <w:name w:val="HTML Adresse Zchn"/>
    <w:basedOn w:val="Absatz-Standardschriftart"/>
    <w:link w:val="HTMLAdresse"/>
    <w:rsid w:val="00152486"/>
    <w:rPr>
      <w:i/>
      <w:iCs/>
      <w:sz w:val="24"/>
      <w:szCs w:val="24"/>
      <w:lang w:val="en-GB" w:eastAsia="en-GB"/>
    </w:rPr>
  </w:style>
  <w:style w:type="paragraph" w:styleId="HTMLVorformatiert">
    <w:name w:val="HTML Preformatted"/>
    <w:basedOn w:val="Standard"/>
    <w:link w:val="HTMLVorformatiertZchn"/>
    <w:rsid w:val="00152486"/>
    <w:pPr>
      <w:spacing w:after="0"/>
    </w:pPr>
    <w:rPr>
      <w:rFonts w:ascii="Courier New" w:hAnsi="Courier New" w:cs="Courier New"/>
      <w:sz w:val="20"/>
      <w:szCs w:val="20"/>
      <w:lang w:val="en-GB" w:eastAsia="en-GB"/>
    </w:rPr>
  </w:style>
  <w:style w:type="character" w:customStyle="1" w:styleId="HTMLVorformatiertZchn">
    <w:name w:val="HTML Vorformatiert Zchn"/>
    <w:basedOn w:val="Absatz-Standardschriftart"/>
    <w:link w:val="HTMLVorformatiert"/>
    <w:rsid w:val="00152486"/>
    <w:rPr>
      <w:rFonts w:ascii="Courier New" w:hAnsi="Courier New" w:cs="Courier New"/>
      <w:lang w:val="en-GB" w:eastAsia="en-GB"/>
    </w:rPr>
  </w:style>
  <w:style w:type="paragraph" w:styleId="Index1">
    <w:name w:val="index 1"/>
    <w:basedOn w:val="Standard"/>
    <w:next w:val="Standard"/>
    <w:autoRedefine/>
    <w:uiPriority w:val="99"/>
    <w:semiHidden/>
    <w:rsid w:val="00152486"/>
    <w:pPr>
      <w:spacing w:after="0"/>
      <w:ind w:left="240" w:hanging="240"/>
    </w:pPr>
    <w:rPr>
      <w:lang w:val="en-GB" w:eastAsia="en-GB"/>
    </w:rPr>
  </w:style>
  <w:style w:type="paragraph" w:styleId="Index2">
    <w:name w:val="index 2"/>
    <w:basedOn w:val="Standard"/>
    <w:next w:val="Standard"/>
    <w:autoRedefine/>
    <w:semiHidden/>
    <w:rsid w:val="00152486"/>
    <w:pPr>
      <w:spacing w:after="0"/>
      <w:ind w:left="480" w:hanging="240"/>
    </w:pPr>
    <w:rPr>
      <w:lang w:val="en-GB" w:eastAsia="en-GB"/>
    </w:rPr>
  </w:style>
  <w:style w:type="paragraph" w:styleId="Index3">
    <w:name w:val="index 3"/>
    <w:basedOn w:val="Standard"/>
    <w:next w:val="Standard"/>
    <w:autoRedefine/>
    <w:semiHidden/>
    <w:rsid w:val="00152486"/>
    <w:pPr>
      <w:spacing w:after="0"/>
      <w:ind w:left="720" w:hanging="240"/>
    </w:pPr>
    <w:rPr>
      <w:lang w:val="en-GB" w:eastAsia="en-GB"/>
    </w:rPr>
  </w:style>
  <w:style w:type="paragraph" w:styleId="Index4">
    <w:name w:val="index 4"/>
    <w:basedOn w:val="Standard"/>
    <w:next w:val="Standard"/>
    <w:autoRedefine/>
    <w:semiHidden/>
    <w:rsid w:val="00152486"/>
    <w:pPr>
      <w:spacing w:after="0"/>
      <w:ind w:left="960" w:hanging="240"/>
    </w:pPr>
    <w:rPr>
      <w:lang w:val="en-GB" w:eastAsia="en-GB"/>
    </w:rPr>
  </w:style>
  <w:style w:type="paragraph" w:styleId="Index5">
    <w:name w:val="index 5"/>
    <w:basedOn w:val="Standard"/>
    <w:next w:val="Standard"/>
    <w:autoRedefine/>
    <w:semiHidden/>
    <w:rsid w:val="00152486"/>
    <w:pPr>
      <w:spacing w:after="0"/>
      <w:ind w:left="1200" w:hanging="240"/>
    </w:pPr>
    <w:rPr>
      <w:lang w:val="en-GB" w:eastAsia="en-GB"/>
    </w:rPr>
  </w:style>
  <w:style w:type="paragraph" w:styleId="Index6">
    <w:name w:val="index 6"/>
    <w:basedOn w:val="Standard"/>
    <w:next w:val="Standard"/>
    <w:autoRedefine/>
    <w:semiHidden/>
    <w:rsid w:val="00152486"/>
    <w:pPr>
      <w:spacing w:after="0"/>
      <w:ind w:left="1440" w:hanging="240"/>
    </w:pPr>
    <w:rPr>
      <w:lang w:val="en-GB" w:eastAsia="en-GB"/>
    </w:rPr>
  </w:style>
  <w:style w:type="paragraph" w:styleId="Index7">
    <w:name w:val="index 7"/>
    <w:basedOn w:val="Standard"/>
    <w:next w:val="Standard"/>
    <w:autoRedefine/>
    <w:semiHidden/>
    <w:rsid w:val="00152486"/>
    <w:pPr>
      <w:spacing w:after="0"/>
      <w:ind w:left="1680" w:hanging="240"/>
    </w:pPr>
    <w:rPr>
      <w:lang w:val="en-GB" w:eastAsia="en-GB"/>
    </w:rPr>
  </w:style>
  <w:style w:type="paragraph" w:styleId="Index8">
    <w:name w:val="index 8"/>
    <w:basedOn w:val="Standard"/>
    <w:next w:val="Standard"/>
    <w:autoRedefine/>
    <w:semiHidden/>
    <w:rsid w:val="00152486"/>
    <w:pPr>
      <w:spacing w:after="0"/>
      <w:ind w:left="1920" w:hanging="240"/>
    </w:pPr>
    <w:rPr>
      <w:lang w:val="en-GB" w:eastAsia="en-GB"/>
    </w:rPr>
  </w:style>
  <w:style w:type="paragraph" w:styleId="Index9">
    <w:name w:val="index 9"/>
    <w:basedOn w:val="Standard"/>
    <w:next w:val="Standard"/>
    <w:autoRedefine/>
    <w:semiHidden/>
    <w:rsid w:val="00152486"/>
    <w:pPr>
      <w:spacing w:after="0"/>
      <w:ind w:left="2160" w:hanging="240"/>
    </w:pPr>
    <w:rPr>
      <w:lang w:val="en-GB" w:eastAsia="en-GB"/>
    </w:rPr>
  </w:style>
  <w:style w:type="paragraph" w:styleId="Indexberschrift">
    <w:name w:val="index heading"/>
    <w:basedOn w:val="Standard"/>
    <w:next w:val="Index1"/>
    <w:semiHidden/>
    <w:rsid w:val="00152486"/>
    <w:pPr>
      <w:spacing w:after="0"/>
    </w:pPr>
    <w:rPr>
      <w:rFonts w:ascii="Arial" w:hAnsi="Arial" w:cs="Arial"/>
      <w:b/>
      <w:bCs/>
      <w:lang w:val="en-GB" w:eastAsia="en-GB"/>
    </w:rPr>
  </w:style>
  <w:style w:type="paragraph" w:styleId="Liste2">
    <w:name w:val="List 2"/>
    <w:basedOn w:val="Standard"/>
    <w:rsid w:val="00152486"/>
    <w:pPr>
      <w:spacing w:after="0"/>
      <w:ind w:left="566" w:hanging="283"/>
    </w:pPr>
    <w:rPr>
      <w:lang w:val="en-GB" w:eastAsia="en-GB"/>
    </w:rPr>
  </w:style>
  <w:style w:type="paragraph" w:styleId="Liste3">
    <w:name w:val="List 3"/>
    <w:basedOn w:val="Standard"/>
    <w:rsid w:val="00152486"/>
    <w:pPr>
      <w:spacing w:after="0"/>
      <w:ind w:left="849" w:hanging="283"/>
    </w:pPr>
    <w:rPr>
      <w:lang w:val="en-GB" w:eastAsia="en-GB"/>
    </w:rPr>
  </w:style>
  <w:style w:type="paragraph" w:styleId="Liste4">
    <w:name w:val="List 4"/>
    <w:basedOn w:val="Standard"/>
    <w:rsid w:val="00152486"/>
    <w:pPr>
      <w:spacing w:after="0"/>
      <w:ind w:left="1132" w:hanging="283"/>
    </w:pPr>
    <w:rPr>
      <w:lang w:val="en-GB" w:eastAsia="en-GB"/>
    </w:rPr>
  </w:style>
  <w:style w:type="paragraph" w:styleId="Liste5">
    <w:name w:val="List 5"/>
    <w:basedOn w:val="Standard"/>
    <w:rsid w:val="00152486"/>
    <w:pPr>
      <w:spacing w:after="0"/>
      <w:ind w:left="1415" w:hanging="283"/>
    </w:pPr>
    <w:rPr>
      <w:lang w:val="en-GB" w:eastAsia="en-GB"/>
    </w:rPr>
  </w:style>
  <w:style w:type="paragraph" w:styleId="Listenfortsetzung">
    <w:name w:val="List Continue"/>
    <w:basedOn w:val="Standard"/>
    <w:rsid w:val="00152486"/>
    <w:pPr>
      <w:spacing w:after="120"/>
      <w:ind w:left="283"/>
    </w:pPr>
    <w:rPr>
      <w:lang w:val="en-GB" w:eastAsia="en-GB"/>
    </w:rPr>
  </w:style>
  <w:style w:type="paragraph" w:styleId="Listenfortsetzung2">
    <w:name w:val="List Continue 2"/>
    <w:basedOn w:val="Standard"/>
    <w:rsid w:val="00152486"/>
    <w:pPr>
      <w:spacing w:after="120"/>
      <w:ind w:left="566"/>
    </w:pPr>
    <w:rPr>
      <w:lang w:val="en-GB" w:eastAsia="en-GB"/>
    </w:rPr>
  </w:style>
  <w:style w:type="paragraph" w:styleId="Listenfortsetzung3">
    <w:name w:val="List Continue 3"/>
    <w:basedOn w:val="Standard"/>
    <w:rsid w:val="00152486"/>
    <w:pPr>
      <w:spacing w:after="120"/>
      <w:ind w:left="849"/>
    </w:pPr>
    <w:rPr>
      <w:lang w:val="en-GB" w:eastAsia="en-GB"/>
    </w:rPr>
  </w:style>
  <w:style w:type="paragraph" w:styleId="Listenfortsetzung4">
    <w:name w:val="List Continue 4"/>
    <w:basedOn w:val="Standard"/>
    <w:rsid w:val="00152486"/>
    <w:pPr>
      <w:spacing w:after="120"/>
      <w:ind w:left="1132"/>
    </w:pPr>
    <w:rPr>
      <w:lang w:val="en-GB" w:eastAsia="en-GB"/>
    </w:rPr>
  </w:style>
  <w:style w:type="paragraph" w:styleId="Listenfortsetzung5">
    <w:name w:val="List Continue 5"/>
    <w:basedOn w:val="Standard"/>
    <w:rsid w:val="00152486"/>
    <w:pPr>
      <w:spacing w:after="120"/>
      <w:ind w:left="1415"/>
    </w:pPr>
    <w:rPr>
      <w:lang w:val="en-GB" w:eastAsia="en-GB"/>
    </w:rPr>
  </w:style>
  <w:style w:type="paragraph" w:styleId="Listennummer2">
    <w:name w:val="List Number 2"/>
    <w:basedOn w:val="Standard"/>
    <w:rsid w:val="00152486"/>
    <w:pPr>
      <w:numPr>
        <w:numId w:val="17"/>
      </w:numPr>
      <w:spacing w:after="0"/>
    </w:pPr>
    <w:rPr>
      <w:lang w:val="en-GB" w:eastAsia="en-GB"/>
    </w:rPr>
  </w:style>
  <w:style w:type="paragraph" w:styleId="Listennummer3">
    <w:name w:val="List Number 3"/>
    <w:basedOn w:val="Standard"/>
    <w:rsid w:val="00152486"/>
    <w:pPr>
      <w:numPr>
        <w:numId w:val="18"/>
      </w:numPr>
      <w:spacing w:after="0"/>
    </w:pPr>
    <w:rPr>
      <w:lang w:val="en-GB" w:eastAsia="en-GB"/>
    </w:rPr>
  </w:style>
  <w:style w:type="paragraph" w:styleId="Listennummer4">
    <w:name w:val="List Number 4"/>
    <w:basedOn w:val="Standard"/>
    <w:rsid w:val="00152486"/>
    <w:pPr>
      <w:numPr>
        <w:numId w:val="19"/>
      </w:numPr>
      <w:spacing w:after="0"/>
    </w:pPr>
    <w:rPr>
      <w:lang w:val="en-GB" w:eastAsia="en-GB"/>
    </w:rPr>
  </w:style>
  <w:style w:type="paragraph" w:styleId="Listennummer5">
    <w:name w:val="List Number 5"/>
    <w:basedOn w:val="Standard"/>
    <w:rsid w:val="00152486"/>
    <w:pPr>
      <w:numPr>
        <w:numId w:val="20"/>
      </w:numPr>
      <w:spacing w:after="0"/>
    </w:pPr>
    <w:rPr>
      <w:lang w:val="en-GB" w:eastAsia="en-GB"/>
    </w:rPr>
  </w:style>
  <w:style w:type="paragraph" w:styleId="Makrotext">
    <w:name w:val="macro"/>
    <w:link w:val="MakrotextZchn"/>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krotextZchn">
    <w:name w:val="Makrotext Zchn"/>
    <w:basedOn w:val="Absatz-Standardschriftart"/>
    <w:link w:val="Makrotext"/>
    <w:semiHidden/>
    <w:rsid w:val="00152486"/>
    <w:rPr>
      <w:rFonts w:ascii="Courier New" w:hAnsi="Courier New" w:cs="Courier New"/>
      <w:lang w:val="en-GB" w:eastAsia="en-GB"/>
    </w:rPr>
  </w:style>
  <w:style w:type="paragraph" w:styleId="Nachrichtenkopf">
    <w:name w:val="Message Header"/>
    <w:basedOn w:val="Standard"/>
    <w:link w:val="NachrichtenkopfZchn"/>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NachrichtenkopfZchn">
    <w:name w:val="Nachrichtenkopf Zchn"/>
    <w:basedOn w:val="Absatz-Standardschriftart"/>
    <w:link w:val="Nachrichtenkopf"/>
    <w:rsid w:val="00152486"/>
    <w:rPr>
      <w:rFonts w:ascii="Arial" w:hAnsi="Arial" w:cs="Arial"/>
      <w:sz w:val="24"/>
      <w:szCs w:val="24"/>
      <w:shd w:val="pct20" w:color="auto" w:fill="auto"/>
      <w:lang w:val="en-GB" w:eastAsia="en-GB"/>
    </w:rPr>
  </w:style>
  <w:style w:type="paragraph" w:styleId="NurText">
    <w:name w:val="Plain Text"/>
    <w:basedOn w:val="Standard"/>
    <w:link w:val="NurTextZchn"/>
    <w:rsid w:val="00152486"/>
    <w:pPr>
      <w:spacing w:after="0"/>
    </w:pPr>
    <w:rPr>
      <w:rFonts w:ascii="Courier New" w:hAnsi="Courier New" w:cs="Courier New"/>
      <w:sz w:val="20"/>
      <w:szCs w:val="20"/>
      <w:lang w:val="en-GB" w:eastAsia="en-GB"/>
    </w:rPr>
  </w:style>
  <w:style w:type="character" w:customStyle="1" w:styleId="NurTextZchn">
    <w:name w:val="Nur Text Zchn"/>
    <w:basedOn w:val="Absatz-Standardschriftart"/>
    <w:link w:val="NurText"/>
    <w:rsid w:val="00152486"/>
    <w:rPr>
      <w:rFonts w:ascii="Courier New" w:hAnsi="Courier New" w:cs="Courier New"/>
      <w:lang w:val="en-GB" w:eastAsia="en-GB"/>
    </w:rPr>
  </w:style>
  <w:style w:type="paragraph" w:styleId="Rechtsgrundlagenverzeichnis">
    <w:name w:val="table of authorities"/>
    <w:basedOn w:val="Standard"/>
    <w:next w:val="Standard"/>
    <w:semiHidden/>
    <w:rsid w:val="00152486"/>
    <w:pPr>
      <w:spacing w:after="0"/>
      <w:ind w:left="240" w:hanging="240"/>
    </w:pPr>
    <w:rPr>
      <w:lang w:val="en-GB" w:eastAsia="en-GB"/>
    </w:rPr>
  </w:style>
  <w:style w:type="paragraph" w:styleId="RGV-berschrift">
    <w:name w:val="toa heading"/>
    <w:basedOn w:val="Standard"/>
    <w:next w:val="Standard"/>
    <w:semiHidden/>
    <w:rsid w:val="00152486"/>
    <w:pPr>
      <w:spacing w:before="120" w:after="0"/>
    </w:pPr>
    <w:rPr>
      <w:rFonts w:ascii="Arial" w:hAnsi="Arial" w:cs="Arial"/>
      <w:b/>
      <w:bCs/>
      <w:lang w:val="en-GB" w:eastAsia="en-GB"/>
    </w:rPr>
  </w:style>
  <w:style w:type="paragraph" w:styleId="Standardeinzug">
    <w:name w:val="Normal Indent"/>
    <w:basedOn w:val="Standard"/>
    <w:rsid w:val="00152486"/>
    <w:pPr>
      <w:spacing w:after="0"/>
      <w:ind w:left="720"/>
    </w:pPr>
    <w:rPr>
      <w:lang w:val="en-GB" w:eastAsia="en-GB"/>
    </w:rPr>
  </w:style>
  <w:style w:type="paragraph" w:styleId="Textkrper2">
    <w:name w:val="Body Text 2"/>
    <w:basedOn w:val="Standard"/>
    <w:link w:val="Textkrper2Zchn"/>
    <w:rsid w:val="00152486"/>
    <w:pPr>
      <w:spacing w:after="120" w:line="480" w:lineRule="auto"/>
    </w:pPr>
    <w:rPr>
      <w:lang w:val="en-GB" w:eastAsia="en-GB"/>
    </w:rPr>
  </w:style>
  <w:style w:type="character" w:customStyle="1" w:styleId="Textkrper2Zchn">
    <w:name w:val="Textkörper 2 Zchn"/>
    <w:basedOn w:val="Absatz-Standardschriftart"/>
    <w:link w:val="Textkrper2"/>
    <w:rsid w:val="00152486"/>
    <w:rPr>
      <w:sz w:val="24"/>
      <w:szCs w:val="24"/>
      <w:lang w:val="en-GB" w:eastAsia="en-GB"/>
    </w:rPr>
  </w:style>
  <w:style w:type="paragraph" w:styleId="Textkrper3">
    <w:name w:val="Body Text 3"/>
    <w:basedOn w:val="Standard"/>
    <w:link w:val="Textkrper3Zchn"/>
    <w:rsid w:val="00152486"/>
    <w:pPr>
      <w:spacing w:after="120"/>
    </w:pPr>
    <w:rPr>
      <w:sz w:val="16"/>
      <w:szCs w:val="16"/>
      <w:lang w:val="en-GB" w:eastAsia="en-GB"/>
    </w:rPr>
  </w:style>
  <w:style w:type="character" w:customStyle="1" w:styleId="Textkrper3Zchn">
    <w:name w:val="Textkörper 3 Zchn"/>
    <w:basedOn w:val="Absatz-Standardschriftart"/>
    <w:link w:val="Textkrper3"/>
    <w:rsid w:val="00152486"/>
    <w:rPr>
      <w:sz w:val="16"/>
      <w:szCs w:val="16"/>
      <w:lang w:val="en-GB" w:eastAsia="en-GB"/>
    </w:rPr>
  </w:style>
  <w:style w:type="paragraph" w:styleId="Textkrper-Einzug2">
    <w:name w:val="Body Text Indent 2"/>
    <w:basedOn w:val="Standard"/>
    <w:link w:val="Textkrper-Einzug2Zchn"/>
    <w:rsid w:val="00152486"/>
    <w:pPr>
      <w:spacing w:after="120" w:line="480" w:lineRule="auto"/>
      <w:ind w:left="283"/>
    </w:pPr>
    <w:rPr>
      <w:lang w:val="en-GB" w:eastAsia="en-GB"/>
    </w:rPr>
  </w:style>
  <w:style w:type="character" w:customStyle="1" w:styleId="Textkrper-Einzug2Zchn">
    <w:name w:val="Textkörper-Einzug 2 Zchn"/>
    <w:basedOn w:val="Absatz-Standardschriftart"/>
    <w:link w:val="Textkrper-Einzug2"/>
    <w:rsid w:val="00152486"/>
    <w:rPr>
      <w:sz w:val="24"/>
      <w:szCs w:val="24"/>
      <w:lang w:val="en-GB" w:eastAsia="en-GB"/>
    </w:rPr>
  </w:style>
  <w:style w:type="paragraph" w:styleId="Textkrper-Einzug3">
    <w:name w:val="Body Text Indent 3"/>
    <w:basedOn w:val="Standard"/>
    <w:link w:val="Textkrper-Einzug3Zchn"/>
    <w:rsid w:val="00152486"/>
    <w:pPr>
      <w:spacing w:after="120"/>
      <w:ind w:left="283"/>
    </w:pPr>
    <w:rPr>
      <w:sz w:val="16"/>
      <w:szCs w:val="16"/>
      <w:lang w:val="en-GB" w:eastAsia="en-GB"/>
    </w:rPr>
  </w:style>
  <w:style w:type="character" w:customStyle="1" w:styleId="Textkrper-Einzug3Zchn">
    <w:name w:val="Textkörper-Einzug 3 Zchn"/>
    <w:basedOn w:val="Absatz-Standardschriftart"/>
    <w:link w:val="Textkrper-Einzug3"/>
    <w:rsid w:val="00152486"/>
    <w:rPr>
      <w:sz w:val="16"/>
      <w:szCs w:val="16"/>
      <w:lang w:val="en-GB" w:eastAsia="en-GB"/>
    </w:rPr>
  </w:style>
  <w:style w:type="paragraph" w:styleId="Textkrper-Erstzeileneinzug">
    <w:name w:val="Body Text First Indent"/>
    <w:basedOn w:val="Textkrper"/>
    <w:link w:val="Textkrper-ErstzeileneinzugZchn"/>
    <w:rsid w:val="00152486"/>
    <w:pPr>
      <w:ind w:firstLine="210"/>
    </w:pPr>
    <w:rPr>
      <w:lang w:eastAsia="en-GB"/>
    </w:rPr>
  </w:style>
  <w:style w:type="character" w:customStyle="1" w:styleId="Textkrper-ErstzeileneinzugZchn">
    <w:name w:val="Textkörper-Erstzeileneinzug Zchn"/>
    <w:basedOn w:val="TextkrperZchn"/>
    <w:link w:val="Textkrper-Erstzeileneinzug"/>
    <w:rsid w:val="00152486"/>
    <w:rPr>
      <w:sz w:val="24"/>
      <w:szCs w:val="24"/>
      <w:lang w:val="en-GB" w:eastAsia="en-GB"/>
    </w:rPr>
  </w:style>
  <w:style w:type="paragraph" w:styleId="Textkrper-Erstzeileneinzug2">
    <w:name w:val="Body Text First Indent 2"/>
    <w:basedOn w:val="Textkrper-Zeileneinzug"/>
    <w:link w:val="Textkrper-Erstzeileneinzug2Zchn"/>
    <w:rsid w:val="00152486"/>
    <w:pPr>
      <w:spacing w:before="0" w:after="120" w:line="240" w:lineRule="auto"/>
      <w:ind w:left="283" w:firstLine="210"/>
    </w:pPr>
    <w:rPr>
      <w:sz w:val="24"/>
      <w:szCs w:val="24"/>
      <w:lang w:val="en-GB" w:eastAsia="en-GB"/>
    </w:rPr>
  </w:style>
  <w:style w:type="character" w:customStyle="1" w:styleId="Textkrper-Erstzeileneinzug2Zchn">
    <w:name w:val="Textkörper-Erstzeileneinzug 2 Zchn"/>
    <w:basedOn w:val="Textkrper-ZeileneinzugZchn"/>
    <w:link w:val="Textkrper-Erstzeileneinzug2"/>
    <w:rsid w:val="00152486"/>
    <w:rPr>
      <w:sz w:val="24"/>
      <w:szCs w:val="24"/>
      <w:lang w:val="en-GB" w:eastAsia="en-GB"/>
    </w:rPr>
  </w:style>
  <w:style w:type="paragraph" w:styleId="Umschlagabsenderadresse">
    <w:name w:val="envelope return"/>
    <w:basedOn w:val="Standard"/>
    <w:rsid w:val="00152486"/>
    <w:pPr>
      <w:spacing w:after="0"/>
    </w:pPr>
    <w:rPr>
      <w:rFonts w:ascii="Arial" w:hAnsi="Arial" w:cs="Arial"/>
      <w:sz w:val="20"/>
      <w:szCs w:val="20"/>
      <w:lang w:val="en-GB" w:eastAsia="en-GB"/>
    </w:rPr>
  </w:style>
  <w:style w:type="paragraph" w:styleId="Umschlagadresse">
    <w:name w:val="envelope address"/>
    <w:basedOn w:val="Standard"/>
    <w:rsid w:val="00152486"/>
    <w:pPr>
      <w:framePr w:w="7920" w:h="1980" w:hRule="exact" w:hSpace="180" w:wrap="auto" w:hAnchor="page" w:xAlign="center" w:yAlign="bottom"/>
      <w:spacing w:after="0"/>
      <w:ind w:left="2880"/>
    </w:pPr>
    <w:rPr>
      <w:rFonts w:ascii="Arial" w:hAnsi="Arial" w:cs="Arial"/>
      <w:lang w:val="en-GB" w:eastAsia="en-GB"/>
    </w:rPr>
  </w:style>
  <w:style w:type="paragraph" w:styleId="Unterschrift">
    <w:name w:val="Signature"/>
    <w:basedOn w:val="Standard"/>
    <w:link w:val="UnterschriftZchn"/>
    <w:rsid w:val="00152486"/>
    <w:pPr>
      <w:spacing w:after="0"/>
      <w:ind w:left="4252"/>
    </w:pPr>
    <w:rPr>
      <w:lang w:val="en-GB" w:eastAsia="en-GB"/>
    </w:rPr>
  </w:style>
  <w:style w:type="character" w:customStyle="1" w:styleId="UnterschriftZchn">
    <w:name w:val="Unterschrift Zchn"/>
    <w:basedOn w:val="Absatz-Standardschriftart"/>
    <w:link w:val="Unterschrift"/>
    <w:rsid w:val="00152486"/>
    <w:rPr>
      <w:sz w:val="24"/>
      <w:szCs w:val="24"/>
      <w:lang w:val="en-GB" w:eastAsia="en-GB"/>
    </w:rPr>
  </w:style>
  <w:style w:type="paragraph" w:styleId="Untertitel">
    <w:name w:val="Subtitle"/>
    <w:basedOn w:val="Standard"/>
    <w:link w:val="UntertitelZchn"/>
    <w:qFormat/>
    <w:rsid w:val="00152486"/>
    <w:pPr>
      <w:spacing w:after="60"/>
      <w:jc w:val="center"/>
      <w:outlineLvl w:val="1"/>
    </w:pPr>
    <w:rPr>
      <w:rFonts w:ascii="Arial" w:hAnsi="Arial" w:cs="Arial"/>
      <w:lang w:val="en-GB" w:eastAsia="en-GB"/>
    </w:rPr>
  </w:style>
  <w:style w:type="character" w:customStyle="1" w:styleId="UntertitelZchn">
    <w:name w:val="Untertitel Zchn"/>
    <w:basedOn w:val="Absatz-Standardschriftart"/>
    <w:link w:val="Untertitel"/>
    <w:rsid w:val="00152486"/>
    <w:rPr>
      <w:rFonts w:ascii="Arial" w:hAnsi="Arial" w:cs="Arial"/>
      <w:sz w:val="24"/>
      <w:szCs w:val="24"/>
      <w:lang w:val="en-GB" w:eastAsia="en-GB"/>
    </w:rPr>
  </w:style>
  <w:style w:type="paragraph" w:styleId="Verzeichnis4">
    <w:name w:val="toc 4"/>
    <w:basedOn w:val="Standard"/>
    <w:next w:val="Standard"/>
    <w:autoRedefine/>
    <w:semiHidden/>
    <w:rsid w:val="00152486"/>
    <w:pPr>
      <w:spacing w:after="0"/>
      <w:ind w:left="720"/>
    </w:pPr>
    <w:rPr>
      <w:lang w:val="en-GB" w:eastAsia="en-GB"/>
    </w:rPr>
  </w:style>
  <w:style w:type="paragraph" w:styleId="Verzeichnis5">
    <w:name w:val="toc 5"/>
    <w:basedOn w:val="Standard"/>
    <w:next w:val="Standard"/>
    <w:autoRedefine/>
    <w:semiHidden/>
    <w:rsid w:val="00152486"/>
    <w:pPr>
      <w:spacing w:after="0"/>
      <w:ind w:left="960"/>
    </w:pPr>
    <w:rPr>
      <w:lang w:val="en-GB" w:eastAsia="en-GB"/>
    </w:rPr>
  </w:style>
  <w:style w:type="paragraph" w:styleId="Verzeichnis6">
    <w:name w:val="toc 6"/>
    <w:basedOn w:val="Standard"/>
    <w:next w:val="Standard"/>
    <w:autoRedefine/>
    <w:semiHidden/>
    <w:rsid w:val="00152486"/>
    <w:pPr>
      <w:spacing w:after="0"/>
      <w:ind w:left="1200"/>
    </w:pPr>
    <w:rPr>
      <w:lang w:val="en-GB" w:eastAsia="en-GB"/>
    </w:rPr>
  </w:style>
  <w:style w:type="paragraph" w:styleId="Verzeichnis7">
    <w:name w:val="toc 7"/>
    <w:basedOn w:val="Standard"/>
    <w:next w:val="Standard"/>
    <w:autoRedefine/>
    <w:semiHidden/>
    <w:rsid w:val="00152486"/>
    <w:pPr>
      <w:spacing w:after="0"/>
      <w:ind w:left="1440"/>
    </w:pPr>
    <w:rPr>
      <w:lang w:val="en-GB" w:eastAsia="en-GB"/>
    </w:rPr>
  </w:style>
  <w:style w:type="paragraph" w:styleId="Verzeichnis8">
    <w:name w:val="toc 8"/>
    <w:basedOn w:val="Standard"/>
    <w:next w:val="Standard"/>
    <w:autoRedefine/>
    <w:semiHidden/>
    <w:rsid w:val="00152486"/>
    <w:pPr>
      <w:spacing w:after="0"/>
      <w:ind w:left="1680"/>
    </w:pPr>
    <w:rPr>
      <w:lang w:val="en-GB" w:eastAsia="en-GB"/>
    </w:rPr>
  </w:style>
  <w:style w:type="paragraph" w:styleId="Verzeichnis9">
    <w:name w:val="toc 9"/>
    <w:basedOn w:val="Standard"/>
    <w:next w:val="Standard"/>
    <w:autoRedefine/>
    <w:semiHidden/>
    <w:rsid w:val="00152486"/>
    <w:pPr>
      <w:spacing w:after="0"/>
      <w:ind w:left="1920"/>
    </w:pPr>
    <w:rPr>
      <w:lang w:val="en-GB" w:eastAsia="en-GB"/>
    </w:rPr>
  </w:style>
  <w:style w:type="character" w:customStyle="1" w:styleId="FunotentextZchn">
    <w:name w:val="Fußnotentext Zchn"/>
    <w:basedOn w:val="Absatz-Standardschriftart"/>
    <w:link w:val="Funotentext"/>
    <w:semiHidden/>
    <w:locked/>
    <w:rsid w:val="00152486"/>
  </w:style>
  <w:style w:type="paragraph" w:customStyle="1" w:styleId="bodytextpara">
    <w:name w:val="body text para"/>
    <w:basedOn w:val="Standard"/>
    <w:rsid w:val="00152486"/>
    <w:pPr>
      <w:spacing w:after="0"/>
      <w:ind w:firstLine="480"/>
      <w:jc w:val="both"/>
    </w:pPr>
    <w:rPr>
      <w:rFonts w:eastAsia="Batang"/>
      <w:sz w:val="22"/>
      <w:szCs w:val="20"/>
    </w:rPr>
  </w:style>
  <w:style w:type="paragraph" w:customStyle="1" w:styleId="font5">
    <w:name w:val="font5"/>
    <w:basedOn w:val="Standard"/>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Standard"/>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Standard"/>
    <w:rsid w:val="00152486"/>
    <w:pPr>
      <w:spacing w:before="100" w:beforeAutospacing="1" w:after="100" w:afterAutospacing="1"/>
      <w:textAlignment w:val="top"/>
    </w:pPr>
    <w:rPr>
      <w:rFonts w:ascii="Arial" w:hAnsi="Arial"/>
      <w:lang w:val="de-DE" w:eastAsia="ko-KR"/>
    </w:rPr>
  </w:style>
  <w:style w:type="paragraph" w:customStyle="1" w:styleId="xl54">
    <w:name w:val="xl54"/>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Standard"/>
    <w:rsid w:val="00152486"/>
    <w:pPr>
      <w:numPr>
        <w:numId w:val="21"/>
      </w:numPr>
    </w:pPr>
    <w:rPr>
      <w:color w:val="0000FF"/>
    </w:rPr>
  </w:style>
  <w:style w:type="paragraph" w:customStyle="1" w:styleId="bottomentry">
    <w:name w:val="bottom_entry"/>
    <w:basedOn w:val="Standard"/>
    <w:rsid w:val="00152486"/>
    <w:pPr>
      <w:spacing w:before="100" w:beforeAutospacing="1" w:after="100" w:afterAutospacing="1"/>
    </w:pPr>
    <w:rPr>
      <w:lang w:val="de-DE" w:eastAsia="ko-KR"/>
    </w:rPr>
  </w:style>
  <w:style w:type="paragraph" w:customStyle="1" w:styleId="Citation">
    <w:name w:val="Citation"/>
    <w:basedOn w:val="Standard"/>
    <w:next w:val="Standard"/>
    <w:link w:val="CitationZchn"/>
    <w:rsid w:val="00152486"/>
    <w:pPr>
      <w:spacing w:after="0"/>
    </w:pPr>
    <w:rPr>
      <w:bCs/>
      <w:i/>
      <w:iCs/>
      <w:lang w:val="en-GB" w:eastAsia="en-GB"/>
    </w:rPr>
  </w:style>
  <w:style w:type="paragraph" w:customStyle="1" w:styleId="citation0">
    <w:name w:val="citation"/>
    <w:basedOn w:val="Standard"/>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StandardWeb"/>
    <w:link w:val="FormatvorlageCitationLateinFettZchn"/>
    <w:rsid w:val="00152486"/>
    <w:rPr>
      <w:b/>
    </w:rPr>
  </w:style>
  <w:style w:type="character" w:customStyle="1" w:styleId="CitationZchn">
    <w:name w:val="Citation Zchn"/>
    <w:basedOn w:val="Absatz-Standardschriftar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Absatz-Standardschriftart"/>
    <w:link w:val="citation0"/>
    <w:rsid w:val="00152486"/>
    <w:rPr>
      <w:bCs/>
      <w:i/>
      <w:sz w:val="24"/>
      <w:szCs w:val="24"/>
      <w:lang w:val="en-GB" w:eastAsia="en-GB"/>
    </w:rPr>
  </w:style>
  <w:style w:type="paragraph" w:customStyle="1" w:styleId="spec">
    <w:name w:val="spec"/>
    <w:basedOn w:val="Standard"/>
    <w:rsid w:val="000F2914"/>
    <w:pPr>
      <w:spacing w:before="100" w:beforeAutospacing="1" w:after="100" w:afterAutospacing="1"/>
    </w:pPr>
    <w:rPr>
      <w:lang w:val="en-GB" w:eastAsia="en-GB"/>
    </w:rPr>
  </w:style>
  <w:style w:type="paragraph" w:customStyle="1" w:styleId="OGCFigure">
    <w:name w:val="OGC Figure"/>
    <w:basedOn w:val="Beschriftung"/>
    <w:link w:val="OGCFigureZchn"/>
    <w:qFormat/>
    <w:rsid w:val="006D2CB5"/>
    <w:rPr>
      <w:lang w:val="en-US"/>
    </w:rPr>
  </w:style>
  <w:style w:type="character" w:customStyle="1" w:styleId="OGCFigureZchn">
    <w:name w:val="OGC Figure Zchn"/>
    <w:basedOn w:val="BeschriftungZchn"/>
    <w:link w:val="OGCFigure"/>
    <w:rsid w:val="006D2CB5"/>
    <w:rPr>
      <w:b/>
      <w:bCs/>
      <w:szCs w:val="2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index 1" w:uiPriority="99"/>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EB5A8C"/>
    <w:pPr>
      <w:spacing w:after="240"/>
    </w:pPr>
    <w:rPr>
      <w:sz w:val="24"/>
      <w:szCs w:val="24"/>
    </w:rPr>
  </w:style>
  <w:style w:type="paragraph" w:styleId="berschrift1">
    <w:name w:val="heading 1"/>
    <w:aliases w:val="OGC Header Level 1,numbered,h1,clause,H1"/>
    <w:basedOn w:val="Standard"/>
    <w:next w:val="Standard"/>
    <w:link w:val="berschrift1Zchn"/>
    <w:qFormat/>
    <w:rsid w:val="00F27D5A"/>
    <w:pPr>
      <w:keepNext/>
      <w:numPr>
        <w:numId w:val="1"/>
      </w:numPr>
      <w:spacing w:before="480" w:line="360" w:lineRule="auto"/>
      <w:outlineLvl w:val="0"/>
    </w:pPr>
    <w:rPr>
      <w:b/>
      <w:bCs/>
      <w:sz w:val="28"/>
    </w:rPr>
  </w:style>
  <w:style w:type="paragraph" w:styleId="berschrift2">
    <w:name w:val="heading 2"/>
    <w:aliases w:val="OGC Heading 2,h2,sub-clause 2,H2,H21,l2"/>
    <w:basedOn w:val="Standard"/>
    <w:next w:val="Standard"/>
    <w:link w:val="berschrift2Zchn"/>
    <w:qFormat/>
    <w:rsid w:val="00F27D5A"/>
    <w:pPr>
      <w:keepNext/>
      <w:numPr>
        <w:ilvl w:val="1"/>
        <w:numId w:val="1"/>
      </w:numPr>
      <w:spacing w:before="240" w:after="60"/>
      <w:outlineLvl w:val="1"/>
    </w:pPr>
    <w:rPr>
      <w:rFonts w:cs="Arial"/>
      <w:b/>
      <w:bCs/>
      <w:iCs/>
      <w:szCs w:val="28"/>
    </w:rPr>
  </w:style>
  <w:style w:type="paragraph" w:styleId="berschrift3">
    <w:name w:val="heading 3"/>
    <w:aliases w:val="OGC Heading 3,h3,sub-clause 3,H3,hd3"/>
    <w:basedOn w:val="Standard"/>
    <w:next w:val="Standard"/>
    <w:link w:val="berschrift3Zchn"/>
    <w:qFormat/>
    <w:rsid w:val="00F27D5A"/>
    <w:pPr>
      <w:keepNext/>
      <w:numPr>
        <w:ilvl w:val="2"/>
        <w:numId w:val="1"/>
      </w:numPr>
      <w:spacing w:before="240" w:after="60"/>
      <w:outlineLvl w:val="2"/>
    </w:pPr>
    <w:rPr>
      <w:rFonts w:cs="Arial"/>
      <w:b/>
      <w:bCs/>
      <w:szCs w:val="26"/>
    </w:rPr>
  </w:style>
  <w:style w:type="paragraph" w:styleId="berschrift4">
    <w:name w:val="heading 4"/>
    <w:aliases w:val="OGC Heading 4,h4,sub-clause 4,H4"/>
    <w:basedOn w:val="Standard"/>
    <w:next w:val="Standard"/>
    <w:link w:val="berschrift4Zchn"/>
    <w:qFormat/>
    <w:rsid w:val="00F27D5A"/>
    <w:pPr>
      <w:keepNext/>
      <w:numPr>
        <w:ilvl w:val="3"/>
        <w:numId w:val="1"/>
      </w:numPr>
      <w:spacing w:before="240" w:after="60"/>
      <w:outlineLvl w:val="3"/>
    </w:pPr>
    <w:rPr>
      <w:b/>
      <w:bCs/>
      <w:szCs w:val="28"/>
    </w:rPr>
  </w:style>
  <w:style w:type="paragraph" w:styleId="berschrift5">
    <w:name w:val="heading 5"/>
    <w:aliases w:val="H5"/>
    <w:basedOn w:val="Standard"/>
    <w:next w:val="Standard"/>
    <w:qFormat/>
    <w:rsid w:val="00F27D5A"/>
    <w:pPr>
      <w:numPr>
        <w:ilvl w:val="4"/>
        <w:numId w:val="1"/>
      </w:numPr>
      <w:spacing w:before="240" w:after="60"/>
      <w:outlineLvl w:val="4"/>
    </w:pPr>
    <w:rPr>
      <w:b/>
      <w:bCs/>
      <w:i/>
      <w:iCs/>
      <w:sz w:val="26"/>
      <w:szCs w:val="26"/>
    </w:rPr>
  </w:style>
  <w:style w:type="paragraph" w:styleId="berschrift6">
    <w:name w:val="heading 6"/>
    <w:aliases w:val="H6"/>
    <w:basedOn w:val="Standard"/>
    <w:next w:val="Standard"/>
    <w:qFormat/>
    <w:rsid w:val="00F27D5A"/>
    <w:pPr>
      <w:numPr>
        <w:ilvl w:val="5"/>
        <w:numId w:val="1"/>
      </w:numPr>
      <w:spacing w:before="240" w:after="60"/>
      <w:outlineLvl w:val="5"/>
    </w:pPr>
    <w:rPr>
      <w:b/>
      <w:bCs/>
      <w:sz w:val="22"/>
      <w:szCs w:val="22"/>
    </w:rPr>
  </w:style>
  <w:style w:type="paragraph" w:styleId="berschrift7">
    <w:name w:val="heading 7"/>
    <w:basedOn w:val="Standard"/>
    <w:next w:val="Standard"/>
    <w:qFormat/>
    <w:rsid w:val="00F27D5A"/>
    <w:pPr>
      <w:numPr>
        <w:ilvl w:val="6"/>
        <w:numId w:val="1"/>
      </w:numPr>
      <w:spacing w:before="240" w:after="60"/>
      <w:outlineLvl w:val="6"/>
    </w:pPr>
  </w:style>
  <w:style w:type="paragraph" w:styleId="berschrift8">
    <w:name w:val="heading 8"/>
    <w:basedOn w:val="Standard"/>
    <w:next w:val="Standard"/>
    <w:qFormat/>
    <w:rsid w:val="00F27D5A"/>
    <w:pPr>
      <w:numPr>
        <w:ilvl w:val="7"/>
        <w:numId w:val="1"/>
      </w:numPr>
      <w:spacing w:before="240" w:after="60"/>
      <w:outlineLvl w:val="7"/>
    </w:pPr>
    <w:rPr>
      <w:i/>
      <w:iCs/>
    </w:rPr>
  </w:style>
  <w:style w:type="paragraph" w:styleId="berschrift9">
    <w:name w:val="heading 9"/>
    <w:aliases w:val="Appendix Heading 1"/>
    <w:basedOn w:val="Standard"/>
    <w:next w:val="Standard"/>
    <w:qFormat/>
    <w:rsid w:val="00F27D5A"/>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2">
    <w:name w:val="p2"/>
    <w:basedOn w:val="Standard"/>
    <w:next w:val="Standard"/>
    <w:rsid w:val="00F27D5A"/>
    <w:pPr>
      <w:tabs>
        <w:tab w:val="left" w:pos="560"/>
      </w:tabs>
    </w:pPr>
    <w:rPr>
      <w:szCs w:val="20"/>
      <w:lang w:val="en-GB"/>
    </w:rPr>
  </w:style>
  <w:style w:type="paragraph" w:customStyle="1" w:styleId="OGCClause">
    <w:name w:val="OGC Clause"/>
    <w:basedOn w:val="Standard"/>
    <w:next w:val="Standard"/>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Standard"/>
    <w:next w:val="Standard"/>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Standard"/>
    <w:rsid w:val="00F27D5A"/>
    <w:pPr>
      <w:spacing w:after="220"/>
      <w:jc w:val="right"/>
    </w:pPr>
    <w:rPr>
      <w:b/>
      <w:color w:val="000000"/>
      <w:szCs w:val="20"/>
      <w:lang w:val="en-GB"/>
    </w:rPr>
  </w:style>
  <w:style w:type="character" w:styleId="Hyperlink">
    <w:name w:val="Hyperlink"/>
    <w:basedOn w:val="Absatz-Standardschriftart"/>
    <w:uiPriority w:val="99"/>
    <w:rsid w:val="00F27D5A"/>
    <w:rPr>
      <w:rFonts w:cs="Times New Roman"/>
      <w:color w:val="0000FF"/>
      <w:u w:val="single"/>
    </w:rPr>
  </w:style>
  <w:style w:type="paragraph" w:customStyle="1" w:styleId="OGCtableheader">
    <w:name w:val="OGC table header"/>
    <w:basedOn w:val="Standard"/>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Standard"/>
    <w:qFormat/>
    <w:rsid w:val="00F27D5A"/>
    <w:pPr>
      <w:numPr>
        <w:numId w:val="3"/>
      </w:numPr>
    </w:pPr>
    <w:rPr>
      <w:szCs w:val="20"/>
      <w:lang w:val="en-GB"/>
    </w:rPr>
  </w:style>
  <w:style w:type="paragraph" w:styleId="Funotentext">
    <w:name w:val="footnote text"/>
    <w:basedOn w:val="Standard"/>
    <w:link w:val="FunotentextZchn"/>
    <w:semiHidden/>
    <w:rsid w:val="00F27D5A"/>
    <w:rPr>
      <w:sz w:val="20"/>
      <w:szCs w:val="20"/>
    </w:rPr>
  </w:style>
  <w:style w:type="character" w:customStyle="1" w:styleId="Codefragment">
    <w:name w:val="Codefragment"/>
    <w:basedOn w:val="Absatz-Standardschriftart"/>
    <w:rsid w:val="00F27D5A"/>
    <w:rPr>
      <w:rFonts w:ascii="Courier New" w:hAnsi="Courier New" w:cs="Courier New"/>
      <w:noProof/>
      <w:sz w:val="22"/>
      <w:szCs w:val="22"/>
      <w:lang w:val="en-US"/>
    </w:rPr>
  </w:style>
  <w:style w:type="paragraph" w:customStyle="1" w:styleId="List2OGCbullets">
    <w:name w:val="List 2 OGC bullets"/>
    <w:basedOn w:val="Standard"/>
    <w:qFormat/>
    <w:rsid w:val="00D44A9D"/>
    <w:pPr>
      <w:numPr>
        <w:numId w:val="4"/>
      </w:numPr>
      <w:jc w:val="both"/>
    </w:pPr>
  </w:style>
  <w:style w:type="paragraph" w:customStyle="1" w:styleId="Definition">
    <w:name w:val="Definition"/>
    <w:basedOn w:val="Standard"/>
    <w:next w:val="TermNum"/>
    <w:qFormat/>
    <w:rsid w:val="00F27D5A"/>
    <w:rPr>
      <w:szCs w:val="20"/>
      <w:lang w:val="en-GB"/>
    </w:rPr>
  </w:style>
  <w:style w:type="paragraph" w:customStyle="1" w:styleId="Terms">
    <w:name w:val="Term(s)"/>
    <w:basedOn w:val="Standard"/>
    <w:next w:val="Definition"/>
    <w:uiPriority w:val="99"/>
    <w:qFormat/>
    <w:rsid w:val="00F27D5A"/>
    <w:pPr>
      <w:keepNext/>
      <w:suppressAutoHyphens/>
      <w:spacing w:after="0"/>
    </w:pPr>
    <w:rPr>
      <w:b/>
      <w:szCs w:val="20"/>
      <w:lang w:val="en-GB"/>
    </w:rPr>
  </w:style>
  <w:style w:type="paragraph" w:customStyle="1" w:styleId="TermNum">
    <w:name w:val="TermNum"/>
    <w:basedOn w:val="Standard"/>
    <w:next w:val="Terms"/>
    <w:uiPriority w:val="99"/>
    <w:qFormat/>
    <w:rsid w:val="00F27D5A"/>
    <w:pPr>
      <w:keepNext/>
      <w:numPr>
        <w:numId w:val="5"/>
      </w:numPr>
      <w:tabs>
        <w:tab w:val="clear" w:pos="1004"/>
        <w:tab w:val="num" w:pos="720"/>
        <w:tab w:val="num" w:pos="1430"/>
      </w:tabs>
      <w:spacing w:after="0"/>
      <w:ind w:left="720"/>
    </w:pPr>
    <w:rPr>
      <w:b/>
      <w:szCs w:val="20"/>
      <w:lang w:val="en-GB"/>
    </w:rPr>
  </w:style>
  <w:style w:type="paragraph" w:customStyle="1" w:styleId="Requirement">
    <w:name w:val="Requirement"/>
    <w:basedOn w:val="Standard"/>
    <w:next w:val="Standard"/>
    <w:qFormat/>
    <w:rsid w:val="00F27D5A"/>
    <w:pPr>
      <w:numPr>
        <w:numId w:val="6"/>
      </w:numPr>
      <w:tabs>
        <w:tab w:val="left" w:pos="964"/>
      </w:tabs>
    </w:pPr>
    <w:rPr>
      <w:noProof/>
      <w:sz w:val="23"/>
      <w:lang w:val="en-GB"/>
    </w:rPr>
  </w:style>
  <w:style w:type="paragraph" w:customStyle="1" w:styleId="AnnexLevel1main">
    <w:name w:val="Annex Level 1 (main)"/>
    <w:basedOn w:val="Standard"/>
    <w:next w:val="Standard"/>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berschrift3"/>
    <w:next w:val="Standard"/>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KeinLeerraum">
    <w:name w:val="No Spacing"/>
    <w:uiPriority w:val="1"/>
    <w:qFormat/>
    <w:rsid w:val="004A5507"/>
    <w:rPr>
      <w:sz w:val="24"/>
      <w:szCs w:val="24"/>
    </w:rPr>
  </w:style>
  <w:style w:type="paragraph" w:customStyle="1" w:styleId="AnnexLevel2">
    <w:name w:val="Annex Level 2"/>
    <w:basedOn w:val="berschrift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Aufzhlungszeichen">
    <w:name w:val="List Bullet"/>
    <w:basedOn w:val="Liste"/>
    <w:autoRedefine/>
    <w:rsid w:val="00671237"/>
    <w:pPr>
      <w:keepLines/>
      <w:spacing w:after="120"/>
      <w:ind w:left="0" w:firstLine="0"/>
    </w:pPr>
    <w:rPr>
      <w:szCs w:val="20"/>
      <w:lang w:val="en-GB"/>
    </w:rPr>
  </w:style>
  <w:style w:type="paragraph" w:styleId="Liste">
    <w:name w:val="List"/>
    <w:basedOn w:val="Standard"/>
    <w:rsid w:val="00F27D5A"/>
    <w:pPr>
      <w:ind w:left="360" w:hanging="360"/>
    </w:pPr>
  </w:style>
  <w:style w:type="paragraph" w:customStyle="1" w:styleId="Annex">
    <w:name w:val="Annex"/>
    <w:basedOn w:val="AnnexLevel1main"/>
    <w:next w:val="Standard"/>
    <w:link w:val="AnnexChar"/>
    <w:qFormat/>
    <w:rsid w:val="004A5507"/>
  </w:style>
  <w:style w:type="paragraph" w:customStyle="1" w:styleId="AnnexNumbered">
    <w:name w:val="Annex Numbered"/>
    <w:basedOn w:val="AnnexLevel2"/>
    <w:next w:val="Standard"/>
    <w:link w:val="AnnexNumberedChar"/>
    <w:qFormat/>
    <w:rsid w:val="002F6FCF"/>
    <w:pPr>
      <w:tabs>
        <w:tab w:val="clear" w:pos="720"/>
      </w:tabs>
    </w:pPr>
  </w:style>
  <w:style w:type="character" w:customStyle="1" w:styleId="AnnexLevel1mainChar">
    <w:name w:val="Annex Level 1 (main) Char"/>
    <w:basedOn w:val="Absatz-Standardschriftar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berschrift4"/>
    <w:next w:val="Standard"/>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berschrift2Zchn">
    <w:name w:val="Überschrift 2 Zchn"/>
    <w:aliases w:val="OGC Heading 2 Zchn,h2 Zchn,sub-clause 2 Zchn,H2 Zchn,H21 Zchn,l2 Zchn"/>
    <w:basedOn w:val="Absatz-Standardschriftart"/>
    <w:link w:val="berschrift2"/>
    <w:rsid w:val="004A5507"/>
    <w:rPr>
      <w:rFonts w:cs="Arial"/>
      <w:b/>
      <w:bCs/>
      <w:iCs/>
      <w:sz w:val="24"/>
      <w:szCs w:val="28"/>
    </w:rPr>
  </w:style>
  <w:style w:type="character" w:customStyle="1" w:styleId="AnnexLevel2Char">
    <w:name w:val="Annex Level 2 Char"/>
    <w:basedOn w:val="berschrift2Zchn"/>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Inhaltsverzeichnisberschrift">
    <w:name w:val="TOC Heading"/>
    <w:basedOn w:val="berschrift1"/>
    <w:next w:val="Standard"/>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Verzeichnis1">
    <w:name w:val="toc 1"/>
    <w:basedOn w:val="Standard"/>
    <w:next w:val="Standard"/>
    <w:autoRedefine/>
    <w:uiPriority w:val="39"/>
    <w:unhideWhenUsed/>
    <w:rsid w:val="00F60CB2"/>
  </w:style>
  <w:style w:type="paragraph" w:styleId="Verzeichnis2">
    <w:name w:val="toc 2"/>
    <w:basedOn w:val="Standard"/>
    <w:next w:val="Standard"/>
    <w:autoRedefine/>
    <w:uiPriority w:val="39"/>
    <w:unhideWhenUsed/>
    <w:rsid w:val="00F60CB2"/>
    <w:pPr>
      <w:ind w:left="240"/>
    </w:pPr>
  </w:style>
  <w:style w:type="paragraph" w:styleId="Verzeichnis3">
    <w:name w:val="toc 3"/>
    <w:basedOn w:val="Standard"/>
    <w:next w:val="Standard"/>
    <w:autoRedefine/>
    <w:uiPriority w:val="39"/>
    <w:unhideWhenUsed/>
    <w:rsid w:val="00F60CB2"/>
    <w:pPr>
      <w:ind w:left="480"/>
    </w:pPr>
  </w:style>
  <w:style w:type="paragraph" w:styleId="Kopfzeile">
    <w:name w:val="header"/>
    <w:basedOn w:val="Standard"/>
    <w:link w:val="KopfzeileZchn"/>
    <w:uiPriority w:val="99"/>
    <w:unhideWhenUsed/>
    <w:rsid w:val="0079517D"/>
    <w:pPr>
      <w:tabs>
        <w:tab w:val="center" w:pos="4680"/>
        <w:tab w:val="right" w:pos="9360"/>
      </w:tabs>
      <w:spacing w:after="0"/>
    </w:pPr>
  </w:style>
  <w:style w:type="character" w:customStyle="1" w:styleId="KopfzeileZchn">
    <w:name w:val="Kopfzeile Zchn"/>
    <w:basedOn w:val="Absatz-Standardschriftart"/>
    <w:link w:val="Kopfzeile"/>
    <w:uiPriority w:val="99"/>
    <w:rsid w:val="0079517D"/>
    <w:rPr>
      <w:sz w:val="24"/>
      <w:szCs w:val="24"/>
    </w:rPr>
  </w:style>
  <w:style w:type="paragraph" w:styleId="Fuzeile">
    <w:name w:val="footer"/>
    <w:basedOn w:val="Standard"/>
    <w:link w:val="FuzeileZchn"/>
    <w:uiPriority w:val="99"/>
    <w:unhideWhenUsed/>
    <w:rsid w:val="0079517D"/>
    <w:pPr>
      <w:tabs>
        <w:tab w:val="center" w:pos="4680"/>
        <w:tab w:val="right" w:pos="9360"/>
      </w:tabs>
      <w:spacing w:after="0"/>
    </w:pPr>
  </w:style>
  <w:style w:type="character" w:customStyle="1" w:styleId="FuzeileZchn">
    <w:name w:val="Fußzeile Zchn"/>
    <w:basedOn w:val="Absatz-Standardschriftart"/>
    <w:link w:val="Fuzeile"/>
    <w:uiPriority w:val="99"/>
    <w:rsid w:val="0079517D"/>
    <w:rPr>
      <w:sz w:val="24"/>
      <w:szCs w:val="24"/>
    </w:rPr>
  </w:style>
  <w:style w:type="paragraph" w:styleId="Textkrper-Zeileneinzug">
    <w:name w:val="Body Text Indent"/>
    <w:basedOn w:val="Standard"/>
    <w:link w:val="Textkrper-ZeileneinzugZchn"/>
    <w:rsid w:val="00FE0219"/>
    <w:pPr>
      <w:spacing w:before="40" w:after="40" w:line="211" w:lineRule="auto"/>
      <w:ind w:left="144" w:hanging="144"/>
    </w:pPr>
    <w:rPr>
      <w:sz w:val="22"/>
      <w:szCs w:val="22"/>
    </w:rPr>
  </w:style>
  <w:style w:type="character" w:customStyle="1" w:styleId="Textkrper-ZeileneinzugZchn">
    <w:name w:val="Textkörper-Zeileneinzug Zchn"/>
    <w:basedOn w:val="Absatz-Standardschriftart"/>
    <w:link w:val="Textkrper-Zeileneinzug"/>
    <w:rsid w:val="00FE0219"/>
    <w:rPr>
      <w:sz w:val="22"/>
      <w:szCs w:val="22"/>
    </w:rPr>
  </w:style>
  <w:style w:type="paragraph" w:customStyle="1" w:styleId="TablefootnoteChar">
    <w:name w:val="Table footnote Char"/>
    <w:basedOn w:val="Standard"/>
    <w:rsid w:val="00FE0219"/>
    <w:pPr>
      <w:tabs>
        <w:tab w:val="left" w:pos="340"/>
      </w:tabs>
      <w:spacing w:before="60" w:after="60" w:line="210" w:lineRule="auto"/>
    </w:pPr>
    <w:rPr>
      <w:sz w:val="18"/>
      <w:szCs w:val="18"/>
    </w:rPr>
  </w:style>
  <w:style w:type="paragraph" w:styleId="Listenabsatz">
    <w:name w:val="List Paragraph"/>
    <w:basedOn w:val="Standard"/>
    <w:uiPriority w:val="34"/>
    <w:rsid w:val="00FA590F"/>
    <w:pPr>
      <w:ind w:left="720"/>
      <w:contextualSpacing/>
    </w:pPr>
  </w:style>
  <w:style w:type="character" w:customStyle="1" w:styleId="hps">
    <w:name w:val="hps"/>
    <w:basedOn w:val="Absatz-Standardschriftart"/>
    <w:rsid w:val="00F7066B"/>
  </w:style>
  <w:style w:type="character" w:customStyle="1" w:styleId="atn">
    <w:name w:val="atn"/>
    <w:basedOn w:val="Absatz-Standardschriftart"/>
    <w:rsid w:val="00F7066B"/>
  </w:style>
  <w:style w:type="character" w:customStyle="1" w:styleId="st">
    <w:name w:val="st"/>
    <w:basedOn w:val="Absatz-Standardschriftart"/>
    <w:rsid w:val="006A541A"/>
  </w:style>
  <w:style w:type="paragraph" w:styleId="StandardWeb">
    <w:name w:val="Normal (Web)"/>
    <w:basedOn w:val="Standard"/>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kelAbschnitt">
    <w:name w:val="Outline List 3"/>
    <w:basedOn w:val="KeineListe"/>
    <w:rsid w:val="0015168C"/>
    <w:pPr>
      <w:numPr>
        <w:numId w:val="7"/>
      </w:numPr>
    </w:pPr>
  </w:style>
  <w:style w:type="paragraph" w:customStyle="1" w:styleId="Note">
    <w:name w:val="Note"/>
    <w:basedOn w:val="Standard"/>
    <w:next w:val="Standard"/>
    <w:link w:val="NoteZchn"/>
    <w:uiPriority w:val="99"/>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ellenraster">
    <w:name w:val="Table Grid"/>
    <w:basedOn w:val="NormaleTabelle"/>
    <w:rsid w:val="00D21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title">
    <w:name w:val="Figure title"/>
    <w:basedOn w:val="Standard"/>
    <w:next w:val="Standard"/>
    <w:rsid w:val="003247A2"/>
    <w:pPr>
      <w:tabs>
        <w:tab w:val="num" w:pos="3338"/>
      </w:tabs>
      <w:suppressAutoHyphens/>
      <w:spacing w:before="220" w:after="220"/>
      <w:ind w:left="714" w:hanging="357"/>
      <w:jc w:val="center"/>
    </w:pPr>
    <w:rPr>
      <w:b/>
      <w:bCs/>
    </w:rPr>
  </w:style>
  <w:style w:type="paragraph" w:styleId="Sprechblasentext">
    <w:name w:val="Balloon Text"/>
    <w:basedOn w:val="Standard"/>
    <w:link w:val="SprechblasentextZchn"/>
    <w:semiHidden/>
    <w:unhideWhenUsed/>
    <w:rsid w:val="003247A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247A2"/>
    <w:rPr>
      <w:rFonts w:ascii="Tahoma" w:hAnsi="Tahoma" w:cs="Tahoma"/>
      <w:sz w:val="16"/>
      <w:szCs w:val="16"/>
    </w:rPr>
  </w:style>
  <w:style w:type="character" w:styleId="Kommentarzeichen">
    <w:name w:val="annotation reference"/>
    <w:basedOn w:val="Absatz-Standardschriftart"/>
    <w:semiHidden/>
    <w:unhideWhenUsed/>
    <w:rsid w:val="005E0E03"/>
    <w:rPr>
      <w:sz w:val="16"/>
      <w:szCs w:val="16"/>
    </w:rPr>
  </w:style>
  <w:style w:type="paragraph" w:styleId="Kommentartext">
    <w:name w:val="annotation text"/>
    <w:basedOn w:val="Standard"/>
    <w:link w:val="KommentartextZchn"/>
    <w:semiHidden/>
    <w:unhideWhenUsed/>
    <w:rsid w:val="005E0E03"/>
    <w:rPr>
      <w:sz w:val="20"/>
      <w:szCs w:val="20"/>
    </w:rPr>
  </w:style>
  <w:style w:type="character" w:customStyle="1" w:styleId="KommentartextZchn">
    <w:name w:val="Kommentartext Zchn"/>
    <w:basedOn w:val="Absatz-Standardschriftart"/>
    <w:link w:val="Kommentartext"/>
    <w:semiHidden/>
    <w:rsid w:val="005E0E03"/>
  </w:style>
  <w:style w:type="paragraph" w:styleId="Kommentarthema">
    <w:name w:val="annotation subject"/>
    <w:basedOn w:val="Kommentartext"/>
    <w:next w:val="Kommentartext"/>
    <w:link w:val="KommentarthemaZchn"/>
    <w:semiHidden/>
    <w:unhideWhenUsed/>
    <w:rsid w:val="005E0E03"/>
    <w:rPr>
      <w:b/>
      <w:bCs/>
    </w:rPr>
  </w:style>
  <w:style w:type="character" w:customStyle="1" w:styleId="KommentarthemaZchn">
    <w:name w:val="Kommentarthema Zchn"/>
    <w:basedOn w:val="KommentartextZchn"/>
    <w:link w:val="Kommentarthema"/>
    <w:uiPriority w:val="99"/>
    <w:semiHidden/>
    <w:rsid w:val="005E0E03"/>
    <w:rPr>
      <w:b/>
      <w:bCs/>
    </w:rPr>
  </w:style>
  <w:style w:type="character" w:customStyle="1" w:styleId="hpsalt-edited">
    <w:name w:val="hps alt-edited"/>
    <w:basedOn w:val="Absatz-Standardschriftart"/>
    <w:rsid w:val="00EF78FF"/>
  </w:style>
  <w:style w:type="paragraph" w:styleId="berarbeitung">
    <w:name w:val="Revision"/>
    <w:hidden/>
    <w:uiPriority w:val="99"/>
    <w:semiHidden/>
    <w:rsid w:val="00E916E1"/>
    <w:rPr>
      <w:sz w:val="24"/>
      <w:szCs w:val="24"/>
    </w:rPr>
  </w:style>
  <w:style w:type="paragraph" w:customStyle="1" w:styleId="Listing">
    <w:name w:val="Listing"/>
    <w:basedOn w:val="Standard"/>
    <w:next w:val="Standard"/>
    <w:rsid w:val="00E60305"/>
    <w:pPr>
      <w:spacing w:after="0"/>
    </w:pPr>
    <w:rPr>
      <w:rFonts w:ascii="Arial" w:hAnsi="Arial"/>
      <w:snapToGrid w:val="0"/>
      <w:sz w:val="16"/>
    </w:rPr>
  </w:style>
  <w:style w:type="paragraph" w:styleId="Beschriftung">
    <w:name w:val="caption"/>
    <w:basedOn w:val="Standard"/>
    <w:next w:val="Standard"/>
    <w:link w:val="BeschriftungZchn"/>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berschrift4Zchn">
    <w:name w:val="Überschrift 4 Zchn"/>
    <w:aliases w:val="OGC Heading 4 Zchn,h4 Zchn,sub-clause 4 Zchn,H4 Zchn"/>
    <w:basedOn w:val="Absatz-Standardschriftart"/>
    <w:link w:val="berschrift4"/>
    <w:rsid w:val="00424A26"/>
    <w:rPr>
      <w:b/>
      <w:bCs/>
      <w:sz w:val="24"/>
      <w:szCs w:val="28"/>
    </w:rPr>
  </w:style>
  <w:style w:type="character" w:customStyle="1" w:styleId="shorttext">
    <w:name w:val="short_text"/>
    <w:basedOn w:val="Absatz-Standardschriftart"/>
    <w:rsid w:val="0061311A"/>
  </w:style>
  <w:style w:type="character" w:customStyle="1" w:styleId="berschrift1Zchn">
    <w:name w:val="Überschrift 1 Zchn"/>
    <w:aliases w:val="OGC Header Level 1 Zchn,numbered Zchn,h1 Zchn,clause Zchn,H1 Zchn"/>
    <w:basedOn w:val="Absatz-Standardschriftart"/>
    <w:link w:val="berschrift1"/>
    <w:locked/>
    <w:rsid w:val="00766EA5"/>
    <w:rPr>
      <w:b/>
      <w:bCs/>
      <w:sz w:val="28"/>
      <w:szCs w:val="24"/>
    </w:rPr>
  </w:style>
  <w:style w:type="paragraph" w:customStyle="1" w:styleId="Heading2notnumbered">
    <w:name w:val="Heading 2 not numbered"/>
    <w:basedOn w:val="berschrift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Abbildungsverzeichnis">
    <w:name w:val="table of figures"/>
    <w:basedOn w:val="Standard"/>
    <w:next w:val="Standard"/>
    <w:uiPriority w:val="99"/>
    <w:rsid w:val="001155BB"/>
    <w:pPr>
      <w:spacing w:before="120" w:after="120"/>
      <w:ind w:right="851"/>
    </w:pPr>
    <w:rPr>
      <w:lang w:val="en-GB" w:eastAsia="en-GB"/>
    </w:rPr>
  </w:style>
  <w:style w:type="paragraph" w:styleId="Listennummer">
    <w:name w:val="List Number"/>
    <w:basedOn w:val="Standard"/>
    <w:rsid w:val="00D078F8"/>
    <w:pPr>
      <w:numPr>
        <w:numId w:val="10"/>
      </w:numPr>
      <w:spacing w:after="0"/>
    </w:pPr>
    <w:rPr>
      <w:lang w:val="en-GB" w:eastAsia="en-GB"/>
    </w:rPr>
  </w:style>
  <w:style w:type="character" w:customStyle="1" w:styleId="BeschriftungZchn">
    <w:name w:val="Beschriftung Zchn"/>
    <w:basedOn w:val="Absatz-Standardschriftart"/>
    <w:link w:val="Beschriftung"/>
    <w:rsid w:val="00152486"/>
    <w:rPr>
      <w:b/>
      <w:bCs/>
      <w:szCs w:val="24"/>
      <w:lang w:val="en-GB"/>
    </w:rPr>
  </w:style>
  <w:style w:type="character" w:styleId="Hervorhebung">
    <w:name w:val="Emphasis"/>
    <w:basedOn w:val="Absatz-Standardschriftart"/>
    <w:uiPriority w:val="20"/>
    <w:qFormat/>
    <w:rsid w:val="00152486"/>
    <w:rPr>
      <w:i/>
      <w:iCs/>
    </w:rPr>
  </w:style>
  <w:style w:type="character" w:styleId="Fett">
    <w:name w:val="Strong"/>
    <w:basedOn w:val="Absatz-Standardschriftart"/>
    <w:uiPriority w:val="22"/>
    <w:qFormat/>
    <w:rsid w:val="00152486"/>
    <w:rPr>
      <w:b/>
      <w:bCs/>
    </w:rPr>
  </w:style>
  <w:style w:type="paragraph" w:styleId="Titel">
    <w:name w:val="Title"/>
    <w:basedOn w:val="Standard"/>
    <w:link w:val="TitelZchn"/>
    <w:qFormat/>
    <w:rsid w:val="00152486"/>
    <w:pPr>
      <w:spacing w:before="240" w:after="60"/>
      <w:jc w:val="center"/>
      <w:outlineLvl w:val="0"/>
    </w:pPr>
    <w:rPr>
      <w:rFonts w:ascii="Arial" w:hAnsi="Arial" w:cs="Arial"/>
      <w:b/>
      <w:bCs/>
      <w:kern w:val="28"/>
      <w:sz w:val="32"/>
      <w:szCs w:val="32"/>
      <w:lang w:val="en-GB"/>
    </w:rPr>
  </w:style>
  <w:style w:type="character" w:customStyle="1" w:styleId="TitelZchn">
    <w:name w:val="Titel Zchn"/>
    <w:basedOn w:val="Absatz-Standardschriftart"/>
    <w:link w:val="Titel"/>
    <w:rsid w:val="00152486"/>
    <w:rPr>
      <w:rFonts w:ascii="Arial" w:hAnsi="Arial" w:cs="Arial"/>
      <w:b/>
      <w:bCs/>
      <w:kern w:val="28"/>
      <w:sz w:val="32"/>
      <w:szCs w:val="32"/>
      <w:lang w:val="en-GB"/>
    </w:rPr>
  </w:style>
  <w:style w:type="character" w:styleId="Seitenzahl">
    <w:name w:val="page number"/>
    <w:basedOn w:val="Absatz-Standardschriftart"/>
    <w:rsid w:val="00152486"/>
  </w:style>
  <w:style w:type="paragraph" w:styleId="Textkrper">
    <w:name w:val="Body Text"/>
    <w:basedOn w:val="Standard"/>
    <w:link w:val="TextkrperZchn"/>
    <w:rsid w:val="00152486"/>
    <w:pPr>
      <w:spacing w:after="120"/>
    </w:pPr>
    <w:rPr>
      <w:lang w:val="en-GB"/>
    </w:rPr>
  </w:style>
  <w:style w:type="character" w:customStyle="1" w:styleId="TextkrperZchn">
    <w:name w:val="Textkörper Zchn"/>
    <w:basedOn w:val="Absatz-Standardschriftart"/>
    <w:link w:val="Textkrper"/>
    <w:rsid w:val="00152486"/>
    <w:rPr>
      <w:sz w:val="24"/>
      <w:szCs w:val="24"/>
      <w:lang w:val="en-GB"/>
    </w:rPr>
  </w:style>
  <w:style w:type="table" w:styleId="TabelleProfessionell">
    <w:name w:val="Table Professional"/>
    <w:basedOn w:val="NormaleTabelle"/>
    <w:rsid w:val="00152486"/>
    <w:pPr>
      <w:spacing w:after="120"/>
      <w:jc w:val="both"/>
    </w:pPr>
    <w:rPr>
      <w:sz w:val="16"/>
      <w:lang w:val="en-GB" w:eastAsia="en-GB"/>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Standard"/>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Standard"/>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Standard"/>
    <w:rsid w:val="00152486"/>
    <w:pPr>
      <w:tabs>
        <w:tab w:val="left" w:pos="1247"/>
      </w:tabs>
      <w:spacing w:after="0" w:line="500" w:lineRule="exact"/>
    </w:pPr>
    <w:rPr>
      <w:position w:val="12"/>
      <w:sz w:val="22"/>
      <w:szCs w:val="20"/>
      <w:lang w:val="de-DE" w:eastAsia="de-DE"/>
    </w:rPr>
  </w:style>
  <w:style w:type="character" w:styleId="BesuchterHyperlink">
    <w:name w:val="FollowedHyperlink"/>
    <w:basedOn w:val="Absatz-Standardschriftart"/>
    <w:rsid w:val="00152486"/>
    <w:rPr>
      <w:color w:val="800080"/>
      <w:u w:val="single"/>
    </w:rPr>
  </w:style>
  <w:style w:type="character" w:customStyle="1" w:styleId="berschrift3Zchn">
    <w:name w:val="Überschrift 3 Zchn"/>
    <w:aliases w:val="OGC Heading 3 Zchn,h3 Zchn,sub-clause 3 Zchn,H3 Zchn,hd3 Zchn"/>
    <w:basedOn w:val="Absatz-Standardschriftart"/>
    <w:link w:val="berschrift3"/>
    <w:rsid w:val="00152486"/>
    <w:rPr>
      <w:rFonts w:cs="Arial"/>
      <w:b/>
      <w:bCs/>
      <w:sz w:val="24"/>
      <w:szCs w:val="26"/>
    </w:rPr>
  </w:style>
  <w:style w:type="numbering" w:styleId="111111">
    <w:name w:val="Outline List 2"/>
    <w:basedOn w:val="KeineListe"/>
    <w:rsid w:val="00152486"/>
    <w:pPr>
      <w:numPr>
        <w:numId w:val="12"/>
      </w:numPr>
    </w:pPr>
  </w:style>
  <w:style w:type="character" w:styleId="Funotenzeichen">
    <w:name w:val="footnote reference"/>
    <w:basedOn w:val="Absatz-Standardschriftart"/>
    <w:semiHidden/>
    <w:rsid w:val="00152486"/>
    <w:rPr>
      <w:vertAlign w:val="superscript"/>
    </w:rPr>
  </w:style>
  <w:style w:type="paragraph" w:styleId="Anrede">
    <w:name w:val="Salutation"/>
    <w:basedOn w:val="Standard"/>
    <w:next w:val="Standard"/>
    <w:link w:val="AnredeZchn"/>
    <w:rsid w:val="00152486"/>
    <w:pPr>
      <w:spacing w:after="0"/>
    </w:pPr>
    <w:rPr>
      <w:lang w:val="en-GB" w:eastAsia="en-GB"/>
    </w:rPr>
  </w:style>
  <w:style w:type="character" w:customStyle="1" w:styleId="AnredeZchn">
    <w:name w:val="Anrede Zchn"/>
    <w:basedOn w:val="Absatz-Standardschriftart"/>
    <w:link w:val="Anrede"/>
    <w:rsid w:val="00152486"/>
    <w:rPr>
      <w:sz w:val="24"/>
      <w:szCs w:val="24"/>
      <w:lang w:val="en-GB" w:eastAsia="en-GB"/>
    </w:rPr>
  </w:style>
  <w:style w:type="paragraph" w:styleId="Aufzhlungszeichen2">
    <w:name w:val="List Bullet 2"/>
    <w:basedOn w:val="Standard"/>
    <w:rsid w:val="00152486"/>
    <w:pPr>
      <w:numPr>
        <w:numId w:val="13"/>
      </w:numPr>
      <w:spacing w:after="0"/>
    </w:pPr>
    <w:rPr>
      <w:lang w:val="en-GB" w:eastAsia="en-GB"/>
    </w:rPr>
  </w:style>
  <w:style w:type="paragraph" w:styleId="Aufzhlungszeichen3">
    <w:name w:val="List Bullet 3"/>
    <w:basedOn w:val="Standard"/>
    <w:rsid w:val="00152486"/>
    <w:pPr>
      <w:numPr>
        <w:numId w:val="14"/>
      </w:numPr>
      <w:spacing w:after="0"/>
    </w:pPr>
    <w:rPr>
      <w:lang w:val="en-GB" w:eastAsia="en-GB"/>
    </w:rPr>
  </w:style>
  <w:style w:type="paragraph" w:styleId="Aufzhlungszeichen4">
    <w:name w:val="List Bullet 4"/>
    <w:basedOn w:val="Standard"/>
    <w:rsid w:val="00152486"/>
    <w:pPr>
      <w:numPr>
        <w:numId w:val="15"/>
      </w:numPr>
      <w:spacing w:after="0"/>
    </w:pPr>
    <w:rPr>
      <w:lang w:val="en-GB" w:eastAsia="en-GB"/>
    </w:rPr>
  </w:style>
  <w:style w:type="paragraph" w:styleId="Aufzhlungszeichen5">
    <w:name w:val="List Bullet 5"/>
    <w:basedOn w:val="Standard"/>
    <w:rsid w:val="00152486"/>
    <w:pPr>
      <w:numPr>
        <w:numId w:val="16"/>
      </w:numPr>
      <w:spacing w:after="0"/>
    </w:pPr>
    <w:rPr>
      <w:lang w:val="en-GB" w:eastAsia="en-GB"/>
    </w:rPr>
  </w:style>
  <w:style w:type="paragraph" w:styleId="Blocktext">
    <w:name w:val="Block Text"/>
    <w:basedOn w:val="Standard"/>
    <w:rsid w:val="00152486"/>
    <w:pPr>
      <w:spacing w:after="120"/>
      <w:ind w:left="1440" w:right="1440"/>
    </w:pPr>
    <w:rPr>
      <w:lang w:val="en-GB" w:eastAsia="en-GB"/>
    </w:rPr>
  </w:style>
  <w:style w:type="paragraph" w:styleId="Datum">
    <w:name w:val="Date"/>
    <w:basedOn w:val="Standard"/>
    <w:next w:val="Standard"/>
    <w:link w:val="DatumZchn"/>
    <w:rsid w:val="00152486"/>
    <w:pPr>
      <w:spacing w:after="0"/>
    </w:pPr>
    <w:rPr>
      <w:lang w:val="en-GB" w:eastAsia="en-GB"/>
    </w:rPr>
  </w:style>
  <w:style w:type="character" w:customStyle="1" w:styleId="DatumZchn">
    <w:name w:val="Datum Zchn"/>
    <w:basedOn w:val="Absatz-Standardschriftart"/>
    <w:link w:val="Datum"/>
    <w:rsid w:val="00152486"/>
    <w:rPr>
      <w:sz w:val="24"/>
      <w:szCs w:val="24"/>
      <w:lang w:val="en-GB" w:eastAsia="en-GB"/>
    </w:rPr>
  </w:style>
  <w:style w:type="paragraph" w:styleId="Dokumentstruktur">
    <w:name w:val="Document Map"/>
    <w:basedOn w:val="Standard"/>
    <w:link w:val="DokumentstrukturZchn"/>
    <w:semiHidden/>
    <w:rsid w:val="00152486"/>
    <w:pPr>
      <w:shd w:val="clear" w:color="auto" w:fill="000080"/>
      <w:spacing w:after="0"/>
    </w:pPr>
    <w:rPr>
      <w:rFonts w:ascii="Tahoma" w:hAnsi="Tahoma" w:cs="Tahoma"/>
      <w:sz w:val="20"/>
      <w:szCs w:val="20"/>
      <w:lang w:val="en-GB" w:eastAsia="en-GB"/>
    </w:rPr>
  </w:style>
  <w:style w:type="character" w:customStyle="1" w:styleId="DokumentstrukturZchn">
    <w:name w:val="Dokumentstruktur Zchn"/>
    <w:basedOn w:val="Absatz-Standardschriftart"/>
    <w:link w:val="Dokumentstruktur"/>
    <w:semiHidden/>
    <w:rsid w:val="00152486"/>
    <w:rPr>
      <w:rFonts w:ascii="Tahoma" w:hAnsi="Tahoma" w:cs="Tahoma"/>
      <w:shd w:val="clear" w:color="auto" w:fill="000080"/>
      <w:lang w:val="en-GB" w:eastAsia="en-GB"/>
    </w:rPr>
  </w:style>
  <w:style w:type="paragraph" w:styleId="E-Mail-Signatur">
    <w:name w:val="E-mail Signature"/>
    <w:basedOn w:val="Standard"/>
    <w:link w:val="E-Mail-SignaturZchn"/>
    <w:rsid w:val="00152486"/>
    <w:pPr>
      <w:spacing w:after="0"/>
    </w:pPr>
    <w:rPr>
      <w:lang w:val="en-GB" w:eastAsia="en-GB"/>
    </w:rPr>
  </w:style>
  <w:style w:type="character" w:customStyle="1" w:styleId="E-Mail-SignaturZchn">
    <w:name w:val="E-Mail-Signatur Zchn"/>
    <w:basedOn w:val="Absatz-Standardschriftart"/>
    <w:link w:val="E-Mail-Signatur"/>
    <w:rsid w:val="00152486"/>
    <w:rPr>
      <w:sz w:val="24"/>
      <w:szCs w:val="24"/>
      <w:lang w:val="en-GB" w:eastAsia="en-GB"/>
    </w:rPr>
  </w:style>
  <w:style w:type="paragraph" w:styleId="Endnotentext">
    <w:name w:val="endnote text"/>
    <w:basedOn w:val="Standard"/>
    <w:link w:val="EndnotentextZchn"/>
    <w:semiHidden/>
    <w:rsid w:val="00152486"/>
    <w:pPr>
      <w:spacing w:after="0"/>
    </w:pPr>
    <w:rPr>
      <w:sz w:val="20"/>
      <w:szCs w:val="20"/>
      <w:lang w:val="en-GB" w:eastAsia="en-GB"/>
    </w:rPr>
  </w:style>
  <w:style w:type="character" w:customStyle="1" w:styleId="EndnotentextZchn">
    <w:name w:val="Endnotentext Zchn"/>
    <w:basedOn w:val="Absatz-Standardschriftart"/>
    <w:link w:val="Endnotentext"/>
    <w:semiHidden/>
    <w:rsid w:val="00152486"/>
    <w:rPr>
      <w:lang w:val="en-GB" w:eastAsia="en-GB"/>
    </w:rPr>
  </w:style>
  <w:style w:type="paragraph" w:styleId="Fu-Endnotenberschrift">
    <w:name w:val="Note Heading"/>
    <w:basedOn w:val="Standard"/>
    <w:next w:val="Standard"/>
    <w:link w:val="Fu-EndnotenberschriftZchn"/>
    <w:rsid w:val="00152486"/>
    <w:pPr>
      <w:spacing w:after="0"/>
    </w:pPr>
    <w:rPr>
      <w:lang w:val="en-GB" w:eastAsia="en-GB"/>
    </w:rPr>
  </w:style>
  <w:style w:type="character" w:customStyle="1" w:styleId="Fu-EndnotenberschriftZchn">
    <w:name w:val="Fuß/-Endnotenüberschrift Zchn"/>
    <w:basedOn w:val="Absatz-Standardschriftart"/>
    <w:link w:val="Fu-Endnotenberschrift"/>
    <w:rsid w:val="00152486"/>
    <w:rPr>
      <w:sz w:val="24"/>
      <w:szCs w:val="24"/>
      <w:lang w:val="en-GB" w:eastAsia="en-GB"/>
    </w:rPr>
  </w:style>
  <w:style w:type="paragraph" w:styleId="Gruformel">
    <w:name w:val="Closing"/>
    <w:basedOn w:val="Standard"/>
    <w:link w:val="GruformelZchn"/>
    <w:rsid w:val="00152486"/>
    <w:pPr>
      <w:spacing w:after="0"/>
      <w:ind w:left="4252"/>
    </w:pPr>
    <w:rPr>
      <w:lang w:val="en-GB" w:eastAsia="en-GB"/>
    </w:rPr>
  </w:style>
  <w:style w:type="character" w:customStyle="1" w:styleId="GruformelZchn">
    <w:name w:val="Grußformel Zchn"/>
    <w:basedOn w:val="Absatz-Standardschriftart"/>
    <w:link w:val="Gruformel"/>
    <w:rsid w:val="00152486"/>
    <w:rPr>
      <w:sz w:val="24"/>
      <w:szCs w:val="24"/>
      <w:lang w:val="en-GB" w:eastAsia="en-GB"/>
    </w:rPr>
  </w:style>
  <w:style w:type="paragraph" w:styleId="HTMLAdresse">
    <w:name w:val="HTML Address"/>
    <w:basedOn w:val="Standard"/>
    <w:link w:val="HTMLAdresseZchn"/>
    <w:rsid w:val="00152486"/>
    <w:pPr>
      <w:spacing w:after="0"/>
    </w:pPr>
    <w:rPr>
      <w:i/>
      <w:iCs/>
      <w:lang w:val="en-GB" w:eastAsia="en-GB"/>
    </w:rPr>
  </w:style>
  <w:style w:type="character" w:customStyle="1" w:styleId="HTMLAdresseZchn">
    <w:name w:val="HTML Adresse Zchn"/>
    <w:basedOn w:val="Absatz-Standardschriftart"/>
    <w:link w:val="HTMLAdresse"/>
    <w:rsid w:val="00152486"/>
    <w:rPr>
      <w:i/>
      <w:iCs/>
      <w:sz w:val="24"/>
      <w:szCs w:val="24"/>
      <w:lang w:val="en-GB" w:eastAsia="en-GB"/>
    </w:rPr>
  </w:style>
  <w:style w:type="paragraph" w:styleId="HTMLVorformatiert">
    <w:name w:val="HTML Preformatted"/>
    <w:basedOn w:val="Standard"/>
    <w:link w:val="HTMLVorformatiertZchn"/>
    <w:rsid w:val="00152486"/>
    <w:pPr>
      <w:spacing w:after="0"/>
    </w:pPr>
    <w:rPr>
      <w:rFonts w:ascii="Courier New" w:hAnsi="Courier New" w:cs="Courier New"/>
      <w:sz w:val="20"/>
      <w:szCs w:val="20"/>
      <w:lang w:val="en-GB" w:eastAsia="en-GB"/>
    </w:rPr>
  </w:style>
  <w:style w:type="character" w:customStyle="1" w:styleId="HTMLVorformatiertZchn">
    <w:name w:val="HTML Vorformatiert Zchn"/>
    <w:basedOn w:val="Absatz-Standardschriftart"/>
    <w:link w:val="HTMLVorformatiert"/>
    <w:rsid w:val="00152486"/>
    <w:rPr>
      <w:rFonts w:ascii="Courier New" w:hAnsi="Courier New" w:cs="Courier New"/>
      <w:lang w:val="en-GB" w:eastAsia="en-GB"/>
    </w:rPr>
  </w:style>
  <w:style w:type="paragraph" w:styleId="Index1">
    <w:name w:val="index 1"/>
    <w:basedOn w:val="Standard"/>
    <w:next w:val="Standard"/>
    <w:autoRedefine/>
    <w:uiPriority w:val="99"/>
    <w:semiHidden/>
    <w:rsid w:val="00152486"/>
    <w:pPr>
      <w:spacing w:after="0"/>
      <w:ind w:left="240" w:hanging="240"/>
    </w:pPr>
    <w:rPr>
      <w:lang w:val="en-GB" w:eastAsia="en-GB"/>
    </w:rPr>
  </w:style>
  <w:style w:type="paragraph" w:styleId="Index2">
    <w:name w:val="index 2"/>
    <w:basedOn w:val="Standard"/>
    <w:next w:val="Standard"/>
    <w:autoRedefine/>
    <w:semiHidden/>
    <w:rsid w:val="00152486"/>
    <w:pPr>
      <w:spacing w:after="0"/>
      <w:ind w:left="480" w:hanging="240"/>
    </w:pPr>
    <w:rPr>
      <w:lang w:val="en-GB" w:eastAsia="en-GB"/>
    </w:rPr>
  </w:style>
  <w:style w:type="paragraph" w:styleId="Index3">
    <w:name w:val="index 3"/>
    <w:basedOn w:val="Standard"/>
    <w:next w:val="Standard"/>
    <w:autoRedefine/>
    <w:semiHidden/>
    <w:rsid w:val="00152486"/>
    <w:pPr>
      <w:spacing w:after="0"/>
      <w:ind w:left="720" w:hanging="240"/>
    </w:pPr>
    <w:rPr>
      <w:lang w:val="en-GB" w:eastAsia="en-GB"/>
    </w:rPr>
  </w:style>
  <w:style w:type="paragraph" w:styleId="Index4">
    <w:name w:val="index 4"/>
    <w:basedOn w:val="Standard"/>
    <w:next w:val="Standard"/>
    <w:autoRedefine/>
    <w:semiHidden/>
    <w:rsid w:val="00152486"/>
    <w:pPr>
      <w:spacing w:after="0"/>
      <w:ind w:left="960" w:hanging="240"/>
    </w:pPr>
    <w:rPr>
      <w:lang w:val="en-GB" w:eastAsia="en-GB"/>
    </w:rPr>
  </w:style>
  <w:style w:type="paragraph" w:styleId="Index5">
    <w:name w:val="index 5"/>
    <w:basedOn w:val="Standard"/>
    <w:next w:val="Standard"/>
    <w:autoRedefine/>
    <w:semiHidden/>
    <w:rsid w:val="00152486"/>
    <w:pPr>
      <w:spacing w:after="0"/>
      <w:ind w:left="1200" w:hanging="240"/>
    </w:pPr>
    <w:rPr>
      <w:lang w:val="en-GB" w:eastAsia="en-GB"/>
    </w:rPr>
  </w:style>
  <w:style w:type="paragraph" w:styleId="Index6">
    <w:name w:val="index 6"/>
    <w:basedOn w:val="Standard"/>
    <w:next w:val="Standard"/>
    <w:autoRedefine/>
    <w:semiHidden/>
    <w:rsid w:val="00152486"/>
    <w:pPr>
      <w:spacing w:after="0"/>
      <w:ind w:left="1440" w:hanging="240"/>
    </w:pPr>
    <w:rPr>
      <w:lang w:val="en-GB" w:eastAsia="en-GB"/>
    </w:rPr>
  </w:style>
  <w:style w:type="paragraph" w:styleId="Index7">
    <w:name w:val="index 7"/>
    <w:basedOn w:val="Standard"/>
    <w:next w:val="Standard"/>
    <w:autoRedefine/>
    <w:semiHidden/>
    <w:rsid w:val="00152486"/>
    <w:pPr>
      <w:spacing w:after="0"/>
      <w:ind w:left="1680" w:hanging="240"/>
    </w:pPr>
    <w:rPr>
      <w:lang w:val="en-GB" w:eastAsia="en-GB"/>
    </w:rPr>
  </w:style>
  <w:style w:type="paragraph" w:styleId="Index8">
    <w:name w:val="index 8"/>
    <w:basedOn w:val="Standard"/>
    <w:next w:val="Standard"/>
    <w:autoRedefine/>
    <w:semiHidden/>
    <w:rsid w:val="00152486"/>
    <w:pPr>
      <w:spacing w:after="0"/>
      <w:ind w:left="1920" w:hanging="240"/>
    </w:pPr>
    <w:rPr>
      <w:lang w:val="en-GB" w:eastAsia="en-GB"/>
    </w:rPr>
  </w:style>
  <w:style w:type="paragraph" w:styleId="Index9">
    <w:name w:val="index 9"/>
    <w:basedOn w:val="Standard"/>
    <w:next w:val="Standard"/>
    <w:autoRedefine/>
    <w:semiHidden/>
    <w:rsid w:val="00152486"/>
    <w:pPr>
      <w:spacing w:after="0"/>
      <w:ind w:left="2160" w:hanging="240"/>
    </w:pPr>
    <w:rPr>
      <w:lang w:val="en-GB" w:eastAsia="en-GB"/>
    </w:rPr>
  </w:style>
  <w:style w:type="paragraph" w:styleId="Indexberschrift">
    <w:name w:val="index heading"/>
    <w:basedOn w:val="Standard"/>
    <w:next w:val="Index1"/>
    <w:semiHidden/>
    <w:rsid w:val="00152486"/>
    <w:pPr>
      <w:spacing w:after="0"/>
    </w:pPr>
    <w:rPr>
      <w:rFonts w:ascii="Arial" w:hAnsi="Arial" w:cs="Arial"/>
      <w:b/>
      <w:bCs/>
      <w:lang w:val="en-GB" w:eastAsia="en-GB"/>
    </w:rPr>
  </w:style>
  <w:style w:type="paragraph" w:styleId="Liste2">
    <w:name w:val="List 2"/>
    <w:basedOn w:val="Standard"/>
    <w:rsid w:val="00152486"/>
    <w:pPr>
      <w:spacing w:after="0"/>
      <w:ind w:left="566" w:hanging="283"/>
    </w:pPr>
    <w:rPr>
      <w:lang w:val="en-GB" w:eastAsia="en-GB"/>
    </w:rPr>
  </w:style>
  <w:style w:type="paragraph" w:styleId="Liste3">
    <w:name w:val="List 3"/>
    <w:basedOn w:val="Standard"/>
    <w:rsid w:val="00152486"/>
    <w:pPr>
      <w:spacing w:after="0"/>
      <w:ind w:left="849" w:hanging="283"/>
    </w:pPr>
    <w:rPr>
      <w:lang w:val="en-GB" w:eastAsia="en-GB"/>
    </w:rPr>
  </w:style>
  <w:style w:type="paragraph" w:styleId="Liste4">
    <w:name w:val="List 4"/>
    <w:basedOn w:val="Standard"/>
    <w:rsid w:val="00152486"/>
    <w:pPr>
      <w:spacing w:after="0"/>
      <w:ind w:left="1132" w:hanging="283"/>
    </w:pPr>
    <w:rPr>
      <w:lang w:val="en-GB" w:eastAsia="en-GB"/>
    </w:rPr>
  </w:style>
  <w:style w:type="paragraph" w:styleId="Liste5">
    <w:name w:val="List 5"/>
    <w:basedOn w:val="Standard"/>
    <w:rsid w:val="00152486"/>
    <w:pPr>
      <w:spacing w:after="0"/>
      <w:ind w:left="1415" w:hanging="283"/>
    </w:pPr>
    <w:rPr>
      <w:lang w:val="en-GB" w:eastAsia="en-GB"/>
    </w:rPr>
  </w:style>
  <w:style w:type="paragraph" w:styleId="Listenfortsetzung">
    <w:name w:val="List Continue"/>
    <w:basedOn w:val="Standard"/>
    <w:rsid w:val="00152486"/>
    <w:pPr>
      <w:spacing w:after="120"/>
      <w:ind w:left="283"/>
    </w:pPr>
    <w:rPr>
      <w:lang w:val="en-GB" w:eastAsia="en-GB"/>
    </w:rPr>
  </w:style>
  <w:style w:type="paragraph" w:styleId="Listenfortsetzung2">
    <w:name w:val="List Continue 2"/>
    <w:basedOn w:val="Standard"/>
    <w:rsid w:val="00152486"/>
    <w:pPr>
      <w:spacing w:after="120"/>
      <w:ind w:left="566"/>
    </w:pPr>
    <w:rPr>
      <w:lang w:val="en-GB" w:eastAsia="en-GB"/>
    </w:rPr>
  </w:style>
  <w:style w:type="paragraph" w:styleId="Listenfortsetzung3">
    <w:name w:val="List Continue 3"/>
    <w:basedOn w:val="Standard"/>
    <w:rsid w:val="00152486"/>
    <w:pPr>
      <w:spacing w:after="120"/>
      <w:ind w:left="849"/>
    </w:pPr>
    <w:rPr>
      <w:lang w:val="en-GB" w:eastAsia="en-GB"/>
    </w:rPr>
  </w:style>
  <w:style w:type="paragraph" w:styleId="Listenfortsetzung4">
    <w:name w:val="List Continue 4"/>
    <w:basedOn w:val="Standard"/>
    <w:rsid w:val="00152486"/>
    <w:pPr>
      <w:spacing w:after="120"/>
      <w:ind w:left="1132"/>
    </w:pPr>
    <w:rPr>
      <w:lang w:val="en-GB" w:eastAsia="en-GB"/>
    </w:rPr>
  </w:style>
  <w:style w:type="paragraph" w:styleId="Listenfortsetzung5">
    <w:name w:val="List Continue 5"/>
    <w:basedOn w:val="Standard"/>
    <w:rsid w:val="00152486"/>
    <w:pPr>
      <w:spacing w:after="120"/>
      <w:ind w:left="1415"/>
    </w:pPr>
    <w:rPr>
      <w:lang w:val="en-GB" w:eastAsia="en-GB"/>
    </w:rPr>
  </w:style>
  <w:style w:type="paragraph" w:styleId="Listennummer2">
    <w:name w:val="List Number 2"/>
    <w:basedOn w:val="Standard"/>
    <w:rsid w:val="00152486"/>
    <w:pPr>
      <w:numPr>
        <w:numId w:val="17"/>
      </w:numPr>
      <w:spacing w:after="0"/>
    </w:pPr>
    <w:rPr>
      <w:lang w:val="en-GB" w:eastAsia="en-GB"/>
    </w:rPr>
  </w:style>
  <w:style w:type="paragraph" w:styleId="Listennummer3">
    <w:name w:val="List Number 3"/>
    <w:basedOn w:val="Standard"/>
    <w:rsid w:val="00152486"/>
    <w:pPr>
      <w:numPr>
        <w:numId w:val="18"/>
      </w:numPr>
      <w:spacing w:after="0"/>
    </w:pPr>
    <w:rPr>
      <w:lang w:val="en-GB" w:eastAsia="en-GB"/>
    </w:rPr>
  </w:style>
  <w:style w:type="paragraph" w:styleId="Listennummer4">
    <w:name w:val="List Number 4"/>
    <w:basedOn w:val="Standard"/>
    <w:rsid w:val="00152486"/>
    <w:pPr>
      <w:numPr>
        <w:numId w:val="19"/>
      </w:numPr>
      <w:spacing w:after="0"/>
    </w:pPr>
    <w:rPr>
      <w:lang w:val="en-GB" w:eastAsia="en-GB"/>
    </w:rPr>
  </w:style>
  <w:style w:type="paragraph" w:styleId="Listennummer5">
    <w:name w:val="List Number 5"/>
    <w:basedOn w:val="Standard"/>
    <w:rsid w:val="00152486"/>
    <w:pPr>
      <w:numPr>
        <w:numId w:val="20"/>
      </w:numPr>
      <w:spacing w:after="0"/>
    </w:pPr>
    <w:rPr>
      <w:lang w:val="en-GB" w:eastAsia="en-GB"/>
    </w:rPr>
  </w:style>
  <w:style w:type="paragraph" w:styleId="Makrotext">
    <w:name w:val="macro"/>
    <w:link w:val="MakrotextZchn"/>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krotextZchn">
    <w:name w:val="Makrotext Zchn"/>
    <w:basedOn w:val="Absatz-Standardschriftart"/>
    <w:link w:val="Makrotext"/>
    <w:semiHidden/>
    <w:rsid w:val="00152486"/>
    <w:rPr>
      <w:rFonts w:ascii="Courier New" w:hAnsi="Courier New" w:cs="Courier New"/>
      <w:lang w:val="en-GB" w:eastAsia="en-GB"/>
    </w:rPr>
  </w:style>
  <w:style w:type="paragraph" w:styleId="Nachrichtenkopf">
    <w:name w:val="Message Header"/>
    <w:basedOn w:val="Standard"/>
    <w:link w:val="NachrichtenkopfZchn"/>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NachrichtenkopfZchn">
    <w:name w:val="Nachrichtenkopf Zchn"/>
    <w:basedOn w:val="Absatz-Standardschriftart"/>
    <w:link w:val="Nachrichtenkopf"/>
    <w:rsid w:val="00152486"/>
    <w:rPr>
      <w:rFonts w:ascii="Arial" w:hAnsi="Arial" w:cs="Arial"/>
      <w:sz w:val="24"/>
      <w:szCs w:val="24"/>
      <w:shd w:val="pct20" w:color="auto" w:fill="auto"/>
      <w:lang w:val="en-GB" w:eastAsia="en-GB"/>
    </w:rPr>
  </w:style>
  <w:style w:type="paragraph" w:styleId="NurText">
    <w:name w:val="Plain Text"/>
    <w:basedOn w:val="Standard"/>
    <w:link w:val="NurTextZchn"/>
    <w:rsid w:val="00152486"/>
    <w:pPr>
      <w:spacing w:after="0"/>
    </w:pPr>
    <w:rPr>
      <w:rFonts w:ascii="Courier New" w:hAnsi="Courier New" w:cs="Courier New"/>
      <w:sz w:val="20"/>
      <w:szCs w:val="20"/>
      <w:lang w:val="en-GB" w:eastAsia="en-GB"/>
    </w:rPr>
  </w:style>
  <w:style w:type="character" w:customStyle="1" w:styleId="NurTextZchn">
    <w:name w:val="Nur Text Zchn"/>
    <w:basedOn w:val="Absatz-Standardschriftart"/>
    <w:link w:val="NurText"/>
    <w:rsid w:val="00152486"/>
    <w:rPr>
      <w:rFonts w:ascii="Courier New" w:hAnsi="Courier New" w:cs="Courier New"/>
      <w:lang w:val="en-GB" w:eastAsia="en-GB"/>
    </w:rPr>
  </w:style>
  <w:style w:type="paragraph" w:styleId="Rechtsgrundlagenverzeichnis">
    <w:name w:val="table of authorities"/>
    <w:basedOn w:val="Standard"/>
    <w:next w:val="Standard"/>
    <w:semiHidden/>
    <w:rsid w:val="00152486"/>
    <w:pPr>
      <w:spacing w:after="0"/>
      <w:ind w:left="240" w:hanging="240"/>
    </w:pPr>
    <w:rPr>
      <w:lang w:val="en-GB" w:eastAsia="en-GB"/>
    </w:rPr>
  </w:style>
  <w:style w:type="paragraph" w:styleId="RGV-berschrift">
    <w:name w:val="toa heading"/>
    <w:basedOn w:val="Standard"/>
    <w:next w:val="Standard"/>
    <w:semiHidden/>
    <w:rsid w:val="00152486"/>
    <w:pPr>
      <w:spacing w:before="120" w:after="0"/>
    </w:pPr>
    <w:rPr>
      <w:rFonts w:ascii="Arial" w:hAnsi="Arial" w:cs="Arial"/>
      <w:b/>
      <w:bCs/>
      <w:lang w:val="en-GB" w:eastAsia="en-GB"/>
    </w:rPr>
  </w:style>
  <w:style w:type="paragraph" w:styleId="Standardeinzug">
    <w:name w:val="Normal Indent"/>
    <w:basedOn w:val="Standard"/>
    <w:rsid w:val="00152486"/>
    <w:pPr>
      <w:spacing w:after="0"/>
      <w:ind w:left="720"/>
    </w:pPr>
    <w:rPr>
      <w:lang w:val="en-GB" w:eastAsia="en-GB"/>
    </w:rPr>
  </w:style>
  <w:style w:type="paragraph" w:styleId="Textkrper2">
    <w:name w:val="Body Text 2"/>
    <w:basedOn w:val="Standard"/>
    <w:link w:val="Textkrper2Zchn"/>
    <w:rsid w:val="00152486"/>
    <w:pPr>
      <w:spacing w:after="120" w:line="480" w:lineRule="auto"/>
    </w:pPr>
    <w:rPr>
      <w:lang w:val="en-GB" w:eastAsia="en-GB"/>
    </w:rPr>
  </w:style>
  <w:style w:type="character" w:customStyle="1" w:styleId="Textkrper2Zchn">
    <w:name w:val="Textkörper 2 Zchn"/>
    <w:basedOn w:val="Absatz-Standardschriftart"/>
    <w:link w:val="Textkrper2"/>
    <w:rsid w:val="00152486"/>
    <w:rPr>
      <w:sz w:val="24"/>
      <w:szCs w:val="24"/>
      <w:lang w:val="en-GB" w:eastAsia="en-GB"/>
    </w:rPr>
  </w:style>
  <w:style w:type="paragraph" w:styleId="Textkrper3">
    <w:name w:val="Body Text 3"/>
    <w:basedOn w:val="Standard"/>
    <w:link w:val="Textkrper3Zchn"/>
    <w:rsid w:val="00152486"/>
    <w:pPr>
      <w:spacing w:after="120"/>
    </w:pPr>
    <w:rPr>
      <w:sz w:val="16"/>
      <w:szCs w:val="16"/>
      <w:lang w:val="en-GB" w:eastAsia="en-GB"/>
    </w:rPr>
  </w:style>
  <w:style w:type="character" w:customStyle="1" w:styleId="Textkrper3Zchn">
    <w:name w:val="Textkörper 3 Zchn"/>
    <w:basedOn w:val="Absatz-Standardschriftart"/>
    <w:link w:val="Textkrper3"/>
    <w:rsid w:val="00152486"/>
    <w:rPr>
      <w:sz w:val="16"/>
      <w:szCs w:val="16"/>
      <w:lang w:val="en-GB" w:eastAsia="en-GB"/>
    </w:rPr>
  </w:style>
  <w:style w:type="paragraph" w:styleId="Textkrper-Einzug2">
    <w:name w:val="Body Text Indent 2"/>
    <w:basedOn w:val="Standard"/>
    <w:link w:val="Textkrper-Einzug2Zchn"/>
    <w:rsid w:val="00152486"/>
    <w:pPr>
      <w:spacing w:after="120" w:line="480" w:lineRule="auto"/>
      <w:ind w:left="283"/>
    </w:pPr>
    <w:rPr>
      <w:lang w:val="en-GB" w:eastAsia="en-GB"/>
    </w:rPr>
  </w:style>
  <w:style w:type="character" w:customStyle="1" w:styleId="Textkrper-Einzug2Zchn">
    <w:name w:val="Textkörper-Einzug 2 Zchn"/>
    <w:basedOn w:val="Absatz-Standardschriftart"/>
    <w:link w:val="Textkrper-Einzug2"/>
    <w:rsid w:val="00152486"/>
    <w:rPr>
      <w:sz w:val="24"/>
      <w:szCs w:val="24"/>
      <w:lang w:val="en-GB" w:eastAsia="en-GB"/>
    </w:rPr>
  </w:style>
  <w:style w:type="paragraph" w:styleId="Textkrper-Einzug3">
    <w:name w:val="Body Text Indent 3"/>
    <w:basedOn w:val="Standard"/>
    <w:link w:val="Textkrper-Einzug3Zchn"/>
    <w:rsid w:val="00152486"/>
    <w:pPr>
      <w:spacing w:after="120"/>
      <w:ind w:left="283"/>
    </w:pPr>
    <w:rPr>
      <w:sz w:val="16"/>
      <w:szCs w:val="16"/>
      <w:lang w:val="en-GB" w:eastAsia="en-GB"/>
    </w:rPr>
  </w:style>
  <w:style w:type="character" w:customStyle="1" w:styleId="Textkrper-Einzug3Zchn">
    <w:name w:val="Textkörper-Einzug 3 Zchn"/>
    <w:basedOn w:val="Absatz-Standardschriftart"/>
    <w:link w:val="Textkrper-Einzug3"/>
    <w:rsid w:val="00152486"/>
    <w:rPr>
      <w:sz w:val="16"/>
      <w:szCs w:val="16"/>
      <w:lang w:val="en-GB" w:eastAsia="en-GB"/>
    </w:rPr>
  </w:style>
  <w:style w:type="paragraph" w:styleId="Textkrper-Erstzeileneinzug">
    <w:name w:val="Body Text First Indent"/>
    <w:basedOn w:val="Textkrper"/>
    <w:link w:val="Textkrper-ErstzeileneinzugZchn"/>
    <w:rsid w:val="00152486"/>
    <w:pPr>
      <w:ind w:firstLine="210"/>
    </w:pPr>
    <w:rPr>
      <w:lang w:eastAsia="en-GB"/>
    </w:rPr>
  </w:style>
  <w:style w:type="character" w:customStyle="1" w:styleId="Textkrper-ErstzeileneinzugZchn">
    <w:name w:val="Textkörper-Erstzeileneinzug Zchn"/>
    <w:basedOn w:val="TextkrperZchn"/>
    <w:link w:val="Textkrper-Erstzeileneinzug"/>
    <w:rsid w:val="00152486"/>
    <w:rPr>
      <w:sz w:val="24"/>
      <w:szCs w:val="24"/>
      <w:lang w:val="en-GB" w:eastAsia="en-GB"/>
    </w:rPr>
  </w:style>
  <w:style w:type="paragraph" w:styleId="Textkrper-Erstzeileneinzug2">
    <w:name w:val="Body Text First Indent 2"/>
    <w:basedOn w:val="Textkrper-Zeileneinzug"/>
    <w:link w:val="Textkrper-Erstzeileneinzug2Zchn"/>
    <w:rsid w:val="00152486"/>
    <w:pPr>
      <w:spacing w:before="0" w:after="120" w:line="240" w:lineRule="auto"/>
      <w:ind w:left="283" w:firstLine="210"/>
    </w:pPr>
    <w:rPr>
      <w:sz w:val="24"/>
      <w:szCs w:val="24"/>
      <w:lang w:val="en-GB" w:eastAsia="en-GB"/>
    </w:rPr>
  </w:style>
  <w:style w:type="character" w:customStyle="1" w:styleId="Textkrper-Erstzeileneinzug2Zchn">
    <w:name w:val="Textkörper-Erstzeileneinzug 2 Zchn"/>
    <w:basedOn w:val="Textkrper-ZeileneinzugZchn"/>
    <w:link w:val="Textkrper-Erstzeileneinzug2"/>
    <w:rsid w:val="00152486"/>
    <w:rPr>
      <w:sz w:val="24"/>
      <w:szCs w:val="24"/>
      <w:lang w:val="en-GB" w:eastAsia="en-GB"/>
    </w:rPr>
  </w:style>
  <w:style w:type="paragraph" w:styleId="Umschlagabsenderadresse">
    <w:name w:val="envelope return"/>
    <w:basedOn w:val="Standard"/>
    <w:rsid w:val="00152486"/>
    <w:pPr>
      <w:spacing w:after="0"/>
    </w:pPr>
    <w:rPr>
      <w:rFonts w:ascii="Arial" w:hAnsi="Arial" w:cs="Arial"/>
      <w:sz w:val="20"/>
      <w:szCs w:val="20"/>
      <w:lang w:val="en-GB" w:eastAsia="en-GB"/>
    </w:rPr>
  </w:style>
  <w:style w:type="paragraph" w:styleId="Umschlagadresse">
    <w:name w:val="envelope address"/>
    <w:basedOn w:val="Standard"/>
    <w:rsid w:val="00152486"/>
    <w:pPr>
      <w:framePr w:w="7920" w:h="1980" w:hRule="exact" w:hSpace="180" w:wrap="auto" w:hAnchor="page" w:xAlign="center" w:yAlign="bottom"/>
      <w:spacing w:after="0"/>
      <w:ind w:left="2880"/>
    </w:pPr>
    <w:rPr>
      <w:rFonts w:ascii="Arial" w:hAnsi="Arial" w:cs="Arial"/>
      <w:lang w:val="en-GB" w:eastAsia="en-GB"/>
    </w:rPr>
  </w:style>
  <w:style w:type="paragraph" w:styleId="Unterschrift">
    <w:name w:val="Signature"/>
    <w:basedOn w:val="Standard"/>
    <w:link w:val="UnterschriftZchn"/>
    <w:rsid w:val="00152486"/>
    <w:pPr>
      <w:spacing w:after="0"/>
      <w:ind w:left="4252"/>
    </w:pPr>
    <w:rPr>
      <w:lang w:val="en-GB" w:eastAsia="en-GB"/>
    </w:rPr>
  </w:style>
  <w:style w:type="character" w:customStyle="1" w:styleId="UnterschriftZchn">
    <w:name w:val="Unterschrift Zchn"/>
    <w:basedOn w:val="Absatz-Standardschriftart"/>
    <w:link w:val="Unterschrift"/>
    <w:rsid w:val="00152486"/>
    <w:rPr>
      <w:sz w:val="24"/>
      <w:szCs w:val="24"/>
      <w:lang w:val="en-GB" w:eastAsia="en-GB"/>
    </w:rPr>
  </w:style>
  <w:style w:type="paragraph" w:styleId="Untertitel">
    <w:name w:val="Subtitle"/>
    <w:basedOn w:val="Standard"/>
    <w:link w:val="UntertitelZchn"/>
    <w:qFormat/>
    <w:rsid w:val="00152486"/>
    <w:pPr>
      <w:spacing w:after="60"/>
      <w:jc w:val="center"/>
      <w:outlineLvl w:val="1"/>
    </w:pPr>
    <w:rPr>
      <w:rFonts w:ascii="Arial" w:hAnsi="Arial" w:cs="Arial"/>
      <w:lang w:val="en-GB" w:eastAsia="en-GB"/>
    </w:rPr>
  </w:style>
  <w:style w:type="character" w:customStyle="1" w:styleId="UntertitelZchn">
    <w:name w:val="Untertitel Zchn"/>
    <w:basedOn w:val="Absatz-Standardschriftart"/>
    <w:link w:val="Untertitel"/>
    <w:rsid w:val="00152486"/>
    <w:rPr>
      <w:rFonts w:ascii="Arial" w:hAnsi="Arial" w:cs="Arial"/>
      <w:sz w:val="24"/>
      <w:szCs w:val="24"/>
      <w:lang w:val="en-GB" w:eastAsia="en-GB"/>
    </w:rPr>
  </w:style>
  <w:style w:type="paragraph" w:styleId="Verzeichnis4">
    <w:name w:val="toc 4"/>
    <w:basedOn w:val="Standard"/>
    <w:next w:val="Standard"/>
    <w:autoRedefine/>
    <w:semiHidden/>
    <w:rsid w:val="00152486"/>
    <w:pPr>
      <w:spacing w:after="0"/>
      <w:ind w:left="720"/>
    </w:pPr>
    <w:rPr>
      <w:lang w:val="en-GB" w:eastAsia="en-GB"/>
    </w:rPr>
  </w:style>
  <w:style w:type="paragraph" w:styleId="Verzeichnis5">
    <w:name w:val="toc 5"/>
    <w:basedOn w:val="Standard"/>
    <w:next w:val="Standard"/>
    <w:autoRedefine/>
    <w:semiHidden/>
    <w:rsid w:val="00152486"/>
    <w:pPr>
      <w:spacing w:after="0"/>
      <w:ind w:left="960"/>
    </w:pPr>
    <w:rPr>
      <w:lang w:val="en-GB" w:eastAsia="en-GB"/>
    </w:rPr>
  </w:style>
  <w:style w:type="paragraph" w:styleId="Verzeichnis6">
    <w:name w:val="toc 6"/>
    <w:basedOn w:val="Standard"/>
    <w:next w:val="Standard"/>
    <w:autoRedefine/>
    <w:semiHidden/>
    <w:rsid w:val="00152486"/>
    <w:pPr>
      <w:spacing w:after="0"/>
      <w:ind w:left="1200"/>
    </w:pPr>
    <w:rPr>
      <w:lang w:val="en-GB" w:eastAsia="en-GB"/>
    </w:rPr>
  </w:style>
  <w:style w:type="paragraph" w:styleId="Verzeichnis7">
    <w:name w:val="toc 7"/>
    <w:basedOn w:val="Standard"/>
    <w:next w:val="Standard"/>
    <w:autoRedefine/>
    <w:semiHidden/>
    <w:rsid w:val="00152486"/>
    <w:pPr>
      <w:spacing w:after="0"/>
      <w:ind w:left="1440"/>
    </w:pPr>
    <w:rPr>
      <w:lang w:val="en-GB" w:eastAsia="en-GB"/>
    </w:rPr>
  </w:style>
  <w:style w:type="paragraph" w:styleId="Verzeichnis8">
    <w:name w:val="toc 8"/>
    <w:basedOn w:val="Standard"/>
    <w:next w:val="Standard"/>
    <w:autoRedefine/>
    <w:semiHidden/>
    <w:rsid w:val="00152486"/>
    <w:pPr>
      <w:spacing w:after="0"/>
      <w:ind w:left="1680"/>
    </w:pPr>
    <w:rPr>
      <w:lang w:val="en-GB" w:eastAsia="en-GB"/>
    </w:rPr>
  </w:style>
  <w:style w:type="paragraph" w:styleId="Verzeichnis9">
    <w:name w:val="toc 9"/>
    <w:basedOn w:val="Standard"/>
    <w:next w:val="Standard"/>
    <w:autoRedefine/>
    <w:semiHidden/>
    <w:rsid w:val="00152486"/>
    <w:pPr>
      <w:spacing w:after="0"/>
      <w:ind w:left="1920"/>
    </w:pPr>
    <w:rPr>
      <w:lang w:val="en-GB" w:eastAsia="en-GB"/>
    </w:rPr>
  </w:style>
  <w:style w:type="character" w:customStyle="1" w:styleId="FunotentextZchn">
    <w:name w:val="Fußnotentext Zchn"/>
    <w:basedOn w:val="Absatz-Standardschriftart"/>
    <w:link w:val="Funotentext"/>
    <w:semiHidden/>
    <w:locked/>
    <w:rsid w:val="00152486"/>
  </w:style>
  <w:style w:type="paragraph" w:customStyle="1" w:styleId="bodytextpara">
    <w:name w:val="body text para"/>
    <w:basedOn w:val="Standard"/>
    <w:rsid w:val="00152486"/>
    <w:pPr>
      <w:spacing w:after="0"/>
      <w:ind w:firstLine="480"/>
      <w:jc w:val="both"/>
    </w:pPr>
    <w:rPr>
      <w:rFonts w:eastAsia="Batang"/>
      <w:sz w:val="22"/>
      <w:szCs w:val="20"/>
    </w:rPr>
  </w:style>
  <w:style w:type="paragraph" w:customStyle="1" w:styleId="font5">
    <w:name w:val="font5"/>
    <w:basedOn w:val="Standard"/>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Standard"/>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Standard"/>
    <w:rsid w:val="00152486"/>
    <w:pPr>
      <w:spacing w:before="100" w:beforeAutospacing="1" w:after="100" w:afterAutospacing="1"/>
      <w:textAlignment w:val="top"/>
    </w:pPr>
    <w:rPr>
      <w:rFonts w:ascii="Arial" w:hAnsi="Arial"/>
      <w:lang w:val="de-DE" w:eastAsia="ko-KR"/>
    </w:rPr>
  </w:style>
  <w:style w:type="paragraph" w:customStyle="1" w:styleId="xl54">
    <w:name w:val="xl54"/>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Standard"/>
    <w:rsid w:val="00152486"/>
    <w:pPr>
      <w:numPr>
        <w:numId w:val="21"/>
      </w:numPr>
    </w:pPr>
    <w:rPr>
      <w:color w:val="0000FF"/>
    </w:rPr>
  </w:style>
  <w:style w:type="paragraph" w:customStyle="1" w:styleId="bottomentry">
    <w:name w:val="bottom_entry"/>
    <w:basedOn w:val="Standard"/>
    <w:rsid w:val="00152486"/>
    <w:pPr>
      <w:spacing w:before="100" w:beforeAutospacing="1" w:after="100" w:afterAutospacing="1"/>
    </w:pPr>
    <w:rPr>
      <w:lang w:val="de-DE" w:eastAsia="ko-KR"/>
    </w:rPr>
  </w:style>
  <w:style w:type="paragraph" w:customStyle="1" w:styleId="Citation">
    <w:name w:val="Citation"/>
    <w:basedOn w:val="Standard"/>
    <w:next w:val="Standard"/>
    <w:link w:val="CitationZchn"/>
    <w:rsid w:val="00152486"/>
    <w:pPr>
      <w:spacing w:after="0"/>
    </w:pPr>
    <w:rPr>
      <w:bCs/>
      <w:i/>
      <w:iCs/>
      <w:lang w:val="en-GB" w:eastAsia="en-GB"/>
    </w:rPr>
  </w:style>
  <w:style w:type="paragraph" w:customStyle="1" w:styleId="citation0">
    <w:name w:val="citation"/>
    <w:basedOn w:val="Standard"/>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StandardWeb"/>
    <w:link w:val="FormatvorlageCitationLateinFettZchn"/>
    <w:rsid w:val="00152486"/>
    <w:rPr>
      <w:b/>
    </w:rPr>
  </w:style>
  <w:style w:type="character" w:customStyle="1" w:styleId="CitationZchn">
    <w:name w:val="Citation Zchn"/>
    <w:basedOn w:val="Absatz-Standardschriftar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Absatz-Standardschriftart"/>
    <w:link w:val="citation0"/>
    <w:rsid w:val="00152486"/>
    <w:rPr>
      <w:bCs/>
      <w:i/>
      <w:sz w:val="24"/>
      <w:szCs w:val="24"/>
      <w:lang w:val="en-GB" w:eastAsia="en-GB"/>
    </w:rPr>
  </w:style>
  <w:style w:type="paragraph" w:customStyle="1" w:styleId="spec">
    <w:name w:val="spec"/>
    <w:basedOn w:val="Standard"/>
    <w:rsid w:val="000F2914"/>
    <w:pPr>
      <w:spacing w:before="100" w:beforeAutospacing="1" w:after="100" w:afterAutospacing="1"/>
    </w:pPr>
    <w:rPr>
      <w:lang w:val="en-GB" w:eastAsia="en-GB"/>
    </w:rPr>
  </w:style>
  <w:style w:type="paragraph" w:customStyle="1" w:styleId="OGCFigure">
    <w:name w:val="OGC Figure"/>
    <w:basedOn w:val="Beschriftung"/>
    <w:link w:val="OGCFigureZchn"/>
    <w:qFormat/>
    <w:rsid w:val="006D2CB5"/>
    <w:rPr>
      <w:lang w:val="en-US"/>
    </w:rPr>
  </w:style>
  <w:style w:type="character" w:customStyle="1" w:styleId="OGCFigureZchn">
    <w:name w:val="OGC Figure Zchn"/>
    <w:basedOn w:val="BeschriftungZchn"/>
    <w:link w:val="OGCFigure"/>
    <w:rsid w:val="006D2CB5"/>
    <w:rPr>
      <w:b/>
      <w:bCs/>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3171">
      <w:bodyDiv w:val="1"/>
      <w:marLeft w:val="0"/>
      <w:marRight w:val="0"/>
      <w:marTop w:val="0"/>
      <w:marBottom w:val="0"/>
      <w:divBdr>
        <w:top w:val="none" w:sz="0" w:space="0" w:color="auto"/>
        <w:left w:val="none" w:sz="0" w:space="0" w:color="auto"/>
        <w:bottom w:val="none" w:sz="0" w:space="0" w:color="auto"/>
        <w:right w:val="none" w:sz="0" w:space="0" w:color="auto"/>
      </w:divBdr>
    </w:div>
    <w:div w:id="49154048">
      <w:bodyDiv w:val="1"/>
      <w:marLeft w:val="0"/>
      <w:marRight w:val="0"/>
      <w:marTop w:val="0"/>
      <w:marBottom w:val="0"/>
      <w:divBdr>
        <w:top w:val="none" w:sz="0" w:space="0" w:color="auto"/>
        <w:left w:val="none" w:sz="0" w:space="0" w:color="auto"/>
        <w:bottom w:val="none" w:sz="0" w:space="0" w:color="auto"/>
        <w:right w:val="none" w:sz="0" w:space="0" w:color="auto"/>
      </w:divBdr>
    </w:div>
    <w:div w:id="59330078">
      <w:bodyDiv w:val="1"/>
      <w:marLeft w:val="0"/>
      <w:marRight w:val="0"/>
      <w:marTop w:val="0"/>
      <w:marBottom w:val="0"/>
      <w:divBdr>
        <w:top w:val="none" w:sz="0" w:space="0" w:color="auto"/>
        <w:left w:val="none" w:sz="0" w:space="0" w:color="auto"/>
        <w:bottom w:val="none" w:sz="0" w:space="0" w:color="auto"/>
        <w:right w:val="none" w:sz="0" w:space="0" w:color="auto"/>
      </w:divBdr>
    </w:div>
    <w:div w:id="102312832">
      <w:bodyDiv w:val="1"/>
      <w:marLeft w:val="0"/>
      <w:marRight w:val="0"/>
      <w:marTop w:val="0"/>
      <w:marBottom w:val="0"/>
      <w:divBdr>
        <w:top w:val="none" w:sz="0" w:space="0" w:color="auto"/>
        <w:left w:val="none" w:sz="0" w:space="0" w:color="auto"/>
        <w:bottom w:val="none" w:sz="0" w:space="0" w:color="auto"/>
        <w:right w:val="none" w:sz="0" w:space="0" w:color="auto"/>
      </w:divBdr>
    </w:div>
    <w:div w:id="115299423">
      <w:bodyDiv w:val="1"/>
      <w:marLeft w:val="0"/>
      <w:marRight w:val="0"/>
      <w:marTop w:val="0"/>
      <w:marBottom w:val="0"/>
      <w:divBdr>
        <w:top w:val="none" w:sz="0" w:space="0" w:color="auto"/>
        <w:left w:val="none" w:sz="0" w:space="0" w:color="auto"/>
        <w:bottom w:val="none" w:sz="0" w:space="0" w:color="auto"/>
        <w:right w:val="none" w:sz="0" w:space="0" w:color="auto"/>
      </w:divBdr>
    </w:div>
    <w:div w:id="134183900">
      <w:bodyDiv w:val="1"/>
      <w:marLeft w:val="0"/>
      <w:marRight w:val="0"/>
      <w:marTop w:val="0"/>
      <w:marBottom w:val="0"/>
      <w:divBdr>
        <w:top w:val="none" w:sz="0" w:space="0" w:color="auto"/>
        <w:left w:val="none" w:sz="0" w:space="0" w:color="auto"/>
        <w:bottom w:val="none" w:sz="0" w:space="0" w:color="auto"/>
        <w:right w:val="none" w:sz="0" w:space="0" w:color="auto"/>
      </w:divBdr>
    </w:div>
    <w:div w:id="144782957">
      <w:bodyDiv w:val="1"/>
      <w:marLeft w:val="0"/>
      <w:marRight w:val="0"/>
      <w:marTop w:val="0"/>
      <w:marBottom w:val="0"/>
      <w:divBdr>
        <w:top w:val="none" w:sz="0" w:space="0" w:color="auto"/>
        <w:left w:val="none" w:sz="0" w:space="0" w:color="auto"/>
        <w:bottom w:val="none" w:sz="0" w:space="0" w:color="auto"/>
        <w:right w:val="none" w:sz="0" w:space="0" w:color="auto"/>
      </w:divBdr>
    </w:div>
    <w:div w:id="219439474">
      <w:bodyDiv w:val="1"/>
      <w:marLeft w:val="0"/>
      <w:marRight w:val="0"/>
      <w:marTop w:val="0"/>
      <w:marBottom w:val="0"/>
      <w:divBdr>
        <w:top w:val="none" w:sz="0" w:space="0" w:color="auto"/>
        <w:left w:val="none" w:sz="0" w:space="0" w:color="auto"/>
        <w:bottom w:val="none" w:sz="0" w:space="0" w:color="auto"/>
        <w:right w:val="none" w:sz="0" w:space="0" w:color="auto"/>
      </w:divBdr>
    </w:div>
    <w:div w:id="263851784">
      <w:bodyDiv w:val="1"/>
      <w:marLeft w:val="0"/>
      <w:marRight w:val="0"/>
      <w:marTop w:val="0"/>
      <w:marBottom w:val="0"/>
      <w:divBdr>
        <w:top w:val="none" w:sz="0" w:space="0" w:color="auto"/>
        <w:left w:val="none" w:sz="0" w:space="0" w:color="auto"/>
        <w:bottom w:val="none" w:sz="0" w:space="0" w:color="auto"/>
        <w:right w:val="none" w:sz="0" w:space="0" w:color="auto"/>
      </w:divBdr>
    </w:div>
    <w:div w:id="281421301">
      <w:bodyDiv w:val="1"/>
      <w:marLeft w:val="0"/>
      <w:marRight w:val="0"/>
      <w:marTop w:val="0"/>
      <w:marBottom w:val="0"/>
      <w:divBdr>
        <w:top w:val="none" w:sz="0" w:space="0" w:color="auto"/>
        <w:left w:val="none" w:sz="0" w:space="0" w:color="auto"/>
        <w:bottom w:val="none" w:sz="0" w:space="0" w:color="auto"/>
        <w:right w:val="none" w:sz="0" w:space="0" w:color="auto"/>
      </w:divBdr>
    </w:div>
    <w:div w:id="321273306">
      <w:bodyDiv w:val="1"/>
      <w:marLeft w:val="0"/>
      <w:marRight w:val="0"/>
      <w:marTop w:val="0"/>
      <w:marBottom w:val="0"/>
      <w:divBdr>
        <w:top w:val="none" w:sz="0" w:space="0" w:color="auto"/>
        <w:left w:val="none" w:sz="0" w:space="0" w:color="auto"/>
        <w:bottom w:val="none" w:sz="0" w:space="0" w:color="auto"/>
        <w:right w:val="none" w:sz="0" w:space="0" w:color="auto"/>
      </w:divBdr>
    </w:div>
    <w:div w:id="332684119">
      <w:bodyDiv w:val="1"/>
      <w:marLeft w:val="0"/>
      <w:marRight w:val="0"/>
      <w:marTop w:val="0"/>
      <w:marBottom w:val="0"/>
      <w:divBdr>
        <w:top w:val="none" w:sz="0" w:space="0" w:color="auto"/>
        <w:left w:val="none" w:sz="0" w:space="0" w:color="auto"/>
        <w:bottom w:val="none" w:sz="0" w:space="0" w:color="auto"/>
        <w:right w:val="none" w:sz="0" w:space="0" w:color="auto"/>
      </w:divBdr>
    </w:div>
    <w:div w:id="336617001">
      <w:bodyDiv w:val="1"/>
      <w:marLeft w:val="0"/>
      <w:marRight w:val="0"/>
      <w:marTop w:val="0"/>
      <w:marBottom w:val="0"/>
      <w:divBdr>
        <w:top w:val="none" w:sz="0" w:space="0" w:color="auto"/>
        <w:left w:val="none" w:sz="0" w:space="0" w:color="auto"/>
        <w:bottom w:val="none" w:sz="0" w:space="0" w:color="auto"/>
        <w:right w:val="none" w:sz="0" w:space="0" w:color="auto"/>
      </w:divBdr>
    </w:div>
    <w:div w:id="349339327">
      <w:bodyDiv w:val="1"/>
      <w:marLeft w:val="0"/>
      <w:marRight w:val="0"/>
      <w:marTop w:val="0"/>
      <w:marBottom w:val="0"/>
      <w:divBdr>
        <w:top w:val="none" w:sz="0" w:space="0" w:color="auto"/>
        <w:left w:val="none" w:sz="0" w:space="0" w:color="auto"/>
        <w:bottom w:val="none" w:sz="0" w:space="0" w:color="auto"/>
        <w:right w:val="none" w:sz="0" w:space="0" w:color="auto"/>
      </w:divBdr>
    </w:div>
    <w:div w:id="382799456">
      <w:bodyDiv w:val="1"/>
      <w:marLeft w:val="0"/>
      <w:marRight w:val="0"/>
      <w:marTop w:val="0"/>
      <w:marBottom w:val="0"/>
      <w:divBdr>
        <w:top w:val="none" w:sz="0" w:space="0" w:color="auto"/>
        <w:left w:val="none" w:sz="0" w:space="0" w:color="auto"/>
        <w:bottom w:val="none" w:sz="0" w:space="0" w:color="auto"/>
        <w:right w:val="none" w:sz="0" w:space="0" w:color="auto"/>
      </w:divBdr>
    </w:div>
    <w:div w:id="413430288">
      <w:bodyDiv w:val="1"/>
      <w:marLeft w:val="0"/>
      <w:marRight w:val="0"/>
      <w:marTop w:val="0"/>
      <w:marBottom w:val="0"/>
      <w:divBdr>
        <w:top w:val="none" w:sz="0" w:space="0" w:color="auto"/>
        <w:left w:val="none" w:sz="0" w:space="0" w:color="auto"/>
        <w:bottom w:val="none" w:sz="0" w:space="0" w:color="auto"/>
        <w:right w:val="none" w:sz="0" w:space="0" w:color="auto"/>
      </w:divBdr>
    </w:div>
    <w:div w:id="531309063">
      <w:bodyDiv w:val="1"/>
      <w:marLeft w:val="0"/>
      <w:marRight w:val="0"/>
      <w:marTop w:val="0"/>
      <w:marBottom w:val="0"/>
      <w:divBdr>
        <w:top w:val="none" w:sz="0" w:space="0" w:color="auto"/>
        <w:left w:val="none" w:sz="0" w:space="0" w:color="auto"/>
        <w:bottom w:val="none" w:sz="0" w:space="0" w:color="auto"/>
        <w:right w:val="none" w:sz="0" w:space="0" w:color="auto"/>
      </w:divBdr>
    </w:div>
    <w:div w:id="546142022">
      <w:bodyDiv w:val="1"/>
      <w:marLeft w:val="0"/>
      <w:marRight w:val="0"/>
      <w:marTop w:val="0"/>
      <w:marBottom w:val="0"/>
      <w:divBdr>
        <w:top w:val="none" w:sz="0" w:space="0" w:color="auto"/>
        <w:left w:val="none" w:sz="0" w:space="0" w:color="auto"/>
        <w:bottom w:val="none" w:sz="0" w:space="0" w:color="auto"/>
        <w:right w:val="none" w:sz="0" w:space="0" w:color="auto"/>
      </w:divBdr>
    </w:div>
    <w:div w:id="548297613">
      <w:bodyDiv w:val="1"/>
      <w:marLeft w:val="0"/>
      <w:marRight w:val="0"/>
      <w:marTop w:val="0"/>
      <w:marBottom w:val="0"/>
      <w:divBdr>
        <w:top w:val="none" w:sz="0" w:space="0" w:color="auto"/>
        <w:left w:val="none" w:sz="0" w:space="0" w:color="auto"/>
        <w:bottom w:val="none" w:sz="0" w:space="0" w:color="auto"/>
        <w:right w:val="none" w:sz="0" w:space="0" w:color="auto"/>
      </w:divBdr>
    </w:div>
    <w:div w:id="576483052">
      <w:bodyDiv w:val="1"/>
      <w:marLeft w:val="0"/>
      <w:marRight w:val="0"/>
      <w:marTop w:val="0"/>
      <w:marBottom w:val="0"/>
      <w:divBdr>
        <w:top w:val="none" w:sz="0" w:space="0" w:color="auto"/>
        <w:left w:val="none" w:sz="0" w:space="0" w:color="auto"/>
        <w:bottom w:val="none" w:sz="0" w:space="0" w:color="auto"/>
        <w:right w:val="none" w:sz="0" w:space="0" w:color="auto"/>
      </w:divBdr>
    </w:div>
    <w:div w:id="590045826">
      <w:bodyDiv w:val="1"/>
      <w:marLeft w:val="0"/>
      <w:marRight w:val="0"/>
      <w:marTop w:val="0"/>
      <w:marBottom w:val="0"/>
      <w:divBdr>
        <w:top w:val="none" w:sz="0" w:space="0" w:color="auto"/>
        <w:left w:val="none" w:sz="0" w:space="0" w:color="auto"/>
        <w:bottom w:val="none" w:sz="0" w:space="0" w:color="auto"/>
        <w:right w:val="none" w:sz="0" w:space="0" w:color="auto"/>
      </w:divBdr>
    </w:div>
    <w:div w:id="636032167">
      <w:bodyDiv w:val="1"/>
      <w:marLeft w:val="0"/>
      <w:marRight w:val="0"/>
      <w:marTop w:val="0"/>
      <w:marBottom w:val="0"/>
      <w:divBdr>
        <w:top w:val="none" w:sz="0" w:space="0" w:color="auto"/>
        <w:left w:val="none" w:sz="0" w:space="0" w:color="auto"/>
        <w:bottom w:val="none" w:sz="0" w:space="0" w:color="auto"/>
        <w:right w:val="none" w:sz="0" w:space="0" w:color="auto"/>
      </w:divBdr>
    </w:div>
    <w:div w:id="636423204">
      <w:bodyDiv w:val="1"/>
      <w:marLeft w:val="0"/>
      <w:marRight w:val="0"/>
      <w:marTop w:val="0"/>
      <w:marBottom w:val="0"/>
      <w:divBdr>
        <w:top w:val="none" w:sz="0" w:space="0" w:color="auto"/>
        <w:left w:val="none" w:sz="0" w:space="0" w:color="auto"/>
        <w:bottom w:val="none" w:sz="0" w:space="0" w:color="auto"/>
        <w:right w:val="none" w:sz="0" w:space="0" w:color="auto"/>
      </w:divBdr>
    </w:div>
    <w:div w:id="645204210">
      <w:bodyDiv w:val="1"/>
      <w:marLeft w:val="0"/>
      <w:marRight w:val="0"/>
      <w:marTop w:val="0"/>
      <w:marBottom w:val="0"/>
      <w:divBdr>
        <w:top w:val="none" w:sz="0" w:space="0" w:color="auto"/>
        <w:left w:val="none" w:sz="0" w:space="0" w:color="auto"/>
        <w:bottom w:val="none" w:sz="0" w:space="0" w:color="auto"/>
        <w:right w:val="none" w:sz="0" w:space="0" w:color="auto"/>
      </w:divBdr>
    </w:div>
    <w:div w:id="652563296">
      <w:bodyDiv w:val="1"/>
      <w:marLeft w:val="0"/>
      <w:marRight w:val="0"/>
      <w:marTop w:val="0"/>
      <w:marBottom w:val="0"/>
      <w:divBdr>
        <w:top w:val="none" w:sz="0" w:space="0" w:color="auto"/>
        <w:left w:val="none" w:sz="0" w:space="0" w:color="auto"/>
        <w:bottom w:val="none" w:sz="0" w:space="0" w:color="auto"/>
        <w:right w:val="none" w:sz="0" w:space="0" w:color="auto"/>
      </w:divBdr>
    </w:div>
    <w:div w:id="680663127">
      <w:bodyDiv w:val="1"/>
      <w:marLeft w:val="0"/>
      <w:marRight w:val="0"/>
      <w:marTop w:val="0"/>
      <w:marBottom w:val="0"/>
      <w:divBdr>
        <w:top w:val="none" w:sz="0" w:space="0" w:color="auto"/>
        <w:left w:val="none" w:sz="0" w:space="0" w:color="auto"/>
        <w:bottom w:val="none" w:sz="0" w:space="0" w:color="auto"/>
        <w:right w:val="none" w:sz="0" w:space="0" w:color="auto"/>
      </w:divBdr>
    </w:div>
    <w:div w:id="682434928">
      <w:bodyDiv w:val="1"/>
      <w:marLeft w:val="0"/>
      <w:marRight w:val="0"/>
      <w:marTop w:val="0"/>
      <w:marBottom w:val="0"/>
      <w:divBdr>
        <w:top w:val="none" w:sz="0" w:space="0" w:color="auto"/>
        <w:left w:val="none" w:sz="0" w:space="0" w:color="auto"/>
        <w:bottom w:val="none" w:sz="0" w:space="0" w:color="auto"/>
        <w:right w:val="none" w:sz="0" w:space="0" w:color="auto"/>
      </w:divBdr>
    </w:div>
    <w:div w:id="705375182">
      <w:bodyDiv w:val="1"/>
      <w:marLeft w:val="0"/>
      <w:marRight w:val="0"/>
      <w:marTop w:val="0"/>
      <w:marBottom w:val="0"/>
      <w:divBdr>
        <w:top w:val="none" w:sz="0" w:space="0" w:color="auto"/>
        <w:left w:val="none" w:sz="0" w:space="0" w:color="auto"/>
        <w:bottom w:val="none" w:sz="0" w:space="0" w:color="auto"/>
        <w:right w:val="none" w:sz="0" w:space="0" w:color="auto"/>
      </w:divBdr>
    </w:div>
    <w:div w:id="720204583">
      <w:bodyDiv w:val="1"/>
      <w:marLeft w:val="0"/>
      <w:marRight w:val="0"/>
      <w:marTop w:val="0"/>
      <w:marBottom w:val="0"/>
      <w:divBdr>
        <w:top w:val="none" w:sz="0" w:space="0" w:color="auto"/>
        <w:left w:val="none" w:sz="0" w:space="0" w:color="auto"/>
        <w:bottom w:val="none" w:sz="0" w:space="0" w:color="auto"/>
        <w:right w:val="none" w:sz="0" w:space="0" w:color="auto"/>
      </w:divBdr>
    </w:div>
    <w:div w:id="755908213">
      <w:bodyDiv w:val="1"/>
      <w:marLeft w:val="0"/>
      <w:marRight w:val="0"/>
      <w:marTop w:val="0"/>
      <w:marBottom w:val="0"/>
      <w:divBdr>
        <w:top w:val="none" w:sz="0" w:space="0" w:color="auto"/>
        <w:left w:val="none" w:sz="0" w:space="0" w:color="auto"/>
        <w:bottom w:val="none" w:sz="0" w:space="0" w:color="auto"/>
        <w:right w:val="none" w:sz="0" w:space="0" w:color="auto"/>
      </w:divBdr>
    </w:div>
    <w:div w:id="758331961">
      <w:bodyDiv w:val="1"/>
      <w:marLeft w:val="0"/>
      <w:marRight w:val="0"/>
      <w:marTop w:val="0"/>
      <w:marBottom w:val="0"/>
      <w:divBdr>
        <w:top w:val="none" w:sz="0" w:space="0" w:color="auto"/>
        <w:left w:val="none" w:sz="0" w:space="0" w:color="auto"/>
        <w:bottom w:val="none" w:sz="0" w:space="0" w:color="auto"/>
        <w:right w:val="none" w:sz="0" w:space="0" w:color="auto"/>
      </w:divBdr>
    </w:div>
    <w:div w:id="795174064">
      <w:bodyDiv w:val="1"/>
      <w:marLeft w:val="0"/>
      <w:marRight w:val="0"/>
      <w:marTop w:val="0"/>
      <w:marBottom w:val="0"/>
      <w:divBdr>
        <w:top w:val="none" w:sz="0" w:space="0" w:color="auto"/>
        <w:left w:val="none" w:sz="0" w:space="0" w:color="auto"/>
        <w:bottom w:val="none" w:sz="0" w:space="0" w:color="auto"/>
        <w:right w:val="none" w:sz="0" w:space="0" w:color="auto"/>
      </w:divBdr>
    </w:div>
    <w:div w:id="816146286">
      <w:bodyDiv w:val="1"/>
      <w:marLeft w:val="0"/>
      <w:marRight w:val="0"/>
      <w:marTop w:val="0"/>
      <w:marBottom w:val="0"/>
      <w:divBdr>
        <w:top w:val="none" w:sz="0" w:space="0" w:color="auto"/>
        <w:left w:val="none" w:sz="0" w:space="0" w:color="auto"/>
        <w:bottom w:val="none" w:sz="0" w:space="0" w:color="auto"/>
        <w:right w:val="none" w:sz="0" w:space="0" w:color="auto"/>
      </w:divBdr>
    </w:div>
    <w:div w:id="878590129">
      <w:bodyDiv w:val="1"/>
      <w:marLeft w:val="0"/>
      <w:marRight w:val="0"/>
      <w:marTop w:val="0"/>
      <w:marBottom w:val="0"/>
      <w:divBdr>
        <w:top w:val="none" w:sz="0" w:space="0" w:color="auto"/>
        <w:left w:val="none" w:sz="0" w:space="0" w:color="auto"/>
        <w:bottom w:val="none" w:sz="0" w:space="0" w:color="auto"/>
        <w:right w:val="none" w:sz="0" w:space="0" w:color="auto"/>
      </w:divBdr>
    </w:div>
    <w:div w:id="887108571">
      <w:bodyDiv w:val="1"/>
      <w:marLeft w:val="0"/>
      <w:marRight w:val="0"/>
      <w:marTop w:val="0"/>
      <w:marBottom w:val="0"/>
      <w:divBdr>
        <w:top w:val="none" w:sz="0" w:space="0" w:color="auto"/>
        <w:left w:val="none" w:sz="0" w:space="0" w:color="auto"/>
        <w:bottom w:val="none" w:sz="0" w:space="0" w:color="auto"/>
        <w:right w:val="none" w:sz="0" w:space="0" w:color="auto"/>
      </w:divBdr>
    </w:div>
    <w:div w:id="904069278">
      <w:bodyDiv w:val="1"/>
      <w:marLeft w:val="0"/>
      <w:marRight w:val="0"/>
      <w:marTop w:val="0"/>
      <w:marBottom w:val="0"/>
      <w:divBdr>
        <w:top w:val="none" w:sz="0" w:space="0" w:color="auto"/>
        <w:left w:val="none" w:sz="0" w:space="0" w:color="auto"/>
        <w:bottom w:val="none" w:sz="0" w:space="0" w:color="auto"/>
        <w:right w:val="none" w:sz="0" w:space="0" w:color="auto"/>
      </w:divBdr>
    </w:div>
    <w:div w:id="985744696">
      <w:bodyDiv w:val="1"/>
      <w:marLeft w:val="0"/>
      <w:marRight w:val="0"/>
      <w:marTop w:val="0"/>
      <w:marBottom w:val="0"/>
      <w:divBdr>
        <w:top w:val="none" w:sz="0" w:space="0" w:color="auto"/>
        <w:left w:val="none" w:sz="0" w:space="0" w:color="auto"/>
        <w:bottom w:val="none" w:sz="0" w:space="0" w:color="auto"/>
        <w:right w:val="none" w:sz="0" w:space="0" w:color="auto"/>
      </w:divBdr>
    </w:div>
    <w:div w:id="1016152029">
      <w:bodyDiv w:val="1"/>
      <w:marLeft w:val="0"/>
      <w:marRight w:val="0"/>
      <w:marTop w:val="0"/>
      <w:marBottom w:val="0"/>
      <w:divBdr>
        <w:top w:val="none" w:sz="0" w:space="0" w:color="auto"/>
        <w:left w:val="none" w:sz="0" w:space="0" w:color="auto"/>
        <w:bottom w:val="none" w:sz="0" w:space="0" w:color="auto"/>
        <w:right w:val="none" w:sz="0" w:space="0" w:color="auto"/>
      </w:divBdr>
    </w:div>
    <w:div w:id="1025712253">
      <w:bodyDiv w:val="1"/>
      <w:marLeft w:val="0"/>
      <w:marRight w:val="0"/>
      <w:marTop w:val="0"/>
      <w:marBottom w:val="0"/>
      <w:divBdr>
        <w:top w:val="none" w:sz="0" w:space="0" w:color="auto"/>
        <w:left w:val="none" w:sz="0" w:space="0" w:color="auto"/>
        <w:bottom w:val="none" w:sz="0" w:space="0" w:color="auto"/>
        <w:right w:val="none" w:sz="0" w:space="0" w:color="auto"/>
      </w:divBdr>
    </w:div>
    <w:div w:id="1126653783">
      <w:bodyDiv w:val="1"/>
      <w:marLeft w:val="0"/>
      <w:marRight w:val="0"/>
      <w:marTop w:val="0"/>
      <w:marBottom w:val="0"/>
      <w:divBdr>
        <w:top w:val="none" w:sz="0" w:space="0" w:color="auto"/>
        <w:left w:val="none" w:sz="0" w:space="0" w:color="auto"/>
        <w:bottom w:val="none" w:sz="0" w:space="0" w:color="auto"/>
        <w:right w:val="none" w:sz="0" w:space="0" w:color="auto"/>
      </w:divBdr>
    </w:div>
    <w:div w:id="1166821845">
      <w:bodyDiv w:val="1"/>
      <w:marLeft w:val="0"/>
      <w:marRight w:val="0"/>
      <w:marTop w:val="0"/>
      <w:marBottom w:val="0"/>
      <w:divBdr>
        <w:top w:val="none" w:sz="0" w:space="0" w:color="auto"/>
        <w:left w:val="none" w:sz="0" w:space="0" w:color="auto"/>
        <w:bottom w:val="none" w:sz="0" w:space="0" w:color="auto"/>
        <w:right w:val="none" w:sz="0" w:space="0" w:color="auto"/>
      </w:divBdr>
    </w:div>
    <w:div w:id="1198935914">
      <w:bodyDiv w:val="1"/>
      <w:marLeft w:val="0"/>
      <w:marRight w:val="0"/>
      <w:marTop w:val="0"/>
      <w:marBottom w:val="0"/>
      <w:divBdr>
        <w:top w:val="none" w:sz="0" w:space="0" w:color="auto"/>
        <w:left w:val="none" w:sz="0" w:space="0" w:color="auto"/>
        <w:bottom w:val="none" w:sz="0" w:space="0" w:color="auto"/>
        <w:right w:val="none" w:sz="0" w:space="0" w:color="auto"/>
      </w:divBdr>
    </w:div>
    <w:div w:id="1204293918">
      <w:bodyDiv w:val="1"/>
      <w:marLeft w:val="0"/>
      <w:marRight w:val="0"/>
      <w:marTop w:val="0"/>
      <w:marBottom w:val="0"/>
      <w:divBdr>
        <w:top w:val="none" w:sz="0" w:space="0" w:color="auto"/>
        <w:left w:val="none" w:sz="0" w:space="0" w:color="auto"/>
        <w:bottom w:val="none" w:sz="0" w:space="0" w:color="auto"/>
        <w:right w:val="none" w:sz="0" w:space="0" w:color="auto"/>
      </w:divBdr>
    </w:div>
    <w:div w:id="1243222597">
      <w:bodyDiv w:val="1"/>
      <w:marLeft w:val="0"/>
      <w:marRight w:val="0"/>
      <w:marTop w:val="0"/>
      <w:marBottom w:val="0"/>
      <w:divBdr>
        <w:top w:val="none" w:sz="0" w:space="0" w:color="auto"/>
        <w:left w:val="none" w:sz="0" w:space="0" w:color="auto"/>
        <w:bottom w:val="none" w:sz="0" w:space="0" w:color="auto"/>
        <w:right w:val="none" w:sz="0" w:space="0" w:color="auto"/>
      </w:divBdr>
    </w:div>
    <w:div w:id="1250579941">
      <w:bodyDiv w:val="1"/>
      <w:marLeft w:val="0"/>
      <w:marRight w:val="0"/>
      <w:marTop w:val="0"/>
      <w:marBottom w:val="0"/>
      <w:divBdr>
        <w:top w:val="none" w:sz="0" w:space="0" w:color="auto"/>
        <w:left w:val="none" w:sz="0" w:space="0" w:color="auto"/>
        <w:bottom w:val="none" w:sz="0" w:space="0" w:color="auto"/>
        <w:right w:val="none" w:sz="0" w:space="0" w:color="auto"/>
      </w:divBdr>
      <w:divsChild>
        <w:div w:id="231081916">
          <w:marLeft w:val="0"/>
          <w:marRight w:val="0"/>
          <w:marTop w:val="0"/>
          <w:marBottom w:val="0"/>
          <w:divBdr>
            <w:top w:val="none" w:sz="0" w:space="0" w:color="auto"/>
            <w:left w:val="none" w:sz="0" w:space="0" w:color="auto"/>
            <w:bottom w:val="none" w:sz="0" w:space="0" w:color="auto"/>
            <w:right w:val="none" w:sz="0" w:space="0" w:color="auto"/>
          </w:divBdr>
          <w:divsChild>
            <w:div w:id="1200169833">
              <w:marLeft w:val="0"/>
              <w:marRight w:val="0"/>
              <w:marTop w:val="0"/>
              <w:marBottom w:val="0"/>
              <w:divBdr>
                <w:top w:val="none" w:sz="0" w:space="0" w:color="auto"/>
                <w:left w:val="none" w:sz="0" w:space="0" w:color="auto"/>
                <w:bottom w:val="none" w:sz="0" w:space="0" w:color="auto"/>
                <w:right w:val="none" w:sz="0" w:space="0" w:color="auto"/>
              </w:divBdr>
              <w:divsChild>
                <w:div w:id="1239748731">
                  <w:marLeft w:val="0"/>
                  <w:marRight w:val="0"/>
                  <w:marTop w:val="0"/>
                  <w:marBottom w:val="0"/>
                  <w:divBdr>
                    <w:top w:val="none" w:sz="0" w:space="0" w:color="auto"/>
                    <w:left w:val="none" w:sz="0" w:space="0" w:color="auto"/>
                    <w:bottom w:val="none" w:sz="0" w:space="0" w:color="auto"/>
                    <w:right w:val="none" w:sz="0" w:space="0" w:color="auto"/>
                  </w:divBdr>
                  <w:divsChild>
                    <w:div w:id="1000935597">
                      <w:marLeft w:val="0"/>
                      <w:marRight w:val="0"/>
                      <w:marTop w:val="0"/>
                      <w:marBottom w:val="0"/>
                      <w:divBdr>
                        <w:top w:val="none" w:sz="0" w:space="0" w:color="auto"/>
                        <w:left w:val="none" w:sz="0" w:space="0" w:color="auto"/>
                        <w:bottom w:val="none" w:sz="0" w:space="0" w:color="auto"/>
                        <w:right w:val="none" w:sz="0" w:space="0" w:color="auto"/>
                      </w:divBdr>
                      <w:divsChild>
                        <w:div w:id="483357819">
                          <w:marLeft w:val="0"/>
                          <w:marRight w:val="0"/>
                          <w:marTop w:val="0"/>
                          <w:marBottom w:val="0"/>
                          <w:divBdr>
                            <w:top w:val="none" w:sz="0" w:space="0" w:color="auto"/>
                            <w:left w:val="none" w:sz="0" w:space="0" w:color="auto"/>
                            <w:bottom w:val="none" w:sz="0" w:space="0" w:color="auto"/>
                            <w:right w:val="none" w:sz="0" w:space="0" w:color="auto"/>
                          </w:divBdr>
                          <w:divsChild>
                            <w:div w:id="213039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864555">
      <w:bodyDiv w:val="1"/>
      <w:marLeft w:val="0"/>
      <w:marRight w:val="0"/>
      <w:marTop w:val="0"/>
      <w:marBottom w:val="0"/>
      <w:divBdr>
        <w:top w:val="none" w:sz="0" w:space="0" w:color="auto"/>
        <w:left w:val="none" w:sz="0" w:space="0" w:color="auto"/>
        <w:bottom w:val="none" w:sz="0" w:space="0" w:color="auto"/>
        <w:right w:val="none" w:sz="0" w:space="0" w:color="auto"/>
      </w:divBdr>
    </w:div>
    <w:div w:id="1317343537">
      <w:bodyDiv w:val="1"/>
      <w:marLeft w:val="0"/>
      <w:marRight w:val="0"/>
      <w:marTop w:val="0"/>
      <w:marBottom w:val="0"/>
      <w:divBdr>
        <w:top w:val="none" w:sz="0" w:space="0" w:color="auto"/>
        <w:left w:val="none" w:sz="0" w:space="0" w:color="auto"/>
        <w:bottom w:val="none" w:sz="0" w:space="0" w:color="auto"/>
        <w:right w:val="none" w:sz="0" w:space="0" w:color="auto"/>
      </w:divBdr>
    </w:div>
    <w:div w:id="1320310262">
      <w:bodyDiv w:val="1"/>
      <w:marLeft w:val="0"/>
      <w:marRight w:val="0"/>
      <w:marTop w:val="0"/>
      <w:marBottom w:val="0"/>
      <w:divBdr>
        <w:top w:val="none" w:sz="0" w:space="0" w:color="auto"/>
        <w:left w:val="none" w:sz="0" w:space="0" w:color="auto"/>
        <w:bottom w:val="none" w:sz="0" w:space="0" w:color="auto"/>
        <w:right w:val="none" w:sz="0" w:space="0" w:color="auto"/>
      </w:divBdr>
    </w:div>
    <w:div w:id="1368215800">
      <w:bodyDiv w:val="1"/>
      <w:marLeft w:val="0"/>
      <w:marRight w:val="0"/>
      <w:marTop w:val="0"/>
      <w:marBottom w:val="0"/>
      <w:divBdr>
        <w:top w:val="none" w:sz="0" w:space="0" w:color="auto"/>
        <w:left w:val="none" w:sz="0" w:space="0" w:color="auto"/>
        <w:bottom w:val="none" w:sz="0" w:space="0" w:color="auto"/>
        <w:right w:val="none" w:sz="0" w:space="0" w:color="auto"/>
      </w:divBdr>
    </w:div>
    <w:div w:id="1371494684">
      <w:bodyDiv w:val="1"/>
      <w:marLeft w:val="0"/>
      <w:marRight w:val="0"/>
      <w:marTop w:val="0"/>
      <w:marBottom w:val="0"/>
      <w:divBdr>
        <w:top w:val="none" w:sz="0" w:space="0" w:color="auto"/>
        <w:left w:val="none" w:sz="0" w:space="0" w:color="auto"/>
        <w:bottom w:val="none" w:sz="0" w:space="0" w:color="auto"/>
        <w:right w:val="none" w:sz="0" w:space="0" w:color="auto"/>
      </w:divBdr>
    </w:div>
    <w:div w:id="1435243036">
      <w:bodyDiv w:val="1"/>
      <w:marLeft w:val="0"/>
      <w:marRight w:val="0"/>
      <w:marTop w:val="0"/>
      <w:marBottom w:val="0"/>
      <w:divBdr>
        <w:top w:val="none" w:sz="0" w:space="0" w:color="auto"/>
        <w:left w:val="none" w:sz="0" w:space="0" w:color="auto"/>
        <w:bottom w:val="none" w:sz="0" w:space="0" w:color="auto"/>
        <w:right w:val="none" w:sz="0" w:space="0" w:color="auto"/>
      </w:divBdr>
    </w:div>
    <w:div w:id="1462453940">
      <w:bodyDiv w:val="1"/>
      <w:marLeft w:val="0"/>
      <w:marRight w:val="0"/>
      <w:marTop w:val="0"/>
      <w:marBottom w:val="0"/>
      <w:divBdr>
        <w:top w:val="none" w:sz="0" w:space="0" w:color="auto"/>
        <w:left w:val="none" w:sz="0" w:space="0" w:color="auto"/>
        <w:bottom w:val="none" w:sz="0" w:space="0" w:color="auto"/>
        <w:right w:val="none" w:sz="0" w:space="0" w:color="auto"/>
      </w:divBdr>
    </w:div>
    <w:div w:id="1489786342">
      <w:bodyDiv w:val="1"/>
      <w:marLeft w:val="0"/>
      <w:marRight w:val="0"/>
      <w:marTop w:val="0"/>
      <w:marBottom w:val="0"/>
      <w:divBdr>
        <w:top w:val="none" w:sz="0" w:space="0" w:color="auto"/>
        <w:left w:val="none" w:sz="0" w:space="0" w:color="auto"/>
        <w:bottom w:val="none" w:sz="0" w:space="0" w:color="auto"/>
        <w:right w:val="none" w:sz="0" w:space="0" w:color="auto"/>
      </w:divBdr>
    </w:div>
    <w:div w:id="1491827640">
      <w:bodyDiv w:val="1"/>
      <w:marLeft w:val="0"/>
      <w:marRight w:val="0"/>
      <w:marTop w:val="0"/>
      <w:marBottom w:val="0"/>
      <w:divBdr>
        <w:top w:val="none" w:sz="0" w:space="0" w:color="auto"/>
        <w:left w:val="none" w:sz="0" w:space="0" w:color="auto"/>
        <w:bottom w:val="none" w:sz="0" w:space="0" w:color="auto"/>
        <w:right w:val="none" w:sz="0" w:space="0" w:color="auto"/>
      </w:divBdr>
    </w:div>
    <w:div w:id="1606226623">
      <w:bodyDiv w:val="1"/>
      <w:marLeft w:val="0"/>
      <w:marRight w:val="0"/>
      <w:marTop w:val="0"/>
      <w:marBottom w:val="0"/>
      <w:divBdr>
        <w:top w:val="none" w:sz="0" w:space="0" w:color="auto"/>
        <w:left w:val="none" w:sz="0" w:space="0" w:color="auto"/>
        <w:bottom w:val="none" w:sz="0" w:space="0" w:color="auto"/>
        <w:right w:val="none" w:sz="0" w:space="0" w:color="auto"/>
      </w:divBdr>
    </w:div>
    <w:div w:id="1728334806">
      <w:bodyDiv w:val="1"/>
      <w:marLeft w:val="0"/>
      <w:marRight w:val="0"/>
      <w:marTop w:val="0"/>
      <w:marBottom w:val="0"/>
      <w:divBdr>
        <w:top w:val="none" w:sz="0" w:space="0" w:color="auto"/>
        <w:left w:val="none" w:sz="0" w:space="0" w:color="auto"/>
        <w:bottom w:val="none" w:sz="0" w:space="0" w:color="auto"/>
        <w:right w:val="none" w:sz="0" w:space="0" w:color="auto"/>
      </w:divBdr>
    </w:div>
    <w:div w:id="1729255543">
      <w:bodyDiv w:val="1"/>
      <w:marLeft w:val="0"/>
      <w:marRight w:val="0"/>
      <w:marTop w:val="0"/>
      <w:marBottom w:val="0"/>
      <w:divBdr>
        <w:top w:val="none" w:sz="0" w:space="0" w:color="auto"/>
        <w:left w:val="none" w:sz="0" w:space="0" w:color="auto"/>
        <w:bottom w:val="none" w:sz="0" w:space="0" w:color="auto"/>
        <w:right w:val="none" w:sz="0" w:space="0" w:color="auto"/>
      </w:divBdr>
    </w:div>
    <w:div w:id="1762797862">
      <w:bodyDiv w:val="1"/>
      <w:marLeft w:val="0"/>
      <w:marRight w:val="0"/>
      <w:marTop w:val="0"/>
      <w:marBottom w:val="0"/>
      <w:divBdr>
        <w:top w:val="none" w:sz="0" w:space="0" w:color="auto"/>
        <w:left w:val="none" w:sz="0" w:space="0" w:color="auto"/>
        <w:bottom w:val="none" w:sz="0" w:space="0" w:color="auto"/>
        <w:right w:val="none" w:sz="0" w:space="0" w:color="auto"/>
      </w:divBdr>
    </w:div>
    <w:div w:id="1768042063">
      <w:bodyDiv w:val="1"/>
      <w:marLeft w:val="0"/>
      <w:marRight w:val="0"/>
      <w:marTop w:val="0"/>
      <w:marBottom w:val="0"/>
      <w:divBdr>
        <w:top w:val="none" w:sz="0" w:space="0" w:color="auto"/>
        <w:left w:val="none" w:sz="0" w:space="0" w:color="auto"/>
        <w:bottom w:val="none" w:sz="0" w:space="0" w:color="auto"/>
        <w:right w:val="none" w:sz="0" w:space="0" w:color="auto"/>
      </w:divBdr>
    </w:div>
    <w:div w:id="1785077843">
      <w:bodyDiv w:val="1"/>
      <w:marLeft w:val="0"/>
      <w:marRight w:val="0"/>
      <w:marTop w:val="0"/>
      <w:marBottom w:val="0"/>
      <w:divBdr>
        <w:top w:val="none" w:sz="0" w:space="0" w:color="auto"/>
        <w:left w:val="none" w:sz="0" w:space="0" w:color="auto"/>
        <w:bottom w:val="none" w:sz="0" w:space="0" w:color="auto"/>
        <w:right w:val="none" w:sz="0" w:space="0" w:color="auto"/>
      </w:divBdr>
    </w:div>
    <w:div w:id="1786463622">
      <w:bodyDiv w:val="1"/>
      <w:marLeft w:val="0"/>
      <w:marRight w:val="0"/>
      <w:marTop w:val="0"/>
      <w:marBottom w:val="0"/>
      <w:divBdr>
        <w:top w:val="none" w:sz="0" w:space="0" w:color="auto"/>
        <w:left w:val="none" w:sz="0" w:space="0" w:color="auto"/>
        <w:bottom w:val="none" w:sz="0" w:space="0" w:color="auto"/>
        <w:right w:val="none" w:sz="0" w:space="0" w:color="auto"/>
      </w:divBdr>
    </w:div>
    <w:div w:id="1809544256">
      <w:bodyDiv w:val="1"/>
      <w:marLeft w:val="0"/>
      <w:marRight w:val="0"/>
      <w:marTop w:val="0"/>
      <w:marBottom w:val="0"/>
      <w:divBdr>
        <w:top w:val="none" w:sz="0" w:space="0" w:color="auto"/>
        <w:left w:val="none" w:sz="0" w:space="0" w:color="auto"/>
        <w:bottom w:val="none" w:sz="0" w:space="0" w:color="auto"/>
        <w:right w:val="none" w:sz="0" w:space="0" w:color="auto"/>
      </w:divBdr>
    </w:div>
    <w:div w:id="1810896753">
      <w:bodyDiv w:val="1"/>
      <w:marLeft w:val="0"/>
      <w:marRight w:val="0"/>
      <w:marTop w:val="0"/>
      <w:marBottom w:val="0"/>
      <w:divBdr>
        <w:top w:val="none" w:sz="0" w:space="0" w:color="auto"/>
        <w:left w:val="none" w:sz="0" w:space="0" w:color="auto"/>
        <w:bottom w:val="none" w:sz="0" w:space="0" w:color="auto"/>
        <w:right w:val="none" w:sz="0" w:space="0" w:color="auto"/>
      </w:divBdr>
    </w:div>
    <w:div w:id="1825202478">
      <w:bodyDiv w:val="1"/>
      <w:marLeft w:val="0"/>
      <w:marRight w:val="0"/>
      <w:marTop w:val="0"/>
      <w:marBottom w:val="0"/>
      <w:divBdr>
        <w:top w:val="none" w:sz="0" w:space="0" w:color="auto"/>
        <w:left w:val="none" w:sz="0" w:space="0" w:color="auto"/>
        <w:bottom w:val="none" w:sz="0" w:space="0" w:color="auto"/>
        <w:right w:val="none" w:sz="0" w:space="0" w:color="auto"/>
      </w:divBdr>
    </w:div>
    <w:div w:id="1838375538">
      <w:bodyDiv w:val="1"/>
      <w:marLeft w:val="0"/>
      <w:marRight w:val="0"/>
      <w:marTop w:val="0"/>
      <w:marBottom w:val="0"/>
      <w:divBdr>
        <w:top w:val="none" w:sz="0" w:space="0" w:color="auto"/>
        <w:left w:val="none" w:sz="0" w:space="0" w:color="auto"/>
        <w:bottom w:val="none" w:sz="0" w:space="0" w:color="auto"/>
        <w:right w:val="none" w:sz="0" w:space="0" w:color="auto"/>
      </w:divBdr>
    </w:div>
    <w:div w:id="1845896323">
      <w:bodyDiv w:val="1"/>
      <w:marLeft w:val="0"/>
      <w:marRight w:val="0"/>
      <w:marTop w:val="0"/>
      <w:marBottom w:val="0"/>
      <w:divBdr>
        <w:top w:val="none" w:sz="0" w:space="0" w:color="auto"/>
        <w:left w:val="none" w:sz="0" w:space="0" w:color="auto"/>
        <w:bottom w:val="none" w:sz="0" w:space="0" w:color="auto"/>
        <w:right w:val="none" w:sz="0" w:space="0" w:color="auto"/>
      </w:divBdr>
    </w:div>
    <w:div w:id="1860700919">
      <w:bodyDiv w:val="1"/>
      <w:marLeft w:val="0"/>
      <w:marRight w:val="0"/>
      <w:marTop w:val="0"/>
      <w:marBottom w:val="0"/>
      <w:divBdr>
        <w:top w:val="none" w:sz="0" w:space="0" w:color="auto"/>
        <w:left w:val="none" w:sz="0" w:space="0" w:color="auto"/>
        <w:bottom w:val="none" w:sz="0" w:space="0" w:color="auto"/>
        <w:right w:val="none" w:sz="0" w:space="0" w:color="auto"/>
      </w:divBdr>
    </w:div>
    <w:div w:id="1900096141">
      <w:bodyDiv w:val="1"/>
      <w:marLeft w:val="0"/>
      <w:marRight w:val="0"/>
      <w:marTop w:val="0"/>
      <w:marBottom w:val="0"/>
      <w:divBdr>
        <w:top w:val="none" w:sz="0" w:space="0" w:color="auto"/>
        <w:left w:val="none" w:sz="0" w:space="0" w:color="auto"/>
        <w:bottom w:val="none" w:sz="0" w:space="0" w:color="auto"/>
        <w:right w:val="none" w:sz="0" w:space="0" w:color="auto"/>
      </w:divBdr>
    </w:div>
    <w:div w:id="1937250903">
      <w:bodyDiv w:val="1"/>
      <w:marLeft w:val="0"/>
      <w:marRight w:val="0"/>
      <w:marTop w:val="0"/>
      <w:marBottom w:val="0"/>
      <w:divBdr>
        <w:top w:val="none" w:sz="0" w:space="0" w:color="auto"/>
        <w:left w:val="none" w:sz="0" w:space="0" w:color="auto"/>
        <w:bottom w:val="none" w:sz="0" w:space="0" w:color="auto"/>
        <w:right w:val="none" w:sz="0" w:space="0" w:color="auto"/>
      </w:divBdr>
    </w:div>
    <w:div w:id="1963729627">
      <w:bodyDiv w:val="1"/>
      <w:marLeft w:val="0"/>
      <w:marRight w:val="0"/>
      <w:marTop w:val="0"/>
      <w:marBottom w:val="0"/>
      <w:divBdr>
        <w:top w:val="none" w:sz="0" w:space="0" w:color="auto"/>
        <w:left w:val="none" w:sz="0" w:space="0" w:color="auto"/>
        <w:bottom w:val="none" w:sz="0" w:space="0" w:color="auto"/>
        <w:right w:val="none" w:sz="0" w:space="0" w:color="auto"/>
      </w:divBdr>
    </w:div>
    <w:div w:id="1984041298">
      <w:bodyDiv w:val="1"/>
      <w:marLeft w:val="0"/>
      <w:marRight w:val="0"/>
      <w:marTop w:val="0"/>
      <w:marBottom w:val="0"/>
      <w:divBdr>
        <w:top w:val="none" w:sz="0" w:space="0" w:color="auto"/>
        <w:left w:val="none" w:sz="0" w:space="0" w:color="auto"/>
        <w:bottom w:val="none" w:sz="0" w:space="0" w:color="auto"/>
        <w:right w:val="none" w:sz="0" w:space="0" w:color="auto"/>
      </w:divBdr>
    </w:div>
    <w:div w:id="1989241245">
      <w:bodyDiv w:val="1"/>
      <w:marLeft w:val="0"/>
      <w:marRight w:val="0"/>
      <w:marTop w:val="0"/>
      <w:marBottom w:val="0"/>
      <w:divBdr>
        <w:top w:val="none" w:sz="0" w:space="0" w:color="auto"/>
        <w:left w:val="none" w:sz="0" w:space="0" w:color="auto"/>
        <w:bottom w:val="none" w:sz="0" w:space="0" w:color="auto"/>
        <w:right w:val="none" w:sz="0" w:space="0" w:color="auto"/>
      </w:divBdr>
    </w:div>
    <w:div w:id="2116516818">
      <w:bodyDiv w:val="1"/>
      <w:marLeft w:val="0"/>
      <w:marRight w:val="0"/>
      <w:marTop w:val="0"/>
      <w:marBottom w:val="0"/>
      <w:divBdr>
        <w:top w:val="none" w:sz="0" w:space="0" w:color="auto"/>
        <w:left w:val="none" w:sz="0" w:space="0" w:color="auto"/>
        <w:bottom w:val="none" w:sz="0" w:space="0" w:color="auto"/>
        <w:right w:val="none" w:sz="0" w:space="0" w:color="auto"/>
      </w:divBdr>
    </w:div>
    <w:div w:id="211805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329" Type="http://schemas.microsoft.com/office/2011/relationships/commentsExtended" Target="commentsExtended.xml"/><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hyperlink" Target="https://github.com/opengeospatial/HY_Features/blob/master/req/hy_features_conceptual_model" TargetMode="External"/><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hyperlink" Target="https://github.com/opengeospatial/HY_Features/blob/master/conf/uml_hydrofeature/hydrocomplex/*" TargetMode="External"/><Relationship Id="rId89" Type="http://schemas.openxmlformats.org/officeDocument/2006/relationships/hyperlink" Target="https://github.com/opengeospatial/HY_Features/blob/master/conf/uml_surfacehydrofeature/surfacewaterbodies/*" TargetMode="External"/><Relationship Id="rId112" Type="http://schemas.openxmlformats.org/officeDocument/2006/relationships/hyperlink" Target="http://www.whycos.org/chy/guide/168_Vol_I_en.pdf" TargetMode="External"/><Relationship Id="rId16" Type="http://schemas.openxmlformats.org/officeDocument/2006/relationships/image" Target="media/image1.png"/><Relationship Id="rId107" Type="http://schemas.openxmlformats.org/officeDocument/2006/relationships/hyperlink" Target="http://inspire.ec.europa.eu/documents/Data_Specifications/INSPIRE_DataSpecification_HY_v3.1.pdf" TargetMode="Externa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inspire-twg.jrc.it/svn/iso" TargetMode="External"/><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header" Target="header3.xml"/><Relationship Id="rId87" Type="http://schemas.openxmlformats.org/officeDocument/2006/relationships/hyperlink" Target="https://github.com/opengeospatial/HY_Features/blob/master/conf/uml_surfacehydrofeature/channelnetwork/*" TargetMode="External"/><Relationship Id="rId102" Type="http://schemas.openxmlformats.org/officeDocument/2006/relationships/header" Target="header5.xml"/><Relationship Id="rId110" Type="http://schemas.openxmlformats.org/officeDocument/2006/relationships/hyperlink" Target="https://portal.opengeospatial.org/files/?artifact_id=55157" TargetMode="External"/><Relationship Id="rId115" Type="http://schemas.openxmlformats.org/officeDocument/2006/relationships/fontTable" Target="fontTable.xml"/><Relationship Id="rId330"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38.png"/><Relationship Id="rId82" Type="http://schemas.openxmlformats.org/officeDocument/2006/relationships/hyperlink" Target="https://github.com/opengeospatial/HY_Features/blob/master/spec/hydrology/hydrofeature/1.0/conf/hy_%20hydrofeature" TargetMode="External"/><Relationship Id="rId90" Type="http://schemas.openxmlformats.org/officeDocument/2006/relationships/hyperlink" Target="https://github.com/opengeospatial/HY_Features/blob/master/conf/uml_surfacehydrofeature/storage/*" TargetMode="External"/><Relationship Id="rId95" Type="http://schemas.openxmlformats.org/officeDocument/2006/relationships/footer" Target="footer7.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inspire-twg.jrc.it/svn/iso" TargetMode="External"/><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100" Type="http://schemas.openxmlformats.org/officeDocument/2006/relationships/footer" Target="footer12.xml"/><Relationship Id="rId105" Type="http://schemas.openxmlformats.org/officeDocument/2006/relationships/footer" Target="footer16.xml"/><Relationship Id="rId113" Type="http://schemas.openxmlformats.org/officeDocument/2006/relationships/footer" Target="footer18.xml"/><Relationship Id="rId8" Type="http://schemas.openxmlformats.org/officeDocument/2006/relationships/endnotes" Target="endnotes.xml"/><Relationship Id="rId51" Type="http://schemas.openxmlformats.org/officeDocument/2006/relationships/hyperlink" Target="https://inspire-twg.jrc.it/svn/iso" TargetMode="External"/><Relationship Id="rId72" Type="http://schemas.openxmlformats.org/officeDocument/2006/relationships/image" Target="media/image49.png"/><Relationship Id="rId80" Type="http://schemas.openxmlformats.org/officeDocument/2006/relationships/footer" Target="footer4.xml"/><Relationship Id="rId85" Type="http://schemas.openxmlformats.org/officeDocument/2006/relationships/hyperlink" Target="https://conf/uml_hydrofeature/positioning/*" TargetMode="External"/><Relationship Id="rId93" Type="http://schemas.openxmlformats.org/officeDocument/2006/relationships/header" Target="header4.xml"/><Relationship Id="rId98" Type="http://schemas.openxmlformats.org/officeDocument/2006/relationships/footer" Target="footer10.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www.opengis.net/spec/%7Bstandard%7D/%7Bm.n%7D"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36.png"/><Relationship Id="rId67" Type="http://schemas.openxmlformats.org/officeDocument/2006/relationships/image" Target="media/image44.png"/><Relationship Id="rId103" Type="http://schemas.openxmlformats.org/officeDocument/2006/relationships/footer" Target="footer14.xml"/><Relationship Id="rId108" Type="http://schemas.openxmlformats.org/officeDocument/2006/relationships/hyperlink" Target="https://portal.opengeospatial.org/files/?artifact_id=59773" TargetMode="External"/><Relationship Id="rId11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hyperlink" Target="https://github.com/opengeospatial/HY_Features/blob/master/conf/uml_hydrofeature/namedfeature/*" TargetMode="External"/><Relationship Id="rId88" Type="http://schemas.openxmlformats.org/officeDocument/2006/relationships/hyperlink" Target="https://github.com/opengeospatial/HY_Features/blob/master/conf/uml_surfacehydrofeature/hydrographicnetwork/*" TargetMode="External"/><Relationship Id="rId91" Type="http://schemas.openxmlformats.org/officeDocument/2006/relationships/hyperlink" Target="https://github.com/opengeospatial/HY_Features/blob/master/%20spec/hydrology/hydrometricfeature/1.0/conf/hy_hydrometricfeature" TargetMode="External"/><Relationship Id="rId96" Type="http://schemas.openxmlformats.org/officeDocument/2006/relationships/footer" Target="footer8.xml"/><Relationship Id="rId111" Type="http://schemas.openxmlformats.org/officeDocument/2006/relationships/hyperlink" Target="https://water.usgs.gov/nawqa/sparrow/wrr97/geograp/hucs.tx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github.com/opengeospatial/HY_Features/blob/master/req/hy_features_content" TargetMode="External"/><Relationship Id="rId57" Type="http://schemas.openxmlformats.org/officeDocument/2006/relationships/image" Target="media/image34.png"/><Relationship Id="rId106" Type="http://schemas.openxmlformats.org/officeDocument/2006/relationships/footer" Target="footer17.xml"/><Relationship Id="rId114" Type="http://schemas.openxmlformats.org/officeDocument/2006/relationships/footer" Target="footer19.xml"/><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inspire-twg.jrc.it/svn/iso" TargetMode="External"/><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footer" Target="footer5.xml"/><Relationship Id="rId86" Type="http://schemas.openxmlformats.org/officeDocument/2006/relationships/hyperlink" Target="https://github.com/opengeospatial/HY_Features/blob/master/%20spec/hydrology/surfacehydrofeature/1.0/conf/hy_%20surfacehydrofeature" TargetMode="External"/><Relationship Id="rId94" Type="http://schemas.openxmlformats.org/officeDocument/2006/relationships/footer" Target="footer6.xml"/><Relationship Id="rId99" Type="http://schemas.openxmlformats.org/officeDocument/2006/relationships/footer" Target="footer11.xml"/><Relationship Id="rId101" Type="http://schemas.openxmlformats.org/officeDocument/2006/relationships/footer" Target="footer13.xml"/><Relationship Id="rId4" Type="http://schemas.microsoft.com/office/2007/relationships/stylesWithEffects" Target="stylesWithEffects.xml"/><Relationship Id="rId9" Type="http://schemas.openxmlformats.org/officeDocument/2006/relationships/hyperlink" Target="http://www.opengeospatial.org/legal/" TargetMode="Externa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image" Target="media/image23.png"/><Relationship Id="rId109" Type="http://schemas.openxmlformats.org/officeDocument/2006/relationships/hyperlink" Target="https://portal.opengeospatial.org/files/?artifact_id=57222" TargetMode="External"/><Relationship Id="rId34" Type="http://schemas.openxmlformats.org/officeDocument/2006/relationships/image" Target="media/image18.png"/><Relationship Id="rId50" Type="http://schemas.openxmlformats.org/officeDocument/2006/relationships/hyperlink" Target="https://github.com/opengeospatial/HY_Features/blob/master/req/hy_features_conceptual_model" TargetMode="External"/><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footer" Target="footer9.xml"/><Relationship Id="rId104" Type="http://schemas.openxmlformats.org/officeDocument/2006/relationships/footer" Target="footer15.xml"/><Relationship Id="rId7" Type="http://schemas.openxmlformats.org/officeDocument/2006/relationships/footnotes" Target="footnotes.xml"/><Relationship Id="rId71" Type="http://schemas.openxmlformats.org/officeDocument/2006/relationships/image" Target="media/image48.png"/><Relationship Id="rId92" Type="http://schemas.openxmlformats.org/officeDocument/2006/relationships/hyperlink" Target="https://github.com/opengeospatial/HY_Features/blob/master/conf/uml_hydrometricfeature/hydrometricfeature/*" TargetMode="External"/><Relationship Id="rId2" Type="http://schemas.openxmlformats.org/officeDocument/2006/relationships/numbering" Target="numbering.xml"/><Relationship Id="rId29"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Dornblut\OGC_HDWG\_HY2_Standard\OGC_Standard_Document_Template_10-176r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BEF15D-6AB9-47AD-8E44-2759B6721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OGC_Standard_Document_Template_10-176r4.dotx</Template>
  <TotalTime>0</TotalTime>
  <Pages>125</Pages>
  <Words>30331</Words>
  <Characters>172889</Characters>
  <Application>Microsoft Office Word</Application>
  <DocSecurity>0</DocSecurity>
  <Lines>1440</Lines>
  <Paragraphs>405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202815</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HydroFeatures SWG</dc:creator>
  <cp:lastModifiedBy>GRDC/ID</cp:lastModifiedBy>
  <cp:revision>55</cp:revision>
  <cp:lastPrinted>2016-09-28T08:30:00Z</cp:lastPrinted>
  <dcterms:created xsi:type="dcterms:W3CDTF">2016-09-29T11:19:00Z</dcterms:created>
  <dcterms:modified xsi:type="dcterms:W3CDTF">2016-10-11T13:37:00Z</dcterms:modified>
</cp:coreProperties>
</file>