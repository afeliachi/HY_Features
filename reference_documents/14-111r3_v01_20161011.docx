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232210E1" w:rsidR="00DB1F99" w:rsidRPr="008E510D" w:rsidRDefault="00DB1F99">
      <w:pPr>
        <w:jc w:val="right"/>
        <w:rPr>
          <w:sz w:val="20"/>
          <w:szCs w:val="20"/>
        </w:rPr>
      </w:pPr>
      <w:r w:rsidRPr="008E510D">
        <w:rPr>
          <w:sz w:val="20"/>
          <w:szCs w:val="20"/>
        </w:rPr>
        <w:t xml:space="preserve">Submission Date: </w:t>
      </w:r>
      <w:r w:rsidR="004E5E44">
        <w:rPr>
          <w:color w:val="FF0000"/>
          <w:sz w:val="20"/>
          <w:szCs w:val="20"/>
        </w:rPr>
        <w:t>2016-31-08</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w:t>
      </w:r>
      <w:proofErr w:type="spellStart"/>
      <w:r w:rsidRPr="008E510D">
        <w:rPr>
          <w:color w:val="FF0000"/>
          <w:sz w:val="20"/>
          <w:szCs w:val="20"/>
        </w:rPr>
        <w:t>yyyy</w:t>
      </w:r>
      <w:proofErr w:type="spellEnd"/>
      <w:r w:rsidRPr="008E510D">
        <w:rPr>
          <w:color w:val="FF0000"/>
          <w:sz w:val="20"/>
          <w:szCs w:val="20"/>
        </w:rPr>
        <w:t>-</w:t>
      </w:r>
      <w:proofErr w:type="spellStart"/>
      <w:r w:rsidRPr="008E510D">
        <w:rPr>
          <w:color w:val="FF0000"/>
          <w:sz w:val="20"/>
          <w:szCs w:val="20"/>
        </w:rPr>
        <w:t>dd</w:t>
      </w:r>
      <w:proofErr w:type="spellEnd"/>
      <w:r w:rsidRPr="008E510D">
        <w:rPr>
          <w:color w:val="FF0000"/>
          <w:sz w:val="20"/>
          <w:szCs w:val="20"/>
        </w:rPr>
        <w:t>-mm&gt;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11D40E6B"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3B04D4">
        <w:rPr>
          <w:sz w:val="20"/>
          <w:szCs w:val="20"/>
        </w:rPr>
        <w:t>111r2</w:t>
      </w:r>
      <w:r w:rsidR="004C43DA" w:rsidRPr="008E510D">
        <w:rPr>
          <w:sz w:val="20"/>
          <w:szCs w:val="20"/>
        </w:rPr>
        <w:t xml:space="preserve"> </w:t>
      </w:r>
    </w:p>
    <w:p w14:paraId="50F1136D" w14:textId="49B7A2D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4E5E44">
        <w:rPr>
          <w:sz w:val="20"/>
          <w:szCs w:val="20"/>
        </w:rPr>
        <w:t>.</w:t>
      </w:r>
      <w:ins w:id="1" w:author="iche" w:date="2016-09-21T20:09:00Z">
        <w:r w:rsidR="0087145C">
          <w:rPr>
            <w:sz w:val="20"/>
            <w:szCs w:val="20"/>
          </w:rPr>
          <w:t>7</w:t>
        </w:r>
      </w:ins>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24A761F3" w:rsidR="00E50724" w:rsidRPr="008E510D" w:rsidRDefault="009A7B37" w:rsidP="00AC2E40">
      <w:pPr>
        <w:jc w:val="right"/>
        <w:rPr>
          <w:sz w:val="20"/>
          <w:szCs w:val="20"/>
        </w:rPr>
      </w:pPr>
      <w:r w:rsidRPr="00046160">
        <w:rPr>
          <w:sz w:val="20"/>
          <w:szCs w:val="20"/>
        </w:rPr>
        <w:t>Editor</w:t>
      </w:r>
      <w:r w:rsidR="00035727" w:rsidRPr="00046160">
        <w:rPr>
          <w:sz w:val="20"/>
          <w:szCs w:val="20"/>
        </w:rPr>
        <w:t>s</w:t>
      </w:r>
      <w:r w:rsidRPr="003D1C38">
        <w:rPr>
          <w:sz w:val="20"/>
          <w:szCs w:val="20"/>
          <w:highlight w:val="yellow"/>
        </w:rPr>
        <w:t>:</w:t>
      </w:r>
      <w:r w:rsidR="002104D0" w:rsidRPr="003D1C38">
        <w:rPr>
          <w:sz w:val="20"/>
          <w:szCs w:val="20"/>
          <w:highlight w:val="yellow"/>
        </w:rPr>
        <w:t xml:space="preserve"> </w:t>
      </w:r>
      <w:r w:rsidR="003E594B" w:rsidRPr="003D1C38">
        <w:rPr>
          <w:sz w:val="20"/>
          <w:szCs w:val="20"/>
          <w:highlight w:val="yellow"/>
        </w:rPr>
        <w:t xml:space="preserve">Rob Atkinson, </w:t>
      </w:r>
      <w:r w:rsidR="0000110E" w:rsidRPr="003D1C38">
        <w:rPr>
          <w:sz w:val="20"/>
          <w:szCs w:val="20"/>
          <w:highlight w:val="yellow"/>
        </w:rPr>
        <w:t>David Blodgett</w:t>
      </w:r>
      <w:r w:rsidR="00CA3290" w:rsidRPr="003D1C38">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3964EA8C" w14:textId="3298A7E7" w:rsidR="002104D0" w:rsidRPr="008E510D" w:rsidRDefault="00EC6724" w:rsidP="00B2500C">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B2500C">
        <w:rPr>
          <w:sz w:val="36"/>
          <w:szCs w:val="36"/>
        </w:rPr>
        <w:t>Surface Hydrology Features (</w:t>
      </w:r>
      <w:r w:rsidR="002104D0" w:rsidRPr="008E510D">
        <w:rPr>
          <w:sz w:val="36"/>
          <w:szCs w:val="36"/>
        </w:rPr>
        <w:t>HY_Features</w:t>
      </w:r>
      <w:r w:rsidR="00B2500C">
        <w:rPr>
          <w:sz w:val="36"/>
          <w:szCs w:val="36"/>
        </w:rPr>
        <w:t xml:space="preserve">) </w:t>
      </w:r>
      <w:r w:rsidR="00E13A66">
        <w:rPr>
          <w:sz w:val="36"/>
          <w:szCs w:val="36"/>
        </w:rPr>
        <w:t xml:space="preserve">– </w:t>
      </w:r>
      <w:r w:rsidR="00147019" w:rsidRPr="008E510D">
        <w:rPr>
          <w:sz w:val="36"/>
          <w:szCs w:val="36"/>
        </w:rPr>
        <w:t xml:space="preserve">Conceptual </w:t>
      </w:r>
      <w:r w:rsidR="00E13A66">
        <w:rPr>
          <w:sz w:val="36"/>
          <w:szCs w:val="36"/>
        </w:rPr>
        <w:t>M</w:t>
      </w:r>
      <w:r w:rsidR="00147019" w:rsidRPr="008E510D">
        <w:rPr>
          <w:sz w:val="36"/>
          <w:szCs w:val="36"/>
        </w:rPr>
        <w:t>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76678581"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6477EE">
        <w:rPr>
          <w:rFonts w:ascii="TimesNewRomanPSMT" w:hAnsi="TimesNewRomanPSMT" w:cs="TimesNewRomanPSMT"/>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proofErr w:type="spellStart"/>
      <w:r w:rsidR="00830688" w:rsidRPr="00985742">
        <w:rPr>
          <w:b w:val="0"/>
          <w:color w:val="auto"/>
          <w:sz w:val="20"/>
          <w:lang w:val="fr-CH"/>
        </w:rPr>
        <w:t>Implementation</w:t>
      </w:r>
      <w:proofErr w:type="spellEnd"/>
      <w:r w:rsidR="00830688" w:rsidRPr="00985742">
        <w:rPr>
          <w:b w:val="0"/>
          <w:color w:val="auto"/>
          <w:sz w:val="20"/>
          <w:lang w:val="fr-CH"/>
        </w:rPr>
        <w:t xml:space="preserve">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 xml:space="preserve">Document </w:t>
      </w:r>
      <w:proofErr w:type="spellStart"/>
      <w:r w:rsidRPr="00985742">
        <w:rPr>
          <w:b w:val="0"/>
          <w:color w:val="auto"/>
          <w:sz w:val="20"/>
          <w:lang w:val="fr-CH"/>
        </w:rPr>
        <w:t>subtype</w:t>
      </w:r>
      <w:proofErr w:type="spellEnd"/>
      <w:r w:rsidRPr="00985742">
        <w:rPr>
          <w:b w:val="0"/>
          <w:color w:val="auto"/>
          <w:sz w:val="20"/>
          <w:lang w:val="fr-CH"/>
        </w:rPr>
        <w:t>: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r>
      <w:proofErr w:type="spellStart"/>
      <w:r w:rsidRPr="00985742">
        <w:rPr>
          <w:b w:val="0"/>
          <w:color w:val="auto"/>
          <w:sz w:val="20"/>
          <w:lang w:val="fr-CH"/>
        </w:rPr>
        <w:t>Draft</w:t>
      </w:r>
      <w:proofErr w:type="spellEnd"/>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 xml:space="preserve">Document </w:t>
      </w:r>
      <w:proofErr w:type="spellStart"/>
      <w:r w:rsidRPr="00985742">
        <w:rPr>
          <w:b w:val="0"/>
          <w:color w:val="auto"/>
          <w:sz w:val="20"/>
          <w:lang w:val="fr-CH"/>
        </w:rPr>
        <w:t>language</w:t>
      </w:r>
      <w:proofErr w:type="spellEnd"/>
      <w:r w:rsidRPr="00985742">
        <w:rPr>
          <w:b w:val="0"/>
          <w:color w:val="auto"/>
          <w:sz w:val="20"/>
          <w:lang w:val="fr-CH"/>
        </w:rPr>
        <w:t>: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2" w:name="_Toc165888228"/>
      <w:r w:rsidRPr="009B0454">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4E04854F" w14:textId="77777777" w:rsidR="0026708A"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4110959" w:history="1">
            <w:r w:rsidR="0026708A" w:rsidRPr="003502FA">
              <w:rPr>
                <w:rStyle w:val="Hyperlink"/>
                <w:noProof/>
              </w:rPr>
              <w:t>1.</w:t>
            </w:r>
            <w:r w:rsidR="0026708A">
              <w:rPr>
                <w:rFonts w:asciiTheme="minorHAnsi" w:eastAsiaTheme="minorEastAsia" w:hAnsiTheme="minorHAnsi" w:cstheme="minorBidi"/>
                <w:noProof/>
                <w:sz w:val="22"/>
                <w:szCs w:val="22"/>
              </w:rPr>
              <w:tab/>
            </w:r>
            <w:r w:rsidR="0026708A" w:rsidRPr="003502FA">
              <w:rPr>
                <w:rStyle w:val="Hyperlink"/>
                <w:noProof/>
              </w:rPr>
              <w:t>Scope</w:t>
            </w:r>
            <w:r w:rsidR="0026708A">
              <w:rPr>
                <w:noProof/>
                <w:webHidden/>
              </w:rPr>
              <w:tab/>
            </w:r>
            <w:r w:rsidR="0026708A">
              <w:rPr>
                <w:noProof/>
                <w:webHidden/>
              </w:rPr>
              <w:fldChar w:fldCharType="begin"/>
            </w:r>
            <w:r w:rsidR="0026708A">
              <w:rPr>
                <w:noProof/>
                <w:webHidden/>
              </w:rPr>
              <w:instrText xml:space="preserve"> PAGEREF _Toc464110959 \h </w:instrText>
            </w:r>
            <w:r w:rsidR="0026708A">
              <w:rPr>
                <w:noProof/>
                <w:webHidden/>
              </w:rPr>
            </w:r>
            <w:r w:rsidR="0026708A">
              <w:rPr>
                <w:noProof/>
                <w:webHidden/>
              </w:rPr>
              <w:fldChar w:fldCharType="separate"/>
            </w:r>
            <w:r w:rsidR="0026708A">
              <w:rPr>
                <w:noProof/>
                <w:webHidden/>
              </w:rPr>
              <w:t>1</w:t>
            </w:r>
            <w:r w:rsidR="0026708A">
              <w:rPr>
                <w:noProof/>
                <w:webHidden/>
              </w:rPr>
              <w:fldChar w:fldCharType="end"/>
            </w:r>
          </w:hyperlink>
        </w:p>
        <w:p w14:paraId="1E7B0AC2"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60" w:history="1">
            <w:r w:rsidRPr="003502FA">
              <w:rPr>
                <w:rStyle w:val="Hyperlink"/>
                <w:noProof/>
              </w:rPr>
              <w:t>2.</w:t>
            </w:r>
            <w:r>
              <w:rPr>
                <w:rFonts w:asciiTheme="minorHAnsi" w:eastAsiaTheme="minorEastAsia" w:hAnsiTheme="minorHAnsi" w:cstheme="minorBidi"/>
                <w:noProof/>
                <w:sz w:val="22"/>
                <w:szCs w:val="22"/>
              </w:rPr>
              <w:tab/>
            </w:r>
            <w:r w:rsidRPr="003502FA">
              <w:rPr>
                <w:rStyle w:val="Hyperlink"/>
                <w:noProof/>
              </w:rPr>
              <w:t>Conformance</w:t>
            </w:r>
            <w:r>
              <w:rPr>
                <w:noProof/>
                <w:webHidden/>
              </w:rPr>
              <w:tab/>
            </w:r>
            <w:r>
              <w:rPr>
                <w:noProof/>
                <w:webHidden/>
              </w:rPr>
              <w:fldChar w:fldCharType="begin"/>
            </w:r>
            <w:r>
              <w:rPr>
                <w:noProof/>
                <w:webHidden/>
              </w:rPr>
              <w:instrText xml:space="preserve"> PAGEREF _Toc464110960 \h </w:instrText>
            </w:r>
            <w:r>
              <w:rPr>
                <w:noProof/>
                <w:webHidden/>
              </w:rPr>
            </w:r>
            <w:r>
              <w:rPr>
                <w:noProof/>
                <w:webHidden/>
              </w:rPr>
              <w:fldChar w:fldCharType="separate"/>
            </w:r>
            <w:r>
              <w:rPr>
                <w:noProof/>
                <w:webHidden/>
              </w:rPr>
              <w:t>4</w:t>
            </w:r>
            <w:r>
              <w:rPr>
                <w:noProof/>
                <w:webHidden/>
              </w:rPr>
              <w:fldChar w:fldCharType="end"/>
            </w:r>
          </w:hyperlink>
        </w:p>
        <w:p w14:paraId="71586CE5"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61" w:history="1">
            <w:r w:rsidRPr="003502FA">
              <w:rPr>
                <w:rStyle w:val="Hyperlink"/>
                <w:noProof/>
              </w:rPr>
              <w:t>3.</w:t>
            </w:r>
            <w:r>
              <w:rPr>
                <w:rFonts w:asciiTheme="minorHAnsi" w:eastAsiaTheme="minorEastAsia" w:hAnsiTheme="minorHAnsi" w:cstheme="minorBidi"/>
                <w:noProof/>
                <w:sz w:val="22"/>
                <w:szCs w:val="22"/>
              </w:rPr>
              <w:tab/>
            </w:r>
            <w:r w:rsidRPr="003502FA">
              <w:rPr>
                <w:rStyle w:val="Hyperlink"/>
                <w:noProof/>
              </w:rPr>
              <w:t>Normative References</w:t>
            </w:r>
            <w:r>
              <w:rPr>
                <w:noProof/>
                <w:webHidden/>
              </w:rPr>
              <w:tab/>
            </w:r>
            <w:r>
              <w:rPr>
                <w:noProof/>
                <w:webHidden/>
              </w:rPr>
              <w:fldChar w:fldCharType="begin"/>
            </w:r>
            <w:r>
              <w:rPr>
                <w:noProof/>
                <w:webHidden/>
              </w:rPr>
              <w:instrText xml:space="preserve"> PAGEREF _Toc464110961 \h </w:instrText>
            </w:r>
            <w:r>
              <w:rPr>
                <w:noProof/>
                <w:webHidden/>
              </w:rPr>
            </w:r>
            <w:r>
              <w:rPr>
                <w:noProof/>
                <w:webHidden/>
              </w:rPr>
              <w:fldChar w:fldCharType="separate"/>
            </w:r>
            <w:r>
              <w:rPr>
                <w:noProof/>
                <w:webHidden/>
              </w:rPr>
              <w:t>6</w:t>
            </w:r>
            <w:r>
              <w:rPr>
                <w:noProof/>
                <w:webHidden/>
              </w:rPr>
              <w:fldChar w:fldCharType="end"/>
            </w:r>
          </w:hyperlink>
        </w:p>
        <w:p w14:paraId="685684C6"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62" w:history="1">
            <w:r w:rsidRPr="003502FA">
              <w:rPr>
                <w:rStyle w:val="Hyperlink"/>
                <w:noProof/>
              </w:rPr>
              <w:t>4.</w:t>
            </w:r>
            <w:r>
              <w:rPr>
                <w:rFonts w:asciiTheme="minorHAnsi" w:eastAsiaTheme="minorEastAsia" w:hAnsiTheme="minorHAnsi" w:cstheme="minorBidi"/>
                <w:noProof/>
                <w:sz w:val="22"/>
                <w:szCs w:val="22"/>
              </w:rPr>
              <w:tab/>
            </w:r>
            <w:r w:rsidRPr="003502FA">
              <w:rPr>
                <w:rStyle w:val="Hyperlink"/>
                <w:noProof/>
              </w:rPr>
              <w:t>Terms and Definitions</w:t>
            </w:r>
            <w:r>
              <w:rPr>
                <w:noProof/>
                <w:webHidden/>
              </w:rPr>
              <w:tab/>
            </w:r>
            <w:r>
              <w:rPr>
                <w:noProof/>
                <w:webHidden/>
              </w:rPr>
              <w:fldChar w:fldCharType="begin"/>
            </w:r>
            <w:r>
              <w:rPr>
                <w:noProof/>
                <w:webHidden/>
              </w:rPr>
              <w:instrText xml:space="preserve"> PAGEREF _Toc464110962 \h </w:instrText>
            </w:r>
            <w:r>
              <w:rPr>
                <w:noProof/>
                <w:webHidden/>
              </w:rPr>
            </w:r>
            <w:r>
              <w:rPr>
                <w:noProof/>
                <w:webHidden/>
              </w:rPr>
              <w:fldChar w:fldCharType="separate"/>
            </w:r>
            <w:r>
              <w:rPr>
                <w:noProof/>
                <w:webHidden/>
              </w:rPr>
              <w:t>7</w:t>
            </w:r>
            <w:r>
              <w:rPr>
                <w:noProof/>
                <w:webHidden/>
              </w:rPr>
              <w:fldChar w:fldCharType="end"/>
            </w:r>
          </w:hyperlink>
        </w:p>
        <w:p w14:paraId="5A309C3C"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63" w:history="1">
            <w:r w:rsidRPr="003502FA">
              <w:rPr>
                <w:rStyle w:val="Hyperlink"/>
                <w:noProof/>
              </w:rPr>
              <w:t>5.</w:t>
            </w:r>
            <w:r>
              <w:rPr>
                <w:rFonts w:asciiTheme="minorHAnsi" w:eastAsiaTheme="minorEastAsia" w:hAnsiTheme="minorHAnsi" w:cstheme="minorBidi"/>
                <w:noProof/>
                <w:sz w:val="22"/>
                <w:szCs w:val="22"/>
              </w:rPr>
              <w:tab/>
            </w:r>
            <w:r w:rsidRPr="003502FA">
              <w:rPr>
                <w:rStyle w:val="Hyperlink"/>
                <w:noProof/>
              </w:rPr>
              <w:t>Conventions</w:t>
            </w:r>
            <w:r>
              <w:rPr>
                <w:noProof/>
                <w:webHidden/>
              </w:rPr>
              <w:tab/>
            </w:r>
            <w:r>
              <w:rPr>
                <w:noProof/>
                <w:webHidden/>
              </w:rPr>
              <w:fldChar w:fldCharType="begin"/>
            </w:r>
            <w:r>
              <w:rPr>
                <w:noProof/>
                <w:webHidden/>
              </w:rPr>
              <w:instrText xml:space="preserve"> PAGEREF _Toc464110963 \h </w:instrText>
            </w:r>
            <w:r>
              <w:rPr>
                <w:noProof/>
                <w:webHidden/>
              </w:rPr>
            </w:r>
            <w:r>
              <w:rPr>
                <w:noProof/>
                <w:webHidden/>
              </w:rPr>
              <w:fldChar w:fldCharType="separate"/>
            </w:r>
            <w:r>
              <w:rPr>
                <w:noProof/>
                <w:webHidden/>
              </w:rPr>
              <w:t>16</w:t>
            </w:r>
            <w:r>
              <w:rPr>
                <w:noProof/>
                <w:webHidden/>
              </w:rPr>
              <w:fldChar w:fldCharType="end"/>
            </w:r>
          </w:hyperlink>
        </w:p>
        <w:p w14:paraId="15E690C0"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64" w:history="1">
            <w:r w:rsidRPr="003502FA">
              <w:rPr>
                <w:rStyle w:val="Hyperlink"/>
                <w:noProof/>
              </w:rPr>
              <w:t>5.1</w:t>
            </w:r>
            <w:r>
              <w:rPr>
                <w:rFonts w:asciiTheme="minorHAnsi" w:eastAsiaTheme="minorEastAsia" w:hAnsiTheme="minorHAnsi" w:cstheme="minorBidi"/>
                <w:noProof/>
                <w:sz w:val="22"/>
                <w:szCs w:val="22"/>
              </w:rPr>
              <w:tab/>
            </w:r>
            <w:r w:rsidRPr="003502FA">
              <w:rPr>
                <w:rStyle w:val="Hyperlink"/>
                <w:noProof/>
              </w:rPr>
              <w:t>Identifiers</w:t>
            </w:r>
            <w:r>
              <w:rPr>
                <w:noProof/>
                <w:webHidden/>
              </w:rPr>
              <w:tab/>
            </w:r>
            <w:r>
              <w:rPr>
                <w:noProof/>
                <w:webHidden/>
              </w:rPr>
              <w:fldChar w:fldCharType="begin"/>
            </w:r>
            <w:r>
              <w:rPr>
                <w:noProof/>
                <w:webHidden/>
              </w:rPr>
              <w:instrText xml:space="preserve"> PAGEREF _Toc464110964 \h </w:instrText>
            </w:r>
            <w:r>
              <w:rPr>
                <w:noProof/>
                <w:webHidden/>
              </w:rPr>
            </w:r>
            <w:r>
              <w:rPr>
                <w:noProof/>
                <w:webHidden/>
              </w:rPr>
              <w:fldChar w:fldCharType="separate"/>
            </w:r>
            <w:r>
              <w:rPr>
                <w:noProof/>
                <w:webHidden/>
              </w:rPr>
              <w:t>16</w:t>
            </w:r>
            <w:r>
              <w:rPr>
                <w:noProof/>
                <w:webHidden/>
              </w:rPr>
              <w:fldChar w:fldCharType="end"/>
            </w:r>
          </w:hyperlink>
        </w:p>
        <w:p w14:paraId="494BDF41"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65" w:history="1">
            <w:r w:rsidRPr="003502FA">
              <w:rPr>
                <w:rStyle w:val="Hyperlink"/>
                <w:noProof/>
              </w:rPr>
              <w:t>5.2</w:t>
            </w:r>
            <w:r>
              <w:rPr>
                <w:rFonts w:asciiTheme="minorHAnsi" w:eastAsiaTheme="minorEastAsia" w:hAnsiTheme="minorHAnsi" w:cstheme="minorBidi"/>
                <w:noProof/>
                <w:sz w:val="22"/>
                <w:szCs w:val="22"/>
              </w:rPr>
              <w:tab/>
            </w:r>
            <w:r w:rsidRPr="003502FA">
              <w:rPr>
                <w:rStyle w:val="Hyperlink"/>
                <w:noProof/>
              </w:rPr>
              <w:t>Symbols (and abbreviated terms)</w:t>
            </w:r>
            <w:r>
              <w:rPr>
                <w:noProof/>
                <w:webHidden/>
              </w:rPr>
              <w:tab/>
            </w:r>
            <w:r>
              <w:rPr>
                <w:noProof/>
                <w:webHidden/>
              </w:rPr>
              <w:fldChar w:fldCharType="begin"/>
            </w:r>
            <w:r>
              <w:rPr>
                <w:noProof/>
                <w:webHidden/>
              </w:rPr>
              <w:instrText xml:space="preserve"> PAGEREF _Toc464110965 \h </w:instrText>
            </w:r>
            <w:r>
              <w:rPr>
                <w:noProof/>
                <w:webHidden/>
              </w:rPr>
            </w:r>
            <w:r>
              <w:rPr>
                <w:noProof/>
                <w:webHidden/>
              </w:rPr>
              <w:fldChar w:fldCharType="separate"/>
            </w:r>
            <w:r>
              <w:rPr>
                <w:noProof/>
                <w:webHidden/>
              </w:rPr>
              <w:t>16</w:t>
            </w:r>
            <w:r>
              <w:rPr>
                <w:noProof/>
                <w:webHidden/>
              </w:rPr>
              <w:fldChar w:fldCharType="end"/>
            </w:r>
          </w:hyperlink>
        </w:p>
        <w:p w14:paraId="7EC0A1B8"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66" w:history="1">
            <w:r w:rsidRPr="003502FA">
              <w:rPr>
                <w:rStyle w:val="Hyperlink"/>
                <w:noProof/>
              </w:rPr>
              <w:t>5.3</w:t>
            </w:r>
            <w:r>
              <w:rPr>
                <w:rFonts w:asciiTheme="minorHAnsi" w:eastAsiaTheme="minorEastAsia" w:hAnsiTheme="minorHAnsi" w:cstheme="minorBidi"/>
                <w:noProof/>
                <w:sz w:val="22"/>
                <w:szCs w:val="22"/>
              </w:rPr>
              <w:tab/>
            </w:r>
            <w:r w:rsidRPr="003502FA">
              <w:rPr>
                <w:rStyle w:val="Hyperlink"/>
                <w:noProof/>
              </w:rPr>
              <w:t>UML notation</w:t>
            </w:r>
            <w:r>
              <w:rPr>
                <w:noProof/>
                <w:webHidden/>
              </w:rPr>
              <w:tab/>
            </w:r>
            <w:r>
              <w:rPr>
                <w:noProof/>
                <w:webHidden/>
              </w:rPr>
              <w:fldChar w:fldCharType="begin"/>
            </w:r>
            <w:r>
              <w:rPr>
                <w:noProof/>
                <w:webHidden/>
              </w:rPr>
              <w:instrText xml:space="preserve"> PAGEREF _Toc464110966 \h </w:instrText>
            </w:r>
            <w:r>
              <w:rPr>
                <w:noProof/>
                <w:webHidden/>
              </w:rPr>
            </w:r>
            <w:r>
              <w:rPr>
                <w:noProof/>
                <w:webHidden/>
              </w:rPr>
              <w:fldChar w:fldCharType="separate"/>
            </w:r>
            <w:r>
              <w:rPr>
                <w:noProof/>
                <w:webHidden/>
              </w:rPr>
              <w:t>17</w:t>
            </w:r>
            <w:r>
              <w:rPr>
                <w:noProof/>
                <w:webHidden/>
              </w:rPr>
              <w:fldChar w:fldCharType="end"/>
            </w:r>
          </w:hyperlink>
        </w:p>
        <w:p w14:paraId="3F08F945"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67" w:history="1">
            <w:r w:rsidRPr="003502FA">
              <w:rPr>
                <w:rStyle w:val="Hyperlink"/>
                <w:noProof/>
              </w:rPr>
              <w:t>5.4</w:t>
            </w:r>
            <w:r>
              <w:rPr>
                <w:rFonts w:asciiTheme="minorHAnsi" w:eastAsiaTheme="minorEastAsia" w:hAnsiTheme="minorHAnsi" w:cstheme="minorBidi"/>
                <w:noProof/>
                <w:sz w:val="22"/>
                <w:szCs w:val="22"/>
              </w:rPr>
              <w:tab/>
            </w:r>
            <w:r w:rsidRPr="003502FA">
              <w:rPr>
                <w:rStyle w:val="Hyperlink"/>
                <w:noProof/>
              </w:rPr>
              <w:t>WMO Terminology</w:t>
            </w:r>
            <w:r>
              <w:rPr>
                <w:noProof/>
                <w:webHidden/>
              </w:rPr>
              <w:tab/>
            </w:r>
            <w:r>
              <w:rPr>
                <w:noProof/>
                <w:webHidden/>
              </w:rPr>
              <w:fldChar w:fldCharType="begin"/>
            </w:r>
            <w:r>
              <w:rPr>
                <w:noProof/>
                <w:webHidden/>
              </w:rPr>
              <w:instrText xml:space="preserve"> PAGEREF _Toc464110967 \h </w:instrText>
            </w:r>
            <w:r>
              <w:rPr>
                <w:noProof/>
                <w:webHidden/>
              </w:rPr>
            </w:r>
            <w:r>
              <w:rPr>
                <w:noProof/>
                <w:webHidden/>
              </w:rPr>
              <w:fldChar w:fldCharType="separate"/>
            </w:r>
            <w:r>
              <w:rPr>
                <w:noProof/>
                <w:webHidden/>
              </w:rPr>
              <w:t>17</w:t>
            </w:r>
            <w:r>
              <w:rPr>
                <w:noProof/>
                <w:webHidden/>
              </w:rPr>
              <w:fldChar w:fldCharType="end"/>
            </w:r>
          </w:hyperlink>
        </w:p>
        <w:p w14:paraId="564F956C"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68" w:history="1">
            <w:r w:rsidRPr="003502FA">
              <w:rPr>
                <w:rStyle w:val="Hyperlink"/>
                <w:noProof/>
              </w:rPr>
              <w:t>5.5</w:t>
            </w:r>
            <w:r>
              <w:rPr>
                <w:rFonts w:asciiTheme="minorHAnsi" w:eastAsiaTheme="minorEastAsia" w:hAnsiTheme="minorHAnsi" w:cstheme="minorBidi"/>
                <w:noProof/>
                <w:sz w:val="22"/>
                <w:szCs w:val="22"/>
              </w:rPr>
              <w:tab/>
            </w:r>
            <w:r w:rsidRPr="003502FA">
              <w:rPr>
                <w:rStyle w:val="Hyperlink"/>
                <w:noProof/>
              </w:rPr>
              <w:t>Naming convention</w:t>
            </w:r>
            <w:r>
              <w:rPr>
                <w:noProof/>
                <w:webHidden/>
              </w:rPr>
              <w:tab/>
            </w:r>
            <w:r>
              <w:rPr>
                <w:noProof/>
                <w:webHidden/>
              </w:rPr>
              <w:fldChar w:fldCharType="begin"/>
            </w:r>
            <w:r>
              <w:rPr>
                <w:noProof/>
                <w:webHidden/>
              </w:rPr>
              <w:instrText xml:space="preserve"> PAGEREF _Toc464110968 \h </w:instrText>
            </w:r>
            <w:r>
              <w:rPr>
                <w:noProof/>
                <w:webHidden/>
              </w:rPr>
            </w:r>
            <w:r>
              <w:rPr>
                <w:noProof/>
                <w:webHidden/>
              </w:rPr>
              <w:fldChar w:fldCharType="separate"/>
            </w:r>
            <w:r>
              <w:rPr>
                <w:noProof/>
                <w:webHidden/>
              </w:rPr>
              <w:t>18</w:t>
            </w:r>
            <w:r>
              <w:rPr>
                <w:noProof/>
                <w:webHidden/>
              </w:rPr>
              <w:fldChar w:fldCharType="end"/>
            </w:r>
          </w:hyperlink>
        </w:p>
        <w:p w14:paraId="46242368"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69" w:history="1">
            <w:r w:rsidRPr="003502FA">
              <w:rPr>
                <w:rStyle w:val="Hyperlink"/>
                <w:noProof/>
              </w:rPr>
              <w:t>6.</w:t>
            </w:r>
            <w:r>
              <w:rPr>
                <w:rFonts w:asciiTheme="minorHAnsi" w:eastAsiaTheme="minorEastAsia" w:hAnsiTheme="minorHAnsi" w:cstheme="minorBidi"/>
                <w:noProof/>
                <w:sz w:val="22"/>
                <w:szCs w:val="22"/>
              </w:rPr>
              <w:tab/>
            </w:r>
            <w:r w:rsidRPr="003502FA">
              <w:rPr>
                <w:rStyle w:val="Hyperlink"/>
                <w:noProof/>
              </w:rPr>
              <w:t>Clauses not Containing Normative Material</w:t>
            </w:r>
            <w:r>
              <w:rPr>
                <w:noProof/>
                <w:webHidden/>
              </w:rPr>
              <w:tab/>
            </w:r>
            <w:r>
              <w:rPr>
                <w:noProof/>
                <w:webHidden/>
              </w:rPr>
              <w:fldChar w:fldCharType="begin"/>
            </w:r>
            <w:r>
              <w:rPr>
                <w:noProof/>
                <w:webHidden/>
              </w:rPr>
              <w:instrText xml:space="preserve"> PAGEREF _Toc464110969 \h </w:instrText>
            </w:r>
            <w:r>
              <w:rPr>
                <w:noProof/>
                <w:webHidden/>
              </w:rPr>
            </w:r>
            <w:r>
              <w:rPr>
                <w:noProof/>
                <w:webHidden/>
              </w:rPr>
              <w:fldChar w:fldCharType="separate"/>
            </w:r>
            <w:r>
              <w:rPr>
                <w:noProof/>
                <w:webHidden/>
              </w:rPr>
              <w:t>18</w:t>
            </w:r>
            <w:r>
              <w:rPr>
                <w:noProof/>
                <w:webHidden/>
              </w:rPr>
              <w:fldChar w:fldCharType="end"/>
            </w:r>
          </w:hyperlink>
        </w:p>
        <w:p w14:paraId="736F1815"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70" w:history="1">
            <w:r w:rsidRPr="003502FA">
              <w:rPr>
                <w:rStyle w:val="Hyperlink"/>
                <w:noProof/>
              </w:rPr>
              <w:t>6.1</w:t>
            </w:r>
            <w:r>
              <w:rPr>
                <w:rFonts w:asciiTheme="minorHAnsi" w:eastAsiaTheme="minorEastAsia" w:hAnsiTheme="minorHAnsi" w:cstheme="minorBidi"/>
                <w:noProof/>
                <w:sz w:val="22"/>
                <w:szCs w:val="22"/>
              </w:rPr>
              <w:tab/>
            </w:r>
            <w:r w:rsidRPr="003502FA">
              <w:rPr>
                <w:rStyle w:val="Hyperlink"/>
                <w:noProof/>
              </w:rPr>
              <w:t>The abstract idea of the hydrology phenomenon</w:t>
            </w:r>
            <w:r>
              <w:rPr>
                <w:noProof/>
                <w:webHidden/>
              </w:rPr>
              <w:tab/>
            </w:r>
            <w:r>
              <w:rPr>
                <w:noProof/>
                <w:webHidden/>
              </w:rPr>
              <w:fldChar w:fldCharType="begin"/>
            </w:r>
            <w:r>
              <w:rPr>
                <w:noProof/>
                <w:webHidden/>
              </w:rPr>
              <w:instrText xml:space="preserve"> PAGEREF _Toc464110970 \h </w:instrText>
            </w:r>
            <w:r>
              <w:rPr>
                <w:noProof/>
                <w:webHidden/>
              </w:rPr>
            </w:r>
            <w:r>
              <w:rPr>
                <w:noProof/>
                <w:webHidden/>
              </w:rPr>
              <w:fldChar w:fldCharType="separate"/>
            </w:r>
            <w:r>
              <w:rPr>
                <w:noProof/>
                <w:webHidden/>
              </w:rPr>
              <w:t>18</w:t>
            </w:r>
            <w:r>
              <w:rPr>
                <w:noProof/>
                <w:webHidden/>
              </w:rPr>
              <w:fldChar w:fldCharType="end"/>
            </w:r>
          </w:hyperlink>
        </w:p>
        <w:p w14:paraId="07FBCC87"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71" w:history="1">
            <w:r w:rsidRPr="003502FA">
              <w:rPr>
                <w:rStyle w:val="Hyperlink"/>
                <w:noProof/>
              </w:rPr>
              <w:t>6.2</w:t>
            </w:r>
            <w:r>
              <w:rPr>
                <w:rFonts w:asciiTheme="minorHAnsi" w:eastAsiaTheme="minorEastAsia" w:hAnsiTheme="minorHAnsi" w:cstheme="minorBidi"/>
                <w:noProof/>
                <w:sz w:val="22"/>
                <w:szCs w:val="22"/>
              </w:rPr>
              <w:tab/>
            </w:r>
            <w:r w:rsidRPr="003502FA">
              <w:rPr>
                <w:rStyle w:val="Hyperlink"/>
                <w:noProof/>
              </w:rPr>
              <w:t>Catchment and multiple realizations of the catchment concept</w:t>
            </w:r>
            <w:r>
              <w:rPr>
                <w:noProof/>
                <w:webHidden/>
              </w:rPr>
              <w:tab/>
            </w:r>
            <w:r>
              <w:rPr>
                <w:noProof/>
                <w:webHidden/>
              </w:rPr>
              <w:fldChar w:fldCharType="begin"/>
            </w:r>
            <w:r>
              <w:rPr>
                <w:noProof/>
                <w:webHidden/>
              </w:rPr>
              <w:instrText xml:space="preserve"> PAGEREF _Toc464110971 \h </w:instrText>
            </w:r>
            <w:r>
              <w:rPr>
                <w:noProof/>
                <w:webHidden/>
              </w:rPr>
            </w:r>
            <w:r>
              <w:rPr>
                <w:noProof/>
                <w:webHidden/>
              </w:rPr>
              <w:fldChar w:fldCharType="separate"/>
            </w:r>
            <w:r>
              <w:rPr>
                <w:noProof/>
                <w:webHidden/>
              </w:rPr>
              <w:t>22</w:t>
            </w:r>
            <w:r>
              <w:rPr>
                <w:noProof/>
                <w:webHidden/>
              </w:rPr>
              <w:fldChar w:fldCharType="end"/>
            </w:r>
          </w:hyperlink>
        </w:p>
        <w:p w14:paraId="61E203EC"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72" w:history="1">
            <w:r w:rsidRPr="003502FA">
              <w:rPr>
                <w:rStyle w:val="Hyperlink"/>
                <w:noProof/>
              </w:rPr>
              <w:t>6.3</w:t>
            </w:r>
            <w:r>
              <w:rPr>
                <w:rFonts w:asciiTheme="minorHAnsi" w:eastAsiaTheme="minorEastAsia" w:hAnsiTheme="minorHAnsi" w:cstheme="minorBidi"/>
                <w:noProof/>
                <w:sz w:val="22"/>
                <w:szCs w:val="22"/>
              </w:rPr>
              <w:tab/>
            </w:r>
            <w:r w:rsidRPr="003502FA">
              <w:rPr>
                <w:rStyle w:val="Hyperlink"/>
                <w:noProof/>
              </w:rPr>
              <w:t>Catchment hierarchy and catchment topology</w:t>
            </w:r>
            <w:r>
              <w:rPr>
                <w:noProof/>
                <w:webHidden/>
              </w:rPr>
              <w:tab/>
            </w:r>
            <w:r>
              <w:rPr>
                <w:noProof/>
                <w:webHidden/>
              </w:rPr>
              <w:fldChar w:fldCharType="begin"/>
            </w:r>
            <w:r>
              <w:rPr>
                <w:noProof/>
                <w:webHidden/>
              </w:rPr>
              <w:instrText xml:space="preserve"> PAGEREF _Toc464110972 \h </w:instrText>
            </w:r>
            <w:r>
              <w:rPr>
                <w:noProof/>
                <w:webHidden/>
              </w:rPr>
            </w:r>
            <w:r>
              <w:rPr>
                <w:noProof/>
                <w:webHidden/>
              </w:rPr>
              <w:fldChar w:fldCharType="separate"/>
            </w:r>
            <w:r>
              <w:rPr>
                <w:noProof/>
                <w:webHidden/>
              </w:rPr>
              <w:t>24</w:t>
            </w:r>
            <w:r>
              <w:rPr>
                <w:noProof/>
                <w:webHidden/>
              </w:rPr>
              <w:fldChar w:fldCharType="end"/>
            </w:r>
          </w:hyperlink>
        </w:p>
        <w:p w14:paraId="36BD6D5F"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73" w:history="1">
            <w:r w:rsidRPr="003502FA">
              <w:rPr>
                <w:rStyle w:val="Hyperlink"/>
                <w:noProof/>
              </w:rPr>
              <w:t>6.3.1</w:t>
            </w:r>
            <w:r>
              <w:rPr>
                <w:rFonts w:asciiTheme="minorHAnsi" w:eastAsiaTheme="minorEastAsia" w:hAnsiTheme="minorHAnsi" w:cstheme="minorBidi"/>
                <w:noProof/>
                <w:sz w:val="22"/>
                <w:szCs w:val="22"/>
              </w:rPr>
              <w:tab/>
            </w:r>
            <w:r w:rsidRPr="003502FA">
              <w:rPr>
                <w:rStyle w:val="Hyperlink"/>
                <w:noProof/>
              </w:rPr>
              <w:t>Hierarchy of catchments</w:t>
            </w:r>
            <w:r>
              <w:rPr>
                <w:noProof/>
                <w:webHidden/>
              </w:rPr>
              <w:tab/>
            </w:r>
            <w:r>
              <w:rPr>
                <w:noProof/>
                <w:webHidden/>
              </w:rPr>
              <w:fldChar w:fldCharType="begin"/>
            </w:r>
            <w:r>
              <w:rPr>
                <w:noProof/>
                <w:webHidden/>
              </w:rPr>
              <w:instrText xml:space="preserve"> PAGEREF _Toc464110973 \h </w:instrText>
            </w:r>
            <w:r>
              <w:rPr>
                <w:noProof/>
                <w:webHidden/>
              </w:rPr>
            </w:r>
            <w:r>
              <w:rPr>
                <w:noProof/>
                <w:webHidden/>
              </w:rPr>
              <w:fldChar w:fldCharType="separate"/>
            </w:r>
            <w:r>
              <w:rPr>
                <w:noProof/>
                <w:webHidden/>
              </w:rPr>
              <w:t>25</w:t>
            </w:r>
            <w:r>
              <w:rPr>
                <w:noProof/>
                <w:webHidden/>
              </w:rPr>
              <w:fldChar w:fldCharType="end"/>
            </w:r>
          </w:hyperlink>
        </w:p>
        <w:p w14:paraId="1C1999EC"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74" w:history="1">
            <w:r w:rsidRPr="003502FA">
              <w:rPr>
                <w:rStyle w:val="Hyperlink"/>
                <w:noProof/>
                <w:highlight w:val="yellow"/>
              </w:rPr>
              <w:t>6.3.2</w:t>
            </w:r>
            <w:r>
              <w:rPr>
                <w:rFonts w:asciiTheme="minorHAnsi" w:eastAsiaTheme="minorEastAsia" w:hAnsiTheme="minorHAnsi" w:cstheme="minorBidi"/>
                <w:noProof/>
                <w:sz w:val="22"/>
                <w:szCs w:val="22"/>
              </w:rPr>
              <w:tab/>
            </w:r>
            <w:r w:rsidRPr="003502FA">
              <w:rPr>
                <w:rStyle w:val="Hyperlink"/>
                <w:noProof/>
                <w:highlight w:val="yellow"/>
              </w:rPr>
              <w:t>Logical network of catchments</w:t>
            </w:r>
            <w:r>
              <w:rPr>
                <w:noProof/>
                <w:webHidden/>
              </w:rPr>
              <w:tab/>
            </w:r>
            <w:r>
              <w:rPr>
                <w:noProof/>
                <w:webHidden/>
              </w:rPr>
              <w:fldChar w:fldCharType="begin"/>
            </w:r>
            <w:r>
              <w:rPr>
                <w:noProof/>
                <w:webHidden/>
              </w:rPr>
              <w:instrText xml:space="preserve"> PAGEREF _Toc464110974 \h </w:instrText>
            </w:r>
            <w:r>
              <w:rPr>
                <w:noProof/>
                <w:webHidden/>
              </w:rPr>
            </w:r>
            <w:r>
              <w:rPr>
                <w:noProof/>
                <w:webHidden/>
              </w:rPr>
              <w:fldChar w:fldCharType="separate"/>
            </w:r>
            <w:r>
              <w:rPr>
                <w:noProof/>
                <w:webHidden/>
              </w:rPr>
              <w:t>27</w:t>
            </w:r>
            <w:r>
              <w:rPr>
                <w:noProof/>
                <w:webHidden/>
              </w:rPr>
              <w:fldChar w:fldCharType="end"/>
            </w:r>
          </w:hyperlink>
        </w:p>
        <w:p w14:paraId="1D32C65B"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75" w:history="1">
            <w:r w:rsidRPr="003502FA">
              <w:rPr>
                <w:rStyle w:val="Hyperlink"/>
                <w:noProof/>
              </w:rPr>
              <w:t>6.4</w:t>
            </w:r>
            <w:r>
              <w:rPr>
                <w:rFonts w:asciiTheme="minorHAnsi" w:eastAsiaTheme="minorEastAsia" w:hAnsiTheme="minorHAnsi" w:cstheme="minorBidi"/>
                <w:noProof/>
                <w:sz w:val="22"/>
                <w:szCs w:val="22"/>
              </w:rPr>
              <w:tab/>
            </w:r>
            <w:r w:rsidRPr="003502FA">
              <w:rPr>
                <w:rStyle w:val="Hyperlink"/>
                <w:noProof/>
              </w:rPr>
              <w:t>Indirect Position and river reference system</w:t>
            </w:r>
            <w:r>
              <w:rPr>
                <w:noProof/>
                <w:webHidden/>
              </w:rPr>
              <w:tab/>
            </w:r>
            <w:r>
              <w:rPr>
                <w:noProof/>
                <w:webHidden/>
              </w:rPr>
              <w:fldChar w:fldCharType="begin"/>
            </w:r>
            <w:r>
              <w:rPr>
                <w:noProof/>
                <w:webHidden/>
              </w:rPr>
              <w:instrText xml:space="preserve"> PAGEREF _Toc464110975 \h </w:instrText>
            </w:r>
            <w:r>
              <w:rPr>
                <w:noProof/>
                <w:webHidden/>
              </w:rPr>
            </w:r>
            <w:r>
              <w:rPr>
                <w:noProof/>
                <w:webHidden/>
              </w:rPr>
              <w:fldChar w:fldCharType="separate"/>
            </w:r>
            <w:r>
              <w:rPr>
                <w:noProof/>
                <w:webHidden/>
              </w:rPr>
              <w:t>32</w:t>
            </w:r>
            <w:r>
              <w:rPr>
                <w:noProof/>
                <w:webHidden/>
              </w:rPr>
              <w:fldChar w:fldCharType="end"/>
            </w:r>
          </w:hyperlink>
        </w:p>
        <w:p w14:paraId="3FF05FCF"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76" w:history="1">
            <w:r w:rsidRPr="003502FA">
              <w:rPr>
                <w:rStyle w:val="Hyperlink"/>
                <w:noProof/>
                <w:highlight w:val="yellow"/>
              </w:rPr>
              <w:t>6.4.1</w:t>
            </w:r>
            <w:r>
              <w:rPr>
                <w:rFonts w:asciiTheme="minorHAnsi" w:eastAsiaTheme="minorEastAsia" w:hAnsiTheme="minorHAnsi" w:cstheme="minorBidi"/>
                <w:noProof/>
                <w:sz w:val="22"/>
                <w:szCs w:val="22"/>
              </w:rPr>
              <w:tab/>
            </w:r>
            <w:r w:rsidRPr="003502FA">
              <w:rPr>
                <w:rStyle w:val="Hyperlink"/>
                <w:noProof/>
                <w:highlight w:val="yellow"/>
              </w:rPr>
              <w:t>Indirect position</w:t>
            </w:r>
            <w:r>
              <w:rPr>
                <w:noProof/>
                <w:webHidden/>
              </w:rPr>
              <w:tab/>
            </w:r>
            <w:r>
              <w:rPr>
                <w:noProof/>
                <w:webHidden/>
              </w:rPr>
              <w:fldChar w:fldCharType="begin"/>
            </w:r>
            <w:r>
              <w:rPr>
                <w:noProof/>
                <w:webHidden/>
              </w:rPr>
              <w:instrText xml:space="preserve"> PAGEREF _Toc464110976 \h </w:instrText>
            </w:r>
            <w:r>
              <w:rPr>
                <w:noProof/>
                <w:webHidden/>
              </w:rPr>
            </w:r>
            <w:r>
              <w:rPr>
                <w:noProof/>
                <w:webHidden/>
              </w:rPr>
              <w:fldChar w:fldCharType="separate"/>
            </w:r>
            <w:r>
              <w:rPr>
                <w:noProof/>
                <w:webHidden/>
              </w:rPr>
              <w:t>32</w:t>
            </w:r>
            <w:r>
              <w:rPr>
                <w:noProof/>
                <w:webHidden/>
              </w:rPr>
              <w:fldChar w:fldCharType="end"/>
            </w:r>
          </w:hyperlink>
        </w:p>
        <w:p w14:paraId="03985E5F"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77" w:history="1">
            <w:r w:rsidRPr="003502FA">
              <w:rPr>
                <w:rStyle w:val="Hyperlink"/>
                <w:noProof/>
                <w:highlight w:val="yellow"/>
              </w:rPr>
              <w:t>6.4.2</w:t>
            </w:r>
            <w:r>
              <w:rPr>
                <w:rFonts w:asciiTheme="minorHAnsi" w:eastAsiaTheme="minorEastAsia" w:hAnsiTheme="minorHAnsi" w:cstheme="minorBidi"/>
                <w:noProof/>
                <w:sz w:val="22"/>
                <w:szCs w:val="22"/>
              </w:rPr>
              <w:tab/>
            </w:r>
            <w:r w:rsidRPr="003502FA">
              <w:rPr>
                <w:rStyle w:val="Hyperlink"/>
                <w:noProof/>
                <w:highlight w:val="yellow"/>
              </w:rPr>
              <w:t>River reference system</w:t>
            </w:r>
            <w:r>
              <w:rPr>
                <w:noProof/>
                <w:webHidden/>
              </w:rPr>
              <w:tab/>
            </w:r>
            <w:r>
              <w:rPr>
                <w:noProof/>
                <w:webHidden/>
              </w:rPr>
              <w:fldChar w:fldCharType="begin"/>
            </w:r>
            <w:r>
              <w:rPr>
                <w:noProof/>
                <w:webHidden/>
              </w:rPr>
              <w:instrText xml:space="preserve"> PAGEREF _Toc464110977 \h </w:instrText>
            </w:r>
            <w:r>
              <w:rPr>
                <w:noProof/>
                <w:webHidden/>
              </w:rPr>
            </w:r>
            <w:r>
              <w:rPr>
                <w:noProof/>
                <w:webHidden/>
              </w:rPr>
              <w:fldChar w:fldCharType="separate"/>
            </w:r>
            <w:r>
              <w:rPr>
                <w:noProof/>
                <w:webHidden/>
              </w:rPr>
              <w:t>36</w:t>
            </w:r>
            <w:r>
              <w:rPr>
                <w:noProof/>
                <w:webHidden/>
              </w:rPr>
              <w:fldChar w:fldCharType="end"/>
            </w:r>
          </w:hyperlink>
        </w:p>
        <w:p w14:paraId="076911A5"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78" w:history="1">
            <w:r w:rsidRPr="003502FA">
              <w:rPr>
                <w:rStyle w:val="Hyperlink"/>
                <w:noProof/>
                <w:highlight w:val="yellow"/>
              </w:rPr>
              <w:t>6.5</w:t>
            </w:r>
            <w:r>
              <w:rPr>
                <w:rFonts w:asciiTheme="minorHAnsi" w:eastAsiaTheme="minorEastAsia" w:hAnsiTheme="minorHAnsi" w:cstheme="minorBidi"/>
                <w:noProof/>
                <w:sz w:val="22"/>
                <w:szCs w:val="22"/>
              </w:rPr>
              <w:tab/>
            </w:r>
            <w:r w:rsidRPr="003502FA">
              <w:rPr>
                <w:rStyle w:val="Hyperlink"/>
                <w:noProof/>
                <w:highlight w:val="yellow"/>
              </w:rPr>
              <w:t>Surface water hydrology networks</w:t>
            </w:r>
            <w:r>
              <w:rPr>
                <w:noProof/>
                <w:webHidden/>
              </w:rPr>
              <w:tab/>
            </w:r>
            <w:r>
              <w:rPr>
                <w:noProof/>
                <w:webHidden/>
              </w:rPr>
              <w:fldChar w:fldCharType="begin"/>
            </w:r>
            <w:r>
              <w:rPr>
                <w:noProof/>
                <w:webHidden/>
              </w:rPr>
              <w:instrText xml:space="preserve"> PAGEREF _Toc464110978 \h </w:instrText>
            </w:r>
            <w:r>
              <w:rPr>
                <w:noProof/>
                <w:webHidden/>
              </w:rPr>
            </w:r>
            <w:r>
              <w:rPr>
                <w:noProof/>
                <w:webHidden/>
              </w:rPr>
              <w:fldChar w:fldCharType="separate"/>
            </w:r>
            <w:r>
              <w:rPr>
                <w:noProof/>
                <w:webHidden/>
              </w:rPr>
              <w:t>37</w:t>
            </w:r>
            <w:r>
              <w:rPr>
                <w:noProof/>
                <w:webHidden/>
              </w:rPr>
              <w:fldChar w:fldCharType="end"/>
            </w:r>
          </w:hyperlink>
        </w:p>
        <w:p w14:paraId="64D6A415"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79" w:history="1">
            <w:r w:rsidRPr="003502FA">
              <w:rPr>
                <w:rStyle w:val="Hyperlink"/>
                <w:noProof/>
                <w:highlight w:val="yellow"/>
              </w:rPr>
              <w:t>6.5.1</w:t>
            </w:r>
            <w:r>
              <w:rPr>
                <w:rFonts w:asciiTheme="minorHAnsi" w:eastAsiaTheme="minorEastAsia" w:hAnsiTheme="minorHAnsi" w:cstheme="minorBidi"/>
                <w:noProof/>
                <w:sz w:val="22"/>
                <w:szCs w:val="22"/>
              </w:rPr>
              <w:tab/>
            </w:r>
            <w:r w:rsidRPr="003502FA">
              <w:rPr>
                <w:rStyle w:val="Hyperlink"/>
                <w:noProof/>
                <w:highlight w:val="yellow"/>
              </w:rPr>
              <w:t>Hydrographic and channel network</w:t>
            </w:r>
            <w:r>
              <w:rPr>
                <w:noProof/>
                <w:webHidden/>
              </w:rPr>
              <w:tab/>
            </w:r>
            <w:r>
              <w:rPr>
                <w:noProof/>
                <w:webHidden/>
              </w:rPr>
              <w:fldChar w:fldCharType="begin"/>
            </w:r>
            <w:r>
              <w:rPr>
                <w:noProof/>
                <w:webHidden/>
              </w:rPr>
              <w:instrText xml:space="preserve"> PAGEREF _Toc464110979 \h </w:instrText>
            </w:r>
            <w:r>
              <w:rPr>
                <w:noProof/>
                <w:webHidden/>
              </w:rPr>
            </w:r>
            <w:r>
              <w:rPr>
                <w:noProof/>
                <w:webHidden/>
              </w:rPr>
              <w:fldChar w:fldCharType="separate"/>
            </w:r>
            <w:r>
              <w:rPr>
                <w:noProof/>
                <w:webHidden/>
              </w:rPr>
              <w:t>39</w:t>
            </w:r>
            <w:r>
              <w:rPr>
                <w:noProof/>
                <w:webHidden/>
              </w:rPr>
              <w:fldChar w:fldCharType="end"/>
            </w:r>
          </w:hyperlink>
        </w:p>
        <w:p w14:paraId="19619BDD"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80" w:history="1">
            <w:r w:rsidRPr="003502FA">
              <w:rPr>
                <w:rStyle w:val="Hyperlink"/>
                <w:noProof/>
              </w:rPr>
              <w:t>6.5.2</w:t>
            </w:r>
            <w:r>
              <w:rPr>
                <w:rFonts w:asciiTheme="minorHAnsi" w:eastAsiaTheme="minorEastAsia" w:hAnsiTheme="minorHAnsi" w:cstheme="minorBidi"/>
                <w:noProof/>
                <w:sz w:val="22"/>
                <w:szCs w:val="22"/>
              </w:rPr>
              <w:tab/>
            </w:r>
            <w:r w:rsidRPr="003502FA">
              <w:rPr>
                <w:rStyle w:val="Hyperlink"/>
                <w:noProof/>
              </w:rPr>
              <w:t>Hydrometric network</w:t>
            </w:r>
            <w:r>
              <w:rPr>
                <w:noProof/>
                <w:webHidden/>
              </w:rPr>
              <w:tab/>
            </w:r>
            <w:r>
              <w:rPr>
                <w:noProof/>
                <w:webHidden/>
              </w:rPr>
              <w:fldChar w:fldCharType="begin"/>
            </w:r>
            <w:r>
              <w:rPr>
                <w:noProof/>
                <w:webHidden/>
              </w:rPr>
              <w:instrText xml:space="preserve"> PAGEREF _Toc464110980 \h </w:instrText>
            </w:r>
            <w:r>
              <w:rPr>
                <w:noProof/>
                <w:webHidden/>
              </w:rPr>
            </w:r>
            <w:r>
              <w:rPr>
                <w:noProof/>
                <w:webHidden/>
              </w:rPr>
              <w:fldChar w:fldCharType="separate"/>
            </w:r>
            <w:r>
              <w:rPr>
                <w:noProof/>
                <w:webHidden/>
              </w:rPr>
              <w:t>40</w:t>
            </w:r>
            <w:r>
              <w:rPr>
                <w:noProof/>
                <w:webHidden/>
              </w:rPr>
              <w:fldChar w:fldCharType="end"/>
            </w:r>
          </w:hyperlink>
        </w:p>
        <w:p w14:paraId="50A525C8"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81" w:history="1">
            <w:r w:rsidRPr="003502FA">
              <w:rPr>
                <w:rStyle w:val="Hyperlink"/>
                <w:noProof/>
                <w:highlight w:val="yellow"/>
              </w:rPr>
              <w:t>6.5.3</w:t>
            </w:r>
            <w:r>
              <w:rPr>
                <w:rFonts w:asciiTheme="minorHAnsi" w:eastAsiaTheme="minorEastAsia" w:hAnsiTheme="minorHAnsi" w:cstheme="minorBidi"/>
                <w:noProof/>
                <w:sz w:val="22"/>
                <w:szCs w:val="22"/>
              </w:rPr>
              <w:tab/>
            </w:r>
            <w:r w:rsidRPr="003502FA">
              <w:rPr>
                <w:rStyle w:val="Hyperlink"/>
                <w:noProof/>
                <w:highlight w:val="yellow"/>
              </w:rPr>
              <w:t>Network navigation</w:t>
            </w:r>
            <w:r>
              <w:rPr>
                <w:noProof/>
                <w:webHidden/>
              </w:rPr>
              <w:tab/>
            </w:r>
            <w:r>
              <w:rPr>
                <w:noProof/>
                <w:webHidden/>
              </w:rPr>
              <w:fldChar w:fldCharType="begin"/>
            </w:r>
            <w:r>
              <w:rPr>
                <w:noProof/>
                <w:webHidden/>
              </w:rPr>
              <w:instrText xml:space="preserve"> PAGEREF _Toc464110981 \h </w:instrText>
            </w:r>
            <w:r>
              <w:rPr>
                <w:noProof/>
                <w:webHidden/>
              </w:rPr>
            </w:r>
            <w:r>
              <w:rPr>
                <w:noProof/>
                <w:webHidden/>
              </w:rPr>
              <w:fldChar w:fldCharType="separate"/>
            </w:r>
            <w:r>
              <w:rPr>
                <w:noProof/>
                <w:webHidden/>
              </w:rPr>
              <w:t>41</w:t>
            </w:r>
            <w:r>
              <w:rPr>
                <w:noProof/>
                <w:webHidden/>
              </w:rPr>
              <w:fldChar w:fldCharType="end"/>
            </w:r>
          </w:hyperlink>
        </w:p>
        <w:p w14:paraId="6AA741D8" w14:textId="77777777" w:rsidR="0026708A" w:rsidRDefault="0026708A">
          <w:pPr>
            <w:pStyle w:val="Verzeichnis1"/>
            <w:tabs>
              <w:tab w:val="left" w:pos="480"/>
              <w:tab w:val="right" w:leader="dot" w:pos="8630"/>
            </w:tabs>
            <w:rPr>
              <w:rFonts w:asciiTheme="minorHAnsi" w:eastAsiaTheme="minorEastAsia" w:hAnsiTheme="minorHAnsi" w:cstheme="minorBidi"/>
              <w:noProof/>
              <w:sz w:val="22"/>
              <w:szCs w:val="22"/>
            </w:rPr>
          </w:pPr>
          <w:hyperlink w:anchor="_Toc464110982" w:history="1">
            <w:r w:rsidRPr="003502FA">
              <w:rPr>
                <w:rStyle w:val="Hyperlink"/>
                <w:noProof/>
              </w:rPr>
              <w:t>7.</w:t>
            </w:r>
            <w:r>
              <w:rPr>
                <w:rFonts w:asciiTheme="minorHAnsi" w:eastAsiaTheme="minorEastAsia" w:hAnsiTheme="minorHAnsi" w:cstheme="minorBidi"/>
                <w:noProof/>
                <w:sz w:val="22"/>
                <w:szCs w:val="22"/>
              </w:rPr>
              <w:tab/>
            </w:r>
            <w:r w:rsidRPr="003502FA">
              <w:rPr>
                <w:rStyle w:val="Hyperlink"/>
                <w:noProof/>
              </w:rPr>
              <w:t>Clause containing normative material</w:t>
            </w:r>
            <w:r>
              <w:rPr>
                <w:noProof/>
                <w:webHidden/>
              </w:rPr>
              <w:tab/>
            </w:r>
            <w:r>
              <w:rPr>
                <w:noProof/>
                <w:webHidden/>
              </w:rPr>
              <w:fldChar w:fldCharType="begin"/>
            </w:r>
            <w:r>
              <w:rPr>
                <w:noProof/>
                <w:webHidden/>
              </w:rPr>
              <w:instrText xml:space="preserve"> PAGEREF _Toc464110982 \h </w:instrText>
            </w:r>
            <w:r>
              <w:rPr>
                <w:noProof/>
                <w:webHidden/>
              </w:rPr>
            </w:r>
            <w:r>
              <w:rPr>
                <w:noProof/>
                <w:webHidden/>
              </w:rPr>
              <w:fldChar w:fldCharType="separate"/>
            </w:r>
            <w:r>
              <w:rPr>
                <w:noProof/>
                <w:webHidden/>
              </w:rPr>
              <w:t>42</w:t>
            </w:r>
            <w:r>
              <w:rPr>
                <w:noProof/>
                <w:webHidden/>
              </w:rPr>
              <w:fldChar w:fldCharType="end"/>
            </w:r>
          </w:hyperlink>
        </w:p>
        <w:p w14:paraId="2D95F3A8"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83" w:history="1">
            <w:r w:rsidRPr="003502FA">
              <w:rPr>
                <w:rStyle w:val="Hyperlink"/>
                <w:noProof/>
              </w:rPr>
              <w:t>7.1</w:t>
            </w:r>
            <w:r>
              <w:rPr>
                <w:rFonts w:asciiTheme="minorHAnsi" w:eastAsiaTheme="minorEastAsia" w:hAnsiTheme="minorHAnsi" w:cstheme="minorBidi"/>
                <w:noProof/>
                <w:sz w:val="22"/>
                <w:szCs w:val="22"/>
              </w:rPr>
              <w:tab/>
            </w:r>
            <w:r w:rsidRPr="003502FA">
              <w:rPr>
                <w:rStyle w:val="Hyperlink"/>
                <w:noProof/>
              </w:rPr>
              <w:t>The HY_Features conceptual model</w:t>
            </w:r>
            <w:r>
              <w:rPr>
                <w:noProof/>
                <w:webHidden/>
              </w:rPr>
              <w:tab/>
            </w:r>
            <w:r>
              <w:rPr>
                <w:noProof/>
                <w:webHidden/>
              </w:rPr>
              <w:fldChar w:fldCharType="begin"/>
            </w:r>
            <w:r>
              <w:rPr>
                <w:noProof/>
                <w:webHidden/>
              </w:rPr>
              <w:instrText xml:space="preserve"> PAGEREF _Toc464110983 \h </w:instrText>
            </w:r>
            <w:r>
              <w:rPr>
                <w:noProof/>
                <w:webHidden/>
              </w:rPr>
            </w:r>
            <w:r>
              <w:rPr>
                <w:noProof/>
                <w:webHidden/>
              </w:rPr>
              <w:fldChar w:fldCharType="separate"/>
            </w:r>
            <w:r>
              <w:rPr>
                <w:noProof/>
                <w:webHidden/>
              </w:rPr>
              <w:t>42</w:t>
            </w:r>
            <w:r>
              <w:rPr>
                <w:noProof/>
                <w:webHidden/>
              </w:rPr>
              <w:fldChar w:fldCharType="end"/>
            </w:r>
          </w:hyperlink>
        </w:p>
        <w:p w14:paraId="6CB134FE"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84" w:history="1">
            <w:r w:rsidRPr="003502FA">
              <w:rPr>
                <w:rStyle w:val="Hyperlink"/>
                <w:noProof/>
              </w:rPr>
              <w:t>7.2</w:t>
            </w:r>
            <w:r>
              <w:rPr>
                <w:rFonts w:asciiTheme="minorHAnsi" w:eastAsiaTheme="minorEastAsia" w:hAnsiTheme="minorHAnsi" w:cstheme="minorBidi"/>
                <w:noProof/>
                <w:sz w:val="22"/>
                <w:szCs w:val="22"/>
              </w:rPr>
              <w:tab/>
            </w:r>
            <w:r w:rsidRPr="003502FA">
              <w:rPr>
                <w:rStyle w:val="Hyperlink"/>
                <w:noProof/>
              </w:rPr>
              <w:t>The HY_Features conceptual conformance (mapping)</w:t>
            </w:r>
            <w:r>
              <w:rPr>
                <w:noProof/>
                <w:webHidden/>
              </w:rPr>
              <w:tab/>
            </w:r>
            <w:r>
              <w:rPr>
                <w:noProof/>
                <w:webHidden/>
              </w:rPr>
              <w:fldChar w:fldCharType="begin"/>
            </w:r>
            <w:r>
              <w:rPr>
                <w:noProof/>
                <w:webHidden/>
              </w:rPr>
              <w:instrText xml:space="preserve"> PAGEREF _Toc464110984 \h </w:instrText>
            </w:r>
            <w:r>
              <w:rPr>
                <w:noProof/>
                <w:webHidden/>
              </w:rPr>
            </w:r>
            <w:r>
              <w:rPr>
                <w:noProof/>
                <w:webHidden/>
              </w:rPr>
              <w:fldChar w:fldCharType="separate"/>
            </w:r>
            <w:r>
              <w:rPr>
                <w:noProof/>
                <w:webHidden/>
              </w:rPr>
              <w:t>44</w:t>
            </w:r>
            <w:r>
              <w:rPr>
                <w:noProof/>
                <w:webHidden/>
              </w:rPr>
              <w:fldChar w:fldCharType="end"/>
            </w:r>
          </w:hyperlink>
        </w:p>
        <w:p w14:paraId="654AE09E"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85" w:history="1">
            <w:r w:rsidRPr="003502FA">
              <w:rPr>
                <w:rStyle w:val="Hyperlink"/>
                <w:noProof/>
              </w:rPr>
              <w:t>7.3</w:t>
            </w:r>
            <w:r>
              <w:rPr>
                <w:rFonts w:asciiTheme="minorHAnsi" w:eastAsiaTheme="minorEastAsia" w:hAnsiTheme="minorHAnsi" w:cstheme="minorBidi"/>
                <w:noProof/>
                <w:sz w:val="22"/>
                <w:szCs w:val="22"/>
              </w:rPr>
              <w:tab/>
            </w:r>
            <w:r w:rsidRPr="003502FA">
              <w:rPr>
                <w:rStyle w:val="Hyperlink"/>
                <w:noProof/>
              </w:rPr>
              <w:t>The HY_Features data conformance (encoding)</w:t>
            </w:r>
            <w:r>
              <w:rPr>
                <w:noProof/>
                <w:webHidden/>
              </w:rPr>
              <w:tab/>
            </w:r>
            <w:r>
              <w:rPr>
                <w:noProof/>
                <w:webHidden/>
              </w:rPr>
              <w:fldChar w:fldCharType="begin"/>
            </w:r>
            <w:r>
              <w:rPr>
                <w:noProof/>
                <w:webHidden/>
              </w:rPr>
              <w:instrText xml:space="preserve"> PAGEREF _Toc464110985 \h </w:instrText>
            </w:r>
            <w:r>
              <w:rPr>
                <w:noProof/>
                <w:webHidden/>
              </w:rPr>
            </w:r>
            <w:r>
              <w:rPr>
                <w:noProof/>
                <w:webHidden/>
              </w:rPr>
              <w:fldChar w:fldCharType="separate"/>
            </w:r>
            <w:r>
              <w:rPr>
                <w:noProof/>
                <w:webHidden/>
              </w:rPr>
              <w:t>45</w:t>
            </w:r>
            <w:r>
              <w:rPr>
                <w:noProof/>
                <w:webHidden/>
              </w:rPr>
              <w:fldChar w:fldCharType="end"/>
            </w:r>
          </w:hyperlink>
        </w:p>
        <w:p w14:paraId="04980044"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86" w:history="1">
            <w:r w:rsidRPr="003502FA">
              <w:rPr>
                <w:rStyle w:val="Hyperlink"/>
                <w:noProof/>
              </w:rPr>
              <w:t>7.4</w:t>
            </w:r>
            <w:r>
              <w:rPr>
                <w:rFonts w:asciiTheme="minorHAnsi" w:eastAsiaTheme="minorEastAsia" w:hAnsiTheme="minorHAnsi" w:cstheme="minorBidi"/>
                <w:noProof/>
                <w:sz w:val="22"/>
                <w:szCs w:val="22"/>
              </w:rPr>
              <w:tab/>
            </w:r>
            <w:r w:rsidRPr="003502FA">
              <w:rPr>
                <w:rStyle w:val="Hyperlink"/>
                <w:noProof/>
              </w:rPr>
              <w:t>The Hydro Feature application schema</w:t>
            </w:r>
            <w:r>
              <w:rPr>
                <w:noProof/>
                <w:webHidden/>
              </w:rPr>
              <w:tab/>
            </w:r>
            <w:r>
              <w:rPr>
                <w:noProof/>
                <w:webHidden/>
              </w:rPr>
              <w:fldChar w:fldCharType="begin"/>
            </w:r>
            <w:r>
              <w:rPr>
                <w:noProof/>
                <w:webHidden/>
              </w:rPr>
              <w:instrText xml:space="preserve"> PAGEREF _Toc464110986 \h </w:instrText>
            </w:r>
            <w:r>
              <w:rPr>
                <w:noProof/>
                <w:webHidden/>
              </w:rPr>
            </w:r>
            <w:r>
              <w:rPr>
                <w:noProof/>
                <w:webHidden/>
              </w:rPr>
              <w:fldChar w:fldCharType="separate"/>
            </w:r>
            <w:r>
              <w:rPr>
                <w:noProof/>
                <w:webHidden/>
              </w:rPr>
              <w:t>46</w:t>
            </w:r>
            <w:r>
              <w:rPr>
                <w:noProof/>
                <w:webHidden/>
              </w:rPr>
              <w:fldChar w:fldCharType="end"/>
            </w:r>
          </w:hyperlink>
        </w:p>
        <w:p w14:paraId="564EF5A3"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87" w:history="1">
            <w:r w:rsidRPr="003502FA">
              <w:rPr>
                <w:rStyle w:val="Hyperlink"/>
                <w:noProof/>
              </w:rPr>
              <w:t>7.4.1</w:t>
            </w:r>
            <w:r>
              <w:rPr>
                <w:rFonts w:asciiTheme="minorHAnsi" w:eastAsiaTheme="minorEastAsia" w:hAnsiTheme="minorHAnsi" w:cstheme="minorBidi"/>
                <w:noProof/>
                <w:sz w:val="22"/>
                <w:szCs w:val="22"/>
              </w:rPr>
              <w:tab/>
            </w:r>
            <w:r w:rsidRPr="003502FA">
              <w:rPr>
                <w:rStyle w:val="Hyperlink"/>
                <w:noProof/>
              </w:rPr>
              <w:t>Requirements class: HY_HydroFeature</w:t>
            </w:r>
            <w:r>
              <w:rPr>
                <w:noProof/>
                <w:webHidden/>
              </w:rPr>
              <w:tab/>
            </w:r>
            <w:r>
              <w:rPr>
                <w:noProof/>
                <w:webHidden/>
              </w:rPr>
              <w:fldChar w:fldCharType="begin"/>
            </w:r>
            <w:r>
              <w:rPr>
                <w:noProof/>
                <w:webHidden/>
              </w:rPr>
              <w:instrText xml:space="preserve"> PAGEREF _Toc464110987 \h </w:instrText>
            </w:r>
            <w:r>
              <w:rPr>
                <w:noProof/>
                <w:webHidden/>
              </w:rPr>
            </w:r>
            <w:r>
              <w:rPr>
                <w:noProof/>
                <w:webHidden/>
              </w:rPr>
              <w:fldChar w:fldCharType="separate"/>
            </w:r>
            <w:r>
              <w:rPr>
                <w:noProof/>
                <w:webHidden/>
              </w:rPr>
              <w:t>47</w:t>
            </w:r>
            <w:r>
              <w:rPr>
                <w:noProof/>
                <w:webHidden/>
              </w:rPr>
              <w:fldChar w:fldCharType="end"/>
            </w:r>
          </w:hyperlink>
        </w:p>
        <w:p w14:paraId="2E324C40"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88" w:history="1">
            <w:r w:rsidRPr="003502FA">
              <w:rPr>
                <w:rStyle w:val="Hyperlink"/>
                <w:noProof/>
              </w:rPr>
              <w:t>7.4.2</w:t>
            </w:r>
            <w:r>
              <w:rPr>
                <w:rFonts w:asciiTheme="minorHAnsi" w:eastAsiaTheme="minorEastAsia" w:hAnsiTheme="minorHAnsi" w:cstheme="minorBidi"/>
                <w:noProof/>
                <w:sz w:val="22"/>
                <w:szCs w:val="22"/>
              </w:rPr>
              <w:tab/>
            </w:r>
            <w:r w:rsidRPr="003502FA">
              <w:rPr>
                <w:rStyle w:val="Hyperlink"/>
                <w:noProof/>
              </w:rPr>
              <w:t>The Named Feature model</w:t>
            </w:r>
            <w:r>
              <w:rPr>
                <w:noProof/>
                <w:webHidden/>
              </w:rPr>
              <w:tab/>
            </w:r>
            <w:r>
              <w:rPr>
                <w:noProof/>
                <w:webHidden/>
              </w:rPr>
              <w:fldChar w:fldCharType="begin"/>
            </w:r>
            <w:r>
              <w:rPr>
                <w:noProof/>
                <w:webHidden/>
              </w:rPr>
              <w:instrText xml:space="preserve"> PAGEREF _Toc464110988 \h </w:instrText>
            </w:r>
            <w:r>
              <w:rPr>
                <w:noProof/>
                <w:webHidden/>
              </w:rPr>
            </w:r>
            <w:r>
              <w:rPr>
                <w:noProof/>
                <w:webHidden/>
              </w:rPr>
              <w:fldChar w:fldCharType="separate"/>
            </w:r>
            <w:r>
              <w:rPr>
                <w:noProof/>
                <w:webHidden/>
              </w:rPr>
              <w:t>50</w:t>
            </w:r>
            <w:r>
              <w:rPr>
                <w:noProof/>
                <w:webHidden/>
              </w:rPr>
              <w:fldChar w:fldCharType="end"/>
            </w:r>
          </w:hyperlink>
        </w:p>
        <w:p w14:paraId="5AA40B84"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89" w:history="1">
            <w:r w:rsidRPr="003502FA">
              <w:rPr>
                <w:rStyle w:val="Hyperlink"/>
                <w:noProof/>
              </w:rPr>
              <w:t>7.4.3</w:t>
            </w:r>
            <w:r>
              <w:rPr>
                <w:rFonts w:asciiTheme="minorHAnsi" w:eastAsiaTheme="minorEastAsia" w:hAnsiTheme="minorHAnsi" w:cstheme="minorBidi"/>
                <w:noProof/>
                <w:sz w:val="22"/>
                <w:szCs w:val="22"/>
              </w:rPr>
              <w:tab/>
            </w:r>
            <w:r w:rsidRPr="003502FA">
              <w:rPr>
                <w:rStyle w:val="Hyperlink"/>
                <w:noProof/>
              </w:rPr>
              <w:t>The Hydro Complex model</w:t>
            </w:r>
            <w:r>
              <w:rPr>
                <w:noProof/>
                <w:webHidden/>
              </w:rPr>
              <w:tab/>
            </w:r>
            <w:r>
              <w:rPr>
                <w:noProof/>
                <w:webHidden/>
              </w:rPr>
              <w:fldChar w:fldCharType="begin"/>
            </w:r>
            <w:r>
              <w:rPr>
                <w:noProof/>
                <w:webHidden/>
              </w:rPr>
              <w:instrText xml:space="preserve"> PAGEREF _Toc464110989 \h </w:instrText>
            </w:r>
            <w:r>
              <w:rPr>
                <w:noProof/>
                <w:webHidden/>
              </w:rPr>
            </w:r>
            <w:r>
              <w:rPr>
                <w:noProof/>
                <w:webHidden/>
              </w:rPr>
              <w:fldChar w:fldCharType="separate"/>
            </w:r>
            <w:r>
              <w:rPr>
                <w:noProof/>
                <w:webHidden/>
              </w:rPr>
              <w:t>52</w:t>
            </w:r>
            <w:r>
              <w:rPr>
                <w:noProof/>
                <w:webHidden/>
              </w:rPr>
              <w:fldChar w:fldCharType="end"/>
            </w:r>
          </w:hyperlink>
        </w:p>
        <w:p w14:paraId="625A9FBE"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0" w:history="1">
            <w:r w:rsidRPr="003502FA">
              <w:rPr>
                <w:rStyle w:val="Hyperlink"/>
                <w:noProof/>
              </w:rPr>
              <w:t>7.4.4</w:t>
            </w:r>
            <w:r>
              <w:rPr>
                <w:rFonts w:asciiTheme="minorHAnsi" w:eastAsiaTheme="minorEastAsia" w:hAnsiTheme="minorHAnsi" w:cstheme="minorBidi"/>
                <w:noProof/>
                <w:sz w:val="22"/>
                <w:szCs w:val="22"/>
              </w:rPr>
              <w:tab/>
            </w:r>
            <w:r w:rsidRPr="003502FA">
              <w:rPr>
                <w:rStyle w:val="Hyperlink"/>
                <w:noProof/>
              </w:rPr>
              <w:t>The River Positioning System</w:t>
            </w:r>
            <w:r>
              <w:rPr>
                <w:noProof/>
                <w:webHidden/>
              </w:rPr>
              <w:tab/>
            </w:r>
            <w:r>
              <w:rPr>
                <w:noProof/>
                <w:webHidden/>
              </w:rPr>
              <w:fldChar w:fldCharType="begin"/>
            </w:r>
            <w:r>
              <w:rPr>
                <w:noProof/>
                <w:webHidden/>
              </w:rPr>
              <w:instrText xml:space="preserve"> PAGEREF _Toc464110990 \h </w:instrText>
            </w:r>
            <w:r>
              <w:rPr>
                <w:noProof/>
                <w:webHidden/>
              </w:rPr>
            </w:r>
            <w:r>
              <w:rPr>
                <w:noProof/>
                <w:webHidden/>
              </w:rPr>
              <w:fldChar w:fldCharType="separate"/>
            </w:r>
            <w:r>
              <w:rPr>
                <w:noProof/>
                <w:webHidden/>
              </w:rPr>
              <w:t>67</w:t>
            </w:r>
            <w:r>
              <w:rPr>
                <w:noProof/>
                <w:webHidden/>
              </w:rPr>
              <w:fldChar w:fldCharType="end"/>
            </w:r>
          </w:hyperlink>
        </w:p>
        <w:p w14:paraId="49AF1F3A"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91" w:history="1">
            <w:r w:rsidRPr="003502FA">
              <w:rPr>
                <w:rStyle w:val="Hyperlink"/>
                <w:noProof/>
              </w:rPr>
              <w:t>7.5</w:t>
            </w:r>
            <w:r>
              <w:rPr>
                <w:rFonts w:asciiTheme="minorHAnsi" w:eastAsiaTheme="minorEastAsia" w:hAnsiTheme="minorHAnsi" w:cstheme="minorBidi"/>
                <w:noProof/>
                <w:sz w:val="22"/>
                <w:szCs w:val="22"/>
              </w:rPr>
              <w:tab/>
            </w:r>
            <w:r w:rsidRPr="003502FA">
              <w:rPr>
                <w:rStyle w:val="Hyperlink"/>
                <w:noProof/>
              </w:rPr>
              <w:t>The Surface Hydro Feature application schema</w:t>
            </w:r>
            <w:r>
              <w:rPr>
                <w:noProof/>
                <w:webHidden/>
              </w:rPr>
              <w:tab/>
            </w:r>
            <w:r>
              <w:rPr>
                <w:noProof/>
                <w:webHidden/>
              </w:rPr>
              <w:fldChar w:fldCharType="begin"/>
            </w:r>
            <w:r>
              <w:rPr>
                <w:noProof/>
                <w:webHidden/>
              </w:rPr>
              <w:instrText xml:space="preserve"> PAGEREF _Toc464110991 \h </w:instrText>
            </w:r>
            <w:r>
              <w:rPr>
                <w:noProof/>
                <w:webHidden/>
              </w:rPr>
            </w:r>
            <w:r>
              <w:rPr>
                <w:noProof/>
                <w:webHidden/>
              </w:rPr>
              <w:fldChar w:fldCharType="separate"/>
            </w:r>
            <w:r>
              <w:rPr>
                <w:noProof/>
                <w:webHidden/>
              </w:rPr>
              <w:t>70</w:t>
            </w:r>
            <w:r>
              <w:rPr>
                <w:noProof/>
                <w:webHidden/>
              </w:rPr>
              <w:fldChar w:fldCharType="end"/>
            </w:r>
          </w:hyperlink>
        </w:p>
        <w:p w14:paraId="5E4DE0CA"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2" w:history="1">
            <w:r w:rsidRPr="003502FA">
              <w:rPr>
                <w:rStyle w:val="Hyperlink"/>
                <w:noProof/>
              </w:rPr>
              <w:t>7.5.1</w:t>
            </w:r>
            <w:r>
              <w:rPr>
                <w:rFonts w:asciiTheme="minorHAnsi" w:eastAsiaTheme="minorEastAsia" w:hAnsiTheme="minorHAnsi" w:cstheme="minorBidi"/>
                <w:noProof/>
                <w:sz w:val="22"/>
                <w:szCs w:val="22"/>
              </w:rPr>
              <w:tab/>
            </w:r>
            <w:r w:rsidRPr="003502FA">
              <w:rPr>
                <w:rStyle w:val="Hyperlink"/>
                <w:noProof/>
              </w:rPr>
              <w:t>The Channel Network model</w:t>
            </w:r>
            <w:r>
              <w:rPr>
                <w:noProof/>
                <w:webHidden/>
              </w:rPr>
              <w:tab/>
            </w:r>
            <w:r>
              <w:rPr>
                <w:noProof/>
                <w:webHidden/>
              </w:rPr>
              <w:fldChar w:fldCharType="begin"/>
            </w:r>
            <w:r>
              <w:rPr>
                <w:noProof/>
                <w:webHidden/>
              </w:rPr>
              <w:instrText xml:space="preserve"> PAGEREF _Toc464110992 \h </w:instrText>
            </w:r>
            <w:r>
              <w:rPr>
                <w:noProof/>
                <w:webHidden/>
              </w:rPr>
            </w:r>
            <w:r>
              <w:rPr>
                <w:noProof/>
                <w:webHidden/>
              </w:rPr>
              <w:fldChar w:fldCharType="separate"/>
            </w:r>
            <w:r>
              <w:rPr>
                <w:noProof/>
                <w:webHidden/>
              </w:rPr>
              <w:t>72</w:t>
            </w:r>
            <w:r>
              <w:rPr>
                <w:noProof/>
                <w:webHidden/>
              </w:rPr>
              <w:fldChar w:fldCharType="end"/>
            </w:r>
          </w:hyperlink>
        </w:p>
        <w:p w14:paraId="6CB594B9"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3" w:history="1">
            <w:r w:rsidRPr="003502FA">
              <w:rPr>
                <w:rStyle w:val="Hyperlink"/>
                <w:noProof/>
              </w:rPr>
              <w:t>7.5.2</w:t>
            </w:r>
            <w:r>
              <w:rPr>
                <w:rFonts w:asciiTheme="minorHAnsi" w:eastAsiaTheme="minorEastAsia" w:hAnsiTheme="minorHAnsi" w:cstheme="minorBidi"/>
                <w:noProof/>
                <w:sz w:val="22"/>
                <w:szCs w:val="22"/>
              </w:rPr>
              <w:tab/>
            </w:r>
            <w:r w:rsidRPr="003502FA">
              <w:rPr>
                <w:rStyle w:val="Hyperlink"/>
                <w:noProof/>
              </w:rPr>
              <w:t>The Hydrographic Network model</w:t>
            </w:r>
            <w:r>
              <w:rPr>
                <w:noProof/>
                <w:webHidden/>
              </w:rPr>
              <w:tab/>
            </w:r>
            <w:r>
              <w:rPr>
                <w:noProof/>
                <w:webHidden/>
              </w:rPr>
              <w:fldChar w:fldCharType="begin"/>
            </w:r>
            <w:r>
              <w:rPr>
                <w:noProof/>
                <w:webHidden/>
              </w:rPr>
              <w:instrText xml:space="preserve"> PAGEREF _Toc464110993 \h </w:instrText>
            </w:r>
            <w:r>
              <w:rPr>
                <w:noProof/>
                <w:webHidden/>
              </w:rPr>
            </w:r>
            <w:r>
              <w:rPr>
                <w:noProof/>
                <w:webHidden/>
              </w:rPr>
              <w:fldChar w:fldCharType="separate"/>
            </w:r>
            <w:r>
              <w:rPr>
                <w:noProof/>
                <w:webHidden/>
              </w:rPr>
              <w:t>77</w:t>
            </w:r>
            <w:r>
              <w:rPr>
                <w:noProof/>
                <w:webHidden/>
              </w:rPr>
              <w:fldChar w:fldCharType="end"/>
            </w:r>
          </w:hyperlink>
        </w:p>
        <w:p w14:paraId="0D177A44"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4" w:history="1">
            <w:r w:rsidRPr="003502FA">
              <w:rPr>
                <w:rStyle w:val="Hyperlink"/>
                <w:noProof/>
              </w:rPr>
              <w:t>7.5.3</w:t>
            </w:r>
            <w:r>
              <w:rPr>
                <w:rFonts w:asciiTheme="minorHAnsi" w:eastAsiaTheme="minorEastAsia" w:hAnsiTheme="minorHAnsi" w:cstheme="minorBidi"/>
                <w:noProof/>
                <w:sz w:val="22"/>
                <w:szCs w:val="22"/>
              </w:rPr>
              <w:tab/>
            </w:r>
            <w:r w:rsidRPr="003502FA">
              <w:rPr>
                <w:rStyle w:val="Hyperlink"/>
                <w:noProof/>
              </w:rPr>
              <w:t>The Surface-Water Body types</w:t>
            </w:r>
            <w:r>
              <w:rPr>
                <w:noProof/>
                <w:webHidden/>
              </w:rPr>
              <w:tab/>
            </w:r>
            <w:r>
              <w:rPr>
                <w:noProof/>
                <w:webHidden/>
              </w:rPr>
              <w:fldChar w:fldCharType="begin"/>
            </w:r>
            <w:r>
              <w:rPr>
                <w:noProof/>
                <w:webHidden/>
              </w:rPr>
              <w:instrText xml:space="preserve"> PAGEREF _Toc464110994 \h </w:instrText>
            </w:r>
            <w:r>
              <w:rPr>
                <w:noProof/>
                <w:webHidden/>
              </w:rPr>
            </w:r>
            <w:r>
              <w:rPr>
                <w:noProof/>
                <w:webHidden/>
              </w:rPr>
              <w:fldChar w:fldCharType="separate"/>
            </w:r>
            <w:r>
              <w:rPr>
                <w:noProof/>
                <w:webHidden/>
              </w:rPr>
              <w:t>83</w:t>
            </w:r>
            <w:r>
              <w:rPr>
                <w:noProof/>
                <w:webHidden/>
              </w:rPr>
              <w:fldChar w:fldCharType="end"/>
            </w:r>
          </w:hyperlink>
        </w:p>
        <w:p w14:paraId="58BA3C52"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5" w:history="1">
            <w:r w:rsidRPr="003502FA">
              <w:rPr>
                <w:rStyle w:val="Hyperlink"/>
                <w:noProof/>
              </w:rPr>
              <w:t>7.5.4</w:t>
            </w:r>
            <w:r>
              <w:rPr>
                <w:rFonts w:asciiTheme="minorHAnsi" w:eastAsiaTheme="minorEastAsia" w:hAnsiTheme="minorHAnsi" w:cstheme="minorBidi"/>
                <w:noProof/>
                <w:sz w:val="22"/>
                <w:szCs w:val="22"/>
              </w:rPr>
              <w:tab/>
            </w:r>
            <w:r w:rsidRPr="003502FA">
              <w:rPr>
                <w:rStyle w:val="Hyperlink"/>
                <w:noProof/>
              </w:rPr>
              <w:t>The Storage model</w:t>
            </w:r>
            <w:r>
              <w:rPr>
                <w:noProof/>
                <w:webHidden/>
              </w:rPr>
              <w:tab/>
            </w:r>
            <w:r>
              <w:rPr>
                <w:noProof/>
                <w:webHidden/>
              </w:rPr>
              <w:fldChar w:fldCharType="begin"/>
            </w:r>
            <w:r>
              <w:rPr>
                <w:noProof/>
                <w:webHidden/>
              </w:rPr>
              <w:instrText xml:space="preserve"> PAGEREF _Toc464110995 \h </w:instrText>
            </w:r>
            <w:r>
              <w:rPr>
                <w:noProof/>
                <w:webHidden/>
              </w:rPr>
            </w:r>
            <w:r>
              <w:rPr>
                <w:noProof/>
                <w:webHidden/>
              </w:rPr>
              <w:fldChar w:fldCharType="separate"/>
            </w:r>
            <w:r>
              <w:rPr>
                <w:noProof/>
                <w:webHidden/>
              </w:rPr>
              <w:t>84</w:t>
            </w:r>
            <w:r>
              <w:rPr>
                <w:noProof/>
                <w:webHidden/>
              </w:rPr>
              <w:fldChar w:fldCharType="end"/>
            </w:r>
          </w:hyperlink>
        </w:p>
        <w:p w14:paraId="7BA909C6" w14:textId="77777777" w:rsidR="0026708A" w:rsidRDefault="0026708A">
          <w:pPr>
            <w:pStyle w:val="Verzeichnis2"/>
            <w:tabs>
              <w:tab w:val="left" w:pos="960"/>
              <w:tab w:val="right" w:leader="dot" w:pos="8630"/>
            </w:tabs>
            <w:rPr>
              <w:rFonts w:asciiTheme="minorHAnsi" w:eastAsiaTheme="minorEastAsia" w:hAnsiTheme="minorHAnsi" w:cstheme="minorBidi"/>
              <w:noProof/>
              <w:sz w:val="22"/>
              <w:szCs w:val="22"/>
            </w:rPr>
          </w:pPr>
          <w:hyperlink w:anchor="_Toc464110996" w:history="1">
            <w:r w:rsidRPr="003502FA">
              <w:rPr>
                <w:rStyle w:val="Hyperlink"/>
                <w:noProof/>
              </w:rPr>
              <w:t>7.6</w:t>
            </w:r>
            <w:r>
              <w:rPr>
                <w:rFonts w:asciiTheme="minorHAnsi" w:eastAsiaTheme="minorEastAsia" w:hAnsiTheme="minorHAnsi" w:cstheme="minorBidi"/>
                <w:noProof/>
                <w:sz w:val="22"/>
                <w:szCs w:val="22"/>
              </w:rPr>
              <w:tab/>
            </w:r>
            <w:r w:rsidRPr="003502FA">
              <w:rPr>
                <w:rStyle w:val="Hyperlink"/>
                <w:noProof/>
              </w:rPr>
              <w:t>The Hydrometric Network application schema</w:t>
            </w:r>
            <w:r>
              <w:rPr>
                <w:noProof/>
                <w:webHidden/>
              </w:rPr>
              <w:tab/>
            </w:r>
            <w:r>
              <w:rPr>
                <w:noProof/>
                <w:webHidden/>
              </w:rPr>
              <w:fldChar w:fldCharType="begin"/>
            </w:r>
            <w:r>
              <w:rPr>
                <w:noProof/>
                <w:webHidden/>
              </w:rPr>
              <w:instrText xml:space="preserve"> PAGEREF _Toc464110996 \h </w:instrText>
            </w:r>
            <w:r>
              <w:rPr>
                <w:noProof/>
                <w:webHidden/>
              </w:rPr>
            </w:r>
            <w:r>
              <w:rPr>
                <w:noProof/>
                <w:webHidden/>
              </w:rPr>
              <w:fldChar w:fldCharType="separate"/>
            </w:r>
            <w:r>
              <w:rPr>
                <w:noProof/>
                <w:webHidden/>
              </w:rPr>
              <w:t>85</w:t>
            </w:r>
            <w:r>
              <w:rPr>
                <w:noProof/>
                <w:webHidden/>
              </w:rPr>
              <w:fldChar w:fldCharType="end"/>
            </w:r>
          </w:hyperlink>
        </w:p>
        <w:p w14:paraId="1EE8F807"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7" w:history="1">
            <w:r w:rsidRPr="003502FA">
              <w:rPr>
                <w:rStyle w:val="Hyperlink"/>
                <w:noProof/>
              </w:rPr>
              <w:t>7.6.1</w:t>
            </w:r>
            <w:r>
              <w:rPr>
                <w:rFonts w:asciiTheme="minorHAnsi" w:eastAsiaTheme="minorEastAsia" w:hAnsiTheme="minorHAnsi" w:cstheme="minorBidi"/>
                <w:noProof/>
                <w:sz w:val="22"/>
                <w:szCs w:val="22"/>
              </w:rPr>
              <w:tab/>
            </w:r>
            <w:r w:rsidRPr="003502FA">
              <w:rPr>
                <w:rStyle w:val="Hyperlink"/>
                <w:noProof/>
              </w:rPr>
              <w:t>Hydrometric Network</w:t>
            </w:r>
            <w:r>
              <w:rPr>
                <w:noProof/>
                <w:webHidden/>
              </w:rPr>
              <w:tab/>
            </w:r>
            <w:r>
              <w:rPr>
                <w:noProof/>
                <w:webHidden/>
              </w:rPr>
              <w:fldChar w:fldCharType="begin"/>
            </w:r>
            <w:r>
              <w:rPr>
                <w:noProof/>
                <w:webHidden/>
              </w:rPr>
              <w:instrText xml:space="preserve"> PAGEREF _Toc464110997 \h </w:instrText>
            </w:r>
            <w:r>
              <w:rPr>
                <w:noProof/>
                <w:webHidden/>
              </w:rPr>
            </w:r>
            <w:r>
              <w:rPr>
                <w:noProof/>
                <w:webHidden/>
              </w:rPr>
              <w:fldChar w:fldCharType="separate"/>
            </w:r>
            <w:r>
              <w:rPr>
                <w:noProof/>
                <w:webHidden/>
              </w:rPr>
              <w:t>86</w:t>
            </w:r>
            <w:r>
              <w:rPr>
                <w:noProof/>
                <w:webHidden/>
              </w:rPr>
              <w:fldChar w:fldCharType="end"/>
            </w:r>
          </w:hyperlink>
        </w:p>
        <w:p w14:paraId="6A7FEB33" w14:textId="77777777" w:rsidR="0026708A" w:rsidRDefault="0026708A">
          <w:pPr>
            <w:pStyle w:val="Verzeichnis3"/>
            <w:tabs>
              <w:tab w:val="left" w:pos="1200"/>
              <w:tab w:val="right" w:leader="dot" w:pos="8630"/>
            </w:tabs>
            <w:rPr>
              <w:rFonts w:asciiTheme="minorHAnsi" w:eastAsiaTheme="minorEastAsia" w:hAnsiTheme="minorHAnsi" w:cstheme="minorBidi"/>
              <w:noProof/>
              <w:sz w:val="22"/>
              <w:szCs w:val="22"/>
            </w:rPr>
          </w:pPr>
          <w:hyperlink w:anchor="_Toc464110998" w:history="1">
            <w:r w:rsidRPr="003502FA">
              <w:rPr>
                <w:rStyle w:val="Hyperlink"/>
                <w:noProof/>
              </w:rPr>
              <w:t>7.6.2</w:t>
            </w:r>
            <w:r>
              <w:rPr>
                <w:rFonts w:asciiTheme="minorHAnsi" w:eastAsiaTheme="minorEastAsia" w:hAnsiTheme="minorHAnsi" w:cstheme="minorBidi"/>
                <w:noProof/>
                <w:sz w:val="22"/>
                <w:szCs w:val="22"/>
              </w:rPr>
              <w:tab/>
            </w:r>
            <w:r w:rsidRPr="003502FA">
              <w:rPr>
                <w:rStyle w:val="Hyperlink"/>
                <w:noProof/>
              </w:rPr>
              <w:t>Hydrometric Feature</w:t>
            </w:r>
            <w:r>
              <w:rPr>
                <w:noProof/>
                <w:webHidden/>
              </w:rPr>
              <w:tab/>
            </w:r>
            <w:r>
              <w:rPr>
                <w:noProof/>
                <w:webHidden/>
              </w:rPr>
              <w:fldChar w:fldCharType="begin"/>
            </w:r>
            <w:r>
              <w:rPr>
                <w:noProof/>
                <w:webHidden/>
              </w:rPr>
              <w:instrText xml:space="preserve"> PAGEREF _Toc464110998 \h </w:instrText>
            </w:r>
            <w:r>
              <w:rPr>
                <w:noProof/>
                <w:webHidden/>
              </w:rPr>
            </w:r>
            <w:r>
              <w:rPr>
                <w:noProof/>
                <w:webHidden/>
              </w:rPr>
              <w:fldChar w:fldCharType="separate"/>
            </w:r>
            <w:r>
              <w:rPr>
                <w:noProof/>
                <w:webHidden/>
              </w:rPr>
              <w:t>87</w:t>
            </w:r>
            <w:r>
              <w:rPr>
                <w:noProof/>
                <w:webHidden/>
              </w:rPr>
              <w:fldChar w:fldCharType="end"/>
            </w:r>
          </w:hyperlink>
        </w:p>
        <w:p w14:paraId="486EE861"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0999" w:history="1">
            <w:r w:rsidRPr="003502FA">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_Toc464110999 \h </w:instrText>
            </w:r>
            <w:r>
              <w:rPr>
                <w:noProof/>
                <w:webHidden/>
              </w:rPr>
            </w:r>
            <w:r>
              <w:rPr>
                <w:noProof/>
                <w:webHidden/>
              </w:rPr>
              <w:fldChar w:fldCharType="separate"/>
            </w:r>
            <w:r>
              <w:rPr>
                <w:noProof/>
                <w:webHidden/>
              </w:rPr>
              <w:t>1</w:t>
            </w:r>
            <w:r>
              <w:rPr>
                <w:noProof/>
                <w:webHidden/>
              </w:rPr>
              <w:fldChar w:fldCharType="end"/>
            </w:r>
          </w:hyperlink>
        </w:p>
        <w:p w14:paraId="61D5BDCF"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0" w:history="1">
            <w:r w:rsidRPr="003502FA">
              <w:rPr>
                <w:rStyle w:val="Hyperlink"/>
                <w:noProof/>
              </w:rPr>
              <w:t>A.1 Introduction</w:t>
            </w:r>
            <w:r>
              <w:rPr>
                <w:noProof/>
                <w:webHidden/>
              </w:rPr>
              <w:tab/>
            </w:r>
            <w:r>
              <w:rPr>
                <w:noProof/>
                <w:webHidden/>
              </w:rPr>
              <w:fldChar w:fldCharType="begin"/>
            </w:r>
            <w:r>
              <w:rPr>
                <w:noProof/>
                <w:webHidden/>
              </w:rPr>
              <w:instrText xml:space="preserve"> PAGEREF _Toc464111000 \h </w:instrText>
            </w:r>
            <w:r>
              <w:rPr>
                <w:noProof/>
                <w:webHidden/>
              </w:rPr>
            </w:r>
            <w:r>
              <w:rPr>
                <w:noProof/>
                <w:webHidden/>
              </w:rPr>
              <w:fldChar w:fldCharType="separate"/>
            </w:r>
            <w:r>
              <w:rPr>
                <w:noProof/>
                <w:webHidden/>
              </w:rPr>
              <w:t>1</w:t>
            </w:r>
            <w:r>
              <w:rPr>
                <w:noProof/>
                <w:webHidden/>
              </w:rPr>
              <w:fldChar w:fldCharType="end"/>
            </w:r>
          </w:hyperlink>
        </w:p>
        <w:p w14:paraId="5FDF8F9B"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1" w:history="1">
            <w:r w:rsidRPr="003502FA">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_Toc464111001 \h </w:instrText>
            </w:r>
            <w:r>
              <w:rPr>
                <w:noProof/>
                <w:webHidden/>
              </w:rPr>
            </w:r>
            <w:r>
              <w:rPr>
                <w:noProof/>
                <w:webHidden/>
              </w:rPr>
              <w:fldChar w:fldCharType="separate"/>
            </w:r>
            <w:r>
              <w:rPr>
                <w:noProof/>
                <w:webHidden/>
              </w:rPr>
              <w:t>1</w:t>
            </w:r>
            <w:r>
              <w:rPr>
                <w:noProof/>
                <w:webHidden/>
              </w:rPr>
              <w:fldChar w:fldCharType="end"/>
            </w:r>
          </w:hyperlink>
        </w:p>
        <w:p w14:paraId="1E950C3F"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2" w:history="1">
            <w:r w:rsidRPr="003502FA">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_Toc464111002 \h </w:instrText>
            </w:r>
            <w:r>
              <w:rPr>
                <w:noProof/>
                <w:webHidden/>
              </w:rPr>
            </w:r>
            <w:r>
              <w:rPr>
                <w:noProof/>
                <w:webHidden/>
              </w:rPr>
              <w:fldChar w:fldCharType="separate"/>
            </w:r>
            <w:r>
              <w:rPr>
                <w:noProof/>
                <w:webHidden/>
              </w:rPr>
              <w:t>2</w:t>
            </w:r>
            <w:r>
              <w:rPr>
                <w:noProof/>
                <w:webHidden/>
              </w:rPr>
              <w:fldChar w:fldCharType="end"/>
            </w:r>
          </w:hyperlink>
        </w:p>
        <w:p w14:paraId="570385AE"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3" w:history="1">
            <w:r w:rsidRPr="003502FA">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_Toc464111003 \h </w:instrText>
            </w:r>
            <w:r>
              <w:rPr>
                <w:noProof/>
                <w:webHidden/>
              </w:rPr>
            </w:r>
            <w:r>
              <w:rPr>
                <w:noProof/>
                <w:webHidden/>
              </w:rPr>
              <w:fldChar w:fldCharType="separate"/>
            </w:r>
            <w:r>
              <w:rPr>
                <w:noProof/>
                <w:webHidden/>
              </w:rPr>
              <w:t>2</w:t>
            </w:r>
            <w:r>
              <w:rPr>
                <w:noProof/>
                <w:webHidden/>
              </w:rPr>
              <w:fldChar w:fldCharType="end"/>
            </w:r>
          </w:hyperlink>
        </w:p>
        <w:p w14:paraId="3D2C5846"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04" w:history="1">
            <w:r w:rsidRPr="003502FA">
              <w:rPr>
                <w:rStyle w:val="Hyperlink"/>
                <w:noProof/>
              </w:rPr>
              <w:t>ANNEX B - Code lists for the HY_Features model</w:t>
            </w:r>
            <w:r>
              <w:rPr>
                <w:noProof/>
                <w:webHidden/>
              </w:rPr>
              <w:tab/>
            </w:r>
            <w:r>
              <w:rPr>
                <w:noProof/>
                <w:webHidden/>
              </w:rPr>
              <w:fldChar w:fldCharType="begin"/>
            </w:r>
            <w:r>
              <w:rPr>
                <w:noProof/>
                <w:webHidden/>
              </w:rPr>
              <w:instrText xml:space="preserve"> PAGEREF _Toc464111004 \h </w:instrText>
            </w:r>
            <w:r>
              <w:rPr>
                <w:noProof/>
                <w:webHidden/>
              </w:rPr>
            </w:r>
            <w:r>
              <w:rPr>
                <w:noProof/>
                <w:webHidden/>
              </w:rPr>
              <w:fldChar w:fldCharType="separate"/>
            </w:r>
            <w:r>
              <w:rPr>
                <w:noProof/>
                <w:webHidden/>
              </w:rPr>
              <w:t>1</w:t>
            </w:r>
            <w:r>
              <w:rPr>
                <w:noProof/>
                <w:webHidden/>
              </w:rPr>
              <w:fldChar w:fldCharType="end"/>
            </w:r>
          </w:hyperlink>
        </w:p>
        <w:p w14:paraId="69435D21"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5" w:history="1">
            <w:r w:rsidRPr="003502FA">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_Toc464111005 \h </w:instrText>
            </w:r>
            <w:r>
              <w:rPr>
                <w:noProof/>
                <w:webHidden/>
              </w:rPr>
            </w:r>
            <w:r>
              <w:rPr>
                <w:noProof/>
                <w:webHidden/>
              </w:rPr>
              <w:fldChar w:fldCharType="separate"/>
            </w:r>
            <w:r>
              <w:rPr>
                <w:noProof/>
                <w:webHidden/>
              </w:rPr>
              <w:t>1</w:t>
            </w:r>
            <w:r>
              <w:rPr>
                <w:noProof/>
                <w:webHidden/>
              </w:rPr>
              <w:fldChar w:fldCharType="end"/>
            </w:r>
          </w:hyperlink>
        </w:p>
        <w:p w14:paraId="5858A3D0"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6" w:history="1">
            <w:r w:rsidRPr="003502FA">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_Toc464111006 \h </w:instrText>
            </w:r>
            <w:r>
              <w:rPr>
                <w:noProof/>
                <w:webHidden/>
              </w:rPr>
            </w:r>
            <w:r>
              <w:rPr>
                <w:noProof/>
                <w:webHidden/>
              </w:rPr>
              <w:fldChar w:fldCharType="separate"/>
            </w:r>
            <w:r>
              <w:rPr>
                <w:noProof/>
                <w:webHidden/>
              </w:rPr>
              <w:t>2</w:t>
            </w:r>
            <w:r>
              <w:rPr>
                <w:noProof/>
                <w:webHidden/>
              </w:rPr>
              <w:fldChar w:fldCharType="end"/>
            </w:r>
          </w:hyperlink>
        </w:p>
        <w:p w14:paraId="5B9140D2"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7" w:history="1">
            <w:r w:rsidRPr="003502FA">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_Toc464111007 \h </w:instrText>
            </w:r>
            <w:r>
              <w:rPr>
                <w:noProof/>
                <w:webHidden/>
              </w:rPr>
            </w:r>
            <w:r>
              <w:rPr>
                <w:noProof/>
                <w:webHidden/>
              </w:rPr>
              <w:fldChar w:fldCharType="separate"/>
            </w:r>
            <w:r>
              <w:rPr>
                <w:noProof/>
                <w:webHidden/>
              </w:rPr>
              <w:t>2</w:t>
            </w:r>
            <w:r>
              <w:rPr>
                <w:noProof/>
                <w:webHidden/>
              </w:rPr>
              <w:fldChar w:fldCharType="end"/>
            </w:r>
          </w:hyperlink>
        </w:p>
        <w:p w14:paraId="6E70A575"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08" w:history="1">
            <w:r w:rsidRPr="003502FA">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_Toc464111008 \h </w:instrText>
            </w:r>
            <w:r>
              <w:rPr>
                <w:noProof/>
                <w:webHidden/>
              </w:rPr>
            </w:r>
            <w:r>
              <w:rPr>
                <w:noProof/>
                <w:webHidden/>
              </w:rPr>
              <w:fldChar w:fldCharType="separate"/>
            </w:r>
            <w:r>
              <w:rPr>
                <w:noProof/>
                <w:webHidden/>
              </w:rPr>
              <w:t>3</w:t>
            </w:r>
            <w:r>
              <w:rPr>
                <w:noProof/>
                <w:webHidden/>
              </w:rPr>
              <w:fldChar w:fldCharType="end"/>
            </w:r>
          </w:hyperlink>
        </w:p>
        <w:p w14:paraId="72886C4B"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09" w:history="1">
            <w:r w:rsidRPr="003502FA">
              <w:rPr>
                <w:rStyle w:val="Hyperlink"/>
                <w:noProof/>
              </w:rPr>
              <w:t>ANNEX C:  HY_Features  - AHGF Mapping</w:t>
            </w:r>
            <w:r>
              <w:rPr>
                <w:noProof/>
                <w:webHidden/>
              </w:rPr>
              <w:tab/>
            </w:r>
            <w:r>
              <w:rPr>
                <w:noProof/>
                <w:webHidden/>
              </w:rPr>
              <w:fldChar w:fldCharType="begin"/>
            </w:r>
            <w:r>
              <w:rPr>
                <w:noProof/>
                <w:webHidden/>
              </w:rPr>
              <w:instrText xml:space="preserve"> PAGEREF _Toc464111009 \h </w:instrText>
            </w:r>
            <w:r>
              <w:rPr>
                <w:noProof/>
                <w:webHidden/>
              </w:rPr>
            </w:r>
            <w:r>
              <w:rPr>
                <w:noProof/>
                <w:webHidden/>
              </w:rPr>
              <w:fldChar w:fldCharType="separate"/>
            </w:r>
            <w:r>
              <w:rPr>
                <w:noProof/>
                <w:webHidden/>
              </w:rPr>
              <w:t>1</w:t>
            </w:r>
            <w:r>
              <w:rPr>
                <w:noProof/>
                <w:webHidden/>
              </w:rPr>
              <w:fldChar w:fldCharType="end"/>
            </w:r>
          </w:hyperlink>
        </w:p>
        <w:p w14:paraId="76AF5D92"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0" w:history="1">
            <w:r w:rsidRPr="003502FA">
              <w:rPr>
                <w:rStyle w:val="Hyperlink"/>
                <w:noProof/>
              </w:rPr>
              <w:t>C.1 Catchment Model</w:t>
            </w:r>
            <w:r>
              <w:rPr>
                <w:noProof/>
                <w:webHidden/>
              </w:rPr>
              <w:tab/>
            </w:r>
            <w:r>
              <w:rPr>
                <w:noProof/>
                <w:webHidden/>
              </w:rPr>
              <w:fldChar w:fldCharType="begin"/>
            </w:r>
            <w:r>
              <w:rPr>
                <w:noProof/>
                <w:webHidden/>
              </w:rPr>
              <w:instrText xml:space="preserve"> PAGEREF _Toc464111010 \h </w:instrText>
            </w:r>
            <w:r>
              <w:rPr>
                <w:noProof/>
                <w:webHidden/>
              </w:rPr>
            </w:r>
            <w:r>
              <w:rPr>
                <w:noProof/>
                <w:webHidden/>
              </w:rPr>
              <w:fldChar w:fldCharType="separate"/>
            </w:r>
            <w:r>
              <w:rPr>
                <w:noProof/>
                <w:webHidden/>
              </w:rPr>
              <w:t>1</w:t>
            </w:r>
            <w:r>
              <w:rPr>
                <w:noProof/>
                <w:webHidden/>
              </w:rPr>
              <w:fldChar w:fldCharType="end"/>
            </w:r>
          </w:hyperlink>
        </w:p>
        <w:p w14:paraId="40A5B2A2"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1" w:history="1">
            <w:r w:rsidRPr="003502FA">
              <w:rPr>
                <w:rStyle w:val="Hyperlink"/>
                <w:noProof/>
              </w:rPr>
              <w:t>C.2 Hydrographic Network</w:t>
            </w:r>
            <w:r>
              <w:rPr>
                <w:noProof/>
                <w:webHidden/>
              </w:rPr>
              <w:tab/>
            </w:r>
            <w:r>
              <w:rPr>
                <w:noProof/>
                <w:webHidden/>
              </w:rPr>
              <w:fldChar w:fldCharType="begin"/>
            </w:r>
            <w:r>
              <w:rPr>
                <w:noProof/>
                <w:webHidden/>
              </w:rPr>
              <w:instrText xml:space="preserve"> PAGEREF _Toc464111011 \h </w:instrText>
            </w:r>
            <w:r>
              <w:rPr>
                <w:noProof/>
                <w:webHidden/>
              </w:rPr>
            </w:r>
            <w:r>
              <w:rPr>
                <w:noProof/>
                <w:webHidden/>
              </w:rPr>
              <w:fldChar w:fldCharType="separate"/>
            </w:r>
            <w:r>
              <w:rPr>
                <w:noProof/>
                <w:webHidden/>
              </w:rPr>
              <w:t>2</w:t>
            </w:r>
            <w:r>
              <w:rPr>
                <w:noProof/>
                <w:webHidden/>
              </w:rPr>
              <w:fldChar w:fldCharType="end"/>
            </w:r>
          </w:hyperlink>
        </w:p>
        <w:p w14:paraId="2FC2CFC9"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2" w:history="1">
            <w:r w:rsidRPr="003502FA">
              <w:rPr>
                <w:rStyle w:val="Hyperlink"/>
                <w:noProof/>
              </w:rPr>
              <w:t>C.3 Hydrometric Network</w:t>
            </w:r>
            <w:r>
              <w:rPr>
                <w:noProof/>
                <w:webHidden/>
              </w:rPr>
              <w:tab/>
            </w:r>
            <w:r>
              <w:rPr>
                <w:noProof/>
                <w:webHidden/>
              </w:rPr>
              <w:fldChar w:fldCharType="begin"/>
            </w:r>
            <w:r>
              <w:rPr>
                <w:noProof/>
                <w:webHidden/>
              </w:rPr>
              <w:instrText xml:space="preserve"> PAGEREF _Toc464111012 \h </w:instrText>
            </w:r>
            <w:r>
              <w:rPr>
                <w:noProof/>
                <w:webHidden/>
              </w:rPr>
            </w:r>
            <w:r>
              <w:rPr>
                <w:noProof/>
                <w:webHidden/>
              </w:rPr>
              <w:fldChar w:fldCharType="separate"/>
            </w:r>
            <w:r>
              <w:rPr>
                <w:noProof/>
                <w:webHidden/>
              </w:rPr>
              <w:t>4</w:t>
            </w:r>
            <w:r>
              <w:rPr>
                <w:noProof/>
                <w:webHidden/>
              </w:rPr>
              <w:fldChar w:fldCharType="end"/>
            </w:r>
          </w:hyperlink>
        </w:p>
        <w:p w14:paraId="5FAA312D"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13" w:history="1">
            <w:r w:rsidRPr="003502FA">
              <w:rPr>
                <w:rStyle w:val="Hyperlink"/>
                <w:noProof/>
              </w:rPr>
              <w:t>ANNEX D: HY_Features - NHDPlus  Mapping</w:t>
            </w:r>
            <w:r>
              <w:rPr>
                <w:noProof/>
                <w:webHidden/>
              </w:rPr>
              <w:tab/>
            </w:r>
            <w:r>
              <w:rPr>
                <w:noProof/>
                <w:webHidden/>
              </w:rPr>
              <w:fldChar w:fldCharType="begin"/>
            </w:r>
            <w:r>
              <w:rPr>
                <w:noProof/>
                <w:webHidden/>
              </w:rPr>
              <w:instrText xml:space="preserve"> PAGEREF _Toc464111013 \h </w:instrText>
            </w:r>
            <w:r>
              <w:rPr>
                <w:noProof/>
                <w:webHidden/>
              </w:rPr>
            </w:r>
            <w:r>
              <w:rPr>
                <w:noProof/>
                <w:webHidden/>
              </w:rPr>
              <w:fldChar w:fldCharType="separate"/>
            </w:r>
            <w:r>
              <w:rPr>
                <w:noProof/>
                <w:webHidden/>
              </w:rPr>
              <w:t>1</w:t>
            </w:r>
            <w:r>
              <w:rPr>
                <w:noProof/>
                <w:webHidden/>
              </w:rPr>
              <w:fldChar w:fldCharType="end"/>
            </w:r>
          </w:hyperlink>
        </w:p>
        <w:p w14:paraId="1F2D7F6A"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4" w:history="1">
            <w:r w:rsidRPr="003502FA">
              <w:rPr>
                <w:rStyle w:val="Hyperlink"/>
                <w:noProof/>
              </w:rPr>
              <w:t>D.1 Catchment Model</w:t>
            </w:r>
            <w:r>
              <w:rPr>
                <w:noProof/>
                <w:webHidden/>
              </w:rPr>
              <w:tab/>
            </w:r>
            <w:r>
              <w:rPr>
                <w:noProof/>
                <w:webHidden/>
              </w:rPr>
              <w:fldChar w:fldCharType="begin"/>
            </w:r>
            <w:r>
              <w:rPr>
                <w:noProof/>
                <w:webHidden/>
              </w:rPr>
              <w:instrText xml:space="preserve"> PAGEREF _Toc464111014 \h </w:instrText>
            </w:r>
            <w:r>
              <w:rPr>
                <w:noProof/>
                <w:webHidden/>
              </w:rPr>
            </w:r>
            <w:r>
              <w:rPr>
                <w:noProof/>
                <w:webHidden/>
              </w:rPr>
              <w:fldChar w:fldCharType="separate"/>
            </w:r>
            <w:r>
              <w:rPr>
                <w:noProof/>
                <w:webHidden/>
              </w:rPr>
              <w:t>1</w:t>
            </w:r>
            <w:r>
              <w:rPr>
                <w:noProof/>
                <w:webHidden/>
              </w:rPr>
              <w:fldChar w:fldCharType="end"/>
            </w:r>
          </w:hyperlink>
        </w:p>
        <w:p w14:paraId="2F7DC6D9"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5" w:history="1">
            <w:r w:rsidRPr="003502FA">
              <w:rPr>
                <w:rStyle w:val="Hyperlink"/>
                <w:noProof/>
              </w:rPr>
              <w:t>D.2 Hydrographic Network Model</w:t>
            </w:r>
            <w:r>
              <w:rPr>
                <w:noProof/>
                <w:webHidden/>
              </w:rPr>
              <w:tab/>
            </w:r>
            <w:r>
              <w:rPr>
                <w:noProof/>
                <w:webHidden/>
              </w:rPr>
              <w:fldChar w:fldCharType="begin"/>
            </w:r>
            <w:r>
              <w:rPr>
                <w:noProof/>
                <w:webHidden/>
              </w:rPr>
              <w:instrText xml:space="preserve"> PAGEREF _Toc464111015 \h </w:instrText>
            </w:r>
            <w:r>
              <w:rPr>
                <w:noProof/>
                <w:webHidden/>
              </w:rPr>
            </w:r>
            <w:r>
              <w:rPr>
                <w:noProof/>
                <w:webHidden/>
              </w:rPr>
              <w:fldChar w:fldCharType="separate"/>
            </w:r>
            <w:r>
              <w:rPr>
                <w:noProof/>
                <w:webHidden/>
              </w:rPr>
              <w:t>2</w:t>
            </w:r>
            <w:r>
              <w:rPr>
                <w:noProof/>
                <w:webHidden/>
              </w:rPr>
              <w:fldChar w:fldCharType="end"/>
            </w:r>
          </w:hyperlink>
        </w:p>
        <w:p w14:paraId="0742354C"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6" w:history="1">
            <w:r w:rsidRPr="003502FA">
              <w:rPr>
                <w:rStyle w:val="Hyperlink"/>
                <w:noProof/>
              </w:rPr>
              <w:t>D.3 Hydrometric Network Model</w:t>
            </w:r>
            <w:r>
              <w:rPr>
                <w:noProof/>
                <w:webHidden/>
              </w:rPr>
              <w:tab/>
            </w:r>
            <w:r>
              <w:rPr>
                <w:noProof/>
                <w:webHidden/>
              </w:rPr>
              <w:fldChar w:fldCharType="begin"/>
            </w:r>
            <w:r>
              <w:rPr>
                <w:noProof/>
                <w:webHidden/>
              </w:rPr>
              <w:instrText xml:space="preserve"> PAGEREF _Toc464111016 \h </w:instrText>
            </w:r>
            <w:r>
              <w:rPr>
                <w:noProof/>
                <w:webHidden/>
              </w:rPr>
            </w:r>
            <w:r>
              <w:rPr>
                <w:noProof/>
                <w:webHidden/>
              </w:rPr>
              <w:fldChar w:fldCharType="separate"/>
            </w:r>
            <w:r>
              <w:rPr>
                <w:noProof/>
                <w:webHidden/>
              </w:rPr>
              <w:t>3</w:t>
            </w:r>
            <w:r>
              <w:rPr>
                <w:noProof/>
                <w:webHidden/>
              </w:rPr>
              <w:fldChar w:fldCharType="end"/>
            </w:r>
          </w:hyperlink>
        </w:p>
        <w:p w14:paraId="12035C82"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17" w:history="1">
            <w:r w:rsidRPr="003502FA">
              <w:rPr>
                <w:rStyle w:val="Hyperlink"/>
                <w:noProof/>
              </w:rPr>
              <w:t>ANNEX E: HY_Features - INSPIRE Hydrography Theme</w:t>
            </w:r>
            <w:r>
              <w:rPr>
                <w:noProof/>
                <w:webHidden/>
              </w:rPr>
              <w:tab/>
            </w:r>
            <w:r>
              <w:rPr>
                <w:noProof/>
                <w:webHidden/>
              </w:rPr>
              <w:fldChar w:fldCharType="begin"/>
            </w:r>
            <w:r>
              <w:rPr>
                <w:noProof/>
                <w:webHidden/>
              </w:rPr>
              <w:instrText xml:space="preserve"> PAGEREF _Toc464111017 \h </w:instrText>
            </w:r>
            <w:r>
              <w:rPr>
                <w:noProof/>
                <w:webHidden/>
              </w:rPr>
            </w:r>
            <w:r>
              <w:rPr>
                <w:noProof/>
                <w:webHidden/>
              </w:rPr>
              <w:fldChar w:fldCharType="separate"/>
            </w:r>
            <w:r>
              <w:rPr>
                <w:noProof/>
                <w:webHidden/>
              </w:rPr>
              <w:t>1</w:t>
            </w:r>
            <w:r>
              <w:rPr>
                <w:noProof/>
                <w:webHidden/>
              </w:rPr>
              <w:fldChar w:fldCharType="end"/>
            </w:r>
          </w:hyperlink>
        </w:p>
        <w:p w14:paraId="2600AE09"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8" w:history="1">
            <w:r w:rsidRPr="003502FA">
              <w:rPr>
                <w:rStyle w:val="Hyperlink"/>
                <w:noProof/>
              </w:rPr>
              <w:t>E.1 Catchment Model</w:t>
            </w:r>
            <w:r>
              <w:rPr>
                <w:noProof/>
                <w:webHidden/>
              </w:rPr>
              <w:tab/>
            </w:r>
            <w:r>
              <w:rPr>
                <w:noProof/>
                <w:webHidden/>
              </w:rPr>
              <w:fldChar w:fldCharType="begin"/>
            </w:r>
            <w:r>
              <w:rPr>
                <w:noProof/>
                <w:webHidden/>
              </w:rPr>
              <w:instrText xml:space="preserve"> PAGEREF _Toc464111018 \h </w:instrText>
            </w:r>
            <w:r>
              <w:rPr>
                <w:noProof/>
                <w:webHidden/>
              </w:rPr>
            </w:r>
            <w:r>
              <w:rPr>
                <w:noProof/>
                <w:webHidden/>
              </w:rPr>
              <w:fldChar w:fldCharType="separate"/>
            </w:r>
            <w:r>
              <w:rPr>
                <w:noProof/>
                <w:webHidden/>
              </w:rPr>
              <w:t>1</w:t>
            </w:r>
            <w:r>
              <w:rPr>
                <w:noProof/>
                <w:webHidden/>
              </w:rPr>
              <w:fldChar w:fldCharType="end"/>
            </w:r>
          </w:hyperlink>
        </w:p>
        <w:p w14:paraId="03215BB3"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19" w:history="1">
            <w:r w:rsidRPr="003502FA">
              <w:rPr>
                <w:rStyle w:val="Hyperlink"/>
                <w:noProof/>
              </w:rPr>
              <w:t>E.2 Hydrographic Network Model</w:t>
            </w:r>
            <w:r>
              <w:rPr>
                <w:noProof/>
                <w:webHidden/>
              </w:rPr>
              <w:tab/>
            </w:r>
            <w:r>
              <w:rPr>
                <w:noProof/>
                <w:webHidden/>
              </w:rPr>
              <w:fldChar w:fldCharType="begin"/>
            </w:r>
            <w:r>
              <w:rPr>
                <w:noProof/>
                <w:webHidden/>
              </w:rPr>
              <w:instrText xml:space="preserve"> PAGEREF _Toc464111019 \h </w:instrText>
            </w:r>
            <w:r>
              <w:rPr>
                <w:noProof/>
                <w:webHidden/>
              </w:rPr>
            </w:r>
            <w:r>
              <w:rPr>
                <w:noProof/>
                <w:webHidden/>
              </w:rPr>
              <w:fldChar w:fldCharType="separate"/>
            </w:r>
            <w:r>
              <w:rPr>
                <w:noProof/>
                <w:webHidden/>
              </w:rPr>
              <w:t>3</w:t>
            </w:r>
            <w:r>
              <w:rPr>
                <w:noProof/>
                <w:webHidden/>
              </w:rPr>
              <w:fldChar w:fldCharType="end"/>
            </w:r>
          </w:hyperlink>
        </w:p>
        <w:p w14:paraId="31C79FFF"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20" w:history="1">
            <w:r w:rsidRPr="003502FA">
              <w:rPr>
                <w:rStyle w:val="Hyperlink"/>
                <w:noProof/>
              </w:rPr>
              <w:t>ANNEX F: HY_Features - SANDRE  Mapping</w:t>
            </w:r>
            <w:r>
              <w:rPr>
                <w:noProof/>
                <w:webHidden/>
              </w:rPr>
              <w:tab/>
            </w:r>
            <w:r>
              <w:rPr>
                <w:noProof/>
                <w:webHidden/>
              </w:rPr>
              <w:fldChar w:fldCharType="begin"/>
            </w:r>
            <w:r>
              <w:rPr>
                <w:noProof/>
                <w:webHidden/>
              </w:rPr>
              <w:instrText xml:space="preserve"> PAGEREF _Toc464111020 \h </w:instrText>
            </w:r>
            <w:r>
              <w:rPr>
                <w:noProof/>
                <w:webHidden/>
              </w:rPr>
            </w:r>
            <w:r>
              <w:rPr>
                <w:noProof/>
                <w:webHidden/>
              </w:rPr>
              <w:fldChar w:fldCharType="separate"/>
            </w:r>
            <w:r>
              <w:rPr>
                <w:noProof/>
                <w:webHidden/>
              </w:rPr>
              <w:t>1</w:t>
            </w:r>
            <w:r>
              <w:rPr>
                <w:noProof/>
                <w:webHidden/>
              </w:rPr>
              <w:fldChar w:fldCharType="end"/>
            </w:r>
          </w:hyperlink>
        </w:p>
        <w:p w14:paraId="5251B56E"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21" w:history="1">
            <w:r w:rsidRPr="003502FA">
              <w:rPr>
                <w:rStyle w:val="Hyperlink"/>
                <w:noProof/>
              </w:rPr>
              <w:t>F.1 Catchment M</w:t>
            </w:r>
            <w:bookmarkStart w:id="3" w:name="_GoBack"/>
            <w:bookmarkEnd w:id="3"/>
            <w:r w:rsidRPr="003502FA">
              <w:rPr>
                <w:rStyle w:val="Hyperlink"/>
                <w:noProof/>
              </w:rPr>
              <w:t>odel</w:t>
            </w:r>
            <w:r>
              <w:rPr>
                <w:noProof/>
                <w:webHidden/>
              </w:rPr>
              <w:tab/>
            </w:r>
            <w:r>
              <w:rPr>
                <w:noProof/>
                <w:webHidden/>
              </w:rPr>
              <w:fldChar w:fldCharType="begin"/>
            </w:r>
            <w:r>
              <w:rPr>
                <w:noProof/>
                <w:webHidden/>
              </w:rPr>
              <w:instrText xml:space="preserve"> PAGEREF _Toc464111021 \h </w:instrText>
            </w:r>
            <w:r>
              <w:rPr>
                <w:noProof/>
                <w:webHidden/>
              </w:rPr>
            </w:r>
            <w:r>
              <w:rPr>
                <w:noProof/>
                <w:webHidden/>
              </w:rPr>
              <w:fldChar w:fldCharType="separate"/>
            </w:r>
            <w:r>
              <w:rPr>
                <w:noProof/>
                <w:webHidden/>
              </w:rPr>
              <w:t>1</w:t>
            </w:r>
            <w:r>
              <w:rPr>
                <w:noProof/>
                <w:webHidden/>
              </w:rPr>
              <w:fldChar w:fldCharType="end"/>
            </w:r>
          </w:hyperlink>
        </w:p>
        <w:p w14:paraId="23AA2BDB"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22" w:history="1">
            <w:r w:rsidRPr="003502FA">
              <w:rPr>
                <w:rStyle w:val="Hyperlink"/>
                <w:noProof/>
              </w:rPr>
              <w:t>F.2 Hydrographic Network Model</w:t>
            </w:r>
            <w:r>
              <w:rPr>
                <w:noProof/>
                <w:webHidden/>
              </w:rPr>
              <w:tab/>
            </w:r>
            <w:r>
              <w:rPr>
                <w:noProof/>
                <w:webHidden/>
              </w:rPr>
              <w:fldChar w:fldCharType="begin"/>
            </w:r>
            <w:r>
              <w:rPr>
                <w:noProof/>
                <w:webHidden/>
              </w:rPr>
              <w:instrText xml:space="preserve"> PAGEREF _Toc464111022 \h </w:instrText>
            </w:r>
            <w:r>
              <w:rPr>
                <w:noProof/>
                <w:webHidden/>
              </w:rPr>
            </w:r>
            <w:r>
              <w:rPr>
                <w:noProof/>
                <w:webHidden/>
              </w:rPr>
              <w:fldChar w:fldCharType="separate"/>
            </w:r>
            <w:r>
              <w:rPr>
                <w:noProof/>
                <w:webHidden/>
              </w:rPr>
              <w:t>2</w:t>
            </w:r>
            <w:r>
              <w:rPr>
                <w:noProof/>
                <w:webHidden/>
              </w:rPr>
              <w:fldChar w:fldCharType="end"/>
            </w:r>
          </w:hyperlink>
        </w:p>
        <w:p w14:paraId="526143CE" w14:textId="77777777" w:rsidR="0026708A" w:rsidRDefault="0026708A">
          <w:pPr>
            <w:pStyle w:val="Verzeichnis2"/>
            <w:tabs>
              <w:tab w:val="right" w:leader="dot" w:pos="8630"/>
            </w:tabs>
            <w:rPr>
              <w:rFonts w:asciiTheme="minorHAnsi" w:eastAsiaTheme="minorEastAsia" w:hAnsiTheme="minorHAnsi" w:cstheme="minorBidi"/>
              <w:noProof/>
              <w:sz w:val="22"/>
              <w:szCs w:val="22"/>
            </w:rPr>
          </w:pPr>
          <w:hyperlink w:anchor="_Toc464111023" w:history="1">
            <w:r w:rsidRPr="003502FA">
              <w:rPr>
                <w:rStyle w:val="Hyperlink"/>
                <w:noProof/>
              </w:rPr>
              <w:t>F.3 Hydrometric Network Model</w:t>
            </w:r>
            <w:r>
              <w:rPr>
                <w:noProof/>
                <w:webHidden/>
              </w:rPr>
              <w:tab/>
            </w:r>
            <w:r>
              <w:rPr>
                <w:noProof/>
                <w:webHidden/>
              </w:rPr>
              <w:fldChar w:fldCharType="begin"/>
            </w:r>
            <w:r>
              <w:rPr>
                <w:noProof/>
                <w:webHidden/>
              </w:rPr>
              <w:instrText xml:space="preserve"> PAGEREF _Toc464111023 \h </w:instrText>
            </w:r>
            <w:r>
              <w:rPr>
                <w:noProof/>
                <w:webHidden/>
              </w:rPr>
            </w:r>
            <w:r>
              <w:rPr>
                <w:noProof/>
                <w:webHidden/>
              </w:rPr>
              <w:fldChar w:fldCharType="separate"/>
            </w:r>
            <w:r>
              <w:rPr>
                <w:noProof/>
                <w:webHidden/>
              </w:rPr>
              <w:t>3</w:t>
            </w:r>
            <w:r>
              <w:rPr>
                <w:noProof/>
                <w:webHidden/>
              </w:rPr>
              <w:fldChar w:fldCharType="end"/>
            </w:r>
          </w:hyperlink>
        </w:p>
        <w:p w14:paraId="7873081B"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24" w:history="1">
            <w:r w:rsidRPr="003502FA">
              <w:rPr>
                <w:rStyle w:val="Hyperlink"/>
                <w:noProof/>
              </w:rPr>
              <w:t>ANNEX G: Bibliography</w:t>
            </w:r>
            <w:r>
              <w:rPr>
                <w:noProof/>
                <w:webHidden/>
              </w:rPr>
              <w:tab/>
            </w:r>
            <w:r>
              <w:rPr>
                <w:noProof/>
                <w:webHidden/>
              </w:rPr>
              <w:fldChar w:fldCharType="begin"/>
            </w:r>
            <w:r>
              <w:rPr>
                <w:noProof/>
                <w:webHidden/>
              </w:rPr>
              <w:instrText xml:space="preserve"> PAGEREF _Toc464111024 \h </w:instrText>
            </w:r>
            <w:r>
              <w:rPr>
                <w:noProof/>
                <w:webHidden/>
              </w:rPr>
            </w:r>
            <w:r>
              <w:rPr>
                <w:noProof/>
                <w:webHidden/>
              </w:rPr>
              <w:fldChar w:fldCharType="separate"/>
            </w:r>
            <w:r>
              <w:rPr>
                <w:noProof/>
                <w:webHidden/>
              </w:rPr>
              <w:t>1</w:t>
            </w:r>
            <w:r>
              <w:rPr>
                <w:noProof/>
                <w:webHidden/>
              </w:rPr>
              <w:fldChar w:fldCharType="end"/>
            </w:r>
          </w:hyperlink>
        </w:p>
        <w:p w14:paraId="700ADE94" w14:textId="77777777" w:rsidR="0026708A" w:rsidRDefault="0026708A">
          <w:pPr>
            <w:pStyle w:val="Verzeichnis1"/>
            <w:tabs>
              <w:tab w:val="right" w:leader="dot" w:pos="8630"/>
            </w:tabs>
            <w:rPr>
              <w:rFonts w:asciiTheme="minorHAnsi" w:eastAsiaTheme="minorEastAsia" w:hAnsiTheme="minorHAnsi" w:cstheme="minorBidi"/>
              <w:noProof/>
              <w:sz w:val="22"/>
              <w:szCs w:val="22"/>
            </w:rPr>
          </w:pPr>
          <w:hyperlink w:anchor="_Toc464111025" w:history="1">
            <w:r w:rsidRPr="003502FA">
              <w:rPr>
                <w:rStyle w:val="Hyperlink"/>
                <w:noProof/>
              </w:rPr>
              <w:t>ANNEX H: Revision history</w:t>
            </w:r>
            <w:r>
              <w:rPr>
                <w:noProof/>
                <w:webHidden/>
              </w:rPr>
              <w:tab/>
            </w:r>
            <w:r>
              <w:rPr>
                <w:noProof/>
                <w:webHidden/>
              </w:rPr>
              <w:fldChar w:fldCharType="begin"/>
            </w:r>
            <w:r>
              <w:rPr>
                <w:noProof/>
                <w:webHidden/>
              </w:rPr>
              <w:instrText xml:space="preserve"> PAGEREF _Toc464111025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4872A68F" w14:textId="77777777" w:rsidR="0026708A"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64111026" w:history="1">
        <w:r w:rsidR="0026708A" w:rsidRPr="00CB6556">
          <w:rPr>
            <w:rStyle w:val="Hyperlink"/>
            <w:noProof/>
          </w:rPr>
          <w:t>Figure 1: HY_Features in the context of the OGC Abstract Specifications</w:t>
        </w:r>
        <w:r w:rsidR="0026708A">
          <w:rPr>
            <w:noProof/>
            <w:webHidden/>
          </w:rPr>
          <w:tab/>
        </w:r>
        <w:r w:rsidR="0026708A">
          <w:rPr>
            <w:noProof/>
            <w:webHidden/>
          </w:rPr>
          <w:fldChar w:fldCharType="begin"/>
        </w:r>
        <w:r w:rsidR="0026708A">
          <w:rPr>
            <w:noProof/>
            <w:webHidden/>
          </w:rPr>
          <w:instrText xml:space="preserve"> PAGEREF _Toc464111026 \h </w:instrText>
        </w:r>
        <w:r w:rsidR="0026708A">
          <w:rPr>
            <w:noProof/>
            <w:webHidden/>
          </w:rPr>
        </w:r>
        <w:r w:rsidR="0026708A">
          <w:rPr>
            <w:noProof/>
            <w:webHidden/>
          </w:rPr>
          <w:fldChar w:fldCharType="separate"/>
        </w:r>
        <w:r w:rsidR="0026708A">
          <w:rPr>
            <w:noProof/>
            <w:webHidden/>
          </w:rPr>
          <w:t>4</w:t>
        </w:r>
        <w:r w:rsidR="0026708A">
          <w:rPr>
            <w:noProof/>
            <w:webHidden/>
          </w:rPr>
          <w:fldChar w:fldCharType="end"/>
        </w:r>
      </w:hyperlink>
    </w:p>
    <w:p w14:paraId="716C974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7" w:history="1">
        <w:r w:rsidRPr="00CB6556">
          <w:rPr>
            <w:rStyle w:val="Hyperlink"/>
            <w:noProof/>
          </w:rPr>
          <w:t>Figure 2: Processes of the Hydrologic Cycle</w:t>
        </w:r>
        <w:r>
          <w:rPr>
            <w:noProof/>
            <w:webHidden/>
          </w:rPr>
          <w:tab/>
        </w:r>
        <w:r>
          <w:rPr>
            <w:noProof/>
            <w:webHidden/>
          </w:rPr>
          <w:fldChar w:fldCharType="begin"/>
        </w:r>
        <w:r>
          <w:rPr>
            <w:noProof/>
            <w:webHidden/>
          </w:rPr>
          <w:instrText xml:space="preserve"> PAGEREF _Toc464111027 \h </w:instrText>
        </w:r>
        <w:r>
          <w:rPr>
            <w:noProof/>
            <w:webHidden/>
          </w:rPr>
        </w:r>
        <w:r>
          <w:rPr>
            <w:noProof/>
            <w:webHidden/>
          </w:rPr>
          <w:fldChar w:fldCharType="separate"/>
        </w:r>
        <w:r>
          <w:rPr>
            <w:noProof/>
            <w:webHidden/>
          </w:rPr>
          <w:t>19</w:t>
        </w:r>
        <w:r>
          <w:rPr>
            <w:noProof/>
            <w:webHidden/>
          </w:rPr>
          <w:fldChar w:fldCharType="end"/>
        </w:r>
      </w:hyperlink>
    </w:p>
    <w:p w14:paraId="6DF4B577"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8" w:history="1">
        <w:r w:rsidRPr="00CB6556">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_Toc464111028 \h </w:instrText>
        </w:r>
        <w:r>
          <w:rPr>
            <w:noProof/>
            <w:webHidden/>
          </w:rPr>
        </w:r>
        <w:r>
          <w:rPr>
            <w:noProof/>
            <w:webHidden/>
          </w:rPr>
          <w:fldChar w:fldCharType="separate"/>
        </w:r>
        <w:r>
          <w:rPr>
            <w:noProof/>
            <w:webHidden/>
          </w:rPr>
          <w:t>21</w:t>
        </w:r>
        <w:r>
          <w:rPr>
            <w:noProof/>
            <w:webHidden/>
          </w:rPr>
          <w:fldChar w:fldCharType="end"/>
        </w:r>
      </w:hyperlink>
    </w:p>
    <w:p w14:paraId="5FE2904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29" w:history="1">
        <w:r w:rsidRPr="00CB6556">
          <w:rPr>
            <w:rStyle w:val="Hyperlink"/>
            <w:noProof/>
          </w:rPr>
          <w:t>Figure 4: Idealized catchment. This idealized catchment diagram is used to represent the catchment concept with no emphasis on any realization or representation. In the diagrams below, aspects of this diagram are highlighted to emphasize particular concepts of the HY_Features conceptual model.</w:t>
        </w:r>
        <w:r>
          <w:rPr>
            <w:noProof/>
            <w:webHidden/>
          </w:rPr>
          <w:tab/>
        </w:r>
        <w:r>
          <w:rPr>
            <w:noProof/>
            <w:webHidden/>
          </w:rPr>
          <w:fldChar w:fldCharType="begin"/>
        </w:r>
        <w:r>
          <w:rPr>
            <w:noProof/>
            <w:webHidden/>
          </w:rPr>
          <w:instrText xml:space="preserve"> PAGEREF _Toc464111029 \h </w:instrText>
        </w:r>
        <w:r>
          <w:rPr>
            <w:noProof/>
            <w:webHidden/>
          </w:rPr>
        </w:r>
        <w:r>
          <w:rPr>
            <w:noProof/>
            <w:webHidden/>
          </w:rPr>
          <w:fldChar w:fldCharType="separate"/>
        </w:r>
        <w:r>
          <w:rPr>
            <w:noProof/>
            <w:webHidden/>
          </w:rPr>
          <w:t>22</w:t>
        </w:r>
        <w:r>
          <w:rPr>
            <w:noProof/>
            <w:webHidden/>
          </w:rPr>
          <w:fldChar w:fldCharType="end"/>
        </w:r>
      </w:hyperlink>
    </w:p>
    <w:p w14:paraId="11C63CAE"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0" w:history="1">
        <w:r w:rsidRPr="00CB6556">
          <w:rPr>
            <w:rStyle w:val="Hyperlink"/>
            <w:noProof/>
          </w:rPr>
          <w:t xml:space="preserve">Figure 5: Multiple graphical representations of a catchment (from top left to bottom right): a) catchment boundary, b) catchment area, c) flowpath of catchment d) network of sub catchments, e) cartographic view, f) </w:t>
        </w:r>
        <w:r w:rsidRPr="00CB6556">
          <w:rPr>
            <w:rStyle w:val="Hyperlink"/>
            <w:noProof/>
            <w:highlight w:val="yellow"/>
          </w:rPr>
          <w:t>geo-schematic view,</w:t>
        </w:r>
        <w:r w:rsidRPr="00CB6556">
          <w:rPr>
            <w:rStyle w:val="Hyperlink"/>
            <w:noProof/>
          </w:rPr>
          <w:t xml:space="preserve"> g) hydrographic network, h) network of logically connected monitoring stations.</w:t>
        </w:r>
        <w:r>
          <w:rPr>
            <w:noProof/>
            <w:webHidden/>
          </w:rPr>
          <w:tab/>
        </w:r>
        <w:r>
          <w:rPr>
            <w:noProof/>
            <w:webHidden/>
          </w:rPr>
          <w:fldChar w:fldCharType="begin"/>
        </w:r>
        <w:r>
          <w:rPr>
            <w:noProof/>
            <w:webHidden/>
          </w:rPr>
          <w:instrText xml:space="preserve"> PAGEREF _Toc464111030 \h </w:instrText>
        </w:r>
        <w:r>
          <w:rPr>
            <w:noProof/>
            <w:webHidden/>
          </w:rPr>
        </w:r>
        <w:r>
          <w:rPr>
            <w:noProof/>
            <w:webHidden/>
          </w:rPr>
          <w:fldChar w:fldCharType="separate"/>
        </w:r>
        <w:r>
          <w:rPr>
            <w:noProof/>
            <w:webHidden/>
          </w:rPr>
          <w:t>23</w:t>
        </w:r>
        <w:r>
          <w:rPr>
            <w:noProof/>
            <w:webHidden/>
          </w:rPr>
          <w:fldChar w:fldCharType="end"/>
        </w:r>
      </w:hyperlink>
    </w:p>
    <w:p w14:paraId="7D1291DC"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1" w:history="1">
        <w:r w:rsidRPr="00CB6556">
          <w:rPr>
            <w:rStyle w:val="Hyperlink"/>
            <w:noProof/>
          </w:rPr>
          <w:t>Figure 6 (C1-C5, from left to right): C1, Typical catchments with one inflow and one outflow each; C2, Joined (conjoint) catchments flowing into a single downstream catchment; C3, catchments joining in a water body or wetland with no clear network; C4, catchments joining through intermittent or subsurface flows C5, catchments that join through areas of complex or braided channels.</w:t>
        </w:r>
        <w:r>
          <w:rPr>
            <w:noProof/>
            <w:webHidden/>
          </w:rPr>
          <w:tab/>
        </w:r>
        <w:r>
          <w:rPr>
            <w:noProof/>
            <w:webHidden/>
          </w:rPr>
          <w:fldChar w:fldCharType="begin"/>
        </w:r>
        <w:r>
          <w:rPr>
            <w:noProof/>
            <w:webHidden/>
          </w:rPr>
          <w:instrText xml:space="preserve"> PAGEREF _Toc464111031 \h </w:instrText>
        </w:r>
        <w:r>
          <w:rPr>
            <w:noProof/>
            <w:webHidden/>
          </w:rPr>
        </w:r>
        <w:r>
          <w:rPr>
            <w:noProof/>
            <w:webHidden/>
          </w:rPr>
          <w:fldChar w:fldCharType="separate"/>
        </w:r>
        <w:r>
          <w:rPr>
            <w:noProof/>
            <w:webHidden/>
          </w:rPr>
          <w:t>25</w:t>
        </w:r>
        <w:r>
          <w:rPr>
            <w:noProof/>
            <w:webHidden/>
          </w:rPr>
          <w:fldChar w:fldCharType="end"/>
        </w:r>
      </w:hyperlink>
    </w:p>
    <w:p w14:paraId="4C729D08"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2" w:history="1">
        <w:r w:rsidRPr="00CB6556">
          <w:rPr>
            <w:rStyle w:val="Hyperlink"/>
            <w:noProof/>
          </w:rPr>
          <w:t>Figure 7: Catchment hierarchy – A catchment (dark grey), may be nested within a containing catchment which is another catchment (light grey)</w:t>
        </w:r>
        <w:r>
          <w:rPr>
            <w:noProof/>
            <w:webHidden/>
          </w:rPr>
          <w:tab/>
        </w:r>
        <w:r>
          <w:rPr>
            <w:noProof/>
            <w:webHidden/>
          </w:rPr>
          <w:fldChar w:fldCharType="begin"/>
        </w:r>
        <w:r>
          <w:rPr>
            <w:noProof/>
            <w:webHidden/>
          </w:rPr>
          <w:instrText xml:space="preserve"> PAGEREF _Toc464111032 \h </w:instrText>
        </w:r>
        <w:r>
          <w:rPr>
            <w:noProof/>
            <w:webHidden/>
          </w:rPr>
        </w:r>
        <w:r>
          <w:rPr>
            <w:noProof/>
            <w:webHidden/>
          </w:rPr>
          <w:fldChar w:fldCharType="separate"/>
        </w:r>
        <w:r>
          <w:rPr>
            <w:noProof/>
            <w:webHidden/>
          </w:rPr>
          <w:t>26</w:t>
        </w:r>
        <w:r>
          <w:rPr>
            <w:noProof/>
            <w:webHidden/>
          </w:rPr>
          <w:fldChar w:fldCharType="end"/>
        </w:r>
      </w:hyperlink>
    </w:p>
    <w:p w14:paraId="63FF1C56"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3" w:history="1">
        <w:r w:rsidRPr="00CB6556">
          <w:rPr>
            <w:rStyle w:val="Hyperlink"/>
            <w:noProof/>
          </w:rPr>
          <w:t>Figure 8: Catchment hierarchy – A catchment (C1, C2, or C3) may be part of a simple dendritic network of catchments which is also a catchment</w:t>
        </w:r>
        <w:r>
          <w:rPr>
            <w:noProof/>
            <w:webHidden/>
          </w:rPr>
          <w:tab/>
        </w:r>
        <w:r>
          <w:rPr>
            <w:noProof/>
            <w:webHidden/>
          </w:rPr>
          <w:fldChar w:fldCharType="begin"/>
        </w:r>
        <w:r>
          <w:rPr>
            <w:noProof/>
            <w:webHidden/>
          </w:rPr>
          <w:instrText xml:space="preserve"> PAGEREF _Toc464111033 \h </w:instrText>
        </w:r>
        <w:r>
          <w:rPr>
            <w:noProof/>
            <w:webHidden/>
          </w:rPr>
        </w:r>
        <w:r>
          <w:rPr>
            <w:noProof/>
            <w:webHidden/>
          </w:rPr>
          <w:fldChar w:fldCharType="separate"/>
        </w:r>
        <w:r>
          <w:rPr>
            <w:noProof/>
            <w:webHidden/>
          </w:rPr>
          <w:t>27</w:t>
        </w:r>
        <w:r>
          <w:rPr>
            <w:noProof/>
            <w:webHidden/>
          </w:rPr>
          <w:fldChar w:fldCharType="end"/>
        </w:r>
      </w:hyperlink>
    </w:p>
    <w:p w14:paraId="4CEF06AD"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4" w:history="1">
        <w:r w:rsidRPr="00CB6556">
          <w:rPr>
            <w:rStyle w:val="Hyperlink"/>
            <w:noProof/>
          </w:rPr>
          <w:t>Figure 9: A catchment area (grey) and a flowpath connecting inflow to outflow (red) depicting a definable unit where hydrologic processes take place.</w:t>
        </w:r>
        <w:r>
          <w:rPr>
            <w:noProof/>
            <w:webHidden/>
          </w:rPr>
          <w:tab/>
        </w:r>
        <w:r>
          <w:rPr>
            <w:noProof/>
            <w:webHidden/>
          </w:rPr>
          <w:fldChar w:fldCharType="begin"/>
        </w:r>
        <w:r>
          <w:rPr>
            <w:noProof/>
            <w:webHidden/>
          </w:rPr>
          <w:instrText xml:space="preserve"> PAGEREF _Toc464111034 \h </w:instrText>
        </w:r>
        <w:r>
          <w:rPr>
            <w:noProof/>
            <w:webHidden/>
          </w:rPr>
        </w:r>
        <w:r>
          <w:rPr>
            <w:noProof/>
            <w:webHidden/>
          </w:rPr>
          <w:fldChar w:fldCharType="separate"/>
        </w:r>
        <w:r>
          <w:rPr>
            <w:noProof/>
            <w:webHidden/>
          </w:rPr>
          <w:t>28</w:t>
        </w:r>
        <w:r>
          <w:rPr>
            <w:noProof/>
            <w:webHidden/>
          </w:rPr>
          <w:fldChar w:fldCharType="end"/>
        </w:r>
      </w:hyperlink>
    </w:p>
    <w:p w14:paraId="08E0093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5" w:history="1">
        <w:r w:rsidRPr="00CB6556">
          <w:rPr>
            <w:rStyle w:val="Hyperlink"/>
            <w:noProof/>
          </w:rPr>
          <w:t>Figure 10: Catchments contributing to an identified outflow node. Note that some catchments contribute to a common outflow node.</w:t>
        </w:r>
        <w:r>
          <w:rPr>
            <w:noProof/>
            <w:webHidden/>
          </w:rPr>
          <w:tab/>
        </w:r>
        <w:r>
          <w:rPr>
            <w:noProof/>
            <w:webHidden/>
          </w:rPr>
          <w:fldChar w:fldCharType="begin"/>
        </w:r>
        <w:r>
          <w:rPr>
            <w:noProof/>
            <w:webHidden/>
          </w:rPr>
          <w:instrText xml:space="preserve"> PAGEREF _Toc464111035 \h </w:instrText>
        </w:r>
        <w:r>
          <w:rPr>
            <w:noProof/>
            <w:webHidden/>
          </w:rPr>
        </w:r>
        <w:r>
          <w:rPr>
            <w:noProof/>
            <w:webHidden/>
          </w:rPr>
          <w:fldChar w:fldCharType="separate"/>
        </w:r>
        <w:r>
          <w:rPr>
            <w:noProof/>
            <w:webHidden/>
          </w:rPr>
          <w:t>28</w:t>
        </w:r>
        <w:r>
          <w:rPr>
            <w:noProof/>
            <w:webHidden/>
          </w:rPr>
          <w:fldChar w:fldCharType="end"/>
        </w:r>
      </w:hyperlink>
    </w:p>
    <w:p w14:paraId="15CE722D"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6" w:history="1">
        <w:r w:rsidRPr="00CB6556">
          <w:rPr>
            <w:rStyle w:val="Hyperlink"/>
            <w:noProof/>
          </w:rPr>
          <w:t>Figure 11: Catchments receive inflow via an identified inflow node. Note that nodes are not necessarily geographic features, but are rather nodes in a graph representation of the river network.</w:t>
        </w:r>
        <w:r>
          <w:rPr>
            <w:noProof/>
            <w:webHidden/>
          </w:rPr>
          <w:tab/>
        </w:r>
        <w:r>
          <w:rPr>
            <w:noProof/>
            <w:webHidden/>
          </w:rPr>
          <w:fldChar w:fldCharType="begin"/>
        </w:r>
        <w:r>
          <w:rPr>
            <w:noProof/>
            <w:webHidden/>
          </w:rPr>
          <w:instrText xml:space="preserve"> PAGEREF _Toc464111036 \h </w:instrText>
        </w:r>
        <w:r>
          <w:rPr>
            <w:noProof/>
            <w:webHidden/>
          </w:rPr>
        </w:r>
        <w:r>
          <w:rPr>
            <w:noProof/>
            <w:webHidden/>
          </w:rPr>
          <w:fldChar w:fldCharType="separate"/>
        </w:r>
        <w:r>
          <w:rPr>
            <w:noProof/>
            <w:webHidden/>
          </w:rPr>
          <w:t>29</w:t>
        </w:r>
        <w:r>
          <w:rPr>
            <w:noProof/>
            <w:webHidden/>
          </w:rPr>
          <w:fldChar w:fldCharType="end"/>
        </w:r>
      </w:hyperlink>
    </w:p>
    <w:p w14:paraId="2BFEF11B"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7" w:history="1">
        <w:r w:rsidRPr="00CB6556">
          <w:rPr>
            <w:rStyle w:val="Hyperlink"/>
            <w:noProof/>
          </w:rPr>
          <w:t>Figure 12 (C6-C7, from left to right): Encapsulation of non-dendritic stream network topology. C6: The left figure shows a case where it is not possible to determine to what extent flow from catchment F contributes to catchments E, B or C. C7: The right figure shows how catchments E, B, and C can be aggregated so nodes N2 and N3 are treated as a single virtual inflow node, so that all the flow from catchments D and F accumulate in the resulting catchment X.</w:t>
        </w:r>
        <w:r>
          <w:rPr>
            <w:noProof/>
            <w:webHidden/>
          </w:rPr>
          <w:tab/>
        </w:r>
        <w:r>
          <w:rPr>
            <w:noProof/>
            <w:webHidden/>
          </w:rPr>
          <w:fldChar w:fldCharType="begin"/>
        </w:r>
        <w:r>
          <w:rPr>
            <w:noProof/>
            <w:webHidden/>
          </w:rPr>
          <w:instrText xml:space="preserve"> PAGEREF _Toc464111037 \h </w:instrText>
        </w:r>
        <w:r>
          <w:rPr>
            <w:noProof/>
            <w:webHidden/>
          </w:rPr>
        </w:r>
        <w:r>
          <w:rPr>
            <w:noProof/>
            <w:webHidden/>
          </w:rPr>
          <w:fldChar w:fldCharType="separate"/>
        </w:r>
        <w:r>
          <w:rPr>
            <w:noProof/>
            <w:webHidden/>
          </w:rPr>
          <w:t>30</w:t>
        </w:r>
        <w:r>
          <w:rPr>
            <w:noProof/>
            <w:webHidden/>
          </w:rPr>
          <w:fldChar w:fldCharType="end"/>
        </w:r>
      </w:hyperlink>
    </w:p>
    <w:p w14:paraId="6E745A98"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8" w:history="1">
        <w:r w:rsidRPr="00CB6556">
          <w:rPr>
            <w:rStyle w:val="Hyperlink"/>
            <w:noProof/>
          </w:rPr>
          <w:t>Figure 13: Catchment realization features with ‘tags’ expressing catchment topology</w:t>
        </w:r>
        <w:r>
          <w:rPr>
            <w:noProof/>
            <w:webHidden/>
          </w:rPr>
          <w:tab/>
        </w:r>
        <w:r>
          <w:rPr>
            <w:noProof/>
            <w:webHidden/>
          </w:rPr>
          <w:fldChar w:fldCharType="begin"/>
        </w:r>
        <w:r>
          <w:rPr>
            <w:noProof/>
            <w:webHidden/>
          </w:rPr>
          <w:instrText xml:space="preserve"> PAGEREF _Toc464111038 \h </w:instrText>
        </w:r>
        <w:r>
          <w:rPr>
            <w:noProof/>
            <w:webHidden/>
          </w:rPr>
        </w:r>
        <w:r>
          <w:rPr>
            <w:noProof/>
            <w:webHidden/>
          </w:rPr>
          <w:fldChar w:fldCharType="separate"/>
        </w:r>
        <w:r>
          <w:rPr>
            <w:noProof/>
            <w:webHidden/>
          </w:rPr>
          <w:t>31</w:t>
        </w:r>
        <w:r>
          <w:rPr>
            <w:noProof/>
            <w:webHidden/>
          </w:rPr>
          <w:fldChar w:fldCharType="end"/>
        </w:r>
      </w:hyperlink>
    </w:p>
    <w:p w14:paraId="00C4657F"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39" w:history="1">
        <w:r w:rsidRPr="00CB6556">
          <w:rPr>
            <w:rStyle w:val="Hyperlink"/>
            <w:noProof/>
          </w:rPr>
          <w:t>Figure 14: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r>
          <w:rPr>
            <w:noProof/>
            <w:webHidden/>
          </w:rPr>
          <w:tab/>
        </w:r>
        <w:r>
          <w:rPr>
            <w:noProof/>
            <w:webHidden/>
          </w:rPr>
          <w:fldChar w:fldCharType="begin"/>
        </w:r>
        <w:r>
          <w:rPr>
            <w:noProof/>
            <w:webHidden/>
          </w:rPr>
          <w:instrText xml:space="preserve"> PAGEREF _Toc464111039 \h </w:instrText>
        </w:r>
        <w:r>
          <w:rPr>
            <w:noProof/>
            <w:webHidden/>
          </w:rPr>
        </w:r>
        <w:r>
          <w:rPr>
            <w:noProof/>
            <w:webHidden/>
          </w:rPr>
          <w:fldChar w:fldCharType="separate"/>
        </w:r>
        <w:r>
          <w:rPr>
            <w:noProof/>
            <w:webHidden/>
          </w:rPr>
          <w:t>33</w:t>
        </w:r>
        <w:r>
          <w:rPr>
            <w:noProof/>
            <w:webHidden/>
          </w:rPr>
          <w:fldChar w:fldCharType="end"/>
        </w:r>
      </w:hyperlink>
    </w:p>
    <w:p w14:paraId="09765863"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0" w:history="1">
        <w:r w:rsidRPr="00CB6556">
          <w:rPr>
            <w:rStyle w:val="Hyperlink"/>
            <w:noProof/>
          </w:rPr>
          <w:t>Figure 15: Position (yellow dot) upstream of a reference point (red dot). Typically, r1 would be the origin and P, the referenced point; however, the river reference system model allows for the referenced point to be the origin of its own river reference system.</w:t>
        </w:r>
        <w:r>
          <w:rPr>
            <w:noProof/>
            <w:webHidden/>
          </w:rPr>
          <w:tab/>
        </w:r>
        <w:r>
          <w:rPr>
            <w:noProof/>
            <w:webHidden/>
          </w:rPr>
          <w:fldChar w:fldCharType="begin"/>
        </w:r>
        <w:r>
          <w:rPr>
            <w:noProof/>
            <w:webHidden/>
          </w:rPr>
          <w:instrText xml:space="preserve"> PAGEREF _Toc464111040 \h </w:instrText>
        </w:r>
        <w:r>
          <w:rPr>
            <w:noProof/>
            <w:webHidden/>
          </w:rPr>
        </w:r>
        <w:r>
          <w:rPr>
            <w:noProof/>
            <w:webHidden/>
          </w:rPr>
          <w:fldChar w:fldCharType="separate"/>
        </w:r>
        <w:r>
          <w:rPr>
            <w:noProof/>
            <w:webHidden/>
          </w:rPr>
          <w:t>34</w:t>
        </w:r>
        <w:r>
          <w:rPr>
            <w:noProof/>
            <w:webHidden/>
          </w:rPr>
          <w:fldChar w:fldCharType="end"/>
        </w:r>
      </w:hyperlink>
    </w:p>
    <w:p w14:paraId="1C2977A1"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1" w:history="1">
        <w:r w:rsidRPr="00CB6556">
          <w:rPr>
            <w:rStyle w:val="Hyperlink"/>
            <w:noProof/>
            <w:highlight w:val="yellow"/>
          </w:rPr>
          <w:t>Figure 16</w:t>
        </w:r>
        <w:r w:rsidRPr="00CB6556">
          <w:rPr>
            <w:rStyle w:val="Hyperlink"/>
            <w:noProof/>
          </w:rPr>
          <w:t xml:space="preserve">: NEW  </w:t>
        </w:r>
        <w:r w:rsidRPr="00CB6556">
          <w:rPr>
            <w:rStyle w:val="Hyperlink"/>
            <w:noProof/>
            <w:highlight w:val="yellow"/>
          </w:rPr>
          <w:t xml:space="preserve">Position (yellow dot) between two a reference points (red dots). </w:t>
        </w:r>
        <w:r>
          <w:rPr>
            <w:noProof/>
            <w:webHidden/>
          </w:rPr>
          <w:tab/>
        </w:r>
        <w:r>
          <w:rPr>
            <w:noProof/>
            <w:webHidden/>
          </w:rPr>
          <w:fldChar w:fldCharType="begin"/>
        </w:r>
        <w:r>
          <w:rPr>
            <w:noProof/>
            <w:webHidden/>
          </w:rPr>
          <w:instrText xml:space="preserve"> PAGEREF _Toc464111041 \h </w:instrText>
        </w:r>
        <w:r>
          <w:rPr>
            <w:noProof/>
            <w:webHidden/>
          </w:rPr>
        </w:r>
        <w:r>
          <w:rPr>
            <w:noProof/>
            <w:webHidden/>
          </w:rPr>
          <w:fldChar w:fldCharType="separate"/>
        </w:r>
        <w:r>
          <w:rPr>
            <w:noProof/>
            <w:webHidden/>
          </w:rPr>
          <w:t>35</w:t>
        </w:r>
        <w:r>
          <w:rPr>
            <w:noProof/>
            <w:webHidden/>
          </w:rPr>
          <w:fldChar w:fldCharType="end"/>
        </w:r>
      </w:hyperlink>
    </w:p>
    <w:p w14:paraId="7DDF1A2A"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2" w:history="1">
        <w:r w:rsidRPr="00CB6556">
          <w:rPr>
            <w:rStyle w:val="Hyperlink"/>
            <w:noProof/>
            <w:highlight w:val="yellow"/>
          </w:rPr>
          <w:t>Figure 17: Cyclic nature of the HY_Features basic model</w:t>
        </w:r>
        <w:r>
          <w:rPr>
            <w:noProof/>
            <w:webHidden/>
          </w:rPr>
          <w:tab/>
        </w:r>
        <w:r>
          <w:rPr>
            <w:noProof/>
            <w:webHidden/>
          </w:rPr>
          <w:fldChar w:fldCharType="begin"/>
        </w:r>
        <w:r>
          <w:rPr>
            <w:noProof/>
            <w:webHidden/>
          </w:rPr>
          <w:instrText xml:space="preserve"> PAGEREF _Toc464111042 \h </w:instrText>
        </w:r>
        <w:r>
          <w:rPr>
            <w:noProof/>
            <w:webHidden/>
          </w:rPr>
        </w:r>
        <w:r>
          <w:rPr>
            <w:noProof/>
            <w:webHidden/>
          </w:rPr>
          <w:fldChar w:fldCharType="separate"/>
        </w:r>
        <w:r>
          <w:rPr>
            <w:noProof/>
            <w:webHidden/>
          </w:rPr>
          <w:t>38</w:t>
        </w:r>
        <w:r>
          <w:rPr>
            <w:noProof/>
            <w:webHidden/>
          </w:rPr>
          <w:fldChar w:fldCharType="end"/>
        </w:r>
      </w:hyperlink>
    </w:p>
    <w:p w14:paraId="72FBA811"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3" w:history="1">
        <w:r w:rsidRPr="00CB6556">
          <w:rPr>
            <w:rStyle w:val="Hyperlink"/>
            <w:noProof/>
          </w:rPr>
          <w:t>Figure 18: HY_Features modules and packages</w:t>
        </w:r>
        <w:r>
          <w:rPr>
            <w:noProof/>
            <w:webHidden/>
          </w:rPr>
          <w:tab/>
        </w:r>
        <w:r>
          <w:rPr>
            <w:noProof/>
            <w:webHidden/>
          </w:rPr>
          <w:fldChar w:fldCharType="begin"/>
        </w:r>
        <w:r>
          <w:rPr>
            <w:noProof/>
            <w:webHidden/>
          </w:rPr>
          <w:instrText xml:space="preserve"> PAGEREF _Toc464111043 \h </w:instrText>
        </w:r>
        <w:r>
          <w:rPr>
            <w:noProof/>
            <w:webHidden/>
          </w:rPr>
        </w:r>
        <w:r>
          <w:rPr>
            <w:noProof/>
            <w:webHidden/>
          </w:rPr>
          <w:fldChar w:fldCharType="separate"/>
        </w:r>
        <w:r>
          <w:rPr>
            <w:noProof/>
            <w:webHidden/>
          </w:rPr>
          <w:t>44</w:t>
        </w:r>
        <w:r>
          <w:rPr>
            <w:noProof/>
            <w:webHidden/>
          </w:rPr>
          <w:fldChar w:fldCharType="end"/>
        </w:r>
      </w:hyperlink>
    </w:p>
    <w:p w14:paraId="3B6B7E80"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4" w:history="1">
        <w:r w:rsidRPr="00CB6556">
          <w:rPr>
            <w:rStyle w:val="Hyperlink"/>
            <w:noProof/>
          </w:rPr>
          <w:t>Figure 19: Hydro Feature requirements Class Diagram</w:t>
        </w:r>
        <w:r>
          <w:rPr>
            <w:noProof/>
            <w:webHidden/>
          </w:rPr>
          <w:tab/>
        </w:r>
        <w:r>
          <w:rPr>
            <w:noProof/>
            <w:webHidden/>
          </w:rPr>
          <w:fldChar w:fldCharType="begin"/>
        </w:r>
        <w:r>
          <w:rPr>
            <w:noProof/>
            <w:webHidden/>
          </w:rPr>
          <w:instrText xml:space="preserve"> PAGEREF _Toc464111044 \h </w:instrText>
        </w:r>
        <w:r>
          <w:rPr>
            <w:noProof/>
            <w:webHidden/>
          </w:rPr>
        </w:r>
        <w:r>
          <w:rPr>
            <w:noProof/>
            <w:webHidden/>
          </w:rPr>
          <w:fldChar w:fldCharType="separate"/>
        </w:r>
        <w:r>
          <w:rPr>
            <w:noProof/>
            <w:webHidden/>
          </w:rPr>
          <w:t>47</w:t>
        </w:r>
        <w:r>
          <w:rPr>
            <w:noProof/>
            <w:webHidden/>
          </w:rPr>
          <w:fldChar w:fldCharType="end"/>
        </w:r>
      </w:hyperlink>
    </w:p>
    <w:p w14:paraId="25E0C4C0"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5" w:history="1">
        <w:r w:rsidRPr="00CB6556">
          <w:rPr>
            <w:rStyle w:val="Hyperlink"/>
            <w:noProof/>
          </w:rPr>
          <w:t>Figure 20: Hydro Feature – external dependencies</w:t>
        </w:r>
        <w:r>
          <w:rPr>
            <w:noProof/>
            <w:webHidden/>
          </w:rPr>
          <w:tab/>
        </w:r>
        <w:r>
          <w:rPr>
            <w:noProof/>
            <w:webHidden/>
          </w:rPr>
          <w:fldChar w:fldCharType="begin"/>
        </w:r>
        <w:r>
          <w:rPr>
            <w:noProof/>
            <w:webHidden/>
          </w:rPr>
          <w:instrText xml:space="preserve"> PAGEREF _Toc464111045 \h </w:instrText>
        </w:r>
        <w:r>
          <w:rPr>
            <w:noProof/>
            <w:webHidden/>
          </w:rPr>
        </w:r>
        <w:r>
          <w:rPr>
            <w:noProof/>
            <w:webHidden/>
          </w:rPr>
          <w:fldChar w:fldCharType="separate"/>
        </w:r>
        <w:r>
          <w:rPr>
            <w:noProof/>
            <w:webHidden/>
          </w:rPr>
          <w:t>49</w:t>
        </w:r>
        <w:r>
          <w:rPr>
            <w:noProof/>
            <w:webHidden/>
          </w:rPr>
          <w:fldChar w:fldCharType="end"/>
        </w:r>
      </w:hyperlink>
    </w:p>
    <w:p w14:paraId="3AE8C1D5"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6" w:history="1">
        <w:r w:rsidRPr="00CB6556">
          <w:rPr>
            <w:rStyle w:val="Hyperlink"/>
            <w:noProof/>
          </w:rPr>
          <w:t>Figure 21: Hydrologic features describing separate aspects of the hydrology phenomenon</w:t>
        </w:r>
        <w:r>
          <w:rPr>
            <w:noProof/>
            <w:webHidden/>
          </w:rPr>
          <w:tab/>
        </w:r>
        <w:r>
          <w:rPr>
            <w:noProof/>
            <w:webHidden/>
          </w:rPr>
          <w:fldChar w:fldCharType="begin"/>
        </w:r>
        <w:r>
          <w:rPr>
            <w:noProof/>
            <w:webHidden/>
          </w:rPr>
          <w:instrText xml:space="preserve"> PAGEREF _Toc464111046 \h </w:instrText>
        </w:r>
        <w:r>
          <w:rPr>
            <w:noProof/>
            <w:webHidden/>
          </w:rPr>
        </w:r>
        <w:r>
          <w:rPr>
            <w:noProof/>
            <w:webHidden/>
          </w:rPr>
          <w:fldChar w:fldCharType="separate"/>
        </w:r>
        <w:r>
          <w:rPr>
            <w:noProof/>
            <w:webHidden/>
          </w:rPr>
          <w:t>50</w:t>
        </w:r>
        <w:r>
          <w:rPr>
            <w:noProof/>
            <w:webHidden/>
          </w:rPr>
          <w:fldChar w:fldCharType="end"/>
        </w:r>
      </w:hyperlink>
    </w:p>
    <w:p w14:paraId="0E60D82E"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7" w:history="1">
        <w:r w:rsidRPr="00CB6556">
          <w:rPr>
            <w:rStyle w:val="Hyperlink"/>
            <w:noProof/>
          </w:rPr>
          <w:t>Figure 22: Named Feature (UML class diagram)</w:t>
        </w:r>
        <w:r>
          <w:rPr>
            <w:noProof/>
            <w:webHidden/>
          </w:rPr>
          <w:tab/>
        </w:r>
        <w:r>
          <w:rPr>
            <w:noProof/>
            <w:webHidden/>
          </w:rPr>
          <w:fldChar w:fldCharType="begin"/>
        </w:r>
        <w:r>
          <w:rPr>
            <w:noProof/>
            <w:webHidden/>
          </w:rPr>
          <w:instrText xml:space="preserve"> PAGEREF _Toc464111047 \h </w:instrText>
        </w:r>
        <w:r>
          <w:rPr>
            <w:noProof/>
            <w:webHidden/>
          </w:rPr>
        </w:r>
        <w:r>
          <w:rPr>
            <w:noProof/>
            <w:webHidden/>
          </w:rPr>
          <w:fldChar w:fldCharType="separate"/>
        </w:r>
        <w:r>
          <w:rPr>
            <w:noProof/>
            <w:webHidden/>
          </w:rPr>
          <w:t>51</w:t>
        </w:r>
        <w:r>
          <w:rPr>
            <w:noProof/>
            <w:webHidden/>
          </w:rPr>
          <w:fldChar w:fldCharType="end"/>
        </w:r>
      </w:hyperlink>
    </w:p>
    <w:p w14:paraId="3452215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8" w:history="1">
        <w:r w:rsidRPr="00CB6556">
          <w:rPr>
            <w:rStyle w:val="Hyperlink"/>
            <w:noProof/>
          </w:rPr>
          <w:t>Figure 23: Catchment model (UML class diagram)</w:t>
        </w:r>
        <w:r>
          <w:rPr>
            <w:noProof/>
            <w:webHidden/>
          </w:rPr>
          <w:tab/>
        </w:r>
        <w:r>
          <w:rPr>
            <w:noProof/>
            <w:webHidden/>
          </w:rPr>
          <w:fldChar w:fldCharType="begin"/>
        </w:r>
        <w:r>
          <w:rPr>
            <w:noProof/>
            <w:webHidden/>
          </w:rPr>
          <w:instrText xml:space="preserve"> PAGEREF _Toc464111048 \h </w:instrText>
        </w:r>
        <w:r>
          <w:rPr>
            <w:noProof/>
            <w:webHidden/>
          </w:rPr>
        </w:r>
        <w:r>
          <w:rPr>
            <w:noProof/>
            <w:webHidden/>
          </w:rPr>
          <w:fldChar w:fldCharType="separate"/>
        </w:r>
        <w:r>
          <w:rPr>
            <w:noProof/>
            <w:webHidden/>
          </w:rPr>
          <w:t>53</w:t>
        </w:r>
        <w:r>
          <w:rPr>
            <w:noProof/>
            <w:webHidden/>
          </w:rPr>
          <w:fldChar w:fldCharType="end"/>
        </w:r>
      </w:hyperlink>
    </w:p>
    <w:p w14:paraId="4DD6157E"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49" w:history="1">
        <w:r w:rsidRPr="00CB6556">
          <w:rPr>
            <w:rStyle w:val="Hyperlink"/>
            <w:noProof/>
          </w:rPr>
          <w:t>Figure 24: Catchment and outfall (UML class diagram)</w:t>
        </w:r>
        <w:r>
          <w:rPr>
            <w:noProof/>
            <w:webHidden/>
          </w:rPr>
          <w:tab/>
        </w:r>
        <w:r>
          <w:rPr>
            <w:noProof/>
            <w:webHidden/>
          </w:rPr>
          <w:fldChar w:fldCharType="begin"/>
        </w:r>
        <w:r>
          <w:rPr>
            <w:noProof/>
            <w:webHidden/>
          </w:rPr>
          <w:instrText xml:space="preserve"> PAGEREF _Toc464111049 \h </w:instrText>
        </w:r>
        <w:r>
          <w:rPr>
            <w:noProof/>
            <w:webHidden/>
          </w:rPr>
        </w:r>
        <w:r>
          <w:rPr>
            <w:noProof/>
            <w:webHidden/>
          </w:rPr>
          <w:fldChar w:fldCharType="separate"/>
        </w:r>
        <w:r>
          <w:rPr>
            <w:noProof/>
            <w:webHidden/>
          </w:rPr>
          <w:t>54</w:t>
        </w:r>
        <w:r>
          <w:rPr>
            <w:noProof/>
            <w:webHidden/>
          </w:rPr>
          <w:fldChar w:fldCharType="end"/>
        </w:r>
      </w:hyperlink>
    </w:p>
    <w:p w14:paraId="29036B86"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0" w:history="1">
        <w:r w:rsidRPr="00CB6556">
          <w:rPr>
            <w:rStyle w:val="Hyperlink"/>
            <w:noProof/>
          </w:rPr>
          <w:t>Figure 25: Containing / contained catchment (UML class diagram)</w:t>
        </w:r>
        <w:r>
          <w:rPr>
            <w:noProof/>
            <w:webHidden/>
          </w:rPr>
          <w:tab/>
        </w:r>
        <w:r>
          <w:rPr>
            <w:noProof/>
            <w:webHidden/>
          </w:rPr>
          <w:fldChar w:fldCharType="begin"/>
        </w:r>
        <w:r>
          <w:rPr>
            <w:noProof/>
            <w:webHidden/>
          </w:rPr>
          <w:instrText xml:space="preserve"> PAGEREF _Toc464111050 \h </w:instrText>
        </w:r>
        <w:r>
          <w:rPr>
            <w:noProof/>
            <w:webHidden/>
          </w:rPr>
        </w:r>
        <w:r>
          <w:rPr>
            <w:noProof/>
            <w:webHidden/>
          </w:rPr>
          <w:fldChar w:fldCharType="separate"/>
        </w:r>
        <w:r>
          <w:rPr>
            <w:noProof/>
            <w:webHidden/>
          </w:rPr>
          <w:t>54</w:t>
        </w:r>
        <w:r>
          <w:rPr>
            <w:noProof/>
            <w:webHidden/>
          </w:rPr>
          <w:fldChar w:fldCharType="end"/>
        </w:r>
      </w:hyperlink>
    </w:p>
    <w:p w14:paraId="0340CAFA"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1" w:history="1">
        <w:r w:rsidRPr="00CB6556">
          <w:rPr>
            <w:rStyle w:val="Hyperlink"/>
            <w:noProof/>
          </w:rPr>
          <w:t>Figure 26: Conjoint catchment (UML class diagram)</w:t>
        </w:r>
        <w:r>
          <w:rPr>
            <w:noProof/>
            <w:webHidden/>
          </w:rPr>
          <w:tab/>
        </w:r>
        <w:r>
          <w:rPr>
            <w:noProof/>
            <w:webHidden/>
          </w:rPr>
          <w:fldChar w:fldCharType="begin"/>
        </w:r>
        <w:r>
          <w:rPr>
            <w:noProof/>
            <w:webHidden/>
          </w:rPr>
          <w:instrText xml:space="preserve"> PAGEREF _Toc464111051 \h </w:instrText>
        </w:r>
        <w:r>
          <w:rPr>
            <w:noProof/>
            <w:webHidden/>
          </w:rPr>
        </w:r>
        <w:r>
          <w:rPr>
            <w:noProof/>
            <w:webHidden/>
          </w:rPr>
          <w:fldChar w:fldCharType="separate"/>
        </w:r>
        <w:r>
          <w:rPr>
            <w:noProof/>
            <w:webHidden/>
          </w:rPr>
          <w:t>55</w:t>
        </w:r>
        <w:r>
          <w:rPr>
            <w:noProof/>
            <w:webHidden/>
          </w:rPr>
          <w:fldChar w:fldCharType="end"/>
        </w:r>
      </w:hyperlink>
    </w:p>
    <w:p w14:paraId="67B77D62"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2" w:history="1">
        <w:r w:rsidRPr="00CB6556">
          <w:rPr>
            <w:rStyle w:val="Hyperlink"/>
            <w:noProof/>
          </w:rPr>
          <w:t>Figure 27: Upper / lower catchment (UML class diagram)</w:t>
        </w:r>
        <w:r>
          <w:rPr>
            <w:noProof/>
            <w:webHidden/>
          </w:rPr>
          <w:tab/>
        </w:r>
        <w:r>
          <w:rPr>
            <w:noProof/>
            <w:webHidden/>
          </w:rPr>
          <w:fldChar w:fldCharType="begin"/>
        </w:r>
        <w:r>
          <w:rPr>
            <w:noProof/>
            <w:webHidden/>
          </w:rPr>
          <w:instrText xml:space="preserve"> PAGEREF _Toc464111052 \h </w:instrText>
        </w:r>
        <w:r>
          <w:rPr>
            <w:noProof/>
            <w:webHidden/>
          </w:rPr>
        </w:r>
        <w:r>
          <w:rPr>
            <w:noProof/>
            <w:webHidden/>
          </w:rPr>
          <w:fldChar w:fldCharType="separate"/>
        </w:r>
        <w:r>
          <w:rPr>
            <w:noProof/>
            <w:webHidden/>
          </w:rPr>
          <w:t>55</w:t>
        </w:r>
        <w:r>
          <w:rPr>
            <w:noProof/>
            <w:webHidden/>
          </w:rPr>
          <w:fldChar w:fldCharType="end"/>
        </w:r>
      </w:hyperlink>
    </w:p>
    <w:p w14:paraId="05520B06"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3" w:history="1">
        <w:r w:rsidRPr="00CB6556">
          <w:rPr>
            <w:rStyle w:val="Hyperlink"/>
            <w:noProof/>
          </w:rPr>
          <w:t>Figure 28: Catchment aggregate (UML class diagram)</w:t>
        </w:r>
        <w:r>
          <w:rPr>
            <w:noProof/>
            <w:webHidden/>
          </w:rPr>
          <w:tab/>
        </w:r>
        <w:r>
          <w:rPr>
            <w:noProof/>
            <w:webHidden/>
          </w:rPr>
          <w:fldChar w:fldCharType="begin"/>
        </w:r>
        <w:r>
          <w:rPr>
            <w:noProof/>
            <w:webHidden/>
          </w:rPr>
          <w:instrText xml:space="preserve"> PAGEREF _Toc464111053 \h </w:instrText>
        </w:r>
        <w:r>
          <w:rPr>
            <w:noProof/>
            <w:webHidden/>
          </w:rPr>
        </w:r>
        <w:r>
          <w:rPr>
            <w:noProof/>
            <w:webHidden/>
          </w:rPr>
          <w:fldChar w:fldCharType="separate"/>
        </w:r>
        <w:r>
          <w:rPr>
            <w:noProof/>
            <w:webHidden/>
          </w:rPr>
          <w:t>56</w:t>
        </w:r>
        <w:r>
          <w:rPr>
            <w:noProof/>
            <w:webHidden/>
          </w:rPr>
          <w:fldChar w:fldCharType="end"/>
        </w:r>
      </w:hyperlink>
    </w:p>
    <w:p w14:paraId="377D974F"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4" w:history="1">
        <w:r w:rsidRPr="00CB6556">
          <w:rPr>
            <w:rStyle w:val="Hyperlink"/>
            <w:noProof/>
          </w:rPr>
          <w:t>Figure 29: Dendritic catchment (UML class diagram)</w:t>
        </w:r>
        <w:r>
          <w:rPr>
            <w:noProof/>
            <w:webHidden/>
          </w:rPr>
          <w:tab/>
        </w:r>
        <w:r>
          <w:rPr>
            <w:noProof/>
            <w:webHidden/>
          </w:rPr>
          <w:fldChar w:fldCharType="begin"/>
        </w:r>
        <w:r>
          <w:rPr>
            <w:noProof/>
            <w:webHidden/>
          </w:rPr>
          <w:instrText xml:space="preserve"> PAGEREF _Toc464111054 \h </w:instrText>
        </w:r>
        <w:r>
          <w:rPr>
            <w:noProof/>
            <w:webHidden/>
          </w:rPr>
        </w:r>
        <w:r>
          <w:rPr>
            <w:noProof/>
            <w:webHidden/>
          </w:rPr>
          <w:fldChar w:fldCharType="separate"/>
        </w:r>
        <w:r>
          <w:rPr>
            <w:noProof/>
            <w:webHidden/>
          </w:rPr>
          <w:t>57</w:t>
        </w:r>
        <w:r>
          <w:rPr>
            <w:noProof/>
            <w:webHidden/>
          </w:rPr>
          <w:fldChar w:fldCharType="end"/>
        </w:r>
      </w:hyperlink>
    </w:p>
    <w:p w14:paraId="68227907"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5" w:history="1">
        <w:r w:rsidRPr="00CB6556">
          <w:rPr>
            <w:rStyle w:val="Hyperlink"/>
            <w:noProof/>
          </w:rPr>
          <w:t>Figure 30: Interior catchment (UML class diagram)</w:t>
        </w:r>
        <w:r>
          <w:rPr>
            <w:noProof/>
            <w:webHidden/>
          </w:rPr>
          <w:tab/>
        </w:r>
        <w:r>
          <w:rPr>
            <w:noProof/>
            <w:webHidden/>
          </w:rPr>
          <w:fldChar w:fldCharType="begin"/>
        </w:r>
        <w:r>
          <w:rPr>
            <w:noProof/>
            <w:webHidden/>
          </w:rPr>
          <w:instrText xml:space="preserve"> PAGEREF _Toc464111055 \h </w:instrText>
        </w:r>
        <w:r>
          <w:rPr>
            <w:noProof/>
            <w:webHidden/>
          </w:rPr>
        </w:r>
        <w:r>
          <w:rPr>
            <w:noProof/>
            <w:webHidden/>
          </w:rPr>
          <w:fldChar w:fldCharType="separate"/>
        </w:r>
        <w:r>
          <w:rPr>
            <w:noProof/>
            <w:webHidden/>
          </w:rPr>
          <w:t>58</w:t>
        </w:r>
        <w:r>
          <w:rPr>
            <w:noProof/>
            <w:webHidden/>
          </w:rPr>
          <w:fldChar w:fldCharType="end"/>
        </w:r>
      </w:hyperlink>
    </w:p>
    <w:p w14:paraId="0D89FEC0"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6" w:history="1">
        <w:r w:rsidRPr="00CB6556">
          <w:rPr>
            <w:rStyle w:val="Hyperlink"/>
            <w:noProof/>
          </w:rPr>
          <w:t>Figure 31: Outfall (UML class diagram)</w:t>
        </w:r>
        <w:r>
          <w:rPr>
            <w:noProof/>
            <w:webHidden/>
          </w:rPr>
          <w:tab/>
        </w:r>
        <w:r>
          <w:rPr>
            <w:noProof/>
            <w:webHidden/>
          </w:rPr>
          <w:fldChar w:fldCharType="begin"/>
        </w:r>
        <w:r>
          <w:rPr>
            <w:noProof/>
            <w:webHidden/>
          </w:rPr>
          <w:instrText xml:space="preserve"> PAGEREF _Toc464111056 \h </w:instrText>
        </w:r>
        <w:r>
          <w:rPr>
            <w:noProof/>
            <w:webHidden/>
          </w:rPr>
        </w:r>
        <w:r>
          <w:rPr>
            <w:noProof/>
            <w:webHidden/>
          </w:rPr>
          <w:fldChar w:fldCharType="separate"/>
        </w:r>
        <w:r>
          <w:rPr>
            <w:noProof/>
            <w:webHidden/>
          </w:rPr>
          <w:t>60</w:t>
        </w:r>
        <w:r>
          <w:rPr>
            <w:noProof/>
            <w:webHidden/>
          </w:rPr>
          <w:fldChar w:fldCharType="end"/>
        </w:r>
      </w:hyperlink>
    </w:p>
    <w:p w14:paraId="01FED33C"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7" w:history="1">
        <w:r w:rsidRPr="00CB6556">
          <w:rPr>
            <w:rStyle w:val="Hyperlink"/>
            <w:noProof/>
          </w:rPr>
          <w:t>Figure 32: Catchment realization and its specialization (UML class diagram)</w:t>
        </w:r>
        <w:r>
          <w:rPr>
            <w:noProof/>
            <w:webHidden/>
          </w:rPr>
          <w:tab/>
        </w:r>
        <w:r>
          <w:rPr>
            <w:noProof/>
            <w:webHidden/>
          </w:rPr>
          <w:fldChar w:fldCharType="begin"/>
        </w:r>
        <w:r>
          <w:rPr>
            <w:noProof/>
            <w:webHidden/>
          </w:rPr>
          <w:instrText xml:space="preserve"> PAGEREF _Toc464111057 \h </w:instrText>
        </w:r>
        <w:r>
          <w:rPr>
            <w:noProof/>
            <w:webHidden/>
          </w:rPr>
        </w:r>
        <w:r>
          <w:rPr>
            <w:noProof/>
            <w:webHidden/>
          </w:rPr>
          <w:fldChar w:fldCharType="separate"/>
        </w:r>
        <w:r>
          <w:rPr>
            <w:noProof/>
            <w:webHidden/>
          </w:rPr>
          <w:t>62</w:t>
        </w:r>
        <w:r>
          <w:rPr>
            <w:noProof/>
            <w:webHidden/>
          </w:rPr>
          <w:fldChar w:fldCharType="end"/>
        </w:r>
      </w:hyperlink>
    </w:p>
    <w:p w14:paraId="27FA6337"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8" w:history="1">
        <w:r w:rsidRPr="00CB6556">
          <w:rPr>
            <w:rStyle w:val="Hyperlink"/>
            <w:noProof/>
          </w:rPr>
          <w:t>Figure 33: Outfall Realization (UML class diagram)</w:t>
        </w:r>
        <w:r>
          <w:rPr>
            <w:noProof/>
            <w:webHidden/>
          </w:rPr>
          <w:tab/>
        </w:r>
        <w:r>
          <w:rPr>
            <w:noProof/>
            <w:webHidden/>
          </w:rPr>
          <w:fldChar w:fldCharType="begin"/>
        </w:r>
        <w:r>
          <w:rPr>
            <w:noProof/>
            <w:webHidden/>
          </w:rPr>
          <w:instrText xml:space="preserve"> PAGEREF _Toc464111058 \h </w:instrText>
        </w:r>
        <w:r>
          <w:rPr>
            <w:noProof/>
            <w:webHidden/>
          </w:rPr>
        </w:r>
        <w:r>
          <w:rPr>
            <w:noProof/>
            <w:webHidden/>
          </w:rPr>
          <w:fldChar w:fldCharType="separate"/>
        </w:r>
        <w:r>
          <w:rPr>
            <w:noProof/>
            <w:webHidden/>
          </w:rPr>
          <w:t>66</w:t>
        </w:r>
        <w:r>
          <w:rPr>
            <w:noProof/>
            <w:webHidden/>
          </w:rPr>
          <w:fldChar w:fldCharType="end"/>
        </w:r>
      </w:hyperlink>
    </w:p>
    <w:p w14:paraId="4BBCF43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59" w:history="1">
        <w:r w:rsidRPr="00CB6556">
          <w:rPr>
            <w:rStyle w:val="Hyperlink"/>
            <w:noProof/>
          </w:rPr>
          <w:t>Figure 34: River Positioning System (UML class diagram)</w:t>
        </w:r>
        <w:r>
          <w:rPr>
            <w:noProof/>
            <w:webHidden/>
          </w:rPr>
          <w:tab/>
        </w:r>
        <w:r>
          <w:rPr>
            <w:noProof/>
            <w:webHidden/>
          </w:rPr>
          <w:fldChar w:fldCharType="begin"/>
        </w:r>
        <w:r>
          <w:rPr>
            <w:noProof/>
            <w:webHidden/>
          </w:rPr>
          <w:instrText xml:space="preserve"> PAGEREF _Toc464111059 \h </w:instrText>
        </w:r>
        <w:r>
          <w:rPr>
            <w:noProof/>
            <w:webHidden/>
          </w:rPr>
        </w:r>
        <w:r>
          <w:rPr>
            <w:noProof/>
            <w:webHidden/>
          </w:rPr>
          <w:fldChar w:fldCharType="separate"/>
        </w:r>
        <w:r>
          <w:rPr>
            <w:noProof/>
            <w:webHidden/>
          </w:rPr>
          <w:t>68</w:t>
        </w:r>
        <w:r>
          <w:rPr>
            <w:noProof/>
            <w:webHidden/>
          </w:rPr>
          <w:fldChar w:fldCharType="end"/>
        </w:r>
      </w:hyperlink>
    </w:p>
    <w:p w14:paraId="2AF204E0"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0" w:history="1">
        <w:r w:rsidRPr="00CB6556">
          <w:rPr>
            <w:rStyle w:val="Hyperlink"/>
            <w:noProof/>
          </w:rPr>
          <w:t>Figure 35: Surface Hydro Feature - Class Diagram</w:t>
        </w:r>
        <w:r>
          <w:rPr>
            <w:noProof/>
            <w:webHidden/>
          </w:rPr>
          <w:tab/>
        </w:r>
        <w:r>
          <w:rPr>
            <w:noProof/>
            <w:webHidden/>
          </w:rPr>
          <w:fldChar w:fldCharType="begin"/>
        </w:r>
        <w:r>
          <w:rPr>
            <w:noProof/>
            <w:webHidden/>
          </w:rPr>
          <w:instrText xml:space="preserve"> PAGEREF _Toc464111060 \h </w:instrText>
        </w:r>
        <w:r>
          <w:rPr>
            <w:noProof/>
            <w:webHidden/>
          </w:rPr>
        </w:r>
        <w:r>
          <w:rPr>
            <w:noProof/>
            <w:webHidden/>
          </w:rPr>
          <w:fldChar w:fldCharType="separate"/>
        </w:r>
        <w:r>
          <w:rPr>
            <w:noProof/>
            <w:webHidden/>
          </w:rPr>
          <w:t>71</w:t>
        </w:r>
        <w:r>
          <w:rPr>
            <w:noProof/>
            <w:webHidden/>
          </w:rPr>
          <w:fldChar w:fldCharType="end"/>
        </w:r>
      </w:hyperlink>
    </w:p>
    <w:p w14:paraId="21B1DADF"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1" w:history="1">
        <w:r w:rsidRPr="00CB6556">
          <w:rPr>
            <w:rStyle w:val="Hyperlink"/>
            <w:noProof/>
          </w:rPr>
          <w:t>Figure 36: Surface Hydro Feature - dependencies</w:t>
        </w:r>
        <w:r>
          <w:rPr>
            <w:noProof/>
            <w:webHidden/>
          </w:rPr>
          <w:tab/>
        </w:r>
        <w:r>
          <w:rPr>
            <w:noProof/>
            <w:webHidden/>
          </w:rPr>
          <w:fldChar w:fldCharType="begin"/>
        </w:r>
        <w:r>
          <w:rPr>
            <w:noProof/>
            <w:webHidden/>
          </w:rPr>
          <w:instrText xml:space="preserve"> PAGEREF _Toc464111061 \h </w:instrText>
        </w:r>
        <w:r>
          <w:rPr>
            <w:noProof/>
            <w:webHidden/>
          </w:rPr>
        </w:r>
        <w:r>
          <w:rPr>
            <w:noProof/>
            <w:webHidden/>
          </w:rPr>
          <w:fldChar w:fldCharType="separate"/>
        </w:r>
        <w:r>
          <w:rPr>
            <w:noProof/>
            <w:webHidden/>
          </w:rPr>
          <w:t>72</w:t>
        </w:r>
        <w:r>
          <w:rPr>
            <w:noProof/>
            <w:webHidden/>
          </w:rPr>
          <w:fldChar w:fldCharType="end"/>
        </w:r>
      </w:hyperlink>
    </w:p>
    <w:p w14:paraId="3F265A27"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2" w:history="1">
        <w:r w:rsidRPr="00CB6556">
          <w:rPr>
            <w:rStyle w:val="Hyperlink"/>
            <w:noProof/>
          </w:rPr>
          <w:t>Figure 37: Channel Network realizing the catchment (UML class diagram)</w:t>
        </w:r>
        <w:r>
          <w:rPr>
            <w:noProof/>
            <w:webHidden/>
          </w:rPr>
          <w:tab/>
        </w:r>
        <w:r>
          <w:rPr>
            <w:noProof/>
            <w:webHidden/>
          </w:rPr>
          <w:fldChar w:fldCharType="begin"/>
        </w:r>
        <w:r>
          <w:rPr>
            <w:noProof/>
            <w:webHidden/>
          </w:rPr>
          <w:instrText xml:space="preserve"> PAGEREF _Toc464111062 \h </w:instrText>
        </w:r>
        <w:r>
          <w:rPr>
            <w:noProof/>
            <w:webHidden/>
          </w:rPr>
        </w:r>
        <w:r>
          <w:rPr>
            <w:noProof/>
            <w:webHidden/>
          </w:rPr>
          <w:fldChar w:fldCharType="separate"/>
        </w:r>
        <w:r>
          <w:rPr>
            <w:noProof/>
            <w:webHidden/>
          </w:rPr>
          <w:t>73</w:t>
        </w:r>
        <w:r>
          <w:rPr>
            <w:noProof/>
            <w:webHidden/>
          </w:rPr>
          <w:fldChar w:fldCharType="end"/>
        </w:r>
      </w:hyperlink>
    </w:p>
    <w:p w14:paraId="3D5D6C66"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3" w:history="1">
        <w:r w:rsidRPr="00CB6556">
          <w:rPr>
            <w:rStyle w:val="Hyperlink"/>
            <w:noProof/>
          </w:rPr>
          <w:t>Figure 38: Depression and Channel realizing the outfall (UML class diagram)</w:t>
        </w:r>
        <w:r>
          <w:rPr>
            <w:noProof/>
            <w:webHidden/>
          </w:rPr>
          <w:tab/>
        </w:r>
        <w:r>
          <w:rPr>
            <w:noProof/>
            <w:webHidden/>
          </w:rPr>
          <w:fldChar w:fldCharType="begin"/>
        </w:r>
        <w:r>
          <w:rPr>
            <w:noProof/>
            <w:webHidden/>
          </w:rPr>
          <w:instrText xml:space="preserve"> PAGEREF _Toc464111063 \h </w:instrText>
        </w:r>
        <w:r>
          <w:rPr>
            <w:noProof/>
            <w:webHidden/>
          </w:rPr>
        </w:r>
        <w:r>
          <w:rPr>
            <w:noProof/>
            <w:webHidden/>
          </w:rPr>
          <w:fldChar w:fldCharType="separate"/>
        </w:r>
        <w:r>
          <w:rPr>
            <w:noProof/>
            <w:webHidden/>
          </w:rPr>
          <w:t>74</w:t>
        </w:r>
        <w:r>
          <w:rPr>
            <w:noProof/>
            <w:webHidden/>
          </w:rPr>
          <w:fldChar w:fldCharType="end"/>
        </w:r>
      </w:hyperlink>
    </w:p>
    <w:p w14:paraId="441463EA"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4" w:history="1">
        <w:r w:rsidRPr="00CB6556">
          <w:rPr>
            <w:rStyle w:val="Hyperlink"/>
            <w:noProof/>
          </w:rPr>
          <w:t>Figure 39: Hydrographic Network realizing the catchment (UML class diagram)</w:t>
        </w:r>
        <w:r>
          <w:rPr>
            <w:noProof/>
            <w:webHidden/>
          </w:rPr>
          <w:tab/>
        </w:r>
        <w:r>
          <w:rPr>
            <w:noProof/>
            <w:webHidden/>
          </w:rPr>
          <w:fldChar w:fldCharType="begin"/>
        </w:r>
        <w:r>
          <w:rPr>
            <w:noProof/>
            <w:webHidden/>
          </w:rPr>
          <w:instrText xml:space="preserve"> PAGEREF _Toc464111064 \h </w:instrText>
        </w:r>
        <w:r>
          <w:rPr>
            <w:noProof/>
            <w:webHidden/>
          </w:rPr>
        </w:r>
        <w:r>
          <w:rPr>
            <w:noProof/>
            <w:webHidden/>
          </w:rPr>
          <w:fldChar w:fldCharType="separate"/>
        </w:r>
        <w:r>
          <w:rPr>
            <w:noProof/>
            <w:webHidden/>
          </w:rPr>
          <w:t>78</w:t>
        </w:r>
        <w:r>
          <w:rPr>
            <w:noProof/>
            <w:webHidden/>
          </w:rPr>
          <w:fldChar w:fldCharType="end"/>
        </w:r>
      </w:hyperlink>
    </w:p>
    <w:p w14:paraId="5D49E032"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5" w:history="1">
        <w:r w:rsidRPr="00CB6556">
          <w:rPr>
            <w:rStyle w:val="Hyperlink"/>
            <w:noProof/>
          </w:rPr>
          <w:t>Figure 40: Water Body realizing the outfall (UML class diagram)</w:t>
        </w:r>
        <w:r>
          <w:rPr>
            <w:noProof/>
            <w:webHidden/>
          </w:rPr>
          <w:tab/>
        </w:r>
        <w:r>
          <w:rPr>
            <w:noProof/>
            <w:webHidden/>
          </w:rPr>
          <w:fldChar w:fldCharType="begin"/>
        </w:r>
        <w:r>
          <w:rPr>
            <w:noProof/>
            <w:webHidden/>
          </w:rPr>
          <w:instrText xml:space="preserve"> PAGEREF _Toc464111065 \h </w:instrText>
        </w:r>
        <w:r>
          <w:rPr>
            <w:noProof/>
            <w:webHidden/>
          </w:rPr>
        </w:r>
        <w:r>
          <w:rPr>
            <w:noProof/>
            <w:webHidden/>
          </w:rPr>
          <w:fldChar w:fldCharType="separate"/>
        </w:r>
        <w:r>
          <w:rPr>
            <w:noProof/>
            <w:webHidden/>
          </w:rPr>
          <w:t>79</w:t>
        </w:r>
        <w:r>
          <w:rPr>
            <w:noProof/>
            <w:webHidden/>
          </w:rPr>
          <w:fldChar w:fldCharType="end"/>
        </w:r>
      </w:hyperlink>
    </w:p>
    <w:p w14:paraId="762AD659"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6" w:history="1">
        <w:r w:rsidRPr="00CB6556">
          <w:rPr>
            <w:rStyle w:val="Hyperlink"/>
            <w:noProof/>
          </w:rPr>
          <w:t>Figure 41: Reservoir realizing the outfall (UML class diagram)</w:t>
        </w:r>
        <w:r>
          <w:rPr>
            <w:noProof/>
            <w:webHidden/>
          </w:rPr>
          <w:tab/>
        </w:r>
        <w:r>
          <w:rPr>
            <w:noProof/>
            <w:webHidden/>
          </w:rPr>
          <w:fldChar w:fldCharType="begin"/>
        </w:r>
        <w:r>
          <w:rPr>
            <w:noProof/>
            <w:webHidden/>
          </w:rPr>
          <w:instrText xml:space="preserve"> PAGEREF _Toc464111066 \h </w:instrText>
        </w:r>
        <w:r>
          <w:rPr>
            <w:noProof/>
            <w:webHidden/>
          </w:rPr>
        </w:r>
        <w:r>
          <w:rPr>
            <w:noProof/>
            <w:webHidden/>
          </w:rPr>
          <w:fldChar w:fldCharType="separate"/>
        </w:r>
        <w:r>
          <w:rPr>
            <w:noProof/>
            <w:webHidden/>
          </w:rPr>
          <w:t>84</w:t>
        </w:r>
        <w:r>
          <w:rPr>
            <w:noProof/>
            <w:webHidden/>
          </w:rPr>
          <w:fldChar w:fldCharType="end"/>
        </w:r>
      </w:hyperlink>
    </w:p>
    <w:p w14:paraId="646DFBA8"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7" w:history="1">
        <w:r w:rsidRPr="00CB6556">
          <w:rPr>
            <w:rStyle w:val="Hyperlink"/>
            <w:noProof/>
          </w:rPr>
          <w:t>Figure 42: Hydrometric Network – dependencies</w:t>
        </w:r>
        <w:r>
          <w:rPr>
            <w:noProof/>
            <w:webHidden/>
          </w:rPr>
          <w:tab/>
        </w:r>
        <w:r>
          <w:rPr>
            <w:noProof/>
            <w:webHidden/>
          </w:rPr>
          <w:fldChar w:fldCharType="begin"/>
        </w:r>
        <w:r>
          <w:rPr>
            <w:noProof/>
            <w:webHidden/>
          </w:rPr>
          <w:instrText xml:space="preserve"> PAGEREF _Toc464111067 \h </w:instrText>
        </w:r>
        <w:r>
          <w:rPr>
            <w:noProof/>
            <w:webHidden/>
          </w:rPr>
        </w:r>
        <w:r>
          <w:rPr>
            <w:noProof/>
            <w:webHidden/>
          </w:rPr>
          <w:fldChar w:fldCharType="separate"/>
        </w:r>
        <w:r>
          <w:rPr>
            <w:noProof/>
            <w:webHidden/>
          </w:rPr>
          <w:t>85</w:t>
        </w:r>
        <w:r>
          <w:rPr>
            <w:noProof/>
            <w:webHidden/>
          </w:rPr>
          <w:fldChar w:fldCharType="end"/>
        </w:r>
      </w:hyperlink>
    </w:p>
    <w:p w14:paraId="6A5C4873"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68" w:history="1">
        <w:r w:rsidRPr="00CB6556">
          <w:rPr>
            <w:rStyle w:val="Hyperlink"/>
            <w:noProof/>
          </w:rPr>
          <w:t>Figure 43: Hydrometric network and hydrometric feature realizing catchment and outfall (UML class diagram)</w:t>
        </w:r>
        <w:r>
          <w:rPr>
            <w:noProof/>
            <w:webHidden/>
          </w:rPr>
          <w:tab/>
        </w:r>
        <w:r>
          <w:rPr>
            <w:noProof/>
            <w:webHidden/>
          </w:rPr>
          <w:fldChar w:fldCharType="begin"/>
        </w:r>
        <w:r>
          <w:rPr>
            <w:noProof/>
            <w:webHidden/>
          </w:rPr>
          <w:instrText xml:space="preserve"> PAGEREF _Toc464111068 \h </w:instrText>
        </w:r>
        <w:r>
          <w:rPr>
            <w:noProof/>
            <w:webHidden/>
          </w:rPr>
        </w:r>
        <w:r>
          <w:rPr>
            <w:noProof/>
            <w:webHidden/>
          </w:rPr>
          <w:fldChar w:fldCharType="separate"/>
        </w:r>
        <w:r>
          <w:rPr>
            <w:noProof/>
            <w:webHidden/>
          </w:rPr>
          <w:t>86</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0C3FEAD4" w14:textId="77777777" w:rsidR="00C33EA5" w:rsidRDefault="00C33EA5" w:rsidP="008D4EE7">
      <w:pPr>
        <w:pStyle w:val="Inhaltsverzeichnisberschrift"/>
        <w:rPr>
          <w:color w:val="auto"/>
        </w:rPr>
      </w:pPr>
    </w:p>
    <w:p w14:paraId="67323B13" w14:textId="46890E37" w:rsidR="008D4EE7" w:rsidRPr="008E510D" w:rsidRDefault="00145C24" w:rsidP="008D4EE7">
      <w:pPr>
        <w:pStyle w:val="Inhaltsverzeichnisberschrift"/>
        <w:rPr>
          <w:color w:val="auto"/>
        </w:rPr>
      </w:pPr>
      <w:r>
        <w:rPr>
          <w:color w:val="auto"/>
        </w:rPr>
        <w:t>Table</w:t>
      </w:r>
      <w:r w:rsidR="008D4EE7">
        <w:rPr>
          <w:color w:val="auto"/>
        </w:rPr>
        <w:t>s</w:t>
      </w:r>
    </w:p>
    <w:p w14:paraId="5A2BB67A" w14:textId="77777777" w:rsidR="0026708A"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sidRPr="005F7C31">
        <w:rPr>
          <w:lang w:val="en-US"/>
        </w:rPr>
        <w:instrText xml:space="preserve"> TOC \h \z \c "Table" </w:instrText>
      </w:r>
      <w:r>
        <w:rPr>
          <w:lang w:val="de-DE"/>
        </w:rPr>
        <w:fldChar w:fldCharType="separate"/>
      </w:r>
      <w:hyperlink w:anchor="_Toc464111069" w:history="1">
        <w:r w:rsidR="0026708A" w:rsidRPr="00A7761F">
          <w:rPr>
            <w:rStyle w:val="Hyperlink"/>
            <w:noProof/>
            <w:highlight w:val="yellow"/>
          </w:rPr>
          <w:t>Table 1: HY_Features concepts comparable with the OGC Linear</w:t>
        </w:r>
        <w:r w:rsidR="0026708A" w:rsidRPr="00A7761F">
          <w:rPr>
            <w:rStyle w:val="Hyperlink"/>
            <w:rFonts w:eastAsia="MS Mincho"/>
            <w:noProof/>
            <w:highlight w:val="yellow"/>
            <w:lang w:val="en-AU"/>
          </w:rPr>
          <w:t xml:space="preserve"> referencing model</w:t>
        </w:r>
        <w:r w:rsidR="0026708A">
          <w:rPr>
            <w:noProof/>
            <w:webHidden/>
          </w:rPr>
          <w:tab/>
        </w:r>
        <w:r w:rsidR="0026708A">
          <w:rPr>
            <w:noProof/>
            <w:webHidden/>
          </w:rPr>
          <w:fldChar w:fldCharType="begin"/>
        </w:r>
        <w:r w:rsidR="0026708A">
          <w:rPr>
            <w:noProof/>
            <w:webHidden/>
          </w:rPr>
          <w:instrText xml:space="preserve"> PAGEREF _Toc464111069 \h </w:instrText>
        </w:r>
        <w:r w:rsidR="0026708A">
          <w:rPr>
            <w:noProof/>
            <w:webHidden/>
          </w:rPr>
        </w:r>
        <w:r w:rsidR="0026708A">
          <w:rPr>
            <w:noProof/>
            <w:webHidden/>
          </w:rPr>
          <w:fldChar w:fldCharType="separate"/>
        </w:r>
        <w:r w:rsidR="0026708A">
          <w:rPr>
            <w:noProof/>
            <w:webHidden/>
          </w:rPr>
          <w:t>35</w:t>
        </w:r>
        <w:r w:rsidR="0026708A">
          <w:rPr>
            <w:noProof/>
            <w:webHidden/>
          </w:rPr>
          <w:fldChar w:fldCharType="end"/>
        </w:r>
      </w:hyperlink>
    </w:p>
    <w:p w14:paraId="5A043BBD"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70" w:history="1">
        <w:r w:rsidRPr="00A7761F">
          <w:rPr>
            <w:rStyle w:val="Hyperlink"/>
            <w:noProof/>
            <w:highlight w:val="yellow"/>
          </w:rPr>
          <w:t xml:space="preserve">Table 2: HY_Features concepts comparable with the </w:t>
        </w:r>
        <w:r w:rsidRPr="00A7761F">
          <w:rPr>
            <w:rStyle w:val="Hyperlink"/>
            <w:rFonts w:eastAsia="MS Mincho"/>
            <w:noProof/>
            <w:highlight w:val="yellow"/>
            <w:lang w:val="en-AU"/>
          </w:rPr>
          <w:t xml:space="preserve">OGC </w:t>
        </w:r>
        <w:r w:rsidRPr="00A7761F">
          <w:rPr>
            <w:rStyle w:val="Hyperlink"/>
            <w:noProof/>
            <w:highlight w:val="yellow"/>
          </w:rPr>
          <w:t>Network navigation</w:t>
        </w:r>
        <w:r w:rsidRPr="00A7761F">
          <w:rPr>
            <w:rStyle w:val="Hyperlink"/>
            <w:rFonts w:eastAsia="MS Mincho"/>
            <w:noProof/>
            <w:highlight w:val="yellow"/>
            <w:lang w:val="en-AU"/>
          </w:rPr>
          <w:t xml:space="preserve"> model</w:t>
        </w:r>
        <w:r>
          <w:rPr>
            <w:noProof/>
            <w:webHidden/>
          </w:rPr>
          <w:tab/>
        </w:r>
        <w:r>
          <w:rPr>
            <w:noProof/>
            <w:webHidden/>
          </w:rPr>
          <w:fldChar w:fldCharType="begin"/>
        </w:r>
        <w:r>
          <w:rPr>
            <w:noProof/>
            <w:webHidden/>
          </w:rPr>
          <w:instrText xml:space="preserve"> PAGEREF _Toc464111070 \h </w:instrText>
        </w:r>
        <w:r>
          <w:rPr>
            <w:noProof/>
            <w:webHidden/>
          </w:rPr>
        </w:r>
        <w:r>
          <w:rPr>
            <w:noProof/>
            <w:webHidden/>
          </w:rPr>
          <w:fldChar w:fldCharType="separate"/>
        </w:r>
        <w:r>
          <w:rPr>
            <w:noProof/>
            <w:webHidden/>
          </w:rPr>
          <w:t>41</w:t>
        </w:r>
        <w:r>
          <w:rPr>
            <w:noProof/>
            <w:webHidden/>
          </w:rPr>
          <w:fldChar w:fldCharType="end"/>
        </w:r>
      </w:hyperlink>
    </w:p>
    <w:p w14:paraId="6F749E32" w14:textId="77777777" w:rsidR="0026708A" w:rsidRDefault="0026708A">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64111071" w:history="1">
        <w:r w:rsidRPr="00A7761F">
          <w:rPr>
            <w:rStyle w:val="Hyperlink"/>
            <w:noProof/>
          </w:rPr>
          <w:t>Table 3: HY_Features modules, concepts reflected, and leaf packages included</w:t>
        </w:r>
        <w:r>
          <w:rPr>
            <w:noProof/>
            <w:webHidden/>
          </w:rPr>
          <w:tab/>
        </w:r>
        <w:r>
          <w:rPr>
            <w:noProof/>
            <w:webHidden/>
          </w:rPr>
          <w:fldChar w:fldCharType="begin"/>
        </w:r>
        <w:r>
          <w:rPr>
            <w:noProof/>
            <w:webHidden/>
          </w:rPr>
          <w:instrText xml:space="preserve"> PAGEREF _Toc464111071 \h </w:instrText>
        </w:r>
        <w:r>
          <w:rPr>
            <w:noProof/>
            <w:webHidden/>
          </w:rPr>
        </w:r>
        <w:r>
          <w:rPr>
            <w:noProof/>
            <w:webHidden/>
          </w:rPr>
          <w:fldChar w:fldCharType="separate"/>
        </w:r>
        <w:r>
          <w:rPr>
            <w:noProof/>
            <w:webHidden/>
          </w:rPr>
          <w:t>42</w:t>
        </w:r>
        <w:r>
          <w:rPr>
            <w:noProof/>
            <w:webHidden/>
          </w:rPr>
          <w:fldChar w:fldCharType="end"/>
        </w:r>
      </w:hyperlink>
    </w:p>
    <w:p w14:paraId="78753813" w14:textId="06D7CB1F" w:rsidR="00E83400" w:rsidRDefault="008D4EE7">
      <w:pPr>
        <w:spacing w:after="0"/>
        <w:rPr>
          <w:lang w:val="de-DE"/>
        </w:rPr>
      </w:pPr>
      <w:r>
        <w:rPr>
          <w:lang w:val="de-DE"/>
        </w:rPr>
        <w:fldChar w:fldCharType="end"/>
      </w:r>
    </w:p>
    <w:p w14:paraId="19DD43F5" w14:textId="0AAA68F4" w:rsidR="003E4BDF" w:rsidRPr="005B5062" w:rsidRDefault="00C260BD" w:rsidP="003E4BDF">
      <w:pPr>
        <w:pStyle w:val="Inhaltsverzeichnisberschrift"/>
        <w:rPr>
          <w:color w:val="auto"/>
        </w:rPr>
      </w:pPr>
      <w:r w:rsidRPr="00C260BD">
        <w:rPr>
          <w:color w:val="auto"/>
        </w:rPr>
        <w:t xml:space="preserve">List of </w:t>
      </w:r>
      <w:r w:rsidR="00E83400" w:rsidRPr="00C260BD">
        <w:rPr>
          <w:color w:val="auto"/>
        </w:rPr>
        <w:t xml:space="preserve">Requirements </w:t>
      </w:r>
    </w:p>
    <w:p w14:paraId="3EC23C56" w14:textId="77777777" w:rsidR="00683144" w:rsidRDefault="003E4BDF" w:rsidP="005B5062">
      <w:pPr>
        <w:pStyle w:val="Abbildungsverzeichnis"/>
        <w:tabs>
          <w:tab w:val="right" w:leader="dot" w:pos="8630"/>
        </w:tabs>
        <w:rPr>
          <w:rStyle w:val="Hyperlink"/>
          <w:noProof/>
        </w:rPr>
        <w:sectPr w:rsidR="00683144" w:rsidSect="003E4BDF">
          <w:headerReference w:type="even" r:id="rId10"/>
          <w:headerReference w:type="default" r:id="rId11"/>
          <w:footerReference w:type="even" r:id="rId12"/>
          <w:footerReference w:type="default" r:id="rId13"/>
          <w:footerReference w:type="first" r:id="rId14"/>
          <w:type w:val="continuous"/>
          <w:pgSz w:w="12240" w:h="15840"/>
          <w:pgMar w:top="1440" w:right="1800" w:bottom="1440" w:left="1800" w:header="720" w:footer="720" w:gutter="0"/>
          <w:pgNumType w:fmt="lowerRoman"/>
          <w:cols w:space="720"/>
          <w:titlePg/>
          <w:docGrid w:linePitch="360"/>
        </w:sectPr>
      </w:pPr>
      <w:r w:rsidRPr="005B5062">
        <w:rPr>
          <w:rStyle w:val="Hyperlink"/>
          <w:noProof/>
        </w:rPr>
        <w:fldChar w:fldCharType="begin"/>
      </w:r>
      <w:r w:rsidRPr="005B5062">
        <w:rPr>
          <w:rStyle w:val="Hyperlink"/>
          <w:noProof/>
        </w:rPr>
        <w:instrText xml:space="preserve"> INDEX \e "</w:instrText>
      </w:r>
      <w:r w:rsidRPr="005B5062">
        <w:rPr>
          <w:rStyle w:val="Hyperlink"/>
          <w:noProof/>
        </w:rPr>
        <w:tab/>
        <w:instrText xml:space="preserve">" \c "1" \z "1033" </w:instrText>
      </w:r>
      <w:r w:rsidRPr="005B5062">
        <w:rPr>
          <w:rStyle w:val="Hyperlink"/>
          <w:noProof/>
        </w:rPr>
        <w:fldChar w:fldCharType="separate"/>
      </w:r>
    </w:p>
    <w:p w14:paraId="3C917C32" w14:textId="77777777" w:rsidR="00683144" w:rsidRDefault="00683144">
      <w:pPr>
        <w:pStyle w:val="Index1"/>
        <w:tabs>
          <w:tab w:val="right" w:leader="dot" w:pos="8630"/>
        </w:tabs>
        <w:rPr>
          <w:noProof/>
        </w:rPr>
      </w:pPr>
      <w:r w:rsidRPr="00893D55">
        <w:rPr>
          <w:noProof/>
          <w:color w:val="0000FF"/>
          <w:u w:val="single"/>
        </w:rPr>
        <w:lastRenderedPageBreak/>
        <w:t>/req/ hy_features_conceptual_model/identifiers</w:t>
      </w:r>
      <w:r>
        <w:rPr>
          <w:noProof/>
        </w:rPr>
        <w:tab/>
        <w:t>55</w:t>
      </w:r>
    </w:p>
    <w:p w14:paraId="3456528C" w14:textId="77777777" w:rsidR="00683144" w:rsidRDefault="00683144">
      <w:pPr>
        <w:pStyle w:val="Index1"/>
        <w:tabs>
          <w:tab w:val="right" w:leader="dot" w:pos="8630"/>
        </w:tabs>
        <w:rPr>
          <w:noProof/>
        </w:rPr>
      </w:pPr>
      <w:r w:rsidRPr="00893D55">
        <w:rPr>
          <w:noProof/>
          <w:color w:val="0000FF"/>
          <w:u w:val="single"/>
        </w:rPr>
        <w:t>/req/ hy_features_conceptual_model/mapping</w:t>
      </w:r>
      <w:r>
        <w:rPr>
          <w:noProof/>
        </w:rPr>
        <w:tab/>
        <w:t>54</w:t>
      </w:r>
    </w:p>
    <w:p w14:paraId="6EA98A2A" w14:textId="77777777" w:rsidR="00683144" w:rsidRDefault="00683144">
      <w:pPr>
        <w:pStyle w:val="Index1"/>
        <w:tabs>
          <w:tab w:val="right" w:leader="dot" w:pos="8630"/>
        </w:tabs>
        <w:rPr>
          <w:noProof/>
        </w:rPr>
      </w:pPr>
      <w:r w:rsidRPr="00893D55">
        <w:rPr>
          <w:noProof/>
          <w:color w:val="0000FF"/>
          <w:u w:val="single"/>
        </w:rPr>
        <w:t>/req/hy_hydrofeature/19103</w:t>
      </w:r>
      <w:r>
        <w:rPr>
          <w:noProof/>
        </w:rPr>
        <w:tab/>
        <w:t>58</w:t>
      </w:r>
    </w:p>
    <w:p w14:paraId="79266E22" w14:textId="77777777" w:rsidR="00683144" w:rsidRDefault="00683144">
      <w:pPr>
        <w:pStyle w:val="Index1"/>
        <w:tabs>
          <w:tab w:val="right" w:leader="dot" w:pos="8630"/>
        </w:tabs>
        <w:rPr>
          <w:noProof/>
        </w:rPr>
      </w:pPr>
      <w:r w:rsidRPr="00893D55">
        <w:rPr>
          <w:noProof/>
          <w:color w:val="0000FF"/>
          <w:u w:val="single"/>
        </w:rPr>
        <w:t>/req/hy_hydrofeature/topic1</w:t>
      </w:r>
      <w:r>
        <w:rPr>
          <w:noProof/>
        </w:rPr>
        <w:tab/>
        <w:t>58</w:t>
      </w:r>
    </w:p>
    <w:p w14:paraId="525BF860" w14:textId="77777777" w:rsidR="00683144" w:rsidRDefault="00683144">
      <w:pPr>
        <w:pStyle w:val="Index1"/>
        <w:tabs>
          <w:tab w:val="right" w:leader="dot" w:pos="8630"/>
        </w:tabs>
        <w:rPr>
          <w:noProof/>
        </w:rPr>
      </w:pPr>
      <w:r w:rsidRPr="00893D55">
        <w:rPr>
          <w:noProof/>
          <w:color w:val="0000FF"/>
          <w:u w:val="single"/>
        </w:rPr>
        <w:t>/req/hy_hydrofeature/topic19</w:t>
      </w:r>
      <w:r>
        <w:rPr>
          <w:noProof/>
        </w:rPr>
        <w:tab/>
        <w:t>58</w:t>
      </w:r>
    </w:p>
    <w:p w14:paraId="2D54559D" w14:textId="77777777" w:rsidR="00683144" w:rsidRDefault="00683144">
      <w:pPr>
        <w:pStyle w:val="Index1"/>
        <w:tabs>
          <w:tab w:val="right" w:leader="dot" w:pos="8630"/>
        </w:tabs>
        <w:rPr>
          <w:noProof/>
        </w:rPr>
      </w:pPr>
      <w:r w:rsidRPr="00893D55">
        <w:rPr>
          <w:noProof/>
          <w:color w:val="0000FF"/>
          <w:u w:val="single"/>
        </w:rPr>
        <w:t>/req/hy_hydrofeature/topic2</w:t>
      </w:r>
      <w:r>
        <w:rPr>
          <w:noProof/>
        </w:rPr>
        <w:tab/>
        <w:t>58</w:t>
      </w:r>
    </w:p>
    <w:p w14:paraId="59EB9BBB" w14:textId="77777777" w:rsidR="00683144" w:rsidRDefault="00683144" w:rsidP="005B5062">
      <w:pPr>
        <w:pStyle w:val="Abbildungsverzeichnis"/>
        <w:tabs>
          <w:tab w:val="right" w:leader="dot" w:pos="8630"/>
        </w:tabs>
        <w:rPr>
          <w:rStyle w:val="Hyperlink"/>
          <w:noProof/>
        </w:rPr>
        <w:sectPr w:rsidR="00683144" w:rsidSect="00683144">
          <w:type w:val="continuous"/>
          <w:pgSz w:w="12240" w:h="15840"/>
          <w:pgMar w:top="1440" w:right="1800" w:bottom="1440" w:left="1800" w:header="720" w:footer="720" w:gutter="0"/>
          <w:pgNumType w:fmt="lowerRoman"/>
          <w:cols w:space="720"/>
          <w:titlePg/>
          <w:docGrid w:linePitch="360"/>
        </w:sectPr>
      </w:pPr>
    </w:p>
    <w:p w14:paraId="5884CD51" w14:textId="3078DF72" w:rsidR="003E4BDF" w:rsidRPr="003E4BDF" w:rsidRDefault="003E4BDF" w:rsidP="005B5062">
      <w:pPr>
        <w:pStyle w:val="Abbildungsverzeichnis"/>
        <w:tabs>
          <w:tab w:val="right" w:leader="dot" w:pos="8630"/>
        </w:tabs>
      </w:pPr>
      <w:r w:rsidRPr="005B5062">
        <w:rPr>
          <w:rStyle w:val="Hyperlink"/>
          <w:noProof/>
        </w:rPr>
        <w:lastRenderedPageBreak/>
        <w:fldChar w:fldCharType="end"/>
      </w:r>
    </w:p>
    <w:p w14:paraId="08BB9F93" w14:textId="5B6BEE03" w:rsidR="00C462F6" w:rsidRPr="00C007FB" w:rsidRDefault="00C462F6" w:rsidP="00C260BD">
      <w:pPr>
        <w:pStyle w:val="Inhaltsverzeichnisberschrift"/>
        <w:rPr>
          <w:color w:val="auto"/>
        </w:rPr>
      </w:pPr>
      <w:r w:rsidRPr="00C007FB">
        <w:rPr>
          <w:color w:val="auto"/>
        </w:rPr>
        <w:br w:type="page"/>
      </w:r>
    </w:p>
    <w:p w14:paraId="2FF42861" w14:textId="77777777" w:rsidR="007F6680" w:rsidRPr="008E510D" w:rsidRDefault="007F6680" w:rsidP="00450C77">
      <w:pPr>
        <w:pStyle w:val="introelements"/>
        <w:jc w:val="both"/>
      </w:pPr>
      <w:r w:rsidRPr="008E510D">
        <w:lastRenderedPageBreak/>
        <w:t>Abstract</w:t>
      </w:r>
    </w:p>
    <w:p w14:paraId="44F7B595" w14:textId="51A157F4" w:rsidR="00437E50" w:rsidRPr="008E510D" w:rsidRDefault="00437E50" w:rsidP="00450C77">
      <w:pPr>
        <w:pStyle w:val="StandardWeb"/>
        <w:jc w:val="both"/>
        <w:rPr>
          <w:lang w:val="en-US"/>
        </w:rPr>
      </w:pPr>
      <w:r w:rsidRPr="008E510D">
        <w:rPr>
          <w:lang w:val="en-US"/>
        </w:rPr>
        <w:t xml:space="preserve">The OGC </w:t>
      </w:r>
      <w:r w:rsidR="00CF4A7F" w:rsidRPr="00CF4A7F">
        <w:rPr>
          <w:lang w:val="en-US"/>
        </w:rPr>
        <w:t>Surface Hydrology Features (HY_Features)</w:t>
      </w:r>
      <w:r w:rsidR="00CF4A7F">
        <w:rPr>
          <w:lang w:val="en-US"/>
        </w:rPr>
        <w:t xml:space="preserve"> </w:t>
      </w:r>
      <w:r w:rsidRPr="008E510D">
        <w:rPr>
          <w:lang w:val="en-US"/>
        </w:rPr>
        <w:t xml:space="preserve">implementation standard defines a standard information model for the identification of </w:t>
      </w:r>
      <w:r w:rsidR="00CF4A7F">
        <w:rPr>
          <w:lang w:val="en-US"/>
        </w:rPr>
        <w:t xml:space="preserve">surface </w:t>
      </w:r>
      <w:r w:rsidRPr="008E510D">
        <w:rPr>
          <w:lang w:val="en-US"/>
        </w:rPr>
        <w:t xml:space="preserve">hydrologic features independent </w:t>
      </w:r>
      <w:r w:rsidR="00CF4A7F">
        <w:rPr>
          <w:lang w:val="en-US"/>
        </w:rPr>
        <w:t>of</w:t>
      </w:r>
      <w:r w:rsidRPr="008E510D">
        <w:rPr>
          <w:lang w:val="en-US"/>
        </w:rPr>
        <w:t xml:space="preserve">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r w:rsidR="004423BE">
        <w:rPr>
          <w:lang w:val="en-US"/>
        </w:rPr>
        <w:t xml:space="preserve"> such as </w:t>
      </w:r>
      <w:r w:rsidR="00AA15D6">
        <w:rPr>
          <w:lang w:val="en-US"/>
        </w:rPr>
        <w:t xml:space="preserve">catchment </w:t>
      </w:r>
      <w:r w:rsidR="00CF4A7F">
        <w:rPr>
          <w:lang w:val="en-US"/>
        </w:rPr>
        <w:t>and water bodies</w:t>
      </w:r>
      <w:r w:rsidRPr="008E510D">
        <w:rPr>
          <w:lang w:val="en-US"/>
        </w:rPr>
        <w:t>.</w:t>
      </w:r>
    </w:p>
    <w:p w14:paraId="6DFE018C" w14:textId="2F569CA6" w:rsidR="00437E50" w:rsidRPr="008E510D" w:rsidRDefault="00437E50" w:rsidP="00450C77">
      <w:pPr>
        <w:pStyle w:val="StandardWeb"/>
        <w:jc w:val="both"/>
        <w:rPr>
          <w:lang w:val="en-US"/>
        </w:rPr>
      </w:pPr>
      <w:r w:rsidRPr="008E510D">
        <w:rPr>
          <w:lang w:val="en-US"/>
        </w:rPr>
        <w:t xml:space="preserve">The standard is based on the concept that a given hydrologic feature may have multiple representations. This supports referencing the same feature(s) in different information systems </w:t>
      </w:r>
      <w:r w:rsidR="00CF4A7F">
        <w:rPr>
          <w:lang w:val="en-US"/>
        </w:rPr>
        <w:t xml:space="preserve">or products </w:t>
      </w:r>
      <w:ins w:id="4" w:author="GRDC/ID" w:date="2016-09-16T09:35:00Z">
        <w:r w:rsidR="006E545A" w:rsidRPr="006E545A">
          <w:rPr>
            <w:highlight w:val="yellow"/>
            <w:lang w:val="en-US"/>
            <w:rPrChange w:id="5" w:author="GRDC/ID" w:date="2016-09-16T09:35:00Z">
              <w:rPr>
                <w:lang w:val="en-US"/>
              </w:rPr>
            </w:rPrChange>
          </w:rPr>
          <w:t>assisting the organization on having integrated information system. Moreover, this model also supports the</w:t>
        </w:r>
        <w:r w:rsidR="006E545A" w:rsidRPr="006B7AC4">
          <w:rPr>
            <w:lang w:val="en-US"/>
          </w:rPr>
          <w:t xml:space="preserve"> </w:t>
        </w:r>
      </w:ins>
      <w:r w:rsidRPr="008E510D">
        <w:rPr>
          <w:lang w:val="en-US"/>
        </w:rPr>
        <w:t xml:space="preserve">cataloging of observations, model results, or other studies of a feature. The ability to represent the same </w:t>
      </w:r>
      <w:r w:rsidR="00AA15D6">
        <w:rPr>
          <w:lang w:val="en-US"/>
        </w:rPr>
        <w:t>catchment</w:t>
      </w:r>
      <w:r w:rsidRPr="008E510D">
        <w:rPr>
          <w:lang w:val="en-US"/>
        </w:rPr>
        <w:t>, river, or other hydrologic feature in several ways is critical to aggregation of cross-referenced features into integrated datasets and data products on global, regional, or basin scales.</w:t>
      </w:r>
    </w:p>
    <w:p w14:paraId="2E04B9B4" w14:textId="1FF61E4B" w:rsidR="002D268C" w:rsidRPr="008E510D" w:rsidRDefault="004423BE" w:rsidP="00450C77">
      <w:pPr>
        <w:pStyle w:val="StandardWeb"/>
        <w:jc w:val="both"/>
        <w:rPr>
          <w:lang w:val="en-US"/>
        </w:rPr>
      </w:pPr>
      <w:r>
        <w:rPr>
          <w:lang w:val="en-US"/>
        </w:rPr>
        <w:t>H</w:t>
      </w:r>
      <w:r w:rsidR="00437E50" w:rsidRPr="008E510D">
        <w:rPr>
          <w:lang w:val="en-US"/>
        </w:rPr>
        <w:t>ydrologic feature types are defined using the OGC General Feature Model (ISO</w:t>
      </w:r>
      <w:r w:rsidR="00E8076C">
        <w:rPr>
          <w:lang w:val="en-US"/>
        </w:rPr>
        <w:t xml:space="preserve"> </w:t>
      </w:r>
      <w:r w:rsidR="00437E50" w:rsidRPr="008E510D">
        <w:rPr>
          <w:lang w:val="en-US"/>
        </w:rPr>
        <w:t xml:space="preserve">19109:2006) with reference to definitions </w:t>
      </w:r>
      <w:r>
        <w:rPr>
          <w:lang w:val="en-US"/>
        </w:rPr>
        <w:t>from</w:t>
      </w:r>
      <w:r w:rsidR="00437E50" w:rsidRPr="008E510D">
        <w:rPr>
          <w:lang w:val="en-US"/>
        </w:rPr>
        <w:t xml:space="preserve"> the International Glossary for Hydrology. The conceptual model is expressed in the Geographic Information Conceptual Schema Language (ISO</w:t>
      </w:r>
      <w:r w:rsidR="00E8076C">
        <w:rPr>
          <w:lang w:val="en-US"/>
        </w:rPr>
        <w:t xml:space="preserve"> </w:t>
      </w:r>
      <w:r w:rsidR="00437E50"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1EDC6FA4" w:rsidR="004C414A" w:rsidRPr="008E510D" w:rsidRDefault="004C414A" w:rsidP="00450C77">
      <w:pPr>
        <w:jc w:val="both"/>
      </w:pPr>
      <w:proofErr w:type="spellStart"/>
      <w:r w:rsidRPr="008E510D">
        <w:t>ogcdoc</w:t>
      </w:r>
      <w:proofErr w:type="spellEnd"/>
      <w:r w:rsidRPr="008E510D">
        <w:t>, OGC document, hydrology, feature, identification, conceptual model, UML, implementation standard</w:t>
      </w:r>
      <w:r w:rsidR="006E545A">
        <w:t>, hydrology model.</w:t>
      </w:r>
    </w:p>
    <w:p w14:paraId="5639348D" w14:textId="77777777" w:rsidR="009A7B37" w:rsidRPr="008E510D" w:rsidRDefault="009A7B37" w:rsidP="00450C77">
      <w:pPr>
        <w:pStyle w:val="introelements"/>
        <w:jc w:val="both"/>
      </w:pPr>
      <w:r w:rsidRPr="008E510D">
        <w:t>Preface</w:t>
      </w:r>
      <w:bookmarkEnd w:id="2"/>
    </w:p>
    <w:p w14:paraId="6AE6D084" w14:textId="32D7DB19" w:rsidR="004C414A" w:rsidRPr="008E510D" w:rsidRDefault="004C414A" w:rsidP="00450C77">
      <w:pPr>
        <w:pStyle w:val="StandardWeb"/>
        <w:jc w:val="both"/>
        <w:rPr>
          <w:lang w:val="en-US"/>
        </w:rPr>
      </w:pPr>
      <w:r w:rsidRPr="008E510D">
        <w:rPr>
          <w:lang w:val="en-US"/>
        </w:rPr>
        <w:t xml:space="preserve">This standard defines the HY_Features common hydrologic feature model for the identification of hydrologic features. It is intended to be used to document and share information about the objects of study and reporting in Hydrology in many applications. This standard was </w:t>
      </w:r>
      <w:r w:rsidR="004423BE">
        <w:rPr>
          <w:lang w:val="en-US"/>
        </w:rPr>
        <w:t>originally</w:t>
      </w:r>
      <w:r w:rsidRPr="008E510D">
        <w:rPr>
          <w:lang w:val="en-US"/>
        </w:rPr>
        <w:t xml:space="preserve">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lastRenderedPageBreak/>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6" w:name="_Toc165888229"/>
      <w:r w:rsidRPr="008E510D">
        <w:t>Submitting organizations</w:t>
      </w:r>
      <w:bookmarkEnd w:id="6"/>
    </w:p>
    <w:p w14:paraId="138E598A" w14:textId="1230B8E3" w:rsidR="009A7B37" w:rsidRPr="008E510D" w:rsidRDefault="00437E50" w:rsidP="00EB5A8C">
      <w:pPr>
        <w:pStyle w:val="List2OGCbullets"/>
        <w:numPr>
          <w:ilvl w:val="0"/>
          <w:numId w:val="0"/>
        </w:numPr>
        <w:ind w:left="360"/>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EB5A8C">
      <w:pPr>
        <w:pStyle w:val="List2OGCbullets"/>
      </w:pPr>
      <w:r w:rsidRPr="008E510D">
        <w:t xml:space="preserve">U.S. Geological Survey (USGS), </w:t>
      </w:r>
      <w:r w:rsidR="0094464E" w:rsidRPr="008E510D">
        <w:t>USA</w:t>
      </w:r>
    </w:p>
    <w:p w14:paraId="570DCB5D" w14:textId="3F53529D" w:rsidR="00FA590F" w:rsidRPr="008E510D" w:rsidRDefault="00C94F48" w:rsidP="002B2109">
      <w:pPr>
        <w:pStyle w:val="List2OGCbullets"/>
      </w:pPr>
      <w:r w:rsidRPr="008E510D">
        <w:t xml:space="preserve">Federal Institute of Hydrology (BfG) </w:t>
      </w:r>
      <w:r w:rsidR="00437E50" w:rsidRPr="008E510D">
        <w:t>, Germany</w:t>
      </w:r>
    </w:p>
    <w:p w14:paraId="36F88229" w14:textId="4A09AF67" w:rsidR="00437E50" w:rsidRPr="008E510D" w:rsidRDefault="00437E50" w:rsidP="00467904">
      <w:pPr>
        <w:pStyle w:val="List2OGCbullets"/>
      </w:pPr>
      <w:r w:rsidRPr="008E510D">
        <w:t xml:space="preserve">CSIRO </w:t>
      </w:r>
      <w:r w:rsidR="00FA590F" w:rsidRPr="008E510D">
        <w:t>Land and Water</w:t>
      </w:r>
      <w:r w:rsidRPr="008E510D">
        <w:t>, Australia</w:t>
      </w:r>
    </w:p>
    <w:p w14:paraId="009E0A9C" w14:textId="6AE541B7" w:rsidR="00437E50" w:rsidRPr="008E510D" w:rsidRDefault="0094464E" w:rsidP="00B3484B">
      <w:pPr>
        <w:pStyle w:val="List2OGCbullets"/>
      </w:pPr>
      <w:r w:rsidRPr="008E510D">
        <w:t>Bureau of Meteorology, Australia</w:t>
      </w:r>
      <w:r w:rsidR="00437E50" w:rsidRPr="008E510D">
        <w:t xml:space="preserve"> </w:t>
      </w:r>
    </w:p>
    <w:p w14:paraId="709AED1D" w14:textId="70F5893E" w:rsidR="00437E50" w:rsidRPr="008E510D" w:rsidRDefault="0094464E" w:rsidP="00C62790">
      <w:pPr>
        <w:pStyle w:val="List2OGCbullets"/>
      </w:pPr>
      <w:proofErr w:type="spellStart"/>
      <w:r w:rsidRPr="008E510D">
        <w:t>Metalinkage</w:t>
      </w:r>
      <w:proofErr w:type="spellEnd"/>
      <w:r w:rsidRPr="008E510D">
        <w:t>, Australia</w:t>
      </w:r>
    </w:p>
    <w:p w14:paraId="1253D91A" w14:textId="2FE27A00" w:rsidR="0094464E" w:rsidRPr="008E510D" w:rsidRDefault="00891D8B" w:rsidP="00C75B19">
      <w:pPr>
        <w:pStyle w:val="List2OGCbullets"/>
      </w:pPr>
      <w:r>
        <w:t>French Geological Survey (</w:t>
      </w:r>
      <w:r w:rsidR="0094464E" w:rsidRPr="008E510D">
        <w:t>BRGM</w:t>
      </w:r>
      <w:r>
        <w:t>)</w:t>
      </w:r>
      <w:r w:rsidR="0094464E" w:rsidRPr="008E510D">
        <w:t>, France</w:t>
      </w:r>
    </w:p>
    <w:p w14:paraId="0299FEA3" w14:textId="25A74A89" w:rsidR="00437E50" w:rsidRPr="008E510D" w:rsidRDefault="0094464E">
      <w:pPr>
        <w:pStyle w:val="List2OGCbullets"/>
      </w:pPr>
      <w:r w:rsidRPr="008E510D">
        <w:t>University of Texas at Austin, USA</w:t>
      </w:r>
    </w:p>
    <w:p w14:paraId="05E8E966" w14:textId="1F88F39C" w:rsidR="0094464E" w:rsidRPr="008E510D" w:rsidRDefault="0094464E">
      <w:pPr>
        <w:pStyle w:val="List2OGCbullets"/>
      </w:pPr>
      <w:proofErr w:type="spellStart"/>
      <w:r w:rsidRPr="008E510D">
        <w:t>Eurecat</w:t>
      </w:r>
      <w:proofErr w:type="spellEnd"/>
      <w:r w:rsidRPr="008E510D">
        <w:t>, Spain</w:t>
      </w:r>
    </w:p>
    <w:p w14:paraId="08B4C5CF" w14:textId="21F690BD" w:rsidR="0094464E" w:rsidRPr="008E510D" w:rsidRDefault="0094464E">
      <w:pPr>
        <w:pStyle w:val="List2OGCbullets"/>
      </w:pPr>
      <w:r w:rsidRPr="008E510D">
        <w:t>INCLAM S. A., Spain</w:t>
      </w:r>
    </w:p>
    <w:p w14:paraId="3CF2EA7B" w14:textId="4E1A4CEB" w:rsidR="0094464E" w:rsidRPr="008E510D" w:rsidRDefault="0094464E">
      <w:pPr>
        <w:pStyle w:val="List2OGCbullets"/>
      </w:pPr>
      <w:r w:rsidRPr="008E510D">
        <w:t>52°North, Germany</w:t>
      </w:r>
    </w:p>
    <w:p w14:paraId="6BFEAD12" w14:textId="77777777" w:rsidR="009A7B37" w:rsidRPr="008E510D" w:rsidRDefault="009A7B37" w:rsidP="00450C77">
      <w:pPr>
        <w:pStyle w:val="introelements"/>
        <w:jc w:val="both"/>
      </w:pPr>
      <w:bookmarkStart w:id="7" w:name="_Toc165888230"/>
      <w:r w:rsidRPr="008E510D">
        <w:t>Submi</w:t>
      </w:r>
      <w:bookmarkEnd w:id="7"/>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0734BF31" w:rsidR="009A7B37" w:rsidRPr="008E510D" w:rsidRDefault="006F1231" w:rsidP="00450C77">
            <w:pPr>
              <w:pStyle w:val="OGCtabletext"/>
              <w:jc w:val="both"/>
            </w:pPr>
            <w:r>
              <w:t xml:space="preserve">German </w:t>
            </w:r>
            <w:r w:rsidR="00C94F48"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proofErr w:type="spellStart"/>
            <w:r w:rsidRPr="008E510D">
              <w:t>Metalinkage</w:t>
            </w:r>
            <w:proofErr w:type="spellEnd"/>
          </w:p>
        </w:tc>
      </w:tr>
      <w:tr w:rsidR="004C414A" w:rsidRPr="008E510D" w14:paraId="6C763C8F" w14:textId="77777777" w:rsidTr="0036587F">
        <w:trPr>
          <w:jc w:val="center"/>
        </w:trPr>
        <w:tc>
          <w:tcPr>
            <w:tcW w:w="2684" w:type="dxa"/>
          </w:tcPr>
          <w:p w14:paraId="6FFBD22F" w14:textId="7B741B67" w:rsidR="004C414A" w:rsidRPr="001C7981" w:rsidRDefault="008D4EE7" w:rsidP="00450C77">
            <w:pPr>
              <w:pStyle w:val="OGCtabletext"/>
              <w:jc w:val="both"/>
            </w:pPr>
            <w:r w:rsidRPr="001C7981">
              <w:t>Joshua Liebermann</w:t>
            </w:r>
          </w:p>
        </w:tc>
        <w:tc>
          <w:tcPr>
            <w:tcW w:w="5432" w:type="dxa"/>
          </w:tcPr>
          <w:p w14:paraId="2ABB3F40" w14:textId="70A6643D" w:rsidR="004C414A" w:rsidRPr="001C7981" w:rsidRDefault="001C7981" w:rsidP="00450C77">
            <w:pPr>
              <w:pStyle w:val="OGCtabletext"/>
              <w:jc w:val="both"/>
            </w:pPr>
            <w:r w:rsidRPr="001C7981">
              <w:t>Harvard University</w:t>
            </w:r>
          </w:p>
        </w:tc>
      </w:tr>
      <w:tr w:rsidR="003065A2" w:rsidRPr="008E510D" w14:paraId="592E0D2B" w14:textId="77777777" w:rsidTr="0012406C">
        <w:trPr>
          <w:jc w:val="center"/>
        </w:trPr>
        <w:tc>
          <w:tcPr>
            <w:tcW w:w="2684" w:type="dxa"/>
          </w:tcPr>
          <w:p w14:paraId="15048478" w14:textId="69C012D4" w:rsidR="003065A2" w:rsidRPr="001C7981" w:rsidRDefault="008D4EE7" w:rsidP="00450C77">
            <w:pPr>
              <w:pStyle w:val="OGCtabletext"/>
              <w:jc w:val="both"/>
            </w:pPr>
            <w:r w:rsidRPr="001C7981">
              <w:t>Darren Smith</w:t>
            </w:r>
          </w:p>
        </w:tc>
        <w:tc>
          <w:tcPr>
            <w:tcW w:w="5432" w:type="dxa"/>
          </w:tcPr>
          <w:p w14:paraId="695ABDBE" w14:textId="4C247E44" w:rsidR="003065A2" w:rsidRPr="001C7981" w:rsidRDefault="008D4EE7" w:rsidP="00450C77">
            <w:pPr>
              <w:pStyle w:val="OGCtabletext"/>
              <w:jc w:val="both"/>
            </w:pPr>
            <w:r w:rsidRPr="001C7981">
              <w:t>Australian Bureau of Meteorology</w:t>
            </w:r>
          </w:p>
        </w:tc>
      </w:tr>
      <w:tr w:rsidR="008D4EE7" w:rsidRPr="008E510D" w14:paraId="1EEE38C5" w14:textId="77777777" w:rsidTr="00A82FF3">
        <w:trPr>
          <w:jc w:val="center"/>
        </w:trPr>
        <w:tc>
          <w:tcPr>
            <w:tcW w:w="2684" w:type="dxa"/>
          </w:tcPr>
          <w:p w14:paraId="42DB16CE" w14:textId="77777777" w:rsidR="008D4EE7" w:rsidRPr="001C7981" w:rsidRDefault="008D4EE7" w:rsidP="00450C77">
            <w:pPr>
              <w:pStyle w:val="OGCtabletext"/>
              <w:jc w:val="both"/>
            </w:pPr>
            <w:r w:rsidRPr="001C7981">
              <w:t>Bruce Simons</w:t>
            </w:r>
          </w:p>
        </w:tc>
        <w:tc>
          <w:tcPr>
            <w:tcW w:w="5432" w:type="dxa"/>
          </w:tcPr>
          <w:p w14:paraId="6A06B8D8" w14:textId="77777777" w:rsidR="008D4EE7" w:rsidRPr="001C7981" w:rsidRDefault="008D4EE7" w:rsidP="00450C77">
            <w:pPr>
              <w:pStyle w:val="OGCtabletext"/>
              <w:jc w:val="both"/>
            </w:pPr>
            <w:r w:rsidRPr="001C7981">
              <w:t>CSIRO Land and Water</w:t>
            </w:r>
          </w:p>
        </w:tc>
      </w:tr>
      <w:tr w:rsidR="004C414A" w:rsidRPr="008E510D" w14:paraId="3FEF398F" w14:textId="77777777" w:rsidTr="0012406C">
        <w:trPr>
          <w:jc w:val="center"/>
        </w:trPr>
        <w:tc>
          <w:tcPr>
            <w:tcW w:w="2684" w:type="dxa"/>
          </w:tcPr>
          <w:p w14:paraId="4D58FBE8" w14:textId="0C3CA4FC" w:rsidR="004C414A" w:rsidRPr="00B02CFB" w:rsidRDefault="00000352" w:rsidP="00450C77">
            <w:pPr>
              <w:pStyle w:val="OGCtabletext"/>
              <w:jc w:val="both"/>
              <w:rPr>
                <w:highlight w:val="yellow"/>
              </w:rPr>
            </w:pPr>
            <w:r w:rsidRPr="00000352">
              <w:lastRenderedPageBreak/>
              <w:t>Dav</w:t>
            </w:r>
            <w:r>
              <w:t>id Arctur</w:t>
            </w:r>
          </w:p>
        </w:tc>
        <w:tc>
          <w:tcPr>
            <w:tcW w:w="5432" w:type="dxa"/>
          </w:tcPr>
          <w:p w14:paraId="69C4DA15" w14:textId="39BA5474" w:rsidR="004C414A" w:rsidRPr="00B02CFB" w:rsidRDefault="00000352" w:rsidP="00450C77">
            <w:pPr>
              <w:pStyle w:val="OGCtabletext"/>
              <w:jc w:val="both"/>
              <w:rPr>
                <w:highlight w:val="yellow"/>
              </w:rPr>
            </w:pPr>
            <w:r w:rsidRPr="00000352">
              <w:t>Un</w:t>
            </w:r>
            <w:r>
              <w:t>iversity of Texas at Austin</w:t>
            </w:r>
          </w:p>
        </w:tc>
      </w:tr>
      <w:tr w:rsidR="004C414A" w:rsidRPr="008E510D" w14:paraId="58D51AFE" w14:textId="77777777" w:rsidTr="0012406C">
        <w:trPr>
          <w:jc w:val="center"/>
        </w:trPr>
        <w:tc>
          <w:tcPr>
            <w:tcW w:w="2684" w:type="dxa"/>
          </w:tcPr>
          <w:p w14:paraId="3E98C8D8" w14:textId="2A178E4F" w:rsidR="004C414A" w:rsidRPr="008E510D" w:rsidRDefault="006F1231" w:rsidP="00450C77">
            <w:pPr>
              <w:pStyle w:val="OGCtabletext"/>
              <w:jc w:val="both"/>
            </w:pPr>
            <w:r>
              <w:t>Mickael Beaufils</w:t>
            </w:r>
          </w:p>
        </w:tc>
        <w:tc>
          <w:tcPr>
            <w:tcW w:w="5432" w:type="dxa"/>
          </w:tcPr>
          <w:p w14:paraId="065DD586" w14:textId="40DA0669" w:rsidR="004C414A" w:rsidRPr="008E510D" w:rsidRDefault="006F1231" w:rsidP="00450C77">
            <w:pPr>
              <w:pStyle w:val="OGCtabletext"/>
              <w:jc w:val="both"/>
            </w:pPr>
            <w:r>
              <w:t>French Geological Survey (BRGM)</w:t>
            </w:r>
          </w:p>
        </w:tc>
      </w:tr>
      <w:tr w:rsidR="004C414A" w:rsidRPr="008E510D" w14:paraId="560F2614" w14:textId="77777777" w:rsidTr="0012406C">
        <w:trPr>
          <w:jc w:val="center"/>
        </w:trPr>
        <w:tc>
          <w:tcPr>
            <w:tcW w:w="2684" w:type="dxa"/>
          </w:tcPr>
          <w:p w14:paraId="771F130F" w14:textId="09B3B974" w:rsidR="004C414A" w:rsidRPr="008E510D" w:rsidRDefault="006E545A" w:rsidP="00450C77">
            <w:pPr>
              <w:pStyle w:val="OGCtabletext"/>
              <w:jc w:val="both"/>
            </w:pPr>
            <w:r>
              <w:t>Aitor Corchero</w:t>
            </w:r>
          </w:p>
        </w:tc>
        <w:tc>
          <w:tcPr>
            <w:tcW w:w="5432" w:type="dxa"/>
          </w:tcPr>
          <w:p w14:paraId="7E2B169B" w14:textId="4EDE4692" w:rsidR="004C414A" w:rsidRPr="008E510D" w:rsidRDefault="006E545A" w:rsidP="00450C77">
            <w:pPr>
              <w:pStyle w:val="OGCtabletext"/>
              <w:jc w:val="both"/>
            </w:pPr>
            <w:proofErr w:type="spellStart"/>
            <w:r>
              <w:t>Eurecat</w:t>
            </w:r>
            <w:proofErr w:type="spellEnd"/>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4397CD24" w14:textId="3BD897B3" w:rsidR="007E4044" w:rsidRPr="007E4044" w:rsidRDefault="00A4167C" w:rsidP="007E4044">
      <w:pPr>
        <w:jc w:val="both"/>
        <w:rPr>
          <w:rFonts w:eastAsia="MS Mincho"/>
          <w:highlight w:val="yellow"/>
          <w:lang w:val="en-AU"/>
        </w:rPr>
      </w:pPr>
      <w:r w:rsidRPr="007E4044">
        <w:rPr>
          <w:highlight w:val="yellow"/>
        </w:rPr>
        <w:t xml:space="preserve">The HY_Features conceptual model described in this standard references at some parts general concepts defined within the </w:t>
      </w:r>
      <w:r w:rsidR="0075194F" w:rsidRPr="007E4044">
        <w:rPr>
          <w:rFonts w:eastAsia="MS Mincho"/>
          <w:highlight w:val="yellow"/>
          <w:lang w:val="en-AU"/>
        </w:rPr>
        <w:t>OGC Abstract Specification</w:t>
      </w:r>
      <w:r w:rsidRPr="007E4044">
        <w:rPr>
          <w:rFonts w:eastAsia="MS Mincho"/>
          <w:highlight w:val="yellow"/>
          <w:lang w:val="en-AU"/>
        </w:rPr>
        <w:t xml:space="preserve">. </w:t>
      </w:r>
      <w:r w:rsidR="00032B54" w:rsidRPr="007E4044">
        <w:rPr>
          <w:rFonts w:eastAsia="MS Mincho"/>
          <w:highlight w:val="yellow"/>
          <w:lang w:val="en-AU"/>
        </w:rPr>
        <w:t xml:space="preserve">Conformance to the OGC Abstract Specification is provided either by specialization of these concepts such as for the General Feature model, by referencing the relevant concept for example a geometric representation of a hydrologic feature, or by expressing the </w:t>
      </w:r>
      <w:r w:rsidR="007E4044" w:rsidRPr="007E4044">
        <w:rPr>
          <w:rFonts w:eastAsia="MS Mincho"/>
          <w:highlight w:val="yellow"/>
          <w:lang w:val="en-AU"/>
        </w:rPr>
        <w:t xml:space="preserve">semantic </w:t>
      </w:r>
      <w:r w:rsidR="00032B54" w:rsidRPr="007E4044">
        <w:rPr>
          <w:rFonts w:eastAsia="MS Mincho"/>
          <w:highlight w:val="yellow"/>
          <w:lang w:val="en-AU"/>
        </w:rPr>
        <w:t>correspondence using a simple ‘descriptive mapping’</w:t>
      </w:r>
      <w:r w:rsidR="007E4044" w:rsidRPr="007E4044">
        <w:rPr>
          <w:rFonts w:eastAsia="MS Mincho"/>
          <w:highlight w:val="yellow"/>
          <w:lang w:val="en-AU"/>
        </w:rPr>
        <w:t xml:space="preserve"> as provided for referencing along a nominal flowpath similar to the linear referencing along any linear element.. </w:t>
      </w:r>
    </w:p>
    <w:p w14:paraId="26A5D98D" w14:textId="31A5AC87" w:rsidR="007E4044" w:rsidRDefault="007E4044" w:rsidP="007E4044">
      <w:pPr>
        <w:jc w:val="both"/>
      </w:pPr>
      <w:r w:rsidRPr="007E4044">
        <w:rPr>
          <w:highlight w:val="yellow"/>
        </w:rPr>
        <w:t xml:space="preserve">This standard requires no changes to the </w:t>
      </w:r>
      <w:proofErr w:type="spellStart"/>
      <w:r w:rsidRPr="007E4044">
        <w:rPr>
          <w:highlight w:val="yellow"/>
        </w:rPr>
        <w:t>OpenGIS</w:t>
      </w:r>
      <w:proofErr w:type="spellEnd"/>
      <w:r w:rsidRPr="007E4044">
        <w:rPr>
          <w:highlight w:val="yellow"/>
        </w:rPr>
        <w:t xml:space="preserve"> ® Abstract Specification.</w:t>
      </w:r>
    </w:p>
    <w:p w14:paraId="7EEE3A91" w14:textId="77777777" w:rsidR="0075194F" w:rsidRPr="008E510D" w:rsidRDefault="0075194F" w:rsidP="00450C77">
      <w:pPr>
        <w:jc w:val="both"/>
      </w:pPr>
    </w:p>
    <w:p w14:paraId="0F4FAC02" w14:textId="77777777" w:rsidR="00B379FA" w:rsidRPr="008E510D" w:rsidRDefault="00B379FA" w:rsidP="00154490">
      <w:pPr>
        <w:pStyle w:val="introelements"/>
        <w:numPr>
          <w:ilvl w:val="0"/>
          <w:numId w:val="0"/>
        </w:numPr>
        <w:ind w:left="504" w:hanging="504"/>
        <w:sectPr w:rsidR="00B379FA" w:rsidRPr="008E510D" w:rsidSect="003E4BDF">
          <w:type w:val="continuous"/>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8" w:name="_Toc458775718"/>
      <w:bookmarkStart w:id="9" w:name="_Toc464110959"/>
      <w:r w:rsidRPr="008E510D">
        <w:lastRenderedPageBreak/>
        <w:t>Scope</w:t>
      </w:r>
      <w:bookmarkEnd w:id="8"/>
      <w:bookmarkEnd w:id="9"/>
    </w:p>
    <w:p w14:paraId="2BE20D36" w14:textId="124A5518" w:rsidR="00A45372" w:rsidRPr="008E510D" w:rsidRDefault="00A45372" w:rsidP="00450C77">
      <w:pPr>
        <w:pStyle w:val="StandardWeb"/>
        <w:jc w:val="both"/>
        <w:rPr>
          <w:lang w:val="en-US"/>
        </w:rPr>
      </w:pPr>
      <w:r w:rsidRPr="008E510D">
        <w:rPr>
          <w:lang w:val="en-US"/>
        </w:rPr>
        <w:t xml:space="preserve">This OGC Implementation Standard defines a common feature model for the identification and description of </w:t>
      </w:r>
      <w:r w:rsidR="00C53E18">
        <w:rPr>
          <w:lang w:val="en-US"/>
        </w:rPr>
        <w:t xml:space="preserve">surface </w:t>
      </w:r>
      <w:r w:rsidRPr="008E510D">
        <w:rPr>
          <w:lang w:val="en-US"/>
        </w:rPr>
        <w:t>hydrologic features using established models and patterns in use in the Hydrology domain and endorsed by WMO and UNESCO such as those documented in the "International Glossary of Hydrology".</w:t>
      </w:r>
    </w:p>
    <w:p w14:paraId="4E0263EA" w14:textId="46367CAE" w:rsidR="00DC0E9A" w:rsidRPr="00825927" w:rsidRDefault="00C429B8" w:rsidP="00450C77">
      <w:pPr>
        <w:pStyle w:val="StandardWeb"/>
        <w:jc w:val="both"/>
        <w:rPr>
          <w:highlight w:val="yellow"/>
          <w:lang w:val="en-US"/>
        </w:rPr>
      </w:pPr>
      <w:r w:rsidRPr="00825927">
        <w:rPr>
          <w:highlight w:val="yellow"/>
          <w:lang w:val="en-US"/>
        </w:rPr>
        <w:t xml:space="preserve">This standard will form the third part of an intended ‘OGC WaterML 2’ suite of standards  which will group the water-related OGC standards. Following Part 1: </w:t>
      </w:r>
      <w:proofErr w:type="spellStart"/>
      <w:r w:rsidRPr="00825927">
        <w:rPr>
          <w:highlight w:val="yellow"/>
          <w:lang w:val="en-US"/>
        </w:rPr>
        <w:t>Timeseries</w:t>
      </w:r>
      <w:proofErr w:type="spellEnd"/>
      <w:r w:rsidRPr="00825927">
        <w:rPr>
          <w:highlight w:val="yellow"/>
          <w:lang w:val="en-US"/>
        </w:rPr>
        <w:t xml:space="preserve">, Part 2: </w:t>
      </w:r>
      <w:r w:rsidRPr="00825927">
        <w:rPr>
          <w:highlight w:val="yellow"/>
        </w:rPr>
        <w:t xml:space="preserve">Ratings, </w:t>
      </w:r>
      <w:proofErr w:type="spellStart"/>
      <w:r w:rsidRPr="00825927">
        <w:rPr>
          <w:highlight w:val="yellow"/>
        </w:rPr>
        <w:t>Gaugings</w:t>
      </w:r>
      <w:proofErr w:type="spellEnd"/>
      <w:r w:rsidRPr="00825927">
        <w:rPr>
          <w:highlight w:val="yellow"/>
        </w:rPr>
        <w:t xml:space="preserve"> and Sections</w:t>
      </w:r>
      <w:r w:rsidRPr="00825927">
        <w:rPr>
          <w:highlight w:val="yellow"/>
          <w:lang w:val="en-US"/>
        </w:rPr>
        <w:t xml:space="preserve">, this standard will form Part 3: Surface Hydrology Features. </w:t>
      </w:r>
    </w:p>
    <w:p w14:paraId="1A218A9D" w14:textId="40FB0822" w:rsidR="00A45372" w:rsidRPr="00825927" w:rsidRDefault="00647B0F" w:rsidP="00450C77">
      <w:pPr>
        <w:pStyle w:val="StandardWeb"/>
        <w:jc w:val="both"/>
        <w:rPr>
          <w:highlight w:val="yellow"/>
          <w:lang w:val="en-US"/>
        </w:rPr>
      </w:pPr>
      <w:r w:rsidRPr="00825927">
        <w:rPr>
          <w:highlight w:val="yellow"/>
          <w:lang w:val="en-US"/>
        </w:rPr>
        <w:t xml:space="preserve">This document introduces the HY_Features conceptual model itself. </w:t>
      </w:r>
      <w:r w:rsidR="00A45372" w:rsidRPr="00825927">
        <w:rPr>
          <w:highlight w:val="yellow"/>
          <w:lang w:val="en-US"/>
        </w:rPr>
        <w:t xml:space="preserve">The normative model is a machine-readable UML </w:t>
      </w:r>
      <w:r w:rsidR="00C53E18" w:rsidRPr="00825927">
        <w:rPr>
          <w:highlight w:val="yellow"/>
          <w:lang w:val="en-US"/>
        </w:rPr>
        <w:t>artifact</w:t>
      </w:r>
      <w:r w:rsidR="00A45372" w:rsidRPr="00825927">
        <w:rPr>
          <w:highlight w:val="yellow"/>
          <w:lang w:val="en-US"/>
        </w:rPr>
        <w:t xml:space="preserve"> published by the OGC in conjunction with this document at: </w:t>
      </w:r>
      <w:r w:rsidR="00A45372" w:rsidRPr="00D604FF">
        <w:rPr>
          <w:rStyle w:val="Fett"/>
          <w:highlight w:val="yellow"/>
          <w:lang w:val="en-US"/>
        </w:rPr>
        <w:t>[insert URL here]</w:t>
      </w:r>
      <w:r w:rsidR="00A45372" w:rsidRPr="00D604FF">
        <w:rPr>
          <w:highlight w:val="yellow"/>
          <w:lang w:val="en-US"/>
        </w:rPr>
        <w:t>.</w:t>
      </w:r>
    </w:p>
    <w:p w14:paraId="13CF7324" w14:textId="592DBB1A" w:rsidR="00A45372" w:rsidRDefault="00C429B8" w:rsidP="00450C77">
      <w:pPr>
        <w:pStyle w:val="StandardWeb"/>
        <w:jc w:val="both"/>
        <w:rPr>
          <w:lang w:val="en-US"/>
        </w:rPr>
      </w:pPr>
      <w:r w:rsidRPr="006E545A">
        <w:rPr>
          <w:highlight w:val="yellow"/>
          <w:lang w:val="en-US"/>
        </w:rPr>
        <w:t xml:space="preserve">A future document is expected </w:t>
      </w:r>
      <w:r w:rsidR="00A45372" w:rsidRPr="006E545A">
        <w:rPr>
          <w:highlight w:val="yellow"/>
          <w:lang w:val="en-US"/>
        </w:rPr>
        <w:t xml:space="preserve">to define </w:t>
      </w:r>
      <w:r w:rsidR="006E545A" w:rsidRPr="006E545A">
        <w:rPr>
          <w:highlight w:val="yellow"/>
          <w:lang w:val="en-US"/>
        </w:rPr>
        <w:t>a semantic representation (</w:t>
      </w:r>
      <w:r w:rsidR="00A45372" w:rsidRPr="006E545A">
        <w:rPr>
          <w:highlight w:val="yellow"/>
          <w:lang w:val="en-US"/>
        </w:rPr>
        <w:t>OWL</w:t>
      </w:r>
      <w:r w:rsidR="006E545A" w:rsidRPr="00D42844">
        <w:rPr>
          <w:highlight w:val="yellow"/>
          <w:lang w:val="en-US"/>
        </w:rPr>
        <w:t>/</w:t>
      </w:r>
      <w:r w:rsidR="00A45372" w:rsidRPr="00D42844">
        <w:rPr>
          <w:highlight w:val="yellow"/>
          <w:lang w:val="en-US"/>
        </w:rPr>
        <w:t>RDF</w:t>
      </w:r>
      <w:r w:rsidR="006E545A" w:rsidRPr="00552B26">
        <w:rPr>
          <w:highlight w:val="yellow"/>
          <w:lang w:val="en-US"/>
        </w:rPr>
        <w:t>)</w:t>
      </w:r>
      <w:r w:rsidR="00A45372" w:rsidRPr="00552B26">
        <w:rPr>
          <w:highlight w:val="yellow"/>
          <w:lang w:val="en-US"/>
        </w:rPr>
        <w:t xml:space="preserve"> of the</w:t>
      </w:r>
      <w:r w:rsidR="00A45372" w:rsidRPr="00825927">
        <w:rPr>
          <w:highlight w:val="yellow"/>
          <w:lang w:val="en-US"/>
        </w:rPr>
        <w:t xml:space="preserve"> conceptual model suitable for defining links between </w:t>
      </w:r>
      <w:r w:rsidR="0008552D" w:rsidRPr="00825927">
        <w:rPr>
          <w:highlight w:val="yellow"/>
          <w:lang w:val="en-US"/>
        </w:rPr>
        <w:t>data</w:t>
      </w:r>
      <w:r w:rsidR="00A45372" w:rsidRPr="00825927">
        <w:rPr>
          <w:highlight w:val="yellow"/>
          <w:lang w:val="en-US"/>
        </w:rPr>
        <w:t xml:space="preserve"> that reference the HY_Features </w:t>
      </w:r>
      <w:r w:rsidR="006E545A" w:rsidRPr="00825927">
        <w:rPr>
          <w:highlight w:val="yellow"/>
          <w:lang w:val="en-US"/>
        </w:rPr>
        <w:t xml:space="preserve">conceptual </w:t>
      </w:r>
      <w:r w:rsidR="00A45372" w:rsidRPr="00825927">
        <w:rPr>
          <w:highlight w:val="yellow"/>
          <w:lang w:val="en-US"/>
        </w:rPr>
        <w:t>model</w:t>
      </w:r>
      <w:r w:rsidR="006E545A" w:rsidRPr="00825927">
        <w:rPr>
          <w:highlight w:val="yellow"/>
          <w:lang w:val="en-US"/>
        </w:rPr>
        <w:t>. This semantic model is expected</w:t>
      </w:r>
      <w:r w:rsidR="00A45372" w:rsidRPr="00825927">
        <w:rPr>
          <w:highlight w:val="yellow"/>
          <w:lang w:val="en-US"/>
        </w:rPr>
        <w:t xml:space="preserve"> to support documentation and discovery of data </w:t>
      </w:r>
      <w:r w:rsidR="0008552D" w:rsidRPr="00825927">
        <w:rPr>
          <w:highlight w:val="yellow"/>
          <w:lang w:val="en-US"/>
        </w:rPr>
        <w:t>and to aid future d</w:t>
      </w:r>
      <w:r w:rsidR="00A45372" w:rsidRPr="00825927">
        <w:rPr>
          <w:highlight w:val="yellow"/>
          <w:lang w:val="en-US"/>
        </w:rPr>
        <w:t>ata transformation</w:t>
      </w:r>
      <w:r w:rsidR="0008552D" w:rsidRPr="00825927">
        <w:rPr>
          <w:highlight w:val="yellow"/>
          <w:lang w:val="en-US"/>
        </w:rPr>
        <w:t xml:space="preserve"> efforts</w:t>
      </w:r>
      <w:r w:rsidR="00A45372" w:rsidRPr="00825927">
        <w:rPr>
          <w:highlight w:val="yellow"/>
          <w:lang w:val="en-US"/>
        </w:rPr>
        <w:t>.</w:t>
      </w:r>
      <w:r w:rsidR="00A45372" w:rsidRPr="008E510D">
        <w:rPr>
          <w:lang w:val="en-US"/>
        </w:rPr>
        <w:t xml:space="preserve">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5DE363D9" w:rsidR="00A45372" w:rsidRPr="008E510D" w:rsidRDefault="00A45372" w:rsidP="00450C77">
      <w:pPr>
        <w:pStyle w:val="StandardWeb"/>
        <w:jc w:val="both"/>
        <w:rPr>
          <w:lang w:val="en-US"/>
        </w:rPr>
      </w:pPr>
      <w:r w:rsidRPr="008E510D">
        <w:rPr>
          <w:lang w:val="en-US"/>
        </w:rPr>
        <w:t>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4A6FC091" w:rsidR="00A45372" w:rsidRPr="008E510D" w:rsidRDefault="00A45372" w:rsidP="00450C77">
      <w:pPr>
        <w:pStyle w:val="StandardWeb"/>
        <w:jc w:val="both"/>
        <w:rPr>
          <w:lang w:val="en-US"/>
        </w:rPr>
      </w:pPr>
      <w:r w:rsidRPr="008E510D">
        <w:rPr>
          <w:lang w:val="en-US"/>
        </w:rPr>
        <w:t xml:space="preserve">This standard is meant to support the linkage of data products distributed across differing applications and jurisdictions. To enable this, a holistic </w:t>
      </w:r>
      <w:r w:rsidR="0008552D">
        <w:rPr>
          <w:lang w:val="en-US"/>
        </w:rPr>
        <w:t>concept of</w:t>
      </w:r>
      <w:r w:rsidRPr="008E510D">
        <w:rPr>
          <w:lang w:val="en-US"/>
        </w:rPr>
        <w:t xml:space="preserve"> catchment is defined </w:t>
      </w:r>
      <w:r w:rsidR="0008552D">
        <w:rPr>
          <w:lang w:val="en-US"/>
        </w:rPr>
        <w:t>and the surface-water aspects of the concept are modeled</w:t>
      </w:r>
      <w:r w:rsidR="00C2153A">
        <w:rPr>
          <w:lang w:val="en-US"/>
        </w:rPr>
        <w:t>.</w:t>
      </w:r>
      <w:r w:rsidR="0008552D">
        <w:rPr>
          <w:lang w:val="en-US"/>
        </w:rPr>
        <w:t xml:space="preserve"> </w:t>
      </w:r>
      <w:r w:rsidR="00C2153A">
        <w:rPr>
          <w:lang w:val="en-US"/>
        </w:rPr>
        <w:t>This will allow</w:t>
      </w:r>
      <w:r w:rsidRPr="008E510D">
        <w:rPr>
          <w:lang w:val="en-US"/>
        </w:rPr>
        <w:t xml:space="preserve"> a particular </w:t>
      </w:r>
      <w:r w:rsidR="00C2153A">
        <w:rPr>
          <w:lang w:val="en-US"/>
        </w:rPr>
        <w:t xml:space="preserve">surface </w:t>
      </w:r>
      <w:r w:rsidRPr="008E510D">
        <w:rPr>
          <w:lang w:val="en-US"/>
        </w:rPr>
        <w:t xml:space="preserve">catchment </w:t>
      </w:r>
      <w:r w:rsidR="00C2153A">
        <w:rPr>
          <w:lang w:val="en-US"/>
        </w:rPr>
        <w:t>to be represented</w:t>
      </w:r>
      <w:r w:rsidRPr="008E510D">
        <w:rPr>
          <w:lang w:val="en-US"/>
        </w:rPr>
        <w:t xml:space="preserve"> in </w:t>
      </w:r>
      <w:r w:rsidR="00C2153A">
        <w:rPr>
          <w:lang w:val="en-US"/>
        </w:rPr>
        <w:t>different</w:t>
      </w:r>
      <w:r w:rsidRPr="008E510D">
        <w:rPr>
          <w:lang w:val="en-US"/>
        </w:rPr>
        <w:t xml:space="preserve"> data products while retaining its identity. In addition to unique identification of features in multiple systems, a second objective is to provide a standard terminology and </w:t>
      </w:r>
      <w:r w:rsidR="006E545A">
        <w:rPr>
          <w:lang w:val="en-US"/>
        </w:rPr>
        <w:t xml:space="preserve">an </w:t>
      </w:r>
      <w:r w:rsidRPr="008E510D">
        <w:rPr>
          <w:lang w:val="en-US"/>
        </w:rPr>
        <w:t>ontology to describe relationships between hydrologic</w:t>
      </w:r>
      <w:r w:rsidR="0008552D">
        <w:rPr>
          <w:lang w:val="en-US"/>
        </w:rPr>
        <w:t xml:space="preserve"> features. This may be useful in</w:t>
      </w:r>
      <w:r w:rsidRPr="008E510D">
        <w:rPr>
          <w:lang w:val="en-US"/>
        </w:rPr>
        <w:t xml:space="preserve"> </w:t>
      </w:r>
      <w:r w:rsidR="0008552D">
        <w:rPr>
          <w:lang w:val="en-US"/>
        </w:rPr>
        <w:t>building a data transfer format</w:t>
      </w:r>
      <w:r w:rsidRPr="008E510D">
        <w:rPr>
          <w:lang w:val="en-US"/>
        </w:rPr>
        <w:t xml:space="preserve">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lastRenderedPageBreak/>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1A495656" w:rsidR="00A45372" w:rsidRPr="008E510D" w:rsidRDefault="00A45372" w:rsidP="00450C77">
      <w:pPr>
        <w:pStyle w:val="StandardWeb"/>
        <w:jc w:val="both"/>
        <w:rPr>
          <w:lang w:val="en-US"/>
        </w:rPr>
      </w:pPr>
      <w:r w:rsidRPr="008E510D">
        <w:rPr>
          <w:lang w:val="en-US"/>
        </w:rPr>
        <w:t xml:space="preserve">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w:t>
      </w:r>
      <w:r w:rsidR="00C2153A">
        <w:rPr>
          <w:lang w:val="en-US"/>
        </w:rPr>
        <w:t>to</w:t>
      </w:r>
      <w:r w:rsidRPr="008E510D">
        <w:rPr>
          <w:lang w:val="en-US"/>
        </w:rPr>
        <w:t xml:space="preserve"> the application domain.</w:t>
      </w:r>
    </w:p>
    <w:p w14:paraId="46455BE9" w14:textId="552CBC7A" w:rsidR="00A45372" w:rsidRPr="008E510D" w:rsidRDefault="00467DE0" w:rsidP="00450C77">
      <w:pPr>
        <w:pStyle w:val="StandardWeb"/>
        <w:jc w:val="both"/>
        <w:rPr>
          <w:lang w:val="en-US"/>
        </w:rPr>
      </w:pPr>
      <w:r>
        <w:rPr>
          <w:lang w:val="en-US"/>
        </w:rPr>
        <w:t xml:space="preserve">As shown in </w:t>
      </w:r>
      <w:r w:rsidRPr="008E510D">
        <w:t xml:space="preserve">Figure </w:t>
      </w:r>
      <w:r>
        <w:t>1</w:t>
      </w:r>
      <w:r>
        <w:rPr>
          <w:noProof/>
        </w:rPr>
        <w:t>, t</w:t>
      </w:r>
      <w:r w:rsidR="00A45372" w:rsidRPr="008E510D">
        <w:rPr>
          <w:lang w:val="en-US"/>
        </w:rPr>
        <w:t xml:space="preserve">he HY_Features conceptual model </w:t>
      </w:r>
      <w:r>
        <w:rPr>
          <w:lang w:val="en-US"/>
        </w:rPr>
        <w:t>realizes</w:t>
      </w:r>
      <w:r w:rsidR="00A45372" w:rsidRPr="008E510D">
        <w:rPr>
          <w:lang w:val="en-US"/>
        </w:rPr>
        <w:t xml:space="preserve"> the GFM by providing a domain-specific instance of the general </w:t>
      </w:r>
      <w:proofErr w:type="spellStart"/>
      <w:r w:rsidR="00A45372" w:rsidRPr="008E510D">
        <w:rPr>
          <w:lang w:val="en-US"/>
        </w:rPr>
        <w:t>GF_FeatureType</w:t>
      </w:r>
      <w:proofErr w:type="spellEnd"/>
      <w:r w:rsidR="00A45372" w:rsidRPr="008E510D">
        <w:rPr>
          <w:lang w:val="en-US"/>
        </w:rPr>
        <w:t xml:space="preserve"> (aka </w:t>
      </w:r>
      <w:proofErr w:type="spellStart"/>
      <w:r w:rsidR="00A45372" w:rsidRPr="008E510D">
        <w:rPr>
          <w:lang w:val="en-US"/>
        </w:rPr>
        <w:t>FeatureType</w:t>
      </w:r>
      <w:proofErr w:type="spellEnd"/>
      <w:r w:rsidR="00A45372" w:rsidRPr="008E510D">
        <w:rPr>
          <w:lang w:val="en-US"/>
        </w:rPr>
        <w:t>) «</w:t>
      </w:r>
      <w:proofErr w:type="spellStart"/>
      <w:r w:rsidR="00A45372" w:rsidRPr="008E510D">
        <w:rPr>
          <w:lang w:val="en-US"/>
        </w:rPr>
        <w:t>metaclass</w:t>
      </w:r>
      <w:proofErr w:type="spellEnd"/>
      <w:r w:rsidR="00A45372" w:rsidRPr="008E510D">
        <w:rPr>
          <w:lang w:val="en-US"/>
        </w:rPr>
        <w:t>» capturing the Hydrology phenomenon. Since its concern is primarily the issue of feature identification, a basic type HY_HydroFeature is defined to reflect the overall properties hydrologic features have such as identifier</w:t>
      </w:r>
      <w:r w:rsidR="00697554">
        <w:rPr>
          <w:lang w:val="en-US"/>
        </w:rPr>
        <w:t xml:space="preserve"> and </w:t>
      </w:r>
      <w:r w:rsidR="00A45372" w:rsidRPr="008E510D">
        <w:rPr>
          <w:lang w:val="en-US"/>
        </w:rPr>
        <w:t>name. Special feature types are defined to reflect different aspects of hydrology by the typical characteristics each specialization carries. Given the complexity of the domain</w:t>
      </w:r>
      <w:r w:rsidR="00C2153A">
        <w:rPr>
          <w:lang w:val="en-US"/>
        </w:rPr>
        <w:t>,</w:t>
      </w:r>
      <w:r w:rsidR="00A45372" w:rsidRPr="008E510D">
        <w:rPr>
          <w:lang w:val="en-US"/>
        </w:rPr>
        <w:t xml:space="preserve"> a wide range of possible properties may be relevant</w:t>
      </w:r>
      <w:r w:rsidR="00C2153A">
        <w:rPr>
          <w:lang w:val="en-US"/>
        </w:rPr>
        <w:t xml:space="preserve"> </w:t>
      </w:r>
      <w:r w:rsidR="00C2153A" w:rsidRPr="008E510D">
        <w:rPr>
          <w:lang w:val="en-US"/>
        </w:rPr>
        <w:t xml:space="preserve">for </w:t>
      </w:r>
      <w:r w:rsidR="00C2153A">
        <w:rPr>
          <w:lang w:val="en-US"/>
        </w:rPr>
        <w:t>a given</w:t>
      </w:r>
      <w:r w:rsidR="00C2153A" w:rsidRPr="008E510D">
        <w:rPr>
          <w:lang w:val="en-US"/>
        </w:rPr>
        <w:t xml:space="preserve"> hydrologic feature type</w:t>
      </w:r>
      <w:r w:rsidR="00A45372" w:rsidRPr="008E510D">
        <w:rPr>
          <w:lang w:val="en-US"/>
        </w:rPr>
        <w:t>.</w:t>
      </w:r>
    </w:p>
    <w:p w14:paraId="6DE3C7CB" w14:textId="01893451" w:rsidR="00A45372" w:rsidRPr="008E510D" w:rsidRDefault="00467DE0" w:rsidP="00450C77">
      <w:pPr>
        <w:pStyle w:val="StandardWeb"/>
        <w:jc w:val="both"/>
        <w:rPr>
          <w:lang w:val="en-US"/>
        </w:rPr>
      </w:pPr>
      <w:r w:rsidRPr="008E510D">
        <w:t xml:space="preserve">Figure </w:t>
      </w:r>
      <w:r>
        <w:t>1 also shows how the</w:t>
      </w:r>
      <w:r w:rsidR="00A45372" w:rsidRPr="008E510D">
        <w:rPr>
          <w:lang w:val="en-US"/>
        </w:rPr>
        <w:t xml:space="preserve"> HY_Features model </w:t>
      </w:r>
      <w:r>
        <w:rPr>
          <w:lang w:val="en-US"/>
        </w:rPr>
        <w:t>allows</w:t>
      </w:r>
      <w:r w:rsidR="00A45372" w:rsidRPr="008E510D">
        <w:rPr>
          <w:lang w:val="en-US"/>
        </w:rPr>
        <w:t xml:space="preserve">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w:t>
      </w:r>
      <w:r w:rsidR="00944012">
        <w:rPr>
          <w:lang w:val="en-US"/>
        </w:rPr>
        <w:t xml:space="preserve">[4] </w:t>
      </w:r>
      <w:r w:rsidR="00A45372" w:rsidRPr="008E510D">
        <w:rPr>
          <w:lang w:val="en-US"/>
        </w:rPr>
        <w:t>may use the concepts provided in this standard to identify domain-specific relationships between a sampling feature and the ultimate sampled feature.</w:t>
      </w:r>
    </w:p>
    <w:p w14:paraId="252620C1" w14:textId="0A139D35" w:rsidR="0001508C" w:rsidRPr="00825927" w:rsidRDefault="00146D92" w:rsidP="002B764B">
      <w:pPr>
        <w:pStyle w:val="StandardWeb"/>
        <w:jc w:val="both"/>
        <w:rPr>
          <w:lang w:val="en-US"/>
        </w:rPr>
      </w:pPr>
      <w:r>
        <w:rPr>
          <w:lang w:val="en-US"/>
        </w:rPr>
        <w:t>T</w:t>
      </w:r>
      <w:r w:rsidR="00A45372" w:rsidRPr="008E510D">
        <w:rPr>
          <w:lang w:val="en-US"/>
        </w:rPr>
        <w:t xml:space="preserve">he model concepts may be used to describe the relationships of observation results to the hydrologic feature of interest they are meant to represent and in this way to link spatial </w:t>
      </w:r>
      <w:r w:rsidR="002B764B">
        <w:rPr>
          <w:lang w:val="en-US"/>
        </w:rPr>
        <w:t>and</w:t>
      </w:r>
      <w:r w:rsidR="00A45372" w:rsidRPr="008E510D">
        <w:rPr>
          <w:lang w:val="en-US"/>
        </w:rPr>
        <w:t xml:space="preserve"> non-spatial hydrologic data. In particular</w:t>
      </w:r>
      <w:r w:rsidR="002B764B">
        <w:rPr>
          <w:lang w:val="en-US"/>
        </w:rPr>
        <w:t>,</w:t>
      </w:r>
      <w:r w:rsidR="00A45372" w:rsidRPr="008E510D">
        <w:rPr>
          <w:lang w:val="en-US"/>
        </w:rPr>
        <w:t xml:space="preserve"> </w:t>
      </w:r>
      <w:r w:rsidR="00D42844" w:rsidRPr="00825927">
        <w:rPr>
          <w:highlight w:val="yellow"/>
          <w:lang w:val="en-US"/>
        </w:rPr>
        <w:t xml:space="preserve">this model will support interoperability at semantic level through providing a standard terminology, and </w:t>
      </w:r>
      <w:r w:rsidR="00D42844" w:rsidRPr="00825927">
        <w:rPr>
          <w:highlight w:val="yellow"/>
          <w:lang w:val="en-US"/>
        </w:rPr>
        <w:lastRenderedPageBreak/>
        <w:t>formalizing the information relationships and constraints on behalf the data sharing and system communication.</w:t>
      </w:r>
      <w:r w:rsidR="00D42844">
        <w:rPr>
          <w:lang w:val="en-US"/>
        </w:rPr>
        <w:t xml:space="preserve"> </w:t>
      </w:r>
      <w:r w:rsidR="00191A84">
        <w:rPr>
          <w:lang w:val="en-US"/>
        </w:rPr>
        <w:t>T</w:t>
      </w:r>
      <w:r w:rsidR="00A45372" w:rsidRPr="008E510D">
        <w:rPr>
          <w:lang w:val="en-US"/>
        </w:rPr>
        <w:t xml:space="preserve">his allows links to be implemented in a standard way between resources on the Web. For example, a discovery service such as a catalog of catchments could use the concepts defined here to provide machine interpretable pointers to services that provide differing geospatial representations of the same catchments as well as data from water quality and water quantity observations that characterize some aspects of the catchments. A client could then use those links </w:t>
      </w:r>
      <w:r w:rsidR="002B764B">
        <w:rPr>
          <w:lang w:val="en-US"/>
        </w:rPr>
        <w:t>for</w:t>
      </w:r>
      <w:r w:rsidR="00A45372" w:rsidRPr="008E510D">
        <w:rPr>
          <w:lang w:val="en-US"/>
        </w:rPr>
        <w:t xml:space="preserve"> automat</w:t>
      </w:r>
      <w:r w:rsidR="002B764B">
        <w:rPr>
          <w:lang w:val="en-US"/>
        </w:rPr>
        <w:t>ed workflows and data product</w:t>
      </w:r>
      <w:r w:rsidR="00A45372" w:rsidRPr="008E510D">
        <w:rPr>
          <w:lang w:val="en-US"/>
        </w:rPr>
        <w:t xml:space="preserve"> generat</w:t>
      </w:r>
      <w:r w:rsidR="002B764B">
        <w:rPr>
          <w:lang w:val="en-US"/>
        </w:rPr>
        <w:t>ion.</w:t>
      </w:r>
    </w:p>
    <w:p w14:paraId="42C34236" w14:textId="5419C9BD" w:rsidR="00810C46" w:rsidRPr="008E510D" w:rsidRDefault="000E6C4D" w:rsidP="00E84282">
      <w:pPr>
        <w:keepNext/>
        <w:jc w:val="center"/>
      </w:pPr>
      <w:r>
        <w:rPr>
          <w:noProof/>
        </w:rPr>
        <w:lastRenderedPageBreak/>
        <w:drawing>
          <wp:inline distT="0" distB="0" distL="0" distR="0" wp14:anchorId="01FDA4D9" wp14:editId="11FFA9F9">
            <wp:extent cx="4817889" cy="6463360"/>
            <wp:effectExtent l="0" t="0" r="1905" b="0"/>
            <wp:docPr id="2" name="Grafik 2" descr="D:\Users\Dornblut\OGC_HYF_SWG\hlphtml\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0416" cy="6466750"/>
                    </a:xfrm>
                    <a:prstGeom prst="rect">
                      <a:avLst/>
                    </a:prstGeom>
                    <a:noFill/>
                    <a:ln>
                      <a:noFill/>
                    </a:ln>
                  </pic:spPr>
                </pic:pic>
              </a:graphicData>
            </a:graphic>
          </wp:inline>
        </w:drawing>
      </w:r>
    </w:p>
    <w:p w14:paraId="57CFF100" w14:textId="3EAE9175" w:rsidR="00810C46" w:rsidRPr="008E510D" w:rsidRDefault="00810C46" w:rsidP="006D2CB5">
      <w:pPr>
        <w:pStyle w:val="OGCFigure"/>
      </w:pPr>
      <w:bookmarkStart w:id="10" w:name="_Ref399339259"/>
      <w:bookmarkStart w:id="11" w:name="_Toc464111026"/>
      <w:r w:rsidRPr="008E510D">
        <w:t xml:space="preserve">Figure </w:t>
      </w:r>
      <w:r w:rsidR="006B301F">
        <w:fldChar w:fldCharType="begin"/>
      </w:r>
      <w:r w:rsidR="006B301F">
        <w:instrText xml:space="preserve"> SEQ Figure \* ARABIC </w:instrText>
      </w:r>
      <w:r w:rsidR="006B301F">
        <w:fldChar w:fldCharType="separate"/>
      </w:r>
      <w:r w:rsidR="00DA7491">
        <w:rPr>
          <w:noProof/>
        </w:rPr>
        <w:t>1</w:t>
      </w:r>
      <w:r w:rsidR="006B301F">
        <w:rPr>
          <w:noProof/>
        </w:rPr>
        <w:fldChar w:fldCharType="end"/>
      </w:r>
      <w:bookmarkEnd w:id="10"/>
      <w:r w:rsidRPr="008E510D">
        <w:t>: HY_Features in the context of the OGC Abstract Specifications</w:t>
      </w:r>
      <w:bookmarkEnd w:id="11"/>
    </w:p>
    <w:p w14:paraId="7EAE6BE3" w14:textId="77777777" w:rsidR="00B628D4" w:rsidRPr="008E510D" w:rsidRDefault="00B628D4" w:rsidP="00450C77">
      <w:pPr>
        <w:pStyle w:val="berschrift1"/>
        <w:jc w:val="both"/>
      </w:pPr>
      <w:bookmarkStart w:id="12" w:name="_Toc458775719"/>
      <w:bookmarkStart w:id="13" w:name="_Toc464110960"/>
      <w:r w:rsidRPr="008E510D">
        <w:t>Conformance</w:t>
      </w:r>
      <w:bookmarkEnd w:id="12"/>
      <w:bookmarkEnd w:id="13"/>
    </w:p>
    <w:p w14:paraId="7080F3C5" w14:textId="1AB7B951" w:rsidR="00A45372" w:rsidRPr="008E510D" w:rsidRDefault="00A45372" w:rsidP="00450C77">
      <w:pPr>
        <w:spacing w:before="100" w:beforeAutospacing="1" w:after="100" w:afterAutospacing="1"/>
        <w:jc w:val="both"/>
      </w:pPr>
      <w:r w:rsidRPr="008E510D">
        <w:t xml:space="preserve">This standard defines the conceptual model for identification of hydrologic features and their fundamental relationships. The conceptual model may be used in two ways: a) to derive implementation classes for data exchange or b) via reference (referred to here as </w:t>
      </w:r>
      <w:r w:rsidRPr="008E510D">
        <w:lastRenderedPageBreak/>
        <w:t xml:space="preserve">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w:t>
      </w:r>
      <w:r w:rsidRPr="00524BAB">
        <w:rPr>
          <w:highlight w:val="yellow"/>
        </w:rPr>
        <w:t>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w:t>
      </w:r>
      <w:r w:rsidR="0026671F" w:rsidRPr="00524BAB">
        <w:rPr>
          <w:highlight w:val="yellow"/>
        </w:rPr>
        <w:t>s</w:t>
      </w:r>
      <w:r w:rsidRPr="00524BAB">
        <w:rPr>
          <w:highlight w:val="yellow"/>
        </w:rPr>
        <w:t>ses.</w:t>
      </w:r>
      <w:r w:rsidR="00456A0D" w:rsidRPr="00524BAB">
        <w:rPr>
          <w:highlight w:val="yellow"/>
        </w:rPr>
        <w:t xml:space="preserve"> However, a semantic mapping implementation itself could be considered to be a OGC HY_Features standardization target, but is not in the scope of this standard.</w:t>
      </w:r>
      <w:r w:rsidR="00456A0D">
        <w:rPr>
          <w:b/>
        </w:rPr>
        <w:t xml:space="preserve"> </w:t>
      </w:r>
    </w:p>
    <w:p w14:paraId="715815BE" w14:textId="407C01A2" w:rsidR="002D6E67" w:rsidRPr="0075184D" w:rsidRDefault="002D6E67" w:rsidP="002D6E67">
      <w:pPr>
        <w:spacing w:before="100" w:beforeAutospacing="1" w:after="100" w:afterAutospacing="1"/>
        <w:jc w:val="both"/>
        <w:rPr>
          <w:highlight w:val="yellow"/>
        </w:rPr>
      </w:pPr>
      <w:r w:rsidRPr="0075184D">
        <w:rPr>
          <w:highlight w:val="yellow"/>
        </w:rPr>
        <w:t>The annexes C-F of this document provide examples for a ‘descriptive mapping’ for the</w:t>
      </w:r>
    </w:p>
    <w:p w14:paraId="5B46FB0E"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Australian Hydrological Geospatial Fabric (AHGF) [11],</w:t>
      </w:r>
    </w:p>
    <w:p w14:paraId="4D1A2A9E" w14:textId="4C6FEE3A"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USGS National Hydrography Dataset Plus (NHD</w:t>
      </w:r>
      <w:r>
        <w:rPr>
          <w:highlight w:val="yellow"/>
        </w:rPr>
        <w:t xml:space="preserve"> </w:t>
      </w:r>
      <w:r w:rsidRPr="00AD3EA7">
        <w:rPr>
          <w:highlight w:val="yellow"/>
        </w:rPr>
        <w:t>Plus)[10],</w:t>
      </w:r>
    </w:p>
    <w:p w14:paraId="7FE1C3C4" w14:textId="77777777" w:rsidR="002D6E67" w:rsidRPr="00AD3EA7" w:rsidRDefault="002D6E67" w:rsidP="002D6E67">
      <w:pPr>
        <w:numPr>
          <w:ilvl w:val="0"/>
          <w:numId w:val="23"/>
        </w:numPr>
        <w:spacing w:before="100" w:beforeAutospacing="1" w:after="100" w:afterAutospacing="1"/>
        <w:jc w:val="both"/>
        <w:rPr>
          <w:bCs/>
          <w:highlight w:val="yellow"/>
        </w:rPr>
      </w:pPr>
      <w:r w:rsidRPr="00AD3EA7">
        <w:rPr>
          <w:bCs/>
          <w:highlight w:val="yellow"/>
        </w:rPr>
        <w:t>INSPIRE Hydrography theme [2],</w:t>
      </w:r>
    </w:p>
    <w:p w14:paraId="13202447" w14:textId="77777777" w:rsidR="002D6E67" w:rsidRPr="00AD3EA7" w:rsidRDefault="002D6E67" w:rsidP="002D6E67">
      <w:pPr>
        <w:numPr>
          <w:ilvl w:val="0"/>
          <w:numId w:val="23"/>
        </w:numPr>
        <w:spacing w:before="100" w:beforeAutospacing="1" w:after="100" w:afterAutospacing="1"/>
        <w:jc w:val="both"/>
        <w:rPr>
          <w:highlight w:val="yellow"/>
        </w:rPr>
      </w:pPr>
      <w:r w:rsidRPr="00AD3EA7">
        <w:rPr>
          <w:highlight w:val="yellow"/>
        </w:rPr>
        <w:t xml:space="preserve">French National Service for Water Data and Reference-dataset Management (SANDRE) [12]. </w:t>
      </w:r>
    </w:p>
    <w:p w14:paraId="531C64D3" w14:textId="32C8624D" w:rsidR="002D6E67" w:rsidRPr="008E510D" w:rsidRDefault="002D6E67" w:rsidP="002D6E67">
      <w:pPr>
        <w:spacing w:before="100" w:beforeAutospacing="1" w:after="100" w:afterAutospacing="1"/>
        <w:jc w:val="both"/>
      </w:pPr>
      <w:r w:rsidRPr="0075184D">
        <w:rPr>
          <w:highlight w:val="yellow"/>
        </w:rPr>
        <w:t>These mappings are intended to provide an understanding of the basic relationship of relevant HY_Features concepts and a particular hydrologic feature implementation.</w:t>
      </w:r>
      <w:r>
        <w:rPr>
          <w:highlight w:val="yellow"/>
        </w:rPr>
        <w:t xml:space="preserve"> </w:t>
      </w:r>
      <w:r w:rsidRPr="00524BAB">
        <w:rPr>
          <w:highlight w:val="yellow"/>
        </w:rPr>
        <w:t xml:space="preserve">An intended OWL encoding (future document) of the HY_Features application schema will formalize the mapping from the implementation to this specification through use of encoding rules that allow direct correspondence of schema elements with the UML elements defined. </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49B9F87A" w:rsidR="00A45372" w:rsidRPr="008E510D" w:rsidRDefault="0026671F" w:rsidP="00450C77">
      <w:pPr>
        <w:numPr>
          <w:ilvl w:val="0"/>
          <w:numId w:val="23"/>
        </w:numPr>
        <w:spacing w:before="100" w:beforeAutospacing="1" w:after="100" w:afterAutospacing="1"/>
        <w:jc w:val="both"/>
      </w:pPr>
      <w:r>
        <w:t>Implementations (e</w:t>
      </w:r>
      <w:r w:rsidR="00A45372" w:rsidRPr="008E510D">
        <w:t>ncodings such as OWL and RDF) of the HY_Features conceptual UML model described in this standard and</w:t>
      </w:r>
    </w:p>
    <w:p w14:paraId="06692B6B" w14:textId="7E7E2B8B" w:rsidR="008E7D00" w:rsidRPr="008E510D" w:rsidRDefault="0026671F" w:rsidP="00816CA9">
      <w:pPr>
        <w:numPr>
          <w:ilvl w:val="0"/>
          <w:numId w:val="23"/>
        </w:numPr>
        <w:spacing w:before="100" w:beforeAutospacing="1" w:after="100" w:afterAutospacing="1"/>
        <w:jc w:val="both"/>
      </w:pPr>
      <w:r>
        <w:t>Implementation</w:t>
      </w:r>
      <w:r w:rsidRPr="008E510D">
        <w:t xml:space="preserve"> </w:t>
      </w:r>
      <w:r w:rsidR="00A45372" w:rsidRPr="008E510D">
        <w:t xml:space="preserve">schemas formally </w:t>
      </w:r>
      <w:commentRangeStart w:id="14"/>
      <w:r w:rsidR="00A45372" w:rsidRPr="008E510D">
        <w:t>mapped</w:t>
      </w:r>
      <w:commentRangeEnd w:id="14"/>
      <w:r w:rsidR="00825927">
        <w:rPr>
          <w:rStyle w:val="Kommentarzeichen"/>
        </w:rPr>
        <w:commentReference w:id="14"/>
      </w:r>
      <w:r w:rsidR="00A45372" w:rsidRPr="008E510D">
        <w:t xml:space="preserve"> to HY_Features concepts including Feature Type classes and associative relationships.</w:t>
      </w:r>
    </w:p>
    <w:p w14:paraId="04B5F9B5" w14:textId="77777777" w:rsidR="00825927"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w:t>
      </w:r>
      <w:r w:rsidR="00816CA9">
        <w:t xml:space="preserve">the </w:t>
      </w:r>
      <w:r w:rsidRPr="008E510D">
        <w:t>existence of a formalized mapping that would enable a client, at run-time, to determine that a particular implementation class implements a specific HY_Features concept.</w:t>
      </w:r>
    </w:p>
    <w:p w14:paraId="7924F998" w14:textId="69DD2403"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w:t>
      </w:r>
      <w:r w:rsidR="00552B26">
        <w:rPr>
          <w:rStyle w:val="Funotenzeichen"/>
        </w:rPr>
        <w:footnoteReference w:id="1"/>
      </w:r>
      <w:r w:rsidRPr="008E510D">
        <w:t>.</w:t>
      </w:r>
    </w:p>
    <w:p w14:paraId="76CAD541" w14:textId="4076B743" w:rsidR="00A45372" w:rsidRPr="008E510D" w:rsidRDefault="00A45372" w:rsidP="00467DE0">
      <w:pPr>
        <w:spacing w:before="100" w:beforeAutospacing="1" w:after="100" w:afterAutospacing="1"/>
        <w:jc w:val="both"/>
      </w:pPr>
      <w:r w:rsidRPr="008E510D">
        <w:lastRenderedPageBreak/>
        <w:t>In order to conform to this OGC™ interface standard, a software implementa</w:t>
      </w:r>
      <w:r w:rsidR="00467DE0">
        <w:t xml:space="preserve">tion shall choose to implement any </w:t>
      </w:r>
      <w:r w:rsidRPr="008E510D">
        <w:t xml:space="preserve">one of the conformance levels specified in Annex A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1AF71530" w14:textId="77777777" w:rsidR="00B628D4" w:rsidRPr="008E510D" w:rsidRDefault="00B628D4" w:rsidP="00450C77">
      <w:pPr>
        <w:pStyle w:val="berschrift1"/>
        <w:jc w:val="both"/>
      </w:pPr>
      <w:bookmarkStart w:id="15" w:name="_Toc458775720"/>
      <w:bookmarkStart w:id="16" w:name="_Toc464110961"/>
      <w:r w:rsidRPr="008E510D">
        <w:t>Normative References</w:t>
      </w:r>
      <w:bookmarkEnd w:id="15"/>
      <w:bookmarkEnd w:id="16"/>
    </w:p>
    <w:p w14:paraId="44228B51" w14:textId="3B119D3B" w:rsidR="00277D72" w:rsidRPr="008E510D" w:rsidRDefault="00277D72" w:rsidP="00450C77">
      <w:pPr>
        <w:pStyle w:val="StandardWeb"/>
        <w:jc w:val="both"/>
        <w:rPr>
          <w:lang w:val="en-US"/>
        </w:rPr>
      </w:pPr>
      <w:r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500BC2D4" w14:textId="675E7F44"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1, </w:t>
      </w:r>
      <w:r w:rsidRPr="0075194F">
        <w:rPr>
          <w:bCs/>
          <w:highlight w:val="yellow"/>
        </w:rPr>
        <w:t>Feature Geometry</w:t>
      </w:r>
      <w:r w:rsidRPr="0075194F">
        <w:rPr>
          <w:highlight w:val="yellow"/>
        </w:rPr>
        <w:t xml:space="preserve"> </w:t>
      </w:r>
      <w:r w:rsidRPr="0075194F">
        <w:rPr>
          <w:highlight w:val="yellow"/>
        </w:rPr>
        <w:br/>
        <w:t xml:space="preserve">(aka </w:t>
      </w:r>
      <w:r w:rsidRPr="0075194F">
        <w:rPr>
          <w:highlight w:val="yellow"/>
          <w:lang w:val="en-US"/>
        </w:rPr>
        <w:t>ISO 19107:2003, Geographic Information — Spatial schema)</w:t>
      </w:r>
    </w:p>
    <w:p w14:paraId="0F4CD6BE" w14:textId="154550C0" w:rsidR="00780784" w:rsidRPr="0075194F" w:rsidRDefault="00780784" w:rsidP="00780784">
      <w:pPr>
        <w:pStyle w:val="StandardWeb"/>
        <w:rPr>
          <w:highlight w:val="yellow"/>
          <w:lang w:val="en-US"/>
        </w:rPr>
      </w:pPr>
      <w:r w:rsidRPr="0075194F">
        <w:rPr>
          <w:highlight w:val="yellow"/>
          <w:lang w:val="en-US"/>
        </w:rPr>
        <w:t xml:space="preserve">OGC Abstract Specification </w:t>
      </w:r>
      <w:r w:rsidRPr="0075194F">
        <w:rPr>
          <w:highlight w:val="yellow"/>
        </w:rPr>
        <w:t xml:space="preserve">Topic 2, </w:t>
      </w:r>
      <w:r w:rsidR="0075194F" w:rsidRPr="0075194F">
        <w:rPr>
          <w:highlight w:val="yellow"/>
        </w:rPr>
        <w:t>Spatial referencing by coordinates</w:t>
      </w:r>
      <w:r w:rsidRPr="0075194F">
        <w:rPr>
          <w:highlight w:val="yellow"/>
        </w:rPr>
        <w:t xml:space="preserve"> </w:t>
      </w:r>
      <w:r w:rsidRPr="0075194F">
        <w:rPr>
          <w:highlight w:val="yellow"/>
        </w:rPr>
        <w:br/>
        <w:t xml:space="preserve">(aka </w:t>
      </w:r>
      <w:r w:rsidRPr="0075194F">
        <w:rPr>
          <w:highlight w:val="yellow"/>
          <w:lang w:val="en-US"/>
        </w:rPr>
        <w:t>ISO 19111:2007, Geographic Information — Referencing by coordinates)</w:t>
      </w:r>
    </w:p>
    <w:p w14:paraId="7C478C5F" w14:textId="78D7BFC5" w:rsidR="00277D72" w:rsidRPr="0075194F" w:rsidRDefault="000E41C9" w:rsidP="00780784">
      <w:pPr>
        <w:pStyle w:val="StandardWeb"/>
        <w:rPr>
          <w:highlight w:val="yellow"/>
          <w:lang w:val="en-US"/>
        </w:rPr>
      </w:pPr>
      <w:r w:rsidRPr="0075194F">
        <w:rPr>
          <w:highlight w:val="yellow"/>
          <w:lang w:val="en-US"/>
        </w:rPr>
        <w:t xml:space="preserve">OGC Abstract Specification </w:t>
      </w:r>
      <w:r w:rsidR="0075194F" w:rsidRPr="0075194F">
        <w:rPr>
          <w:highlight w:val="yellow"/>
        </w:rPr>
        <w:t>Topic 5, Features</w:t>
      </w:r>
      <w:r w:rsidRPr="0075194F">
        <w:rPr>
          <w:highlight w:val="yellow"/>
        </w:rPr>
        <w:t xml:space="preserve"> </w:t>
      </w:r>
      <w:r w:rsidR="00780784" w:rsidRPr="0075194F">
        <w:rPr>
          <w:highlight w:val="yellow"/>
        </w:rPr>
        <w:br/>
      </w:r>
      <w:r w:rsidRPr="0075194F">
        <w:rPr>
          <w:highlight w:val="yellow"/>
        </w:rPr>
        <w:t xml:space="preserve">(aka </w:t>
      </w:r>
      <w:r w:rsidR="0075194F" w:rsidRPr="0075194F">
        <w:rPr>
          <w:highlight w:val="yellow"/>
          <w:lang w:val="en-US"/>
        </w:rPr>
        <w:t>ISO 19101:2002, Geographic Information—Reference Model</w:t>
      </w:r>
      <w:r w:rsidRPr="0075194F">
        <w:rPr>
          <w:highlight w:val="yellow"/>
          <w:lang w:val="en-US"/>
        </w:rPr>
        <w:t>)</w:t>
      </w:r>
    </w:p>
    <w:p w14:paraId="473E3E49" w14:textId="111275E2" w:rsidR="00780784" w:rsidRPr="0075194F" w:rsidRDefault="00780784" w:rsidP="00780784">
      <w:pPr>
        <w:pStyle w:val="StandardWeb"/>
        <w:rPr>
          <w:highlight w:val="yellow"/>
          <w:lang w:val="en-US"/>
        </w:rPr>
      </w:pPr>
      <w:r w:rsidRPr="0075194F">
        <w:rPr>
          <w:highlight w:val="yellow"/>
          <w:lang w:val="en-US"/>
        </w:rPr>
        <w:t>OGC Abstract Specification</w:t>
      </w:r>
      <w:r w:rsidR="0075194F">
        <w:rPr>
          <w:highlight w:val="yellow"/>
          <w:lang w:val="en-US"/>
        </w:rPr>
        <w:t xml:space="preserve"> Topic 11, Metadata</w:t>
      </w:r>
      <w:r w:rsidRPr="0075194F">
        <w:rPr>
          <w:highlight w:val="yellow"/>
          <w:lang w:val="en-US"/>
        </w:rPr>
        <w:t xml:space="preserve"> </w:t>
      </w:r>
      <w:r w:rsidRPr="0075194F">
        <w:rPr>
          <w:highlight w:val="yellow"/>
        </w:rPr>
        <w:t xml:space="preserve">(aka </w:t>
      </w:r>
      <w:r w:rsidRPr="0075194F">
        <w:rPr>
          <w:highlight w:val="yellow"/>
          <w:lang w:val="en-US"/>
        </w:rPr>
        <w:t>ISO 19115:2012, Geographic Information — Metadata – Fundamentals)</w:t>
      </w:r>
    </w:p>
    <w:p w14:paraId="101BCE1A" w14:textId="15BE68C8" w:rsidR="00AF4ECC" w:rsidRPr="0075194F" w:rsidRDefault="00AF4ECC" w:rsidP="00AF4ECC">
      <w:pPr>
        <w:pStyle w:val="StandardWeb"/>
        <w:rPr>
          <w:highlight w:val="yellow"/>
          <w:lang w:val="en-US"/>
        </w:rPr>
      </w:pPr>
      <w:r w:rsidRPr="0075194F">
        <w:rPr>
          <w:highlight w:val="yellow"/>
          <w:lang w:val="en-US"/>
        </w:rPr>
        <w:t xml:space="preserve">OGC Abstract Specification </w:t>
      </w:r>
      <w:r w:rsidRPr="0075194F">
        <w:rPr>
          <w:bCs/>
          <w:highlight w:val="yellow"/>
        </w:rPr>
        <w:t>Topic 19, Geographic information - Linear referencing (aka</w:t>
      </w:r>
      <w:r w:rsidRPr="0075194F">
        <w:rPr>
          <w:b/>
          <w:bCs/>
          <w:highlight w:val="yellow"/>
        </w:rPr>
        <w:t xml:space="preserve"> </w:t>
      </w:r>
      <w:r w:rsidRPr="0075194F">
        <w:rPr>
          <w:highlight w:val="yellow"/>
          <w:lang w:val="en-US"/>
        </w:rPr>
        <w:t>ISO 19148:2012, Geographic Information — Linear referencing)</w:t>
      </w:r>
    </w:p>
    <w:p w14:paraId="0D0FC7F5" w14:textId="7F9EA0EF" w:rsidR="00AF4ECC" w:rsidRPr="008E510D" w:rsidRDefault="00AF4ECC" w:rsidP="00AF4ECC">
      <w:pPr>
        <w:pStyle w:val="StandardWeb"/>
        <w:rPr>
          <w:lang w:val="en-US"/>
        </w:rPr>
      </w:pPr>
      <w:r w:rsidRPr="0075194F">
        <w:rPr>
          <w:highlight w:val="yellow"/>
          <w:lang w:val="en-US"/>
        </w:rPr>
        <w:t xml:space="preserve">OGC Abstract Specification </w:t>
      </w:r>
      <w:r w:rsidR="0075194F" w:rsidRPr="0075194F">
        <w:rPr>
          <w:highlight w:val="yellow"/>
        </w:rPr>
        <w:t>Topic 20, Observations and Measurements</w:t>
      </w:r>
      <w:r w:rsidRPr="0075194F">
        <w:rPr>
          <w:highlight w:val="yellow"/>
          <w:lang w:val="en-US"/>
        </w:rPr>
        <w:t xml:space="preserve"> (aka ISO 19156:2011, Geographic Information — Observations and Measurements)</w:t>
      </w:r>
    </w:p>
    <w:p w14:paraId="5FE11291" w14:textId="77777777" w:rsidR="00277D72" w:rsidRPr="008E510D" w:rsidRDefault="00277D72" w:rsidP="00780784">
      <w:pPr>
        <w:pStyle w:val="StandardWeb"/>
        <w:rPr>
          <w:lang w:val="en-US"/>
        </w:rPr>
      </w:pPr>
      <w:r w:rsidRPr="008E510D">
        <w:rPr>
          <w:lang w:val="en-US"/>
        </w:rPr>
        <w:t>ISO/TS 19103:2005, Geographic Information — Conceptual schema language</w:t>
      </w:r>
    </w:p>
    <w:p w14:paraId="7DCE0464" w14:textId="77777777" w:rsidR="00277D72" w:rsidRPr="008E510D" w:rsidRDefault="00277D72" w:rsidP="00780784">
      <w:pPr>
        <w:pStyle w:val="StandardWeb"/>
        <w:rPr>
          <w:lang w:val="en-US"/>
        </w:rPr>
      </w:pPr>
      <w:r w:rsidRPr="008E510D">
        <w:rPr>
          <w:lang w:val="en-US"/>
        </w:rPr>
        <w:t>ISO 19108:2006, Geographic Information — Temporal schema</w:t>
      </w:r>
    </w:p>
    <w:p w14:paraId="638B6870" w14:textId="77777777" w:rsidR="00277D72" w:rsidRPr="008E510D" w:rsidRDefault="00277D72" w:rsidP="00780784">
      <w:pPr>
        <w:pStyle w:val="StandardWeb"/>
        <w:rPr>
          <w:lang w:val="en-US"/>
        </w:rPr>
      </w:pPr>
      <w:r w:rsidRPr="008E510D">
        <w:rPr>
          <w:lang w:val="en-US"/>
        </w:rPr>
        <w:t>ISO 19109:2006, Geographic Information — Rules for application schemas</w:t>
      </w:r>
    </w:p>
    <w:p w14:paraId="082A8356" w14:textId="22522667" w:rsidR="00277D72" w:rsidRPr="00AA50B1" w:rsidRDefault="00AA50B1" w:rsidP="00780784">
      <w:pPr>
        <w:pStyle w:val="StandardWeb"/>
        <w:rPr>
          <w:lang w:val="en-US"/>
        </w:rPr>
      </w:pPr>
      <w:r>
        <w:rPr>
          <w:lang w:val="en-US"/>
        </w:rPr>
        <w:t xml:space="preserve">ISO 19133:2005, </w:t>
      </w:r>
      <w:r w:rsidRPr="008E510D">
        <w:rPr>
          <w:lang w:val="en-US"/>
        </w:rPr>
        <w:t xml:space="preserve">Geographic Information — </w:t>
      </w:r>
      <w:r w:rsidRPr="00AA50B1">
        <w:rPr>
          <w:lang w:val="en-US"/>
        </w:rPr>
        <w:t>Location-based services – Tracking and navigation</w:t>
      </w:r>
      <w:r w:rsidR="00277D72" w:rsidRPr="008E510D">
        <w:rPr>
          <w:lang w:val="en-US"/>
        </w:rPr>
        <w:t xml:space="preserve"> </w:t>
      </w:r>
    </w:p>
    <w:p w14:paraId="23D9D016" w14:textId="7610A724" w:rsidR="00274E95" w:rsidRPr="008E510D" w:rsidRDefault="00274E95" w:rsidP="00450C77">
      <w:pPr>
        <w:pStyle w:val="berschrift1"/>
        <w:jc w:val="both"/>
      </w:pPr>
      <w:bookmarkStart w:id="17" w:name="_Toc458775721"/>
      <w:bookmarkStart w:id="18" w:name="_Toc464110962"/>
      <w:r w:rsidRPr="008E510D">
        <w:lastRenderedPageBreak/>
        <w:t>Terms and Definitions</w:t>
      </w:r>
      <w:bookmarkEnd w:id="17"/>
      <w:bookmarkEnd w:id="18"/>
    </w:p>
    <w:p w14:paraId="62093A74" w14:textId="4E80CBFA" w:rsidR="00463826" w:rsidRPr="008E510D" w:rsidRDefault="00463826" w:rsidP="00450C77">
      <w:pPr>
        <w:pStyle w:val="StandardWeb"/>
        <w:jc w:val="both"/>
        <w:rPr>
          <w:lang w:val="en-US"/>
        </w:rPr>
      </w:pPr>
      <w:r w:rsidRPr="008E510D">
        <w:rPr>
          <w:lang w:val="en-US"/>
        </w:rPr>
        <w:t xml:space="preserve">This document uses the terms defined in Sub-clause 5.3 of [OGC 06-121r8], which is based on the ISO/IEC Directives, Part 2, Rules for the structure and drafting of International Standards. In particular, the word </w:t>
      </w:r>
      <w:r w:rsidR="00510EBB">
        <w:rPr>
          <w:lang w:val="en-US"/>
        </w:rPr>
        <w:t>SHALL</w:t>
      </w:r>
      <w:r w:rsidRPr="008E510D">
        <w:rPr>
          <w:lang w:val="en-US"/>
        </w:rPr>
        <w:t xml:space="preserve">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9"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9"/>
    </w:p>
    <w:p w14:paraId="7B8DC676" w14:textId="307D0FC6" w:rsidR="00463826" w:rsidRDefault="00463826" w:rsidP="00D3543D">
      <w:pPr>
        <w:pStyle w:val="StandardWeb"/>
        <w:jc w:val="both"/>
        <w:rPr>
          <w:lang w:val="en-US"/>
        </w:rPr>
      </w:pPr>
      <w:bookmarkStart w:id="20" w:name="_Toc365297049"/>
      <w:r w:rsidRPr="00D3543D">
        <w:rPr>
          <w:lang w:val="en-US"/>
        </w:rPr>
        <w:t>Conceptual schema for data required by one or more applications [ISO 19101].</w:t>
      </w:r>
    </w:p>
    <w:p w14:paraId="75C636D6" w14:textId="77777777" w:rsidR="00053564" w:rsidRDefault="00053564" w:rsidP="00365409">
      <w:pPr>
        <w:pStyle w:val="TermNum"/>
      </w:pPr>
    </w:p>
    <w:p w14:paraId="058DE755" w14:textId="39B73355" w:rsidR="00053564" w:rsidRPr="00D604FF" w:rsidRDefault="00053564" w:rsidP="00365409">
      <w:pPr>
        <w:pStyle w:val="TermNum"/>
        <w:numPr>
          <w:ilvl w:val="0"/>
          <w:numId w:val="0"/>
        </w:numPr>
      </w:pPr>
      <w:r w:rsidRPr="00D604FF">
        <w:t>boundary (line)</w:t>
      </w:r>
    </w:p>
    <w:p w14:paraId="47CC7726" w14:textId="00C0E29A" w:rsidR="00C964C6" w:rsidRPr="00D604FF" w:rsidRDefault="00053564" w:rsidP="00E84282">
      <w:pPr>
        <w:pStyle w:val="StandardWeb"/>
        <w:jc w:val="both"/>
        <w:rPr>
          <w:lang w:val="en-US"/>
        </w:rPr>
      </w:pPr>
      <w:r w:rsidRPr="00D604FF">
        <w:rPr>
          <w:lang w:val="en-US"/>
        </w:rPr>
        <w:t>Geometric representation of the (topological) catchment boundary, usually a geometric composite curve</w:t>
      </w:r>
    </w:p>
    <w:p w14:paraId="7D901B48" w14:textId="53D34D1E" w:rsidR="00807D2F" w:rsidRDefault="00556C82" w:rsidP="00E84282">
      <w:pPr>
        <w:pStyle w:val="StandardWeb"/>
        <w:jc w:val="both"/>
        <w:rPr>
          <w:lang w:val="en-US"/>
        </w:rPr>
      </w:pPr>
      <w:r w:rsidRPr="00D604FF">
        <w:rPr>
          <w:lang w:val="en-US"/>
        </w:rPr>
        <w:t xml:space="preserve">NOTE: </w:t>
      </w:r>
      <w:r w:rsidR="00053564" w:rsidRPr="00D604FF">
        <w:rPr>
          <w:lang w:val="en-US"/>
        </w:rPr>
        <w:t xml:space="preserve">This definition references the  definition of a </w:t>
      </w:r>
      <w:r w:rsidR="00053564" w:rsidRPr="00D604FF">
        <w:rPr>
          <w:i/>
          <w:lang w:val="en-US"/>
        </w:rPr>
        <w:t>divide</w:t>
      </w:r>
      <w:r w:rsidR="00053564" w:rsidRPr="00D604FF">
        <w:rPr>
          <w:lang w:val="en-US"/>
        </w:rPr>
        <w:t xml:space="preserve">  described as summit or boundary line </w:t>
      </w:r>
      <w:r w:rsidR="003602D6">
        <w:rPr>
          <w:lang w:val="en-US"/>
        </w:rPr>
        <w:t>[9]</w:t>
      </w:r>
      <w:r w:rsidR="00053564" w:rsidRPr="00D604FF">
        <w:rPr>
          <w:lang w:val="en-US"/>
        </w:rPr>
        <w:t>.</w:t>
      </w:r>
      <w:bookmarkStart w:id="21" w:name="_Toc365297050"/>
      <w:bookmarkEnd w:id="20"/>
    </w:p>
    <w:p w14:paraId="179817BF" w14:textId="77777777" w:rsidR="00C964C6" w:rsidRDefault="00C964C6" w:rsidP="00C964C6">
      <w:pPr>
        <w:pStyle w:val="TermNum"/>
      </w:pPr>
    </w:p>
    <w:p w14:paraId="442E6142" w14:textId="4F642D4B" w:rsidR="00B628D4" w:rsidRPr="00E84282" w:rsidRDefault="00B628D4" w:rsidP="00C964C6">
      <w:pPr>
        <w:pStyle w:val="TermNum"/>
        <w:numPr>
          <w:ilvl w:val="0"/>
          <w:numId w:val="0"/>
        </w:numPr>
      </w:pPr>
      <w:r w:rsidRPr="00E84282">
        <w:t>catchment</w:t>
      </w:r>
      <w:bookmarkEnd w:id="21"/>
    </w:p>
    <w:p w14:paraId="17297C21" w14:textId="2FA77E92"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29606C89" w:rsidR="00463826" w:rsidRPr="008E510D" w:rsidRDefault="00463826" w:rsidP="00450C77">
      <w:pPr>
        <w:pStyle w:val="StandardWeb"/>
        <w:jc w:val="both"/>
        <w:rPr>
          <w:lang w:val="en-US"/>
        </w:rPr>
      </w:pPr>
      <w:r w:rsidRPr="008E510D">
        <w:rPr>
          <w:lang w:val="en-US"/>
        </w:rPr>
        <w:t>The synonym use of the terms catchment and catchment area as documented in the WMO</w:t>
      </w:r>
      <w:r w:rsidR="003602D6">
        <w:rPr>
          <w:lang w:val="en-US"/>
        </w:rPr>
        <w:t>/</w:t>
      </w:r>
      <w:r w:rsidRPr="008E510D">
        <w:rPr>
          <w:lang w:val="en-US"/>
        </w:rPr>
        <w:t>UNESCO International Glossary of Hydrology (which is the key reference for the definitions in the HY_Features model does not clearly distinguish between the catchment concept and its geometric representations such as catchment area, nor between catchment and its possible specializations like drainage basin and groundwater basin.</w:t>
      </w:r>
    </w:p>
    <w:p w14:paraId="14D7054B" w14:textId="13B7DCFF" w:rsidR="00463826" w:rsidRDefault="00463826" w:rsidP="00450C77">
      <w:pPr>
        <w:pStyle w:val="StandardWeb"/>
        <w:jc w:val="both"/>
        <w:rPr>
          <w:lang w:val="en-US"/>
        </w:rPr>
      </w:pPr>
      <w:r w:rsidRPr="008E510D">
        <w:rPr>
          <w:lang w:val="en-US"/>
        </w:rPr>
        <w:t>The essential logic</w:t>
      </w:r>
      <w:r w:rsidR="004423BE">
        <w:rPr>
          <w:lang w:val="en-US"/>
        </w:rPr>
        <w:t>al</w:t>
      </w:r>
      <w:r w:rsidRPr="008E510D">
        <w:rPr>
          <w:lang w:val="en-US"/>
        </w:rPr>
        <w:t xml:space="preserve"> separation of concerns between a common concept and its representation (interpretable data) is dealt</w:t>
      </w:r>
      <w:r w:rsidR="004423BE">
        <w:rPr>
          <w:lang w:val="en-US"/>
        </w:rPr>
        <w:t xml:space="preserve"> with</w:t>
      </w:r>
      <w:r w:rsidRPr="008E510D">
        <w:rPr>
          <w:lang w:val="en-US"/>
        </w:rPr>
        <w:t xml:space="preserve"> by defining separate features for the </w:t>
      </w:r>
      <w:r w:rsidRPr="008E510D">
        <w:rPr>
          <w:lang w:val="en-US"/>
        </w:rPr>
        <w:lastRenderedPageBreak/>
        <w:t>catchment and its representation and may be understood as a refinement of the complex, ambiguous definition given in the glossary. See also clause 5.4 of this standard on the use of WMO terminology.</w:t>
      </w:r>
    </w:p>
    <w:p w14:paraId="0081A76D" w14:textId="77777777" w:rsidR="00891D8B" w:rsidRDefault="00891D8B" w:rsidP="00365409">
      <w:pPr>
        <w:pStyle w:val="TermNum"/>
      </w:pPr>
    </w:p>
    <w:p w14:paraId="1D601C2E" w14:textId="2E44F877" w:rsidR="00891D8B" w:rsidRDefault="00891D8B" w:rsidP="00365409">
      <w:pPr>
        <w:pStyle w:val="TermNum"/>
        <w:numPr>
          <w:ilvl w:val="0"/>
          <w:numId w:val="0"/>
        </w:numPr>
      </w:pPr>
      <w:r>
        <w:t>c</w:t>
      </w:r>
      <w:r w:rsidR="005A640F">
        <w:t>atchment area</w:t>
      </w:r>
    </w:p>
    <w:p w14:paraId="0B25DE91" w14:textId="05263E7A" w:rsidR="00891D8B" w:rsidRPr="00365409" w:rsidRDefault="00891D8B" w:rsidP="00365409">
      <w:pPr>
        <w:pStyle w:val="StandardWeb"/>
        <w:jc w:val="both"/>
        <w:rPr>
          <w:lang w:val="en-US"/>
        </w:rPr>
      </w:pPr>
      <w:r w:rsidRPr="00365409">
        <w:rPr>
          <w:lang w:val="en-US"/>
        </w:rPr>
        <w:t xml:space="preserve">Two-dimensional (areal) topological feature realizing the logical catchment in terms of a face bounded by catchment boundary and flow path edges. The concept of a face bounded by edges is described in detail in the ISO topology model [ISO19107]. </w:t>
      </w:r>
    </w:p>
    <w:p w14:paraId="68F4A013" w14:textId="40671A11" w:rsidR="00891D8B" w:rsidRDefault="00556C82" w:rsidP="003602D6">
      <w:pPr>
        <w:pStyle w:val="StandardWeb"/>
        <w:tabs>
          <w:tab w:val="left" w:pos="7513"/>
        </w:tabs>
        <w:jc w:val="both"/>
      </w:pPr>
      <w:r>
        <w:rPr>
          <w:lang w:val="en-US"/>
        </w:rPr>
        <w:t xml:space="preserve">NOTE: </w:t>
      </w:r>
      <w:r w:rsidR="00891D8B" w:rsidRPr="00365409">
        <w:rPr>
          <w:lang w:val="en-US"/>
        </w:rPr>
        <w:t xml:space="preserve">Hydrologically, the catchment area references the catchment having a common </w:t>
      </w:r>
      <w:r w:rsidR="005B0C37">
        <w:rPr>
          <w:lang w:val="en-US"/>
        </w:rPr>
        <w:t xml:space="preserve">outlet </w:t>
      </w:r>
      <w:r w:rsidR="00891D8B" w:rsidRPr="00365409">
        <w:rPr>
          <w:lang w:val="en-US"/>
        </w:rPr>
        <w:t xml:space="preserve">for its runoff </w:t>
      </w:r>
      <w:r w:rsidR="003602D6">
        <w:rPr>
          <w:lang w:val="en-US"/>
        </w:rPr>
        <w:t>[9]</w:t>
      </w:r>
      <w:r w:rsidR="00891D8B" w:rsidRPr="00365409">
        <w:rPr>
          <w:lang w:val="en-US"/>
        </w:rPr>
        <w:t xml:space="preserve"> through using the synonym </w:t>
      </w:r>
      <w:r w:rsidR="00891D8B" w:rsidRPr="00365409">
        <w:rPr>
          <w:i/>
        </w:rPr>
        <w:t>catchment area</w:t>
      </w:r>
      <w:r w:rsidR="00891D8B" w:rsidRPr="00365409">
        <w:rPr>
          <w:lang w:val="en-US"/>
        </w:rPr>
        <w:t xml:space="preserve"> to express the two-dimensional representation of the catchment [4.2].  The catchment area is usually represented as a geometric surface, and the measure of the catchment area may be denoted as surface area (if required). </w:t>
      </w:r>
    </w:p>
    <w:p w14:paraId="04C7D3AD" w14:textId="77777777" w:rsidR="00053564" w:rsidRDefault="00053564" w:rsidP="00365409">
      <w:pPr>
        <w:pStyle w:val="TermNum"/>
      </w:pPr>
    </w:p>
    <w:p w14:paraId="0BADD7EA" w14:textId="432FFA67" w:rsidR="00891D8B" w:rsidRDefault="00053564" w:rsidP="00365409">
      <w:pPr>
        <w:pStyle w:val="TermNum"/>
        <w:numPr>
          <w:ilvl w:val="0"/>
          <w:numId w:val="0"/>
        </w:numPr>
      </w:pPr>
      <w:r>
        <w:t>c</w:t>
      </w:r>
      <w:r w:rsidR="005A640F">
        <w:t>atchment boundary</w:t>
      </w:r>
    </w:p>
    <w:p w14:paraId="2740EBC6" w14:textId="16A3AA7C" w:rsidR="00891D8B" w:rsidRPr="00365409" w:rsidRDefault="00891D8B" w:rsidP="00365409">
      <w:pPr>
        <w:pStyle w:val="StandardWeb"/>
        <w:jc w:val="both"/>
        <w:rPr>
          <w:lang w:val="en-US"/>
        </w:rPr>
      </w:pPr>
      <w:r w:rsidRPr="00365409">
        <w:rPr>
          <w:lang w:val="en-US"/>
        </w:rPr>
        <w:t>One-dimensional (linear) feature realizing the logical catchment) in terms of a topological edge bounded by inflow and outflow nodes, and associated with catchment faces inside of the boundary. The concept of an edge bounded by nodes is described in detail in the ISO topology model [ISO19107]. A catchment boundary is usually represented as boundary line.</w:t>
      </w:r>
    </w:p>
    <w:p w14:paraId="00A1D483" w14:textId="4D36EB67" w:rsidR="00891D8B" w:rsidRPr="00365409" w:rsidRDefault="00556C82" w:rsidP="00365409">
      <w:pPr>
        <w:pStyle w:val="StandardWeb"/>
        <w:jc w:val="both"/>
        <w:rPr>
          <w:lang w:val="en-US"/>
        </w:rPr>
      </w:pPr>
      <w:r>
        <w:rPr>
          <w:lang w:val="en-US"/>
        </w:rPr>
        <w:t>NOTE</w:t>
      </w:r>
      <w:r w:rsidR="00891D8B" w:rsidRPr="00365409">
        <w:rPr>
          <w:lang w:val="en-US"/>
        </w:rPr>
        <w:t xml:space="preserve">: Hydrologically, the catchment boundary references the </w:t>
      </w:r>
      <w:r w:rsidR="00891D8B" w:rsidRPr="00365409">
        <w:rPr>
          <w:i/>
        </w:rPr>
        <w:t xml:space="preserve">divide </w:t>
      </w:r>
      <w:r w:rsidR="00891D8B" w:rsidRPr="00365409">
        <w:rPr>
          <w:lang w:val="en-US"/>
        </w:rPr>
        <w:t xml:space="preserve">separating adjacent catchments </w:t>
      </w:r>
      <w:r w:rsidR="003602D6">
        <w:rPr>
          <w:lang w:val="en-US"/>
        </w:rPr>
        <w:t>[9]</w:t>
      </w:r>
      <w:r w:rsidR="00891D8B" w:rsidRPr="00365409">
        <w:rPr>
          <w:lang w:val="en-US"/>
        </w:rPr>
        <w:t xml:space="preserve">. </w:t>
      </w:r>
    </w:p>
    <w:p w14:paraId="4893D3A5" w14:textId="77777777" w:rsidR="00891D8B" w:rsidRDefault="00891D8B" w:rsidP="00365409">
      <w:pPr>
        <w:pStyle w:val="TermNum"/>
        <w:jc w:val="both"/>
        <w:rPr>
          <w:lang w:val="en-US"/>
        </w:rPr>
      </w:pPr>
    </w:p>
    <w:p w14:paraId="04AA7A99" w14:textId="689292AE" w:rsidR="00891D8B" w:rsidRPr="00365409" w:rsidRDefault="00891D8B" w:rsidP="00365409">
      <w:pPr>
        <w:pStyle w:val="TermNum"/>
        <w:numPr>
          <w:ilvl w:val="0"/>
          <w:numId w:val="0"/>
        </w:numPr>
        <w:jc w:val="both"/>
        <w:rPr>
          <w:lang w:val="en-US"/>
        </w:rPr>
      </w:pPr>
      <w:r>
        <w:rPr>
          <w:lang w:val="en-US"/>
        </w:rPr>
        <w:t>c</w:t>
      </w:r>
      <w:r w:rsidRPr="00891D8B">
        <w:rPr>
          <w:lang w:val="en-US"/>
        </w:rPr>
        <w:t>atchment topology</w:t>
      </w:r>
    </w:p>
    <w:p w14:paraId="63C9EC12" w14:textId="1B72B84C" w:rsidR="00D0587B" w:rsidRDefault="005A640F" w:rsidP="00365409">
      <w:pPr>
        <w:pStyle w:val="StandardWeb"/>
        <w:jc w:val="both"/>
        <w:rPr>
          <w:lang w:val="en-US"/>
        </w:rPr>
      </w:pPr>
      <w:r>
        <w:rPr>
          <w:lang w:val="en-US"/>
        </w:rPr>
        <w:t>T</w:t>
      </w:r>
      <w:r w:rsidR="00891D8B" w:rsidRPr="00365409">
        <w:rPr>
          <w:lang w:val="en-US"/>
        </w:rPr>
        <w:t xml:space="preserve">opological </w:t>
      </w:r>
      <w:r w:rsidR="00D0587B">
        <w:rPr>
          <w:lang w:val="en-US"/>
        </w:rPr>
        <w:t xml:space="preserve">pattern of a catchment </w:t>
      </w:r>
      <w:r w:rsidR="00304EBC">
        <w:rPr>
          <w:lang w:val="en-US"/>
        </w:rPr>
        <w:t>interacting with another catchment at its outfall.</w:t>
      </w:r>
      <w:r w:rsidR="00D0587B">
        <w:rPr>
          <w:lang w:val="en-US"/>
        </w:rPr>
        <w:t xml:space="preserve"> </w:t>
      </w:r>
      <w:r w:rsidR="005B0C37">
        <w:rPr>
          <w:lang w:val="en-US"/>
        </w:rPr>
        <w:t xml:space="preserve">Catchment topology references the topological closure of catchment and outfall </w:t>
      </w:r>
      <w:r w:rsidR="00891D8B" w:rsidRPr="00365409">
        <w:rPr>
          <w:lang w:val="en-US"/>
        </w:rPr>
        <w:t xml:space="preserve">determined </w:t>
      </w:r>
      <w:r w:rsidR="005B0C37" w:rsidRPr="00365409">
        <w:rPr>
          <w:lang w:val="en-US"/>
        </w:rPr>
        <w:t xml:space="preserve">hydrologically </w:t>
      </w:r>
      <w:r w:rsidR="00891D8B" w:rsidRPr="00365409">
        <w:rPr>
          <w:lang w:val="en-US"/>
        </w:rPr>
        <w:t xml:space="preserve">through the </w:t>
      </w:r>
      <w:r w:rsidR="00DA26DD" w:rsidRPr="00365409">
        <w:rPr>
          <w:lang w:val="en-US"/>
        </w:rPr>
        <w:t>uni</w:t>
      </w:r>
      <w:r w:rsidR="00DA26DD">
        <w:rPr>
          <w:lang w:val="en-US"/>
        </w:rPr>
        <w:t>on</w:t>
      </w:r>
      <w:r w:rsidR="00DA26DD" w:rsidRPr="00365409">
        <w:rPr>
          <w:lang w:val="en-US"/>
        </w:rPr>
        <w:t xml:space="preserve"> </w:t>
      </w:r>
      <w:r w:rsidR="00891D8B" w:rsidRPr="00365409">
        <w:rPr>
          <w:lang w:val="en-US"/>
        </w:rPr>
        <w:t xml:space="preserve">of </w:t>
      </w:r>
      <w:r w:rsidR="005B0C37">
        <w:rPr>
          <w:lang w:val="en-US"/>
        </w:rPr>
        <w:t xml:space="preserve">a </w:t>
      </w:r>
      <w:r w:rsidR="00891D8B" w:rsidRPr="00365409">
        <w:rPr>
          <w:lang w:val="en-US"/>
        </w:rPr>
        <w:t xml:space="preserve">catchment and its common outlet. </w:t>
      </w:r>
    </w:p>
    <w:p w14:paraId="39921B3C" w14:textId="77777777" w:rsidR="00605384" w:rsidRDefault="00605384" w:rsidP="00365409">
      <w:pPr>
        <w:pStyle w:val="TermNum"/>
      </w:pPr>
    </w:p>
    <w:p w14:paraId="5AF0AFF8" w14:textId="21E12759" w:rsidR="004A04F6" w:rsidRDefault="00605384" w:rsidP="00365409">
      <w:pPr>
        <w:pStyle w:val="TermNum"/>
        <w:numPr>
          <w:ilvl w:val="0"/>
          <w:numId w:val="0"/>
        </w:numPr>
      </w:pPr>
      <w:r>
        <w:t>channel</w:t>
      </w:r>
    </w:p>
    <w:p w14:paraId="5E9BA398" w14:textId="5CA746AC" w:rsidR="004A04F6" w:rsidRPr="00365409" w:rsidRDefault="00605384" w:rsidP="00365409">
      <w:pPr>
        <w:pStyle w:val="StandardWeb"/>
        <w:jc w:val="both"/>
        <w:rPr>
          <w:lang w:val="en-US"/>
        </w:rPr>
      </w:pPr>
      <w:r>
        <w:rPr>
          <w:lang w:val="en-US"/>
        </w:rPr>
        <w:t>N</w:t>
      </w:r>
      <w:r w:rsidR="004A04F6" w:rsidRPr="00365409">
        <w:rPr>
          <w:lang w:val="en-US"/>
        </w:rPr>
        <w:t xml:space="preserve">atural or artificial waterway, clearly distinguished, which periodically or continuously contains moving water, or which forms a connecting link between two bodies of water </w:t>
      </w:r>
      <w:r w:rsidR="003602D6">
        <w:rPr>
          <w:lang w:val="en-US"/>
        </w:rPr>
        <w:t>[9]</w:t>
      </w:r>
      <w:r w:rsidR="004A04F6" w:rsidRPr="00365409">
        <w:rPr>
          <w:lang w:val="en-US"/>
        </w:rPr>
        <w:t>.</w:t>
      </w:r>
    </w:p>
    <w:p w14:paraId="11E31379" w14:textId="77777777" w:rsidR="00605384" w:rsidRDefault="00605384" w:rsidP="00365409">
      <w:pPr>
        <w:pStyle w:val="TermNum"/>
      </w:pPr>
    </w:p>
    <w:p w14:paraId="13DFEAA5" w14:textId="7593CA2F" w:rsidR="004A04F6" w:rsidRDefault="00605384" w:rsidP="00365409">
      <w:pPr>
        <w:pStyle w:val="TermNum"/>
        <w:numPr>
          <w:ilvl w:val="0"/>
          <w:numId w:val="0"/>
        </w:numPr>
      </w:pPr>
      <w:r>
        <w:t>channel network</w:t>
      </w:r>
    </w:p>
    <w:p w14:paraId="1039690D" w14:textId="4B1E6332" w:rsidR="004A04F6" w:rsidRPr="00365409" w:rsidRDefault="00365409" w:rsidP="00365409">
      <w:pPr>
        <w:pStyle w:val="StandardWeb"/>
        <w:jc w:val="both"/>
        <w:rPr>
          <w:lang w:val="en-US"/>
        </w:rPr>
      </w:pPr>
      <w:r>
        <w:t>Aggregate</w:t>
      </w:r>
      <w:r w:rsidRPr="00365409">
        <w:rPr>
          <w:lang w:val="en-US"/>
        </w:rPr>
        <w:t xml:space="preserve"> </w:t>
      </w:r>
      <w:r w:rsidR="004A04F6" w:rsidRPr="00365409">
        <w:rPr>
          <w:lang w:val="en-US"/>
        </w:rPr>
        <w:t>of depressions and channels which continuously or periodically contain water.</w:t>
      </w:r>
    </w:p>
    <w:p w14:paraId="02E96D71" w14:textId="77777777" w:rsidR="00053564" w:rsidRDefault="00053564" w:rsidP="00365409">
      <w:pPr>
        <w:pStyle w:val="TermNum"/>
      </w:pPr>
    </w:p>
    <w:p w14:paraId="2C54FC27" w14:textId="62B5EFEE" w:rsidR="00053564" w:rsidRDefault="00053564" w:rsidP="00365409">
      <w:pPr>
        <w:pStyle w:val="TermNum"/>
        <w:numPr>
          <w:ilvl w:val="0"/>
          <w:numId w:val="0"/>
        </w:numPr>
      </w:pPr>
      <w:r>
        <w:t>contour (line)</w:t>
      </w:r>
    </w:p>
    <w:p w14:paraId="535A3BFC" w14:textId="17D614E0" w:rsidR="00053564" w:rsidRPr="00365409" w:rsidRDefault="00053564" w:rsidP="00365409">
      <w:pPr>
        <w:pStyle w:val="StandardWeb"/>
        <w:jc w:val="both"/>
        <w:rPr>
          <w:lang w:val="en-US"/>
        </w:rPr>
      </w:pPr>
      <w:r w:rsidRPr="00365409">
        <w:rPr>
          <w:lang w:val="en-US"/>
        </w:rPr>
        <w:t>Geometric representation of the (topological) water</w:t>
      </w:r>
      <w:r w:rsidR="00C964C6">
        <w:rPr>
          <w:lang w:val="en-US"/>
        </w:rPr>
        <w:t xml:space="preserve"> </w:t>
      </w:r>
      <w:r w:rsidRPr="00365409">
        <w:rPr>
          <w:lang w:val="en-US"/>
        </w:rPr>
        <w:t>edge, usually a set of curves (multi-curve).</w:t>
      </w:r>
    </w:p>
    <w:p w14:paraId="0F12820B" w14:textId="0A3D0ADA" w:rsidR="00891D8B" w:rsidRDefault="00556C82" w:rsidP="00365409">
      <w:pPr>
        <w:pStyle w:val="StandardWeb"/>
        <w:jc w:val="both"/>
      </w:pPr>
      <w:r>
        <w:rPr>
          <w:lang w:val="en-US"/>
        </w:rPr>
        <w:t xml:space="preserve">NOTE: </w:t>
      </w:r>
      <w:r w:rsidR="00053564" w:rsidRPr="00365409">
        <w:rPr>
          <w:lang w:val="en-US"/>
        </w:rPr>
        <w:t xml:space="preserve">This definition references the  definition of a </w:t>
      </w:r>
      <w:r w:rsidR="00053564" w:rsidRPr="00365409">
        <w:rPr>
          <w:i/>
          <w:lang w:val="en-US"/>
        </w:rPr>
        <w:t>contour-line</w:t>
      </w:r>
      <w:r w:rsidR="00053564" w:rsidRPr="00365409">
        <w:rPr>
          <w:i/>
        </w:rPr>
        <w:t xml:space="preserve"> </w:t>
      </w:r>
      <w:r w:rsidR="00053564" w:rsidRPr="00365409">
        <w:rPr>
          <w:lang w:val="en-US"/>
        </w:rPr>
        <w:t xml:space="preserve">on a map indicating the locus of points at which a certain property is constant (e.g. elevation, salinity) </w:t>
      </w:r>
      <w:r w:rsidR="003602D6">
        <w:rPr>
          <w:lang w:val="en-US"/>
        </w:rPr>
        <w:t>[9]</w:t>
      </w:r>
      <w:r w:rsidR="00053564">
        <w:rPr>
          <w:lang w:val="en-US"/>
        </w:rPr>
        <w:t>.</w:t>
      </w:r>
    </w:p>
    <w:p w14:paraId="2C382BDF" w14:textId="77777777" w:rsidR="00605384" w:rsidRDefault="00605384" w:rsidP="00365409">
      <w:pPr>
        <w:pStyle w:val="TermNum"/>
      </w:pPr>
    </w:p>
    <w:p w14:paraId="6C12A3DB" w14:textId="5C47CE7D" w:rsidR="004A04F6" w:rsidRDefault="00605384" w:rsidP="00365409">
      <w:pPr>
        <w:pStyle w:val="TermNum"/>
        <w:numPr>
          <w:ilvl w:val="0"/>
          <w:numId w:val="0"/>
        </w:numPr>
      </w:pPr>
      <w:r>
        <w:t>c</w:t>
      </w:r>
      <w:r w:rsidR="004A04F6">
        <w:t>ross section (of a stream)</w:t>
      </w:r>
    </w:p>
    <w:p w14:paraId="2225076A" w14:textId="62D5F462" w:rsidR="004A04F6" w:rsidRPr="00365409" w:rsidRDefault="004A04F6" w:rsidP="00365409">
      <w:pPr>
        <w:pStyle w:val="StandardWeb"/>
        <w:jc w:val="both"/>
        <w:rPr>
          <w:lang w:val="en-US"/>
        </w:rPr>
      </w:pPr>
      <w:r w:rsidRPr="00365409">
        <w:rPr>
          <w:lang w:val="en-US"/>
        </w:rPr>
        <w:t xml:space="preserve">Section of a stream at right angles to the main (average) direction of flow </w:t>
      </w:r>
      <w:r w:rsidR="003602D6">
        <w:rPr>
          <w:lang w:val="en-US"/>
        </w:rPr>
        <w:t>[9]</w:t>
      </w:r>
      <w:r w:rsidRPr="00365409">
        <w:rPr>
          <w:lang w:val="en-US"/>
        </w:rPr>
        <w:t>.</w:t>
      </w:r>
    </w:p>
    <w:p w14:paraId="22F8496B" w14:textId="77777777" w:rsidR="00605384" w:rsidRDefault="00605384" w:rsidP="00365409">
      <w:pPr>
        <w:pStyle w:val="TermNum"/>
      </w:pPr>
    </w:p>
    <w:p w14:paraId="67E428F2" w14:textId="5F4632C5" w:rsidR="004A04F6" w:rsidRDefault="00605384" w:rsidP="00365409">
      <w:pPr>
        <w:pStyle w:val="TermNum"/>
        <w:numPr>
          <w:ilvl w:val="0"/>
          <w:numId w:val="0"/>
        </w:numPr>
      </w:pPr>
      <w:r>
        <w:t>c</w:t>
      </w:r>
      <w:r w:rsidR="004A04F6">
        <w:t>ross Section (of a stream bed)</w:t>
      </w:r>
    </w:p>
    <w:p w14:paraId="06B9C4CF" w14:textId="77777777" w:rsidR="00C964C6" w:rsidRDefault="004A04F6" w:rsidP="00C964C6">
      <w:pPr>
        <w:pStyle w:val="StandardWeb"/>
        <w:jc w:val="both"/>
        <w:rPr>
          <w:lang w:val="en-US"/>
        </w:rPr>
      </w:pPr>
      <w:r w:rsidRPr="00365409">
        <w:rPr>
          <w:lang w:val="en-US"/>
        </w:rPr>
        <w:t xml:space="preserve">transversal section of a stream bed in a vertical plane. </w:t>
      </w:r>
    </w:p>
    <w:p w14:paraId="1E6F0DF2" w14:textId="75C23DB4" w:rsidR="00891D8B" w:rsidRPr="00365409" w:rsidRDefault="004A04F6" w:rsidP="00C964C6">
      <w:pPr>
        <w:pStyle w:val="StandardWeb"/>
        <w:jc w:val="both"/>
        <w:rPr>
          <w:lang w:val="en-US"/>
        </w:rPr>
      </w:pPr>
      <w:r>
        <w:rPr>
          <w:lang w:val="en-US"/>
        </w:rPr>
        <w:t xml:space="preserve">NOTE: </w:t>
      </w:r>
      <w:r w:rsidRPr="00C25AD2">
        <w:rPr>
          <w:lang w:val="en-US"/>
        </w:rPr>
        <w:t xml:space="preserve">This definition references the  definition of a </w:t>
      </w:r>
      <w:r w:rsidRPr="00C964C6">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D67AD16" w14:textId="77777777" w:rsidR="00C964C6" w:rsidRDefault="00C964C6" w:rsidP="00C964C6">
      <w:pPr>
        <w:pStyle w:val="TermNum"/>
      </w:pPr>
    </w:p>
    <w:p w14:paraId="3C0BABA1" w14:textId="1566D58B" w:rsidR="00463826" w:rsidRPr="00C964C6" w:rsidRDefault="00463826" w:rsidP="00C964C6">
      <w:pPr>
        <w:pStyle w:val="TermNum"/>
        <w:numPr>
          <w:ilvl w:val="0"/>
          <w:numId w:val="0"/>
        </w:numPr>
      </w:pPr>
      <w:r w:rsidRPr="00C964C6">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6CF85BE0" w14:textId="1621477C" w:rsidR="004E3896" w:rsidRDefault="00D3543D" w:rsidP="00450C77">
      <w:pPr>
        <w:pStyle w:val="StandardWeb"/>
        <w:jc w:val="both"/>
        <w:rPr>
          <w:lang w:val="en-US"/>
        </w:rPr>
      </w:pPr>
      <w:r>
        <w:rPr>
          <w:lang w:val="en-US"/>
        </w:rPr>
        <w:t>D</w:t>
      </w:r>
      <w:r w:rsidR="00463826" w:rsidRPr="008E510D">
        <w:rPr>
          <w:lang w:val="en-US"/>
        </w:rPr>
        <w:t>ata</w:t>
      </w:r>
      <w:r w:rsidR="003E39F6">
        <w:rPr>
          <w:lang w:val="en-US"/>
        </w:rPr>
        <w:t xml:space="preserve"> </w:t>
      </w:r>
      <w:r w:rsidR="00463826" w:rsidRPr="008E510D">
        <w:rPr>
          <w:lang w:val="en-US"/>
        </w:rPr>
        <w:t>set compiled for a specific purpose, e.g. for global dissemination using Web services.</w:t>
      </w:r>
    </w:p>
    <w:p w14:paraId="3ED3B561" w14:textId="77777777" w:rsidR="004E3896" w:rsidRDefault="004E3896" w:rsidP="00365409">
      <w:pPr>
        <w:pStyle w:val="TermNum"/>
      </w:pPr>
    </w:p>
    <w:p w14:paraId="71EB7334" w14:textId="5DD3B37E" w:rsidR="004E3896" w:rsidRDefault="004E3896" w:rsidP="00365409">
      <w:pPr>
        <w:pStyle w:val="TermNum"/>
        <w:numPr>
          <w:ilvl w:val="0"/>
          <w:numId w:val="0"/>
        </w:numPr>
      </w:pPr>
      <w:r>
        <w:t>dendritic catchment</w:t>
      </w:r>
    </w:p>
    <w:p w14:paraId="3E8912BC" w14:textId="77777777" w:rsidR="00C964C6" w:rsidRDefault="004E3896" w:rsidP="00C964C6">
      <w:pPr>
        <w:pStyle w:val="StandardWeb"/>
        <w:jc w:val="both"/>
      </w:pPr>
      <w:r>
        <w:t xml:space="preserve">Catchment wherein all waters flow to </w:t>
      </w:r>
      <w:r w:rsidR="0084673D">
        <w:t>a</w:t>
      </w:r>
      <w:r>
        <w:t xml:space="preserve"> single common outlet. A dendritic catchment is permanently connected to others in a dendritic </w:t>
      </w:r>
      <w:r w:rsidR="00164A2A">
        <w:t xml:space="preserve">(tree) </w:t>
      </w:r>
      <w:r>
        <w:t>network.</w:t>
      </w:r>
    </w:p>
    <w:p w14:paraId="044DC744" w14:textId="2BA082F3" w:rsidR="00605384" w:rsidRDefault="00556C82" w:rsidP="00C964C6">
      <w:pPr>
        <w:pStyle w:val="StandardWeb"/>
        <w:jc w:val="both"/>
      </w:pPr>
      <w:r w:rsidRPr="00C964C6">
        <w:t xml:space="preserve">NOTE: </w:t>
      </w:r>
      <w:r w:rsidR="004E3896" w:rsidRPr="00C964C6">
        <w:t xml:space="preserve">This definition references the most common </w:t>
      </w:r>
      <w:r w:rsidR="004E3896" w:rsidRPr="00C964C6">
        <w:rPr>
          <w:i/>
        </w:rPr>
        <w:t>drainage pattern</w:t>
      </w:r>
      <w:r w:rsidR="004E3896" w:rsidRPr="00C964C6">
        <w:t xml:space="preserve"> of streams </w:t>
      </w:r>
      <w:r w:rsidR="004E3896" w:rsidRPr="00C964C6">
        <w:rPr>
          <w:lang w:val="en-US"/>
        </w:rPr>
        <w:t xml:space="preserve">ultimately flowing into the ocean after joining together at confluences into larger streams. </w:t>
      </w:r>
    </w:p>
    <w:p w14:paraId="3EF2A618" w14:textId="77777777" w:rsidR="00C964C6" w:rsidRDefault="00C964C6" w:rsidP="00C964C6">
      <w:pPr>
        <w:pStyle w:val="TermNum"/>
      </w:pPr>
    </w:p>
    <w:p w14:paraId="229CB5D3" w14:textId="20A392F5" w:rsidR="004A04F6" w:rsidRPr="00C964C6" w:rsidRDefault="00605384" w:rsidP="00C964C6">
      <w:pPr>
        <w:pStyle w:val="TermNum"/>
        <w:numPr>
          <w:ilvl w:val="0"/>
          <w:numId w:val="0"/>
        </w:numPr>
      </w:pPr>
      <w:r w:rsidRPr="00C964C6">
        <w:t>d</w:t>
      </w:r>
      <w:r w:rsidR="004A04F6" w:rsidRPr="00C964C6">
        <w:t>epression</w:t>
      </w:r>
    </w:p>
    <w:p w14:paraId="7927D9BC" w14:textId="13114638" w:rsidR="004A04F6" w:rsidRPr="008E510D" w:rsidRDefault="003037AB" w:rsidP="00605384">
      <w:pPr>
        <w:pStyle w:val="StandardWeb"/>
        <w:jc w:val="both"/>
      </w:pPr>
      <w:r>
        <w:t>L</w:t>
      </w:r>
      <w:r w:rsidR="004A04F6">
        <w:t>andform lower than the surrounding land, containing water, or not.</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Default="00463826" w:rsidP="00365409">
      <w:pPr>
        <w:pStyle w:val="StandardWeb"/>
        <w:jc w:val="both"/>
        <w:rPr>
          <w:lang w:val="en-US"/>
        </w:rPr>
      </w:pPr>
      <w:r w:rsidRPr="008E510D">
        <w:rPr>
          <w:lang w:val="en-US"/>
        </w:rPr>
        <w:t>Feature of a type defined within a particular application domain. [ISO 19156].</w:t>
      </w:r>
    </w:p>
    <w:p w14:paraId="1D2E6AC5" w14:textId="77777777" w:rsidR="00F0084E" w:rsidRDefault="00F0084E" w:rsidP="00365409">
      <w:pPr>
        <w:pStyle w:val="TermNum"/>
      </w:pPr>
    </w:p>
    <w:p w14:paraId="436169BB" w14:textId="69275A5D" w:rsidR="00F0084E" w:rsidRDefault="00F0084E" w:rsidP="00365409">
      <w:pPr>
        <w:pStyle w:val="TermNum"/>
        <w:numPr>
          <w:ilvl w:val="0"/>
          <w:numId w:val="0"/>
        </w:numPr>
      </w:pPr>
      <w:r>
        <w:t>endorheic (drainage)</w:t>
      </w:r>
    </w:p>
    <w:p w14:paraId="0B21FF62" w14:textId="5A9519F0" w:rsidR="00F0084E" w:rsidRPr="00365409" w:rsidRDefault="00F0084E" w:rsidP="00365409">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interior catchments </w:t>
      </w:r>
      <w:r w:rsidR="003602D6">
        <w:rPr>
          <w:lang w:val="en-US"/>
        </w:rPr>
        <w:t>[9]</w:t>
      </w:r>
      <w:r w:rsidRPr="00365409">
        <w:rPr>
          <w:lang w:val="en-US"/>
        </w:rPr>
        <w:t>.</w:t>
      </w:r>
    </w:p>
    <w:p w14:paraId="0E5B5D9E" w14:textId="77777777" w:rsidR="00F0084E" w:rsidRDefault="00F0084E" w:rsidP="00365409">
      <w:pPr>
        <w:pStyle w:val="TermNum"/>
      </w:pPr>
    </w:p>
    <w:p w14:paraId="324EFAEA" w14:textId="57B07E7B" w:rsidR="00F0084E" w:rsidRDefault="00F0084E" w:rsidP="00365409">
      <w:pPr>
        <w:pStyle w:val="TermNum"/>
        <w:numPr>
          <w:ilvl w:val="0"/>
          <w:numId w:val="0"/>
        </w:numPr>
      </w:pPr>
      <w:proofErr w:type="spellStart"/>
      <w:r>
        <w:t>exorheic</w:t>
      </w:r>
      <w:proofErr w:type="spellEnd"/>
      <w:r>
        <w:t xml:space="preserve"> (drainage)</w:t>
      </w:r>
    </w:p>
    <w:p w14:paraId="2788DF43" w14:textId="6517E5CE" w:rsidR="00145DBB" w:rsidRPr="00365409" w:rsidRDefault="00F0084E" w:rsidP="00605384">
      <w:pPr>
        <w:pStyle w:val="StandardWeb"/>
        <w:jc w:val="both"/>
        <w:rPr>
          <w:lang w:val="en-US"/>
        </w:rPr>
      </w:pPr>
      <w:r w:rsidRPr="00365409">
        <w:rPr>
          <w:lang w:val="en-US"/>
        </w:rPr>
        <w:t xml:space="preserve">Draining </w:t>
      </w:r>
      <w:r w:rsidR="00145DBB">
        <w:rPr>
          <w:lang w:val="en-US"/>
        </w:rPr>
        <w:t>[</w:t>
      </w:r>
      <w:r w:rsidRPr="00365409">
        <w:rPr>
          <w:lang w:val="en-US"/>
        </w:rPr>
        <w:t>ultimately</w:t>
      </w:r>
      <w:r w:rsidR="00145DBB">
        <w:rPr>
          <w:lang w:val="en-US"/>
        </w:rPr>
        <w:t>]</w:t>
      </w:r>
      <w:r w:rsidRPr="00365409">
        <w:rPr>
          <w:lang w:val="en-US"/>
        </w:rPr>
        <w:t xml:space="preserve"> into the ocean [WMO, 2016).</w:t>
      </w:r>
    </w:p>
    <w:p w14:paraId="096E725F" w14:textId="77777777" w:rsidR="00807D2F" w:rsidRDefault="00807D2F" w:rsidP="00450C77">
      <w:pPr>
        <w:pStyle w:val="TermNum"/>
        <w:jc w:val="both"/>
        <w:rPr>
          <w:lang w:val="en-US"/>
        </w:rPr>
      </w:pPr>
      <w:bookmarkStart w:id="22"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Default="00463826" w:rsidP="00450C77">
      <w:pPr>
        <w:pStyle w:val="StandardWeb"/>
        <w:jc w:val="both"/>
        <w:rPr>
          <w:lang w:val="en-US"/>
        </w:rPr>
      </w:pPr>
      <w:r w:rsidRPr="008E510D">
        <w:rPr>
          <w:lang w:val="en-US"/>
        </w:rPr>
        <w:t>Abstraction of real-world phenomena. [ISO 19101]</w:t>
      </w:r>
    </w:p>
    <w:p w14:paraId="3CBA77D4" w14:textId="77777777" w:rsidR="00053564" w:rsidRDefault="00053564" w:rsidP="00365409">
      <w:pPr>
        <w:pStyle w:val="TermNum"/>
      </w:pPr>
    </w:p>
    <w:p w14:paraId="7C665371" w14:textId="5D95F6BD" w:rsidR="00053564" w:rsidRDefault="00053564" w:rsidP="00365409">
      <w:pPr>
        <w:pStyle w:val="TermNum"/>
        <w:numPr>
          <w:ilvl w:val="0"/>
          <w:numId w:val="0"/>
        </w:numPr>
      </w:pPr>
      <w:r>
        <w:t>flow path (also flow</w:t>
      </w:r>
      <w:r w:rsidR="005A640F">
        <w:t>path</w:t>
      </w:r>
      <w:r>
        <w:t>)</w:t>
      </w:r>
    </w:p>
    <w:p w14:paraId="7C9C1593" w14:textId="0B72A561"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and associated with left-bank and right-bank catchment faces. The concept of an edge bounded by nodes is described in detail in the ISO topology model [ISO19107]. </w:t>
      </w:r>
    </w:p>
    <w:p w14:paraId="7BC65DCB" w14:textId="585FC75C" w:rsidR="00D93796" w:rsidRDefault="00D93796" w:rsidP="00365409">
      <w:pPr>
        <w:pStyle w:val="StandardWeb"/>
        <w:jc w:val="both"/>
        <w:rPr>
          <w:lang w:val="en-US"/>
        </w:rPr>
      </w:pPr>
      <w:r>
        <w:rPr>
          <w:lang w:val="en-US"/>
        </w:rPr>
        <w:t>NOTE 1: With respect to the river positioning system described in this standard, the flow path</w:t>
      </w:r>
      <w:r w:rsidRPr="001214AF">
        <w:rPr>
          <w:lang w:val="en-US"/>
        </w:rPr>
        <w:t xml:space="preserve"> forms the </w:t>
      </w:r>
      <w:r>
        <w:rPr>
          <w:lang w:val="en-US"/>
        </w:rPr>
        <w:t>axis</w:t>
      </w:r>
      <w:r w:rsidRPr="001214AF">
        <w:rPr>
          <w:lang w:val="en-US"/>
        </w:rPr>
        <w:t xml:space="preserve"> in a linear coordinate system</w:t>
      </w:r>
      <w:r>
        <w:rPr>
          <w:lang w:val="en-US"/>
        </w:rPr>
        <w:t>.</w:t>
      </w:r>
      <w:r w:rsidRPr="001214AF">
        <w:rPr>
          <w:lang w:val="en-US"/>
        </w:rPr>
        <w:t xml:space="preserve"> </w:t>
      </w:r>
      <w:r>
        <w:rPr>
          <w:lang w:val="en-US"/>
        </w:rPr>
        <w:t>This corresponds to the linear element ‘</w:t>
      </w:r>
      <w:r w:rsidRPr="00D93796">
        <w:rPr>
          <w:lang w:val="en-US"/>
        </w:rPr>
        <w:t>that serves as the axis along which linear referencing is performed’</w:t>
      </w:r>
      <w:r>
        <w:rPr>
          <w:lang w:val="en-US"/>
        </w:rPr>
        <w:t xml:space="preserve"> as described in</w:t>
      </w:r>
      <w:r w:rsidRPr="00D93796">
        <w:rPr>
          <w:lang w:val="en-US"/>
        </w:rPr>
        <w:t xml:space="preserve"> </w:t>
      </w:r>
      <w:r w:rsidRPr="00DE6827">
        <w:rPr>
          <w:lang w:val="en-US"/>
        </w:rPr>
        <w:t>the OGC Abstract Specification Topic 19, Linear referencing</w:t>
      </w:r>
      <w:r w:rsidRPr="00DE6827" w:rsidDel="00E05B9E">
        <w:rPr>
          <w:lang w:val="en-US"/>
        </w:rPr>
        <w:t xml:space="preserve"> </w:t>
      </w:r>
      <w:r>
        <w:rPr>
          <w:lang w:val="en-US"/>
        </w:rPr>
        <w:t>[</w:t>
      </w:r>
      <w:ins w:id="23" w:author="GRDC/ID" w:date="2016-10-11T16:16:00Z">
        <w:r w:rsidR="000E41C9">
          <w:rPr>
            <w:lang w:val="en-US"/>
          </w:rPr>
          <w:t xml:space="preserve">aka </w:t>
        </w:r>
      </w:ins>
      <w:r>
        <w:rPr>
          <w:lang w:val="en-US"/>
        </w:rPr>
        <w:t>ISO 19148].</w:t>
      </w:r>
    </w:p>
    <w:p w14:paraId="67D549F7" w14:textId="37AA01CC" w:rsidR="00053564" w:rsidRDefault="00556C82" w:rsidP="00D93796">
      <w:pPr>
        <w:pStyle w:val="StandardWeb"/>
        <w:jc w:val="both"/>
        <w:rPr>
          <w:rFonts w:ascii="ArialMT" w:hAnsi="ArialMT" w:cs="ArialMT"/>
          <w:sz w:val="20"/>
          <w:szCs w:val="20"/>
        </w:rPr>
      </w:pPr>
      <w:r>
        <w:rPr>
          <w:lang w:val="en-US"/>
        </w:rPr>
        <w:lastRenderedPageBreak/>
        <w:t>NOTE</w:t>
      </w:r>
      <w:r w:rsidR="00D93796">
        <w:rPr>
          <w:lang w:val="en-US"/>
        </w:rPr>
        <w:t xml:space="preserve"> 2</w:t>
      </w:r>
      <w:r>
        <w:rPr>
          <w:lang w:val="en-US"/>
        </w:rPr>
        <w:t xml:space="preserve">: </w:t>
      </w:r>
      <w:r w:rsidR="00053564" w:rsidRPr="00365409">
        <w:rPr>
          <w:lang w:val="en-US"/>
        </w:rPr>
        <w:t xml:space="preserve">Hydrologically, the flow path references the </w:t>
      </w:r>
      <w:r w:rsidR="00053564" w:rsidRPr="00365409">
        <w:rPr>
          <w:i/>
          <w:lang w:val="en-US"/>
        </w:rPr>
        <w:t>path line</w:t>
      </w:r>
      <w:r w:rsidR="00053564" w:rsidRPr="00365409">
        <w:rPr>
          <w:i/>
        </w:rPr>
        <w:t xml:space="preserve"> </w:t>
      </w:r>
      <w:r w:rsidR="00053564" w:rsidRPr="00365409">
        <w:rPr>
          <w:lang w:val="en-US"/>
        </w:rPr>
        <w:t xml:space="preserve">described by a moving particle of water </w:t>
      </w:r>
      <w:r w:rsidR="003602D6">
        <w:rPr>
          <w:lang w:val="en-US"/>
        </w:rPr>
        <w:t>[9]</w:t>
      </w:r>
      <w:r w:rsidR="00053564" w:rsidRPr="00365409">
        <w:rPr>
          <w:lang w:val="en-US"/>
        </w:rPr>
        <w:t xml:space="preserve">. </w:t>
      </w:r>
    </w:p>
    <w:p w14:paraId="229A210E" w14:textId="77777777" w:rsidR="00053564" w:rsidRDefault="00053564" w:rsidP="00365409">
      <w:pPr>
        <w:pStyle w:val="TermNum"/>
      </w:pPr>
    </w:p>
    <w:p w14:paraId="7C8380E9" w14:textId="1F9E1583" w:rsidR="00053564" w:rsidRDefault="00053564" w:rsidP="00365409">
      <w:pPr>
        <w:pStyle w:val="TermNum"/>
        <w:numPr>
          <w:ilvl w:val="0"/>
          <w:numId w:val="0"/>
        </w:numPr>
      </w:pPr>
      <w:r>
        <w:t>flow line (also flowline)</w:t>
      </w:r>
    </w:p>
    <w:p w14:paraId="5BF57855" w14:textId="77777777" w:rsidR="00053564" w:rsidRPr="00365409" w:rsidRDefault="00053564" w:rsidP="00365409">
      <w:pPr>
        <w:pStyle w:val="StandardWeb"/>
        <w:jc w:val="both"/>
        <w:rPr>
          <w:lang w:val="en-US"/>
        </w:rPr>
      </w:pPr>
      <w:r w:rsidRPr="00365409">
        <w:rPr>
          <w:lang w:val="en-US"/>
        </w:rPr>
        <w:t xml:space="preserve">Geometric representation of the (topological) flow path, usually a geometric curve. </w:t>
      </w:r>
    </w:p>
    <w:p w14:paraId="6F2DA7A0" w14:textId="47269855" w:rsidR="00053564" w:rsidRPr="008E510D" w:rsidRDefault="00556C82" w:rsidP="00450C77">
      <w:pPr>
        <w:pStyle w:val="StandardWeb"/>
        <w:jc w:val="both"/>
        <w:rPr>
          <w:lang w:val="en-US"/>
        </w:rPr>
      </w:pPr>
      <w:r>
        <w:rPr>
          <w:lang w:val="en-US"/>
        </w:rPr>
        <w:t xml:space="preserve">NOTE: </w:t>
      </w:r>
      <w:r w:rsidR="00053564" w:rsidRPr="00365409">
        <w:rPr>
          <w:lang w:val="en-US"/>
        </w:rPr>
        <w:t xml:space="preserve">This definition references the  definition of a </w:t>
      </w:r>
      <w:r w:rsidR="00053564" w:rsidRPr="00365409">
        <w:rPr>
          <w:i/>
          <w:lang w:val="en-US"/>
        </w:rPr>
        <w:t>path-line</w:t>
      </w:r>
      <w:r w:rsidR="00053564" w:rsidRPr="00365409">
        <w:rPr>
          <w:lang w:val="en-US"/>
        </w:rPr>
        <w:t xml:space="preserve"> </w:t>
      </w:r>
      <w:r w:rsidR="003602D6">
        <w:rPr>
          <w:lang w:val="en-US"/>
        </w:rPr>
        <w:t>[9]</w:t>
      </w:r>
      <w:r w:rsidR="00053564" w:rsidRPr="00365409">
        <w:rPr>
          <w:lang w:val="en-US"/>
        </w:rPr>
        <w:t xml:space="preserve"> through using the synonym </w:t>
      </w:r>
      <w:r w:rsidR="00053564" w:rsidRPr="00365409">
        <w:rPr>
          <w:i/>
        </w:rPr>
        <w:t>flow line</w:t>
      </w:r>
      <w:r w:rsidR="00053564" w:rsidRPr="00365409">
        <w:rPr>
          <w:lang w:val="en-US"/>
        </w:rPr>
        <w:t xml:space="preserve"> to express the geometric representation of the flow path. </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2EAED34A" w:rsidR="00463826" w:rsidRPr="008E510D" w:rsidRDefault="00463826" w:rsidP="00450C77">
      <w:pPr>
        <w:pStyle w:val="StandardWeb"/>
        <w:jc w:val="both"/>
        <w:rPr>
          <w:lang w:val="en-US"/>
        </w:rPr>
      </w:pPr>
      <w:r w:rsidRPr="008E510D">
        <w:rPr>
          <w:lang w:val="en-US"/>
        </w:rPr>
        <w:t xml:space="preserve">Aggregate of rivers and other permanent or temporary </w:t>
      </w:r>
      <w:r w:rsidR="00CC6BA3" w:rsidRPr="008E510D">
        <w:rPr>
          <w:lang w:val="en-US"/>
        </w:rPr>
        <w:t>water</w:t>
      </w:r>
      <w:r w:rsidR="00CC6BA3">
        <w:rPr>
          <w:lang w:val="en-US"/>
        </w:rPr>
        <w:t xml:space="preserve"> bodies</w:t>
      </w:r>
      <w:r w:rsidRPr="008E510D">
        <w:rPr>
          <w:lang w:val="en-US"/>
        </w:rPr>
        <w:t xml:space="preserve">, </w:t>
      </w:r>
      <w:r w:rsidR="00552B26">
        <w:rPr>
          <w:lang w:val="en-US"/>
        </w:rPr>
        <w:t>including</w:t>
      </w:r>
      <w:r w:rsidRPr="008E510D">
        <w:rPr>
          <w:lang w:val="en-US"/>
        </w:rPr>
        <w:t xml:space="preserve"> lakes and reservoirs </w:t>
      </w:r>
      <w:r w:rsidR="003602D6">
        <w:rPr>
          <w:lang w:val="en-US"/>
        </w:rPr>
        <w:t>[9]</w:t>
      </w:r>
      <w:r w:rsidR="00CC6BA3">
        <w:rPr>
          <w:lang w:val="en-US"/>
        </w:rPr>
        <w:t xml:space="preserve">, </w:t>
      </w:r>
      <w:r w:rsidR="00CC6BA3">
        <w:t>standing in depressions or moving in channels.</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403DB6F8" w14:textId="77777777" w:rsidR="001A3F5C" w:rsidRDefault="001A3F5C" w:rsidP="001A3F5C">
      <w:pPr>
        <w:pStyle w:val="TermNum"/>
      </w:pPr>
    </w:p>
    <w:p w14:paraId="61F80C1D" w14:textId="55C04B4D" w:rsidR="00463826" w:rsidRPr="001A3F5C" w:rsidRDefault="00463826" w:rsidP="001A3F5C">
      <w:pPr>
        <w:pStyle w:val="TermNum"/>
        <w:numPr>
          <w:ilvl w:val="0"/>
          <w:numId w:val="0"/>
        </w:numPr>
      </w:pPr>
      <w:r w:rsidRPr="001A3F5C">
        <w:t>hydrologic complex</w:t>
      </w:r>
    </w:p>
    <w:p w14:paraId="03F59353" w14:textId="3239051B" w:rsidR="00463826" w:rsidRPr="008E510D" w:rsidRDefault="00463826" w:rsidP="00450C77">
      <w:pPr>
        <w:pStyle w:val="StandardWeb"/>
        <w:jc w:val="both"/>
        <w:rPr>
          <w:lang w:val="en-US"/>
        </w:rPr>
      </w:pPr>
      <w:r w:rsidRPr="008E510D">
        <w:rPr>
          <w:lang w:val="en-US"/>
        </w:rPr>
        <w:t xml:space="preserve">Collection of separate hydrologic features </w:t>
      </w:r>
      <w:r w:rsidR="004423BE">
        <w:rPr>
          <w:lang w:val="en-US"/>
        </w:rPr>
        <w:t xml:space="preserve">forming a </w:t>
      </w:r>
      <w:r w:rsidRPr="008E510D">
        <w:rPr>
          <w:lang w:val="en-US"/>
        </w:rPr>
        <w:t>closed</w:t>
      </w:r>
      <w:r w:rsidR="007267C1">
        <w:rPr>
          <w:lang w:val="en-US"/>
        </w:rPr>
        <w:t>, hydrologically determined</w:t>
      </w:r>
      <w:r w:rsidRPr="008E510D">
        <w:rPr>
          <w:lang w:val="en-US"/>
        </w:rPr>
        <w:t xml:space="preserve"> </w:t>
      </w:r>
      <w:r w:rsidR="004423BE">
        <w:rPr>
          <w:lang w:val="en-US"/>
        </w:rPr>
        <w:t xml:space="preserve">system </w:t>
      </w:r>
      <w:r w:rsidRPr="008E510D">
        <w:rPr>
          <w:lang w:val="en-US"/>
        </w:rPr>
        <w:t>where the union of catchment</w:t>
      </w:r>
      <w:r w:rsidR="004423BE">
        <w:rPr>
          <w:lang w:val="en-US"/>
        </w:rPr>
        <w:t>(s)</w:t>
      </w:r>
      <w:r w:rsidRPr="008E510D">
        <w:rPr>
          <w:lang w:val="en-US"/>
        </w:rPr>
        <w:t xml:space="preserve"> and </w:t>
      </w:r>
      <w:r w:rsidR="004423BE">
        <w:rPr>
          <w:lang w:val="en-US"/>
        </w:rPr>
        <w:t>a</w:t>
      </w:r>
      <w:r w:rsidRPr="008E510D">
        <w:rPr>
          <w:lang w:val="en-US"/>
        </w:rPr>
        <w:t xml:space="preserve"> common outlet (conceptualized as </w:t>
      </w:r>
      <w:r w:rsidR="004423BE">
        <w:rPr>
          <w:lang w:val="en-US"/>
        </w:rPr>
        <w:t xml:space="preserve">an </w:t>
      </w:r>
      <w:r w:rsidRPr="008E510D">
        <w:rPr>
          <w:lang w:val="en-US"/>
        </w:rPr>
        <w:t xml:space="preserve">outfall) is realized by </w:t>
      </w:r>
      <w:r w:rsidR="004423BE">
        <w:rPr>
          <w:lang w:val="en-US"/>
        </w:rPr>
        <w:t xml:space="preserve">a ‘complex’ of </w:t>
      </w:r>
      <w:r w:rsidRPr="008E510D">
        <w:rPr>
          <w:lang w:val="en-US"/>
        </w:rPr>
        <w:t xml:space="preserve">hydrologic features. This concept </w:t>
      </w:r>
      <w:r w:rsidR="004423BE">
        <w:rPr>
          <w:lang w:val="en-US"/>
        </w:rPr>
        <w:t>is rooted in the idea of</w:t>
      </w:r>
      <w:r w:rsidRPr="008E510D">
        <w:rPr>
          <w:lang w:val="en-US"/>
        </w:rPr>
        <w:t xml:space="preserve"> topological clo</w:t>
      </w:r>
      <w:r w:rsidR="004423BE">
        <w:rPr>
          <w:lang w:val="en-US"/>
        </w:rPr>
        <w:t xml:space="preserve">sure of catchment and outfall </w:t>
      </w:r>
      <w:r w:rsidR="007267C1">
        <w:rPr>
          <w:lang w:val="en-US"/>
        </w:rPr>
        <w:t>such</w:t>
      </w:r>
      <w:r w:rsidRPr="008E510D">
        <w:rPr>
          <w:lang w:val="en-US"/>
        </w:rPr>
        <w:t xml:space="preserve"> that a realization of the logical catchment is always of higher topological dimension than the realization of the corresponding outfall. For example, a linear flowpath realizing a catchment may be understood as an edge between inflow and outflow nodes; the areal realization of a catchment as a face bounded by linear inflow and outflow.</w:t>
      </w:r>
    </w:p>
    <w:p w14:paraId="7F218202" w14:textId="6A74C0B6" w:rsidR="00463826" w:rsidRPr="008E510D" w:rsidRDefault="00463826" w:rsidP="00450C77">
      <w:pPr>
        <w:pStyle w:val="StandardWeb"/>
        <w:jc w:val="both"/>
        <w:rPr>
          <w:lang w:val="en-US"/>
        </w:rPr>
      </w:pPr>
      <w:r w:rsidRPr="008E510D">
        <w:rPr>
          <w:lang w:val="en-US"/>
        </w:rPr>
        <w:t>NOTE: Hydrologic determination means that any catchment has</w:t>
      </w:r>
      <w:r w:rsidR="007267C1">
        <w:rPr>
          <w:lang w:val="en-US"/>
        </w:rPr>
        <w:t xml:space="preserve"> a common outlet for its runoff.</w:t>
      </w:r>
      <w:r w:rsidRPr="008E510D">
        <w:rPr>
          <w:lang w:val="en-US"/>
        </w:rPr>
        <w:t xml:space="preserve"> </w:t>
      </w:r>
      <w:r w:rsidR="007267C1">
        <w:rPr>
          <w:lang w:val="en-US"/>
        </w:rPr>
        <w:t>A</w:t>
      </w:r>
      <w:r w:rsidRPr="008E510D">
        <w:rPr>
          <w:lang w:val="en-US"/>
        </w:rPr>
        <w:t xml:space="preserve">ny place to which water may flow </w:t>
      </w:r>
      <w:r w:rsidR="007267C1">
        <w:rPr>
          <w:lang w:val="en-US"/>
        </w:rPr>
        <w:t xml:space="preserve">can be </w:t>
      </w:r>
      <w:r w:rsidRPr="008E510D">
        <w:rPr>
          <w:lang w:val="en-US"/>
        </w:rPr>
        <w:t>associate</w:t>
      </w:r>
      <w:r w:rsidR="007267C1">
        <w:rPr>
          <w:lang w:val="en-US"/>
        </w:rPr>
        <w:t>d with</w:t>
      </w:r>
      <w:r w:rsidRPr="008E510D">
        <w:rPr>
          <w:lang w:val="en-US"/>
        </w:rPr>
        <w:t xml:space="preserve"> a corresponding catchment, even if catchment and outfall may be </w:t>
      </w:r>
      <w:r w:rsidR="007267C1">
        <w:rPr>
          <w:lang w:val="en-US"/>
        </w:rPr>
        <w:t xml:space="preserve">unknown or </w:t>
      </w:r>
      <w:r w:rsidR="003037AB">
        <w:rPr>
          <w:lang w:val="en-US"/>
        </w:rPr>
        <w:t xml:space="preserve">not </w:t>
      </w:r>
      <w:r w:rsidR="007267C1">
        <w:rPr>
          <w:lang w:val="en-US"/>
        </w:rPr>
        <w:t>represented</w:t>
      </w:r>
      <w:r w:rsidRPr="008E510D">
        <w:rPr>
          <w:lang w:val="en-US"/>
        </w:rPr>
        <w:t xml:space="preserv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226003B7" w:rsidR="00463826" w:rsidRPr="008E510D" w:rsidRDefault="00463826" w:rsidP="00450C77">
      <w:pPr>
        <w:pStyle w:val="StandardWeb"/>
        <w:jc w:val="both"/>
        <w:rPr>
          <w:lang w:val="en-US"/>
        </w:rPr>
      </w:pPr>
      <w:r w:rsidRPr="008E510D">
        <w:rPr>
          <w:lang w:val="en-US"/>
        </w:rPr>
        <w:t>Feature of a type defined in the hydrology domain</w:t>
      </w:r>
      <w:r w:rsidR="00552B26">
        <w:rPr>
          <w:lang w:val="en-US"/>
        </w:rPr>
        <w:t>,</w:t>
      </w:r>
      <w:r w:rsidRPr="008E510D">
        <w:rPr>
          <w:lang w:val="en-US"/>
        </w:rPr>
        <w:t xml:space="preserv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DC354E2"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w:t>
      </w:r>
      <w:r w:rsidR="00552B26">
        <w:rPr>
          <w:lang w:val="en-US"/>
        </w:rPr>
        <w:t xml:space="preserve">logical </w:t>
      </w:r>
      <w:r w:rsidR="00463826" w:rsidRPr="008E510D">
        <w:rPr>
          <w:lang w:val="en-US"/>
        </w:rPr>
        <w:t xml:space="preserve">concept within </w:t>
      </w:r>
      <w:r>
        <w:rPr>
          <w:lang w:val="en-US"/>
        </w:rPr>
        <w:t>the</w:t>
      </w:r>
      <w:r w:rsidR="00463826" w:rsidRPr="008E510D">
        <w:rPr>
          <w:lang w:val="en-US"/>
        </w:rPr>
        <w:t xml:space="preserve"> hydrologic complex.</w:t>
      </w:r>
      <w:r w:rsidR="009D4186">
        <w:rPr>
          <w:lang w:val="en-US"/>
        </w:rPr>
        <w:t xml:space="preserve"> Example: Hydrographic network realizing the logical catchment as network of one-dimensional </w:t>
      </w:r>
      <w:proofErr w:type="spellStart"/>
      <w:r w:rsidR="009D4186">
        <w:rPr>
          <w:lang w:val="en-US"/>
        </w:rPr>
        <w:t>flowpaths</w:t>
      </w:r>
      <w:proofErr w:type="spellEnd"/>
      <w:r w:rsidR="009D4186">
        <w:rPr>
          <w:lang w:val="en-US"/>
        </w:rPr>
        <w:t>.</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25C1EEAD" w:rsidR="00463826" w:rsidRPr="008E510D" w:rsidRDefault="00463826" w:rsidP="00450C77">
      <w:pPr>
        <w:pStyle w:val="StandardWeb"/>
        <w:jc w:val="both"/>
        <w:rPr>
          <w:lang w:val="en-US"/>
        </w:rPr>
      </w:pPr>
      <w:r w:rsidRPr="008E510D">
        <w:rPr>
          <w:lang w:val="en-US"/>
        </w:rPr>
        <w:t xml:space="preserve">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t>
      </w:r>
      <w:r w:rsidR="003602D6">
        <w:rPr>
          <w:lang w:val="en-US"/>
        </w:rPr>
        <w:t>[9]</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4B77F7C6" w14:textId="2C603533" w:rsidR="00E357E5" w:rsidRDefault="00463826" w:rsidP="00450C77">
      <w:pPr>
        <w:pStyle w:val="StandardWeb"/>
        <w:jc w:val="both"/>
        <w:rPr>
          <w:lang w:val="en-US"/>
        </w:rPr>
      </w:pPr>
      <w:r w:rsidRPr="008E510D">
        <w:rPr>
          <w:lang w:val="en-US"/>
        </w:rPr>
        <w:t xml:space="preserve">Feature of a type </w:t>
      </w:r>
      <w:r w:rsidR="000605D4">
        <w:rPr>
          <w:lang w:val="en-US"/>
        </w:rPr>
        <w:t xml:space="preserve">which denotes </w:t>
      </w:r>
      <w:r w:rsidR="000605D4" w:rsidRPr="008E510D">
        <w:rPr>
          <w:lang w:val="en-US"/>
        </w:rPr>
        <w:t xml:space="preserve">a physical structure intended to observe properties of a hydrologic </w:t>
      </w:r>
      <w:r w:rsidR="00E357E5" w:rsidRPr="008E510D">
        <w:rPr>
          <w:lang w:val="en-US"/>
        </w:rPr>
        <w:t xml:space="preserve">feature. </w:t>
      </w:r>
    </w:p>
    <w:p w14:paraId="21F3F056" w14:textId="6CFDC8EE" w:rsidR="00286014" w:rsidRDefault="00E357E5" w:rsidP="00450C77">
      <w:pPr>
        <w:pStyle w:val="StandardWeb"/>
        <w:jc w:val="both"/>
        <w:rPr>
          <w:lang w:val="en-US"/>
        </w:rPr>
      </w:pPr>
      <w:r w:rsidRPr="008E510D">
        <w:rPr>
          <w:lang w:val="en-US"/>
        </w:rPr>
        <w:t>NOTE</w:t>
      </w:r>
      <w:r w:rsidR="00463826" w:rsidRPr="008E510D">
        <w:rPr>
          <w:lang w:val="en-US"/>
        </w:rPr>
        <w:t xml:space="preserve">: </w:t>
      </w:r>
      <w:r w:rsidR="00286014" w:rsidRPr="00C25AD2">
        <w:rPr>
          <w:lang w:val="en-US"/>
        </w:rPr>
        <w:t xml:space="preserve">This definition references the  definition of a </w:t>
      </w:r>
      <w:r w:rsidR="00286014">
        <w:rPr>
          <w:i/>
          <w:lang w:val="en-US"/>
        </w:rPr>
        <w:t xml:space="preserve">hydrometric station </w:t>
      </w:r>
      <w:r w:rsidR="00286014">
        <w:t>at which data on water in rivers, lakes or reservoirs are obtained on physical a</w:t>
      </w:r>
      <w:r w:rsidR="000605D4">
        <w:t>nd chemical properties of water</w:t>
      </w:r>
      <w:r w:rsidR="00286014">
        <w:t xml:space="preserve"> </w:t>
      </w:r>
      <w:r w:rsidR="003602D6">
        <w:rPr>
          <w:lang w:val="en-US"/>
        </w:rPr>
        <w:t>[9]</w:t>
      </w:r>
      <w:r w:rsidR="000605D4">
        <w:rPr>
          <w:lang w:val="en-US"/>
        </w:rPr>
        <w:t xml:space="preserve">. </w:t>
      </w:r>
      <w:r w:rsidR="007526FB">
        <w:rPr>
          <w:lang w:val="en-US"/>
        </w:rPr>
        <w:t>A</w:t>
      </w:r>
      <w:r w:rsidR="007526FB" w:rsidRPr="007526FB">
        <w:rPr>
          <w:lang w:val="en-US"/>
        </w:rPr>
        <w:t xml:space="preserve"> hydrometric feature may be a composite station configured by arranging several monitoring components.</w:t>
      </w:r>
      <w:r w:rsidR="007526FB" w:rsidRPr="007526FB">
        <w:rPr>
          <w:rFonts w:ascii="Segoe UI" w:hAnsi="Segoe UI" w:cs="Segoe UI"/>
          <w:sz w:val="18"/>
          <w:szCs w:val="18"/>
        </w:rPr>
        <w:t xml:space="preserve"> </w:t>
      </w:r>
      <w:r w:rsidR="00463826" w:rsidRPr="008E510D">
        <w:rPr>
          <w:lang w:val="en-US"/>
        </w:rPr>
        <w:t xml:space="preserve">Used to sample a hydrologic feature, a hydrometric feature may be considered a </w:t>
      </w:r>
      <w:r w:rsidR="00463826" w:rsidRPr="00E357E5">
        <w:rPr>
          <w:i/>
          <w:lang w:val="en-US"/>
        </w:rPr>
        <w:t>sampling feature</w:t>
      </w:r>
      <w:r w:rsidR="00463826" w:rsidRPr="008E510D">
        <w:rPr>
          <w:lang w:val="en-US"/>
        </w:rPr>
        <w:t xml:space="preserve"> of </w:t>
      </w:r>
      <w:r>
        <w:rPr>
          <w:lang w:val="en-US"/>
        </w:rPr>
        <w:t>defined in the ISO Observation model</w:t>
      </w:r>
      <w:r w:rsidR="00463826" w:rsidRPr="008E510D">
        <w:rPr>
          <w:lang w:val="en-US"/>
        </w:rPr>
        <w:t xml:space="preserve">. A sampling feature is described in general in </w:t>
      </w:r>
      <w:r w:rsidR="001E2095">
        <w:rPr>
          <w:lang w:val="en-US"/>
        </w:rPr>
        <w:t>ISO 19156: Observation and Measurement</w:t>
      </w:r>
      <w:r w:rsidR="00463826"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w:t>
      </w:r>
      <w:proofErr w:type="spellStart"/>
      <w:r w:rsidR="00A73CDA">
        <w:rPr>
          <w:lang w:val="en-US"/>
        </w:rPr>
        <w:t>Timeseries</w:t>
      </w:r>
      <w:proofErr w:type="spellEnd"/>
      <w:r w:rsidR="00A73CDA">
        <w:rPr>
          <w:lang w:val="en-US"/>
        </w:rPr>
        <w:t xml:space="preserve"> standard </w:t>
      </w:r>
      <w:r w:rsidR="00463826" w:rsidRPr="008E510D">
        <w:rPr>
          <w:lang w:val="en-US"/>
        </w:rPr>
        <w:t>[</w:t>
      </w:r>
      <w:r w:rsidR="00110451">
        <w:rPr>
          <w:lang w:val="en-US"/>
        </w:rPr>
        <w:t>4</w:t>
      </w:r>
      <w:r w:rsidR="00463826" w:rsidRPr="008E510D">
        <w:rPr>
          <w:lang w:val="en-US"/>
        </w:rPr>
        <w:t>].</w:t>
      </w:r>
    </w:p>
    <w:p w14:paraId="0B3C874C" w14:textId="77777777" w:rsidR="00556C82" w:rsidRPr="001A3F5C" w:rsidRDefault="00556C82" w:rsidP="001A3F5C">
      <w:pPr>
        <w:pStyle w:val="TermNum"/>
      </w:pPr>
    </w:p>
    <w:p w14:paraId="63C6570A" w14:textId="533F1C94" w:rsidR="00CC6BA3" w:rsidRPr="001A3F5C" w:rsidRDefault="00CC6BA3" w:rsidP="004879CE">
      <w:pPr>
        <w:pStyle w:val="TermNum"/>
        <w:numPr>
          <w:ilvl w:val="0"/>
          <w:numId w:val="0"/>
        </w:numPr>
      </w:pPr>
      <w:r w:rsidRPr="001A3F5C">
        <w:t>hydrometric network</w:t>
      </w:r>
    </w:p>
    <w:p w14:paraId="48C23C75" w14:textId="2703C585" w:rsidR="00CC6BA3" w:rsidRDefault="00605384" w:rsidP="00CC6BA3">
      <w:pPr>
        <w:pStyle w:val="StandardWeb"/>
        <w:jc w:val="both"/>
        <w:rPr>
          <w:lang w:val="en-US"/>
        </w:rPr>
      </w:pPr>
      <w:r>
        <w:rPr>
          <w:lang w:val="en-US"/>
        </w:rPr>
        <w:t>A</w:t>
      </w:r>
      <w:r w:rsidR="00CC6BA3" w:rsidRPr="00365409">
        <w:rPr>
          <w:lang w:val="en-US"/>
        </w:rPr>
        <w:t>ggregate of logically connected monitoring stations</w:t>
      </w:r>
      <w:r w:rsidR="00CC6BA3">
        <w:rPr>
          <w:lang w:val="en-US"/>
        </w:rPr>
        <w:t xml:space="preserve"> used </w:t>
      </w:r>
      <w:r w:rsidR="00556C82">
        <w:rPr>
          <w:lang w:val="en-US"/>
        </w:rPr>
        <w:t>for hydrologic observation.</w:t>
      </w:r>
    </w:p>
    <w:p w14:paraId="3277D36F" w14:textId="202458D0" w:rsidR="00CC6BA3" w:rsidRPr="00365409" w:rsidRDefault="00556C82" w:rsidP="007526FB">
      <w:pPr>
        <w:pStyle w:val="StandardWeb"/>
        <w:jc w:val="both"/>
        <w:rPr>
          <w:rFonts w:ascii="Segoe UI" w:hAnsi="Segoe UI" w:cs="Segoe UI"/>
          <w:sz w:val="18"/>
          <w:szCs w:val="18"/>
        </w:rPr>
      </w:pPr>
      <w:r>
        <w:rPr>
          <w:lang w:val="en-US"/>
        </w:rPr>
        <w:t>NOTE</w:t>
      </w:r>
      <w:r w:rsidR="00CC6BA3" w:rsidRPr="00C25AD2">
        <w:rPr>
          <w:lang w:val="en-US"/>
        </w:rPr>
        <w:t xml:space="preserve">: This definition references the  definition of a </w:t>
      </w:r>
      <w:r w:rsidR="00CC6BA3">
        <w:rPr>
          <w:i/>
          <w:lang w:val="en-US"/>
        </w:rPr>
        <w:t xml:space="preserve">hydrological network </w:t>
      </w:r>
      <w:r w:rsidR="00CC6BA3">
        <w:t xml:space="preserve">hydrological stations and observing posts situated within catchment in such a way as to provide the means of studying the hydrological regime </w:t>
      </w:r>
      <w:r w:rsidR="003602D6">
        <w:rPr>
          <w:lang w:val="en-US"/>
        </w:rPr>
        <w:t>[9]</w:t>
      </w:r>
      <w:r w:rsidR="00CC6BA3">
        <w:rPr>
          <w:lang w:val="en-US"/>
        </w:rPr>
        <w:t>.</w:t>
      </w:r>
      <w:r w:rsidR="00CC6BA3" w:rsidRPr="00C25AD2">
        <w:rPr>
          <w:lang w:val="en-US"/>
        </w:rPr>
        <w:t xml:space="preserve"> </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22B44E3E" w:rsidR="00463826" w:rsidRDefault="00463826" w:rsidP="00450C77">
      <w:pPr>
        <w:pStyle w:val="StandardWeb"/>
        <w:jc w:val="both"/>
        <w:rPr>
          <w:lang w:val="en-US"/>
        </w:rPr>
      </w:pPr>
      <w:r w:rsidRPr="008E510D">
        <w:rPr>
          <w:lang w:val="en-US"/>
        </w:rPr>
        <w:t xml:space="preserve">Science of the measurement and analysis of water including methods, techniques and instrumentation used in hydrology </w:t>
      </w:r>
      <w:r w:rsidR="003602D6">
        <w:rPr>
          <w:lang w:val="en-US"/>
        </w:rPr>
        <w:t>[9]</w:t>
      </w:r>
      <w:r w:rsidR="004664CB">
        <w:rPr>
          <w:lang w:val="en-US"/>
        </w:rPr>
        <w:t>.</w:t>
      </w:r>
    </w:p>
    <w:p w14:paraId="691C2258" w14:textId="77777777" w:rsidR="004664CB" w:rsidRDefault="004664CB" w:rsidP="004664CB">
      <w:pPr>
        <w:pStyle w:val="TermNum"/>
      </w:pPr>
    </w:p>
    <w:p w14:paraId="6B31395F" w14:textId="167E32D0" w:rsidR="004879CE" w:rsidRDefault="004879CE" w:rsidP="004664CB">
      <w:pPr>
        <w:pStyle w:val="TermNum"/>
        <w:numPr>
          <w:ilvl w:val="0"/>
          <w:numId w:val="0"/>
        </w:numPr>
      </w:pPr>
      <w:r>
        <w:t>indirect position</w:t>
      </w:r>
    </w:p>
    <w:p w14:paraId="7A51EF75" w14:textId="77777777" w:rsidR="00EA61AB" w:rsidRDefault="004879CE" w:rsidP="00640D92">
      <w:pPr>
        <w:pStyle w:val="StandardWeb"/>
        <w:jc w:val="both"/>
        <w:rPr>
          <w:lang w:val="en-US"/>
        </w:rPr>
      </w:pPr>
      <w:r w:rsidRPr="004664CB">
        <w:rPr>
          <w:lang w:val="en-US"/>
        </w:rPr>
        <w:t xml:space="preserve">position describing </w:t>
      </w:r>
      <w:r w:rsidR="00EA61AB">
        <w:rPr>
          <w:lang w:val="en-US"/>
        </w:rPr>
        <w:t xml:space="preserve">the </w:t>
      </w:r>
      <w:r w:rsidR="004664CB" w:rsidRPr="004664CB">
        <w:rPr>
          <w:lang w:val="en-US"/>
        </w:rPr>
        <w:t xml:space="preserve"> </w:t>
      </w:r>
      <w:r w:rsidRPr="004664CB">
        <w:rPr>
          <w:lang w:val="en-US"/>
        </w:rPr>
        <w:t xml:space="preserve">location </w:t>
      </w:r>
      <w:r w:rsidR="00EA61AB">
        <w:rPr>
          <w:lang w:val="en-US"/>
        </w:rPr>
        <w:t xml:space="preserve">of a feature </w:t>
      </w:r>
      <w:r w:rsidRPr="004664CB">
        <w:rPr>
          <w:lang w:val="en-US"/>
        </w:rPr>
        <w:t xml:space="preserve">relative to </w:t>
      </w:r>
      <w:r w:rsidR="00640D92">
        <w:rPr>
          <w:lang w:val="en-US"/>
        </w:rPr>
        <w:t>the known location of another feature.</w:t>
      </w:r>
      <w:r w:rsidR="00EE12EA">
        <w:rPr>
          <w:lang w:val="en-US"/>
        </w:rPr>
        <w:t xml:space="preserve"> </w:t>
      </w:r>
    </w:p>
    <w:p w14:paraId="4925E384" w14:textId="345C5676" w:rsidR="00395DC4" w:rsidRDefault="00FA15A5" w:rsidP="00640D92">
      <w:pPr>
        <w:pStyle w:val="StandardWeb"/>
        <w:jc w:val="both"/>
        <w:rPr>
          <w:lang w:val="en-US"/>
        </w:rPr>
      </w:pPr>
      <w:r>
        <w:rPr>
          <w:lang w:val="en-US"/>
        </w:rPr>
        <w:t xml:space="preserve">Indirect position </w:t>
      </w:r>
      <w:r w:rsidR="00EE12EA">
        <w:rPr>
          <w:lang w:val="en-US"/>
        </w:rPr>
        <w:t>implies</w:t>
      </w:r>
      <w:r>
        <w:rPr>
          <w:lang w:val="en-US"/>
        </w:rPr>
        <w:t xml:space="preserve"> </w:t>
      </w:r>
      <w:r w:rsidR="00B37B77">
        <w:rPr>
          <w:lang w:val="en-US"/>
        </w:rPr>
        <w:t>a logical link between the feature to be placed and the referenced</w:t>
      </w:r>
      <w:r w:rsidR="00395DC4">
        <w:rPr>
          <w:lang w:val="en-US"/>
        </w:rPr>
        <w:t xml:space="preserve"> feature, along which the position can be determined. Recognizing the catchment as the logical link between inflow and outflow, the topological path realizing the catchment between inflow and outflow nodes can be used to </w:t>
      </w:r>
      <w:r w:rsidR="008C5B1C">
        <w:rPr>
          <w:lang w:val="en-US"/>
        </w:rPr>
        <w:t xml:space="preserve">place features along it. </w:t>
      </w:r>
      <w:r w:rsidR="00395DC4">
        <w:rPr>
          <w:lang w:val="en-US"/>
        </w:rPr>
        <w:t>Common example</w:t>
      </w:r>
      <w:r w:rsidR="008C5B1C">
        <w:rPr>
          <w:lang w:val="en-US"/>
        </w:rPr>
        <w:t>s</w:t>
      </w:r>
      <w:r w:rsidR="00395DC4">
        <w:rPr>
          <w:lang w:val="en-US"/>
        </w:rPr>
        <w:t xml:space="preserve"> in hydrology are the mileposts along a river referencing the source or/and the mouth. </w:t>
      </w:r>
    </w:p>
    <w:p w14:paraId="68601861" w14:textId="1D37E9D6" w:rsidR="00E05B9E" w:rsidRDefault="00E05B9E" w:rsidP="00E05B9E">
      <w:pPr>
        <w:pStyle w:val="StandardWeb"/>
        <w:jc w:val="both"/>
        <w:rPr>
          <w:lang w:val="en-US"/>
        </w:rPr>
      </w:pPr>
      <w:r>
        <w:t xml:space="preserve">NOTE: This </w:t>
      </w:r>
      <w:r w:rsidR="00EA61AB">
        <w:t xml:space="preserve">definition </w:t>
      </w:r>
      <w:r>
        <w:t xml:space="preserve">corresponds to the linear referencing concept as described in the </w:t>
      </w:r>
      <w:r w:rsidRPr="00B21FB6">
        <w:rPr>
          <w:rFonts w:eastAsia="MS Mincho"/>
          <w:lang w:val="en-AU"/>
        </w:rPr>
        <w:t xml:space="preserve">OGC Abstract Specification Topic 2, </w:t>
      </w:r>
      <w:r w:rsidRPr="00B21FB6">
        <w:t>Spatial referencing by coordinates</w:t>
      </w:r>
      <w:r w:rsidDel="00E05B9E">
        <w:t xml:space="preserve"> </w:t>
      </w:r>
      <w:r w:rsidRPr="00365409">
        <w:rPr>
          <w:lang w:val="en-US"/>
        </w:rPr>
        <w:t xml:space="preserve">[ISO 19111]. </w:t>
      </w:r>
    </w:p>
    <w:p w14:paraId="7775D9A3" w14:textId="77777777" w:rsidR="00164A2A" w:rsidRDefault="00164A2A" w:rsidP="00365409">
      <w:pPr>
        <w:pStyle w:val="TermNum"/>
      </w:pPr>
    </w:p>
    <w:p w14:paraId="37DD65B4" w14:textId="1B8E5D2F" w:rsidR="00164A2A" w:rsidRDefault="00164A2A" w:rsidP="00365409">
      <w:pPr>
        <w:pStyle w:val="TermNum"/>
        <w:numPr>
          <w:ilvl w:val="0"/>
          <w:numId w:val="0"/>
        </w:numPr>
      </w:pPr>
      <w:r>
        <w:t>interior catchment</w:t>
      </w:r>
    </w:p>
    <w:p w14:paraId="23EB955C" w14:textId="04A89132" w:rsidR="00164A2A" w:rsidRDefault="00164A2A" w:rsidP="00450C77">
      <w:pPr>
        <w:pStyle w:val="StandardWeb"/>
        <w:jc w:val="both"/>
        <w:rPr>
          <w:lang w:val="en-US"/>
        </w:rPr>
      </w:pPr>
      <w:r>
        <w:t>Catchment wherein all waters are collected endorheic</w:t>
      </w:r>
      <w:r w:rsidR="003037AB">
        <w:t>; an interior catchment is not</w:t>
      </w:r>
      <w:r>
        <w:t xml:space="preserve"> connected to other catchments.</w:t>
      </w:r>
      <w:r w:rsidR="0084673D">
        <w:t xml:space="preserve"> </w:t>
      </w:r>
    </w:p>
    <w:p w14:paraId="123C6835" w14:textId="3C80C7D0" w:rsidR="00164A2A" w:rsidRDefault="00556C82" w:rsidP="00450C77">
      <w:pPr>
        <w:pStyle w:val="StandardWeb"/>
        <w:jc w:val="both"/>
        <w:rPr>
          <w:lang w:val="en-US"/>
        </w:rPr>
      </w:pPr>
      <w:r>
        <w:rPr>
          <w:lang w:val="en-US"/>
        </w:rPr>
        <w:t>NOTE</w:t>
      </w:r>
      <w:r w:rsidR="00164A2A" w:rsidRPr="00C25AD2">
        <w:rPr>
          <w:lang w:val="en-US"/>
        </w:rPr>
        <w:t xml:space="preserve">: This definition </w:t>
      </w:r>
      <w:r w:rsidR="003037AB">
        <w:rPr>
          <w:lang w:val="en-US"/>
        </w:rPr>
        <w:t>is rooted</w:t>
      </w:r>
      <w:r w:rsidR="003037AB" w:rsidRPr="00C25AD2">
        <w:rPr>
          <w:lang w:val="en-US"/>
        </w:rPr>
        <w:t xml:space="preserve"> </w:t>
      </w:r>
      <w:r w:rsidR="0084673D">
        <w:rPr>
          <w:lang w:val="en-US"/>
        </w:rPr>
        <w:t xml:space="preserve">the </w:t>
      </w:r>
      <w:r w:rsidR="00164A2A" w:rsidRPr="00365409">
        <w:rPr>
          <w:i/>
          <w:lang w:val="en-US"/>
        </w:rPr>
        <w:t xml:space="preserve">blind </w:t>
      </w:r>
      <w:r w:rsidR="00164A2A" w:rsidRPr="00C25AD2">
        <w:rPr>
          <w:i/>
          <w:lang w:val="en-US"/>
        </w:rPr>
        <w:t xml:space="preserve">drainage </w:t>
      </w:r>
      <w:r w:rsidR="00164A2A" w:rsidRPr="00365409">
        <w:rPr>
          <w:lang w:val="en-US"/>
        </w:rPr>
        <w:t>pattern</w:t>
      </w:r>
      <w:r w:rsidR="00164A2A" w:rsidRPr="00C25AD2">
        <w:rPr>
          <w:lang w:val="en-US"/>
        </w:rPr>
        <w:t xml:space="preserve"> of </w:t>
      </w:r>
      <w:r w:rsidR="00164A2A">
        <w:t xml:space="preserve">collecting water in sinks or lakes not connected to streams </w:t>
      </w:r>
      <w:r w:rsidR="003602D6">
        <w:t>[9]</w:t>
      </w:r>
      <w:r w:rsidR="00164A2A">
        <w:rPr>
          <w:lang w:val="en-US"/>
        </w:rPr>
        <w:t>.</w:t>
      </w:r>
    </w:p>
    <w:p w14:paraId="49CE5C43" w14:textId="77777777" w:rsidR="00605384" w:rsidRDefault="00605384" w:rsidP="00365409">
      <w:pPr>
        <w:pStyle w:val="TermNum"/>
      </w:pPr>
    </w:p>
    <w:p w14:paraId="560A110B" w14:textId="07EC2C52" w:rsidR="004A04F6" w:rsidRDefault="00605384" w:rsidP="00365409">
      <w:pPr>
        <w:pStyle w:val="TermNum"/>
        <w:numPr>
          <w:ilvl w:val="0"/>
          <w:numId w:val="0"/>
        </w:numPr>
      </w:pPr>
      <w:r>
        <w:t>l</w:t>
      </w:r>
      <w:r w:rsidR="004A04F6">
        <w:t>ongitudinal section (of a stream)</w:t>
      </w:r>
    </w:p>
    <w:p w14:paraId="5B3CBB72" w14:textId="77777777" w:rsidR="004A04F6" w:rsidRPr="00365409" w:rsidRDefault="004A04F6" w:rsidP="00365409">
      <w:pPr>
        <w:pStyle w:val="StandardWeb"/>
        <w:jc w:val="both"/>
        <w:rPr>
          <w:lang w:val="en-US"/>
        </w:rPr>
      </w:pPr>
      <w:r w:rsidRPr="00365409">
        <w:rPr>
          <w:lang w:val="en-US"/>
        </w:rPr>
        <w:t>Vertical section of a stream in longitudinal direction.</w:t>
      </w:r>
    </w:p>
    <w:p w14:paraId="43EFE632" w14:textId="337E3D85" w:rsidR="004A04F6" w:rsidRPr="002858D1" w:rsidRDefault="004A04F6" w:rsidP="004A04F6">
      <w:pPr>
        <w:pStyle w:val="StandardWeb"/>
        <w:jc w:val="both"/>
        <w:rPr>
          <w:lang w:val="en-US"/>
        </w:rPr>
      </w:pPr>
      <w:r w:rsidRPr="002858D1">
        <w:rPr>
          <w:lang w:val="en-US"/>
        </w:rPr>
        <w:t xml:space="preserve">NOTE: </w:t>
      </w:r>
      <w:r w:rsidRPr="00365409">
        <w:rPr>
          <w:lang w:val="en-US"/>
        </w:rPr>
        <w:t xml:space="preserve">Note: This definition is rooted in the definition of a </w:t>
      </w:r>
      <w:r w:rsidRPr="00365409">
        <w:rPr>
          <w:i/>
          <w:lang w:val="en-US"/>
        </w:rPr>
        <w:t>longitudinal section</w:t>
      </w:r>
      <w:r w:rsidRPr="00365409">
        <w:rPr>
          <w:i/>
        </w:rPr>
        <w:t xml:space="preserve"> </w:t>
      </w:r>
      <w:r w:rsidRPr="00365409">
        <w:rPr>
          <w:lang w:val="en-US"/>
        </w:rPr>
        <w:t>along a channel at its cent</w:t>
      </w:r>
      <w:r w:rsidR="00D604FF">
        <w:rPr>
          <w:lang w:val="en-US"/>
        </w:rPr>
        <w:t>er</w:t>
      </w:r>
      <w:r w:rsidRPr="00365409">
        <w:rPr>
          <w:lang w:val="en-US"/>
        </w:rPr>
        <w:t xml:space="preserve"> line </w:t>
      </w:r>
      <w:r w:rsidR="003602D6">
        <w:rPr>
          <w:lang w:val="en-US"/>
        </w:rPr>
        <w:t>[9]</w:t>
      </w:r>
      <w:r w:rsidRPr="002858D1">
        <w:rPr>
          <w:lang w:val="en-US"/>
        </w:rPr>
        <w:t xml:space="preserve">, but generalized </w:t>
      </w:r>
      <w:r w:rsidR="00365409">
        <w:rPr>
          <w:lang w:val="en-US"/>
        </w:rPr>
        <w:t>for</w:t>
      </w:r>
      <w:r w:rsidR="00365409" w:rsidRPr="002858D1">
        <w:rPr>
          <w:lang w:val="en-US"/>
        </w:rPr>
        <w:t xml:space="preserve"> </w:t>
      </w:r>
      <w:r w:rsidRPr="002858D1">
        <w:rPr>
          <w:lang w:val="en-US"/>
        </w:rPr>
        <w:t xml:space="preserve">all types of vertical section </w:t>
      </w:r>
      <w:r w:rsidRPr="00365409">
        <w:rPr>
          <w:lang w:val="en-US"/>
        </w:rPr>
        <w:t>along a line.</w:t>
      </w:r>
    </w:p>
    <w:p w14:paraId="6221EE09" w14:textId="77777777" w:rsidR="004A04F6" w:rsidRDefault="004A04F6" w:rsidP="00365409">
      <w:pPr>
        <w:pStyle w:val="TermNum"/>
      </w:pPr>
    </w:p>
    <w:p w14:paraId="1F1144EA" w14:textId="3DAC49E2" w:rsidR="004A04F6" w:rsidRDefault="00605384" w:rsidP="00365409">
      <w:pPr>
        <w:pStyle w:val="TermNum"/>
        <w:numPr>
          <w:ilvl w:val="0"/>
          <w:numId w:val="0"/>
        </w:numPr>
      </w:pPr>
      <w:r>
        <w:t>l</w:t>
      </w:r>
      <w:r w:rsidR="004A04F6">
        <w:t>ongitudinal section (of a stream bed)</w:t>
      </w:r>
    </w:p>
    <w:p w14:paraId="1B182642" w14:textId="4F85630C" w:rsidR="004A04F6" w:rsidRPr="00365409" w:rsidRDefault="00365409" w:rsidP="00365409">
      <w:pPr>
        <w:pStyle w:val="StandardWeb"/>
        <w:jc w:val="both"/>
        <w:rPr>
          <w:lang w:val="en-US"/>
        </w:rPr>
      </w:pPr>
      <w:r>
        <w:rPr>
          <w:lang w:val="en-US"/>
        </w:rPr>
        <w:t>Longitudinal</w:t>
      </w:r>
      <w:r w:rsidR="004A04F6" w:rsidRPr="00365409">
        <w:rPr>
          <w:lang w:val="en-US"/>
        </w:rPr>
        <w:t xml:space="preserve"> section of a stream bed in a vertical plane. </w:t>
      </w:r>
    </w:p>
    <w:p w14:paraId="2757A59A" w14:textId="75BFA0CE" w:rsidR="004A04F6" w:rsidRPr="00365409" w:rsidRDefault="004A04F6" w:rsidP="00450C77">
      <w:pPr>
        <w:pStyle w:val="StandardWeb"/>
        <w:jc w:val="both"/>
      </w:pPr>
      <w:r>
        <w:rPr>
          <w:lang w:val="en-US"/>
        </w:rPr>
        <w:t xml:space="preserve">NOTE: </w:t>
      </w:r>
      <w:r w:rsidRPr="00C25AD2">
        <w:rPr>
          <w:lang w:val="en-US"/>
        </w:rPr>
        <w:t xml:space="preserve">This definition references the  definition of a </w:t>
      </w:r>
      <w:r w:rsidRPr="00605384">
        <w:rPr>
          <w:i/>
          <w:lang w:val="en-US"/>
        </w:rPr>
        <w:t>bed profile</w:t>
      </w:r>
      <w:r w:rsidRPr="00C25AD2">
        <w:rPr>
          <w:lang w:val="en-US"/>
        </w:rPr>
        <w:t xml:space="preserve"> </w:t>
      </w:r>
      <w:r>
        <w:rPr>
          <w:lang w:val="en-US"/>
        </w:rPr>
        <w:t xml:space="preserve">describing the shape of a stream bed </w:t>
      </w:r>
      <w:r w:rsidRPr="00C25AD2">
        <w:rPr>
          <w:lang w:val="en-US"/>
        </w:rPr>
        <w:t xml:space="preserve"> </w:t>
      </w:r>
      <w:r>
        <w:rPr>
          <w:lang w:val="en-US"/>
        </w:rPr>
        <w:t xml:space="preserve">in a vertical plane </w:t>
      </w:r>
      <w:r w:rsidR="003602D6">
        <w:rPr>
          <w:lang w:val="en-US"/>
        </w:rPr>
        <w:t>[9]</w:t>
      </w:r>
      <w:r>
        <w:rPr>
          <w:lang w:val="en-US"/>
        </w:rPr>
        <w:t>.</w:t>
      </w:r>
    </w:p>
    <w:p w14:paraId="1ABE3115" w14:textId="77777777" w:rsidR="005A640F" w:rsidRDefault="005A640F" w:rsidP="00365409">
      <w:pPr>
        <w:pStyle w:val="TermNum"/>
      </w:pPr>
    </w:p>
    <w:p w14:paraId="7121B29E" w14:textId="51356555" w:rsidR="005A640F" w:rsidRPr="00796530" w:rsidRDefault="005A640F" w:rsidP="00365409">
      <w:pPr>
        <w:pStyle w:val="TermNum"/>
        <w:numPr>
          <w:ilvl w:val="0"/>
          <w:numId w:val="0"/>
        </w:numPr>
      </w:pPr>
      <w:r w:rsidRPr="00796530">
        <w:t>main stem</w:t>
      </w:r>
    </w:p>
    <w:p w14:paraId="0BA0DFF5" w14:textId="24907042" w:rsidR="005A640F" w:rsidRPr="00796530" w:rsidRDefault="00365409" w:rsidP="00450C77">
      <w:pPr>
        <w:pStyle w:val="StandardWeb"/>
        <w:jc w:val="both"/>
        <w:rPr>
          <w:lang w:val="en-US"/>
        </w:rPr>
      </w:pPr>
      <w:r>
        <w:t>Main</w:t>
      </w:r>
      <w:r w:rsidRPr="00796530">
        <w:rPr>
          <w:lang w:val="en-US"/>
        </w:rPr>
        <w:t xml:space="preserve"> </w:t>
      </w:r>
      <w:r w:rsidR="005A640F" w:rsidRPr="00796530">
        <w:rPr>
          <w:lang w:val="en-US"/>
        </w:rPr>
        <w:t xml:space="preserve">course along </w:t>
      </w:r>
      <w:r w:rsidR="003037AB">
        <w:rPr>
          <w:lang w:val="en-US"/>
        </w:rPr>
        <w:t xml:space="preserve">which </w:t>
      </w:r>
      <w:r w:rsidR="00796530" w:rsidRPr="00796530">
        <w:rPr>
          <w:lang w:val="en-US"/>
        </w:rPr>
        <w:t xml:space="preserve">a stream </w:t>
      </w:r>
      <w:r w:rsidR="005A640F" w:rsidRPr="00796530">
        <w:rPr>
          <w:lang w:val="en-US"/>
        </w:rPr>
        <w:t xml:space="preserve">flows, usually the </w:t>
      </w:r>
      <w:r w:rsidR="00796530" w:rsidRPr="00796530">
        <w:rPr>
          <w:lang w:val="en-US"/>
        </w:rPr>
        <w:t>main section of a</w:t>
      </w:r>
      <w:r w:rsidR="005A640F" w:rsidRPr="00796530">
        <w:rPr>
          <w:lang w:val="en-US"/>
        </w:rPr>
        <w:t xml:space="preserve"> stream from headwaters to the mouth, except tributaries. </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4E065DA5" w14:textId="5D11DA5A" w:rsidR="00A3135F"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3F01CC7" w14:textId="77777777" w:rsidR="001214AF" w:rsidRDefault="001214AF" w:rsidP="001214AF">
      <w:pPr>
        <w:pStyle w:val="TermNum"/>
        <w:jc w:val="both"/>
        <w:rPr>
          <w:lang w:val="en-US"/>
        </w:rPr>
      </w:pPr>
    </w:p>
    <w:p w14:paraId="4D8CC001" w14:textId="34E6FAFA" w:rsidR="001214AF" w:rsidRPr="008E510D" w:rsidRDefault="001214AF" w:rsidP="001214AF">
      <w:pPr>
        <w:pStyle w:val="TermNum"/>
        <w:numPr>
          <w:ilvl w:val="0"/>
          <w:numId w:val="0"/>
        </w:numPr>
        <w:jc w:val="both"/>
        <w:rPr>
          <w:lang w:val="en-US"/>
        </w:rPr>
      </w:pPr>
      <w:proofErr w:type="spellStart"/>
      <w:r>
        <w:rPr>
          <w:lang w:val="en-US"/>
        </w:rPr>
        <w:t>nillable</w:t>
      </w:r>
      <w:proofErr w:type="spellEnd"/>
    </w:p>
    <w:p w14:paraId="6EC08363" w14:textId="2EE9335C" w:rsidR="001214AF" w:rsidRDefault="001214AF" w:rsidP="00450C77">
      <w:pPr>
        <w:pStyle w:val="StandardWeb"/>
        <w:jc w:val="both"/>
        <w:rPr>
          <w:lang w:val="en-US"/>
        </w:rPr>
      </w:pPr>
      <w:proofErr w:type="spellStart"/>
      <w:r w:rsidRPr="008E510D">
        <w:rPr>
          <w:lang w:val="en-US"/>
        </w:rPr>
        <w:t>Nillable</w:t>
      </w:r>
      <w:proofErr w:type="spellEnd"/>
      <w:r w:rsidRPr="008E510D">
        <w:rPr>
          <w:lang w:val="en-US"/>
        </w:rPr>
        <w:t xml:space="preserve"> is meant</w:t>
      </w:r>
      <w:r>
        <w:rPr>
          <w:lang w:val="en-US"/>
        </w:rPr>
        <w:t xml:space="preserve"> in t</w:t>
      </w:r>
      <w:r w:rsidR="00EA61AB">
        <w:rPr>
          <w:lang w:val="en-US"/>
        </w:rPr>
        <w:t>h</w:t>
      </w:r>
      <w:r>
        <w:rPr>
          <w:lang w:val="en-US"/>
        </w:rPr>
        <w:t xml:space="preserve">is standard </w:t>
      </w:r>
      <w:r w:rsidRPr="008E510D">
        <w:rPr>
          <w:lang w:val="en-US"/>
        </w:rPr>
        <w:t xml:space="preserve">to signify that the </w:t>
      </w:r>
      <w:r>
        <w:rPr>
          <w:lang w:val="en-US"/>
        </w:rPr>
        <w:t>a feature property</w:t>
      </w:r>
      <w:r w:rsidRPr="008E510D">
        <w:rPr>
          <w:lang w:val="en-US"/>
        </w:rPr>
        <w:t xml:space="preserve"> </w:t>
      </w:r>
      <w:r>
        <w:rPr>
          <w:lang w:val="en-US"/>
        </w:rPr>
        <w:t xml:space="preserve">logically </w:t>
      </w:r>
      <w:r w:rsidRPr="008E510D">
        <w:rPr>
          <w:lang w:val="en-US"/>
        </w:rPr>
        <w:t xml:space="preserve">exists but is unknown in a given implementation. </w:t>
      </w:r>
    </w:p>
    <w:p w14:paraId="47F5268C" w14:textId="77777777" w:rsidR="00095CAE" w:rsidRDefault="00095CAE" w:rsidP="00365409">
      <w:pPr>
        <w:pStyle w:val="TermNum"/>
      </w:pPr>
    </w:p>
    <w:p w14:paraId="7C858406" w14:textId="3B75013B" w:rsidR="00095CAE" w:rsidRDefault="00095CAE" w:rsidP="00365409">
      <w:pPr>
        <w:pStyle w:val="TermNum"/>
        <w:numPr>
          <w:ilvl w:val="0"/>
          <w:numId w:val="0"/>
        </w:numPr>
      </w:pPr>
      <w:r>
        <w:t>o</w:t>
      </w:r>
      <w:r w:rsidR="00605384">
        <w:t>utfall</w:t>
      </w:r>
    </w:p>
    <w:p w14:paraId="597E23AF" w14:textId="5127A9D9" w:rsidR="00A75449" w:rsidRDefault="004A04F6" w:rsidP="00450C77">
      <w:pPr>
        <w:pStyle w:val="StandardWeb"/>
        <w:jc w:val="both"/>
        <w:rPr>
          <w:lang w:val="en-US"/>
        </w:rPr>
      </w:pPr>
      <w:r>
        <w:rPr>
          <w:lang w:val="en-US"/>
        </w:rPr>
        <w:t>L</w:t>
      </w:r>
      <w:r w:rsidR="00095CAE" w:rsidRPr="00095CAE">
        <w:rPr>
          <w:lang w:val="en-US"/>
        </w:rPr>
        <w:t>ogical</w:t>
      </w:r>
      <w:r w:rsidR="00095CAE" w:rsidRPr="00365409">
        <w:rPr>
          <w:lang w:val="en-US"/>
        </w:rPr>
        <w:t xml:space="preserve"> outlet of a catchment. The outfall represents the logical place where a catchment interacts with another catchment. The outfall denotes the union of </w:t>
      </w:r>
      <w:r w:rsidR="00EA61AB">
        <w:rPr>
          <w:lang w:val="en-US"/>
        </w:rPr>
        <w:t xml:space="preserve">a </w:t>
      </w:r>
      <w:r w:rsidR="00547049" w:rsidRPr="00365409">
        <w:rPr>
          <w:lang w:val="en-US"/>
        </w:rPr>
        <w:t xml:space="preserve">catchment and </w:t>
      </w:r>
      <w:r w:rsidR="00A75449">
        <w:rPr>
          <w:lang w:val="en-US"/>
        </w:rPr>
        <w:t>its common outlet</w:t>
      </w:r>
      <w:r w:rsidR="00A75449" w:rsidRPr="00365409">
        <w:rPr>
          <w:lang w:val="en-US"/>
        </w:rPr>
        <w:t xml:space="preserve"> </w:t>
      </w:r>
      <w:r w:rsidR="00547049" w:rsidRPr="00365409">
        <w:rPr>
          <w:lang w:val="en-US"/>
        </w:rPr>
        <w:t xml:space="preserve">which </w:t>
      </w:r>
      <w:r w:rsidR="00095CAE">
        <w:rPr>
          <w:lang w:val="en-US"/>
        </w:rPr>
        <w:t xml:space="preserve">means </w:t>
      </w:r>
      <w:r w:rsidR="00EA61AB">
        <w:rPr>
          <w:lang w:val="en-US"/>
        </w:rPr>
        <w:t>in general</w:t>
      </w:r>
      <w:r w:rsidR="00EA61AB" w:rsidRPr="00365409">
        <w:rPr>
          <w:lang w:val="en-US"/>
        </w:rPr>
        <w:t xml:space="preserve"> </w:t>
      </w:r>
      <w:r w:rsidR="00CB62DF">
        <w:rPr>
          <w:lang w:val="en-US"/>
        </w:rPr>
        <w:t xml:space="preserve">that each </w:t>
      </w:r>
      <w:r w:rsidR="00095CAE" w:rsidRPr="00365409">
        <w:rPr>
          <w:lang w:val="en-US"/>
        </w:rPr>
        <w:t>catchment exists with a</w:t>
      </w:r>
      <w:r w:rsidR="00547049" w:rsidRPr="00365409">
        <w:rPr>
          <w:lang w:val="en-US"/>
        </w:rPr>
        <w:t>n</w:t>
      </w:r>
      <w:r w:rsidR="00095CAE" w:rsidRPr="00365409">
        <w:rPr>
          <w:lang w:val="en-US"/>
        </w:rPr>
        <w:t xml:space="preserve"> </w:t>
      </w:r>
      <w:r w:rsidR="00CB62DF">
        <w:rPr>
          <w:lang w:val="en-US"/>
        </w:rPr>
        <w:t xml:space="preserve">(logical) </w:t>
      </w:r>
      <w:r w:rsidR="00095CAE" w:rsidRPr="00365409">
        <w:rPr>
          <w:lang w:val="en-US"/>
        </w:rPr>
        <w:t>o</w:t>
      </w:r>
      <w:r w:rsidR="00547049" w:rsidRPr="00365409">
        <w:rPr>
          <w:lang w:val="en-US"/>
        </w:rPr>
        <w:t xml:space="preserve">utfall, and </w:t>
      </w:r>
      <w:r w:rsidR="00EA61AB">
        <w:rPr>
          <w:lang w:val="en-US"/>
        </w:rPr>
        <w:t xml:space="preserve">that </w:t>
      </w:r>
      <w:r w:rsidR="00CB62DF">
        <w:rPr>
          <w:lang w:val="en-US"/>
        </w:rPr>
        <w:t xml:space="preserve">an </w:t>
      </w:r>
      <w:r w:rsidR="00095CAE" w:rsidRPr="00365409">
        <w:rPr>
          <w:lang w:val="en-US"/>
        </w:rPr>
        <w:t xml:space="preserve">outfall </w:t>
      </w:r>
      <w:r w:rsidR="00547049" w:rsidRPr="00365409">
        <w:rPr>
          <w:lang w:val="en-US"/>
        </w:rPr>
        <w:t>can</w:t>
      </w:r>
      <w:r w:rsidR="00095CAE" w:rsidRPr="00365409">
        <w:rPr>
          <w:lang w:val="en-US"/>
        </w:rPr>
        <w:t xml:space="preserve">not </w:t>
      </w:r>
      <w:r w:rsidR="00547049" w:rsidRPr="00365409">
        <w:rPr>
          <w:lang w:val="en-US"/>
        </w:rPr>
        <w:t xml:space="preserve">exists </w:t>
      </w:r>
      <w:r w:rsidR="00095CAE" w:rsidRPr="00365409">
        <w:rPr>
          <w:lang w:val="en-US"/>
        </w:rPr>
        <w:t xml:space="preserve">without a </w:t>
      </w:r>
      <w:r w:rsidR="00547049" w:rsidRPr="00365409">
        <w:rPr>
          <w:lang w:val="en-US"/>
        </w:rPr>
        <w:t xml:space="preserve">corresponding </w:t>
      </w:r>
      <w:r w:rsidR="00CB62DF">
        <w:rPr>
          <w:lang w:val="en-US"/>
        </w:rPr>
        <w:t xml:space="preserve">(logical) </w:t>
      </w:r>
      <w:r w:rsidR="00095CAE" w:rsidRPr="00365409">
        <w:rPr>
          <w:lang w:val="en-US"/>
        </w:rPr>
        <w:t>catchment</w:t>
      </w:r>
      <w:r w:rsidR="00547049" w:rsidRPr="00365409">
        <w:rPr>
          <w:lang w:val="en-US"/>
        </w:rPr>
        <w:t xml:space="preserve">. </w:t>
      </w:r>
    </w:p>
    <w:p w14:paraId="5B855623" w14:textId="2FE5913B" w:rsidR="00E24C80" w:rsidRPr="00365409" w:rsidRDefault="00A75449" w:rsidP="00450C77">
      <w:pPr>
        <w:pStyle w:val="StandardWeb"/>
        <w:jc w:val="both"/>
        <w:rPr>
          <w:lang w:val="en-US"/>
        </w:rPr>
      </w:pPr>
      <w:r>
        <w:rPr>
          <w:lang w:val="en-US"/>
        </w:rPr>
        <w:t xml:space="preserve">NOTE: </w:t>
      </w:r>
      <w:r w:rsidR="007D7206">
        <w:rPr>
          <w:lang w:val="en-US"/>
        </w:rPr>
        <w:t xml:space="preserve">The existence of a logical outfall which is </w:t>
      </w:r>
      <w:r w:rsidR="007D7206" w:rsidRPr="008E510D">
        <w:rPr>
          <w:lang w:val="en-US"/>
        </w:rPr>
        <w:t>unknown</w:t>
      </w:r>
      <w:r w:rsidR="007D7206" w:rsidRPr="00365409">
        <w:rPr>
          <w:lang w:val="en-US"/>
        </w:rPr>
        <w:t>,</w:t>
      </w:r>
      <w:r w:rsidR="007D7206" w:rsidRPr="008E510D">
        <w:rPr>
          <w:lang w:val="en-US"/>
        </w:rPr>
        <w:t xml:space="preserve"> </w:t>
      </w:r>
      <w:r w:rsidR="007D7206">
        <w:rPr>
          <w:lang w:val="en-US"/>
        </w:rPr>
        <w:t>un-realized</w:t>
      </w:r>
      <w:r w:rsidR="007D7206" w:rsidRPr="00095CAE">
        <w:rPr>
          <w:lang w:val="en-US"/>
        </w:rPr>
        <w:t>,</w:t>
      </w:r>
      <w:r w:rsidR="007D7206">
        <w:rPr>
          <w:lang w:val="en-US"/>
        </w:rPr>
        <w:t xml:space="preserve"> or not represented</w:t>
      </w:r>
      <w:r w:rsidR="007D7206" w:rsidRPr="00095CAE">
        <w:rPr>
          <w:lang w:val="en-US"/>
        </w:rPr>
        <w:t>,</w:t>
      </w:r>
      <w:r w:rsidR="007D7206" w:rsidRPr="008E510D">
        <w:rPr>
          <w:lang w:val="en-US"/>
        </w:rPr>
        <w:t xml:space="preserve"> in a given implementation</w:t>
      </w:r>
      <w:r w:rsidR="007D7206">
        <w:rPr>
          <w:lang w:val="en-US"/>
        </w:rPr>
        <w:t xml:space="preserve"> is </w:t>
      </w:r>
      <w:r w:rsidR="007D7206" w:rsidRPr="00365409">
        <w:rPr>
          <w:lang w:val="en-US"/>
        </w:rPr>
        <w:t>termed ‘</w:t>
      </w:r>
      <w:proofErr w:type="spellStart"/>
      <w:r w:rsidR="007D7206" w:rsidRPr="00365409">
        <w:rPr>
          <w:lang w:val="en-US"/>
        </w:rPr>
        <w:t>nillable</w:t>
      </w:r>
      <w:proofErr w:type="spellEnd"/>
      <w:r w:rsidR="007D7206" w:rsidRPr="00365409">
        <w:rPr>
          <w:lang w:val="en-US"/>
        </w:rPr>
        <w:t>’ in this standard</w:t>
      </w:r>
      <w:r w:rsidR="007D7206">
        <w:rPr>
          <w:lang w:val="en-US"/>
        </w:rPr>
        <w:t xml:space="preserve">. </w:t>
      </w:r>
      <w:r w:rsidR="00E24C80">
        <w:rPr>
          <w:lang w:val="en-US"/>
        </w:rPr>
        <w:t xml:space="preserve">For example, a logical outfall exists </w:t>
      </w:r>
      <w:r w:rsidR="00E24C80" w:rsidRPr="008E510D">
        <w:rPr>
          <w:lang w:val="en-US"/>
        </w:rPr>
        <w:t>in the for</w:t>
      </w:r>
      <w:r w:rsidR="00E24C80">
        <w:rPr>
          <w:lang w:val="en-US"/>
        </w:rPr>
        <w:t>m</w:t>
      </w:r>
      <w:r w:rsidR="00E24C80" w:rsidRPr="008E510D">
        <w:rPr>
          <w:lang w:val="en-US"/>
        </w:rPr>
        <w:t xml:space="preserve"> of flow to the subsurface or atmosphere but is </w:t>
      </w:r>
      <w:r w:rsidR="00E24C80">
        <w:rPr>
          <w:lang w:val="en-US"/>
        </w:rPr>
        <w:t>unknown</w:t>
      </w:r>
      <w:r w:rsidR="00E24C80" w:rsidRPr="008E510D">
        <w:rPr>
          <w:lang w:val="en-US"/>
        </w:rPr>
        <w:t xml:space="preserve"> </w:t>
      </w:r>
      <w:r w:rsidR="00E24C80">
        <w:rPr>
          <w:lang w:val="en-US"/>
        </w:rPr>
        <w:t>in implementation</w:t>
      </w:r>
      <w:r w:rsidR="00CB62DF">
        <w:rPr>
          <w:lang w:val="en-US"/>
        </w:rPr>
        <w:t xml:space="preserve"> focused on surface water hydrology</w:t>
      </w:r>
      <w:r w:rsidR="00E24C80">
        <w:rPr>
          <w:lang w:val="en-US"/>
        </w:rPr>
        <w:t>.</w:t>
      </w:r>
    </w:p>
    <w:p w14:paraId="20E2D022" w14:textId="1717331E"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1BF2E1F9" w:rsidR="00463826" w:rsidRPr="008E510D" w:rsidRDefault="00467DE0" w:rsidP="00450C77">
      <w:pPr>
        <w:pStyle w:val="StandardWeb"/>
        <w:jc w:val="both"/>
        <w:rPr>
          <w:lang w:val="en-US"/>
        </w:rPr>
      </w:pPr>
      <w:r>
        <w:rPr>
          <w:lang w:val="en-US"/>
        </w:rPr>
        <w:t xml:space="preserve">Any </w:t>
      </w:r>
      <w:r w:rsidR="006F1231">
        <w:rPr>
          <w:lang w:val="en-US"/>
        </w:rPr>
        <w:t>processi</w:t>
      </w:r>
      <w:r w:rsidR="006F1231" w:rsidRPr="008E510D">
        <w:rPr>
          <w:lang w:val="en-US"/>
        </w:rPr>
        <w:t>ble</w:t>
      </w:r>
      <w:r w:rsidR="00463826" w:rsidRPr="008E510D">
        <w:rPr>
          <w:lang w:val="en-US"/>
        </w:rPr>
        <w:t xml:space="preserv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5CEDC36E" w14:textId="718CD7AF" w:rsidR="006F457F" w:rsidRDefault="004879CE" w:rsidP="00AB769F">
      <w:pPr>
        <w:pStyle w:val="StandardWeb"/>
        <w:jc w:val="both"/>
        <w:rPr>
          <w:lang w:val="en-US"/>
        </w:rPr>
      </w:pPr>
      <w:r>
        <w:rPr>
          <w:lang w:val="en-US"/>
        </w:rPr>
        <w:t>System</w:t>
      </w:r>
      <w:r w:rsidR="00463826" w:rsidRPr="008E510D">
        <w:rPr>
          <w:lang w:val="en-US"/>
        </w:rPr>
        <w:t xml:space="preserve"> </w:t>
      </w:r>
      <w:r w:rsidR="001F682A">
        <w:rPr>
          <w:lang w:val="en-US"/>
        </w:rPr>
        <w:t>applied</w:t>
      </w:r>
      <w:r w:rsidR="001F682A" w:rsidRPr="008E510D">
        <w:rPr>
          <w:lang w:val="en-US"/>
        </w:rPr>
        <w:t xml:space="preserve"> </w:t>
      </w:r>
      <w:r w:rsidR="00463826" w:rsidRPr="008E510D">
        <w:rPr>
          <w:lang w:val="en-US"/>
        </w:rPr>
        <w:t xml:space="preserve">to </w:t>
      </w:r>
      <w:r w:rsidR="00AB769F">
        <w:rPr>
          <w:lang w:val="en-US"/>
        </w:rPr>
        <w:t>place</w:t>
      </w:r>
      <w:r w:rsidR="00AB769F" w:rsidRPr="00AB769F">
        <w:rPr>
          <w:lang w:val="en-US"/>
        </w:rPr>
        <w:t xml:space="preserve"> a feature</w:t>
      </w:r>
      <w:r w:rsidR="00463826" w:rsidRPr="008E510D">
        <w:rPr>
          <w:lang w:val="en-US"/>
        </w:rPr>
        <w:t xml:space="preserve"> </w:t>
      </w:r>
      <w:r w:rsidR="001F682A">
        <w:rPr>
          <w:lang w:val="en-US"/>
        </w:rPr>
        <w:t>on</w:t>
      </w:r>
      <w:r w:rsidR="001F682A" w:rsidRPr="008E510D">
        <w:rPr>
          <w:lang w:val="en-US"/>
        </w:rPr>
        <w:t xml:space="preserve"> </w:t>
      </w:r>
      <w:r w:rsidR="00463826" w:rsidRPr="008E510D">
        <w:rPr>
          <w:lang w:val="en-US"/>
        </w:rPr>
        <w:t>a watercourse</w:t>
      </w:r>
      <w:r w:rsidR="00AB769F" w:rsidRPr="00AB769F">
        <w:rPr>
          <w:lang w:val="en-US"/>
        </w:rPr>
        <w:t xml:space="preserve"> </w:t>
      </w:r>
      <w:r w:rsidR="001F682A">
        <w:rPr>
          <w:lang w:val="en-US"/>
        </w:rPr>
        <w:t xml:space="preserve">by </w:t>
      </w:r>
      <w:r w:rsidR="00AB769F" w:rsidRPr="00AB769F">
        <w:rPr>
          <w:lang w:val="en-US"/>
        </w:rPr>
        <w:t xml:space="preserve">using </w:t>
      </w:r>
      <w:r w:rsidR="003C3400">
        <w:rPr>
          <w:lang w:val="en-US"/>
        </w:rPr>
        <w:t xml:space="preserve">a linear </w:t>
      </w:r>
      <w:r w:rsidR="001F682A">
        <w:rPr>
          <w:lang w:val="en-US"/>
        </w:rPr>
        <w:t xml:space="preserve">referencing along </w:t>
      </w:r>
      <w:r w:rsidR="00850B5F">
        <w:rPr>
          <w:lang w:val="en-US"/>
        </w:rPr>
        <w:t>it.</w:t>
      </w:r>
      <w:r w:rsidR="00517C7A">
        <w:rPr>
          <w:lang w:val="en-US"/>
        </w:rPr>
        <w:t xml:space="preserve"> </w:t>
      </w:r>
      <w:r w:rsidR="00A74C3E" w:rsidRPr="00A74C3E">
        <w:rPr>
          <w:lang w:val="en-US"/>
        </w:rPr>
        <w:t>This requires a one-dimensional coordinate system, and a local datum which defines its origin and direction in relation to the watercourse, on which the feature is to be placed.</w:t>
      </w:r>
    </w:p>
    <w:p w14:paraId="1595902B" w14:textId="3E923DD5" w:rsidR="00232D4E" w:rsidRDefault="00E05B9E" w:rsidP="00DE6827">
      <w:pPr>
        <w:pStyle w:val="StandardWeb"/>
        <w:jc w:val="both"/>
        <w:rPr>
          <w:lang w:val="en-US"/>
        </w:rPr>
      </w:pPr>
      <w:r w:rsidRPr="00DE6827">
        <w:rPr>
          <w:lang w:val="en-US"/>
        </w:rPr>
        <w:t xml:space="preserve">NOTE: </w:t>
      </w:r>
      <w:r w:rsidR="00DE6827" w:rsidRPr="00DE6827">
        <w:rPr>
          <w:lang w:val="en-US"/>
        </w:rPr>
        <w:t xml:space="preserve">A (hydrologic) feature of interest which is located along the locating one-dimensional flowpath between inflow and outflow nodes, </w:t>
      </w:r>
      <w:r w:rsidRPr="00DE6827">
        <w:rPr>
          <w:lang w:val="en-US"/>
        </w:rPr>
        <w:t>corresponds</w:t>
      </w:r>
      <w:r w:rsidR="00DE6827" w:rsidRPr="00DE6827">
        <w:rPr>
          <w:lang w:val="en-US"/>
        </w:rPr>
        <w:t xml:space="preserve"> in general</w:t>
      </w:r>
      <w:r w:rsidRPr="00DE6827">
        <w:rPr>
          <w:lang w:val="en-US"/>
        </w:rPr>
        <w:t xml:space="preserve"> to the </w:t>
      </w:r>
      <w:r w:rsidR="00131569" w:rsidRPr="00DE6827">
        <w:rPr>
          <w:lang w:val="en-US"/>
        </w:rPr>
        <w:t>l</w:t>
      </w:r>
      <w:r w:rsidRPr="00DE6827">
        <w:rPr>
          <w:lang w:val="en-US"/>
        </w:rPr>
        <w:t xml:space="preserve">inear referencing described in the OGC Abstract Specification Topic </w:t>
      </w:r>
      <w:r w:rsidR="00232D4E" w:rsidRPr="00DE6827">
        <w:rPr>
          <w:lang w:val="en-US"/>
        </w:rPr>
        <w:t>19</w:t>
      </w:r>
      <w:r w:rsidRPr="00DE6827">
        <w:rPr>
          <w:lang w:val="en-US"/>
        </w:rPr>
        <w:t xml:space="preserve">, </w:t>
      </w:r>
      <w:r w:rsidR="00232D4E" w:rsidRPr="00DE6827">
        <w:rPr>
          <w:lang w:val="en-US"/>
        </w:rPr>
        <w:t>Linear referencing</w:t>
      </w:r>
      <w:r w:rsidRPr="00DE6827" w:rsidDel="00E05B9E">
        <w:rPr>
          <w:lang w:val="en-US"/>
        </w:rPr>
        <w:t xml:space="preserve"> </w:t>
      </w:r>
      <w:r w:rsidR="00DE6827" w:rsidRPr="00DE6827">
        <w:rPr>
          <w:lang w:val="en-US"/>
        </w:rPr>
        <w:t>‘</w:t>
      </w:r>
      <w:r w:rsidR="00232D4E" w:rsidRPr="00DE6827">
        <w:rPr>
          <w:lang w:val="en-US"/>
        </w:rPr>
        <w:t xml:space="preserve">specifying </w:t>
      </w:r>
      <w:r w:rsidR="00131569" w:rsidRPr="00DE6827">
        <w:rPr>
          <w:lang w:val="en-US"/>
        </w:rPr>
        <w:t>a</w:t>
      </w:r>
      <w:r w:rsidR="00232D4E" w:rsidRPr="00DE6827">
        <w:rPr>
          <w:lang w:val="en-US"/>
        </w:rPr>
        <w:t xml:space="preserve"> location relative </w:t>
      </w:r>
      <w:r w:rsidR="00131569" w:rsidRPr="00DE6827">
        <w:rPr>
          <w:lang w:val="en-US"/>
        </w:rPr>
        <w:t xml:space="preserve">to </w:t>
      </w:r>
      <w:r w:rsidR="00232D4E" w:rsidRPr="00DE6827">
        <w:rPr>
          <w:lang w:val="en-US"/>
        </w:rPr>
        <w:t xml:space="preserve">a linear </w:t>
      </w:r>
      <w:r w:rsidR="00131569" w:rsidRPr="00DE6827">
        <w:rPr>
          <w:lang w:val="en-US"/>
        </w:rPr>
        <w:t>element</w:t>
      </w:r>
      <w:r w:rsidR="00232D4E" w:rsidRPr="00DE6827">
        <w:rPr>
          <w:lang w:val="en-US"/>
        </w:rPr>
        <w:t xml:space="preserve"> along that </w:t>
      </w:r>
      <w:r w:rsidR="00131569" w:rsidRPr="00DE6827">
        <w:rPr>
          <w:lang w:val="en-US"/>
        </w:rPr>
        <w:t>element</w:t>
      </w:r>
      <w:r w:rsidR="00DE6827" w:rsidRPr="00DE6827">
        <w:rPr>
          <w:lang w:val="en-US"/>
        </w:rPr>
        <w:t>’ [ISO 19148</w:t>
      </w:r>
      <w:r w:rsidR="00DE6827" w:rsidRPr="00365409">
        <w:rPr>
          <w:lang w:val="en-US"/>
        </w:rPr>
        <w:t>]</w:t>
      </w:r>
      <w:r w:rsidR="00131569" w:rsidRPr="00DE6827">
        <w:rPr>
          <w:lang w:val="en-US"/>
        </w:rPr>
        <w:t xml:space="preserve">. </w:t>
      </w:r>
    </w:p>
    <w:p w14:paraId="126D91A0" w14:textId="77777777" w:rsidR="003C3400" w:rsidRDefault="003C3400" w:rsidP="003C3400">
      <w:pPr>
        <w:pStyle w:val="TermNum"/>
      </w:pPr>
    </w:p>
    <w:p w14:paraId="6E9F9259" w14:textId="72868B25" w:rsidR="003C3400" w:rsidRDefault="003C3400" w:rsidP="003C3400">
      <w:pPr>
        <w:pStyle w:val="TermNum"/>
        <w:numPr>
          <w:ilvl w:val="0"/>
          <w:numId w:val="0"/>
        </w:numPr>
      </w:pPr>
      <w:r>
        <w:t>river reference system</w:t>
      </w:r>
    </w:p>
    <w:p w14:paraId="7ABE5824" w14:textId="39A905E8" w:rsidR="003C3400" w:rsidRDefault="00DC6037" w:rsidP="00AB769F">
      <w:pPr>
        <w:pStyle w:val="StandardWeb"/>
        <w:jc w:val="both"/>
        <w:rPr>
          <w:lang w:val="en-US"/>
        </w:rPr>
      </w:pPr>
      <w:r>
        <w:rPr>
          <w:lang w:val="en-US"/>
        </w:rPr>
        <w:t>Linear c</w:t>
      </w:r>
      <w:r w:rsidR="003C3400" w:rsidRPr="003C3400">
        <w:rPr>
          <w:lang w:val="en-US"/>
        </w:rPr>
        <w:t xml:space="preserve">oordinate system in which </w:t>
      </w:r>
      <w:r w:rsidR="003C3400">
        <w:rPr>
          <w:lang w:val="en-US"/>
        </w:rPr>
        <w:t>the</w:t>
      </w:r>
      <w:r w:rsidR="003C3400" w:rsidRPr="003C3400">
        <w:rPr>
          <w:lang w:val="en-US"/>
        </w:rPr>
        <w:t xml:space="preserve"> </w:t>
      </w:r>
      <w:r w:rsidR="001F682A">
        <w:rPr>
          <w:lang w:val="en-US"/>
        </w:rPr>
        <w:t>one-dimensional</w:t>
      </w:r>
      <w:r w:rsidR="001F682A" w:rsidRPr="003C3400">
        <w:rPr>
          <w:lang w:val="en-US"/>
        </w:rPr>
        <w:t xml:space="preserve"> </w:t>
      </w:r>
      <w:r w:rsidR="001F682A">
        <w:rPr>
          <w:lang w:val="en-US"/>
        </w:rPr>
        <w:t xml:space="preserve">topological </w:t>
      </w:r>
      <w:r w:rsidR="003C3400" w:rsidRPr="003C3400">
        <w:rPr>
          <w:lang w:val="en-US"/>
        </w:rPr>
        <w:t>re</w:t>
      </w:r>
      <w:r w:rsidR="003C3400">
        <w:rPr>
          <w:lang w:val="en-US"/>
        </w:rPr>
        <w:t>alization</w:t>
      </w:r>
      <w:r w:rsidR="003C3400" w:rsidRPr="003C3400">
        <w:rPr>
          <w:lang w:val="en-US"/>
        </w:rPr>
        <w:t xml:space="preserve"> of a </w:t>
      </w:r>
      <w:r w:rsidR="003C3400">
        <w:rPr>
          <w:lang w:val="en-US"/>
        </w:rPr>
        <w:t>catchment</w:t>
      </w:r>
      <w:r w:rsidR="003C3400" w:rsidRPr="003C3400">
        <w:rPr>
          <w:lang w:val="en-US"/>
        </w:rPr>
        <w:t xml:space="preserve"> forms the </w:t>
      </w:r>
      <w:r w:rsidR="001F682A">
        <w:rPr>
          <w:lang w:val="en-US"/>
        </w:rPr>
        <w:t>axis</w:t>
      </w:r>
      <w:r w:rsidR="00A74C3E">
        <w:rPr>
          <w:lang w:val="en-US"/>
        </w:rPr>
        <w:t xml:space="preserve">, and the origin is </w:t>
      </w:r>
      <w:r w:rsidR="00160DCF">
        <w:rPr>
          <w:lang w:val="en-US"/>
        </w:rPr>
        <w:t>located at</w:t>
      </w:r>
      <w:r w:rsidR="00A74C3E">
        <w:rPr>
          <w:lang w:val="en-US"/>
        </w:rPr>
        <w:t xml:space="preserve"> the outfall of the realized catchment</w:t>
      </w:r>
      <w:r w:rsidR="0030610F">
        <w:rPr>
          <w:lang w:val="en-US"/>
        </w:rPr>
        <w:t>.</w:t>
      </w:r>
      <w:r>
        <w:rPr>
          <w:lang w:val="en-US"/>
        </w:rPr>
        <w:t xml:space="preserve"> </w:t>
      </w:r>
    </w:p>
    <w:p w14:paraId="7F3025C9" w14:textId="24ABF7BC" w:rsidR="00FA15A5" w:rsidRDefault="008C5B1C" w:rsidP="00FA15A5">
      <w:pPr>
        <w:pStyle w:val="StandardWeb"/>
        <w:jc w:val="both"/>
        <w:rPr>
          <w:lang w:val="en-US"/>
        </w:rPr>
      </w:pPr>
      <w:r>
        <w:t xml:space="preserve">NOTE: </w:t>
      </w:r>
      <w:r w:rsidR="00FA15A5">
        <w:t xml:space="preserve">This corresponds to </w:t>
      </w:r>
      <w:r w:rsidR="00E05B9E">
        <w:t xml:space="preserve">the </w:t>
      </w:r>
      <w:r w:rsidR="00CB62DF">
        <w:t xml:space="preserve">concept of a </w:t>
      </w:r>
      <w:r w:rsidR="00FA15A5">
        <w:t xml:space="preserve">linear coordinate system as described in the </w:t>
      </w:r>
      <w:r w:rsidR="00E05B9E" w:rsidRPr="00B21FB6">
        <w:rPr>
          <w:rFonts w:eastAsia="MS Mincho"/>
          <w:lang w:val="en-AU"/>
        </w:rPr>
        <w:t xml:space="preserve">OGC Abstract Specification Topic 2, </w:t>
      </w:r>
      <w:r w:rsidR="00E05B9E" w:rsidRPr="00B21FB6">
        <w:t>Spatial referencing by coordinates</w:t>
      </w:r>
      <w:r w:rsidR="00E05B9E" w:rsidDel="00E05B9E">
        <w:t xml:space="preserve"> </w:t>
      </w:r>
      <w:r w:rsidR="00FA15A5" w:rsidRPr="00365409">
        <w:rPr>
          <w:lang w:val="en-US"/>
        </w:rPr>
        <w:t>[ISO 19111]</w:t>
      </w:r>
      <w:r w:rsidR="00DE6827">
        <w:rPr>
          <w:lang w:val="en-US"/>
        </w:rPr>
        <w:t xml:space="preserve"> specifying that a linear feature has to form the axis</w:t>
      </w:r>
      <w:r w:rsidR="00FA15A5" w:rsidRPr="00365409">
        <w:rPr>
          <w:lang w:val="en-US"/>
        </w:rPr>
        <w:t xml:space="preserve">. </w:t>
      </w:r>
    </w:p>
    <w:p w14:paraId="0D4A8495" w14:textId="77777777" w:rsidR="00807D2F" w:rsidRDefault="00807D2F" w:rsidP="00450C77">
      <w:pPr>
        <w:pStyle w:val="TermNum"/>
        <w:jc w:val="both"/>
        <w:rPr>
          <w:lang w:val="en-US"/>
        </w:rPr>
      </w:pPr>
    </w:p>
    <w:p w14:paraId="2064826A" w14:textId="2D03D546" w:rsidR="00463826" w:rsidRPr="008E510D" w:rsidRDefault="008D2D49" w:rsidP="00807D2F">
      <w:pPr>
        <w:pStyle w:val="TermNum"/>
        <w:numPr>
          <w:ilvl w:val="0"/>
          <w:numId w:val="0"/>
        </w:numPr>
        <w:jc w:val="both"/>
        <w:rPr>
          <w:lang w:val="en-US"/>
        </w:rPr>
      </w:pPr>
      <w:r>
        <w:rPr>
          <w:lang w:val="en-US"/>
        </w:rPr>
        <w:t>s</w:t>
      </w:r>
      <w:r w:rsidRPr="008E510D">
        <w:rPr>
          <w:lang w:val="en-US"/>
        </w:rPr>
        <w:t>torage</w:t>
      </w:r>
      <w:r>
        <w:rPr>
          <w:lang w:val="en-US"/>
        </w:rPr>
        <w:t xml:space="preserve"> </w:t>
      </w:r>
      <w:r w:rsidR="00807D2F">
        <w:rPr>
          <w:lang w:val="en-US"/>
        </w:rPr>
        <w:t>(of water)</w:t>
      </w:r>
    </w:p>
    <w:p w14:paraId="4AEBD9E0" w14:textId="0AA891B1" w:rsidR="00463826" w:rsidRPr="008E510D" w:rsidRDefault="00463826" w:rsidP="00450C77">
      <w:pPr>
        <w:pStyle w:val="StandardWeb"/>
        <w:jc w:val="both"/>
        <w:rPr>
          <w:lang w:val="en-US"/>
        </w:rPr>
      </w:pPr>
      <w:r w:rsidRPr="008E510D">
        <w:rPr>
          <w:lang w:val="en-US"/>
        </w:rPr>
        <w:t>Impounding of water in surface or underground reservoirs, for future use. [WMO,</w:t>
      </w:r>
      <w:r w:rsidR="00053564">
        <w:rPr>
          <w:lang w:val="en-US"/>
        </w:rPr>
        <w:t>,</w:t>
      </w:r>
      <w:r w:rsidRPr="008E510D">
        <w:rPr>
          <w:lang w:val="en-US"/>
        </w:rPr>
        <w:t xml:space="preserve"> 2016]</w:t>
      </w:r>
    </w:p>
    <w:p w14:paraId="4F44E493" w14:textId="1A77D12D" w:rsidR="004A04F6" w:rsidRDefault="00463826" w:rsidP="00450C77">
      <w:pPr>
        <w:pStyle w:val="StandardWeb"/>
        <w:jc w:val="both"/>
        <w:rPr>
          <w:lang w:val="en-US"/>
        </w:rPr>
      </w:pPr>
      <w:r w:rsidRPr="008E510D">
        <w:rPr>
          <w:lang w:val="en-US"/>
        </w:rPr>
        <w:t>NOTE: Storage refers to a body</w:t>
      </w:r>
      <w:r w:rsidR="00CB62DF">
        <w:rPr>
          <w:lang w:val="en-US"/>
        </w:rPr>
        <w:t xml:space="preserve"> of water</w:t>
      </w:r>
      <w:r w:rsidRPr="008E510D">
        <w:rPr>
          <w:lang w:val="en-US"/>
        </w:rPr>
        <w:t xml:space="preserve"> in terms of a usable water resource. The management of the reservoir </w:t>
      </w:r>
      <w:r w:rsidR="00CB62DF">
        <w:rPr>
          <w:lang w:val="en-US"/>
        </w:rPr>
        <w:t xml:space="preserve">itself, </w:t>
      </w:r>
      <w:r w:rsidRPr="008E510D">
        <w:rPr>
          <w:lang w:val="en-US"/>
        </w:rPr>
        <w:t>as human action with the objective to efficient and sustainable use the resource, is not in the scope of the conceptual model. Yet, often an indication is required whether a water body is used for storage.</w:t>
      </w:r>
    </w:p>
    <w:p w14:paraId="1214182C" w14:textId="77777777" w:rsidR="004A04F6" w:rsidRDefault="004A04F6" w:rsidP="00365409">
      <w:pPr>
        <w:pStyle w:val="TermNum"/>
      </w:pPr>
    </w:p>
    <w:p w14:paraId="6F3511F0" w14:textId="1ADDACB2" w:rsidR="004A04F6" w:rsidRDefault="004A04F6" w:rsidP="00365409">
      <w:pPr>
        <w:pStyle w:val="TermNum"/>
        <w:numPr>
          <w:ilvl w:val="0"/>
          <w:numId w:val="0"/>
        </w:numPr>
      </w:pPr>
      <w:r>
        <w:t>stream</w:t>
      </w:r>
    </w:p>
    <w:p w14:paraId="5E00E7EC" w14:textId="4E473B7D" w:rsidR="004A04F6" w:rsidRPr="008E510D" w:rsidRDefault="00365409" w:rsidP="00365409">
      <w:pPr>
        <w:spacing w:before="100" w:beforeAutospacing="1" w:after="100" w:afterAutospacing="1"/>
      </w:pPr>
      <w:r>
        <w:rPr>
          <w:lang w:val="en-GB"/>
        </w:rPr>
        <w:t>Water</w:t>
      </w:r>
      <w:r w:rsidR="004A04F6" w:rsidRPr="006544B9">
        <w:t>, generally flowing in a natural surface channel</w:t>
      </w:r>
      <w:r w:rsidR="004A04F6">
        <w:t xml:space="preserve">, or </w:t>
      </w:r>
      <w:r w:rsidR="004A04F6" w:rsidRPr="006544B9">
        <w:t>in an open or closed conduit, a jet of water issuing from an orifice, or</w:t>
      </w:r>
      <w:r w:rsidR="004A04F6">
        <w:t xml:space="preserve"> a body of flowing groundwater </w:t>
      </w:r>
      <w:r w:rsidR="003602D6">
        <w:t>[9]</w:t>
      </w:r>
      <w:r w:rsidR="004A04F6">
        <w:t>.</w:t>
      </w:r>
    </w:p>
    <w:p w14:paraId="7ECD0E55" w14:textId="77777777" w:rsidR="00807D2F" w:rsidRDefault="00807D2F" w:rsidP="00450C77">
      <w:pPr>
        <w:pStyle w:val="TermNum"/>
        <w:jc w:val="both"/>
        <w:rPr>
          <w:lang w:val="en-US"/>
        </w:rPr>
      </w:pPr>
    </w:p>
    <w:p w14:paraId="36DA7F4D" w14:textId="4DE7B14B" w:rsidR="00463826" w:rsidRPr="008E510D" w:rsidRDefault="00365409" w:rsidP="00807D2F">
      <w:pPr>
        <w:pStyle w:val="TermNum"/>
        <w:numPr>
          <w:ilvl w:val="0"/>
          <w:numId w:val="0"/>
        </w:numPr>
        <w:jc w:val="both"/>
        <w:rPr>
          <w:lang w:val="en-US"/>
        </w:rPr>
      </w:pPr>
      <w:r>
        <w:rPr>
          <w:lang w:val="en-US"/>
        </w:rPr>
        <w:t>water</w:t>
      </w:r>
      <w:r w:rsidR="002C507E">
        <w:rPr>
          <w:lang w:val="en-US"/>
        </w:rPr>
        <w:t xml:space="preserve"> </w:t>
      </w:r>
      <w:r w:rsidR="00463826" w:rsidRPr="008E510D">
        <w:rPr>
          <w:lang w:val="en-US"/>
        </w:rPr>
        <w:t>body</w:t>
      </w:r>
    </w:p>
    <w:p w14:paraId="15493DD9" w14:textId="0D0AF1AF" w:rsidR="009A7B37" w:rsidRDefault="00463826" w:rsidP="00450C77">
      <w:pPr>
        <w:pStyle w:val="StandardWeb"/>
        <w:jc w:val="both"/>
        <w:rPr>
          <w:lang w:val="en-US"/>
        </w:rPr>
      </w:pPr>
      <w:r w:rsidRPr="008E510D">
        <w:rPr>
          <w:lang w:val="en-US"/>
        </w:rPr>
        <w:t xml:space="preserve">Mass of water distinct from other masses of water </w:t>
      </w:r>
      <w:bookmarkEnd w:id="22"/>
      <w:r w:rsidR="003602D6">
        <w:rPr>
          <w:lang w:val="en-US"/>
        </w:rPr>
        <w:t>[9]</w:t>
      </w:r>
      <w:r w:rsidR="003135B6">
        <w:rPr>
          <w:lang w:val="en-US"/>
        </w:rPr>
        <w:t>.</w:t>
      </w:r>
    </w:p>
    <w:p w14:paraId="714CA5E7" w14:textId="77777777" w:rsidR="00053564" w:rsidRDefault="00053564" w:rsidP="00365409">
      <w:pPr>
        <w:pStyle w:val="TermNum"/>
      </w:pPr>
    </w:p>
    <w:p w14:paraId="47DE2B75" w14:textId="45928F9C" w:rsidR="00053564" w:rsidRDefault="00053564" w:rsidP="00365409">
      <w:pPr>
        <w:pStyle w:val="TermNum"/>
        <w:numPr>
          <w:ilvl w:val="0"/>
          <w:numId w:val="0"/>
        </w:numPr>
      </w:pPr>
      <w:r>
        <w:t xml:space="preserve">water edge </w:t>
      </w:r>
    </w:p>
    <w:p w14:paraId="072563E5" w14:textId="3C3D6259" w:rsidR="00053564" w:rsidRPr="00365409" w:rsidRDefault="00053564" w:rsidP="00365409">
      <w:pPr>
        <w:pStyle w:val="StandardWeb"/>
        <w:jc w:val="both"/>
        <w:rPr>
          <w:lang w:val="en-US"/>
        </w:rPr>
      </w:pPr>
      <w:r w:rsidRPr="00365409">
        <w:rPr>
          <w:lang w:val="en-US"/>
        </w:rPr>
        <w:t xml:space="preserve">One-dimensional (linear) feature realizing the logical catchment in terms of a topological edge bounded by inflow and outflow nodes. The concept of an edge bounded by nodes is described in detail in the ISO topology model [ISO19107]. </w:t>
      </w:r>
    </w:p>
    <w:p w14:paraId="407603FC" w14:textId="18BDA4ED" w:rsidR="00053564" w:rsidRPr="00365409" w:rsidRDefault="00556C82" w:rsidP="00365409">
      <w:pPr>
        <w:pStyle w:val="StandardWeb"/>
        <w:jc w:val="both"/>
        <w:rPr>
          <w:lang w:val="en-US"/>
        </w:rPr>
      </w:pPr>
      <w:r>
        <w:rPr>
          <w:lang w:val="en-US"/>
        </w:rPr>
        <w:t>NOTE</w:t>
      </w:r>
      <w:r w:rsidR="00053564" w:rsidRPr="00365409">
        <w:rPr>
          <w:lang w:val="en-US"/>
        </w:rPr>
        <w:t xml:space="preserve">: Hydrologically, the water-edge references the </w:t>
      </w:r>
      <w:r w:rsidR="00053564" w:rsidRPr="00365409">
        <w:rPr>
          <w:i/>
          <w:lang w:val="en-US"/>
        </w:rPr>
        <w:t>shore-line</w:t>
      </w:r>
      <w:r w:rsidR="00053564" w:rsidRPr="00365409">
        <w:rPr>
          <w:lang w:val="en-US"/>
        </w:rPr>
        <w:t xml:space="preserve"> of intersection between a water body and the confining </w:t>
      </w:r>
      <w:r w:rsidR="00CB62DF">
        <w:rPr>
          <w:lang w:val="en-US"/>
        </w:rPr>
        <w:t>land</w:t>
      </w:r>
      <w:r w:rsidR="00053564" w:rsidRPr="00365409">
        <w:rPr>
          <w:lang w:val="en-US"/>
        </w:rPr>
        <w:t xml:space="preserve"> [WMO</w:t>
      </w:r>
      <w:r w:rsidR="00B21F25">
        <w:rPr>
          <w:lang w:val="en-US"/>
        </w:rPr>
        <w:t>.</w:t>
      </w:r>
      <w:r w:rsidR="00053564" w:rsidRPr="00365409">
        <w:rPr>
          <w:lang w:val="en-US"/>
        </w:rPr>
        <w:t xml:space="preserve"> 2016]. </w:t>
      </w:r>
    </w:p>
    <w:p w14:paraId="63F467AD" w14:textId="77777777" w:rsidR="004A04F6" w:rsidRDefault="004A04F6" w:rsidP="00365409">
      <w:pPr>
        <w:pStyle w:val="TermNum"/>
      </w:pPr>
    </w:p>
    <w:p w14:paraId="5A12710A" w14:textId="5DA10D2A" w:rsidR="004A04F6" w:rsidRDefault="004A04F6" w:rsidP="00365409">
      <w:pPr>
        <w:pStyle w:val="TermNum"/>
        <w:numPr>
          <w:ilvl w:val="0"/>
          <w:numId w:val="0"/>
        </w:numPr>
      </w:pPr>
      <w:r>
        <w:t>watercourse</w:t>
      </w:r>
    </w:p>
    <w:p w14:paraId="2EE6DE65" w14:textId="77E67C4B" w:rsidR="00C96F06" w:rsidRPr="00C96F06" w:rsidRDefault="004A04F6" w:rsidP="00C96F06">
      <w:pPr>
        <w:pStyle w:val="StandardWeb"/>
        <w:jc w:val="both"/>
        <w:rPr>
          <w:lang w:val="en-US"/>
        </w:rPr>
      </w:pPr>
      <w:r w:rsidRPr="00C96F06">
        <w:rPr>
          <w:lang w:val="en-US"/>
        </w:rPr>
        <w:t xml:space="preserve">Natural or man-made channel through or along which water may flow </w:t>
      </w:r>
      <w:r w:rsidR="003602D6">
        <w:rPr>
          <w:lang w:val="en-US"/>
        </w:rPr>
        <w:t>[9]</w:t>
      </w:r>
      <w:r w:rsidRPr="00C96F06">
        <w:rPr>
          <w:lang w:val="en-US"/>
        </w:rPr>
        <w:t>, incl</w:t>
      </w:r>
      <w:r w:rsidR="003135B6">
        <w:rPr>
          <w:lang w:val="en-US"/>
        </w:rPr>
        <w:t>uding</w:t>
      </w:r>
      <w:r w:rsidRPr="00C96F06">
        <w:rPr>
          <w:lang w:val="en-US"/>
        </w:rPr>
        <w:t xml:space="preserve"> large interstices in the ground, such as cave, cavern or a group of these.</w:t>
      </w:r>
      <w:bookmarkStart w:id="24" w:name="_Toc458775722"/>
    </w:p>
    <w:p w14:paraId="6D69FC59" w14:textId="69EE9BB6" w:rsidR="00800D2D" w:rsidRPr="008E510D" w:rsidRDefault="00800D2D" w:rsidP="00800D2D">
      <w:pPr>
        <w:pStyle w:val="berschrift1"/>
      </w:pPr>
      <w:bookmarkStart w:id="25" w:name="_Toc464110963"/>
      <w:r w:rsidRPr="008E510D">
        <w:t>Conventions</w:t>
      </w:r>
      <w:bookmarkEnd w:id="24"/>
      <w:bookmarkEnd w:id="25"/>
    </w:p>
    <w:p w14:paraId="1602D653" w14:textId="66B53713" w:rsidR="00800D2D" w:rsidRPr="008E510D" w:rsidRDefault="00800D2D" w:rsidP="00450C77">
      <w:pPr>
        <w:pStyle w:val="StandardWeb"/>
        <w:jc w:val="both"/>
        <w:rPr>
          <w:lang w:val="en-US"/>
        </w:rPr>
      </w:pPr>
      <w:r w:rsidRPr="008E510D">
        <w:rPr>
          <w:lang w:val="en-US"/>
        </w:rPr>
        <w:t>This section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6" w:name="_Toc458775723"/>
      <w:bookmarkStart w:id="27" w:name="_Toc464110964"/>
      <w:r w:rsidRPr="008E510D">
        <w:t>Identifiers</w:t>
      </w:r>
      <w:bookmarkEnd w:id="26"/>
      <w:bookmarkEnd w:id="27"/>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6B301F" w:rsidP="00EE3161">
      <w:pPr>
        <w:pStyle w:val="StandardWeb"/>
        <w:ind w:firstLine="720"/>
        <w:rPr>
          <w:lang w:val="en-US"/>
        </w:rPr>
      </w:pPr>
      <w:hyperlink r:id="rId17"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8" w:name="_Toc458775724"/>
      <w:bookmarkStart w:id="29" w:name="_Toc464110965"/>
      <w:r w:rsidRPr="008E510D">
        <w:t>Symbols (and abbreviated terms)</w:t>
      </w:r>
      <w:bookmarkEnd w:id="28"/>
      <w:bookmarkEnd w:id="29"/>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lastRenderedPageBreak/>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69DD007E" w14:textId="5664B335" w:rsidR="00E357E5" w:rsidRDefault="00E357E5" w:rsidP="00800D2D">
      <w:pPr>
        <w:pStyle w:val="StandardWeb"/>
        <w:rPr>
          <w:lang w:val="en-US"/>
        </w:rPr>
      </w:pPr>
      <w:r>
        <w:rPr>
          <w:lang w:val="en-US"/>
        </w:rPr>
        <w:t>RDF</w:t>
      </w:r>
      <w:r>
        <w:rPr>
          <w:lang w:val="en-US"/>
        </w:rPr>
        <w:tab/>
      </w:r>
      <w:r>
        <w:rPr>
          <w:lang w:val="en-US"/>
        </w:rPr>
        <w:tab/>
        <w:t>Resource Description Framework</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023502B" w14:textId="0E00F0E2" w:rsidR="00E357E5" w:rsidRPr="006B7AC4" w:rsidRDefault="00800D2D" w:rsidP="00E357E5">
      <w:pPr>
        <w:pStyle w:val="StandardWeb"/>
        <w:ind w:left="1440" w:hanging="1440"/>
        <w:rPr>
          <w:lang w:val="en-US"/>
        </w:rPr>
      </w:pPr>
      <w:r w:rsidRPr="00C20785">
        <w:rPr>
          <w:highlight w:val="yellow"/>
          <w:lang w:val="en-US"/>
        </w:rPr>
        <w:t>WaterML 2</w:t>
      </w:r>
      <w:r w:rsidR="00EE3161" w:rsidRPr="00C20785">
        <w:rPr>
          <w:highlight w:val="yellow"/>
          <w:lang w:val="en-US"/>
        </w:rPr>
        <w:tab/>
      </w:r>
      <w:r w:rsidR="00E357E5" w:rsidRPr="00C20785">
        <w:rPr>
          <w:highlight w:val="yellow"/>
          <w:lang w:val="en-US"/>
        </w:rPr>
        <w:t xml:space="preserve">working title for </w:t>
      </w:r>
      <w:r w:rsidR="00C20785">
        <w:rPr>
          <w:highlight w:val="yellow"/>
          <w:lang w:val="en-US"/>
        </w:rPr>
        <w:t>the</w:t>
      </w:r>
      <w:r w:rsidR="00C20785" w:rsidRPr="00C20785">
        <w:rPr>
          <w:highlight w:val="yellow"/>
          <w:lang w:val="en-US"/>
        </w:rPr>
        <w:t xml:space="preserve"> </w:t>
      </w:r>
      <w:r w:rsidR="00E357E5" w:rsidRPr="00C20785">
        <w:rPr>
          <w:highlight w:val="yellow"/>
          <w:lang w:val="en-US"/>
        </w:rPr>
        <w:t>indented suite of water-related OGC standards</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proofErr w:type="spellStart"/>
      <w:r w:rsidRPr="008E510D">
        <w:rPr>
          <w:lang w:val="en-US"/>
        </w:rPr>
        <w:t>eXtensible</w:t>
      </w:r>
      <w:proofErr w:type="spellEnd"/>
      <w:r w:rsidRPr="008E510D">
        <w:rPr>
          <w:lang w:val="en-US"/>
        </w:rPr>
        <w:t xml:space="preserve"> Markup Language</w:t>
      </w:r>
    </w:p>
    <w:p w14:paraId="7336698B" w14:textId="231CBE4B" w:rsidR="00800D2D" w:rsidRPr="008E510D" w:rsidRDefault="00800D2D" w:rsidP="00EE3161">
      <w:pPr>
        <w:pStyle w:val="berschrift2"/>
      </w:pPr>
      <w:bookmarkStart w:id="30" w:name="_Toc458775725"/>
      <w:bookmarkStart w:id="31" w:name="_Toc464110966"/>
      <w:r w:rsidRPr="008E510D">
        <w:t>UML notation</w:t>
      </w:r>
      <w:bookmarkEnd w:id="30"/>
      <w:bookmarkEnd w:id="31"/>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 xml:space="preserve">clause 5.2 of the OGC Web Services Common Implementation Specification (OGC 04-016r2). UML classes are named in </w:t>
      </w:r>
      <w:proofErr w:type="spellStart"/>
      <w:r w:rsidRPr="008E510D">
        <w:rPr>
          <w:lang w:val="en-US"/>
        </w:rPr>
        <w:t>UpperCamelCase</w:t>
      </w:r>
      <w:proofErr w:type="spellEnd"/>
      <w:r w:rsidRPr="008E510D">
        <w:rPr>
          <w:lang w:val="en-US"/>
        </w:rPr>
        <w:t xml:space="preserve"> and property names in </w:t>
      </w:r>
      <w:proofErr w:type="spellStart"/>
      <w:r w:rsidRPr="008E510D">
        <w:rPr>
          <w:lang w:val="en-US"/>
        </w:rPr>
        <w:t>lowerCamelCase</w:t>
      </w:r>
      <w:proofErr w:type="spellEnd"/>
      <w:r w:rsidRPr="008E510D">
        <w:rPr>
          <w:lang w:val="en-US"/>
        </w:rPr>
        <w:t>.</w:t>
      </w:r>
    </w:p>
    <w:p w14:paraId="7178189B" w14:textId="35CD74EC" w:rsidR="00800D2D" w:rsidRPr="008E510D" w:rsidRDefault="00800D2D" w:rsidP="00EE3161">
      <w:pPr>
        <w:pStyle w:val="berschrift2"/>
      </w:pPr>
      <w:bookmarkStart w:id="32" w:name="_Toc458775726"/>
      <w:bookmarkStart w:id="33" w:name="_Toc464110967"/>
      <w:r w:rsidRPr="008E510D">
        <w:t>WMO Terminology</w:t>
      </w:r>
      <w:bookmarkEnd w:id="32"/>
      <w:bookmarkEnd w:id="33"/>
    </w:p>
    <w:p w14:paraId="2754E58D" w14:textId="7D42A9C0" w:rsidR="00800D2D" w:rsidRPr="008E510D" w:rsidRDefault="00800D2D" w:rsidP="00450C77">
      <w:pPr>
        <w:pStyle w:val="StandardWeb"/>
        <w:jc w:val="both"/>
        <w:rPr>
          <w:lang w:val="en-US"/>
        </w:rPr>
      </w:pPr>
      <w:r w:rsidRPr="008E510D">
        <w:rPr>
          <w:lang w:val="en-US"/>
        </w:rPr>
        <w:t>The H</w:t>
      </w:r>
      <w:r w:rsidR="007267C1">
        <w:rPr>
          <w:lang w:val="en-US"/>
        </w:rPr>
        <w:t>Y_Features model uses—</w:t>
      </w:r>
      <w:r w:rsidRPr="008E510D">
        <w:rPr>
          <w:lang w:val="en-US"/>
        </w:rPr>
        <w:t>as</w:t>
      </w:r>
      <w:r w:rsidR="007267C1">
        <w:rPr>
          <w:lang w:val="en-US"/>
        </w:rPr>
        <w:t xml:space="preserve"> far as possible—</w:t>
      </w:r>
      <w:r w:rsidRPr="008E510D">
        <w:rPr>
          <w:lang w:val="en-US"/>
        </w:rPr>
        <w:t xml:space="preserve">terminology recommended by the WMO Commission for Hydrology for use in the WMO Member countries. The key reference is the "International Glossary of Hydrology" </w:t>
      </w:r>
      <w:r w:rsidR="00110451">
        <w:rPr>
          <w:lang w:val="en-US"/>
        </w:rPr>
        <w:t>[9]</w:t>
      </w:r>
      <w:r w:rsidR="000E6040" w:rsidRPr="000E6040">
        <w:rPr>
          <w:rStyle w:val="Funotenzeichen"/>
          <w:lang w:val="en-US"/>
        </w:rPr>
        <w:t xml:space="preserve"> </w:t>
      </w:r>
      <w:r w:rsidR="000E6040">
        <w:rPr>
          <w:rStyle w:val="Funotenzeichen"/>
          <w:lang w:val="en-US"/>
        </w:rPr>
        <w:footnoteReference w:id="2"/>
      </w:r>
      <w:r w:rsidRPr="008E510D">
        <w:rPr>
          <w:lang w:val="en-US"/>
        </w:rPr>
        <w:t>, a joint publication of the WMO and the UNESCO</w:t>
      </w:r>
      <w:r w:rsidR="000E6040">
        <w:rPr>
          <w:lang w:val="en-US"/>
        </w:rPr>
        <w:t xml:space="preserve"> (</w:t>
      </w:r>
      <w:r w:rsidR="000E6040">
        <w:rPr>
          <w:rStyle w:val="shorttext"/>
          <w:lang w:val="en"/>
        </w:rPr>
        <w:t>hereinafter referred to as WMO/UNESCO glossary of hydrology).</w:t>
      </w:r>
      <w:r w:rsidRPr="008E510D">
        <w:rPr>
          <w:lang w:val="en-US"/>
        </w:rPr>
        <w:t xml:space="preserve">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w:t>
      </w:r>
      <w:r w:rsidR="007267C1">
        <w:rPr>
          <w:lang w:val="en-US"/>
        </w:rPr>
        <w:t>.</w:t>
      </w:r>
      <w:r w:rsidRPr="008E510D">
        <w:rPr>
          <w:lang w:val="en-US"/>
        </w:rPr>
        <w:t xml:space="preserve"> </w:t>
      </w:r>
      <w:r w:rsidR="007267C1">
        <w:rPr>
          <w:lang w:val="en-US"/>
        </w:rPr>
        <w:t xml:space="preserve">The </w:t>
      </w:r>
      <w:r w:rsidRPr="008E510D">
        <w:rPr>
          <w:lang w:val="en-US"/>
        </w:rPr>
        <w:t>accepted term</w:t>
      </w:r>
      <w:r w:rsidR="007267C1">
        <w:rPr>
          <w:lang w:val="en-US"/>
        </w:rPr>
        <w:t>s were augmented</w:t>
      </w:r>
      <w:r w:rsidRPr="008E510D">
        <w:rPr>
          <w:lang w:val="en-US"/>
        </w:rPr>
        <w:t xml:space="preserve"> with the relationships </w:t>
      </w:r>
      <w:r w:rsidR="007267C1">
        <w:rPr>
          <w:lang w:val="en-US"/>
        </w:rPr>
        <w:t>inferred from other terminology</w:t>
      </w:r>
      <w:r w:rsidRPr="008E510D">
        <w:rPr>
          <w:lang w:val="en-US"/>
        </w:rPr>
        <w:t xml:space="preserve"> </w:t>
      </w:r>
      <w:r w:rsidR="007267C1">
        <w:rPr>
          <w:lang w:val="en-US"/>
        </w:rPr>
        <w:t>i</w:t>
      </w:r>
      <w:r w:rsidRPr="008E510D">
        <w:rPr>
          <w:lang w:val="en-US"/>
        </w:rPr>
        <w:t xml:space="preserve">n order to </w:t>
      </w:r>
      <w:r w:rsidR="008137B6">
        <w:rPr>
          <w:lang w:val="en-US"/>
        </w:rPr>
        <w:t xml:space="preserve">define </w:t>
      </w:r>
      <w:r w:rsidRPr="008E510D">
        <w:rPr>
          <w:lang w:val="en-US"/>
        </w:rPr>
        <w:t>complex terms that</w:t>
      </w:r>
      <w:r w:rsidR="007267C1">
        <w:rPr>
          <w:lang w:val="en-US"/>
        </w:rPr>
        <w:t xml:space="preserve"> do</w:t>
      </w:r>
      <w:r w:rsidRPr="008E510D">
        <w:rPr>
          <w:lang w:val="en-US"/>
        </w:rPr>
        <w:t xml:space="preserve"> not </w:t>
      </w:r>
      <w:r w:rsidR="008137B6">
        <w:rPr>
          <w:lang w:val="en-US"/>
        </w:rPr>
        <w:t xml:space="preserve">clearly distinguish between a specific </w:t>
      </w:r>
      <w:r w:rsidRPr="008E510D">
        <w:rPr>
          <w:lang w:val="en-US"/>
        </w:rPr>
        <w:t>logic</w:t>
      </w:r>
      <w:r w:rsidR="007267C1">
        <w:rPr>
          <w:lang w:val="en-US"/>
        </w:rPr>
        <w:t>al</w:t>
      </w:r>
      <w:r w:rsidRPr="008E510D">
        <w:rPr>
          <w:lang w:val="en-US"/>
        </w:rPr>
        <w:t xml:space="preserve"> concept and its geometric represent</w:t>
      </w:r>
      <w:r w:rsidR="008137B6">
        <w:rPr>
          <w:lang w:val="en-US"/>
        </w:rPr>
        <w:t>ation</w:t>
      </w:r>
      <w:r w:rsidR="007267C1">
        <w:rPr>
          <w:lang w:val="en-US"/>
        </w:rPr>
        <w:t xml:space="preserve"> or between a </w:t>
      </w:r>
      <w:r w:rsidR="008137B6">
        <w:rPr>
          <w:lang w:val="en-US"/>
        </w:rPr>
        <w:t>general term and its</w:t>
      </w:r>
      <w:r w:rsidR="007267C1">
        <w:rPr>
          <w:lang w:val="en-US"/>
        </w:rPr>
        <w:t xml:space="preserve"> specific</w:t>
      </w:r>
      <w:r w:rsidRPr="008E510D">
        <w:rPr>
          <w:lang w:val="en-US"/>
        </w:rPr>
        <w:t xml:space="preserve"> co</w:t>
      </w:r>
      <w:r w:rsidR="007267C1">
        <w:rPr>
          <w:lang w:val="en-US"/>
        </w:rPr>
        <w:t>nceptual meaning</w:t>
      </w:r>
      <w:r w:rsidRPr="008E510D">
        <w:rPr>
          <w:lang w:val="en-US"/>
        </w:rPr>
        <w:t xml:space="preserve">. The definitions used in the conceptual model described in this standard may be understood as a conceptual refining of the definitions given in the WMO/UNESCO Glossary of Hydrology. </w:t>
      </w:r>
    </w:p>
    <w:p w14:paraId="7EF713A2" w14:textId="73309B48" w:rsidR="00800D2D" w:rsidRPr="008E510D" w:rsidRDefault="008137B6" w:rsidP="00450C77">
      <w:pPr>
        <w:pStyle w:val="StandardWeb"/>
        <w:jc w:val="both"/>
        <w:rPr>
          <w:lang w:val="en-US"/>
        </w:rPr>
      </w:pPr>
      <w:r>
        <w:rPr>
          <w:lang w:val="en-US"/>
        </w:rPr>
        <w:lastRenderedPageBreak/>
        <w:t>Though basically rooted in the</w:t>
      </w:r>
      <w:r w:rsidR="00800D2D" w:rsidRPr="008E510D">
        <w:rPr>
          <w:lang w:val="en-US"/>
        </w:rPr>
        <w:t xml:space="preserve"> definitions given in the WMO</w:t>
      </w:r>
      <w:r w:rsidR="003602D6">
        <w:rPr>
          <w:lang w:val="en-US"/>
        </w:rPr>
        <w:t>/UNESCO</w:t>
      </w:r>
      <w:r w:rsidR="00800D2D" w:rsidRPr="008E510D">
        <w:rPr>
          <w:lang w:val="en-US"/>
        </w:rPr>
        <w:t xml:space="preserve"> Glossary of Hydrology, for the purpose of testing the applicability of the conceptual model in the context of surface water hydrology</w:t>
      </w:r>
      <w:r>
        <w:rPr>
          <w:lang w:val="en-US"/>
        </w:rPr>
        <w:t>,</w:t>
      </w:r>
      <w:r w:rsidR="00800D2D" w:rsidRPr="008E510D">
        <w:rPr>
          <w:lang w:val="en-US"/>
        </w:rPr>
        <w:t xml:space="preserve"> the definitions applied to hydrologic features defined in this standard refer to surface water. </w:t>
      </w:r>
    </w:p>
    <w:p w14:paraId="67B91DA4" w14:textId="3F72F54D"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 xml:space="preserve">ISO 19103: </w:t>
      </w:r>
      <w:r w:rsidR="003F0677">
        <w:rPr>
          <w:lang w:val="en-US"/>
        </w:rPr>
        <w:t>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34" w:name="_Toc458775727"/>
      <w:bookmarkStart w:id="35" w:name="_Toc464110968"/>
      <w:r w:rsidRPr="008E510D">
        <w:t>Naming convention</w:t>
      </w:r>
      <w:bookmarkEnd w:id="34"/>
      <w:bookmarkEnd w:id="35"/>
    </w:p>
    <w:p w14:paraId="64823612" w14:textId="5ED962C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 xml:space="preserve">-prefix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w:t>
      </w:r>
      <w:r w:rsidR="003602D6">
        <w:rPr>
          <w:lang w:val="en-US"/>
        </w:rPr>
        <w:t xml:space="preserve">semantic and </w:t>
      </w:r>
      <w:r w:rsidRPr="008E510D">
        <w:rPr>
          <w:lang w:val="en-US"/>
        </w:rPr>
        <w:t>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6" w:name="_Toc458775728"/>
      <w:bookmarkStart w:id="37" w:name="_Toc464110969"/>
      <w:r w:rsidRPr="008E510D">
        <w:t>Clauses not Containing Normative Material</w:t>
      </w:r>
      <w:bookmarkEnd w:id="36"/>
      <w:bookmarkEnd w:id="37"/>
    </w:p>
    <w:p w14:paraId="22A0E95D" w14:textId="6EF883DB" w:rsidR="00852DE1" w:rsidRPr="008E510D" w:rsidRDefault="00852DE1" w:rsidP="00852DE1">
      <w:pPr>
        <w:pStyle w:val="berschrift2"/>
      </w:pPr>
      <w:bookmarkStart w:id="38" w:name="_Toc458775729"/>
      <w:bookmarkStart w:id="39" w:name="_Toc464110970"/>
      <w:r w:rsidRPr="008E510D">
        <w:t>The abstract idea of the hydrology phenomenon</w:t>
      </w:r>
      <w:bookmarkEnd w:id="38"/>
      <w:bookmarkEnd w:id="39"/>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40" w:name="_Ref458763686"/>
      <w:bookmarkStart w:id="41" w:name="_Toc464111027"/>
      <w:r w:rsidRPr="008E510D">
        <w:t xml:space="preserve">Figure </w:t>
      </w:r>
      <w:r w:rsidR="006B301F">
        <w:fldChar w:fldCharType="begin"/>
      </w:r>
      <w:r w:rsidR="006B301F">
        <w:instrText xml:space="preserve"> SEQ Figure \* ARABIC </w:instrText>
      </w:r>
      <w:r w:rsidR="006B301F">
        <w:fldChar w:fldCharType="separate"/>
      </w:r>
      <w:r w:rsidR="00DA7491">
        <w:rPr>
          <w:noProof/>
        </w:rPr>
        <w:t>2</w:t>
      </w:r>
      <w:r w:rsidR="006B301F">
        <w:rPr>
          <w:noProof/>
        </w:rPr>
        <w:fldChar w:fldCharType="end"/>
      </w:r>
      <w:bookmarkEnd w:id="40"/>
      <w:r w:rsidRPr="008E510D">
        <w:t>: Processes of the Hydrologic Cycle</w:t>
      </w:r>
      <w:bookmarkEnd w:id="41"/>
    </w:p>
    <w:p w14:paraId="5E9396B8" w14:textId="53C211A2"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091F5D" w:rsidRPr="0075184D">
        <w:rPr>
          <w:lang w:val="en-US"/>
        </w:rPr>
        <w:t xml:space="preserve">Figure </w:t>
      </w:r>
      <w:r w:rsidR="00091F5D" w:rsidRPr="0075184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174AC351" w:rsidR="00852DE1" w:rsidRPr="008E510D" w:rsidRDefault="00852DE1" w:rsidP="00450C77">
      <w:pPr>
        <w:pStyle w:val="StandardWeb"/>
        <w:jc w:val="both"/>
        <w:rPr>
          <w:lang w:val="en-US"/>
        </w:rPr>
      </w:pPr>
      <w:r w:rsidRPr="008E510D">
        <w:rPr>
          <w:lang w:val="en-US"/>
        </w:rPr>
        <w:t xml:space="preserve">Looking back upstream from the outfall, the corresponding catchment feature can be described as a main linear flowpath feature, an </w:t>
      </w:r>
      <w:proofErr w:type="spellStart"/>
      <w:r w:rsidRPr="008E510D">
        <w:rPr>
          <w:lang w:val="en-US"/>
        </w:rPr>
        <w:t>areal</w:t>
      </w:r>
      <w:proofErr w:type="spellEnd"/>
      <w:r w:rsidRPr="008E510D">
        <w:rPr>
          <w:lang w:val="en-US"/>
        </w:rPr>
        <w:t xml:space="preserve"> feature, a boundary feature that encompasses the drained area,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56C79055"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w:t>
      </w:r>
      <w:r w:rsidR="00885D6E">
        <w:rPr>
          <w:lang w:val="en-US"/>
        </w:rPr>
        <w:t>network of</w:t>
      </w:r>
      <w:r w:rsidRPr="008E510D">
        <w:rPr>
          <w:lang w:val="en-US"/>
        </w:rPr>
        <w:t xml:space="preserve">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1FCC0703" w14:textId="77777777" w:rsidR="003C4D82" w:rsidRPr="008E510D" w:rsidRDefault="003C4D82" w:rsidP="003C4D82">
      <w:pPr>
        <w:pStyle w:val="StandardWeb"/>
        <w:jc w:val="both"/>
        <w:rPr>
          <w:lang w:val="en-US"/>
        </w:rPr>
      </w:pPr>
      <w:r w:rsidRPr="008E510D">
        <w:rPr>
          <w:lang w:val="en-US"/>
        </w:rPr>
        <w:t xml:space="preserve">Depending on application and </w:t>
      </w:r>
      <w:r>
        <w:rPr>
          <w:lang w:val="en-US"/>
        </w:rPr>
        <w:t xml:space="preserve">(spatial) </w:t>
      </w:r>
      <w:r w:rsidRPr="008E510D">
        <w:rPr>
          <w:lang w:val="en-US"/>
        </w:rPr>
        <w:t>scale, the same catchment may be realized in many different ways. The following describe different examples where this multiple realization concept is important:</w:t>
      </w:r>
    </w:p>
    <w:p w14:paraId="7135D23B" w14:textId="77777777" w:rsidR="003C4D82" w:rsidRPr="008E510D" w:rsidRDefault="003C4D82" w:rsidP="003C4D82">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38CF20F6" w14:textId="77777777" w:rsidR="003C4D82" w:rsidRPr="008E510D" w:rsidRDefault="003C4D82" w:rsidP="003C4D82">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7D305D0C" w14:textId="4EAF3DB1" w:rsidR="003C4D82" w:rsidRPr="008E510D" w:rsidRDefault="003C4D82" w:rsidP="003C4D82">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w:t>
      </w:r>
      <w:r>
        <w:t>.</w:t>
      </w:r>
      <w:r w:rsidRPr="008E510D">
        <w:t xml:space="preserve"> </w:t>
      </w:r>
    </w:p>
    <w:p w14:paraId="436E93D7" w14:textId="77777777" w:rsidR="003C4D82" w:rsidRPr="008E510D" w:rsidRDefault="003C4D82" w:rsidP="003C4D82">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1DF54FB" w14:textId="463D0C27" w:rsidR="003C4D82" w:rsidRPr="008E510D" w:rsidRDefault="003C4D82"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r>
        <w:rPr>
          <w:lang w:val="en-US"/>
        </w:rPr>
        <w:t xml:space="preserve"> (</w:t>
      </w:r>
      <w:r>
        <w:rPr>
          <w:lang w:val="en-US"/>
        </w:rPr>
        <w:fldChar w:fldCharType="begin"/>
      </w:r>
      <w:r>
        <w:rPr>
          <w:lang w:val="en-US"/>
        </w:rPr>
        <w:instrText xml:space="preserve"> REF _Ref459032822 \h </w:instrText>
      </w:r>
      <w:r>
        <w:rPr>
          <w:lang w:val="en-US"/>
        </w:rPr>
      </w:r>
      <w:r>
        <w:rPr>
          <w:lang w:val="en-US"/>
        </w:rPr>
        <w:fldChar w:fldCharType="separate"/>
      </w:r>
      <w:r w:rsidRPr="008E510D">
        <w:t xml:space="preserve">Figure </w:t>
      </w:r>
      <w:r>
        <w:rPr>
          <w:noProof/>
        </w:rPr>
        <w:t>3</w:t>
      </w:r>
      <w:r>
        <w:rPr>
          <w:lang w:val="en-US"/>
        </w:rPr>
        <w:fldChar w:fldCharType="end"/>
      </w:r>
      <w:r>
        <w:rPr>
          <w:lang w:val="en-US"/>
        </w:rPr>
        <w:t>)</w:t>
      </w:r>
      <w:r w:rsidRPr="008E510D">
        <w:rPr>
          <w:lang w:val="en-US"/>
        </w:rPr>
        <w:t>.</w:t>
      </w:r>
    </w:p>
    <w:p w14:paraId="208BAE22" w14:textId="77777777" w:rsidR="009E1AE7" w:rsidRPr="008E510D" w:rsidRDefault="00A627CB" w:rsidP="00491555">
      <w:pPr>
        <w:pStyle w:val="OGCFigure"/>
      </w:pPr>
      <w:r w:rsidRPr="008E510D">
        <w:rPr>
          <w:noProof/>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Default="009E1AE7" w:rsidP="0099183F">
      <w:pPr>
        <w:pStyle w:val="OGCFigure"/>
      </w:pPr>
      <w:bookmarkStart w:id="42" w:name="_Ref459032822"/>
      <w:bookmarkStart w:id="43" w:name="_Ref458763643"/>
      <w:bookmarkStart w:id="44" w:name="_Toc464111028"/>
      <w:r w:rsidRPr="008E510D">
        <w:t xml:space="preserve">Figure </w:t>
      </w:r>
      <w:r w:rsidR="006B301F">
        <w:fldChar w:fldCharType="begin"/>
      </w:r>
      <w:r w:rsidR="006B301F">
        <w:instrText xml:space="preserve"> SEQ Figure \* ARABIC </w:instrText>
      </w:r>
      <w:r w:rsidR="006B301F">
        <w:fldChar w:fldCharType="separate"/>
      </w:r>
      <w:r w:rsidR="00DA7491">
        <w:rPr>
          <w:noProof/>
        </w:rPr>
        <w:t>3</w:t>
      </w:r>
      <w:r w:rsidR="006B301F">
        <w:rPr>
          <w:noProof/>
        </w:rPr>
        <w:fldChar w:fldCharType="end"/>
      </w:r>
      <w:bookmarkEnd w:id="42"/>
      <w:r w:rsidRPr="008E510D">
        <w:t>: Illustration of multiple representations of a catchment</w:t>
      </w:r>
      <w:bookmarkEnd w:id="43"/>
      <w:bookmarkEnd w:id="44"/>
    </w:p>
    <w:p w14:paraId="665709E9" w14:textId="000BB51D" w:rsidR="003C4D82" w:rsidRDefault="003C4D82" w:rsidP="003C4D82">
      <w:pPr>
        <w:pStyle w:val="StandardWeb"/>
        <w:jc w:val="both"/>
        <w:rPr>
          <w:lang w:val="en-US"/>
        </w:rPr>
      </w:pPr>
      <w:r w:rsidRPr="008E510D">
        <w:rPr>
          <w:lang w:val="en-US"/>
        </w:rPr>
        <w:t xml:space="preserve">The concept of catchment used in this standard is that it is described physically </w:t>
      </w:r>
      <w:r>
        <w:rPr>
          <w:lang w:val="en-US"/>
        </w:rPr>
        <w:t xml:space="preserve">as illustrated </w:t>
      </w:r>
      <w:r w:rsidRPr="008E510D">
        <w:rPr>
          <w:lang w:val="en-US"/>
        </w:rPr>
        <w:t>above. It can also be described as the recognized unit of water resources assessment and management across administrative jurisdictions. In multi-stakeholder collaboration and cross-domain research projects, the catchment is recognized as a shared monitoring and reporting unit</w:t>
      </w:r>
      <w:r>
        <w:rPr>
          <w:lang w:val="en-US"/>
        </w:rPr>
        <w:t>,</w:t>
      </w:r>
      <w:r w:rsidRPr="008E510D">
        <w:rPr>
          <w:lang w:val="en-US"/>
        </w:rPr>
        <w:t xml:space="preserve">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Pr>
          <w:lang w:val="en-US"/>
        </w:rPr>
        <w:t>[7]</w:t>
      </w:r>
      <w:r w:rsidRPr="008E510D">
        <w:rPr>
          <w:lang w:val="en-US"/>
        </w:rPr>
        <w:t xml:space="preserve"> and "River Basin Districts" of the European Water Framework Directive </w:t>
      </w:r>
      <w:r>
        <w:rPr>
          <w:lang w:val="en-US"/>
        </w:rPr>
        <w:t>[1].</w:t>
      </w:r>
    </w:p>
    <w:p w14:paraId="5959D541" w14:textId="77777777" w:rsidR="003C4D82" w:rsidRPr="008E510D" w:rsidRDefault="003C4D82" w:rsidP="003C4D82">
      <w:pPr>
        <w:pStyle w:val="OGCFigure"/>
        <w:jc w:val="left"/>
      </w:pPr>
    </w:p>
    <w:p w14:paraId="483CB5AC" w14:textId="7653D0F7" w:rsidR="009E1AE7" w:rsidRPr="008E510D" w:rsidRDefault="009E1AE7" w:rsidP="009E1AE7">
      <w:pPr>
        <w:pStyle w:val="berschrift2"/>
      </w:pPr>
      <w:bookmarkStart w:id="45" w:name="_Toc458775730"/>
      <w:bookmarkStart w:id="46" w:name="_Toc464110971"/>
      <w:r w:rsidRPr="008E510D">
        <w:t xml:space="preserve">Catchment and </w:t>
      </w:r>
      <w:r w:rsidR="003C4D82">
        <w:t xml:space="preserve">multiple </w:t>
      </w:r>
      <w:r w:rsidRPr="008E510D">
        <w:t>realizations of the catchment concept</w:t>
      </w:r>
      <w:bookmarkEnd w:id="45"/>
      <w:bookmarkEnd w:id="46"/>
    </w:p>
    <w:p w14:paraId="5C125DA7" w14:textId="3AD8021F" w:rsidR="009E1AE7" w:rsidRDefault="009E1AE7" w:rsidP="005858EB">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w:t>
      </w:r>
      <w:r w:rsidR="00C20785">
        <w:rPr>
          <w:lang w:val="en-US"/>
        </w:rPr>
        <w:t>Recognizing the catchment as the holistic unit of study leads to t</w:t>
      </w:r>
      <w:r w:rsidRPr="008E510D">
        <w:rPr>
          <w:lang w:val="en-US"/>
        </w:rPr>
        <w:t xml:space="preserve">he idea that each study of a catchment may </w:t>
      </w:r>
      <w:r w:rsidR="008A28CA">
        <w:rPr>
          <w:lang w:val="en-US"/>
        </w:rPr>
        <w:t>realize</w:t>
      </w:r>
      <w:r w:rsidRPr="008E510D">
        <w:rPr>
          <w:lang w:val="en-US"/>
        </w:rPr>
        <w:t xml:space="preserve"> it in a particular way</w:t>
      </w:r>
      <w:r w:rsidR="003C4D82">
        <w:rPr>
          <w:lang w:val="en-US"/>
        </w:rPr>
        <w:t>,</w:t>
      </w:r>
      <w:r w:rsidRPr="008E510D">
        <w:rPr>
          <w:lang w:val="en-US"/>
        </w:rPr>
        <w:t xml:space="preserve"> leading to multiple realizations of the same conceptual entity. Depending on the scientific concern, the specific hydrologic feature is understood as one of many potential realizations of the conceptual entity being studied.</w:t>
      </w:r>
      <w:r w:rsidR="00C055D7">
        <w:rPr>
          <w:lang w:val="en-US"/>
        </w:rPr>
        <w:t xml:space="preserve"> </w:t>
      </w:r>
    </w:p>
    <w:p w14:paraId="34FC1977" w14:textId="77777777" w:rsidR="009E1AE7" w:rsidRPr="00C055D7" w:rsidRDefault="009E1AE7" w:rsidP="00C055D7">
      <w:pPr>
        <w:pStyle w:val="OGCFigure"/>
      </w:pPr>
      <w:r w:rsidRPr="00C055D7">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7FA97995" w:rsidR="008B0259" w:rsidRPr="00C055D7" w:rsidRDefault="009E1AE7" w:rsidP="00C055D7">
      <w:pPr>
        <w:pStyle w:val="OGCFigure"/>
      </w:pPr>
      <w:bookmarkStart w:id="47" w:name="_Ref458763854"/>
      <w:bookmarkStart w:id="48" w:name="_Toc464111029"/>
      <w:r w:rsidRPr="00C055D7">
        <w:t xml:space="preserve">Figure </w:t>
      </w:r>
      <w:r w:rsidR="006B301F">
        <w:fldChar w:fldCharType="begin"/>
      </w:r>
      <w:r w:rsidR="006B301F">
        <w:instrText xml:space="preserve"> SEQ Figure \* ARABIC </w:instrText>
      </w:r>
      <w:r w:rsidR="006B301F">
        <w:fldChar w:fldCharType="separate"/>
      </w:r>
      <w:r w:rsidR="00DA7491">
        <w:rPr>
          <w:noProof/>
        </w:rPr>
        <w:t>4</w:t>
      </w:r>
      <w:r w:rsidR="006B301F">
        <w:rPr>
          <w:noProof/>
        </w:rPr>
        <w:fldChar w:fldCharType="end"/>
      </w:r>
      <w:bookmarkEnd w:id="47"/>
      <w:r w:rsidRPr="00C055D7">
        <w:t xml:space="preserve">: </w:t>
      </w:r>
      <w:r w:rsidR="00146D92" w:rsidRPr="00C055D7">
        <w:t>I</w:t>
      </w:r>
      <w:r w:rsidR="008B0259" w:rsidRPr="00C055D7">
        <w:t>dealized catchment.</w:t>
      </w:r>
      <w:r w:rsidR="003106AA" w:rsidRPr="00C055D7">
        <w:t xml:space="preserve"> This </w:t>
      </w:r>
      <w:r w:rsidR="008B0259" w:rsidRPr="00C055D7">
        <w:t>idealized catchment diagram is used to represent the catchment concept with no emphasis on any realization or representation. In the diagrams below, aspects of this diagram are highlighted to emphasize particular concepts of the HY_Features conceptual model.</w:t>
      </w:r>
      <w:bookmarkEnd w:id="48"/>
    </w:p>
    <w:p w14:paraId="603D56E4" w14:textId="134FBF2E" w:rsidR="00A823EB" w:rsidRPr="00E36C2C" w:rsidRDefault="00C055D7" w:rsidP="00C055D7">
      <w:pPr>
        <w:pStyle w:val="StandardWeb"/>
        <w:jc w:val="both"/>
        <w:rPr>
          <w:highlight w:val="yellow"/>
          <w:lang w:val="en-US"/>
        </w:rPr>
      </w:pPr>
      <w:r w:rsidRPr="006B6649">
        <w:rPr>
          <w:highlight w:val="yellow"/>
          <w:lang w:val="en-US"/>
        </w:rPr>
        <w:t xml:space="preserve">The catchment model described in this standard conceptualizes the hydrologic determination of a catchment by its common outlet to which all waters flow by defining an outfall </w:t>
      </w:r>
      <w:r w:rsidRPr="00E36C2C">
        <w:rPr>
          <w:highlight w:val="yellow"/>
          <w:lang w:val="en-US"/>
        </w:rPr>
        <w:t xml:space="preserve">(feature) as the logical outlet of a corresponding catchment (feature). Referencing this </w:t>
      </w:r>
      <w:r w:rsidR="007C1AA4" w:rsidRPr="00E36C2C">
        <w:rPr>
          <w:highlight w:val="yellow"/>
          <w:lang w:val="en-US"/>
        </w:rPr>
        <w:t xml:space="preserve">union </w:t>
      </w:r>
      <w:r w:rsidRPr="00E36C2C">
        <w:rPr>
          <w:highlight w:val="yellow"/>
          <w:lang w:val="en-US"/>
        </w:rPr>
        <w:t xml:space="preserve">of a catchment and outfall, the catchment </w:t>
      </w:r>
      <w:r w:rsidR="00765EA6" w:rsidRPr="00E36C2C">
        <w:rPr>
          <w:highlight w:val="yellow"/>
          <w:lang w:val="en-US"/>
        </w:rPr>
        <w:t xml:space="preserve">can be thought of </w:t>
      </w:r>
      <w:r w:rsidRPr="00E36C2C">
        <w:rPr>
          <w:highlight w:val="yellow"/>
          <w:lang w:val="en-US"/>
        </w:rPr>
        <w:t xml:space="preserve">as </w:t>
      </w:r>
      <w:r w:rsidR="002D1C4A" w:rsidRPr="00E36C2C">
        <w:rPr>
          <w:highlight w:val="yellow"/>
          <w:lang w:val="en-US"/>
        </w:rPr>
        <w:t xml:space="preserve">a </w:t>
      </w:r>
      <w:r w:rsidRPr="00E36C2C">
        <w:rPr>
          <w:highlight w:val="yellow"/>
          <w:lang w:val="en-US"/>
        </w:rPr>
        <w:t xml:space="preserve">logical link between a catchment’s inflow and outflow, </w:t>
      </w:r>
      <w:r w:rsidR="002D1C4A" w:rsidRPr="00E36C2C">
        <w:rPr>
          <w:highlight w:val="yellow"/>
          <w:lang w:val="en-US"/>
        </w:rPr>
        <w:t>whereby these may be joined from diffuse inflow, or spread outflow.</w:t>
      </w:r>
      <w:r w:rsidR="002D1C4A" w:rsidRPr="006B6649">
        <w:rPr>
          <w:highlight w:val="yellow"/>
          <w:lang w:val="en-US"/>
        </w:rPr>
        <w:t xml:space="preserve"> </w:t>
      </w:r>
      <w:r w:rsidR="00A823EB" w:rsidRPr="006B6649">
        <w:rPr>
          <w:highlight w:val="yellow"/>
          <w:lang w:val="en-US"/>
        </w:rPr>
        <w:t xml:space="preserve">Given that this </w:t>
      </w:r>
      <w:r w:rsidR="003641D9" w:rsidRPr="00E36C2C">
        <w:rPr>
          <w:highlight w:val="yellow"/>
          <w:lang w:val="en-US"/>
        </w:rPr>
        <w:t>logical</w:t>
      </w:r>
      <w:r w:rsidR="00A823EB" w:rsidRPr="00E36C2C">
        <w:rPr>
          <w:highlight w:val="yellow"/>
          <w:lang w:val="en-US"/>
        </w:rPr>
        <w:t xml:space="preserve"> link can be </w:t>
      </w:r>
      <w:r w:rsidR="003641D9" w:rsidRPr="00E36C2C">
        <w:rPr>
          <w:highlight w:val="yellow"/>
          <w:lang w:val="en-US"/>
        </w:rPr>
        <w:t>topologically realized</w:t>
      </w:r>
      <w:r w:rsidR="00A823EB" w:rsidRPr="00E36C2C">
        <w:rPr>
          <w:highlight w:val="yellow"/>
          <w:lang w:val="en-US"/>
        </w:rPr>
        <w:t xml:space="preserve">, </w:t>
      </w:r>
      <w:r w:rsidR="003641D9" w:rsidRPr="00E36C2C">
        <w:rPr>
          <w:highlight w:val="yellow"/>
          <w:lang w:val="en-US"/>
        </w:rPr>
        <w:t>a</w:t>
      </w:r>
      <w:r w:rsidR="00A823EB" w:rsidRPr="00E36C2C">
        <w:rPr>
          <w:highlight w:val="yellow"/>
          <w:lang w:val="en-US"/>
        </w:rPr>
        <w:t xml:space="preserve"> </w:t>
      </w:r>
      <w:r w:rsidR="00527BFC" w:rsidRPr="006B6649">
        <w:rPr>
          <w:highlight w:val="yellow"/>
          <w:lang w:val="en-US"/>
        </w:rPr>
        <w:t>catchment topology pattern</w:t>
      </w:r>
      <w:r w:rsidR="00527BFC" w:rsidRPr="006B6649">
        <w:rPr>
          <w:highlight w:val="yellow"/>
        </w:rPr>
        <w:t xml:space="preserve"> </w:t>
      </w:r>
      <w:r w:rsidR="00793409">
        <w:rPr>
          <w:highlight w:val="yellow"/>
          <w:lang w:val="en-US"/>
        </w:rPr>
        <w:t>is</w:t>
      </w:r>
      <w:r w:rsidR="003641D9" w:rsidRPr="006B6649">
        <w:rPr>
          <w:highlight w:val="yellow"/>
          <w:lang w:val="en-US"/>
        </w:rPr>
        <w:t xml:space="preserve"> implied</w:t>
      </w:r>
      <w:r w:rsidR="00527BFC" w:rsidRPr="006B6649">
        <w:rPr>
          <w:highlight w:val="yellow"/>
        </w:rPr>
        <w:t xml:space="preserve"> expressing </w:t>
      </w:r>
      <w:r w:rsidR="00E36C2C">
        <w:rPr>
          <w:highlight w:val="yellow"/>
          <w:lang w:val="en-US"/>
        </w:rPr>
        <w:t>the connectivity of</w:t>
      </w:r>
      <w:r w:rsidR="00E36C2C" w:rsidRPr="006B6649">
        <w:rPr>
          <w:highlight w:val="yellow"/>
          <w:lang w:val="en-US"/>
        </w:rPr>
        <w:t xml:space="preserve"> </w:t>
      </w:r>
      <w:r w:rsidR="00527BFC" w:rsidRPr="006B6649">
        <w:rPr>
          <w:highlight w:val="yellow"/>
          <w:lang w:val="en-US"/>
        </w:rPr>
        <w:t>catchment</w:t>
      </w:r>
      <w:r w:rsidR="004E3B6F">
        <w:rPr>
          <w:highlight w:val="yellow"/>
          <w:lang w:val="en-US"/>
        </w:rPr>
        <w:t>s</w:t>
      </w:r>
      <w:r w:rsidR="00527BFC" w:rsidRPr="006B6649">
        <w:rPr>
          <w:highlight w:val="yellow"/>
          <w:lang w:val="en-US"/>
        </w:rPr>
        <w:t xml:space="preserve"> </w:t>
      </w:r>
      <w:r w:rsidR="00E36C2C">
        <w:rPr>
          <w:highlight w:val="yellow"/>
          <w:lang w:val="en-US"/>
        </w:rPr>
        <w:t>interacting</w:t>
      </w:r>
      <w:r w:rsidR="00E36C2C" w:rsidRPr="006B6649">
        <w:rPr>
          <w:highlight w:val="yellow"/>
          <w:lang w:val="en-US"/>
        </w:rPr>
        <w:t xml:space="preserve"> </w:t>
      </w:r>
      <w:r w:rsidR="00E36C2C">
        <w:rPr>
          <w:highlight w:val="yellow"/>
          <w:lang w:val="en-US"/>
        </w:rPr>
        <w:t xml:space="preserve">at </w:t>
      </w:r>
      <w:r w:rsidR="00527BFC" w:rsidRPr="006B6649">
        <w:rPr>
          <w:highlight w:val="yellow"/>
          <w:lang w:val="en-US"/>
        </w:rPr>
        <w:t>outfalls</w:t>
      </w:r>
      <w:r w:rsidR="004E3B6F">
        <w:rPr>
          <w:highlight w:val="yellow"/>
          <w:lang w:val="en-US"/>
        </w:rPr>
        <w:t xml:space="preserve"> recognized as </w:t>
      </w:r>
      <w:r w:rsidR="00793409">
        <w:rPr>
          <w:highlight w:val="yellow"/>
          <w:lang w:val="en-US"/>
        </w:rPr>
        <w:t xml:space="preserve">their </w:t>
      </w:r>
      <w:r w:rsidR="004E3B6F">
        <w:rPr>
          <w:highlight w:val="yellow"/>
          <w:lang w:val="en-US"/>
        </w:rPr>
        <w:t>topological boundary</w:t>
      </w:r>
      <w:r w:rsidR="00527BFC" w:rsidRPr="006B6649">
        <w:rPr>
          <w:highlight w:val="yellow"/>
          <w:lang w:val="en-US"/>
        </w:rPr>
        <w:t>.</w:t>
      </w:r>
    </w:p>
    <w:p w14:paraId="48ABA42D" w14:textId="6BF2D6F6" w:rsidR="00C055D7" w:rsidRDefault="006B6649" w:rsidP="00C055D7">
      <w:pPr>
        <w:pStyle w:val="StandardWeb"/>
        <w:jc w:val="both"/>
        <w:rPr>
          <w:lang w:val="en-US"/>
        </w:rPr>
      </w:pPr>
      <w:r w:rsidRPr="00E36C2C">
        <w:rPr>
          <w:highlight w:val="yellow"/>
          <w:lang w:val="en-US"/>
        </w:rPr>
        <w:t>All</w:t>
      </w:r>
      <w:r w:rsidR="00C055D7" w:rsidRPr="00E36C2C">
        <w:rPr>
          <w:highlight w:val="yellow"/>
          <w:lang w:val="en-US"/>
        </w:rPr>
        <w:t xml:space="preserve"> hydrologic features which </w:t>
      </w:r>
      <w:r w:rsidR="004E3B6F">
        <w:rPr>
          <w:highlight w:val="yellow"/>
          <w:lang w:val="en-US"/>
        </w:rPr>
        <w:t>realize</w:t>
      </w:r>
      <w:r w:rsidR="004E3B6F" w:rsidRPr="00E36C2C">
        <w:rPr>
          <w:highlight w:val="yellow"/>
          <w:lang w:val="en-US"/>
        </w:rPr>
        <w:t xml:space="preserve"> </w:t>
      </w:r>
      <w:r w:rsidR="004E3B6F">
        <w:rPr>
          <w:highlight w:val="yellow"/>
          <w:lang w:val="en-US"/>
        </w:rPr>
        <w:t xml:space="preserve">a catchment referencing </w:t>
      </w:r>
      <w:r w:rsidRPr="00E36C2C">
        <w:rPr>
          <w:highlight w:val="yellow"/>
          <w:lang w:val="en-US"/>
        </w:rPr>
        <w:t>this catchment topology pattern form a hydrologic complex</w:t>
      </w:r>
      <w:r w:rsidRPr="004E3B6F">
        <w:rPr>
          <w:highlight w:val="yellow"/>
          <w:lang w:val="en-US"/>
        </w:rPr>
        <w:t xml:space="preserve"> comprising </w:t>
      </w:r>
      <w:r w:rsidR="00C055D7" w:rsidRPr="004E3B6F">
        <w:rPr>
          <w:highlight w:val="yellow"/>
          <w:lang w:val="en-US"/>
        </w:rPr>
        <w:t xml:space="preserve">the catchment and outfall features, as well as any feature realizing the logical catchment and its outfall. This includes topological </w:t>
      </w:r>
      <w:r w:rsidR="00C055D7" w:rsidRPr="004E3B6F">
        <w:rPr>
          <w:highlight w:val="yellow"/>
          <w:lang w:val="en-US"/>
        </w:rPr>
        <w:lastRenderedPageBreak/>
        <w:t>realizations such as flowpath and catchment area, as well as hydrologic realizations like water body or channel, or typical networks connecting these</w:t>
      </w:r>
      <w:r w:rsidR="00C055D7" w:rsidRPr="00392C79">
        <w:rPr>
          <w:highlight w:val="yellow"/>
          <w:lang w:val="en-US"/>
        </w:rPr>
        <w:t>.</w:t>
      </w:r>
      <w:r w:rsidR="00C055D7">
        <w:rPr>
          <w:lang w:val="en-US"/>
        </w:rPr>
        <w:t xml:space="preserve"> </w:t>
      </w:r>
    </w:p>
    <w:p w14:paraId="5C437496" w14:textId="77777777" w:rsidR="00C055D7" w:rsidRPr="008E510D" w:rsidRDefault="00C055D7" w:rsidP="00C055D7">
      <w:pPr>
        <w:pStyle w:val="StandardWeb"/>
        <w:jc w:val="both"/>
        <w:rPr>
          <w:lang w:val="en-US"/>
        </w:rPr>
      </w:pPr>
    </w:p>
    <w:p w14:paraId="1C439FBC" w14:textId="2BDF5690" w:rsidR="001330F5" w:rsidRPr="008E510D" w:rsidRDefault="008B0259" w:rsidP="00C055D7">
      <w:pPr>
        <w:pStyle w:val="OGCFigure"/>
      </w:pPr>
      <w:r w:rsidRPr="008E510D">
        <w:rPr>
          <w:noProof/>
        </w:rPr>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001330F5"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0FE557D5" w:rsidR="001330F5" w:rsidRPr="008E510D" w:rsidRDefault="001330F5" w:rsidP="00C055D7">
      <w:pPr>
        <w:pStyle w:val="OGCFigure"/>
      </w:pPr>
      <w:bookmarkStart w:id="49" w:name="_Ref458765840"/>
      <w:bookmarkStart w:id="50" w:name="_Toc464111030"/>
      <w:r w:rsidRPr="008E510D">
        <w:t xml:space="preserve">Figure </w:t>
      </w:r>
      <w:r w:rsidR="006B301F">
        <w:fldChar w:fldCharType="begin"/>
      </w:r>
      <w:r w:rsidR="006B301F">
        <w:instrText xml:space="preserve"> SEQ Figure \* ARABIC </w:instrText>
      </w:r>
      <w:r w:rsidR="006B301F">
        <w:fldChar w:fldCharType="separate"/>
      </w:r>
      <w:r w:rsidR="00DA7491">
        <w:rPr>
          <w:noProof/>
        </w:rPr>
        <w:t>5</w:t>
      </w:r>
      <w:r w:rsidR="006B301F">
        <w:rPr>
          <w:noProof/>
        </w:rPr>
        <w:fldChar w:fldCharType="end"/>
      </w:r>
      <w:bookmarkEnd w:id="49"/>
      <w:r w:rsidRPr="008E510D">
        <w:t xml:space="preserve">: Multiple graphical </w:t>
      </w:r>
      <w:r w:rsidR="00056311">
        <w:t>representations</w:t>
      </w:r>
      <w:r w:rsidR="00056311" w:rsidRPr="008E510D">
        <w:t xml:space="preserve"> </w:t>
      </w:r>
      <w:r w:rsidR="006512DB">
        <w:t>of</w:t>
      </w:r>
      <w:r w:rsidRPr="008E510D">
        <w:t xml:space="preserve"> a catchment</w:t>
      </w:r>
      <w:r w:rsidR="009A1D97">
        <w:t xml:space="preserve"> </w:t>
      </w:r>
      <w:r w:rsidR="009A1D97" w:rsidRPr="008D4288">
        <w:t>(from top left to bottom right):</w:t>
      </w:r>
      <w:r w:rsidRPr="008E510D">
        <w:t xml:space="preserve"> a) </w:t>
      </w:r>
      <w:r w:rsidR="00392C79">
        <w:t>c</w:t>
      </w:r>
      <w:r w:rsidRPr="008E510D">
        <w:t xml:space="preserve">atchment boundary, b) </w:t>
      </w:r>
      <w:r w:rsidR="00392C79">
        <w:t>c</w:t>
      </w:r>
      <w:r w:rsidRPr="008E510D">
        <w:t xml:space="preserve">atchment area, </w:t>
      </w:r>
      <w:bookmarkStart w:id="51" w:name="flowpath"/>
      <w:r w:rsidRPr="008E510D">
        <w:t>c</w:t>
      </w:r>
      <w:bookmarkEnd w:id="51"/>
      <w:r w:rsidRPr="008E510D">
        <w:t xml:space="preserve">) flowpath of catchment d) network of sub catchments, e) cartographic view, f) </w:t>
      </w:r>
      <w:r w:rsidR="00392C79" w:rsidRPr="00392C79">
        <w:rPr>
          <w:highlight w:val="yellow"/>
        </w:rPr>
        <w:t>geo-schematic view</w:t>
      </w:r>
      <w:r w:rsidRPr="00392C79">
        <w:rPr>
          <w:highlight w:val="yellow"/>
        </w:rPr>
        <w:t>,</w:t>
      </w:r>
      <w:r w:rsidRPr="008E510D">
        <w:t xml:space="preserve"> g) hydrographic network, h) network of logically connected monitoring stations.</w:t>
      </w:r>
      <w:bookmarkEnd w:id="50"/>
    </w:p>
    <w:p w14:paraId="541F9FD4" w14:textId="502BAF60" w:rsidR="00C055D7" w:rsidRPr="008E510D" w:rsidRDefault="00C055D7" w:rsidP="00C055D7">
      <w:pPr>
        <w:pStyle w:val="StandardWeb"/>
        <w:jc w:val="both"/>
        <w:rPr>
          <w:lang w:val="en-US"/>
        </w:rPr>
      </w:pPr>
      <w:r w:rsidRPr="008E510D">
        <w:rPr>
          <w:lang w:val="en-US"/>
        </w:rPr>
        <w:t xml:space="preserve">Catchment boundary, catchment area, and </w:t>
      </w:r>
      <w:r>
        <w:rPr>
          <w:lang w:val="en-US"/>
        </w:rPr>
        <w:t xml:space="preserve">a </w:t>
      </w:r>
      <w:r w:rsidRPr="008E510D">
        <w:rPr>
          <w:lang w:val="en-US"/>
        </w:rPr>
        <w:t xml:space="preserve">linear flowpath are the most common </w:t>
      </w:r>
      <w:r>
        <w:rPr>
          <w:lang w:val="en-US"/>
        </w:rPr>
        <w:t xml:space="preserve">topological </w:t>
      </w:r>
      <w:r w:rsidRPr="008E510D">
        <w:rPr>
          <w:lang w:val="en-US"/>
        </w:rPr>
        <w:t xml:space="preserve">realizations of a </w:t>
      </w:r>
      <w:r>
        <w:rPr>
          <w:lang w:val="en-US"/>
        </w:rPr>
        <w:t xml:space="preserve">logical </w:t>
      </w:r>
      <w:r w:rsidRPr="008E510D">
        <w:rPr>
          <w:lang w:val="en-US"/>
        </w:rPr>
        <w:t>catchment, and</w:t>
      </w:r>
      <w:r>
        <w:rPr>
          <w:lang w:val="en-US"/>
        </w:rPr>
        <w:t xml:space="preserve"> are</w:t>
      </w:r>
      <w:r w:rsidRPr="008E510D">
        <w:rPr>
          <w:lang w:val="en-US"/>
        </w:rPr>
        <w:t xml:space="preserve"> widely used to create cartographic </w:t>
      </w:r>
      <w:r>
        <w:rPr>
          <w:lang w:val="en-US"/>
        </w:rPr>
        <w:t>representations</w:t>
      </w:r>
      <w:r w:rsidRPr="008E510D">
        <w:rPr>
          <w:lang w:val="en-US"/>
        </w:rPr>
        <w:t xml:space="preserve"> of a catchment. Map</w:t>
      </w:r>
      <w:r>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w:t>
      </w:r>
      <w:r>
        <w:rPr>
          <w:lang w:val="en-US"/>
        </w:rPr>
        <w:t>,</w:t>
      </w:r>
      <w:r w:rsidRPr="008E510D">
        <w:rPr>
          <w:lang w:val="en-US"/>
        </w:rPr>
        <w:t xml:space="preserve"> are usually combined to </w:t>
      </w:r>
      <w:r>
        <w:rPr>
          <w:lang w:val="en-US"/>
        </w:rPr>
        <w:t>represent</w:t>
      </w:r>
      <w:r w:rsidRPr="008E510D">
        <w:rPr>
          <w:lang w:val="en-US"/>
        </w:rPr>
        <w:t xml:space="preserve"> the  catchment as a whole. Such cartographic data products are usually exposed in map services, while the water body or channel features are provided with an appropriate geometry and location usually in features services. To illustrate these ideas, </w:t>
      </w:r>
      <w:r>
        <w:rPr>
          <w:lang w:val="en-US"/>
        </w:rPr>
        <w:fldChar w:fldCharType="begin"/>
      </w:r>
      <w:r>
        <w:rPr>
          <w:lang w:val="en-US"/>
        </w:rPr>
        <w:instrText xml:space="preserve"> REF _Ref458765840 \h </w:instrText>
      </w:r>
      <w:r>
        <w:rPr>
          <w:lang w:val="en-US"/>
        </w:rPr>
      </w:r>
      <w:r>
        <w:rPr>
          <w:lang w:val="en-US"/>
        </w:rPr>
        <w:fldChar w:fldCharType="separate"/>
      </w:r>
      <w:r w:rsidRPr="008E510D">
        <w:t xml:space="preserve">Figure </w:t>
      </w:r>
      <w:r>
        <w:rPr>
          <w:noProof/>
        </w:rPr>
        <w:t>5</w:t>
      </w:r>
      <w:r>
        <w:rPr>
          <w:lang w:val="en-US"/>
        </w:rPr>
        <w:fldChar w:fldCharType="end"/>
      </w:r>
      <w:r>
        <w:rPr>
          <w:lang w:val="en-US"/>
        </w:rPr>
        <w:t xml:space="preserve"> </w:t>
      </w:r>
      <w:r w:rsidRPr="008E510D">
        <w:rPr>
          <w:lang w:val="en-US"/>
        </w:rPr>
        <w:t xml:space="preserve">shows an idealized </w:t>
      </w:r>
      <w:r>
        <w:rPr>
          <w:lang w:val="en-US"/>
        </w:rPr>
        <w:t>catchment</w:t>
      </w:r>
      <w:r w:rsidRPr="008E510D">
        <w:rPr>
          <w:lang w:val="en-US"/>
        </w:rPr>
        <w:t xml:space="preserve"> </w:t>
      </w:r>
      <w:r w:rsidR="00744A67">
        <w:rPr>
          <w:lang w:val="en-US"/>
        </w:rPr>
        <w:t>(</w:t>
      </w:r>
      <w:r w:rsidR="00744A67">
        <w:rPr>
          <w:lang w:val="en-US"/>
        </w:rPr>
        <w:fldChar w:fldCharType="begin"/>
      </w:r>
      <w:r w:rsidR="00744A67">
        <w:rPr>
          <w:lang w:val="en-US"/>
        </w:rPr>
        <w:instrText xml:space="preserve"> REF _Ref458763854 \h </w:instrText>
      </w:r>
      <w:r w:rsidR="00744A67">
        <w:rPr>
          <w:lang w:val="en-US"/>
        </w:rPr>
      </w:r>
      <w:r w:rsidR="00744A67">
        <w:rPr>
          <w:lang w:val="en-US"/>
        </w:rPr>
        <w:fldChar w:fldCharType="separate"/>
      </w:r>
      <w:r w:rsidR="00744A67" w:rsidRPr="00C055D7">
        <w:t xml:space="preserve">Figure </w:t>
      </w:r>
      <w:r w:rsidR="00744A67">
        <w:rPr>
          <w:noProof/>
        </w:rPr>
        <w:t>4</w:t>
      </w:r>
      <w:r w:rsidR="00744A67">
        <w:rPr>
          <w:lang w:val="en-US"/>
        </w:rPr>
        <w:fldChar w:fldCharType="end"/>
      </w:r>
      <w:r w:rsidR="00744A67">
        <w:rPr>
          <w:lang w:val="en-US"/>
        </w:rPr>
        <w:t xml:space="preserve">) </w:t>
      </w:r>
      <w:r w:rsidRPr="008E510D">
        <w:rPr>
          <w:lang w:val="en-US"/>
        </w:rPr>
        <w:t>with different graphical representations highlighted.</w:t>
      </w:r>
    </w:p>
    <w:p w14:paraId="170F7F7C" w14:textId="2B19FB71" w:rsidR="001330F5" w:rsidRPr="008E510D" w:rsidRDefault="001330F5" w:rsidP="00450C77">
      <w:pPr>
        <w:pStyle w:val="StandardWeb"/>
        <w:jc w:val="both"/>
        <w:rPr>
          <w:lang w:val="en-US"/>
        </w:rPr>
      </w:pPr>
      <w:r w:rsidRPr="008E510D">
        <w:rPr>
          <w:lang w:val="en-US"/>
        </w:rPr>
        <w:t xml:space="preserve">Each of these graphical </w:t>
      </w:r>
      <w:r w:rsidR="00056311">
        <w:rPr>
          <w:lang w:val="en-US"/>
        </w:rPr>
        <w:t>representations</w:t>
      </w:r>
      <w:r w:rsidR="00056311" w:rsidRPr="008E510D">
        <w:rPr>
          <w:lang w:val="en-US"/>
        </w:rPr>
        <w:t xml:space="preserve"> </w:t>
      </w:r>
      <w:r w:rsidR="00EA17E1" w:rsidRPr="008E510D">
        <w:rPr>
          <w:lang w:val="en-US"/>
        </w:rPr>
        <w:t>is</w:t>
      </w:r>
      <w:r w:rsidRPr="008E510D">
        <w:rPr>
          <w:lang w:val="en-US"/>
        </w:rPr>
        <w:t xml:space="preserve"> a different way of looking at the catchment and its interaction with other features. It is generally not possible to inspect a particular realization and understand all characteristics of the catchment because </w:t>
      </w:r>
      <w:r w:rsidR="00392C79">
        <w:rPr>
          <w:lang w:val="en-US"/>
        </w:rPr>
        <w:t xml:space="preserve">the </w:t>
      </w:r>
      <w:r w:rsidRPr="008E510D">
        <w:rPr>
          <w:lang w:val="en-US"/>
        </w:rPr>
        <w:t xml:space="preserve">different types of features are often realized using identical data models. For example, a map showing a set of catchment polygons may display an aggregate of sub-catchments, or a collection of </w:t>
      </w:r>
      <w:r w:rsidRPr="008E510D">
        <w:rPr>
          <w:lang w:val="en-US"/>
        </w:rPr>
        <w:lastRenderedPageBreak/>
        <w:t xml:space="preserve">catchment polygons that overlap each other occupying the same space. In order to understand what catchment concept is being realized, the more detailed information about their type and role in a data model needs to be declared. </w:t>
      </w:r>
      <w:r w:rsidR="00692820">
        <w:rPr>
          <w:lang w:val="en-US"/>
        </w:rPr>
        <w:t>Such</w:t>
      </w:r>
      <w:r w:rsidR="00692820" w:rsidRPr="008E510D">
        <w:rPr>
          <w:lang w:val="en-US"/>
        </w:rPr>
        <w:t xml:space="preserve"> </w:t>
      </w:r>
      <w:r w:rsidRPr="008E510D">
        <w:rPr>
          <w:lang w:val="en-US"/>
        </w:rPr>
        <w:t xml:space="preserve">relationships and potential constraints may be declared between a high-order catchment and the catchments generally nested therein, or between </w:t>
      </w:r>
      <w:r w:rsidR="00EA17E1" w:rsidRPr="008E510D">
        <w:rPr>
          <w:lang w:val="en-US"/>
        </w:rPr>
        <w:t>an</w:t>
      </w:r>
      <w:r w:rsidRPr="008E510D">
        <w:rPr>
          <w:lang w:val="en-US"/>
        </w:rPr>
        <w:t xml:space="preserve"> aggregate network of catchments that encompasses nested catchments without any overlap, or the upstream-downstream direction of flow </w:t>
      </w:r>
      <w:r w:rsidR="00692820">
        <w:rPr>
          <w:lang w:val="en-US"/>
        </w:rPr>
        <w:t xml:space="preserve">applied to </w:t>
      </w:r>
      <w:r w:rsidRPr="008E510D">
        <w:rPr>
          <w:lang w:val="en-US"/>
        </w:rPr>
        <w:t>a set of catchment polygons.</w:t>
      </w:r>
    </w:p>
    <w:p w14:paraId="7564CBC7" w14:textId="437D85A4" w:rsidR="001330F5" w:rsidRDefault="001330F5" w:rsidP="00860515">
      <w:pPr>
        <w:pStyle w:val="StandardWeb"/>
        <w:jc w:val="both"/>
        <w:rPr>
          <w:lang w:val="en-US"/>
        </w:rPr>
      </w:pPr>
      <w:r w:rsidRPr="008E510D">
        <w:rPr>
          <w:lang w:val="en-US"/>
        </w:rPr>
        <w:t>In some cases, a catchment may be realized as an identified feature without specified geometry that takes part in a topological network of catchments. This is common, for example, in data systems supporting hydrologic modeling. Catchment attributes needed to parameterize a model</w:t>
      </w:r>
      <w:r w:rsidR="00860515">
        <w:rPr>
          <w:lang w:val="en-US"/>
        </w:rPr>
        <w:t>,</w:t>
      </w:r>
      <w:r w:rsidRPr="008E510D">
        <w:rPr>
          <w:lang w:val="en-US"/>
        </w:rPr>
        <w:t xml:space="preserve">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would be implied by </w:t>
      </w:r>
      <w:r w:rsidR="00AF6DDF">
        <w:rPr>
          <w:lang w:val="en-US"/>
        </w:rPr>
        <w:t xml:space="preserve">the </w:t>
      </w:r>
      <w:r w:rsidRPr="008E510D">
        <w:rPr>
          <w:lang w:val="en-US"/>
        </w:rPr>
        <w:t xml:space="preserve">geometric representation of a catchment. That is, while a catchment has a geometric representation that is an area, which would imply it is a topological face, the catchment can have a </w:t>
      </w:r>
      <w:r w:rsidR="0017415C">
        <w:rPr>
          <w:lang w:val="en-US"/>
        </w:rPr>
        <w:t xml:space="preserve">coexisting </w:t>
      </w:r>
      <w:r w:rsidRPr="008E510D">
        <w:rPr>
          <w:lang w:val="en-US"/>
        </w:rPr>
        <w:t xml:space="preserve">non-geometric realization that is a topological edge which conveys flow from inflow to outflow. This flexibility, where a realization of a catchment feature does not need to have an explicit geometric representation allows a decoupling of </w:t>
      </w:r>
      <w:r w:rsidR="0017415C" w:rsidRPr="0017415C">
        <w:rPr>
          <w:highlight w:val="yellow"/>
          <w:lang w:val="en-US"/>
        </w:rPr>
        <w:t>representational</w:t>
      </w:r>
      <w:r w:rsidR="0017415C" w:rsidRPr="008E510D">
        <w:rPr>
          <w:lang w:val="en-US"/>
        </w:rPr>
        <w:t xml:space="preserve"> </w:t>
      </w:r>
      <w:r w:rsidRPr="008E510D">
        <w:rPr>
          <w:lang w:val="en-US"/>
        </w:rPr>
        <w:t>and conceptual concerns with the ability to explicitly link data products that would not otherwise be easily related.</w:t>
      </w:r>
    </w:p>
    <w:p w14:paraId="27B88EAB" w14:textId="41BA18FF" w:rsidR="008545BE" w:rsidRDefault="00D4047D" w:rsidP="008545BE">
      <w:pPr>
        <w:pStyle w:val="StandardWeb"/>
        <w:jc w:val="both"/>
        <w:rPr>
          <w:highlight w:val="yellow"/>
          <w:lang w:val="en-US"/>
        </w:rPr>
      </w:pPr>
      <w:r>
        <w:rPr>
          <w:highlight w:val="yellow"/>
        </w:rPr>
        <w:t>Specific</w:t>
      </w:r>
      <w:r w:rsidRPr="00890E35">
        <w:rPr>
          <w:highlight w:val="yellow"/>
        </w:rPr>
        <w:t xml:space="preserve"> feature type</w:t>
      </w:r>
      <w:r>
        <w:rPr>
          <w:highlight w:val="yellow"/>
        </w:rPr>
        <w:t>s are</w:t>
      </w:r>
      <w:r w:rsidRPr="00890E35">
        <w:rPr>
          <w:highlight w:val="yellow"/>
        </w:rPr>
        <w:t xml:space="preserve"> defined to describe </w:t>
      </w:r>
      <w:r w:rsidRPr="005858EB">
        <w:rPr>
          <w:highlight w:val="yellow"/>
        </w:rPr>
        <w:t>the named or otherwise uniquely identified</w:t>
      </w:r>
      <w:r>
        <w:rPr>
          <w:highlight w:val="yellow"/>
        </w:rPr>
        <w:t>,</w:t>
      </w:r>
      <w:r w:rsidRPr="005858EB">
        <w:rPr>
          <w:highlight w:val="yellow"/>
        </w:rPr>
        <w:t xml:space="preserve"> hydrologic feature</w:t>
      </w:r>
      <w:r>
        <w:rPr>
          <w:highlight w:val="yellow"/>
        </w:rPr>
        <w:t xml:space="preserve">, as well as </w:t>
      </w:r>
      <w:r w:rsidRPr="00890E35">
        <w:rPr>
          <w:highlight w:val="yellow"/>
        </w:rPr>
        <w:t xml:space="preserve">the catchment </w:t>
      </w:r>
      <w:r>
        <w:rPr>
          <w:highlight w:val="yellow"/>
        </w:rPr>
        <w:t xml:space="preserve">and </w:t>
      </w:r>
      <w:r w:rsidRPr="00890E35">
        <w:rPr>
          <w:highlight w:val="yellow"/>
        </w:rPr>
        <w:t>its feature realization(s)</w:t>
      </w:r>
      <w:r>
        <w:rPr>
          <w:highlight w:val="yellow"/>
        </w:rPr>
        <w:t xml:space="preserve">. The </w:t>
      </w:r>
      <w:r w:rsidR="005A011C">
        <w:rPr>
          <w:highlight w:val="yellow"/>
        </w:rPr>
        <w:t xml:space="preserve">HY_HydroFeature feature type is described, in section 7.4.2, the </w:t>
      </w:r>
      <w:r w:rsidRPr="005858EB">
        <w:rPr>
          <w:highlight w:val="yellow"/>
        </w:rPr>
        <w:t>HY_Catchment</w:t>
      </w:r>
      <w:r>
        <w:rPr>
          <w:highlight w:val="yellow"/>
        </w:rPr>
        <w:t xml:space="preserve">, </w:t>
      </w:r>
      <w:proofErr w:type="spellStart"/>
      <w:r w:rsidRPr="005858EB">
        <w:rPr>
          <w:highlight w:val="yellow"/>
        </w:rPr>
        <w:t>HY_Outfall</w:t>
      </w:r>
      <w:proofErr w:type="spellEnd"/>
      <w:r w:rsidR="005A011C">
        <w:rPr>
          <w:highlight w:val="yellow"/>
        </w:rPr>
        <w:t>,</w:t>
      </w:r>
      <w:r>
        <w:rPr>
          <w:highlight w:val="yellow"/>
        </w:rPr>
        <w:t xml:space="preserve"> </w:t>
      </w:r>
      <w:proofErr w:type="spellStart"/>
      <w:r w:rsidR="005A011C" w:rsidRPr="005858EB">
        <w:rPr>
          <w:highlight w:val="yellow"/>
        </w:rPr>
        <w:t>HY_CatchmentRealization</w:t>
      </w:r>
      <w:proofErr w:type="spellEnd"/>
      <w:r w:rsidR="005A011C" w:rsidRPr="005858EB">
        <w:rPr>
          <w:highlight w:val="yellow"/>
        </w:rPr>
        <w:t xml:space="preserve"> </w:t>
      </w:r>
      <w:r w:rsidRPr="005858EB">
        <w:rPr>
          <w:highlight w:val="yellow"/>
        </w:rPr>
        <w:t xml:space="preserve">and </w:t>
      </w:r>
      <w:proofErr w:type="spellStart"/>
      <w:r w:rsidRPr="005858EB">
        <w:rPr>
          <w:highlight w:val="yellow"/>
        </w:rPr>
        <w:t>HY_Outfall</w:t>
      </w:r>
      <w:r>
        <w:rPr>
          <w:highlight w:val="yellow"/>
        </w:rPr>
        <w:t>R</w:t>
      </w:r>
      <w:r w:rsidRPr="005858EB">
        <w:rPr>
          <w:highlight w:val="yellow"/>
        </w:rPr>
        <w:t>ealization</w:t>
      </w:r>
      <w:proofErr w:type="spellEnd"/>
      <w:r w:rsidRPr="005858EB">
        <w:rPr>
          <w:highlight w:val="yellow"/>
        </w:rPr>
        <w:t xml:space="preserve"> feature ty</w:t>
      </w:r>
      <w:r>
        <w:rPr>
          <w:highlight w:val="yellow"/>
        </w:rPr>
        <w:t xml:space="preserve">pes are described in section 7.4.3 </w:t>
      </w:r>
      <w:r w:rsidR="005A011C">
        <w:rPr>
          <w:highlight w:val="yellow"/>
        </w:rPr>
        <w:t xml:space="preserve"> as well as the special </w:t>
      </w:r>
      <w:r w:rsidR="00744A67">
        <w:rPr>
          <w:highlight w:val="yellow"/>
        </w:rPr>
        <w:t xml:space="preserve">feature </w:t>
      </w:r>
      <w:r w:rsidR="005A011C">
        <w:rPr>
          <w:highlight w:val="yellow"/>
        </w:rPr>
        <w:t>realizations</w:t>
      </w:r>
      <w:r w:rsidR="00C50EF1">
        <w:rPr>
          <w:highlight w:val="yellow"/>
        </w:rPr>
        <w:t xml:space="preserve"> </w:t>
      </w:r>
      <w:r w:rsidR="00744A67">
        <w:rPr>
          <w:highlight w:val="yellow"/>
        </w:rPr>
        <w:t xml:space="preserve">of the holistic catchment idea </w:t>
      </w:r>
      <w:proofErr w:type="spellStart"/>
      <w:r w:rsidRPr="005858EB">
        <w:rPr>
          <w:highlight w:val="yellow"/>
        </w:rPr>
        <w:t>HY_Catchment</w:t>
      </w:r>
      <w:r>
        <w:rPr>
          <w:highlight w:val="yellow"/>
        </w:rPr>
        <w:t>Area</w:t>
      </w:r>
      <w:proofErr w:type="spellEnd"/>
      <w:r>
        <w:rPr>
          <w:highlight w:val="yellow"/>
        </w:rPr>
        <w:t xml:space="preserve">, </w:t>
      </w:r>
      <w:proofErr w:type="spellStart"/>
      <w:r w:rsidRPr="005858EB">
        <w:rPr>
          <w:highlight w:val="yellow"/>
        </w:rPr>
        <w:t>HY_Catchment</w:t>
      </w:r>
      <w:r>
        <w:rPr>
          <w:highlight w:val="yellow"/>
        </w:rPr>
        <w:t>Boundary</w:t>
      </w:r>
      <w:proofErr w:type="spellEnd"/>
      <w:r>
        <w:rPr>
          <w:highlight w:val="yellow"/>
        </w:rPr>
        <w:t>,</w:t>
      </w:r>
      <w:r w:rsidRPr="005858EB">
        <w:rPr>
          <w:highlight w:val="yellow"/>
        </w:rPr>
        <w:t xml:space="preserve"> </w:t>
      </w:r>
      <w:proofErr w:type="spellStart"/>
      <w:r w:rsidRPr="005858EB">
        <w:rPr>
          <w:highlight w:val="yellow"/>
        </w:rPr>
        <w:t>HY_</w:t>
      </w:r>
      <w:r>
        <w:rPr>
          <w:highlight w:val="yellow"/>
        </w:rPr>
        <w:t>Flowpath</w:t>
      </w:r>
      <w:proofErr w:type="spellEnd"/>
      <w:r>
        <w:rPr>
          <w:highlight w:val="yellow"/>
        </w:rPr>
        <w:t>,</w:t>
      </w:r>
      <w:r w:rsidRPr="005858EB">
        <w:rPr>
          <w:highlight w:val="yellow"/>
        </w:rPr>
        <w:t xml:space="preserve"> </w:t>
      </w:r>
      <w:proofErr w:type="spellStart"/>
      <w:r w:rsidRPr="005858EB">
        <w:rPr>
          <w:highlight w:val="yellow"/>
        </w:rPr>
        <w:t>HY_</w:t>
      </w:r>
      <w:r>
        <w:rPr>
          <w:highlight w:val="yellow"/>
        </w:rPr>
        <w:t>WaterEdge</w:t>
      </w:r>
      <w:proofErr w:type="spellEnd"/>
      <w:r>
        <w:rPr>
          <w:highlight w:val="yellow"/>
        </w:rPr>
        <w:t xml:space="preserve">, </w:t>
      </w:r>
      <w:proofErr w:type="spellStart"/>
      <w:r>
        <w:rPr>
          <w:highlight w:val="yellow"/>
        </w:rPr>
        <w:t>HY_HydroNetwork</w:t>
      </w:r>
      <w:proofErr w:type="spellEnd"/>
      <w:r>
        <w:rPr>
          <w:highlight w:val="yellow"/>
        </w:rPr>
        <w:t xml:space="preserve"> and </w:t>
      </w:r>
      <w:proofErr w:type="spellStart"/>
      <w:r>
        <w:rPr>
          <w:highlight w:val="yellow"/>
        </w:rPr>
        <w:t>HY_CartographicRealization</w:t>
      </w:r>
      <w:proofErr w:type="spellEnd"/>
      <w:r w:rsidR="00744A67">
        <w:rPr>
          <w:highlight w:val="yellow"/>
        </w:rPr>
        <w:t>.</w:t>
      </w:r>
    </w:p>
    <w:p w14:paraId="58FDEB92" w14:textId="77777777" w:rsidR="006947C2" w:rsidRPr="008E510D" w:rsidRDefault="006947C2" w:rsidP="006947C2">
      <w:pPr>
        <w:pStyle w:val="berschrift2"/>
      </w:pPr>
      <w:bookmarkStart w:id="52" w:name="_Toc464110972"/>
      <w:r w:rsidRPr="008E510D">
        <w:t xml:space="preserve">Catchment hierarchy </w:t>
      </w:r>
      <w:r>
        <w:t>and catchment topology</w:t>
      </w:r>
      <w:bookmarkEnd w:id="52"/>
    </w:p>
    <w:p w14:paraId="6435BD6A" w14:textId="77777777" w:rsidR="006947C2" w:rsidRPr="008E510D" w:rsidRDefault="006947C2" w:rsidP="008545BE">
      <w:pPr>
        <w:jc w:val="both"/>
      </w:pPr>
      <w:r w:rsidRPr="008E510D">
        <w:t xml:space="preserve">Catchments may be connected in topological networks </w:t>
      </w:r>
      <w:r>
        <w:t xml:space="preserve">which </w:t>
      </w:r>
      <w:r w:rsidRPr="008E510D">
        <w:t xml:space="preserve">provide continuity between catchments, the ability to aggregate catchments, and to trace catchment networks up- or down-stream. </w:t>
      </w:r>
      <w:r>
        <w:t>In geometric representations, t</w:t>
      </w:r>
      <w:r w:rsidRPr="008E510D">
        <w: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55A80633" w14:textId="77777777" w:rsidR="008545BE" w:rsidRDefault="008545BE" w:rsidP="006947C2">
      <w:pPr>
        <w:pStyle w:val="StandardWeb"/>
        <w:jc w:val="both"/>
        <w:rPr>
          <w:highlight w:val="yellow"/>
          <w:lang w:val="en-US"/>
        </w:rPr>
      </w:pPr>
    </w:p>
    <w:p w14:paraId="06993CC7" w14:textId="774CCD7C" w:rsidR="00CD36E2" w:rsidRDefault="007E52CC" w:rsidP="00F448A4">
      <w:pPr>
        <w:pStyle w:val="OGCFigure"/>
      </w:pPr>
      <w:r w:rsidRPr="008E510D">
        <w:rPr>
          <w:noProof/>
        </w:rPr>
        <w:lastRenderedPageBreak/>
        <w:drawing>
          <wp:inline distT="0" distB="0" distL="0" distR="0" wp14:anchorId="679A988C" wp14:editId="2773D2D9">
            <wp:extent cx="1599792" cy="2136850"/>
            <wp:effectExtent l="0" t="0" r="635"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3958"/>
                    <a:stretch/>
                  </pic:blipFill>
                  <pic:spPr bwMode="auto">
                    <a:xfrm>
                      <a:off x="0" y="0"/>
                      <a:ext cx="1600200" cy="2137396"/>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0648A54" wp14:editId="4FC01AD4">
            <wp:extent cx="1599792" cy="2124897"/>
            <wp:effectExtent l="0" t="0" r="635" b="889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4439"/>
                    <a:stretch/>
                  </pic:blipFill>
                  <pic:spPr bwMode="auto">
                    <a:xfrm>
                      <a:off x="0" y="0"/>
                      <a:ext cx="1600200" cy="2125439"/>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6860B839" wp14:editId="3FB9094E">
            <wp:extent cx="1599792" cy="2112944"/>
            <wp:effectExtent l="0" t="0" r="635"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920"/>
                    <a:stretch/>
                  </pic:blipFill>
                  <pic:spPr bwMode="auto">
                    <a:xfrm>
                      <a:off x="0" y="0"/>
                      <a:ext cx="1600200" cy="2113483"/>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04B51D10" wp14:editId="209C6091">
            <wp:extent cx="1599517" cy="2118547"/>
            <wp:effectExtent l="0" t="0" r="127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679" b="1"/>
                    <a:stretch/>
                  </pic:blipFill>
                  <pic:spPr bwMode="auto">
                    <a:xfrm>
                      <a:off x="0" y="0"/>
                      <a:ext cx="1600200" cy="2119452"/>
                    </a:xfrm>
                    <a:prstGeom prst="rect">
                      <a:avLst/>
                    </a:prstGeom>
                    <a:noFill/>
                    <a:ln>
                      <a:noFill/>
                    </a:ln>
                    <a:extLst>
                      <a:ext uri="{53640926-AAD7-44D8-BBD7-CCE9431645EC}">
                        <a14:shadowObscured xmlns:a14="http://schemas.microsoft.com/office/drawing/2010/main"/>
                      </a:ext>
                    </a:extLst>
                  </pic:spPr>
                </pic:pic>
              </a:graphicData>
            </a:graphic>
          </wp:inline>
        </w:drawing>
      </w:r>
      <w:r w:rsidRPr="008E510D">
        <w:rPr>
          <w:noProof/>
        </w:rPr>
        <w:drawing>
          <wp:inline distT="0" distB="0" distL="0" distR="0" wp14:anchorId="11587C1C" wp14:editId="1491A7AC">
            <wp:extent cx="1599792" cy="2118920"/>
            <wp:effectExtent l="0" t="0" r="635"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4680"/>
                    <a:stretch/>
                  </pic:blipFill>
                  <pic:spPr bwMode="auto">
                    <a:xfrm>
                      <a:off x="0" y="0"/>
                      <a:ext cx="1600200" cy="2119461"/>
                    </a:xfrm>
                    <a:prstGeom prst="rect">
                      <a:avLst/>
                    </a:prstGeom>
                    <a:noFill/>
                    <a:ln>
                      <a:noFill/>
                    </a:ln>
                    <a:extLst>
                      <a:ext uri="{53640926-AAD7-44D8-BBD7-CCE9431645EC}">
                        <a14:shadowObscured xmlns:a14="http://schemas.microsoft.com/office/drawing/2010/main"/>
                      </a:ext>
                    </a:extLst>
                  </pic:spPr>
                </pic:pic>
              </a:graphicData>
            </a:graphic>
          </wp:inline>
        </w:drawing>
      </w:r>
    </w:p>
    <w:p w14:paraId="6698FE37" w14:textId="44E1177D" w:rsidR="008B0259" w:rsidRPr="00CD36E2" w:rsidRDefault="00CD36E2" w:rsidP="00F448A4">
      <w:pPr>
        <w:pStyle w:val="OGCFigure"/>
      </w:pPr>
      <w:bookmarkStart w:id="53" w:name="_Ref459016443"/>
      <w:bookmarkStart w:id="54" w:name="_Toc464111031"/>
      <w:r>
        <w:t xml:space="preserve">Figure </w:t>
      </w:r>
      <w:r w:rsidR="006B301F">
        <w:fldChar w:fldCharType="begin"/>
      </w:r>
      <w:r w:rsidR="006B301F">
        <w:instrText xml:space="preserve"> SEQ Figure \* ARABIC </w:instrText>
      </w:r>
      <w:r w:rsidR="006B301F">
        <w:fldChar w:fldCharType="separate"/>
      </w:r>
      <w:r w:rsidR="00DA7491">
        <w:rPr>
          <w:noProof/>
        </w:rPr>
        <w:t>6</w:t>
      </w:r>
      <w:r w:rsidR="006B301F">
        <w:rPr>
          <w:noProof/>
        </w:rPr>
        <w:fldChar w:fldCharType="end"/>
      </w:r>
      <w:bookmarkEnd w:id="53"/>
      <w:r>
        <w:t xml:space="preserve"> (C1-C5</w:t>
      </w:r>
      <w:r w:rsidR="00F16F57">
        <w:t>,</w:t>
      </w:r>
      <w:r>
        <w:t xml:space="preserve"> from left to right): </w:t>
      </w:r>
      <w:bookmarkStart w:id="55" w:name="C1"/>
      <w:r w:rsidR="002A3454" w:rsidRPr="008E510D">
        <w:t>C1</w:t>
      </w:r>
      <w:bookmarkEnd w:id="55"/>
      <w:r w:rsidR="002A3454" w:rsidRPr="008E510D">
        <w:t xml:space="preserve">, Typical catchments with one inflow and one outflow each; </w:t>
      </w:r>
      <w:bookmarkStart w:id="56" w:name="C2"/>
      <w:r w:rsidR="002A3454" w:rsidRPr="008E510D">
        <w:t>C2</w:t>
      </w:r>
      <w:bookmarkEnd w:id="56"/>
      <w:r w:rsidR="002A3454" w:rsidRPr="008E510D">
        <w:t xml:space="preserve">, Joined (conjoint) catchments flowing into a single downstream catchment; </w:t>
      </w:r>
      <w:bookmarkStart w:id="57" w:name="C3"/>
      <w:r w:rsidR="002A3454" w:rsidRPr="008E510D">
        <w:t>C3</w:t>
      </w:r>
      <w:bookmarkEnd w:id="57"/>
      <w:r w:rsidR="002A3454" w:rsidRPr="008E510D">
        <w:t xml:space="preserve">, catchments joining in a </w:t>
      </w:r>
      <w:r w:rsidR="002C507E">
        <w:t>water body</w:t>
      </w:r>
      <w:r w:rsidR="002A3454" w:rsidRPr="008E510D">
        <w:t xml:space="preserve"> or wetland with no clear network; </w:t>
      </w:r>
      <w:bookmarkStart w:id="58" w:name="C4"/>
      <w:r w:rsidR="002A3454" w:rsidRPr="008E510D">
        <w:t>C4</w:t>
      </w:r>
      <w:bookmarkEnd w:id="58"/>
      <w:r w:rsidR="002A3454" w:rsidRPr="008E510D">
        <w:t xml:space="preserve">, catchments joining through intermittent </w:t>
      </w:r>
      <w:r w:rsidR="001101C6" w:rsidRPr="008E510D">
        <w:t>o</w:t>
      </w:r>
      <w:r w:rsidR="001101C6">
        <w:t>r</w:t>
      </w:r>
      <w:r w:rsidR="001101C6" w:rsidRPr="008E510D">
        <w:t xml:space="preserve"> </w:t>
      </w:r>
      <w:r w:rsidR="002A3454" w:rsidRPr="008E510D">
        <w:t xml:space="preserve">subsurface flows </w:t>
      </w:r>
      <w:bookmarkStart w:id="59" w:name="C5"/>
      <w:r w:rsidR="002A3454" w:rsidRPr="008E510D">
        <w:t>C5</w:t>
      </w:r>
      <w:bookmarkEnd w:id="59"/>
      <w:r w:rsidR="002A3454" w:rsidRPr="008E510D">
        <w:t>, catchments that join through areas of complex or braided channels.</w:t>
      </w:r>
      <w:bookmarkEnd w:id="54"/>
    </w:p>
    <w:p w14:paraId="6F933C4D" w14:textId="05CE7786" w:rsidR="001A2B71" w:rsidRDefault="002A3454" w:rsidP="001A2B71">
      <w:pPr>
        <w:jc w:val="both"/>
      </w:pPr>
      <w:r w:rsidRPr="008545BE">
        <w:t>In a network of catchments, morphological detail may be specified in many ways. Inflows are generally conceptual in headwaters, and outflows are often complex where water flow</w:t>
      </w:r>
      <w:r w:rsidR="001101C6" w:rsidRPr="008545BE">
        <w:t>s</w:t>
      </w:r>
      <w:r w:rsidRPr="008545BE">
        <w:t xml:space="preserve"> out of a network. As shown in </w:t>
      </w:r>
      <w:r w:rsidR="00B90BB6" w:rsidRPr="008545BE">
        <w:fldChar w:fldCharType="begin"/>
      </w:r>
      <w:r w:rsidR="00B90BB6" w:rsidRPr="008545BE">
        <w:instrText xml:space="preserve"> REF _Ref459016443 \h </w:instrText>
      </w:r>
      <w:r w:rsidR="00450C77" w:rsidRPr="008545BE">
        <w:instrText xml:space="preserve"> \* MERGEFORMAT </w:instrText>
      </w:r>
      <w:r w:rsidR="00B90BB6" w:rsidRPr="008545BE">
        <w:fldChar w:fldCharType="separate"/>
      </w:r>
      <w:r w:rsidR="00D52E32">
        <w:t xml:space="preserve">Figure </w:t>
      </w:r>
      <w:r w:rsidR="00D52E32">
        <w:rPr>
          <w:noProof/>
        </w:rPr>
        <w:t>6</w:t>
      </w:r>
      <w:r w:rsidR="00B90BB6" w:rsidRPr="008545BE">
        <w:fldChar w:fldCharType="end"/>
      </w:r>
      <w:r w:rsidR="00B90BB6" w:rsidRPr="008545BE">
        <w:t xml:space="preserve"> </w:t>
      </w:r>
      <w:r w:rsidRPr="008545BE">
        <w:t>catchments may connect through simple confluences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F0120F" w:rsidRPr="008545BE">
        <w:fldChar w:fldCharType="begin"/>
      </w:r>
      <w:r w:rsidR="00F0120F" w:rsidRPr="008545BE">
        <w:instrText xml:space="preserve"> REF C1 \h  \* MERGEFORMAT </w:instrText>
      </w:r>
      <w:r w:rsidR="00F0120F" w:rsidRPr="008545BE">
        <w:fldChar w:fldCharType="separate"/>
      </w:r>
      <w:r w:rsidR="00F0120F" w:rsidRPr="008545BE">
        <w:t>C1</w:t>
      </w:r>
      <w:r w:rsidR="00F0120F" w:rsidRPr="008545BE">
        <w:fldChar w:fldCharType="end"/>
      </w:r>
      <w:r w:rsidR="000A3859" w:rsidRPr="008545BE">
        <w:fldChar w:fldCharType="begin"/>
      </w:r>
      <w:r w:rsidR="000A3859" w:rsidRPr="008545BE">
        <w:instrText xml:space="preserve"> REF C1 \h </w:instrText>
      </w:r>
      <w:r w:rsidR="00450C77" w:rsidRPr="008545BE">
        <w:instrText xml:space="preserve"> \* MERGEFORMAT </w:instrText>
      </w:r>
      <w:r w:rsidR="000A3859" w:rsidRPr="008545BE">
        <w:fldChar w:fldCharType="end"/>
      </w:r>
      <w:r w:rsidRPr="008545BE">
        <w:t xml:space="preserve">), water bodies or wetlands </w:t>
      </w:r>
      <w:r w:rsidR="000A3859" w:rsidRPr="008545BE">
        <w:t>(</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C3 \h </w:instrText>
      </w:r>
      <w:r w:rsidR="00450C77" w:rsidRPr="008545BE">
        <w:instrText xml:space="preserve"> \* MERGEFORMAT </w:instrText>
      </w:r>
      <w:r w:rsidR="000A3859" w:rsidRPr="008545BE">
        <w:fldChar w:fldCharType="separate"/>
      </w:r>
      <w:r w:rsidR="009A7047" w:rsidRPr="008545BE">
        <w:t>C3</w:t>
      </w:r>
      <w:r w:rsidR="000A3859" w:rsidRPr="008545BE">
        <w:fldChar w:fldCharType="end"/>
      </w:r>
      <w:r w:rsidR="000A3859" w:rsidRPr="008545BE">
        <w:t>)</w:t>
      </w:r>
      <w:r w:rsidRPr="008545BE">
        <w:t>, in</w:t>
      </w:r>
      <w:r w:rsidR="000A3859" w:rsidRPr="008545BE">
        <w:t>termittent or subsurface flows (</w:t>
      </w:r>
      <w:r w:rsidR="00D17502">
        <w:fldChar w:fldCharType="begin"/>
      </w:r>
      <w:r w:rsidR="00D17502">
        <w:instrText xml:space="preserve"> REF _Ref459016443 \h </w:instrText>
      </w:r>
      <w:r w:rsidR="00D17502">
        <w:fldChar w:fldCharType="separate"/>
      </w:r>
      <w:r w:rsidR="00D17502">
        <w:t xml:space="preserve">Figure </w:t>
      </w:r>
      <w:r w:rsidR="00D17502">
        <w:rPr>
          <w:noProof/>
        </w:rPr>
        <w:t>6</w:t>
      </w:r>
      <w:r w:rsidR="00D17502">
        <w:fldChar w:fldCharType="end"/>
      </w:r>
      <w:r w:rsidR="00D17502">
        <w:t xml:space="preserve">, </w:t>
      </w:r>
      <w:r w:rsidR="000A3859" w:rsidRPr="008545BE">
        <w:fldChar w:fldCharType="begin"/>
      </w:r>
      <w:r w:rsidR="000A3859" w:rsidRPr="008545BE">
        <w:instrText xml:space="preserve"> REF C4 \h </w:instrText>
      </w:r>
      <w:r w:rsidR="00450C77" w:rsidRPr="008545BE">
        <w:instrText xml:space="preserve"> \* MERGEFORMAT </w:instrText>
      </w:r>
      <w:r w:rsidR="000A3859" w:rsidRPr="008545BE">
        <w:fldChar w:fldCharType="separate"/>
      </w:r>
      <w:r w:rsidR="009A7047" w:rsidRPr="008545BE">
        <w:t>C4</w:t>
      </w:r>
      <w:r w:rsidR="000A3859" w:rsidRPr="008545BE">
        <w:fldChar w:fldCharType="end"/>
      </w:r>
      <w:r w:rsidR="000A3859" w:rsidRPr="008545BE">
        <w:t>)</w:t>
      </w:r>
      <w:r w:rsidRPr="008545BE">
        <w:t xml:space="preserve"> or complex braided streams </w:t>
      </w:r>
      <w:r w:rsidR="000A3859" w:rsidRPr="008545BE">
        <w:t>(</w:t>
      </w:r>
      <w:r w:rsidR="000A3859" w:rsidRPr="008545BE">
        <w:fldChar w:fldCharType="begin"/>
      </w:r>
      <w:r w:rsidR="000A3859" w:rsidRPr="008545BE">
        <w:instrText xml:space="preserve"> REF C5 \h </w:instrText>
      </w:r>
      <w:r w:rsidR="00450C77" w:rsidRPr="008545BE">
        <w:instrText xml:space="preserve"> \* MERGEFORMAT </w:instrText>
      </w:r>
      <w:r w:rsidR="000A3859" w:rsidRPr="008545BE">
        <w:fldChar w:fldCharType="separate"/>
      </w:r>
      <w:r w:rsidR="009A7047" w:rsidRPr="008545BE">
        <w:t>C5</w:t>
      </w:r>
      <w:r w:rsidR="000A3859" w:rsidRPr="008545BE">
        <w:fldChar w:fldCharType="end"/>
      </w:r>
      <w:r w:rsidR="000A3859" w:rsidRPr="008545BE">
        <w:t>)</w:t>
      </w:r>
      <w:r w:rsidRPr="008545BE">
        <w:t xml:space="preserve">. </w:t>
      </w:r>
      <w:r w:rsidR="00AE5B3D" w:rsidRPr="006C43FF">
        <w:rPr>
          <w:highlight w:val="yellow"/>
        </w:rPr>
        <w:t xml:space="preserve">Like diffuse (multiple) </w:t>
      </w:r>
      <w:r w:rsidR="00BB076F" w:rsidRPr="006C43FF">
        <w:rPr>
          <w:highlight w:val="yellow"/>
        </w:rPr>
        <w:t>inflow</w:t>
      </w:r>
      <w:r w:rsidR="00AE5B3D" w:rsidRPr="006C43FF">
        <w:rPr>
          <w:highlight w:val="yellow"/>
        </w:rPr>
        <w:t xml:space="preserve"> </w:t>
      </w:r>
      <w:r w:rsidR="00F448A4" w:rsidRPr="006C43FF">
        <w:rPr>
          <w:highlight w:val="yellow"/>
        </w:rPr>
        <w:t xml:space="preserve">conceptually </w:t>
      </w:r>
      <w:r w:rsidR="00AE5B3D" w:rsidRPr="006C43FF">
        <w:rPr>
          <w:highlight w:val="yellow"/>
        </w:rPr>
        <w:t>joined</w:t>
      </w:r>
      <w:r w:rsidR="00BB076F" w:rsidRPr="006C43FF">
        <w:rPr>
          <w:highlight w:val="yellow"/>
        </w:rPr>
        <w:t xml:space="preserve"> </w:t>
      </w:r>
      <w:r w:rsidR="00AE5B3D" w:rsidRPr="006C43FF">
        <w:rPr>
          <w:highlight w:val="yellow"/>
        </w:rPr>
        <w:t>in a ‘conjoint’ catchment (</w:t>
      </w:r>
      <w:r w:rsidR="00D17502" w:rsidRPr="006C43FF">
        <w:rPr>
          <w:highlight w:val="yellow"/>
        </w:rPr>
        <w:fldChar w:fldCharType="begin"/>
      </w:r>
      <w:r w:rsidR="00D17502" w:rsidRPr="006C43FF">
        <w:rPr>
          <w:highlight w:val="yellow"/>
        </w:rPr>
        <w:instrText xml:space="preserve"> REF _Ref459016443 \h </w:instrText>
      </w:r>
      <w:r w:rsidR="006C43FF" w:rsidRPr="006C43FF">
        <w:rPr>
          <w:highlight w:val="yellow"/>
        </w:rPr>
        <w:instrText xml:space="preserve"> \* MERGEFORMAT </w:instrText>
      </w:r>
      <w:r w:rsidR="00D17502" w:rsidRPr="006C43FF">
        <w:rPr>
          <w:highlight w:val="yellow"/>
        </w:rPr>
      </w:r>
      <w:r w:rsidR="00D17502" w:rsidRPr="006C43FF">
        <w:rPr>
          <w:highlight w:val="yellow"/>
        </w:rPr>
        <w:fldChar w:fldCharType="separate"/>
      </w:r>
      <w:r w:rsidR="00D17502" w:rsidRPr="006C43FF">
        <w:rPr>
          <w:highlight w:val="yellow"/>
        </w:rPr>
        <w:t xml:space="preserve">Figure </w:t>
      </w:r>
      <w:r w:rsidR="00D17502" w:rsidRPr="006C43FF">
        <w:rPr>
          <w:noProof/>
          <w:highlight w:val="yellow"/>
        </w:rPr>
        <w:t>6</w:t>
      </w:r>
      <w:r w:rsidR="00D17502" w:rsidRPr="006C43FF">
        <w:rPr>
          <w:highlight w:val="yellow"/>
        </w:rPr>
        <w:fldChar w:fldCharType="end"/>
      </w:r>
      <w:r w:rsidR="00D17502" w:rsidRPr="006C43FF">
        <w:rPr>
          <w:highlight w:val="yellow"/>
        </w:rPr>
        <w:t xml:space="preserve">, </w:t>
      </w:r>
      <w:r w:rsidR="00AE5B3D" w:rsidRPr="006C43FF">
        <w:rPr>
          <w:highlight w:val="yellow"/>
        </w:rPr>
        <w:t>C2),</w:t>
      </w:r>
      <w:r w:rsidR="00BB076F" w:rsidRPr="006C43FF">
        <w:rPr>
          <w:highlight w:val="yellow"/>
        </w:rPr>
        <w:t xml:space="preserve"> </w:t>
      </w:r>
      <w:r w:rsidR="00AE5B3D" w:rsidRPr="006C43FF">
        <w:rPr>
          <w:highlight w:val="yellow"/>
        </w:rPr>
        <w:t xml:space="preserve">spread (multiple) </w:t>
      </w:r>
      <w:r w:rsidR="00BB076F" w:rsidRPr="006C43FF">
        <w:rPr>
          <w:highlight w:val="yellow"/>
        </w:rPr>
        <w:t xml:space="preserve">outflow may be </w:t>
      </w:r>
      <w:r w:rsidR="00AE5B3D" w:rsidRPr="006C43FF">
        <w:rPr>
          <w:highlight w:val="yellow"/>
        </w:rPr>
        <w:t xml:space="preserve">joined </w:t>
      </w:r>
      <w:r w:rsidR="00433D90" w:rsidRPr="006C43FF">
        <w:rPr>
          <w:highlight w:val="yellow"/>
        </w:rPr>
        <w:t xml:space="preserve">in a catchment flowing out </w:t>
      </w:r>
      <w:r w:rsidR="007355CE" w:rsidRPr="006C43FF">
        <w:rPr>
          <w:highlight w:val="yellow"/>
        </w:rPr>
        <w:t>at</w:t>
      </w:r>
      <w:r w:rsidR="00433D90" w:rsidRPr="006C43FF">
        <w:rPr>
          <w:highlight w:val="yellow"/>
        </w:rPr>
        <w:t xml:space="preserve"> </w:t>
      </w:r>
      <w:r w:rsidR="00AE5B3D" w:rsidRPr="006C43FF">
        <w:rPr>
          <w:highlight w:val="yellow"/>
        </w:rPr>
        <w:t xml:space="preserve">a </w:t>
      </w:r>
      <w:r w:rsidR="007355CE" w:rsidRPr="006C43FF">
        <w:rPr>
          <w:highlight w:val="yellow"/>
        </w:rPr>
        <w:t>single, logical outflow</w:t>
      </w:r>
      <w:r w:rsidR="00433D90" w:rsidRPr="006C43FF">
        <w:rPr>
          <w:highlight w:val="yellow"/>
        </w:rPr>
        <w:t>.</w:t>
      </w:r>
      <w:r w:rsidR="003101B9" w:rsidRPr="008545BE">
        <w:t xml:space="preserve"> </w:t>
      </w:r>
      <w:r w:rsidRPr="008545BE">
        <w:t xml:space="preserve">Although these cases require different geographic representations, they can be represented using the same </w:t>
      </w:r>
      <w:r w:rsidR="007355CE" w:rsidRPr="008545BE">
        <w:t xml:space="preserve">pattern of </w:t>
      </w:r>
      <w:r w:rsidR="00AB6DAC" w:rsidRPr="008545BE">
        <w:t>the</w:t>
      </w:r>
      <w:r w:rsidR="007355CE" w:rsidRPr="008545BE">
        <w:t xml:space="preserve"> catchment bound </w:t>
      </w:r>
      <w:r w:rsidR="00AB6DAC" w:rsidRPr="008545BE">
        <w:t>with</w:t>
      </w:r>
      <w:r w:rsidR="007355CE" w:rsidRPr="008545BE">
        <w:t xml:space="preserve"> its common outlet</w:t>
      </w:r>
      <w:r w:rsidRPr="008545BE">
        <w:t xml:space="preserve">. Since all these cases can be specified </w:t>
      </w:r>
      <w:r w:rsidR="00504571" w:rsidRPr="008545BE">
        <w:t xml:space="preserve">referencing a </w:t>
      </w:r>
      <w:r w:rsidRPr="008545BE">
        <w:t xml:space="preserve">simple </w:t>
      </w:r>
      <w:r w:rsidR="00054D70" w:rsidRPr="008545BE">
        <w:t xml:space="preserve">catchment </w:t>
      </w:r>
      <w:r w:rsidRPr="008545BE">
        <w:t>topology, no special treatment is required to handle the variation of flow processes.</w:t>
      </w:r>
      <w:r w:rsidRPr="008E510D">
        <w:t xml:space="preserve"> </w:t>
      </w:r>
    </w:p>
    <w:p w14:paraId="6306618C" w14:textId="77777777" w:rsidR="008545BE" w:rsidRDefault="008545BE" w:rsidP="00F0120F">
      <w:pPr>
        <w:pStyle w:val="OGCFigure"/>
        <w:rPr>
          <w:highlight w:val="yellow"/>
        </w:rPr>
      </w:pPr>
    </w:p>
    <w:p w14:paraId="0773B858" w14:textId="3C236C74" w:rsidR="008E5881" w:rsidRPr="008E510D" w:rsidRDefault="008E5881" w:rsidP="008E5881">
      <w:pPr>
        <w:pStyle w:val="berschrift3"/>
      </w:pPr>
      <w:bookmarkStart w:id="60" w:name="_Toc458775732"/>
      <w:bookmarkStart w:id="61" w:name="_Toc464110973"/>
      <w:r w:rsidRPr="008E510D">
        <w:t>Hierarchy of catchments</w:t>
      </w:r>
      <w:bookmarkEnd w:id="60"/>
      <w:bookmarkEnd w:id="61"/>
    </w:p>
    <w:p w14:paraId="27F688A5" w14:textId="323540E9" w:rsidR="000A3859" w:rsidRDefault="008E5881" w:rsidP="00EE618E">
      <w:pPr>
        <w:pStyle w:val="StandardWeb"/>
        <w:jc w:val="both"/>
        <w:rPr>
          <w:lang w:val="en-US"/>
        </w:rPr>
      </w:pPr>
      <w:r w:rsidRPr="008E510D">
        <w:rPr>
          <w:lang w:val="en-US"/>
        </w:rPr>
        <w:t xml:space="preserve">Any catchment may be nested or aggregated in a larger containing catchment or split into multiple sub units forming a hierarchy of catchments. Two types of catchment hierarchy </w:t>
      </w:r>
      <w:r w:rsidRPr="008E510D">
        <w:rPr>
          <w:lang w:val="en-US"/>
        </w:rPr>
        <w:lastRenderedPageBreak/>
        <w:t>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714C6D">
        <w:rPr>
          <w:lang w:val="en-US"/>
        </w:rPr>
        <w:fldChar w:fldCharType="begin"/>
      </w:r>
      <w:r w:rsidR="00714C6D">
        <w:rPr>
          <w:lang w:val="en-US"/>
        </w:rPr>
        <w:instrText xml:space="preserve"> REF _Ref463519144 \h </w:instrText>
      </w:r>
      <w:r w:rsidR="00714C6D">
        <w:rPr>
          <w:lang w:val="en-US"/>
        </w:rPr>
      </w:r>
      <w:r w:rsidR="00714C6D">
        <w:rPr>
          <w:lang w:val="en-US"/>
        </w:rPr>
        <w:fldChar w:fldCharType="separate"/>
      </w:r>
      <w:r w:rsidR="00714C6D">
        <w:t xml:space="preserve">Figure </w:t>
      </w:r>
      <w:r w:rsidR="00714C6D">
        <w:rPr>
          <w:noProof/>
        </w:rPr>
        <w:t>7</w:t>
      </w:r>
      <w:r w:rsidR="00714C6D">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w:t>
      </w:r>
      <w:r w:rsidR="00DA7491">
        <w:rPr>
          <w:lang w:val="en-US"/>
        </w:rPr>
        <w:t>aggregates</w:t>
      </w:r>
      <w:r w:rsidR="00DA7491" w:rsidRPr="008E510D">
        <w:rPr>
          <w:lang w:val="en-US"/>
        </w:rPr>
        <w:t xml:space="preserve"> </w:t>
      </w:r>
      <w:r w:rsidR="000A3859" w:rsidRPr="008E510D">
        <w:rPr>
          <w:lang w:val="en-US"/>
        </w:rPr>
        <w:t xml:space="preserve">of catchments </w:t>
      </w:r>
      <w:r w:rsidR="00714C6D" w:rsidRPr="008E510D">
        <w:rPr>
          <w:lang w:val="en-US"/>
        </w:rPr>
        <w:t>(</w:t>
      </w:r>
      <w:r w:rsidR="00714C6D">
        <w:rPr>
          <w:lang w:val="en-US"/>
        </w:rPr>
        <w:fldChar w:fldCharType="begin"/>
      </w:r>
      <w:r w:rsidR="00714C6D">
        <w:rPr>
          <w:lang w:val="en-US"/>
        </w:rPr>
        <w:instrText xml:space="preserve"> REF _Ref463533607 \h </w:instrText>
      </w:r>
      <w:r w:rsidR="00714C6D">
        <w:rPr>
          <w:lang w:val="en-US"/>
        </w:rPr>
      </w:r>
      <w:r w:rsidR="00714C6D">
        <w:rPr>
          <w:lang w:val="en-US"/>
        </w:rPr>
        <w:fldChar w:fldCharType="separate"/>
      </w:r>
      <w:r w:rsidR="00714C6D" w:rsidRPr="00DA7491">
        <w:t xml:space="preserve">Figure </w:t>
      </w:r>
      <w:r w:rsidR="00714C6D">
        <w:rPr>
          <w:noProof/>
        </w:rPr>
        <w:t>8</w:t>
      </w:r>
      <w:r w:rsidR="00714C6D">
        <w:rPr>
          <w:lang w:val="en-US"/>
        </w:rPr>
        <w:fldChar w:fldCharType="end"/>
      </w:r>
      <w:r w:rsidR="00714C6D" w:rsidRPr="008E510D">
        <w:rPr>
          <w:lang w:val="en-US"/>
        </w:rPr>
        <w:t>)</w:t>
      </w:r>
      <w:r w:rsidR="00714C6D">
        <w:rPr>
          <w:lang w:val="en-US"/>
        </w:rPr>
        <w:t xml:space="preserve"> </w:t>
      </w:r>
      <w:r w:rsidR="000A3859" w:rsidRPr="008E510D">
        <w:rPr>
          <w:lang w:val="en-US"/>
        </w:rPr>
        <w:t xml:space="preserve">with simple topological relationships that allow determination of contribution of flow to downstream </w:t>
      </w:r>
      <w:r w:rsidR="006C43FF" w:rsidRPr="008E510D">
        <w:rPr>
          <w:lang w:val="en-US"/>
        </w:rPr>
        <w:t>catchments. To</w:t>
      </w:r>
      <w:r w:rsidR="000A3859" w:rsidRPr="008E510D">
        <w:rPr>
          <w:lang w:val="en-US"/>
        </w:rPr>
        <w:t xml:space="preserve"> reflect the organization of catchments in dendritic networks, a special dendritic catchment is defined that permanently contributes </w:t>
      </w:r>
      <w:proofErr w:type="spellStart"/>
      <w:r w:rsidR="000A3859" w:rsidRPr="008E510D">
        <w:rPr>
          <w:lang w:val="en-US"/>
        </w:rPr>
        <w:t>exorheic</w:t>
      </w:r>
      <w:proofErr w:type="spellEnd"/>
      <w:r w:rsidR="000A3859" w:rsidRPr="008E510D">
        <w:rPr>
          <w:lang w:val="en-US"/>
        </w:rPr>
        <w:t xml:space="preserve"> flow to a receiving catchment, and an interior catchment of endorheic flow that contributes temporarily to a receiving catchment</w:t>
      </w:r>
      <w:r w:rsidR="00181AFC">
        <w:rPr>
          <w:lang w:val="en-US"/>
        </w:rPr>
        <w:t>.</w:t>
      </w:r>
    </w:p>
    <w:p w14:paraId="6EBA00A1" w14:textId="77777777" w:rsidR="00DA7491" w:rsidRDefault="00B70144" w:rsidP="00DA7491">
      <w:pPr>
        <w:pStyle w:val="OGCFigure"/>
      </w:pPr>
      <w:r>
        <w:rPr>
          <w:noProof/>
        </w:rPr>
        <w:drawing>
          <wp:inline distT="0" distB="0" distL="0" distR="0" wp14:anchorId="601B5E51" wp14:editId="685D5D27">
            <wp:extent cx="5040000" cy="3146400"/>
            <wp:effectExtent l="0" t="0" r="8255" b="0"/>
            <wp:docPr id="10" name="Grafik 10" descr="D:\Users\Dornblut\OGC_HYF_SWG\hlphtml\EARoot\EA1\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Dornblut\OGC_HYF_SWG\hlphtml\EARoot\EA1\EA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3146400"/>
                    </a:xfrm>
                    <a:prstGeom prst="rect">
                      <a:avLst/>
                    </a:prstGeom>
                    <a:noFill/>
                    <a:ln>
                      <a:noFill/>
                    </a:ln>
                  </pic:spPr>
                </pic:pic>
              </a:graphicData>
            </a:graphic>
          </wp:inline>
        </w:drawing>
      </w:r>
      <w:bookmarkStart w:id="62" w:name="_Ref461114244"/>
    </w:p>
    <w:p w14:paraId="062D1A63" w14:textId="356B08FF" w:rsidR="00DA7491" w:rsidRDefault="00DA7491" w:rsidP="00DA7491">
      <w:pPr>
        <w:pStyle w:val="OGCFigure"/>
      </w:pPr>
      <w:bookmarkStart w:id="63" w:name="_Ref463519144"/>
      <w:bookmarkStart w:id="64" w:name="_Toc464111032"/>
      <w:r>
        <w:t xml:space="preserve">Figure </w:t>
      </w:r>
      <w:r w:rsidR="006B301F">
        <w:fldChar w:fldCharType="begin"/>
      </w:r>
      <w:r w:rsidR="006B301F">
        <w:instrText xml:space="preserve"> SEQ Figure \* ARABIC </w:instrText>
      </w:r>
      <w:r w:rsidR="006B301F">
        <w:fldChar w:fldCharType="separate"/>
      </w:r>
      <w:r w:rsidR="00714C6D">
        <w:rPr>
          <w:noProof/>
        </w:rPr>
        <w:t>7</w:t>
      </w:r>
      <w:r w:rsidR="006B301F">
        <w:rPr>
          <w:noProof/>
        </w:rPr>
        <w:fldChar w:fldCharType="end"/>
      </w:r>
      <w:bookmarkEnd w:id="63"/>
      <w:r>
        <w:t xml:space="preserve">: </w:t>
      </w:r>
      <w:r w:rsidRPr="00B70144">
        <w:t>Catchment hierarchy – A catchment (dark grey), may be nested within a containing catchment which is another catchment (light grey)</w:t>
      </w:r>
      <w:bookmarkEnd w:id="64"/>
    </w:p>
    <w:bookmarkEnd w:id="62"/>
    <w:p w14:paraId="66045255" w14:textId="77777777" w:rsidR="00DA7491" w:rsidRPr="00B70144" w:rsidRDefault="00DA7491" w:rsidP="0061691D">
      <w:pPr>
        <w:pStyle w:val="OGCFigure"/>
      </w:pPr>
    </w:p>
    <w:p w14:paraId="62E3DFCA" w14:textId="77777777" w:rsidR="00DA7491" w:rsidRPr="00DA7491" w:rsidRDefault="00B70144" w:rsidP="00DA7491">
      <w:pPr>
        <w:pStyle w:val="OGCFigure"/>
      </w:pPr>
      <w:r w:rsidRPr="00DA7491">
        <w:rPr>
          <w:noProof/>
        </w:rPr>
        <w:lastRenderedPageBreak/>
        <w:drawing>
          <wp:inline distT="0" distB="0" distL="0" distR="0" wp14:anchorId="1DB66514" wp14:editId="64E0F54B">
            <wp:extent cx="5040000" cy="3758400"/>
            <wp:effectExtent l="0" t="0" r="8255" b="0"/>
            <wp:docPr id="39" name="Grafik 39" descr="D:\Users\Dornblut\OGC_HYF_SWG\hlphtml\EARoot\EA1\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Dornblut\OGC_HYF_SWG\hlphtml\EARoot\EA1\EA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000" cy="3758400"/>
                    </a:xfrm>
                    <a:prstGeom prst="rect">
                      <a:avLst/>
                    </a:prstGeom>
                    <a:noFill/>
                    <a:ln>
                      <a:noFill/>
                    </a:ln>
                  </pic:spPr>
                </pic:pic>
              </a:graphicData>
            </a:graphic>
          </wp:inline>
        </w:drawing>
      </w:r>
    </w:p>
    <w:p w14:paraId="367343A0" w14:textId="67A01476" w:rsidR="00B70144" w:rsidRPr="00DA7491" w:rsidRDefault="00DA7491" w:rsidP="00DA7491">
      <w:pPr>
        <w:pStyle w:val="OGCFigure"/>
      </w:pPr>
      <w:bookmarkStart w:id="65" w:name="_Ref463533607"/>
      <w:bookmarkStart w:id="66" w:name="_Toc464111033"/>
      <w:r w:rsidRPr="00DA7491">
        <w:t xml:space="preserve">Figure </w:t>
      </w:r>
      <w:r w:rsidR="006B301F">
        <w:fldChar w:fldCharType="begin"/>
      </w:r>
      <w:r w:rsidR="006B301F">
        <w:instrText xml:space="preserve"> SEQ Figure \* ARABIC </w:instrText>
      </w:r>
      <w:r w:rsidR="006B301F">
        <w:fldChar w:fldCharType="separate"/>
      </w:r>
      <w:r w:rsidR="00714C6D">
        <w:rPr>
          <w:noProof/>
        </w:rPr>
        <w:t>8</w:t>
      </w:r>
      <w:r w:rsidR="006B301F">
        <w:rPr>
          <w:noProof/>
        </w:rPr>
        <w:fldChar w:fldCharType="end"/>
      </w:r>
      <w:bookmarkEnd w:id="65"/>
      <w:r w:rsidRPr="00DA7491">
        <w:t>: Catchment hierarchy – A catchment (C1, C2, or C3) may be part of a simple dendritic network of catchments which is also a catchment</w:t>
      </w:r>
      <w:bookmarkEnd w:id="66"/>
    </w:p>
    <w:p w14:paraId="7EF623EB" w14:textId="69E5BE94" w:rsidR="00B70144" w:rsidRDefault="00B70144" w:rsidP="00B70144">
      <w:pPr>
        <w:pStyle w:val="Beschriftung"/>
        <w:rPr>
          <w:lang w:val="en-US"/>
        </w:rPr>
      </w:pPr>
    </w:p>
    <w:p w14:paraId="532CD988" w14:textId="381E0785" w:rsidR="008E5881" w:rsidRPr="00A9767A" w:rsidRDefault="004F61F1" w:rsidP="008E5881">
      <w:pPr>
        <w:pStyle w:val="berschrift3"/>
        <w:rPr>
          <w:highlight w:val="yellow"/>
        </w:rPr>
      </w:pPr>
      <w:bookmarkStart w:id="67" w:name="_Toc458775733"/>
      <w:bookmarkStart w:id="68" w:name="_Toc464110974"/>
      <w:r>
        <w:rPr>
          <w:highlight w:val="yellow"/>
        </w:rPr>
        <w:t>L</w:t>
      </w:r>
      <w:r w:rsidR="008E5881" w:rsidRPr="00A9767A">
        <w:rPr>
          <w:highlight w:val="yellow"/>
        </w:rPr>
        <w:t>ogical network of catchments</w:t>
      </w:r>
      <w:bookmarkEnd w:id="67"/>
      <w:bookmarkEnd w:id="68"/>
    </w:p>
    <w:p w14:paraId="486D4199" w14:textId="77777777" w:rsidR="00F83A11" w:rsidRPr="008B54DB" w:rsidRDefault="008E5881" w:rsidP="001B7094">
      <w:pPr>
        <w:pStyle w:val="StandardWeb"/>
        <w:jc w:val="both"/>
        <w:rPr>
          <w:lang w:val="en-US"/>
        </w:rPr>
      </w:pPr>
      <w:r w:rsidRPr="008B54DB">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w:t>
      </w:r>
    </w:p>
    <w:p w14:paraId="58E7919D" w14:textId="24722F9B" w:rsidR="005D715A" w:rsidRPr="004D33F5" w:rsidRDefault="00793409" w:rsidP="001B7094">
      <w:pPr>
        <w:pStyle w:val="StandardWeb"/>
        <w:jc w:val="both"/>
        <w:rPr>
          <w:highlight w:val="yellow"/>
          <w:lang w:val="en-US"/>
        </w:rPr>
      </w:pPr>
      <w:r>
        <w:rPr>
          <w:highlight w:val="yellow"/>
          <w:lang w:val="en-US"/>
        </w:rPr>
        <w:t>Applying</w:t>
      </w:r>
      <w:r w:rsidR="00F83A11" w:rsidRPr="004D33F5">
        <w:rPr>
          <w:highlight w:val="yellow"/>
          <w:lang w:val="en-US"/>
        </w:rPr>
        <w:t xml:space="preserve"> the catchment topology pattern</w:t>
      </w:r>
      <w:r>
        <w:rPr>
          <w:highlight w:val="yellow"/>
          <w:lang w:val="en-US"/>
        </w:rPr>
        <w:t xml:space="preserve"> described in section 6.2 of this standard</w:t>
      </w:r>
      <w:r w:rsidR="00F83A11">
        <w:rPr>
          <w:highlight w:val="yellow"/>
          <w:lang w:val="en-US"/>
        </w:rPr>
        <w:t>,</w:t>
      </w:r>
      <w:r w:rsidR="00F83A11" w:rsidRPr="004D33F5">
        <w:rPr>
          <w:highlight w:val="yellow"/>
          <w:lang w:val="en-US"/>
        </w:rPr>
        <w:t xml:space="preserve"> </w:t>
      </w:r>
      <w:r w:rsidR="005D715A" w:rsidRPr="004D33F5">
        <w:rPr>
          <w:highlight w:val="yellow"/>
          <w:lang w:val="en-US"/>
        </w:rPr>
        <w:t>a logical network of catchments interacting at their outfalls can be built</w:t>
      </w:r>
      <w:r w:rsidR="00F85A8C">
        <w:rPr>
          <w:highlight w:val="yellow"/>
          <w:lang w:val="en-US"/>
        </w:rPr>
        <w:t xml:space="preserve">, and realized </w:t>
      </w:r>
      <w:r w:rsidR="003622E5">
        <w:rPr>
          <w:highlight w:val="yellow"/>
          <w:lang w:val="en-US"/>
        </w:rPr>
        <w:t xml:space="preserve"> as</w:t>
      </w:r>
      <w:r w:rsidR="005D715A" w:rsidRPr="004D33F5">
        <w:rPr>
          <w:highlight w:val="yellow"/>
          <w:lang w:val="en-US"/>
        </w:rPr>
        <w:t xml:space="preserve"> </w:t>
      </w:r>
      <w:r w:rsidR="005D715A" w:rsidRPr="00E156F4">
        <w:rPr>
          <w:highlight w:val="yellow"/>
          <w:lang w:val="en-US"/>
        </w:rPr>
        <w:t xml:space="preserve">network of </w:t>
      </w:r>
      <w:r w:rsidR="00F85A8C" w:rsidRPr="00E156F4">
        <w:rPr>
          <w:highlight w:val="yellow"/>
          <w:lang w:val="en-US"/>
        </w:rPr>
        <w:t xml:space="preserve">the </w:t>
      </w:r>
      <w:r w:rsidR="005D715A" w:rsidRPr="00E156F4">
        <w:rPr>
          <w:highlight w:val="yellow"/>
          <w:lang w:val="en-US"/>
        </w:rPr>
        <w:t>topological realizations</w:t>
      </w:r>
      <w:r w:rsidR="003622E5" w:rsidRPr="00E156F4">
        <w:rPr>
          <w:highlight w:val="yellow"/>
          <w:lang w:val="en-US"/>
        </w:rPr>
        <w:t xml:space="preserve"> </w:t>
      </w:r>
      <w:r w:rsidR="00F85A8C" w:rsidRPr="00E156F4">
        <w:rPr>
          <w:highlight w:val="yellow"/>
          <w:lang w:val="en-US"/>
        </w:rPr>
        <w:t xml:space="preserve">each catchment may have. For example, the network of logical catchments which are each realized as one-dimensional flowpath, is realized as the network </w:t>
      </w:r>
      <w:r w:rsidR="00E156F4" w:rsidRPr="00E156F4">
        <w:rPr>
          <w:highlight w:val="yellow"/>
          <w:lang w:val="en-US"/>
        </w:rPr>
        <w:t xml:space="preserve">of </w:t>
      </w:r>
      <w:r w:rsidR="00F85A8C" w:rsidRPr="00E156F4">
        <w:rPr>
          <w:highlight w:val="yellow"/>
          <w:lang w:val="en-US"/>
        </w:rPr>
        <w:t xml:space="preserve">these </w:t>
      </w:r>
      <w:proofErr w:type="spellStart"/>
      <w:r w:rsidR="00F85A8C" w:rsidRPr="00E156F4">
        <w:rPr>
          <w:highlight w:val="yellow"/>
          <w:lang w:val="en-US"/>
        </w:rPr>
        <w:t>flowpaths</w:t>
      </w:r>
      <w:proofErr w:type="spellEnd"/>
      <w:r w:rsidR="00E156F4" w:rsidRPr="00E156F4">
        <w:rPr>
          <w:highlight w:val="yellow"/>
          <w:lang w:val="en-US"/>
        </w:rPr>
        <w:t>, and may be represented as a sequence of lines</w:t>
      </w:r>
      <w:r w:rsidR="00F85A8C" w:rsidRPr="00E156F4">
        <w:rPr>
          <w:highlight w:val="yellow"/>
          <w:lang w:val="en-US"/>
        </w:rPr>
        <w:t>.</w:t>
      </w:r>
      <w:r w:rsidR="00E156F4">
        <w:rPr>
          <w:lang w:val="en-US"/>
        </w:rPr>
        <w:t xml:space="preserve"> </w:t>
      </w:r>
    </w:p>
    <w:p w14:paraId="7AA225D2" w14:textId="4913216E" w:rsidR="008E5881" w:rsidRDefault="008E5881" w:rsidP="001B7094">
      <w:pPr>
        <w:pStyle w:val="StandardWeb"/>
        <w:jc w:val="both"/>
        <w:rPr>
          <w:lang w:val="en-US"/>
        </w:rPr>
      </w:pPr>
      <w:r w:rsidRPr="004D33F5">
        <w:rPr>
          <w:highlight w:val="yellow"/>
          <w:lang w:val="en-US"/>
        </w:rPr>
        <w:t xml:space="preserve">The red line in </w:t>
      </w:r>
      <w:r w:rsidR="001B7094" w:rsidRPr="004D33F5">
        <w:rPr>
          <w:highlight w:val="yellow"/>
          <w:lang w:val="en-US"/>
        </w:rPr>
        <w:fldChar w:fldCharType="begin"/>
      </w:r>
      <w:r w:rsidR="001B7094" w:rsidRPr="004D33F5">
        <w:rPr>
          <w:highlight w:val="yellow"/>
          <w:lang w:val="en-US"/>
        </w:rPr>
        <w:instrText xml:space="preserve"> REF _Ref461114288 \h </w:instrText>
      </w:r>
      <w:r w:rsidR="004D33F5">
        <w:rPr>
          <w:highlight w:val="yellow"/>
          <w:lang w:val="en-US"/>
        </w:rPr>
        <w:instrText xml:space="preserve"> \* MERGEFORMAT </w:instrText>
      </w:r>
      <w:r w:rsidR="001B7094" w:rsidRPr="004D33F5">
        <w:rPr>
          <w:highlight w:val="yellow"/>
          <w:lang w:val="en-US"/>
        </w:rPr>
      </w:r>
      <w:r w:rsidR="001B7094" w:rsidRPr="004D33F5">
        <w:rPr>
          <w:highlight w:val="yellow"/>
          <w:lang w:val="en-US"/>
        </w:rPr>
        <w:fldChar w:fldCharType="separate"/>
      </w:r>
      <w:r w:rsidR="00714C6D" w:rsidRPr="00714C6D">
        <w:rPr>
          <w:highlight w:val="yellow"/>
        </w:rPr>
        <w:t xml:space="preserve">Figure </w:t>
      </w:r>
      <w:r w:rsidR="00714C6D" w:rsidRPr="00714C6D">
        <w:rPr>
          <w:noProof/>
          <w:highlight w:val="yellow"/>
        </w:rPr>
        <w:t>9</w:t>
      </w:r>
      <w:r w:rsidR="001B7094" w:rsidRPr="004D33F5">
        <w:rPr>
          <w:highlight w:val="yellow"/>
          <w:lang w:val="en-US"/>
        </w:rPr>
        <w:fldChar w:fldCharType="end"/>
      </w:r>
      <w:r w:rsidRPr="004D33F5">
        <w:rPr>
          <w:highlight w:val="yellow"/>
          <w:lang w:val="en-US"/>
        </w:rPr>
        <w:t xml:space="preserve"> illustrates how a single catchment</w:t>
      </w:r>
      <w:r w:rsidR="00E156F4">
        <w:rPr>
          <w:highlight w:val="yellow"/>
          <w:lang w:val="en-US"/>
        </w:rPr>
        <w:t xml:space="preserve"> which</w:t>
      </w:r>
      <w:r w:rsidRPr="004D33F5">
        <w:rPr>
          <w:highlight w:val="yellow"/>
          <w:lang w:val="en-US"/>
        </w:rPr>
        <w:t xml:space="preserve"> </w:t>
      </w:r>
      <w:r w:rsidR="008A4FEB">
        <w:rPr>
          <w:highlight w:val="yellow"/>
          <w:lang w:val="en-US"/>
        </w:rPr>
        <w:t xml:space="preserve">is realized as catchment boundary </w:t>
      </w:r>
      <w:r w:rsidRPr="004D33F5">
        <w:rPr>
          <w:highlight w:val="yellow"/>
          <w:lang w:val="en-US"/>
        </w:rPr>
        <w:t xml:space="preserve">represented by a </w:t>
      </w:r>
      <w:r w:rsidR="00E156F4">
        <w:rPr>
          <w:highlight w:val="yellow"/>
          <w:lang w:val="en-US"/>
        </w:rPr>
        <w:t xml:space="preserve">(darker grey) </w:t>
      </w:r>
      <w:r w:rsidRPr="004D33F5">
        <w:rPr>
          <w:highlight w:val="yellow"/>
          <w:lang w:val="en-US"/>
        </w:rPr>
        <w:t>boundary</w:t>
      </w:r>
      <w:r w:rsidR="005D715A" w:rsidRPr="004D33F5">
        <w:rPr>
          <w:highlight w:val="yellow"/>
          <w:lang w:val="en-US"/>
        </w:rPr>
        <w:t xml:space="preserve"> line</w:t>
      </w:r>
      <w:r w:rsidRPr="004D33F5">
        <w:rPr>
          <w:highlight w:val="yellow"/>
          <w:lang w:val="en-US"/>
        </w:rPr>
        <w:t xml:space="preserve">, </w:t>
      </w:r>
      <w:r w:rsidR="008A4FEB">
        <w:rPr>
          <w:highlight w:val="yellow"/>
          <w:lang w:val="en-US"/>
        </w:rPr>
        <w:t xml:space="preserve">a catchment area represented by </w:t>
      </w:r>
      <w:r w:rsidR="00E156F4">
        <w:rPr>
          <w:highlight w:val="yellow"/>
          <w:lang w:val="en-US"/>
        </w:rPr>
        <w:t xml:space="preserve">darker grey) </w:t>
      </w:r>
      <w:r w:rsidR="008A4FEB">
        <w:rPr>
          <w:highlight w:val="yellow"/>
          <w:lang w:val="en-US"/>
        </w:rPr>
        <w:t>surface</w:t>
      </w:r>
      <w:r w:rsidRPr="004D33F5">
        <w:rPr>
          <w:highlight w:val="yellow"/>
          <w:lang w:val="en-US"/>
        </w:rPr>
        <w:t xml:space="preserve">, </w:t>
      </w:r>
      <w:r w:rsidR="008A4FEB">
        <w:rPr>
          <w:highlight w:val="yellow"/>
          <w:lang w:val="en-US"/>
        </w:rPr>
        <w:t xml:space="preserve">and </w:t>
      </w:r>
      <w:r w:rsidRPr="004D33F5">
        <w:rPr>
          <w:highlight w:val="yellow"/>
          <w:lang w:val="en-US"/>
        </w:rPr>
        <w:t xml:space="preserve">a </w:t>
      </w:r>
      <w:r w:rsidR="008A4FEB">
        <w:rPr>
          <w:highlight w:val="yellow"/>
          <w:lang w:val="en-US"/>
        </w:rPr>
        <w:t xml:space="preserve">part of a </w:t>
      </w:r>
      <w:r w:rsidR="00E156F4">
        <w:rPr>
          <w:highlight w:val="yellow"/>
          <w:lang w:val="en-US"/>
        </w:rPr>
        <w:t xml:space="preserve">(light grey) </w:t>
      </w:r>
      <w:r w:rsidRPr="004D33F5">
        <w:rPr>
          <w:highlight w:val="yellow"/>
          <w:lang w:val="en-US"/>
        </w:rPr>
        <w:t xml:space="preserve">network, </w:t>
      </w:r>
      <w:r w:rsidR="006512DB" w:rsidRPr="004D33F5">
        <w:rPr>
          <w:highlight w:val="yellow"/>
          <w:lang w:val="en-US"/>
        </w:rPr>
        <w:t>could</w:t>
      </w:r>
      <w:r w:rsidRPr="004D33F5">
        <w:rPr>
          <w:highlight w:val="yellow"/>
          <w:lang w:val="en-US"/>
        </w:rPr>
        <w:t xml:space="preserve"> also be represented </w:t>
      </w:r>
      <w:r w:rsidR="008A4FEB">
        <w:rPr>
          <w:highlight w:val="yellow"/>
          <w:lang w:val="en-US"/>
        </w:rPr>
        <w:t>by displaying a topological path</w:t>
      </w:r>
      <w:r w:rsidR="008A4FEB" w:rsidRPr="004D33F5">
        <w:rPr>
          <w:highlight w:val="yellow"/>
          <w:lang w:val="en-US"/>
        </w:rPr>
        <w:t xml:space="preserve"> </w:t>
      </w:r>
      <w:r w:rsidRPr="004D33F5">
        <w:rPr>
          <w:highlight w:val="yellow"/>
          <w:lang w:val="en-US"/>
        </w:rPr>
        <w:t xml:space="preserve">that is not geospatially representative but is a valid schematic </w:t>
      </w:r>
      <w:r w:rsidR="008A4FEB">
        <w:rPr>
          <w:highlight w:val="yellow"/>
          <w:lang w:val="en-US"/>
        </w:rPr>
        <w:t>representation</w:t>
      </w:r>
      <w:r w:rsidR="008A4FEB" w:rsidRPr="004D33F5">
        <w:rPr>
          <w:highlight w:val="yellow"/>
          <w:lang w:val="en-US"/>
        </w:rPr>
        <w:t xml:space="preserve"> </w:t>
      </w:r>
      <w:r w:rsidRPr="004D33F5">
        <w:rPr>
          <w:highlight w:val="yellow"/>
          <w:lang w:val="en-US"/>
        </w:rPr>
        <w:t xml:space="preserve">of the </w:t>
      </w:r>
      <w:r w:rsidR="005C51E7">
        <w:rPr>
          <w:highlight w:val="yellow"/>
          <w:lang w:val="en-US"/>
        </w:rPr>
        <w:t>connection</w:t>
      </w:r>
      <w:r w:rsidR="008A4FEB">
        <w:rPr>
          <w:highlight w:val="yellow"/>
          <w:lang w:val="en-US"/>
        </w:rPr>
        <w:t xml:space="preserve"> </w:t>
      </w:r>
      <w:r w:rsidRPr="004D33F5">
        <w:rPr>
          <w:highlight w:val="yellow"/>
          <w:lang w:val="en-US"/>
        </w:rPr>
        <w:t>between inflow and outflow.</w:t>
      </w:r>
    </w:p>
    <w:p w14:paraId="62B0B4BD" w14:textId="41ADB8D4" w:rsidR="00145BEA" w:rsidRDefault="00714C6D" w:rsidP="001B7094">
      <w:pPr>
        <w:pStyle w:val="StandardWeb"/>
        <w:jc w:val="both"/>
        <w:rPr>
          <w:lang w:val="en-US"/>
        </w:rPr>
      </w:pPr>
      <w:r>
        <w:rPr>
          <w:highlight w:val="yellow"/>
          <w:lang w:val="en-US"/>
        </w:rPr>
        <w:fldChar w:fldCharType="begin"/>
      </w:r>
      <w:r>
        <w:rPr>
          <w:noProof/>
          <w:highlight w:val="yellow"/>
        </w:rPr>
        <w:instrText xml:space="preserve"> REF _Ref461114288 \h </w:instrText>
      </w:r>
      <w:r>
        <w:rPr>
          <w:highlight w:val="yellow"/>
          <w:lang w:val="en-US"/>
        </w:rPr>
      </w:r>
      <w:r>
        <w:rPr>
          <w:highlight w:val="yellow"/>
          <w:lang w:val="en-US"/>
        </w:rPr>
        <w:fldChar w:fldCharType="separate"/>
      </w:r>
      <w:r>
        <w:t xml:space="preserve">Figure </w:t>
      </w:r>
      <w:r>
        <w:rPr>
          <w:noProof/>
        </w:rPr>
        <w:t>9</w:t>
      </w:r>
      <w:r>
        <w:rPr>
          <w:highlight w:val="yellow"/>
          <w:lang w:val="en-US"/>
        </w:rPr>
        <w:fldChar w:fldCharType="end"/>
      </w:r>
      <w:r>
        <w:rPr>
          <w:highlight w:val="yellow"/>
          <w:lang w:val="en-US"/>
        </w:rPr>
        <w:t xml:space="preserve"> </w:t>
      </w:r>
      <w:r w:rsidR="00145BEA" w:rsidRPr="00A47715">
        <w:rPr>
          <w:highlight w:val="yellow"/>
          <w:lang w:val="en-US"/>
        </w:rPr>
        <w:t xml:space="preserve">shows to the left the catchment C1 </w:t>
      </w:r>
      <w:r w:rsidR="00E156F4">
        <w:rPr>
          <w:highlight w:val="yellow"/>
          <w:lang w:val="en-US"/>
        </w:rPr>
        <w:t xml:space="preserve">realized as </w:t>
      </w:r>
      <w:r w:rsidR="00145BEA" w:rsidRPr="00A47715">
        <w:rPr>
          <w:highlight w:val="yellow"/>
          <w:lang w:val="en-US"/>
        </w:rPr>
        <w:t xml:space="preserve"> catchment area (</w:t>
      </w:r>
      <w:r w:rsidR="00E156F4">
        <w:rPr>
          <w:highlight w:val="yellow"/>
          <w:lang w:val="en-US"/>
        </w:rPr>
        <w:t>A</w:t>
      </w:r>
      <w:r w:rsidR="00145BEA" w:rsidRPr="00A47715">
        <w:rPr>
          <w:highlight w:val="yellow"/>
          <w:lang w:val="en-US"/>
        </w:rPr>
        <w:t xml:space="preserve">) and flowpath </w:t>
      </w:r>
      <w:r w:rsidR="00145BEA" w:rsidRPr="00A47715">
        <w:rPr>
          <w:highlight w:val="yellow"/>
        </w:rPr>
        <w:t>(</w:t>
      </w:r>
      <w:r w:rsidR="00E156F4">
        <w:rPr>
          <w:highlight w:val="yellow"/>
        </w:rPr>
        <w:t>F</w:t>
      </w:r>
      <w:r w:rsidR="00145BEA" w:rsidRPr="00A47715">
        <w:rPr>
          <w:highlight w:val="yellow"/>
        </w:rPr>
        <w:t>) depicting the definable unit where hydrologic processes take place</w:t>
      </w:r>
      <w:r w:rsidR="00145BEA" w:rsidRPr="00A47715">
        <w:rPr>
          <w:highlight w:val="yellow"/>
          <w:lang w:val="en-US"/>
        </w:rPr>
        <w:t>, and to the right how these realizations of the logical catchment are expressed in UML.</w:t>
      </w:r>
    </w:p>
    <w:p w14:paraId="1200AEEA" w14:textId="77777777" w:rsidR="00B70144" w:rsidRDefault="00B70144" w:rsidP="001B7094">
      <w:pPr>
        <w:pStyle w:val="OGCFigure"/>
      </w:pPr>
      <w:r>
        <w:rPr>
          <w:noProof/>
        </w:rPr>
        <w:lastRenderedPageBreak/>
        <w:drawing>
          <wp:inline distT="0" distB="0" distL="0" distR="0" wp14:anchorId="4B306012" wp14:editId="27F2C331">
            <wp:extent cx="5144400" cy="3301200"/>
            <wp:effectExtent l="0" t="0" r="0" b="0"/>
            <wp:docPr id="40" name="Grafik 40" descr="D:\Users\Dornblut\OGC_HYF_SWG\hlphtml\EARoot\EA1\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4400" cy="3301200"/>
                    </a:xfrm>
                    <a:prstGeom prst="rect">
                      <a:avLst/>
                    </a:prstGeom>
                    <a:noFill/>
                    <a:ln>
                      <a:noFill/>
                    </a:ln>
                  </pic:spPr>
                </pic:pic>
              </a:graphicData>
            </a:graphic>
          </wp:inline>
        </w:drawing>
      </w:r>
    </w:p>
    <w:p w14:paraId="3F42FAA2" w14:textId="033DE18A" w:rsidR="00B70144" w:rsidRDefault="00B70144" w:rsidP="001B7094">
      <w:pPr>
        <w:pStyle w:val="OGCFigure"/>
      </w:pPr>
      <w:bookmarkStart w:id="69" w:name="_Ref461114288"/>
      <w:bookmarkStart w:id="70" w:name="_Toc464111034"/>
      <w:r>
        <w:t xml:space="preserve">Figure </w:t>
      </w:r>
      <w:r w:rsidR="006B301F">
        <w:fldChar w:fldCharType="begin"/>
      </w:r>
      <w:r w:rsidR="006B301F">
        <w:instrText xml:space="preserve"> SEQ Figure \* ARABIC </w:instrText>
      </w:r>
      <w:r w:rsidR="006B301F">
        <w:fldChar w:fldCharType="separate"/>
      </w:r>
      <w:r w:rsidR="00714C6D">
        <w:rPr>
          <w:noProof/>
        </w:rPr>
        <w:t>9</w:t>
      </w:r>
      <w:r w:rsidR="006B301F">
        <w:rPr>
          <w:noProof/>
        </w:rPr>
        <w:fldChar w:fldCharType="end"/>
      </w:r>
      <w:bookmarkEnd w:id="69"/>
      <w:r>
        <w:t xml:space="preserve">: </w:t>
      </w:r>
      <w:r w:rsidRPr="00DF497D">
        <w:t>A catchment area (grey) and a flowpath connecting inflow to outflow (red) depicting a definable unit where hydrologic processes take place.</w:t>
      </w:r>
      <w:bookmarkEnd w:id="70"/>
    </w:p>
    <w:p w14:paraId="6BCE4675" w14:textId="77777777" w:rsidR="00B833D3" w:rsidRDefault="00B833D3" w:rsidP="001B7094">
      <w:pPr>
        <w:pStyle w:val="OGCFigure"/>
      </w:pPr>
    </w:p>
    <w:p w14:paraId="2090A99C" w14:textId="77777777" w:rsidR="005A7FC9" w:rsidRDefault="005A7FC9" w:rsidP="001B7094">
      <w:pPr>
        <w:pStyle w:val="OGCFigure"/>
      </w:pPr>
      <w:r>
        <w:rPr>
          <w:noProof/>
        </w:rPr>
        <w:drawing>
          <wp:inline distT="0" distB="0" distL="0" distR="0" wp14:anchorId="3198547D" wp14:editId="2736E9EC">
            <wp:extent cx="4582800" cy="3384000"/>
            <wp:effectExtent l="0" t="0" r="8255" b="6985"/>
            <wp:docPr id="20" name="Grafik 20" descr="D:\Users\Dornblut\OGC_HYF_SWG\hlphtml\EARoot\EA1\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Dornblut\OGC_HYF_SWG\hlphtml\EARoot\EA1\EA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2800" cy="3384000"/>
                    </a:xfrm>
                    <a:prstGeom prst="rect">
                      <a:avLst/>
                    </a:prstGeom>
                    <a:noFill/>
                    <a:ln>
                      <a:noFill/>
                    </a:ln>
                  </pic:spPr>
                </pic:pic>
              </a:graphicData>
            </a:graphic>
          </wp:inline>
        </w:drawing>
      </w:r>
    </w:p>
    <w:p w14:paraId="68C77BFE" w14:textId="42619A58" w:rsidR="005A7FC9" w:rsidRDefault="005A7FC9" w:rsidP="001B7094">
      <w:pPr>
        <w:pStyle w:val="OGCFigure"/>
      </w:pPr>
      <w:bookmarkStart w:id="71" w:name="_Ref461114302"/>
      <w:bookmarkStart w:id="72" w:name="_Toc464111035"/>
      <w:r>
        <w:t xml:space="preserve">Figure </w:t>
      </w:r>
      <w:r w:rsidR="006B301F">
        <w:fldChar w:fldCharType="begin"/>
      </w:r>
      <w:r w:rsidR="006B301F">
        <w:instrText xml:space="preserve"> SEQ Figure \* ARAB</w:instrText>
      </w:r>
      <w:r w:rsidR="006B301F">
        <w:instrText xml:space="preserve">IC </w:instrText>
      </w:r>
      <w:r w:rsidR="006B301F">
        <w:fldChar w:fldCharType="separate"/>
      </w:r>
      <w:r w:rsidR="00714C6D">
        <w:rPr>
          <w:noProof/>
        </w:rPr>
        <w:t>10</w:t>
      </w:r>
      <w:r w:rsidR="006B301F">
        <w:rPr>
          <w:noProof/>
        </w:rPr>
        <w:fldChar w:fldCharType="end"/>
      </w:r>
      <w:bookmarkEnd w:id="71"/>
      <w:r>
        <w:t>:</w:t>
      </w:r>
      <w:r w:rsidRPr="005A7FC9">
        <w:t xml:space="preserve"> </w:t>
      </w:r>
      <w:r w:rsidRPr="00B70144">
        <w:t>Catchments contributing to an identified outflow node. Note that some catchments contribute to a common outflow node.</w:t>
      </w:r>
      <w:bookmarkEnd w:id="72"/>
    </w:p>
    <w:p w14:paraId="3E221315" w14:textId="6DAAB0FA" w:rsidR="00B70144" w:rsidRDefault="00B70144" w:rsidP="00B70144">
      <w:pPr>
        <w:pStyle w:val="Beschriftung"/>
        <w:rPr>
          <w:lang w:val="en-US"/>
        </w:rPr>
      </w:pPr>
    </w:p>
    <w:p w14:paraId="320FD72D" w14:textId="511730CD" w:rsidR="00366A60" w:rsidRPr="00366A60" w:rsidRDefault="00366A60" w:rsidP="00366A60">
      <w:pPr>
        <w:jc w:val="both"/>
      </w:pPr>
      <w:r>
        <w:lastRenderedPageBreak/>
        <w:t xml:space="preserve">The catchment C1, shown in </w:t>
      </w:r>
      <w:r>
        <w:fldChar w:fldCharType="begin"/>
      </w:r>
      <w:r>
        <w:instrText xml:space="preserve"> REF _Ref461114302 \h  \* MERGEFORMAT </w:instrText>
      </w:r>
      <w:r>
        <w:fldChar w:fldCharType="separate"/>
      </w:r>
      <w:r w:rsidR="00714C6D">
        <w:t xml:space="preserve">Figure </w:t>
      </w:r>
      <w:r w:rsidR="00714C6D">
        <w:rPr>
          <w:noProof/>
        </w:rPr>
        <w:t>10</w:t>
      </w:r>
      <w:r>
        <w:fldChar w:fldCharType="end"/>
      </w:r>
      <w:r>
        <w:t xml:space="preserve">, contributes flow to an outfall n1. Outfall n2, shown in </w:t>
      </w:r>
      <w:r>
        <w:fldChar w:fldCharType="begin"/>
      </w:r>
      <w:r>
        <w:instrText xml:space="preserve"> REF _Ref461114312 \h  \* MERGEFORMAT </w:instrText>
      </w:r>
      <w:r>
        <w:fldChar w:fldCharType="separate"/>
      </w:r>
      <w:r w:rsidR="00714C6D">
        <w:t xml:space="preserve">Figure </w:t>
      </w:r>
      <w:r w:rsidR="00714C6D">
        <w:rPr>
          <w:noProof/>
        </w:rPr>
        <w:t>11</w:t>
      </w:r>
      <w:r>
        <w:fldChar w:fldCharType="end"/>
      </w:r>
      <w:r>
        <w:t xml:space="preserve">, contributes inflow to catchment C1. Networks of catchments can be constructed using this pattern and the idea that </w:t>
      </w:r>
      <w:r w:rsidRPr="008E510D">
        <w:t xml:space="preserve">two or more catchments that flow into </w:t>
      </w:r>
      <w:r>
        <w:t>the same downstream catchment, first flow to the same outflow which is the inflow of the</w:t>
      </w:r>
      <w:r w:rsidRPr="008E510D">
        <w:t xml:space="preserve"> receiving downstream catchment</w:t>
      </w:r>
      <w:r>
        <w:t xml:space="preserve">. </w:t>
      </w:r>
      <w:r w:rsidRPr="008E510D">
        <w:t xml:space="preserve">In a network of dendritic catchments, </w:t>
      </w:r>
      <w:r>
        <w:t xml:space="preserve">an </w:t>
      </w:r>
      <w:r w:rsidRPr="008E510D">
        <w:t>outflow serve</w:t>
      </w:r>
      <w:r>
        <w:t>s</w:t>
      </w:r>
      <w:r w:rsidRPr="008E510D">
        <w:t xml:space="preserve"> only one receiving catchment</w:t>
      </w:r>
      <w:r>
        <w:t>.</w:t>
      </w:r>
      <w:r w:rsidRPr="008E510D" w:rsidDel="00366A60">
        <w:t xml:space="preserve"> </w:t>
      </w:r>
    </w:p>
    <w:p w14:paraId="2AA2F1D2" w14:textId="77777777" w:rsidR="005A7FC9" w:rsidRDefault="005A7FC9" w:rsidP="00B833D3">
      <w:pPr>
        <w:pStyle w:val="OGCFigure"/>
      </w:pPr>
      <w:r>
        <w:rPr>
          <w:noProof/>
        </w:rPr>
        <w:drawing>
          <wp:inline distT="0" distB="0" distL="0" distR="0" wp14:anchorId="56D90A8F" wp14:editId="00B8C247">
            <wp:extent cx="4525200" cy="3394800"/>
            <wp:effectExtent l="0" t="0" r="8890" b="0"/>
            <wp:docPr id="21" name="Grafik 21" descr="D:\Users\Dornblut\OGC_HYF_SWG\hlphtml\EARoot\EA1\EA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1\EA4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5200" cy="3394800"/>
                    </a:xfrm>
                    <a:prstGeom prst="rect">
                      <a:avLst/>
                    </a:prstGeom>
                    <a:noFill/>
                    <a:ln>
                      <a:noFill/>
                    </a:ln>
                  </pic:spPr>
                </pic:pic>
              </a:graphicData>
            </a:graphic>
          </wp:inline>
        </w:drawing>
      </w:r>
    </w:p>
    <w:p w14:paraId="4823DB3B" w14:textId="785DD281" w:rsidR="005A7FC9" w:rsidRDefault="005A7FC9" w:rsidP="00B833D3">
      <w:pPr>
        <w:pStyle w:val="OGCFigure"/>
      </w:pPr>
      <w:bookmarkStart w:id="73" w:name="_Ref461114312"/>
      <w:bookmarkStart w:id="74" w:name="_Toc464111036"/>
      <w:r>
        <w:t xml:space="preserve">Figure </w:t>
      </w:r>
      <w:r w:rsidR="006B301F">
        <w:fldChar w:fldCharType="begin"/>
      </w:r>
      <w:r w:rsidR="006B301F">
        <w:instrText xml:space="preserve"> SEQ Figure \* ARABIC </w:instrText>
      </w:r>
      <w:r w:rsidR="006B301F">
        <w:fldChar w:fldCharType="separate"/>
      </w:r>
      <w:r w:rsidR="00714C6D">
        <w:rPr>
          <w:noProof/>
        </w:rPr>
        <w:t>11</w:t>
      </w:r>
      <w:r w:rsidR="006B301F">
        <w:rPr>
          <w:noProof/>
        </w:rPr>
        <w:fldChar w:fldCharType="end"/>
      </w:r>
      <w:bookmarkEnd w:id="73"/>
      <w:r>
        <w:t xml:space="preserve">: </w:t>
      </w:r>
      <w:r w:rsidRPr="008E510D">
        <w:t>Catchments receive inflow via an identified inflow node. Note that nodes are not necessarily geographic features, but are rather nodes in a graph representation of the river network.</w:t>
      </w:r>
      <w:bookmarkEnd w:id="74"/>
    </w:p>
    <w:p w14:paraId="0FB45318" w14:textId="7962FA79" w:rsidR="00005E29" w:rsidRPr="008E510D" w:rsidRDefault="00366A60" w:rsidP="00450C77">
      <w:pPr>
        <w:pStyle w:val="StandardWeb"/>
        <w:jc w:val="both"/>
        <w:rPr>
          <w:lang w:val="en-US"/>
        </w:rPr>
      </w:pPr>
      <w:r>
        <w:rPr>
          <w:lang w:val="en-US"/>
        </w:rPr>
        <w:t>Topological n</w:t>
      </w:r>
      <w:r w:rsidR="00005E29" w:rsidRPr="008E510D">
        <w:rPr>
          <w:lang w:val="en-US"/>
        </w:rPr>
        <w:t xml:space="preserve">odes </w:t>
      </w:r>
      <w:r w:rsidR="004F61F1" w:rsidRPr="004F61F1">
        <w:rPr>
          <w:highlight w:val="yellow"/>
          <w:lang w:val="en-US"/>
        </w:rPr>
        <w:t>as displayed in the examples above</w:t>
      </w:r>
      <w:r w:rsidR="004F61F1">
        <w:rPr>
          <w:lang w:val="en-US"/>
        </w:rPr>
        <w:t xml:space="preserve"> </w:t>
      </w:r>
      <w:r w:rsidR="00467DE0">
        <w:rPr>
          <w:lang w:val="en-US"/>
        </w:rPr>
        <w:t xml:space="preserve">may seem to </w:t>
      </w:r>
      <w:r w:rsidR="00005E29" w:rsidRPr="008E510D">
        <w:rPr>
          <w:lang w:val="en-US"/>
        </w:rPr>
        <w:t>stand alone as point</w:t>
      </w:r>
      <w:r w:rsidR="00467DE0">
        <w:rPr>
          <w:lang w:val="en-US"/>
        </w:rPr>
        <w:t>s of interaction in the network, but</w:t>
      </w:r>
      <w:r w:rsidR="00005E29" w:rsidRPr="008E510D">
        <w:rPr>
          <w:lang w:val="en-US"/>
        </w:rPr>
        <w:t xml:space="preserve"> </w:t>
      </w:r>
      <w:r w:rsidR="00021804">
        <w:rPr>
          <w:lang w:val="en-US"/>
        </w:rPr>
        <w:t>i</w:t>
      </w:r>
      <w:r w:rsidR="00005E29" w:rsidRPr="008E510D">
        <w:rPr>
          <w:lang w:val="en-US"/>
        </w:rPr>
        <w:t>n reality</w:t>
      </w:r>
      <w:r w:rsidR="00F173CA">
        <w:rPr>
          <w:lang w:val="en-US"/>
        </w:rPr>
        <w:t>,</w:t>
      </w:r>
      <w:r w:rsidR="00005E29" w:rsidRPr="008E510D">
        <w:rPr>
          <w:lang w:val="en-US"/>
        </w:rPr>
        <w:t xml:space="preserve"> they are (potentially complex) </w:t>
      </w:r>
      <w:r w:rsidR="00021804">
        <w:rPr>
          <w:lang w:val="en-US"/>
        </w:rPr>
        <w:t>catchment</w:t>
      </w:r>
      <w:r w:rsidR="00021804" w:rsidRPr="008E510D">
        <w:rPr>
          <w:lang w:val="en-US"/>
        </w:rPr>
        <w:t xml:space="preserve"> </w:t>
      </w:r>
      <w:r w:rsidR="00005E29" w:rsidRPr="008E510D">
        <w:rPr>
          <w:lang w:val="en-US"/>
        </w:rPr>
        <w:t xml:space="preserve">outlets, denoted as outfall features. Whether an outfall is referred to as an inflow or outflow is always in reference to a </w:t>
      </w:r>
      <w:r w:rsidR="00467DE0">
        <w:rPr>
          <w:lang w:val="en-US"/>
        </w:rPr>
        <w:t xml:space="preserve">particular </w:t>
      </w:r>
      <w:r w:rsidR="00005E29" w:rsidRPr="008E510D">
        <w:rPr>
          <w:lang w:val="en-US"/>
        </w:rPr>
        <w:t xml:space="preserve">catchment. This means that </w:t>
      </w:r>
      <w:r w:rsidR="00021804">
        <w:rPr>
          <w:lang w:val="en-US"/>
        </w:rPr>
        <w:t>an outfall</w:t>
      </w:r>
      <w:r w:rsidR="00005E29" w:rsidRPr="008E510D">
        <w:rPr>
          <w:lang w:val="en-US"/>
        </w:rPr>
        <w:t xml:space="preserve"> serves as the outflow of some contributing catchment(s) and the inflow of some receiving catchment(s). In this standard, the inflow and outflow role names of the conceptual outfall are used to unambiguously describe the role </w:t>
      </w:r>
      <w:r w:rsidR="003E35C5">
        <w:rPr>
          <w:lang w:val="en-US"/>
        </w:rPr>
        <w:t xml:space="preserve">of an outfall </w:t>
      </w:r>
      <w:r w:rsidR="00005E29" w:rsidRPr="008E510D">
        <w:rPr>
          <w:lang w:val="en-US"/>
        </w:rPr>
        <w:t>with respect to a catchment.</w:t>
      </w:r>
    </w:p>
    <w:p w14:paraId="28837C64" w14:textId="2F8C48A3" w:rsidR="00005E29" w:rsidRPr="008E510D" w:rsidRDefault="00005E29" w:rsidP="00450C77">
      <w:pPr>
        <w:pStyle w:val="StandardWeb"/>
        <w:jc w:val="both"/>
        <w:rPr>
          <w:lang w:val="en-US"/>
        </w:rPr>
      </w:pPr>
      <w:r w:rsidRPr="008E510D">
        <w:rPr>
          <w:lang w:val="en-US"/>
        </w:rPr>
        <w:t xml:space="preserve">In a dendritic network, the outflow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1B7094">
        <w:rPr>
          <w:lang w:val="en-US"/>
        </w:rPr>
        <w:fldChar w:fldCharType="begin"/>
      </w:r>
      <w:r w:rsidR="001B7094">
        <w:rPr>
          <w:lang w:val="en-US"/>
        </w:rPr>
        <w:instrText xml:space="preserve"> REF _Ref463519144 \h </w:instrText>
      </w:r>
      <w:r w:rsidR="001B7094">
        <w:rPr>
          <w:lang w:val="en-US"/>
        </w:rPr>
      </w:r>
      <w:r w:rsidR="001B7094">
        <w:rPr>
          <w:lang w:val="en-US"/>
        </w:rPr>
        <w:fldChar w:fldCharType="separate"/>
      </w:r>
      <w:r w:rsidR="00714C6D">
        <w:t xml:space="preserve">Figure </w:t>
      </w:r>
      <w:r w:rsidR="00714C6D">
        <w:rPr>
          <w:noProof/>
        </w:rPr>
        <w:t>7</w:t>
      </w:r>
      <w:r w:rsidR="001B7094">
        <w:rPr>
          <w:lang w:val="en-US"/>
        </w:rPr>
        <w:fldChar w:fldCharType="end"/>
      </w:r>
      <w:r w:rsidRPr="008E510D">
        <w:rPr>
          <w:lang w:val="en-US"/>
        </w:rPr>
        <w:t>.</w:t>
      </w:r>
    </w:p>
    <w:p w14:paraId="3C760184" w14:textId="15566C6E" w:rsidR="00714C6D" w:rsidRDefault="00005E29" w:rsidP="00714C6D">
      <w:pPr>
        <w:jc w:val="both"/>
      </w:pPr>
      <w:r w:rsidRPr="008E510D">
        <w:t xml:space="preserve">Being </w:t>
      </w:r>
      <w:r w:rsidR="004F61F1" w:rsidRPr="004F61F1">
        <w:rPr>
          <w:highlight w:val="yellow"/>
        </w:rPr>
        <w:t>logical places</w:t>
      </w:r>
      <w:r w:rsidRPr="008E510D">
        <w:t xml:space="preserve">, inflow and outflow have no explicit positions but are potentially complex </w:t>
      </w:r>
      <w:r w:rsidR="00021804">
        <w:t>catchment</w:t>
      </w:r>
      <w:r w:rsidR="00021804" w:rsidRPr="008E510D">
        <w:t xml:space="preserve"> </w:t>
      </w:r>
      <w:r w:rsidRPr="008E510D">
        <w:t xml:space="preserve">outlets. In fact, </w:t>
      </w:r>
      <w:r w:rsidR="0088723E">
        <w:t xml:space="preserve"> inflow and outflow</w:t>
      </w:r>
      <w:r w:rsidRPr="008E510D">
        <w:t xml:space="preserve"> may be represented by a complex </w:t>
      </w:r>
      <w:r w:rsidRPr="008E510D">
        <w:lastRenderedPageBreak/>
        <w:t xml:space="preserve">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w:t>
      </w:r>
      <w:r w:rsidR="0088723E">
        <w:t>outflow</w:t>
      </w:r>
      <w:r w:rsidR="0088723E" w:rsidRPr="008E510D">
        <w:t xml:space="preserve"> </w:t>
      </w:r>
      <w:r w:rsidRPr="008E510D">
        <w:t>and that diffuse</w:t>
      </w:r>
      <w:r w:rsidR="00E946D6">
        <w:t>d</w:t>
      </w:r>
      <w:r w:rsidRPr="008E510D">
        <w:t xml:space="preserve"> inflow can be said to contribute </w:t>
      </w:r>
      <w:r w:rsidR="0036587F" w:rsidRPr="008E510D">
        <w:t>to the catchment in question</w:t>
      </w:r>
      <w:r w:rsidRPr="008E510D">
        <w:t xml:space="preserve">. </w:t>
      </w:r>
      <w:r w:rsidR="00AB6DAC" w:rsidRPr="00CA3C2A">
        <w:t>There might be two ways that catchments with multiple inflows can share a common outlet: 1) as separate catchments, each realized as a flowpath connecting a single inflow and the common outflow, or 2) as a non-divided catchment contributing as a whole to the outflow node. The latter case, referred to here as a conjoint catchment, requires to determine the main flowpath, or to perform linear referencing (along the main flowpath). However, a conjoint catchment is often easier to delineate and more convenient.</w:t>
      </w:r>
      <w:r w:rsidR="00AB6DAC" w:rsidRPr="008E510D">
        <w:t xml:space="preserve"> </w:t>
      </w:r>
      <w:r w:rsidRPr="008E510D">
        <w:t>Note that in this case, the complexity required to support geospatially accurate linear referencing may be lost in the interest of easy network navigation capabilities.</w:t>
      </w:r>
    </w:p>
    <w:p w14:paraId="2F8A740E" w14:textId="77777777" w:rsidR="00521E2C" w:rsidRPr="00F16F57" w:rsidRDefault="00521E2C" w:rsidP="00714C6D">
      <w:pPr>
        <w:jc w:val="both"/>
      </w:pPr>
    </w:p>
    <w:p w14:paraId="162504CA" w14:textId="77777777" w:rsidR="00714C6D" w:rsidRPr="008E510D" w:rsidRDefault="00714C6D" w:rsidP="00714C6D">
      <w:pPr>
        <w:pStyle w:val="OGCFigure"/>
      </w:pPr>
      <w:r w:rsidRPr="008E510D">
        <w:rPr>
          <w:noProof/>
        </w:rPr>
        <w:drawing>
          <wp:inline distT="0" distB="0" distL="0" distR="0" wp14:anchorId="72FFC2E7" wp14:editId="58E519EB">
            <wp:extent cx="1600200" cy="2484120"/>
            <wp:effectExtent l="0" t="0" r="0" b="5080"/>
            <wp:docPr id="17" name="Grafik 17"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r w:rsidRPr="008E510D">
        <w:rPr>
          <w:noProof/>
        </w:rPr>
        <w:drawing>
          <wp:inline distT="0" distB="0" distL="0" distR="0" wp14:anchorId="68202BE7" wp14:editId="35412D76">
            <wp:extent cx="1600200" cy="2484120"/>
            <wp:effectExtent l="0" t="0" r="0" b="5080"/>
            <wp:docPr id="19" name="Grafik 19"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0200" cy="2484120"/>
                    </a:xfrm>
                    <a:prstGeom prst="rect">
                      <a:avLst/>
                    </a:prstGeom>
                    <a:noFill/>
                    <a:ln>
                      <a:noFill/>
                    </a:ln>
                  </pic:spPr>
                </pic:pic>
              </a:graphicData>
            </a:graphic>
          </wp:inline>
        </w:drawing>
      </w:r>
      <w:r w:rsidRPr="008E510D">
        <w:tab/>
      </w:r>
      <w:r w:rsidRPr="008E510D">
        <w:tab/>
      </w:r>
    </w:p>
    <w:p w14:paraId="25357913" w14:textId="78022978" w:rsidR="00714C6D" w:rsidRDefault="00714C6D" w:rsidP="00714C6D">
      <w:pPr>
        <w:pStyle w:val="OGCFigure"/>
      </w:pPr>
      <w:bookmarkStart w:id="75" w:name="_Ref463533957"/>
      <w:bookmarkStart w:id="76" w:name="_Toc464111037"/>
      <w:r w:rsidRPr="008E510D">
        <w:t xml:space="preserve">Figure </w:t>
      </w:r>
      <w:r w:rsidR="006B301F">
        <w:fldChar w:fldCharType="begin"/>
      </w:r>
      <w:r w:rsidR="006B301F">
        <w:instrText xml:space="preserve"> SEQ Figure \* ARABIC </w:instrText>
      </w:r>
      <w:r w:rsidR="006B301F">
        <w:fldChar w:fldCharType="separate"/>
      </w:r>
      <w:r>
        <w:rPr>
          <w:noProof/>
        </w:rPr>
        <w:t>12</w:t>
      </w:r>
      <w:r w:rsidR="006B301F">
        <w:rPr>
          <w:noProof/>
        </w:rPr>
        <w:fldChar w:fldCharType="end"/>
      </w:r>
      <w:bookmarkEnd w:id="75"/>
      <w:r>
        <w:rPr>
          <w:noProof/>
        </w:rPr>
        <w:t xml:space="preserve"> </w:t>
      </w:r>
      <w:r>
        <w:t>(C6-C7, from left to right): Encapsulation of n</w:t>
      </w:r>
      <w:r w:rsidRPr="008E510D">
        <w:t xml:space="preserve">on-dendritic </w:t>
      </w:r>
      <w:r>
        <w:t xml:space="preserve">stream network </w:t>
      </w:r>
      <w:r w:rsidRPr="008E510D">
        <w:t>topology</w:t>
      </w:r>
      <w:r>
        <w:t>. C6: The left figure shows a case where</w:t>
      </w:r>
      <w:r w:rsidRPr="008E510D">
        <w:t xml:space="preserve"> it is not possible to determine to what extent flow from catchment F cont</w:t>
      </w:r>
      <w:r>
        <w:t>ributes to catchments E, B or C.</w:t>
      </w:r>
      <w:r w:rsidRPr="008E510D">
        <w:t xml:space="preserve"> </w:t>
      </w:r>
      <w:r>
        <w:t>C7: The right figure shows how</w:t>
      </w:r>
      <w:r w:rsidRPr="008E510D">
        <w:t xml:space="preserve"> catchments E, B, and C </w:t>
      </w:r>
      <w:r>
        <w:t>can</w:t>
      </w:r>
      <w:r w:rsidRPr="008E510D">
        <w:t xml:space="preserve"> be aggregated </w:t>
      </w:r>
      <w:r>
        <w:t>so</w:t>
      </w:r>
      <w:r w:rsidRPr="008E510D">
        <w:t xml:space="preserve"> nodes N2 and N3 are treated as a single virtual inflow node, so that all the flow from catchments D and F accumulate in the resulting catchment</w:t>
      </w:r>
      <w:r>
        <w:t xml:space="preserve"> X.</w:t>
      </w:r>
      <w:bookmarkEnd w:id="76"/>
    </w:p>
    <w:p w14:paraId="0F729084" w14:textId="77777777" w:rsidR="00714C6D" w:rsidRDefault="00714C6D" w:rsidP="00714C6D">
      <w:pPr>
        <w:pStyle w:val="OGCFigure"/>
        <w:rPr>
          <w:highlight w:val="yellow"/>
        </w:rPr>
      </w:pPr>
    </w:p>
    <w:p w14:paraId="4A957C2C" w14:textId="77777777" w:rsidR="00521E2C" w:rsidRDefault="00521E2C" w:rsidP="00521E2C">
      <w:pPr>
        <w:jc w:val="both"/>
      </w:pPr>
      <w:r w:rsidRPr="008E510D">
        <w:t>It is worth noting that non-dendritic networks are often re</w:t>
      </w:r>
      <w:r>
        <w:t>alized</w:t>
      </w:r>
      <w:r w:rsidRPr="008E510D">
        <w:t xml:space="preserve"> as a dendritic catchment network by introducing joint catchments that contain the non-dendritic parts.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rsidRPr="008E510D">
        <w:t xml:space="preserve">shows an example of </w:t>
      </w:r>
      <w:r>
        <w:t xml:space="preserve">a </w:t>
      </w:r>
      <w:r w:rsidRPr="008E510D">
        <w:t xml:space="preserve">non-dendritic </w:t>
      </w:r>
      <w:r>
        <w:t>stream network</w:t>
      </w:r>
      <w:r w:rsidRPr="008E510D">
        <w:t>, where it is not possible to determine to what extent flow from catchment F contributes to catchments E, B or C</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w:t>
      </w:r>
      <w:r>
        <w:fldChar w:fldCharType="begin"/>
      </w:r>
      <w:r>
        <w:instrText xml:space="preserve"> REF C6 \h </w:instrText>
      </w:r>
      <w:r>
        <w:fldChar w:fldCharType="separate"/>
      </w:r>
      <w:r>
        <w:t>C6</w:t>
      </w:r>
      <w:r>
        <w:fldChar w:fldCharType="end"/>
      </w:r>
      <w:r>
        <w:t>)</w:t>
      </w:r>
      <w:r w:rsidRPr="008E510D">
        <w:t>.</w:t>
      </w:r>
      <w:r>
        <w:t xml:space="preserve"> </w:t>
      </w:r>
      <w:r>
        <w:rPr>
          <w:rStyle w:val="Kommentarzeichen"/>
        </w:rPr>
        <w:commentReference w:id="77"/>
      </w:r>
      <w:r>
        <w:t xml:space="preserve">Aggregating  the </w:t>
      </w:r>
      <w:r w:rsidRPr="008E510D">
        <w:t xml:space="preserve">catchments E, B, and C </w:t>
      </w:r>
      <w:r>
        <w:t xml:space="preserve"> (</w:t>
      </w:r>
      <w:r>
        <w:fldChar w:fldCharType="begin"/>
      </w:r>
      <w:r>
        <w:instrText xml:space="preserve"> REF _Ref463533957 \h </w:instrText>
      </w:r>
      <w:r>
        <w:fldChar w:fldCharType="separate"/>
      </w:r>
      <w:r w:rsidRPr="008E510D">
        <w:t xml:space="preserve">Figure </w:t>
      </w:r>
      <w:r>
        <w:rPr>
          <w:noProof/>
        </w:rPr>
        <w:t>12</w:t>
      </w:r>
      <w:r>
        <w:fldChar w:fldCharType="end"/>
      </w:r>
      <w:r>
        <w:t xml:space="preserve">, </w:t>
      </w:r>
      <w:r>
        <w:fldChar w:fldCharType="begin"/>
      </w:r>
      <w:r>
        <w:instrText xml:space="preserve"> REF C7 \h </w:instrText>
      </w:r>
      <w:r>
        <w:fldChar w:fldCharType="separate"/>
      </w:r>
      <w:r>
        <w:t>C7</w:t>
      </w:r>
      <w:r>
        <w:fldChar w:fldCharType="end"/>
      </w:r>
      <w:r>
        <w:t xml:space="preserve">) </w:t>
      </w:r>
      <w:r w:rsidRPr="008E510D">
        <w:t xml:space="preserve">and </w:t>
      </w:r>
      <w:r>
        <w:t xml:space="preserve">collapsing </w:t>
      </w:r>
      <w:r w:rsidRPr="008E510D">
        <w:t>the nodes N2 and N3</w:t>
      </w:r>
      <w:r>
        <w:t xml:space="preserve"> into</w:t>
      </w:r>
      <w:r w:rsidRPr="008E510D">
        <w:t xml:space="preserve"> a single virtual inflow node, </w:t>
      </w:r>
      <w:r>
        <w:t>will accumulate</w:t>
      </w:r>
      <w:r w:rsidRPr="008E510D">
        <w:t xml:space="preserve"> all the flow from catchments D and F in the resulting catchment X</w:t>
      </w:r>
      <w:r>
        <w:t xml:space="preserve"> contributing inflow into catchment A via the node N1. </w:t>
      </w:r>
      <w:r w:rsidRPr="008E510D">
        <w:t>Using this encapsulation approach, catchments can be represented using a simple tree structure where an upstream-downstream relation can be built without the need for complex hydrography between inflow and outflow nodes.</w:t>
      </w:r>
      <w:r>
        <w:t xml:space="preserve"> </w:t>
      </w:r>
    </w:p>
    <w:p w14:paraId="391EDDC9" w14:textId="407B96A0" w:rsidR="00714C6D" w:rsidRDefault="00714C6D" w:rsidP="00714C6D">
      <w:pPr>
        <w:pStyle w:val="StandardWeb"/>
        <w:jc w:val="both"/>
        <w:rPr>
          <w:lang w:val="en-US"/>
        </w:rPr>
      </w:pPr>
      <w:r w:rsidRPr="0048421B">
        <w:rPr>
          <w:highlight w:val="yellow"/>
          <w:lang w:val="en-US"/>
        </w:rPr>
        <w:lastRenderedPageBreak/>
        <w:t xml:space="preserve">The topological pattern of a catchment </w:t>
      </w:r>
      <w:r w:rsidR="00181AFC">
        <w:rPr>
          <w:highlight w:val="yellow"/>
          <w:lang w:val="en-US"/>
        </w:rPr>
        <w:t>connecting</w:t>
      </w:r>
      <w:r w:rsidR="00181AFC" w:rsidRPr="00C14BA3">
        <w:rPr>
          <w:highlight w:val="yellow"/>
          <w:lang w:val="en-US"/>
        </w:rPr>
        <w:t xml:space="preserve"> </w:t>
      </w:r>
      <w:r w:rsidRPr="00C14BA3">
        <w:rPr>
          <w:highlight w:val="yellow"/>
          <w:lang w:val="en-US"/>
        </w:rPr>
        <w:t xml:space="preserve">inflow and outflow applies to all possible </w:t>
      </w:r>
      <w:r w:rsidRPr="004B6A47">
        <w:rPr>
          <w:highlight w:val="yellow"/>
          <w:lang w:val="en-US"/>
        </w:rPr>
        <w:t>realizations of a catchment, whereby</w:t>
      </w:r>
      <w:r w:rsidRPr="002C41BE">
        <w:rPr>
          <w:highlight w:val="yellow"/>
          <w:lang w:val="en-US"/>
        </w:rPr>
        <w:t xml:space="preserve"> </w:t>
      </w:r>
      <w:r w:rsidR="00181AFC">
        <w:rPr>
          <w:highlight w:val="yellow"/>
          <w:lang w:val="en-US"/>
        </w:rPr>
        <w:t xml:space="preserve">the realizations of </w:t>
      </w:r>
      <w:r w:rsidRPr="002C41BE">
        <w:rPr>
          <w:highlight w:val="yellow"/>
          <w:lang w:val="en-US"/>
        </w:rPr>
        <w:t>inflow or outflow are</w:t>
      </w:r>
      <w:r w:rsidRPr="004B6A47">
        <w:rPr>
          <w:highlight w:val="yellow"/>
          <w:lang w:val="en-US"/>
        </w:rPr>
        <w:t xml:space="preserve"> always of lower topological dimension than the realization of the corresponding catchment</w:t>
      </w:r>
      <w:r>
        <w:rPr>
          <w:highlight w:val="yellow"/>
          <w:lang w:val="en-US"/>
        </w:rPr>
        <w:t xml:space="preserve">. </w:t>
      </w:r>
      <w:r w:rsidRPr="004B6A47">
        <w:rPr>
          <w:highlight w:val="yellow"/>
          <w:lang w:val="en-US"/>
        </w:rPr>
        <w:t xml:space="preserve">A catchment may be topologically realized as a solid bounded by </w:t>
      </w:r>
      <w:r w:rsidRPr="0048421B">
        <w:rPr>
          <w:highlight w:val="yellow"/>
          <w:lang w:val="en-US"/>
        </w:rPr>
        <w:t xml:space="preserve">inflow/outflow faces, each face bounded by inflow/outflow edges, and each edge bounded by inflow/outflow nodes. Each of these realizations </w:t>
      </w:r>
      <w:r w:rsidRPr="004B6A47">
        <w:rPr>
          <w:highlight w:val="yellow"/>
          <w:lang w:val="en-US"/>
        </w:rPr>
        <w:t>may be represented using an appropriate geometry type.</w:t>
      </w:r>
      <w:r>
        <w:rPr>
          <w:highlight w:val="yellow"/>
          <w:lang w:val="en-US"/>
        </w:rPr>
        <w:t xml:space="preserve"> </w:t>
      </w:r>
      <w:r w:rsidRPr="004B6A47">
        <w:rPr>
          <w:highlight w:val="yellow"/>
          <w:lang w:val="en-US"/>
        </w:rPr>
        <w:t xml:space="preserve">For example, an outflow node </w:t>
      </w:r>
      <w:r>
        <w:rPr>
          <w:highlight w:val="yellow"/>
          <w:lang w:val="en-US"/>
        </w:rPr>
        <w:t>may be represented as geometric point</w:t>
      </w:r>
      <w:r w:rsidRPr="004B6A47">
        <w:rPr>
          <w:highlight w:val="yellow"/>
          <w:lang w:val="en-US"/>
        </w:rPr>
        <w:t xml:space="preserve"> </w:t>
      </w:r>
      <w:r>
        <w:rPr>
          <w:highlight w:val="yellow"/>
          <w:lang w:val="en-US"/>
        </w:rPr>
        <w:t xml:space="preserve">located at the beginning of the flowline representing the </w:t>
      </w:r>
      <w:r w:rsidRPr="004B6A47">
        <w:rPr>
          <w:highlight w:val="yellow"/>
          <w:lang w:val="en-US"/>
        </w:rPr>
        <w:t xml:space="preserve">flowpath (edge) </w:t>
      </w:r>
      <w:r>
        <w:rPr>
          <w:highlight w:val="yellow"/>
          <w:lang w:val="en-US"/>
        </w:rPr>
        <w:t xml:space="preserve">which </w:t>
      </w:r>
      <w:r w:rsidRPr="004B6A47">
        <w:rPr>
          <w:highlight w:val="yellow"/>
          <w:lang w:val="en-US"/>
        </w:rPr>
        <w:t>realiz</w:t>
      </w:r>
      <w:r>
        <w:rPr>
          <w:highlight w:val="yellow"/>
          <w:lang w:val="en-US"/>
        </w:rPr>
        <w:t>es</w:t>
      </w:r>
      <w:r w:rsidRPr="004B6A47">
        <w:rPr>
          <w:highlight w:val="yellow"/>
          <w:lang w:val="en-US"/>
        </w:rPr>
        <w:t xml:space="preserve"> the contributing catchment. This corresponds to the topology model defined within </w:t>
      </w:r>
      <w:r w:rsidRPr="0048421B">
        <w:rPr>
          <w:highlight w:val="yellow"/>
          <w:lang w:val="en-US"/>
        </w:rPr>
        <w:t xml:space="preserve">the </w:t>
      </w:r>
      <w:r w:rsidRPr="0048421B">
        <w:rPr>
          <w:rFonts w:eastAsia="MS Mincho"/>
          <w:highlight w:val="yellow"/>
          <w:lang w:val="en-AU"/>
        </w:rPr>
        <w:t xml:space="preserve">OGC Abstract Specification Topic 1, Feature geometry (aka </w:t>
      </w:r>
      <w:r w:rsidRPr="0048421B">
        <w:rPr>
          <w:highlight w:val="yellow"/>
          <w:lang w:val="en-US"/>
        </w:rPr>
        <w:t xml:space="preserve">ISO 19107: Spatial Schema) </w:t>
      </w:r>
      <w:r w:rsidRPr="004B6A47">
        <w:rPr>
          <w:highlight w:val="yellow"/>
          <w:lang w:val="en-US"/>
        </w:rPr>
        <w:t xml:space="preserve">which </w:t>
      </w:r>
      <w:r>
        <w:rPr>
          <w:highlight w:val="yellow"/>
          <w:lang w:val="en-US"/>
        </w:rPr>
        <w:t xml:space="preserve">is </w:t>
      </w:r>
      <w:r w:rsidR="002921AB">
        <w:rPr>
          <w:highlight w:val="yellow"/>
          <w:lang w:val="en-US"/>
        </w:rPr>
        <w:t>considered</w:t>
      </w:r>
      <w:r w:rsidR="002921AB" w:rsidRPr="004B6A47">
        <w:rPr>
          <w:highlight w:val="yellow"/>
          <w:lang w:val="en-US"/>
        </w:rPr>
        <w:t xml:space="preserve"> </w:t>
      </w:r>
      <w:r>
        <w:rPr>
          <w:highlight w:val="yellow"/>
          <w:lang w:val="en-US"/>
        </w:rPr>
        <w:t>as the</w:t>
      </w:r>
      <w:r w:rsidRPr="004B6A47">
        <w:rPr>
          <w:highlight w:val="yellow"/>
          <w:lang w:val="en-US"/>
        </w:rPr>
        <w:t xml:space="preserve"> general framework to describe </w:t>
      </w:r>
      <w:r>
        <w:rPr>
          <w:highlight w:val="yellow"/>
          <w:lang w:val="en-US"/>
        </w:rPr>
        <w:t xml:space="preserve">the </w:t>
      </w:r>
      <w:r w:rsidRPr="004B6A47">
        <w:rPr>
          <w:highlight w:val="yellow"/>
          <w:lang w:val="en-US"/>
        </w:rPr>
        <w:t xml:space="preserve">scale-independent unity of catchment and outfall. </w:t>
      </w:r>
    </w:p>
    <w:p w14:paraId="61A7D374" w14:textId="77777777" w:rsidR="00714C6D" w:rsidRDefault="00714C6D" w:rsidP="00714C6D">
      <w:pPr>
        <w:pStyle w:val="OGCFigure"/>
      </w:pPr>
      <w:r w:rsidRPr="00744A67">
        <w:rPr>
          <w:noProof/>
        </w:rPr>
        <w:drawing>
          <wp:inline distT="0" distB="0" distL="0" distR="0" wp14:anchorId="2079DAF7" wp14:editId="7DD1FA10">
            <wp:extent cx="5486400" cy="3806110"/>
            <wp:effectExtent l="0" t="0" r="0" b="4445"/>
            <wp:docPr id="30" name="Grafik 30" descr="D:\Users\Dornblut\OGC_HYF_SWG\hlphtml\EARoot\EA2\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EA2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806110"/>
                    </a:xfrm>
                    <a:prstGeom prst="rect">
                      <a:avLst/>
                    </a:prstGeom>
                    <a:noFill/>
                    <a:ln>
                      <a:noFill/>
                    </a:ln>
                  </pic:spPr>
                </pic:pic>
              </a:graphicData>
            </a:graphic>
          </wp:inline>
        </w:drawing>
      </w:r>
    </w:p>
    <w:p w14:paraId="7E67E66C" w14:textId="05FDE599" w:rsidR="00714C6D" w:rsidRDefault="00714C6D" w:rsidP="00714C6D">
      <w:pPr>
        <w:pStyle w:val="OGCFigure"/>
      </w:pPr>
      <w:bookmarkStart w:id="78" w:name="_Ref463534031"/>
      <w:bookmarkStart w:id="79" w:name="_Toc464111038"/>
      <w:r>
        <w:t xml:space="preserve">Figure </w:t>
      </w:r>
      <w:r w:rsidR="006B301F">
        <w:fldChar w:fldCharType="begin"/>
      </w:r>
      <w:r w:rsidR="006B301F">
        <w:instrText xml:space="preserve"> SEQ Figure \* ARABIC </w:instrText>
      </w:r>
      <w:r w:rsidR="006B301F">
        <w:fldChar w:fldCharType="separate"/>
      </w:r>
      <w:r w:rsidR="00FD6D0B">
        <w:rPr>
          <w:noProof/>
        </w:rPr>
        <w:t>13</w:t>
      </w:r>
      <w:r w:rsidR="006B301F">
        <w:rPr>
          <w:noProof/>
        </w:rPr>
        <w:fldChar w:fldCharType="end"/>
      </w:r>
      <w:bookmarkEnd w:id="78"/>
      <w:r>
        <w:t xml:space="preserve">: </w:t>
      </w:r>
      <w:r w:rsidRPr="00744A67">
        <w:t>Catchment realization features with ‘tags’ expressing catchment topology</w:t>
      </w:r>
      <w:bookmarkEnd w:id="79"/>
    </w:p>
    <w:p w14:paraId="40E4A545" w14:textId="77777777" w:rsidR="0068660C" w:rsidRDefault="0068660C" w:rsidP="0068660C">
      <w:pPr>
        <w:pStyle w:val="StandardWeb"/>
        <w:jc w:val="both"/>
        <w:rPr>
          <w:highlight w:val="yellow"/>
          <w:lang w:val="en-US"/>
        </w:rPr>
      </w:pPr>
      <w:r w:rsidRPr="00B31F36">
        <w:rPr>
          <w:highlight w:val="yellow"/>
          <w:lang w:val="en-US"/>
        </w:rPr>
        <w:t>To emphasize this catchment topology pattern, the correspondence to the general topology model is expressed by means of ‘tagged values’</w:t>
      </w:r>
      <w:r w:rsidRPr="00D4047D">
        <w:rPr>
          <w:highlight w:val="yellow"/>
          <w:lang w:val="en-US"/>
        </w:rPr>
        <w:t xml:space="preserve"> </w:t>
      </w:r>
      <w:r>
        <w:rPr>
          <w:highlight w:val="yellow"/>
          <w:lang w:val="en-US"/>
        </w:rPr>
        <w:t xml:space="preserve">describing the topological </w:t>
      </w:r>
      <w:r w:rsidRPr="00D539E4">
        <w:rPr>
          <w:i/>
          <w:highlight w:val="yellow"/>
          <w:lang w:val="en-US"/>
        </w:rPr>
        <w:t>boundary</w:t>
      </w:r>
      <w:r w:rsidRPr="00B31F36">
        <w:rPr>
          <w:highlight w:val="yellow"/>
          <w:lang w:val="en-US"/>
        </w:rPr>
        <w:t xml:space="preserve"> and </w:t>
      </w:r>
      <w:r w:rsidRPr="00D539E4">
        <w:rPr>
          <w:i/>
          <w:highlight w:val="yellow"/>
          <w:lang w:val="en-US"/>
        </w:rPr>
        <w:t>spoke</w:t>
      </w:r>
      <w:r w:rsidRPr="00B31F36">
        <w:rPr>
          <w:highlight w:val="yellow"/>
          <w:lang w:val="en-US"/>
        </w:rPr>
        <w:t xml:space="preserve"> properties </w:t>
      </w:r>
      <w:r>
        <w:rPr>
          <w:highlight w:val="yellow"/>
          <w:lang w:val="en-US"/>
        </w:rPr>
        <w:t>using terms common in hydrology. ‘Tagged values’ are also used to indicate in general the connectivity of catchment realization features. T</w:t>
      </w:r>
      <w:r w:rsidRPr="00B31F36">
        <w:rPr>
          <w:highlight w:val="yellow"/>
          <w:lang w:val="en-US"/>
        </w:rPr>
        <w:t xml:space="preserve">he </w:t>
      </w:r>
      <w:r>
        <w:rPr>
          <w:highlight w:val="yellow"/>
          <w:lang w:val="en-US"/>
        </w:rPr>
        <w:t>‘</w:t>
      </w:r>
      <w:r w:rsidRPr="00B31F36">
        <w:rPr>
          <w:highlight w:val="yellow"/>
          <w:lang w:val="en-US"/>
        </w:rPr>
        <w:t>tags</w:t>
      </w:r>
      <w:r>
        <w:rPr>
          <w:highlight w:val="yellow"/>
          <w:lang w:val="en-US"/>
        </w:rPr>
        <w:t>’</w:t>
      </w:r>
      <w:r w:rsidRPr="00B31F36">
        <w:rPr>
          <w:highlight w:val="yellow"/>
          <w:lang w:val="en-US"/>
        </w:rPr>
        <w:t xml:space="preserve"> </w:t>
      </w:r>
      <w:r>
        <w:rPr>
          <w:highlight w:val="yellow"/>
          <w:lang w:val="en-US"/>
        </w:rPr>
        <w:t>shown (</w:t>
      </w:r>
      <w:r>
        <w:rPr>
          <w:highlight w:val="yellow"/>
          <w:lang w:val="en-US"/>
        </w:rPr>
        <w:fldChar w:fldCharType="begin"/>
      </w:r>
      <w:r>
        <w:rPr>
          <w:highlight w:val="yellow"/>
          <w:lang w:val="en-US"/>
        </w:rPr>
        <w:instrText xml:space="preserve"> REF _Ref463534031 \h </w:instrText>
      </w:r>
      <w:r>
        <w:rPr>
          <w:highlight w:val="yellow"/>
          <w:lang w:val="en-US"/>
        </w:rPr>
      </w:r>
      <w:r>
        <w:rPr>
          <w:highlight w:val="yellow"/>
          <w:lang w:val="en-US"/>
        </w:rPr>
        <w:fldChar w:fldCharType="separate"/>
      </w:r>
      <w:r>
        <w:t xml:space="preserve">Figure </w:t>
      </w:r>
      <w:r>
        <w:rPr>
          <w:noProof/>
        </w:rPr>
        <w:t>13</w:t>
      </w:r>
      <w:r>
        <w:rPr>
          <w:highlight w:val="yellow"/>
          <w:lang w:val="en-US"/>
        </w:rPr>
        <w:fldChar w:fldCharType="end"/>
      </w:r>
      <w:r>
        <w:rPr>
          <w:highlight w:val="yellow"/>
          <w:lang w:val="en-US"/>
        </w:rPr>
        <w:t xml:space="preserve">) in </w:t>
      </w:r>
      <w:r w:rsidRPr="00B31F36">
        <w:rPr>
          <w:highlight w:val="yellow"/>
          <w:lang w:val="en-US"/>
        </w:rPr>
        <w:t>may be understood as guidance for mapping rather than an implementation requirement.</w:t>
      </w:r>
      <w:r>
        <w:rPr>
          <w:highlight w:val="yellow"/>
          <w:lang w:val="en-US"/>
        </w:rPr>
        <w:t xml:space="preserve"> For example, the flowpath which realizes a catchment as topological edge has an inflow node and an outflow node as boundary, and forms simultaneously the outflow-edge boundary of a left- or right-bank catchment area which realizes the catchment as topological face. </w:t>
      </w:r>
    </w:p>
    <w:p w14:paraId="6DA9AD44" w14:textId="0DEA2437" w:rsidR="00EF2AFB" w:rsidRDefault="0068660C" w:rsidP="00EF2AFB">
      <w:pPr>
        <w:pStyle w:val="StandardWeb"/>
        <w:jc w:val="both"/>
        <w:rPr>
          <w:lang w:val="en-US"/>
        </w:rPr>
      </w:pPr>
      <w:r>
        <w:rPr>
          <w:highlight w:val="yellow"/>
        </w:rPr>
        <w:lastRenderedPageBreak/>
        <w:t xml:space="preserve">Specific feature types </w:t>
      </w:r>
      <w:r w:rsidR="00EF2AFB">
        <w:rPr>
          <w:highlight w:val="yellow"/>
        </w:rPr>
        <w:t>defined to reflect the logical network of catchments</w:t>
      </w:r>
      <w:r>
        <w:rPr>
          <w:highlight w:val="yellow"/>
        </w:rPr>
        <w:t xml:space="preserve"> are described in section 7.4.3 of this standard: </w:t>
      </w:r>
      <w:proofErr w:type="spellStart"/>
      <w:r>
        <w:rPr>
          <w:highlight w:val="yellow"/>
        </w:rPr>
        <w:t>HY_CatchmentAggregate</w:t>
      </w:r>
      <w:proofErr w:type="spellEnd"/>
      <w:r>
        <w:rPr>
          <w:highlight w:val="yellow"/>
        </w:rPr>
        <w:t xml:space="preserve">, </w:t>
      </w:r>
      <w:proofErr w:type="spellStart"/>
      <w:r>
        <w:rPr>
          <w:highlight w:val="yellow"/>
        </w:rPr>
        <w:t>HY_DendriticCatchment</w:t>
      </w:r>
      <w:proofErr w:type="spellEnd"/>
      <w:r>
        <w:rPr>
          <w:highlight w:val="yellow"/>
        </w:rPr>
        <w:t xml:space="preserve"> and </w:t>
      </w:r>
      <w:proofErr w:type="spellStart"/>
      <w:r>
        <w:rPr>
          <w:highlight w:val="yellow"/>
        </w:rPr>
        <w:t>HY_InteriorCatchment</w:t>
      </w:r>
      <w:proofErr w:type="spellEnd"/>
      <w:r>
        <w:rPr>
          <w:highlight w:val="yellow"/>
        </w:rPr>
        <w:t xml:space="preserve">. </w:t>
      </w:r>
      <w:r w:rsidR="00EF2AFB">
        <w:rPr>
          <w:highlight w:val="yellow"/>
        </w:rPr>
        <w:t>The d</w:t>
      </w:r>
      <w:r w:rsidR="00EF2AFB" w:rsidRPr="00890E35">
        <w:rPr>
          <w:highlight w:val="yellow"/>
        </w:rPr>
        <w:t xml:space="preserve">omain-specific feature types </w:t>
      </w:r>
      <w:r w:rsidR="00EF2AFB">
        <w:rPr>
          <w:highlight w:val="yellow"/>
        </w:rPr>
        <w:t xml:space="preserve">defined in this standard </w:t>
      </w:r>
      <w:r w:rsidR="00EF2AFB" w:rsidRPr="00890E35">
        <w:rPr>
          <w:highlight w:val="yellow"/>
        </w:rPr>
        <w:t>may also be used to express catchment topology expressed in linked data and data products. Such data and products will normally represent a specific aspect of the hydrosphere or a particular place or time where water occurs or is distributed. Furthermore, special network or routing models may be related to the hierarchical network of catchments.</w:t>
      </w:r>
      <w:r w:rsidR="00EF2AFB">
        <w:rPr>
          <w:highlight w:val="yellow"/>
        </w:rPr>
        <w:t xml:space="preserve"> </w:t>
      </w:r>
    </w:p>
    <w:p w14:paraId="263895D0" w14:textId="15D9A2AF" w:rsidR="00C86433" w:rsidRPr="00E226E8" w:rsidRDefault="00B17F0B" w:rsidP="00C86433">
      <w:pPr>
        <w:pStyle w:val="berschrift2"/>
      </w:pPr>
      <w:bookmarkStart w:id="80" w:name="_Toc458775734"/>
      <w:bookmarkStart w:id="81" w:name="_Toc464110975"/>
      <w:r>
        <w:t>Indirect Position and r</w:t>
      </w:r>
      <w:r w:rsidR="00C86433" w:rsidRPr="00E226E8">
        <w:t>iver reference system</w:t>
      </w:r>
      <w:bookmarkEnd w:id="80"/>
      <w:bookmarkEnd w:id="81"/>
    </w:p>
    <w:p w14:paraId="3B86D794" w14:textId="6F52D001" w:rsidR="00BD09B2" w:rsidRPr="00D84AFC" w:rsidRDefault="00787BAC" w:rsidP="00BD09B2">
      <w:pPr>
        <w:pStyle w:val="StandardWeb"/>
        <w:jc w:val="both"/>
        <w:rPr>
          <w:highlight w:val="yellow"/>
          <w:lang w:val="en-US"/>
        </w:rPr>
      </w:pPr>
      <w:r w:rsidRPr="00D84AFC">
        <w:rPr>
          <w:highlight w:val="yellow"/>
          <w:lang w:val="en-US"/>
        </w:rPr>
        <w:t xml:space="preserve">It is common practice in hydrology to add new features (typically observation stations, but also designated reaches, or flood plain zones) to an existing network of such features, and to reference such features along a watercourse. </w:t>
      </w:r>
      <w:r w:rsidR="00BD09B2" w:rsidRPr="00D84AFC">
        <w:rPr>
          <w:highlight w:val="yellow"/>
          <w:lang w:val="en-US"/>
        </w:rPr>
        <w:t xml:space="preserve">Recognizing any identified location on a network as the outflow of a contributing catchment, or the inflow of a receiving catchment, an arbitrary new location can be placed on the network based on catchment topology alone through reference to an existing outfall upstream or downstream. Understanding such a reference as a positioning ’along a river’, the one-dimensional flowpath realization of a catchment can be used for linear referencing. This concept of indirect position requires a </w:t>
      </w:r>
      <w:r w:rsidR="00D84AFC">
        <w:rPr>
          <w:highlight w:val="yellow"/>
          <w:lang w:val="en-US"/>
        </w:rPr>
        <w:t>‘</w:t>
      </w:r>
      <w:r w:rsidR="00BD09B2" w:rsidRPr="00D84AFC">
        <w:rPr>
          <w:highlight w:val="yellow"/>
          <w:lang w:val="en-US"/>
        </w:rPr>
        <w:t xml:space="preserve">referencing along a river’ </w:t>
      </w:r>
      <w:r w:rsidR="00D84AFC">
        <w:rPr>
          <w:highlight w:val="yellow"/>
          <w:lang w:val="en-US"/>
        </w:rPr>
        <w:t>providing</w:t>
      </w:r>
      <w:r w:rsidR="00D84AFC" w:rsidRPr="00D84AFC">
        <w:rPr>
          <w:highlight w:val="yellow"/>
          <w:lang w:val="en-US"/>
        </w:rPr>
        <w:t xml:space="preserve"> </w:t>
      </w:r>
      <w:r w:rsidR="00BD09B2" w:rsidRPr="00D84AFC">
        <w:rPr>
          <w:highlight w:val="yellow"/>
          <w:lang w:val="en-US"/>
        </w:rPr>
        <w:t xml:space="preserve">a specific </w:t>
      </w:r>
      <w:r w:rsidR="00D84AFC" w:rsidRPr="00D84AFC">
        <w:rPr>
          <w:highlight w:val="yellow"/>
          <w:lang w:val="en-US"/>
        </w:rPr>
        <w:t>linear</w:t>
      </w:r>
      <w:r w:rsidR="00BD09B2" w:rsidRPr="00D84AFC">
        <w:rPr>
          <w:highlight w:val="yellow"/>
          <w:lang w:val="en-US"/>
        </w:rPr>
        <w:t xml:space="preserve"> coordinate system, and a local datum which defines its origin and direction in relation to the </w:t>
      </w:r>
      <w:r w:rsidR="006C2F5B">
        <w:rPr>
          <w:highlight w:val="yellow"/>
          <w:lang w:val="en-US"/>
        </w:rPr>
        <w:t>linear feature</w:t>
      </w:r>
      <w:r w:rsidR="00BD09B2" w:rsidRPr="00D84AFC">
        <w:rPr>
          <w:highlight w:val="yellow"/>
          <w:lang w:val="en-US"/>
        </w:rPr>
        <w:t>, on which the feature is to be placed</w:t>
      </w:r>
      <w:r w:rsidR="00D84AFC">
        <w:rPr>
          <w:highlight w:val="yellow"/>
          <w:lang w:val="en-US"/>
        </w:rPr>
        <w:t>.</w:t>
      </w:r>
    </w:p>
    <w:p w14:paraId="2DD2EBBA" w14:textId="7BCA9CB3" w:rsidR="00BD09B2" w:rsidRPr="00E226E8" w:rsidRDefault="00BD09B2" w:rsidP="00BD09B2">
      <w:pPr>
        <w:pStyle w:val="StandardWeb"/>
        <w:jc w:val="both"/>
        <w:rPr>
          <w:lang w:val="en-US"/>
        </w:rPr>
      </w:pPr>
      <w:r>
        <w:rPr>
          <w:lang w:val="en-US"/>
        </w:rPr>
        <w:t xml:space="preserve">The </w:t>
      </w:r>
      <w:r w:rsidR="006C2F5B">
        <w:rPr>
          <w:lang w:val="en-US"/>
        </w:rPr>
        <w:t xml:space="preserve">HY_Features </w:t>
      </w:r>
      <w:r>
        <w:rPr>
          <w:lang w:val="en-US"/>
        </w:rPr>
        <w:t xml:space="preserve">conceptual model </w:t>
      </w:r>
      <w:r w:rsidRPr="00E226E8">
        <w:rPr>
          <w:lang w:val="en-US"/>
        </w:rPr>
        <w:t>defines a river reference system which has three components: 1) an origin at an inflow or outflow outfall; 2) a shape defined by the flowpath of a catchment that</w:t>
      </w:r>
      <w:r>
        <w:rPr>
          <w:lang w:val="en-US"/>
        </w:rPr>
        <w:t xml:space="preserve"> starts at</w:t>
      </w:r>
      <w:r w:rsidRPr="00E226E8">
        <w:rPr>
          <w:lang w:val="en-US"/>
        </w:rPr>
        <w:t xml:space="preserve"> the origin; and 3) a linear distance or relative (percentage) measure. Each catchment has its own reference system which can be combined as necessary using catchment topology; each river reference system must have one outfall (origin) and one representing flowpath (shape).</w:t>
      </w:r>
    </w:p>
    <w:p w14:paraId="41BDCA52" w14:textId="1C80A6FE" w:rsidR="00B17F0B" w:rsidRDefault="00B17F0B" w:rsidP="00D819AD">
      <w:pPr>
        <w:pStyle w:val="berschrift3"/>
        <w:rPr>
          <w:highlight w:val="yellow"/>
        </w:rPr>
      </w:pPr>
      <w:bookmarkStart w:id="82" w:name="_Toc464110976"/>
      <w:r>
        <w:rPr>
          <w:highlight w:val="yellow"/>
        </w:rPr>
        <w:t>Indirect position</w:t>
      </w:r>
      <w:bookmarkEnd w:id="82"/>
    </w:p>
    <w:p w14:paraId="6C866AC9" w14:textId="705BE158" w:rsidR="00BD09B2" w:rsidRDefault="00BD09B2" w:rsidP="00D819AD">
      <w:pPr>
        <w:jc w:val="both"/>
        <w:rPr>
          <w:highlight w:val="yellow"/>
        </w:rPr>
      </w:pPr>
      <w:r w:rsidRPr="00D819AD">
        <w:rPr>
          <w:highlight w:val="yellow"/>
        </w:rPr>
        <w:t xml:space="preserve">Provided that the network of catchments is realized as network of </w:t>
      </w:r>
      <w:r w:rsidR="00E31C42">
        <w:rPr>
          <w:highlight w:val="yellow"/>
        </w:rPr>
        <w:t xml:space="preserve">its </w:t>
      </w:r>
      <w:r w:rsidRPr="00D819AD">
        <w:rPr>
          <w:highlight w:val="yellow"/>
        </w:rPr>
        <w:t xml:space="preserve">topological realizations, and that </w:t>
      </w:r>
      <w:r w:rsidR="00E31C42">
        <w:rPr>
          <w:highlight w:val="yellow"/>
        </w:rPr>
        <w:t xml:space="preserve">each </w:t>
      </w:r>
      <w:r w:rsidRPr="00D819AD">
        <w:rPr>
          <w:highlight w:val="yellow"/>
        </w:rPr>
        <w:t xml:space="preserve">catchments </w:t>
      </w:r>
      <w:r w:rsidR="00E31C42">
        <w:rPr>
          <w:highlight w:val="yellow"/>
        </w:rPr>
        <w:t>is</w:t>
      </w:r>
      <w:r w:rsidR="00E31C42" w:rsidRPr="00D819AD">
        <w:rPr>
          <w:highlight w:val="yellow"/>
        </w:rPr>
        <w:t xml:space="preserve"> </w:t>
      </w:r>
      <w:r w:rsidRPr="00D819AD">
        <w:rPr>
          <w:highlight w:val="yellow"/>
        </w:rPr>
        <w:t xml:space="preserve">realized as a one-dimensional flowpath, any feature can be located along such a </w:t>
      </w:r>
      <w:r w:rsidR="00E31C42">
        <w:rPr>
          <w:highlight w:val="yellow"/>
        </w:rPr>
        <w:t>‘</w:t>
      </w:r>
      <w:r w:rsidRPr="00D819AD">
        <w:rPr>
          <w:highlight w:val="yellow"/>
        </w:rPr>
        <w:t>linear</w:t>
      </w:r>
      <w:r w:rsidR="00E31C42">
        <w:rPr>
          <w:highlight w:val="yellow"/>
        </w:rPr>
        <w:t>’</w:t>
      </w:r>
      <w:r w:rsidRPr="00D819AD">
        <w:rPr>
          <w:highlight w:val="yellow"/>
        </w:rPr>
        <w:t xml:space="preserve"> realization. This is possible considering that any location on the land surface can be an outfall of a catchment. In this case, the new location is placed as outfall </w:t>
      </w:r>
      <w:r w:rsidR="00ED3501">
        <w:rPr>
          <w:highlight w:val="yellow"/>
        </w:rPr>
        <w:t>node bounding the</w:t>
      </w:r>
      <w:r w:rsidR="00E31C42" w:rsidRPr="00D819AD">
        <w:rPr>
          <w:highlight w:val="yellow"/>
        </w:rPr>
        <w:t xml:space="preserve"> </w:t>
      </w:r>
      <w:r w:rsidRPr="00D819AD">
        <w:rPr>
          <w:highlight w:val="yellow"/>
        </w:rPr>
        <w:t xml:space="preserve">a flowpath </w:t>
      </w:r>
      <w:r w:rsidR="00ED3501">
        <w:rPr>
          <w:highlight w:val="yellow"/>
        </w:rPr>
        <w:t xml:space="preserve">at one side </w:t>
      </w:r>
      <w:r w:rsidRPr="00D819AD">
        <w:rPr>
          <w:highlight w:val="yellow"/>
        </w:rPr>
        <w:t xml:space="preserve">relative to an already established outfall </w:t>
      </w:r>
      <w:r w:rsidR="00ED3501">
        <w:rPr>
          <w:highlight w:val="yellow"/>
        </w:rPr>
        <w:t>node bounding the same</w:t>
      </w:r>
      <w:r w:rsidRPr="00D819AD">
        <w:rPr>
          <w:highlight w:val="yellow"/>
        </w:rPr>
        <w:t xml:space="preserve"> flowpath</w:t>
      </w:r>
      <w:r w:rsidR="00ED3501">
        <w:rPr>
          <w:highlight w:val="yellow"/>
        </w:rPr>
        <w:t xml:space="preserve"> at the other side</w:t>
      </w:r>
      <w:r w:rsidRPr="00D819AD">
        <w:rPr>
          <w:highlight w:val="yellow"/>
        </w:rPr>
        <w:t xml:space="preserve">. </w:t>
      </w:r>
    </w:p>
    <w:p w14:paraId="37F4D3E4" w14:textId="77777777" w:rsidR="00ED3501" w:rsidRDefault="0019707D" w:rsidP="00D819AD">
      <w:pPr>
        <w:jc w:val="both"/>
      </w:pPr>
      <w:r w:rsidRPr="00E31C42">
        <w:rPr>
          <w:highlight w:val="yellow"/>
        </w:rPr>
        <w:t xml:space="preserve">Provided that the location to be placed is declared to be </w:t>
      </w:r>
      <w:r w:rsidR="00E31C42">
        <w:rPr>
          <w:highlight w:val="yellow"/>
        </w:rPr>
        <w:t xml:space="preserve">a new </w:t>
      </w:r>
      <w:r w:rsidRPr="00E31C42">
        <w:rPr>
          <w:highlight w:val="yellow"/>
        </w:rPr>
        <w:t xml:space="preserve">outfall </w:t>
      </w:r>
      <w:r w:rsidR="00E31C42">
        <w:rPr>
          <w:highlight w:val="yellow"/>
        </w:rPr>
        <w:t>in an existing network</w:t>
      </w:r>
      <w:r w:rsidRPr="00E31C42">
        <w:rPr>
          <w:highlight w:val="yellow"/>
        </w:rPr>
        <w:t xml:space="preserve">, </w:t>
      </w:r>
      <w:r w:rsidR="00ED3501">
        <w:rPr>
          <w:highlight w:val="yellow"/>
        </w:rPr>
        <w:t>the</w:t>
      </w:r>
      <w:r w:rsidR="00ED3501" w:rsidRPr="00E31C42">
        <w:rPr>
          <w:highlight w:val="yellow"/>
        </w:rPr>
        <w:t xml:space="preserve"> </w:t>
      </w:r>
      <w:r w:rsidRPr="00E31C42">
        <w:rPr>
          <w:highlight w:val="yellow"/>
        </w:rPr>
        <w:t xml:space="preserve">already existing catchment will be split into catchments upstream and downstream of the ‘new’ </w:t>
      </w:r>
      <w:r w:rsidR="00E31C42">
        <w:rPr>
          <w:highlight w:val="yellow"/>
        </w:rPr>
        <w:t>outfall</w:t>
      </w:r>
      <w:r w:rsidR="00ED3501">
        <w:rPr>
          <w:highlight w:val="yellow"/>
        </w:rPr>
        <w:t xml:space="preserve">, each realized as one-dimensional flowpath </w:t>
      </w:r>
      <w:r w:rsidRPr="00E31C42">
        <w:rPr>
          <w:highlight w:val="yellow"/>
        </w:rPr>
        <w:t xml:space="preserve">. The upstream catchment is realized </w:t>
      </w:r>
      <w:r w:rsidR="00ED3501">
        <w:rPr>
          <w:highlight w:val="yellow"/>
        </w:rPr>
        <w:t>as</w:t>
      </w:r>
      <w:r w:rsidR="00ED3501" w:rsidRPr="00E31C42">
        <w:rPr>
          <w:highlight w:val="yellow"/>
        </w:rPr>
        <w:t xml:space="preserve"> </w:t>
      </w:r>
      <w:r w:rsidRPr="00E31C42">
        <w:rPr>
          <w:highlight w:val="yellow"/>
        </w:rPr>
        <w:t xml:space="preserve">a flowpath starting at the </w:t>
      </w:r>
      <w:r w:rsidR="00ED3501">
        <w:rPr>
          <w:highlight w:val="yellow"/>
        </w:rPr>
        <w:t xml:space="preserve">new </w:t>
      </w:r>
      <w:r w:rsidRPr="00E31C42">
        <w:rPr>
          <w:highlight w:val="yellow"/>
        </w:rPr>
        <w:t xml:space="preserve">location to be </w:t>
      </w:r>
      <w:r w:rsidR="00ED3501" w:rsidRPr="00E31C42">
        <w:rPr>
          <w:highlight w:val="yellow"/>
        </w:rPr>
        <w:t>placed and</w:t>
      </w:r>
      <w:r w:rsidRPr="00E31C42">
        <w:rPr>
          <w:highlight w:val="yellow"/>
        </w:rPr>
        <w:t xml:space="preserve"> directed to the already located inflow of the now split catchment; the downstream catchment is realized by a flowpath shape starting at the </w:t>
      </w:r>
      <w:r w:rsidR="00ED3501">
        <w:rPr>
          <w:highlight w:val="yellow"/>
        </w:rPr>
        <w:t>new</w:t>
      </w:r>
      <w:r w:rsidR="00ED3501" w:rsidRPr="00E31C42">
        <w:rPr>
          <w:highlight w:val="yellow"/>
        </w:rPr>
        <w:t xml:space="preserve"> </w:t>
      </w:r>
      <w:r w:rsidRPr="00E31C42">
        <w:rPr>
          <w:highlight w:val="yellow"/>
        </w:rPr>
        <w:t xml:space="preserve">location, but </w:t>
      </w:r>
      <w:r w:rsidR="00ED3501">
        <w:rPr>
          <w:highlight w:val="yellow"/>
        </w:rPr>
        <w:t xml:space="preserve">is </w:t>
      </w:r>
      <w:r w:rsidRPr="00E31C42">
        <w:rPr>
          <w:highlight w:val="yellow"/>
        </w:rPr>
        <w:t xml:space="preserve">directed to the already located outflow of the now split catchment. The unknown position of the ‘new’ location is provided relative as the distance from there to the reference location, i.e. </w:t>
      </w:r>
      <w:r w:rsidRPr="00E31C42">
        <w:rPr>
          <w:highlight w:val="yellow"/>
        </w:rPr>
        <w:lastRenderedPageBreak/>
        <w:t>as length of the flowpath in direction to the known inflow or outflow. In this way a position may be assigned to any outfall.</w:t>
      </w:r>
      <w:r w:rsidRPr="00E226E8">
        <w:t xml:space="preserve"> </w:t>
      </w:r>
    </w:p>
    <w:p w14:paraId="02A981BD" w14:textId="6E180D19" w:rsidR="00D819AD" w:rsidRDefault="009C635D" w:rsidP="00D819AD">
      <w:pPr>
        <w:jc w:val="both"/>
      </w:pPr>
      <w:r>
        <w:fldChar w:fldCharType="begin"/>
      </w:r>
      <w:r>
        <w:instrText xml:space="preserve"> REF _Ref461114335 \h </w:instrText>
      </w:r>
      <w:r>
        <w:fldChar w:fldCharType="separate"/>
      </w:r>
      <w:r w:rsidR="00FD6D0B" w:rsidRPr="00EE2057">
        <w:t xml:space="preserve">Figure </w:t>
      </w:r>
      <w:r w:rsidR="00FD6D0B">
        <w:rPr>
          <w:noProof/>
        </w:rPr>
        <w:t>14</w:t>
      </w:r>
      <w:r>
        <w:fldChar w:fldCharType="end"/>
      </w:r>
      <w:r w:rsidR="00C86433" w:rsidRPr="00E226E8">
        <w:t xml:space="preserve">, and </w:t>
      </w:r>
      <w:r>
        <w:fldChar w:fldCharType="begin"/>
      </w:r>
      <w:r>
        <w:instrText xml:space="preserve"> REF _Ref461114343 \h </w:instrText>
      </w:r>
      <w:r>
        <w:fldChar w:fldCharType="separate"/>
      </w:r>
      <w:r w:rsidR="00F30A25">
        <w:t xml:space="preserve">Figure </w:t>
      </w:r>
      <w:r w:rsidR="00F30A25">
        <w:rPr>
          <w:noProof/>
        </w:rPr>
        <w:t>15</w:t>
      </w:r>
      <w:r>
        <w:fldChar w:fldCharType="end"/>
      </w:r>
      <w:r w:rsidR="00C86433" w:rsidRPr="00E226E8">
        <w:t xml:space="preserve"> illustrate how a newly introduced network location can be located downstream of a catchment inflow</w:t>
      </w:r>
      <w:r w:rsidR="00B27E4D" w:rsidRPr="00E226E8">
        <w:t>, or upstream of a catchment outflow</w:t>
      </w:r>
      <w:r w:rsidR="00C86433" w:rsidRPr="00E226E8">
        <w:t>.</w:t>
      </w:r>
      <w:r w:rsidR="00D819AD" w:rsidRPr="00D819AD">
        <w:t xml:space="preserve"> </w:t>
      </w:r>
    </w:p>
    <w:p w14:paraId="0A6A04CE" w14:textId="77777777" w:rsidR="00D819AD" w:rsidRDefault="00D819AD" w:rsidP="00D819AD">
      <w:pPr>
        <w:jc w:val="both"/>
      </w:pPr>
    </w:p>
    <w:p w14:paraId="63D81C82" w14:textId="2AD940F5" w:rsidR="00C86433" w:rsidRDefault="00C86433" w:rsidP="00450C77">
      <w:pPr>
        <w:pStyle w:val="StandardWeb"/>
        <w:jc w:val="both"/>
      </w:pPr>
    </w:p>
    <w:p w14:paraId="5BF968ED" w14:textId="77777777" w:rsidR="00EE2057" w:rsidRDefault="00EE2057" w:rsidP="00EE2057">
      <w:pPr>
        <w:pStyle w:val="StandardWeb"/>
        <w:keepNext/>
        <w:jc w:val="center"/>
      </w:pPr>
      <w:r>
        <w:rPr>
          <w:noProof/>
          <w:lang w:val="en-US" w:eastAsia="en-US"/>
        </w:rPr>
        <w:drawing>
          <wp:inline distT="0" distB="0" distL="0" distR="0" wp14:anchorId="0F0D0ACC" wp14:editId="15F3814A">
            <wp:extent cx="5486400" cy="4151870"/>
            <wp:effectExtent l="0" t="0" r="0" b="1270"/>
            <wp:docPr id="22" name="Grafik 22" descr="D:\Users\Dornblut\OGC_HYF_SWG\hlphtml\EARoot\EA1\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Dornblut\OGC_HYF_SWG\hlphtml\EARoot\EA1\EA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51870"/>
                    </a:xfrm>
                    <a:prstGeom prst="rect">
                      <a:avLst/>
                    </a:prstGeom>
                    <a:noFill/>
                    <a:ln>
                      <a:noFill/>
                    </a:ln>
                  </pic:spPr>
                </pic:pic>
              </a:graphicData>
            </a:graphic>
          </wp:inline>
        </w:drawing>
      </w:r>
    </w:p>
    <w:p w14:paraId="4C4FEA13" w14:textId="05B3C393" w:rsidR="00EE2057" w:rsidRPr="00EE2057" w:rsidRDefault="00EE2057" w:rsidP="00EE2057">
      <w:pPr>
        <w:pStyle w:val="OGCFigure"/>
      </w:pPr>
      <w:bookmarkStart w:id="83" w:name="_Ref461114335"/>
      <w:bookmarkStart w:id="84" w:name="_Toc464111039"/>
      <w:r w:rsidRPr="00EE2057">
        <w:t xml:space="preserve">Figure </w:t>
      </w:r>
      <w:r w:rsidR="006B301F">
        <w:fldChar w:fldCharType="begin"/>
      </w:r>
      <w:r w:rsidR="006B301F">
        <w:instrText xml:space="preserve"> SEQ Figure \* ARABIC </w:instrText>
      </w:r>
      <w:r w:rsidR="006B301F">
        <w:fldChar w:fldCharType="separate"/>
      </w:r>
      <w:r w:rsidR="00FD6D0B">
        <w:rPr>
          <w:noProof/>
        </w:rPr>
        <w:t>14</w:t>
      </w:r>
      <w:r w:rsidR="006B301F">
        <w:rPr>
          <w:noProof/>
        </w:rPr>
        <w:fldChar w:fldCharType="end"/>
      </w:r>
      <w:bookmarkEnd w:id="83"/>
      <w:r w:rsidRPr="00EE2057">
        <w:t>: Position (yellow dot) downstream of a reference point (red dot). While referenced positions (P) are usually referenced to permanent locations like confluences (r2), they can also be considered to be the outflow of contributing catchment and thus, the origin of a river reference system of their own.</w:t>
      </w:r>
      <w:bookmarkEnd w:id="84"/>
    </w:p>
    <w:p w14:paraId="49F9D1D7" w14:textId="40EC0CDE" w:rsidR="00526406" w:rsidRPr="00053FB3" w:rsidRDefault="00526406" w:rsidP="00526406">
      <w:pPr>
        <w:pStyle w:val="Beschriftung"/>
        <w:rPr>
          <w:lang w:val="en-US"/>
        </w:rPr>
      </w:pPr>
    </w:p>
    <w:p w14:paraId="743452C6" w14:textId="77777777" w:rsidR="00EE2057" w:rsidRDefault="00EE2057" w:rsidP="00EE2057">
      <w:pPr>
        <w:pStyle w:val="Beschriftung"/>
        <w:keepNext/>
      </w:pPr>
      <w:r>
        <w:rPr>
          <w:noProof/>
          <w:lang w:val="en-US"/>
        </w:rPr>
        <w:lastRenderedPageBreak/>
        <w:drawing>
          <wp:inline distT="0" distB="0" distL="0" distR="0" wp14:anchorId="440B19E0" wp14:editId="2E655FBE">
            <wp:extent cx="5486400" cy="4023393"/>
            <wp:effectExtent l="0" t="0" r="0" b="0"/>
            <wp:docPr id="23" name="Grafik 23" descr="D:\Users\Dornblut\OGC_HYF_SWG\hlphtml\EARoot\EA1\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Dornblut\OGC_HYF_SWG\hlphtml\EARoot\EA1\EA4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4023393"/>
                    </a:xfrm>
                    <a:prstGeom prst="rect">
                      <a:avLst/>
                    </a:prstGeom>
                    <a:noFill/>
                    <a:ln>
                      <a:noFill/>
                    </a:ln>
                  </pic:spPr>
                </pic:pic>
              </a:graphicData>
            </a:graphic>
          </wp:inline>
        </w:drawing>
      </w:r>
    </w:p>
    <w:p w14:paraId="16586A99" w14:textId="7CF9040F" w:rsidR="00EE2057" w:rsidRDefault="00EE2057" w:rsidP="00EE2057">
      <w:pPr>
        <w:pStyle w:val="OGCFigure"/>
      </w:pPr>
      <w:bookmarkStart w:id="85" w:name="_Ref461114343"/>
      <w:bookmarkStart w:id="86" w:name="_Toc464111040"/>
      <w:r>
        <w:t xml:space="preserve">Figure </w:t>
      </w:r>
      <w:r w:rsidR="006B301F">
        <w:fldChar w:fldCharType="begin"/>
      </w:r>
      <w:r w:rsidR="006B301F">
        <w:instrText xml:space="preserve"> SEQ Figure \* ARABIC </w:instrText>
      </w:r>
      <w:r w:rsidR="006B301F">
        <w:fldChar w:fldCharType="separate"/>
      </w:r>
      <w:r w:rsidR="00FD6D0B">
        <w:rPr>
          <w:noProof/>
        </w:rPr>
        <w:t>15</w:t>
      </w:r>
      <w:r w:rsidR="006B301F">
        <w:rPr>
          <w:noProof/>
        </w:rPr>
        <w:fldChar w:fldCharType="end"/>
      </w:r>
      <w:bookmarkEnd w:id="85"/>
      <w:r>
        <w:t xml:space="preserve">: </w:t>
      </w:r>
      <w:r w:rsidRPr="00526406">
        <w:t>Position (yellow dot) upstream of a reference point (red dot). Typically, r1 would be the origin and P, the referenced point; however, the river reference system model allows for the referenced point to be the origin of its own river reference system.</w:t>
      </w:r>
      <w:bookmarkEnd w:id="86"/>
    </w:p>
    <w:p w14:paraId="46AB195B" w14:textId="016FEE79" w:rsidR="0019707D" w:rsidRDefault="00526406" w:rsidP="0019707D">
      <w:pPr>
        <w:pStyle w:val="StandardWeb"/>
        <w:jc w:val="both"/>
        <w:rPr>
          <w:lang w:val="en-US"/>
        </w:rPr>
      </w:pPr>
      <w:r w:rsidRPr="0068660C">
        <w:rPr>
          <w:highlight w:val="yellow"/>
          <w:lang w:val="en-US"/>
        </w:rPr>
        <w:t>A</w:t>
      </w:r>
      <w:r w:rsidR="0019707D" w:rsidRPr="0068660C">
        <w:rPr>
          <w:highlight w:val="yellow"/>
          <w:lang w:val="en-US"/>
        </w:rPr>
        <w:t xml:space="preserve">lternatively, the position of a new location can be determined interpolative as a percentage of the known distance between two already located outfalls bounding a flowpath in upstream and downstream direction, whereby the origin where the flowpath starts is set at one of these, and directed to the other outfall upstream or downstream of this. This approach may be used in the case that the new location itself is not declared to be an inflow or outflow of a catchment, as shown in </w:t>
      </w:r>
      <w:r w:rsidR="00F41705" w:rsidRPr="0068660C">
        <w:rPr>
          <w:highlight w:val="yellow"/>
          <w:lang w:val="en-US"/>
        </w:rPr>
        <w:fldChar w:fldCharType="begin"/>
      </w:r>
      <w:r w:rsidR="00F41705" w:rsidRPr="0068660C">
        <w:rPr>
          <w:highlight w:val="yellow"/>
          <w:lang w:val="en-US"/>
        </w:rPr>
        <w:instrText xml:space="preserve"> REF _Ref460919842 \h </w:instrText>
      </w:r>
      <w:r w:rsidR="00AC7D96" w:rsidRPr="0068660C">
        <w:rPr>
          <w:highlight w:val="yellow"/>
          <w:lang w:val="en-US"/>
        </w:rPr>
        <w:instrText xml:space="preserve"> \* MERGEFORMAT </w:instrText>
      </w:r>
      <w:r w:rsidR="00F41705" w:rsidRPr="0068660C">
        <w:rPr>
          <w:highlight w:val="yellow"/>
          <w:lang w:val="en-US"/>
        </w:rPr>
      </w:r>
      <w:r w:rsidR="00F41705" w:rsidRPr="0068660C">
        <w:rPr>
          <w:highlight w:val="yellow"/>
          <w:lang w:val="en-US"/>
        </w:rPr>
        <w:fldChar w:fldCharType="separate"/>
      </w:r>
      <w:r w:rsidR="0068660C" w:rsidRPr="0068660C">
        <w:rPr>
          <w:highlight w:val="yellow"/>
        </w:rPr>
        <w:t xml:space="preserve">Figure </w:t>
      </w:r>
      <w:r w:rsidR="0068660C" w:rsidRPr="0068660C">
        <w:rPr>
          <w:noProof/>
          <w:highlight w:val="yellow"/>
        </w:rPr>
        <w:t>16</w:t>
      </w:r>
      <w:r w:rsidR="00F41705" w:rsidRPr="0068660C">
        <w:rPr>
          <w:highlight w:val="yellow"/>
          <w:lang w:val="en-US"/>
        </w:rPr>
        <w:fldChar w:fldCharType="end"/>
      </w:r>
      <w:r w:rsidR="0068660C" w:rsidRPr="0068660C">
        <w:rPr>
          <w:highlight w:val="yellow"/>
          <w:lang w:val="en-US"/>
        </w:rPr>
        <w:t xml:space="preserve"> below</w:t>
      </w:r>
      <w:commentRangeStart w:id="87"/>
      <w:r w:rsidR="0019707D">
        <w:rPr>
          <w:lang w:val="en-US"/>
        </w:rPr>
        <w:t xml:space="preserve">.  </w:t>
      </w:r>
      <w:commentRangeEnd w:id="87"/>
      <w:r w:rsidR="00E226E8">
        <w:rPr>
          <w:rStyle w:val="Kommentarzeichen"/>
          <w:lang w:val="en-US" w:eastAsia="en-US"/>
        </w:rPr>
        <w:commentReference w:id="87"/>
      </w:r>
    </w:p>
    <w:p w14:paraId="35A31B56" w14:textId="77777777" w:rsidR="0019707D" w:rsidRDefault="0019707D" w:rsidP="00E226E8">
      <w:pPr>
        <w:pStyle w:val="OGCFigure"/>
      </w:pPr>
      <w:r w:rsidRPr="00E226E8">
        <w:rPr>
          <w:noProof/>
        </w:rPr>
        <w:lastRenderedPageBreak/>
        <w:drawing>
          <wp:inline distT="0" distB="0" distL="0" distR="0" wp14:anchorId="314EA562" wp14:editId="312B8143">
            <wp:extent cx="4343400" cy="3311713"/>
            <wp:effectExtent l="0" t="0" r="0" b="0"/>
            <wp:docPr id="3" name="Grafik 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3400" cy="3311713"/>
                    </a:xfrm>
                    <a:prstGeom prst="rect">
                      <a:avLst/>
                    </a:prstGeom>
                    <a:noFill/>
                    <a:ln>
                      <a:noFill/>
                    </a:ln>
                  </pic:spPr>
                </pic:pic>
              </a:graphicData>
            </a:graphic>
          </wp:inline>
        </w:drawing>
      </w:r>
    </w:p>
    <w:p w14:paraId="68E12E20" w14:textId="3F5E2E69" w:rsidR="00DD072F" w:rsidRDefault="0019707D" w:rsidP="0019707D">
      <w:pPr>
        <w:pStyle w:val="Beschriftung"/>
      </w:pPr>
      <w:bookmarkStart w:id="88" w:name="_Ref460919842"/>
      <w:bookmarkStart w:id="89" w:name="_Toc464111041"/>
      <w:r w:rsidRPr="00526406">
        <w:rPr>
          <w:highlight w:val="yellow"/>
        </w:rPr>
        <w:t xml:space="preserve">Figure </w:t>
      </w:r>
      <w:r w:rsidRPr="00526406">
        <w:rPr>
          <w:highlight w:val="yellow"/>
        </w:rPr>
        <w:fldChar w:fldCharType="begin"/>
      </w:r>
      <w:r w:rsidRPr="00526406">
        <w:rPr>
          <w:highlight w:val="yellow"/>
        </w:rPr>
        <w:instrText xml:space="preserve"> SEQ Figure \* ARABIC </w:instrText>
      </w:r>
      <w:r w:rsidRPr="00526406">
        <w:rPr>
          <w:highlight w:val="yellow"/>
        </w:rPr>
        <w:fldChar w:fldCharType="separate"/>
      </w:r>
      <w:r w:rsidR="00FD6D0B">
        <w:rPr>
          <w:noProof/>
          <w:highlight w:val="yellow"/>
        </w:rPr>
        <w:t>16</w:t>
      </w:r>
      <w:r w:rsidRPr="00526406">
        <w:rPr>
          <w:highlight w:val="yellow"/>
        </w:rPr>
        <w:fldChar w:fldCharType="end"/>
      </w:r>
      <w:bookmarkEnd w:id="88"/>
      <w:r w:rsidRPr="00526406">
        <w:t>:</w:t>
      </w:r>
      <w:r w:rsidR="00167E1C" w:rsidRPr="00526406">
        <w:t xml:space="preserve"> NEW</w:t>
      </w:r>
      <w:r w:rsidR="00167E1C">
        <w:t xml:space="preserve"> </w:t>
      </w:r>
      <w:r>
        <w:t xml:space="preserve"> </w:t>
      </w:r>
      <w:commentRangeStart w:id="90"/>
      <w:r w:rsidR="00DD072F" w:rsidRPr="0019707D">
        <w:rPr>
          <w:highlight w:val="yellow"/>
        </w:rPr>
        <w:t>Position (yellow dot) between two a reference points (red dot</w:t>
      </w:r>
      <w:r w:rsidR="00F41705">
        <w:rPr>
          <w:highlight w:val="yellow"/>
        </w:rPr>
        <w:t>s</w:t>
      </w:r>
      <w:r w:rsidR="00DD072F" w:rsidRPr="0019707D">
        <w:rPr>
          <w:highlight w:val="yellow"/>
        </w:rPr>
        <w:t xml:space="preserve">). </w:t>
      </w:r>
      <w:commentRangeEnd w:id="90"/>
      <w:r w:rsidR="00DD072F" w:rsidRPr="0019707D">
        <w:rPr>
          <w:rStyle w:val="Kommentarzeichen"/>
          <w:b w:val="0"/>
          <w:bCs w:val="0"/>
          <w:highlight w:val="yellow"/>
        </w:rPr>
        <w:commentReference w:id="90"/>
      </w:r>
      <w:bookmarkEnd w:id="89"/>
    </w:p>
    <w:p w14:paraId="0EF0FA14" w14:textId="77777777" w:rsidR="00DD072F" w:rsidRDefault="00DD072F" w:rsidP="005728BE">
      <w:pPr>
        <w:pStyle w:val="OGCFigure"/>
      </w:pPr>
    </w:p>
    <w:p w14:paraId="325620FD" w14:textId="77777777" w:rsidR="00D819AD" w:rsidRPr="002921AB" w:rsidRDefault="00D819AD" w:rsidP="00D819AD">
      <w:pPr>
        <w:autoSpaceDE w:val="0"/>
        <w:autoSpaceDN w:val="0"/>
        <w:adjustRightInd w:val="0"/>
        <w:spacing w:after="0"/>
        <w:rPr>
          <w:highlight w:val="yellow"/>
          <w:lang w:eastAsia="en-GB"/>
        </w:rPr>
      </w:pPr>
    </w:p>
    <w:p w14:paraId="6F2D2140" w14:textId="54D6696C" w:rsidR="00D12AAB" w:rsidRDefault="002921AB" w:rsidP="009A1DC9">
      <w:pPr>
        <w:jc w:val="both"/>
        <w:rPr>
          <w:highlight w:val="yellow"/>
        </w:rPr>
      </w:pPr>
      <w:r w:rsidRPr="002921AB">
        <w:rPr>
          <w:highlight w:val="yellow"/>
        </w:rPr>
        <w:t xml:space="preserve">The </w:t>
      </w:r>
      <w:r w:rsidR="009A1DC9">
        <w:rPr>
          <w:highlight w:val="yellow"/>
        </w:rPr>
        <w:t>river positioning system</w:t>
      </w:r>
      <w:r w:rsidRPr="002921AB">
        <w:rPr>
          <w:highlight w:val="yellow"/>
        </w:rPr>
        <w:t xml:space="preserve"> </w:t>
      </w:r>
      <w:r w:rsidR="00C57BC3">
        <w:rPr>
          <w:highlight w:val="yellow"/>
        </w:rPr>
        <w:t xml:space="preserve">is </w:t>
      </w:r>
      <w:r w:rsidRPr="002921AB">
        <w:rPr>
          <w:highlight w:val="yellow"/>
        </w:rPr>
        <w:t xml:space="preserve">described </w:t>
      </w:r>
      <w:r w:rsidR="00C57BC3">
        <w:rPr>
          <w:highlight w:val="yellow"/>
        </w:rPr>
        <w:t xml:space="preserve">in detail </w:t>
      </w:r>
      <w:r w:rsidRPr="002921AB">
        <w:rPr>
          <w:highlight w:val="yellow"/>
        </w:rPr>
        <w:t xml:space="preserve">in </w:t>
      </w:r>
      <w:r w:rsidR="009A1DC9">
        <w:rPr>
          <w:highlight w:val="yellow"/>
        </w:rPr>
        <w:t xml:space="preserve">section 7.4.4 of </w:t>
      </w:r>
      <w:r w:rsidRPr="002921AB">
        <w:rPr>
          <w:highlight w:val="yellow"/>
        </w:rPr>
        <w:t>this standard</w:t>
      </w:r>
      <w:r w:rsidR="00C57BC3">
        <w:rPr>
          <w:highlight w:val="yellow"/>
        </w:rPr>
        <w:t xml:space="preserve">. It </w:t>
      </w:r>
      <w:r w:rsidRPr="002921AB">
        <w:rPr>
          <w:highlight w:val="yellow"/>
        </w:rPr>
        <w:t xml:space="preserve"> corresponds </w:t>
      </w:r>
      <w:r w:rsidR="00C57BC3">
        <w:rPr>
          <w:highlight w:val="yellow"/>
        </w:rPr>
        <w:t xml:space="preserve">generally </w:t>
      </w:r>
      <w:r w:rsidRPr="002921AB">
        <w:rPr>
          <w:highlight w:val="yellow"/>
        </w:rPr>
        <w:t xml:space="preserve">to the </w:t>
      </w:r>
      <w:r w:rsidR="00C57BC3">
        <w:rPr>
          <w:highlight w:val="yellow"/>
        </w:rPr>
        <w:t xml:space="preserve">OGC </w:t>
      </w:r>
      <w:r w:rsidR="009A1DC9">
        <w:rPr>
          <w:highlight w:val="yellow"/>
        </w:rPr>
        <w:t xml:space="preserve">standard model </w:t>
      </w:r>
      <w:r w:rsidR="00C57BC3">
        <w:rPr>
          <w:highlight w:val="yellow"/>
        </w:rPr>
        <w:t>for linear referencing described</w:t>
      </w:r>
      <w:r w:rsidR="00C57BC3" w:rsidRPr="002921AB">
        <w:rPr>
          <w:highlight w:val="yellow"/>
        </w:rPr>
        <w:t xml:space="preserve"> </w:t>
      </w:r>
      <w:r w:rsidRPr="002921AB">
        <w:rPr>
          <w:highlight w:val="yellow"/>
        </w:rPr>
        <w:t xml:space="preserve">within the </w:t>
      </w:r>
      <w:r w:rsidRPr="002921AB">
        <w:rPr>
          <w:rFonts w:eastAsia="MS Mincho"/>
          <w:highlight w:val="yellow"/>
          <w:lang w:val="en-AU"/>
        </w:rPr>
        <w:t xml:space="preserve">OGC Abstract Specification Topic 19, </w:t>
      </w:r>
      <w:r w:rsidRPr="009A1DC9">
        <w:rPr>
          <w:rFonts w:eastAsia="MS Mincho"/>
          <w:highlight w:val="yellow"/>
          <w:lang w:val="en-AU"/>
        </w:rPr>
        <w:t>Linear referencing</w:t>
      </w:r>
      <w:r w:rsidRPr="009A1DC9">
        <w:rPr>
          <w:highlight w:val="yellow"/>
        </w:rPr>
        <w:t xml:space="preserve"> (aka ISO 19148) which is considered as the</w:t>
      </w:r>
      <w:r w:rsidR="00D12AAB">
        <w:rPr>
          <w:highlight w:val="yellow"/>
        </w:rPr>
        <w:t xml:space="preserve"> general framework to assign a position to</w:t>
      </w:r>
      <w:r w:rsidR="009A1DC9">
        <w:rPr>
          <w:highlight w:val="yellow"/>
        </w:rPr>
        <w:t xml:space="preserve"> </w:t>
      </w:r>
      <w:r w:rsidR="00D12AAB">
        <w:rPr>
          <w:highlight w:val="yellow"/>
        </w:rPr>
        <w:t>a</w:t>
      </w:r>
      <w:r w:rsidR="009A1DC9">
        <w:rPr>
          <w:highlight w:val="yellow"/>
        </w:rPr>
        <w:t xml:space="preserve"> catchment’s outfall </w:t>
      </w:r>
      <w:r w:rsidR="00D12AAB">
        <w:rPr>
          <w:highlight w:val="yellow"/>
        </w:rPr>
        <w:t>along the one-dimensional topological realization of the corresponding to the outfall.</w:t>
      </w:r>
    </w:p>
    <w:p w14:paraId="4BF56605" w14:textId="5BB21ACC" w:rsidR="006060E4" w:rsidRPr="00247248" w:rsidRDefault="009A1DC9" w:rsidP="00247248">
      <w:pPr>
        <w:jc w:val="both"/>
        <w:rPr>
          <w:rFonts w:eastAsia="MS Mincho"/>
          <w:highlight w:val="yellow"/>
          <w:lang w:val="en-AU"/>
        </w:rPr>
      </w:pPr>
      <w:r w:rsidRPr="00247248">
        <w:rPr>
          <w:highlight w:val="yellow"/>
        </w:rPr>
        <w:t xml:space="preserve">In terms of the </w:t>
      </w:r>
      <w:r w:rsidR="004E763B">
        <w:rPr>
          <w:highlight w:val="yellow"/>
        </w:rPr>
        <w:t>standard Linear referencing</w:t>
      </w:r>
      <w:r w:rsidR="004E763B" w:rsidRPr="00247248">
        <w:rPr>
          <w:highlight w:val="yellow"/>
        </w:rPr>
        <w:t xml:space="preserve"> </w:t>
      </w:r>
      <w:r w:rsidRPr="00247248">
        <w:rPr>
          <w:highlight w:val="yellow"/>
        </w:rPr>
        <w:t xml:space="preserve">model, </w:t>
      </w:r>
      <w:r w:rsidR="00D12AAB" w:rsidRPr="00247248">
        <w:rPr>
          <w:highlight w:val="yellow"/>
        </w:rPr>
        <w:t xml:space="preserve">the </w:t>
      </w:r>
      <w:r w:rsidR="004E763B">
        <w:rPr>
          <w:highlight w:val="yellow"/>
        </w:rPr>
        <w:t xml:space="preserve">position of the </w:t>
      </w:r>
      <w:r w:rsidR="00D12AAB" w:rsidRPr="00247248">
        <w:rPr>
          <w:highlight w:val="yellow"/>
        </w:rPr>
        <w:t xml:space="preserve">outfall to be placed </w:t>
      </w:r>
      <w:r w:rsidR="00D94C41" w:rsidRPr="00247248">
        <w:rPr>
          <w:highlight w:val="yellow"/>
        </w:rPr>
        <w:t xml:space="preserve">is comparable with the event (feature) occurring somewhere on a locating linear element, </w:t>
      </w:r>
      <w:r w:rsidR="006060E4" w:rsidRPr="00247248">
        <w:rPr>
          <w:highlight w:val="yellow"/>
        </w:rPr>
        <w:t>where it is</w:t>
      </w:r>
      <w:r w:rsidR="00D94C41" w:rsidRPr="00247248">
        <w:rPr>
          <w:highlight w:val="yellow"/>
        </w:rPr>
        <w:t xml:space="preserve"> located either AT a single location or </w:t>
      </w:r>
      <w:r w:rsidR="006060E4" w:rsidRPr="00247248">
        <w:rPr>
          <w:highlight w:val="yellow"/>
        </w:rPr>
        <w:t>between two FROM-TO</w:t>
      </w:r>
      <w:r w:rsidR="00D94C41" w:rsidRPr="00247248">
        <w:rPr>
          <w:highlight w:val="yellow"/>
        </w:rPr>
        <w:t xml:space="preserve"> locations.</w:t>
      </w:r>
      <w:r w:rsidR="006060E4" w:rsidRPr="00247248">
        <w:rPr>
          <w:highlight w:val="yellow"/>
        </w:rPr>
        <w:t xml:space="preserve"> Given this, t</w:t>
      </w:r>
      <w:r w:rsidRPr="00247248">
        <w:rPr>
          <w:highlight w:val="yellow"/>
        </w:rPr>
        <w:t xml:space="preserve">he existing inflow and outflow nodes </w:t>
      </w:r>
      <w:r w:rsidR="006060E4" w:rsidRPr="00247248">
        <w:rPr>
          <w:highlight w:val="yellow"/>
        </w:rPr>
        <w:t xml:space="preserve">may </w:t>
      </w:r>
      <w:r w:rsidRPr="00247248">
        <w:rPr>
          <w:highlight w:val="yellow"/>
        </w:rPr>
        <w:t xml:space="preserve">form </w:t>
      </w:r>
      <w:r w:rsidR="006060E4" w:rsidRPr="00247248">
        <w:rPr>
          <w:highlight w:val="yellow"/>
        </w:rPr>
        <w:t>a</w:t>
      </w:r>
      <w:r w:rsidRPr="00247248">
        <w:rPr>
          <w:highlight w:val="yellow"/>
        </w:rPr>
        <w:t xml:space="preserve"> pair of linearly referenced locations specifying where a feature (event) is located along a locating linear element, here the flowpath, specifying the start and end location of the flowline representing the flowpath.</w:t>
      </w:r>
      <w:r w:rsidR="006060E4" w:rsidRPr="00247248">
        <w:rPr>
          <w:highlight w:val="yellow"/>
        </w:rPr>
        <w:t xml:space="preserve"> </w:t>
      </w:r>
      <w:r w:rsidR="00247248" w:rsidRPr="00247248">
        <w:rPr>
          <w:highlight w:val="yellow"/>
        </w:rPr>
        <w:t>T</w:t>
      </w:r>
      <w:r w:rsidR="006060E4" w:rsidRPr="00247248">
        <w:rPr>
          <w:highlight w:val="yellow"/>
          <w:lang w:eastAsia="en-GB"/>
        </w:rPr>
        <w:t xml:space="preserve">able </w:t>
      </w:r>
      <w:r w:rsidR="008D5284">
        <w:rPr>
          <w:highlight w:val="yellow"/>
          <w:lang w:eastAsia="en-GB"/>
        </w:rPr>
        <w:t xml:space="preserve">1 </w:t>
      </w:r>
      <w:r w:rsidR="00247248" w:rsidRPr="00247248">
        <w:rPr>
          <w:highlight w:val="yellow"/>
          <w:lang w:eastAsia="en-GB"/>
        </w:rPr>
        <w:t>p</w:t>
      </w:r>
      <w:r w:rsidR="00247248" w:rsidRPr="00247248">
        <w:rPr>
          <w:highlight w:val="yellow"/>
        </w:rPr>
        <w:t xml:space="preserve">rovides a descriptive ‘mapping’ </w:t>
      </w:r>
      <w:r w:rsidR="008D5284">
        <w:rPr>
          <w:highlight w:val="yellow"/>
        </w:rPr>
        <w:t xml:space="preserve">intended to provide a basic </w:t>
      </w:r>
      <w:r w:rsidR="00247248" w:rsidRPr="00247248">
        <w:rPr>
          <w:highlight w:val="yellow"/>
        </w:rPr>
        <w:t xml:space="preserve">understanding of </w:t>
      </w:r>
      <w:r w:rsidR="005F1D17">
        <w:rPr>
          <w:highlight w:val="yellow"/>
        </w:rPr>
        <w:t>how the</w:t>
      </w:r>
      <w:r w:rsidR="00247248" w:rsidRPr="00247248">
        <w:rPr>
          <w:highlight w:val="yellow"/>
        </w:rPr>
        <w:t xml:space="preserve"> HY_Features </w:t>
      </w:r>
      <w:r w:rsidR="008D5284">
        <w:rPr>
          <w:highlight w:val="yellow"/>
        </w:rPr>
        <w:t xml:space="preserve">river positioning </w:t>
      </w:r>
      <w:r w:rsidR="005F1D17">
        <w:rPr>
          <w:highlight w:val="yellow"/>
        </w:rPr>
        <w:t>may specify the</w:t>
      </w:r>
      <w:r w:rsidR="00247248" w:rsidRPr="00247248">
        <w:rPr>
          <w:highlight w:val="yellow"/>
        </w:rPr>
        <w:t xml:space="preserve"> OGC Linear</w:t>
      </w:r>
      <w:r w:rsidR="00247248" w:rsidRPr="00247248">
        <w:rPr>
          <w:rFonts w:eastAsia="MS Mincho"/>
          <w:highlight w:val="yellow"/>
          <w:lang w:val="en-AU"/>
        </w:rPr>
        <w:t xml:space="preserve"> referencing model.</w:t>
      </w:r>
    </w:p>
    <w:p w14:paraId="006DF3BD" w14:textId="5236D6B1" w:rsidR="00247248" w:rsidRDefault="00247248" w:rsidP="00247248">
      <w:pPr>
        <w:pStyle w:val="OGCtableheader"/>
        <w:jc w:val="both"/>
      </w:pPr>
      <w:bookmarkStart w:id="91" w:name="_Toc464111069"/>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sidRPr="00247248">
        <w:rPr>
          <w:noProof/>
          <w:highlight w:val="yellow"/>
        </w:rPr>
        <w:t>1</w:t>
      </w:r>
      <w:r w:rsidRPr="00247248">
        <w:rPr>
          <w:noProof/>
          <w:highlight w:val="yellow"/>
        </w:rPr>
        <w:fldChar w:fldCharType="end"/>
      </w:r>
      <w:r w:rsidRPr="00247248">
        <w:rPr>
          <w:highlight w:val="yellow"/>
        </w:rPr>
        <w:t>: HY_Features concepts comparable with the OGC Linear</w:t>
      </w:r>
      <w:r w:rsidRPr="00247248">
        <w:rPr>
          <w:rFonts w:eastAsia="MS Mincho"/>
          <w:highlight w:val="yellow"/>
          <w:lang w:val="en-AU"/>
        </w:rPr>
        <w:t xml:space="preserve"> referencing model</w:t>
      </w:r>
      <w:bookmarkEnd w:id="91"/>
    </w:p>
    <w:tbl>
      <w:tblPr>
        <w:tblStyle w:val="Tabellenraster"/>
        <w:tblW w:w="5000" w:type="pct"/>
        <w:tblLook w:val="06A0" w:firstRow="1" w:lastRow="0" w:firstColumn="1" w:lastColumn="0" w:noHBand="1" w:noVBand="1"/>
      </w:tblPr>
      <w:tblGrid>
        <w:gridCol w:w="2923"/>
        <w:gridCol w:w="3623"/>
        <w:gridCol w:w="2310"/>
      </w:tblGrid>
      <w:tr w:rsidR="00E06F66" w:rsidRPr="00D7735B" w14:paraId="32CF4283" w14:textId="77777777" w:rsidTr="00AB6BBE">
        <w:tc>
          <w:tcPr>
            <w:tcW w:w="1650" w:type="pct"/>
            <w:shd w:val="clear" w:color="auto" w:fill="F2F2F2" w:themeFill="background1" w:themeFillShade="F2"/>
            <w:hideMark/>
          </w:tcPr>
          <w:p w14:paraId="14AF1273" w14:textId="06CB6108" w:rsidR="00F8795C" w:rsidRPr="00AB6BBE" w:rsidRDefault="00F8795C" w:rsidP="001B151F">
            <w:pPr>
              <w:spacing w:after="0"/>
              <w:rPr>
                <w:b/>
                <w:bCs/>
                <w:highlight w:val="yellow"/>
              </w:rPr>
            </w:pPr>
            <w:r w:rsidRPr="00AB6BBE">
              <w:rPr>
                <w:b/>
                <w:bCs/>
                <w:highlight w:val="yellow"/>
              </w:rPr>
              <w:t xml:space="preserve">HY_Features </w:t>
            </w:r>
            <w:r w:rsidR="001B151F" w:rsidRPr="00AB6BBE">
              <w:rPr>
                <w:b/>
                <w:bCs/>
                <w:highlight w:val="yellow"/>
              </w:rPr>
              <w:t>concept</w:t>
            </w:r>
          </w:p>
        </w:tc>
        <w:tc>
          <w:tcPr>
            <w:tcW w:w="2046" w:type="pct"/>
            <w:hideMark/>
          </w:tcPr>
          <w:p w14:paraId="1B63894A" w14:textId="5F48A573" w:rsidR="00F8795C" w:rsidRPr="00AB6BBE" w:rsidRDefault="0002492A" w:rsidP="0002492A">
            <w:pPr>
              <w:spacing w:after="0"/>
              <w:jc w:val="center"/>
              <w:rPr>
                <w:b/>
                <w:bCs/>
                <w:highlight w:val="yellow"/>
              </w:rPr>
            </w:pPr>
            <w:r w:rsidRPr="00AB6BBE">
              <w:rPr>
                <w:b/>
                <w:bCs/>
                <w:highlight w:val="yellow"/>
              </w:rPr>
              <w:t xml:space="preserve">Description </w:t>
            </w:r>
          </w:p>
        </w:tc>
        <w:tc>
          <w:tcPr>
            <w:tcW w:w="1304" w:type="pct"/>
            <w:hideMark/>
          </w:tcPr>
          <w:p w14:paraId="5496A89C" w14:textId="57F4B6AA" w:rsidR="00F8795C" w:rsidRPr="00AB6BBE" w:rsidRDefault="0002492A" w:rsidP="001B151F">
            <w:pPr>
              <w:spacing w:after="0"/>
              <w:jc w:val="center"/>
              <w:rPr>
                <w:b/>
                <w:bCs/>
                <w:highlight w:val="yellow"/>
              </w:rPr>
            </w:pPr>
            <w:r w:rsidRPr="00AB6BBE">
              <w:rPr>
                <w:b/>
                <w:bCs/>
                <w:highlight w:val="yellow"/>
              </w:rPr>
              <w:t>OGC L</w:t>
            </w:r>
            <w:r w:rsidR="001B151F" w:rsidRPr="00AB6BBE">
              <w:rPr>
                <w:b/>
                <w:bCs/>
                <w:highlight w:val="yellow"/>
              </w:rPr>
              <w:t>R concept</w:t>
            </w:r>
          </w:p>
        </w:tc>
      </w:tr>
      <w:tr w:rsidR="001B151F" w:rsidRPr="0068660C" w14:paraId="088298FF" w14:textId="77777777" w:rsidTr="00AB6BBE">
        <w:tc>
          <w:tcPr>
            <w:tcW w:w="1650" w:type="pct"/>
            <w:shd w:val="clear" w:color="auto" w:fill="F2F2F2" w:themeFill="background1" w:themeFillShade="F2"/>
          </w:tcPr>
          <w:p w14:paraId="770AB4B1" w14:textId="37DF45B8" w:rsidR="001B151F" w:rsidRPr="00AB6BBE" w:rsidRDefault="00E06F66" w:rsidP="00BC4757">
            <w:pPr>
              <w:spacing w:after="0"/>
              <w:rPr>
                <w:bCs/>
                <w:highlight w:val="yellow"/>
              </w:rPr>
            </w:pPr>
            <w:proofErr w:type="spellStart"/>
            <w:r w:rsidRPr="00AB6BBE">
              <w:rPr>
                <w:bCs/>
                <w:highlight w:val="yellow"/>
              </w:rPr>
              <w:t>RiverReferenceS</w:t>
            </w:r>
            <w:r w:rsidR="001B151F" w:rsidRPr="00AB6BBE">
              <w:rPr>
                <w:bCs/>
                <w:highlight w:val="yellow"/>
              </w:rPr>
              <w:t>ystem</w:t>
            </w:r>
            <w:proofErr w:type="spellEnd"/>
            <w:r w:rsidR="00AC5977" w:rsidRPr="00AB6BBE">
              <w:rPr>
                <w:bCs/>
                <w:highlight w:val="yellow"/>
              </w:rPr>
              <w:t xml:space="preserve"> (associates </w:t>
            </w:r>
            <w:r w:rsidR="00BC4757" w:rsidRPr="00AB6BBE">
              <w:rPr>
                <w:bCs/>
                <w:highlight w:val="yellow"/>
              </w:rPr>
              <w:t xml:space="preserve">the located-start </w:t>
            </w:r>
            <w:r w:rsidR="00AC5977" w:rsidRPr="00AB6BBE">
              <w:rPr>
                <w:bCs/>
                <w:highlight w:val="yellow"/>
              </w:rPr>
              <w:t>datum</w:t>
            </w:r>
            <w:r w:rsidR="00BC4757" w:rsidRPr="00AB6BBE">
              <w:rPr>
                <w:bCs/>
                <w:highlight w:val="yellow"/>
              </w:rPr>
              <w:t xml:space="preserve">, </w:t>
            </w:r>
            <w:r w:rsidR="00AC5977" w:rsidRPr="00AB6BBE">
              <w:rPr>
                <w:bCs/>
                <w:highlight w:val="yellow"/>
              </w:rPr>
              <w:t xml:space="preserve">and the </w:t>
            </w:r>
            <w:r w:rsidR="00BC4757" w:rsidRPr="00AB6BBE">
              <w:rPr>
                <w:bCs/>
                <w:highlight w:val="yellow"/>
              </w:rPr>
              <w:t>linear-</w:t>
            </w:r>
            <w:r w:rsidR="00AC5977" w:rsidRPr="00AB6BBE">
              <w:rPr>
                <w:bCs/>
                <w:highlight w:val="yellow"/>
              </w:rPr>
              <w:t>element</w:t>
            </w:r>
            <w:r w:rsidR="00BC4757" w:rsidRPr="00AB6BBE">
              <w:rPr>
                <w:bCs/>
                <w:highlight w:val="yellow"/>
              </w:rPr>
              <w:t xml:space="preserve"> shape</w:t>
            </w:r>
            <w:r w:rsidR="00AC5977" w:rsidRPr="00AB6BBE">
              <w:rPr>
                <w:bCs/>
                <w:highlight w:val="yellow"/>
              </w:rPr>
              <w:t xml:space="preserve">) </w:t>
            </w:r>
          </w:p>
        </w:tc>
        <w:tc>
          <w:tcPr>
            <w:tcW w:w="2046" w:type="pct"/>
          </w:tcPr>
          <w:p w14:paraId="70C2DB97" w14:textId="062673F2" w:rsidR="001B151F" w:rsidRPr="008D5284" w:rsidRDefault="001B151F" w:rsidP="00AC5977">
            <w:pPr>
              <w:pStyle w:val="StandardWeb"/>
              <w:jc w:val="both"/>
              <w:rPr>
                <w:bCs/>
                <w:highlight w:val="yellow"/>
              </w:rPr>
            </w:pPr>
            <w:r w:rsidRPr="00AB6BBE">
              <w:rPr>
                <w:highlight w:val="yellow"/>
                <w:lang w:val="en-US"/>
              </w:rPr>
              <w:t>linear coordinate system</w:t>
            </w:r>
            <w:r w:rsidR="005556CC" w:rsidRPr="00AB6BBE">
              <w:rPr>
                <w:highlight w:val="yellow"/>
                <w:lang w:val="en-US"/>
              </w:rPr>
              <w:t xml:space="preserve"> whose axis is </w:t>
            </w:r>
            <w:r w:rsidR="005556CC" w:rsidRPr="00181AFC">
              <w:rPr>
                <w:highlight w:val="yellow"/>
                <w:lang w:val="en-US"/>
              </w:rPr>
              <w:t>the one-dimensional flowpath along which the feature is placed</w:t>
            </w:r>
            <w:r w:rsidRPr="0068660C">
              <w:rPr>
                <w:highlight w:val="yellow"/>
                <w:lang w:val="en-US"/>
              </w:rPr>
              <w:t xml:space="preserve">, </w:t>
            </w:r>
            <w:r w:rsidR="005556CC" w:rsidRPr="0068660C">
              <w:rPr>
                <w:highlight w:val="yellow"/>
                <w:lang w:val="en-US"/>
              </w:rPr>
              <w:t xml:space="preserve">and whose </w:t>
            </w:r>
            <w:r w:rsidRPr="0068660C">
              <w:rPr>
                <w:highlight w:val="yellow"/>
                <w:lang w:val="en-US"/>
              </w:rPr>
              <w:t xml:space="preserve">origin and direction </w:t>
            </w:r>
            <w:r w:rsidR="00BD3066" w:rsidRPr="0068660C">
              <w:rPr>
                <w:highlight w:val="yellow"/>
                <w:lang w:val="en-US"/>
              </w:rPr>
              <w:t xml:space="preserve">is defined </w:t>
            </w:r>
            <w:r w:rsidRPr="0068660C">
              <w:rPr>
                <w:highlight w:val="yellow"/>
                <w:lang w:val="en-US"/>
              </w:rPr>
              <w:t xml:space="preserve">in relation to the </w:t>
            </w:r>
            <w:r w:rsidR="005556CC" w:rsidRPr="0068660C">
              <w:rPr>
                <w:highlight w:val="yellow"/>
                <w:lang w:val="en-US"/>
              </w:rPr>
              <w:t xml:space="preserve">catchment realized by the </w:t>
            </w:r>
            <w:r w:rsidR="005556CC" w:rsidRPr="0068660C">
              <w:rPr>
                <w:highlight w:val="yellow"/>
                <w:lang w:val="en-US"/>
              </w:rPr>
              <w:lastRenderedPageBreak/>
              <w:t>flowpath</w:t>
            </w:r>
            <w:r w:rsidRPr="0068660C">
              <w:rPr>
                <w:highlight w:val="yellow"/>
                <w:lang w:val="en-US"/>
              </w:rPr>
              <w:t xml:space="preserve">, </w:t>
            </w:r>
          </w:p>
        </w:tc>
        <w:tc>
          <w:tcPr>
            <w:tcW w:w="1304" w:type="pct"/>
          </w:tcPr>
          <w:p w14:paraId="7E6F2244" w14:textId="480B3EDA" w:rsidR="001B151F" w:rsidRPr="008D5284" w:rsidRDefault="001B151F" w:rsidP="0002492A">
            <w:pPr>
              <w:spacing w:after="0"/>
              <w:jc w:val="center"/>
              <w:rPr>
                <w:bCs/>
                <w:highlight w:val="yellow"/>
              </w:rPr>
            </w:pPr>
          </w:p>
        </w:tc>
      </w:tr>
      <w:tr w:rsidR="00E06F66" w:rsidRPr="00D7735B" w14:paraId="592C50A5" w14:textId="77777777" w:rsidTr="00AB6BBE">
        <w:tc>
          <w:tcPr>
            <w:tcW w:w="1650" w:type="pct"/>
            <w:shd w:val="clear" w:color="auto" w:fill="F2F2F2" w:themeFill="background1" w:themeFillShade="F2"/>
          </w:tcPr>
          <w:p w14:paraId="54376D43" w14:textId="031988CC" w:rsidR="00F8795C" w:rsidRPr="008D5284" w:rsidRDefault="00BF7F33" w:rsidP="00E76006">
            <w:pPr>
              <w:spacing w:after="0"/>
              <w:rPr>
                <w:highlight w:val="yellow"/>
              </w:rPr>
            </w:pPr>
            <w:r w:rsidRPr="008D5284">
              <w:rPr>
                <w:highlight w:val="yellow"/>
              </w:rPr>
              <w:lastRenderedPageBreak/>
              <w:t>I</w:t>
            </w:r>
            <w:r w:rsidR="00E06F66" w:rsidRPr="008D5284">
              <w:rPr>
                <w:highlight w:val="yellow"/>
              </w:rPr>
              <w:t>ndirectP</w:t>
            </w:r>
            <w:r w:rsidR="00C57BC3" w:rsidRPr="008D5284">
              <w:rPr>
                <w:highlight w:val="yellow"/>
              </w:rPr>
              <w:t>osition</w:t>
            </w:r>
            <w:r w:rsidR="001B151F" w:rsidRPr="008D5284">
              <w:rPr>
                <w:highlight w:val="yellow"/>
              </w:rPr>
              <w:t xml:space="preserve"> (associates the river reference system</w:t>
            </w:r>
            <w:r w:rsidR="00DC1B1D">
              <w:rPr>
                <w:highlight w:val="yellow"/>
              </w:rPr>
              <w:t xml:space="preserve"> and the reference location</w:t>
            </w:r>
            <w:r w:rsidR="001B151F" w:rsidRPr="008D5284">
              <w:rPr>
                <w:highlight w:val="yellow"/>
              </w:rPr>
              <w:t>)</w:t>
            </w:r>
          </w:p>
        </w:tc>
        <w:tc>
          <w:tcPr>
            <w:tcW w:w="2046" w:type="pct"/>
          </w:tcPr>
          <w:p w14:paraId="6D677CBA" w14:textId="2BF3D0F2" w:rsidR="00F8795C" w:rsidRPr="008D5284" w:rsidRDefault="00A12536" w:rsidP="00A12536">
            <w:pPr>
              <w:spacing w:after="0"/>
              <w:rPr>
                <w:highlight w:val="yellow"/>
              </w:rPr>
            </w:pPr>
            <w:r>
              <w:rPr>
                <w:highlight w:val="yellow"/>
              </w:rPr>
              <w:t>p</w:t>
            </w:r>
            <w:r w:rsidR="0002492A" w:rsidRPr="008D5284">
              <w:rPr>
                <w:highlight w:val="yellow"/>
              </w:rPr>
              <w:t>osition</w:t>
            </w:r>
            <w:r>
              <w:rPr>
                <w:highlight w:val="yellow"/>
              </w:rPr>
              <w:t xml:space="preserve"> (of</w:t>
            </w:r>
            <w:r w:rsidR="00DC1B1D">
              <w:rPr>
                <w:highlight w:val="yellow"/>
              </w:rPr>
              <w:t xml:space="preserve"> the outfall to be paced</w:t>
            </w:r>
            <w:r>
              <w:rPr>
                <w:highlight w:val="yellow"/>
              </w:rPr>
              <w:t>)</w:t>
            </w:r>
            <w:r w:rsidR="0002492A" w:rsidRPr="008D5284">
              <w:rPr>
                <w:highlight w:val="yellow"/>
              </w:rPr>
              <w:t xml:space="preserve"> </w:t>
            </w:r>
            <w:r w:rsidR="002D61AE" w:rsidRPr="008D5284">
              <w:rPr>
                <w:highlight w:val="yellow"/>
              </w:rPr>
              <w:t>‘</w:t>
            </w:r>
            <w:r w:rsidR="0002492A" w:rsidRPr="008D5284">
              <w:rPr>
                <w:highlight w:val="yellow"/>
              </w:rPr>
              <w:t>occurring</w:t>
            </w:r>
            <w:r w:rsidR="002D61AE" w:rsidRPr="008D5284">
              <w:rPr>
                <w:highlight w:val="yellow"/>
              </w:rPr>
              <w:t>’</w:t>
            </w:r>
            <w:r w:rsidR="0002492A" w:rsidRPr="008D5284">
              <w:rPr>
                <w:highlight w:val="yellow"/>
              </w:rPr>
              <w:t xml:space="preserve"> relative to a </w:t>
            </w:r>
            <w:r w:rsidR="00B804D8" w:rsidRPr="008D5284">
              <w:rPr>
                <w:highlight w:val="yellow"/>
              </w:rPr>
              <w:t xml:space="preserve">reference location </w:t>
            </w:r>
            <w:r w:rsidR="0002492A" w:rsidRPr="008D5284">
              <w:rPr>
                <w:highlight w:val="yellow"/>
              </w:rPr>
              <w:t xml:space="preserve">along </w:t>
            </w:r>
            <w:r w:rsidR="00B804D8" w:rsidRPr="008D5284">
              <w:rPr>
                <w:highlight w:val="yellow"/>
              </w:rPr>
              <w:t>the flowpath (linear element)</w:t>
            </w:r>
            <w:r w:rsidR="00DC1B1D">
              <w:rPr>
                <w:highlight w:val="yellow"/>
              </w:rPr>
              <w:t xml:space="preserve"> </w:t>
            </w:r>
          </w:p>
        </w:tc>
        <w:tc>
          <w:tcPr>
            <w:tcW w:w="1304" w:type="pct"/>
          </w:tcPr>
          <w:p w14:paraId="3CE157C9" w14:textId="15431769" w:rsidR="0002492A" w:rsidRPr="008D5284" w:rsidRDefault="00AC5977" w:rsidP="0002492A">
            <w:pPr>
              <w:spacing w:after="0"/>
              <w:rPr>
                <w:highlight w:val="yellow"/>
              </w:rPr>
            </w:pPr>
            <w:r w:rsidRPr="008D5284">
              <w:rPr>
                <w:highlight w:val="yellow"/>
              </w:rPr>
              <w:t>e</w:t>
            </w:r>
            <w:r w:rsidR="0002492A" w:rsidRPr="008D5284">
              <w:rPr>
                <w:highlight w:val="yellow"/>
              </w:rPr>
              <w:t>vent (feature)</w:t>
            </w:r>
            <w:r w:rsidRPr="008D5284">
              <w:rPr>
                <w:highlight w:val="yellow"/>
              </w:rPr>
              <w:t xml:space="preserve"> occurring along a linear element</w:t>
            </w:r>
            <w:r w:rsidR="00E06F66" w:rsidRPr="008D5284">
              <w:rPr>
                <w:highlight w:val="yellow"/>
              </w:rPr>
              <w:t xml:space="preserve"> located relative to a referent</w:t>
            </w:r>
          </w:p>
          <w:p w14:paraId="3628E029" w14:textId="06A1245E" w:rsidR="00F8795C" w:rsidRPr="008D5284" w:rsidRDefault="00F8795C" w:rsidP="0002492A">
            <w:pPr>
              <w:spacing w:after="0"/>
              <w:rPr>
                <w:highlight w:val="yellow"/>
              </w:rPr>
            </w:pPr>
          </w:p>
        </w:tc>
      </w:tr>
      <w:tr w:rsidR="001B151F" w:rsidRPr="00D7735B" w14:paraId="1A9A7733" w14:textId="77777777" w:rsidTr="00AB6BBE">
        <w:tc>
          <w:tcPr>
            <w:tcW w:w="1650" w:type="pct"/>
            <w:shd w:val="clear" w:color="auto" w:fill="F2F2F2" w:themeFill="background1" w:themeFillShade="F2"/>
          </w:tcPr>
          <w:p w14:paraId="6EA0BC3C" w14:textId="50043375" w:rsidR="002D61AE" w:rsidRPr="008D5284" w:rsidRDefault="002D61AE" w:rsidP="00AC5977">
            <w:pPr>
              <w:spacing w:after="0"/>
              <w:rPr>
                <w:highlight w:val="yellow"/>
              </w:rPr>
            </w:pPr>
            <w:r w:rsidRPr="008D5284">
              <w:rPr>
                <w:highlight w:val="yellow"/>
              </w:rPr>
              <w:t xml:space="preserve">Outfall </w:t>
            </w:r>
            <w:r w:rsidR="001B151F" w:rsidRPr="008D5284">
              <w:rPr>
                <w:highlight w:val="yellow"/>
              </w:rPr>
              <w:t xml:space="preserve">(associates </w:t>
            </w:r>
            <w:r w:rsidR="00AC5977" w:rsidRPr="008D5284">
              <w:rPr>
                <w:highlight w:val="yellow"/>
              </w:rPr>
              <w:t>a relative</w:t>
            </w:r>
            <w:r w:rsidR="001B151F" w:rsidRPr="008D5284">
              <w:rPr>
                <w:highlight w:val="yellow"/>
              </w:rPr>
              <w:t xml:space="preserve"> position)</w:t>
            </w:r>
          </w:p>
        </w:tc>
        <w:tc>
          <w:tcPr>
            <w:tcW w:w="2046" w:type="pct"/>
          </w:tcPr>
          <w:p w14:paraId="2762402F" w14:textId="62D2B8AC" w:rsidR="00B804D8" w:rsidRPr="008D5284" w:rsidRDefault="002D61AE" w:rsidP="00BC4757">
            <w:pPr>
              <w:spacing w:after="0"/>
              <w:rPr>
                <w:highlight w:val="yellow"/>
              </w:rPr>
            </w:pPr>
            <w:r w:rsidRPr="008D5284">
              <w:rPr>
                <w:highlight w:val="yellow"/>
              </w:rPr>
              <w:t xml:space="preserve">located </w:t>
            </w:r>
            <w:r w:rsidR="00180C2B" w:rsidRPr="008D5284">
              <w:rPr>
                <w:highlight w:val="yellow"/>
              </w:rPr>
              <w:t>outfall</w:t>
            </w:r>
            <w:r w:rsidRPr="008D5284">
              <w:rPr>
                <w:highlight w:val="yellow"/>
              </w:rPr>
              <w:t xml:space="preserve"> AT which, </w:t>
            </w:r>
            <w:r w:rsidR="00B804D8" w:rsidRPr="008D5284">
              <w:rPr>
                <w:highlight w:val="yellow"/>
              </w:rPr>
              <w:t xml:space="preserve">or </w:t>
            </w:r>
            <w:r w:rsidRPr="008D5284">
              <w:rPr>
                <w:highlight w:val="yellow"/>
              </w:rPr>
              <w:t>FROM</w:t>
            </w:r>
            <w:r w:rsidR="00180C2B" w:rsidRPr="008D5284">
              <w:rPr>
                <w:highlight w:val="yellow"/>
              </w:rPr>
              <w:t xml:space="preserve"> </w:t>
            </w:r>
            <w:r w:rsidRPr="008D5284">
              <w:rPr>
                <w:highlight w:val="yellow"/>
              </w:rPr>
              <w:t>which a position is assigned along the flowpath</w:t>
            </w:r>
            <w:r w:rsidR="00B804D8" w:rsidRPr="008D5284">
              <w:rPr>
                <w:highlight w:val="yellow"/>
              </w:rPr>
              <w:t>;</w:t>
            </w:r>
            <w:r w:rsidR="00BC4757" w:rsidRPr="008D5284">
              <w:rPr>
                <w:highlight w:val="yellow"/>
              </w:rPr>
              <w:t xml:space="preserve"> </w:t>
            </w:r>
            <w:r w:rsidR="00B804D8" w:rsidRPr="008D5284">
              <w:rPr>
                <w:highlight w:val="yellow"/>
              </w:rPr>
              <w:t xml:space="preserve">the outfall </w:t>
            </w:r>
            <w:r w:rsidR="00180C2B" w:rsidRPr="008D5284">
              <w:rPr>
                <w:highlight w:val="yellow"/>
              </w:rPr>
              <w:t>sets up</w:t>
            </w:r>
            <w:r w:rsidR="00B804D8" w:rsidRPr="008D5284">
              <w:rPr>
                <w:highlight w:val="yellow"/>
              </w:rPr>
              <w:t xml:space="preserve"> the origin of the </w:t>
            </w:r>
            <w:r w:rsidR="001C1C57" w:rsidRPr="008D5284">
              <w:rPr>
                <w:highlight w:val="yellow"/>
              </w:rPr>
              <w:t xml:space="preserve">river </w:t>
            </w:r>
            <w:r w:rsidR="00B804D8" w:rsidRPr="008D5284">
              <w:rPr>
                <w:highlight w:val="yellow"/>
              </w:rPr>
              <w:t>reference system of which the flowpath forms the axis</w:t>
            </w:r>
          </w:p>
        </w:tc>
        <w:tc>
          <w:tcPr>
            <w:tcW w:w="1304" w:type="pct"/>
          </w:tcPr>
          <w:p w14:paraId="7F45249C" w14:textId="7B529997" w:rsidR="002D61AE" w:rsidRPr="008D5284" w:rsidRDefault="00AC5977" w:rsidP="00180C2B">
            <w:pPr>
              <w:spacing w:after="0"/>
              <w:rPr>
                <w:highlight w:val="yellow"/>
              </w:rPr>
            </w:pPr>
            <w:r w:rsidRPr="008D5284">
              <w:rPr>
                <w:highlight w:val="yellow"/>
              </w:rPr>
              <w:t>already located</w:t>
            </w:r>
            <w:r w:rsidR="002D61AE" w:rsidRPr="008D5284">
              <w:rPr>
                <w:highlight w:val="yellow"/>
              </w:rPr>
              <w:t xml:space="preserve"> feature </w:t>
            </w:r>
            <w:r w:rsidRPr="008D5284">
              <w:rPr>
                <w:highlight w:val="yellow"/>
              </w:rPr>
              <w:t xml:space="preserve">(referent) AT, </w:t>
            </w:r>
            <w:r w:rsidR="00180C2B" w:rsidRPr="008D5284">
              <w:rPr>
                <w:highlight w:val="yellow"/>
              </w:rPr>
              <w:t>o</w:t>
            </w:r>
            <w:r w:rsidRPr="008D5284">
              <w:rPr>
                <w:highlight w:val="yellow"/>
              </w:rPr>
              <w:t>r FROM</w:t>
            </w:r>
            <w:r w:rsidR="00180C2B" w:rsidRPr="008D5284">
              <w:rPr>
                <w:highlight w:val="yellow"/>
              </w:rPr>
              <w:t>-TO</w:t>
            </w:r>
            <w:r w:rsidRPr="008D5284">
              <w:rPr>
                <w:highlight w:val="yellow"/>
              </w:rPr>
              <w:t xml:space="preserve"> which an event feature is located along </w:t>
            </w:r>
            <w:r w:rsidR="00180C2B" w:rsidRPr="008D5284">
              <w:rPr>
                <w:highlight w:val="yellow"/>
              </w:rPr>
              <w:t>the linear feature</w:t>
            </w:r>
          </w:p>
        </w:tc>
      </w:tr>
      <w:tr w:rsidR="001B151F" w:rsidRPr="00D7735B" w14:paraId="372EE826" w14:textId="77777777" w:rsidTr="00AB6BBE">
        <w:tc>
          <w:tcPr>
            <w:tcW w:w="1650" w:type="pct"/>
            <w:shd w:val="clear" w:color="auto" w:fill="F2F2F2" w:themeFill="background1" w:themeFillShade="F2"/>
          </w:tcPr>
          <w:p w14:paraId="27CBF074" w14:textId="06F807E4" w:rsidR="00B804D8" w:rsidRPr="008D5284" w:rsidRDefault="00B804D8" w:rsidP="00E76006">
            <w:pPr>
              <w:spacing w:after="0"/>
              <w:rPr>
                <w:highlight w:val="yellow"/>
              </w:rPr>
            </w:pPr>
            <w:proofErr w:type="spellStart"/>
            <w:r w:rsidRPr="008D5284">
              <w:rPr>
                <w:highlight w:val="yellow"/>
              </w:rPr>
              <w:t>OutfallRealization</w:t>
            </w:r>
            <w:proofErr w:type="spellEnd"/>
            <w:r w:rsidR="001B151F" w:rsidRPr="008D5284">
              <w:rPr>
                <w:highlight w:val="yellow"/>
              </w:rPr>
              <w:t xml:space="preserve"> (associates the realized outfall)</w:t>
            </w:r>
          </w:p>
        </w:tc>
        <w:tc>
          <w:tcPr>
            <w:tcW w:w="2046" w:type="pct"/>
          </w:tcPr>
          <w:p w14:paraId="75488259" w14:textId="5AEB1383" w:rsidR="00B804D8" w:rsidRPr="008D5284" w:rsidRDefault="001C1C57" w:rsidP="00E76006">
            <w:pPr>
              <w:spacing w:after="0"/>
              <w:rPr>
                <w:highlight w:val="yellow"/>
              </w:rPr>
            </w:pPr>
            <w:r w:rsidRPr="008D5284">
              <w:rPr>
                <w:highlight w:val="yellow"/>
              </w:rPr>
              <w:t>already existing</w:t>
            </w:r>
            <w:r w:rsidR="00BC4757" w:rsidRPr="008D5284">
              <w:rPr>
                <w:highlight w:val="yellow"/>
              </w:rPr>
              <w:t xml:space="preserve"> (real</w:t>
            </w:r>
            <w:r w:rsidR="00B804D8" w:rsidRPr="008D5284">
              <w:rPr>
                <w:highlight w:val="yellow"/>
              </w:rPr>
              <w:t xml:space="preserve">) outfall used as reference location relative to which the position is assigned;  </w:t>
            </w:r>
          </w:p>
          <w:p w14:paraId="4E2E9129" w14:textId="61A554E5" w:rsidR="001B151F" w:rsidRPr="008D5284" w:rsidRDefault="001B151F" w:rsidP="001B151F">
            <w:pPr>
              <w:spacing w:after="0"/>
              <w:rPr>
                <w:highlight w:val="yellow"/>
              </w:rPr>
            </w:pPr>
          </w:p>
        </w:tc>
        <w:tc>
          <w:tcPr>
            <w:tcW w:w="1304" w:type="pct"/>
          </w:tcPr>
          <w:p w14:paraId="6B83B7CB" w14:textId="43F30A43" w:rsidR="00B804D8" w:rsidRPr="008D5284" w:rsidRDefault="00180C2B" w:rsidP="00E76006">
            <w:pPr>
              <w:spacing w:after="0"/>
              <w:rPr>
                <w:highlight w:val="yellow"/>
              </w:rPr>
            </w:pPr>
            <w:r w:rsidRPr="008D5284">
              <w:rPr>
                <w:highlight w:val="yellow"/>
              </w:rPr>
              <w:t>already located feature (referent) AT, TO or FROM which an event feature is located along the linear feature</w:t>
            </w:r>
          </w:p>
        </w:tc>
      </w:tr>
      <w:tr w:rsidR="001B151F" w:rsidRPr="00D7735B" w14:paraId="74A4CE8A" w14:textId="77777777" w:rsidTr="00AB6BBE">
        <w:tc>
          <w:tcPr>
            <w:tcW w:w="1650" w:type="pct"/>
            <w:shd w:val="clear" w:color="auto" w:fill="F2F2F2" w:themeFill="background1" w:themeFillShade="F2"/>
          </w:tcPr>
          <w:p w14:paraId="68AB6A55" w14:textId="690E0CDF" w:rsidR="0002492A" w:rsidRPr="008D5284" w:rsidRDefault="0002492A" w:rsidP="001C1C57">
            <w:pPr>
              <w:spacing w:after="0"/>
              <w:rPr>
                <w:highlight w:val="yellow"/>
              </w:rPr>
            </w:pPr>
            <w:r w:rsidRPr="008D5284">
              <w:rPr>
                <w:highlight w:val="yellow"/>
              </w:rPr>
              <w:t>Flowpath</w:t>
            </w:r>
            <w:r w:rsidR="002D61AE" w:rsidRPr="008D5284">
              <w:rPr>
                <w:highlight w:val="yellow"/>
              </w:rPr>
              <w:t xml:space="preserve"> (</w:t>
            </w:r>
            <w:r w:rsidR="001C1C57" w:rsidRPr="008D5284">
              <w:rPr>
                <w:highlight w:val="yellow"/>
              </w:rPr>
              <w:t>associates the realized catchment</w:t>
            </w:r>
            <w:r w:rsidR="002D61AE" w:rsidRPr="008D5284">
              <w:rPr>
                <w:highlight w:val="yellow"/>
              </w:rPr>
              <w:t>)</w:t>
            </w:r>
            <w:r w:rsidRPr="008D5284">
              <w:rPr>
                <w:highlight w:val="yellow"/>
              </w:rPr>
              <w:t xml:space="preserve"> </w:t>
            </w:r>
          </w:p>
        </w:tc>
        <w:tc>
          <w:tcPr>
            <w:tcW w:w="2046" w:type="pct"/>
          </w:tcPr>
          <w:p w14:paraId="587509C7" w14:textId="635BE158" w:rsidR="0002492A" w:rsidRPr="008D5284" w:rsidRDefault="00BC4757" w:rsidP="00E76006">
            <w:pPr>
              <w:spacing w:after="0"/>
              <w:rPr>
                <w:highlight w:val="yellow"/>
              </w:rPr>
            </w:pPr>
            <w:r w:rsidRPr="008D5284">
              <w:rPr>
                <w:highlight w:val="yellow"/>
              </w:rPr>
              <w:t xml:space="preserve">one-dimensional flowpath </w:t>
            </w:r>
            <w:r w:rsidR="0002492A" w:rsidRPr="008D5284">
              <w:rPr>
                <w:highlight w:val="yellow"/>
              </w:rPr>
              <w:t>along which a position is assigned</w:t>
            </w:r>
            <w:r w:rsidRPr="008D5284">
              <w:rPr>
                <w:highlight w:val="yellow"/>
              </w:rPr>
              <w:t xml:space="preserve"> to an outfall, between two outfalls; the flowpath forms the axis of the reference system whose datum is defined by the realized catchment </w:t>
            </w:r>
          </w:p>
          <w:p w14:paraId="439DDD47" w14:textId="5329FE18" w:rsidR="0002492A" w:rsidRPr="008D5284" w:rsidRDefault="0002492A" w:rsidP="00E76006">
            <w:pPr>
              <w:spacing w:after="0"/>
              <w:rPr>
                <w:highlight w:val="yellow"/>
              </w:rPr>
            </w:pPr>
          </w:p>
        </w:tc>
        <w:tc>
          <w:tcPr>
            <w:tcW w:w="1304" w:type="pct"/>
          </w:tcPr>
          <w:p w14:paraId="1A3EC1FD" w14:textId="76EFE1F2" w:rsidR="0002492A" w:rsidRPr="008D5284" w:rsidRDefault="00E06F66" w:rsidP="006845DB">
            <w:pPr>
              <w:spacing w:after="0"/>
              <w:rPr>
                <w:highlight w:val="yellow"/>
              </w:rPr>
            </w:pPr>
            <w:r w:rsidRPr="008D5284">
              <w:rPr>
                <w:highlight w:val="yellow"/>
              </w:rPr>
              <w:t xml:space="preserve">locating (linear) feature along which an event is located </w:t>
            </w:r>
          </w:p>
        </w:tc>
      </w:tr>
      <w:tr w:rsidR="00AB6BBE" w:rsidRPr="00D7735B" w14:paraId="5BFDCE74" w14:textId="77777777" w:rsidTr="00AB6BBE">
        <w:tc>
          <w:tcPr>
            <w:tcW w:w="1650" w:type="pct"/>
            <w:shd w:val="clear" w:color="auto" w:fill="F2F2F2" w:themeFill="background1" w:themeFillShade="F2"/>
          </w:tcPr>
          <w:p w14:paraId="5D54BDA0" w14:textId="2B570800" w:rsidR="0002492A" w:rsidRPr="008D5284" w:rsidRDefault="00E06F66" w:rsidP="00AB6BBE">
            <w:pPr>
              <w:spacing w:after="0"/>
              <w:rPr>
                <w:highlight w:val="yellow"/>
              </w:rPr>
            </w:pPr>
            <w:proofErr w:type="spellStart"/>
            <w:r w:rsidRPr="008D5284">
              <w:rPr>
                <w:highlight w:val="yellow"/>
              </w:rPr>
              <w:t>DistanceToRef</w:t>
            </w:r>
            <w:r w:rsidR="00AB6BBE" w:rsidRPr="008D5284">
              <w:rPr>
                <w:highlight w:val="yellow"/>
              </w:rPr>
              <w:t>eren</w:t>
            </w:r>
            <w:r w:rsidRPr="008D5284">
              <w:rPr>
                <w:highlight w:val="yellow"/>
              </w:rPr>
              <w:t>t</w:t>
            </w:r>
            <w:proofErr w:type="spellEnd"/>
          </w:p>
        </w:tc>
        <w:tc>
          <w:tcPr>
            <w:tcW w:w="2046" w:type="pct"/>
          </w:tcPr>
          <w:p w14:paraId="16FB93F9" w14:textId="48B031E4" w:rsidR="0002492A" w:rsidRPr="008D5284" w:rsidRDefault="00AB6BBE" w:rsidP="00AB6BBE">
            <w:pPr>
              <w:spacing w:after="0"/>
              <w:rPr>
                <w:highlight w:val="yellow"/>
              </w:rPr>
            </w:pPr>
            <w:r w:rsidRPr="008D5284">
              <w:rPr>
                <w:highlight w:val="yellow"/>
              </w:rPr>
              <w:t>Data type, ‘measure’ expressing the indirect position as an absolute value</w:t>
            </w:r>
          </w:p>
        </w:tc>
        <w:tc>
          <w:tcPr>
            <w:tcW w:w="1304" w:type="pct"/>
          </w:tcPr>
          <w:p w14:paraId="4C68652A" w14:textId="21CC3ABA" w:rsidR="0002492A" w:rsidRPr="008D5284" w:rsidRDefault="007F416C" w:rsidP="00E76006">
            <w:pPr>
              <w:spacing w:after="0"/>
              <w:rPr>
                <w:highlight w:val="yellow"/>
              </w:rPr>
            </w:pPr>
            <w:r>
              <w:rPr>
                <w:highlight w:val="yellow"/>
              </w:rPr>
              <w:t xml:space="preserve">(absolute) measure of distance </w:t>
            </w:r>
          </w:p>
        </w:tc>
      </w:tr>
      <w:tr w:rsidR="001B151F" w:rsidRPr="00D7735B" w14:paraId="1BF5BAA2" w14:textId="77777777" w:rsidTr="00AB6BBE">
        <w:tc>
          <w:tcPr>
            <w:tcW w:w="1650" w:type="pct"/>
            <w:shd w:val="clear" w:color="auto" w:fill="F2F2F2" w:themeFill="background1" w:themeFillShade="F2"/>
          </w:tcPr>
          <w:p w14:paraId="20105296" w14:textId="15C9F81C" w:rsidR="005F1D17" w:rsidRPr="008D5284" w:rsidRDefault="00AB6BBE" w:rsidP="00E76006">
            <w:pPr>
              <w:spacing w:after="0"/>
              <w:rPr>
                <w:highlight w:val="yellow"/>
              </w:rPr>
            </w:pPr>
            <w:proofErr w:type="spellStart"/>
            <w:r w:rsidRPr="008D5284">
              <w:rPr>
                <w:highlight w:val="yellow"/>
              </w:rPr>
              <w:t>RelativePosition</w:t>
            </w:r>
            <w:proofErr w:type="spellEnd"/>
          </w:p>
        </w:tc>
        <w:tc>
          <w:tcPr>
            <w:tcW w:w="2046" w:type="pct"/>
          </w:tcPr>
          <w:p w14:paraId="2D3D02E9" w14:textId="2A76CF32" w:rsidR="005F1D17" w:rsidRPr="008D5284" w:rsidRDefault="00AB6BBE" w:rsidP="00AB6BBE">
            <w:pPr>
              <w:spacing w:after="0"/>
              <w:rPr>
                <w:highlight w:val="yellow"/>
              </w:rPr>
            </w:pPr>
            <w:r w:rsidRPr="008D5284">
              <w:rPr>
                <w:highlight w:val="yellow"/>
              </w:rPr>
              <w:t>Data type, ‘measure’ expressing the indirect position interpolative as percentage, or descriptive</w:t>
            </w:r>
          </w:p>
        </w:tc>
        <w:tc>
          <w:tcPr>
            <w:tcW w:w="1304" w:type="pct"/>
          </w:tcPr>
          <w:p w14:paraId="18A563E3" w14:textId="32F5B7EE" w:rsidR="005F1D17" w:rsidRPr="008D5284" w:rsidRDefault="007F416C" w:rsidP="00E76006">
            <w:pPr>
              <w:spacing w:after="0"/>
              <w:rPr>
                <w:highlight w:val="yellow"/>
              </w:rPr>
            </w:pPr>
            <w:r>
              <w:rPr>
                <w:highlight w:val="yellow"/>
              </w:rPr>
              <w:t>(interpolative) measure of distance</w:t>
            </w:r>
          </w:p>
        </w:tc>
      </w:tr>
      <w:tr w:rsidR="00E06F66" w:rsidRPr="00D7735B" w14:paraId="114435C9" w14:textId="77777777" w:rsidTr="00AB6BBE">
        <w:tc>
          <w:tcPr>
            <w:tcW w:w="1650" w:type="pct"/>
            <w:shd w:val="clear" w:color="auto" w:fill="F2F2F2" w:themeFill="background1" w:themeFillShade="F2"/>
          </w:tcPr>
          <w:p w14:paraId="05DE6317" w14:textId="730E3EA9" w:rsidR="00F8795C" w:rsidRPr="008D5284" w:rsidRDefault="00AB6BBE" w:rsidP="00E76006">
            <w:pPr>
              <w:spacing w:after="0"/>
              <w:rPr>
                <w:highlight w:val="yellow"/>
              </w:rPr>
            </w:pPr>
            <w:proofErr w:type="spellStart"/>
            <w:r w:rsidRPr="008D5284">
              <w:rPr>
                <w:highlight w:val="yellow"/>
              </w:rPr>
              <w:t>RelativePositionDescription</w:t>
            </w:r>
            <w:proofErr w:type="spellEnd"/>
          </w:p>
        </w:tc>
        <w:tc>
          <w:tcPr>
            <w:tcW w:w="2046" w:type="pct"/>
          </w:tcPr>
          <w:p w14:paraId="3F8C1843" w14:textId="24786EAB" w:rsidR="00F8795C" w:rsidRPr="008D5284" w:rsidRDefault="00AB6BBE" w:rsidP="00AB6BBE">
            <w:pPr>
              <w:spacing w:after="0"/>
              <w:rPr>
                <w:highlight w:val="yellow"/>
              </w:rPr>
            </w:pPr>
            <w:r w:rsidRPr="008D5284">
              <w:rPr>
                <w:highlight w:val="yellow"/>
              </w:rPr>
              <w:t xml:space="preserve">Code list, terms expressing the offset from the assigned position </w:t>
            </w:r>
          </w:p>
        </w:tc>
        <w:tc>
          <w:tcPr>
            <w:tcW w:w="1304" w:type="pct"/>
          </w:tcPr>
          <w:p w14:paraId="7C8B90F0" w14:textId="65FA3A41" w:rsidR="00F8795C" w:rsidRPr="008D5284" w:rsidRDefault="007F416C" w:rsidP="00E76006">
            <w:pPr>
              <w:spacing w:after="0"/>
              <w:rPr>
                <w:highlight w:val="yellow"/>
              </w:rPr>
            </w:pPr>
            <w:r>
              <w:rPr>
                <w:highlight w:val="yellow"/>
              </w:rPr>
              <w:t xml:space="preserve">offset (partly) </w:t>
            </w:r>
          </w:p>
        </w:tc>
      </w:tr>
    </w:tbl>
    <w:p w14:paraId="43760CD0" w14:textId="77777777" w:rsidR="006C61CD" w:rsidRPr="004618DA" w:rsidRDefault="006C61CD" w:rsidP="006C61CD">
      <w:pPr>
        <w:pStyle w:val="berschrift3"/>
        <w:rPr>
          <w:highlight w:val="yellow"/>
        </w:rPr>
      </w:pPr>
      <w:bookmarkStart w:id="92" w:name="_Toc464110977"/>
      <w:r>
        <w:rPr>
          <w:highlight w:val="yellow"/>
        </w:rPr>
        <w:t>River reference system</w:t>
      </w:r>
      <w:bookmarkEnd w:id="92"/>
    </w:p>
    <w:p w14:paraId="09152E8B" w14:textId="7B0C0609" w:rsidR="00833485" w:rsidRDefault="006C61CD" w:rsidP="006C61CD">
      <w:pPr>
        <w:pStyle w:val="StandardWeb"/>
        <w:jc w:val="both"/>
        <w:rPr>
          <w:highlight w:val="yellow"/>
          <w:lang w:val="en-US"/>
        </w:rPr>
      </w:pPr>
      <w:r w:rsidRPr="00B17F0B">
        <w:rPr>
          <w:highlight w:val="yellow"/>
          <w:lang w:val="en-US"/>
        </w:rPr>
        <w:t xml:space="preserve">This standard defines a simple linear river reference system </w:t>
      </w:r>
      <w:r w:rsidR="00833485">
        <w:rPr>
          <w:highlight w:val="yellow"/>
          <w:lang w:val="en-US"/>
        </w:rPr>
        <w:t xml:space="preserve">using the one-dimensional realization of a catchment </w:t>
      </w:r>
      <w:r w:rsidRPr="00B17F0B">
        <w:rPr>
          <w:highlight w:val="yellow"/>
          <w:lang w:val="en-US"/>
        </w:rPr>
        <w:t xml:space="preserve">as its shape and the outfall of the </w:t>
      </w:r>
      <w:r w:rsidR="00833485">
        <w:rPr>
          <w:highlight w:val="yellow"/>
          <w:lang w:val="en-US"/>
        </w:rPr>
        <w:t xml:space="preserve">realized </w:t>
      </w:r>
      <w:r w:rsidRPr="00B17F0B">
        <w:rPr>
          <w:highlight w:val="yellow"/>
          <w:lang w:val="en-US"/>
        </w:rPr>
        <w:t xml:space="preserve">catchment as its origin. </w:t>
      </w:r>
      <w:r w:rsidR="000F2E21">
        <w:rPr>
          <w:highlight w:val="yellow"/>
          <w:lang w:val="en-US"/>
        </w:rPr>
        <w:t>Recognizing</w:t>
      </w:r>
      <w:r w:rsidRPr="00B17F0B">
        <w:rPr>
          <w:highlight w:val="yellow"/>
          <w:lang w:val="en-US"/>
        </w:rPr>
        <w:t xml:space="preserve"> the feature of interest as outfall of a corresponding catchment, the unknown position of this outfall can be determined relative to an </w:t>
      </w:r>
      <w:r w:rsidR="00833485">
        <w:rPr>
          <w:highlight w:val="yellow"/>
          <w:lang w:val="en-US"/>
        </w:rPr>
        <w:t xml:space="preserve">already existing </w:t>
      </w:r>
      <w:r w:rsidRPr="00B17F0B">
        <w:rPr>
          <w:highlight w:val="yellow"/>
          <w:lang w:val="en-US"/>
        </w:rPr>
        <w:t xml:space="preserve">outfall </w:t>
      </w:r>
      <w:r w:rsidR="000F2E21">
        <w:rPr>
          <w:highlight w:val="yellow"/>
          <w:lang w:val="en-US"/>
        </w:rPr>
        <w:t xml:space="preserve">used as reference location. </w:t>
      </w:r>
    </w:p>
    <w:p w14:paraId="6683CA33" w14:textId="77777777" w:rsidR="004C77EE" w:rsidRDefault="006C61CD" w:rsidP="006C61CD">
      <w:pPr>
        <w:pStyle w:val="StandardWeb"/>
        <w:jc w:val="both"/>
        <w:rPr>
          <w:highlight w:val="yellow"/>
          <w:lang w:val="en-US"/>
        </w:rPr>
      </w:pPr>
      <w:r w:rsidRPr="00B17F0B">
        <w:rPr>
          <w:highlight w:val="yellow"/>
          <w:lang w:val="en-US"/>
        </w:rPr>
        <w:t xml:space="preserve">Each outfall is potentially the origin of </w:t>
      </w:r>
      <w:r w:rsidR="00833485">
        <w:rPr>
          <w:highlight w:val="yellow"/>
          <w:lang w:val="en-US"/>
        </w:rPr>
        <w:t>a</w:t>
      </w:r>
      <w:r w:rsidRPr="00B17F0B">
        <w:rPr>
          <w:highlight w:val="yellow"/>
          <w:lang w:val="en-US"/>
        </w:rPr>
        <w:t xml:space="preserve"> river reference system </w:t>
      </w:r>
      <w:r w:rsidR="00833485">
        <w:rPr>
          <w:highlight w:val="yellow"/>
          <w:lang w:val="en-US"/>
        </w:rPr>
        <w:t xml:space="preserve">owned by the realized catchment </w:t>
      </w:r>
      <w:r w:rsidRPr="00B17F0B">
        <w:rPr>
          <w:highlight w:val="yellow"/>
          <w:lang w:val="en-US"/>
        </w:rPr>
        <w:t xml:space="preserve">and uses the flowpath </w:t>
      </w:r>
      <w:r w:rsidR="000F2E21">
        <w:rPr>
          <w:highlight w:val="yellow"/>
          <w:lang w:val="en-US"/>
        </w:rPr>
        <w:t>realization</w:t>
      </w:r>
      <w:r w:rsidR="000F2E21" w:rsidRPr="00B17F0B">
        <w:rPr>
          <w:highlight w:val="yellow"/>
          <w:lang w:val="en-US"/>
        </w:rPr>
        <w:t xml:space="preserve"> as </w:t>
      </w:r>
      <w:r w:rsidR="000F2E21">
        <w:rPr>
          <w:highlight w:val="yellow"/>
          <w:lang w:val="en-US"/>
        </w:rPr>
        <w:t>axis</w:t>
      </w:r>
      <w:r w:rsidR="000F2E21" w:rsidRPr="00B17F0B">
        <w:rPr>
          <w:highlight w:val="yellow"/>
          <w:lang w:val="en-US"/>
        </w:rPr>
        <w:t xml:space="preserve">. </w:t>
      </w:r>
      <w:r w:rsidR="00833485">
        <w:rPr>
          <w:highlight w:val="yellow"/>
          <w:lang w:val="en-US"/>
        </w:rPr>
        <w:t xml:space="preserve">The orientation of the </w:t>
      </w:r>
      <w:r w:rsidR="000F2E21">
        <w:rPr>
          <w:highlight w:val="yellow"/>
          <w:lang w:val="en-US"/>
        </w:rPr>
        <w:t xml:space="preserve">flowpath </w:t>
      </w:r>
      <w:r w:rsidR="00833485">
        <w:rPr>
          <w:highlight w:val="yellow"/>
          <w:lang w:val="en-US"/>
        </w:rPr>
        <w:t xml:space="preserve">axis is </w:t>
      </w:r>
      <w:r w:rsidR="00714D78">
        <w:rPr>
          <w:highlight w:val="yellow"/>
          <w:lang w:val="en-US"/>
        </w:rPr>
        <w:t xml:space="preserve">always </w:t>
      </w:r>
      <w:r w:rsidR="000F2E21">
        <w:rPr>
          <w:highlight w:val="yellow"/>
          <w:lang w:val="en-US"/>
        </w:rPr>
        <w:t>from origin towards</w:t>
      </w:r>
      <w:r w:rsidR="000F2E21" w:rsidRPr="00B17F0B">
        <w:rPr>
          <w:highlight w:val="yellow"/>
          <w:lang w:val="en-US"/>
        </w:rPr>
        <w:t xml:space="preserve"> </w:t>
      </w:r>
      <w:r w:rsidR="000F2E21">
        <w:rPr>
          <w:highlight w:val="yellow"/>
          <w:lang w:val="en-US"/>
        </w:rPr>
        <w:t xml:space="preserve">the reference location, and always </w:t>
      </w:r>
      <w:r w:rsidR="004C77EE">
        <w:rPr>
          <w:highlight w:val="yellow"/>
          <w:lang w:val="en-US"/>
        </w:rPr>
        <w:t xml:space="preserve">declared </w:t>
      </w:r>
      <w:r w:rsidR="000F2E21">
        <w:rPr>
          <w:highlight w:val="yellow"/>
          <w:lang w:val="en-US"/>
        </w:rPr>
        <w:t xml:space="preserve">in relation to </w:t>
      </w:r>
      <w:r w:rsidR="000F2E21">
        <w:rPr>
          <w:highlight w:val="yellow"/>
          <w:lang w:val="en-US"/>
        </w:rPr>
        <w:lastRenderedPageBreak/>
        <w:t xml:space="preserve">the catchment realized by the flowpath. </w:t>
      </w:r>
      <w:r w:rsidR="004C77EE">
        <w:rPr>
          <w:highlight w:val="yellow"/>
          <w:lang w:val="en-US"/>
        </w:rPr>
        <w:t xml:space="preserve">This given, the river reference system defined by a </w:t>
      </w:r>
      <w:r w:rsidR="00714D78">
        <w:rPr>
          <w:highlight w:val="yellow"/>
          <w:lang w:val="en-US"/>
        </w:rPr>
        <w:t xml:space="preserve">contributing catchment </w:t>
      </w:r>
      <w:r w:rsidR="004C77EE">
        <w:rPr>
          <w:highlight w:val="yellow"/>
          <w:lang w:val="en-US"/>
        </w:rPr>
        <w:t>has an origin at outflow node and flowpath directed towards the inflow node upstream</w:t>
      </w:r>
      <w:r w:rsidR="00714D78">
        <w:rPr>
          <w:highlight w:val="yellow"/>
          <w:lang w:val="en-US"/>
        </w:rPr>
        <w:t xml:space="preserve">, </w:t>
      </w:r>
      <w:r w:rsidR="004C77EE">
        <w:rPr>
          <w:highlight w:val="yellow"/>
          <w:lang w:val="en-US"/>
        </w:rPr>
        <w:t xml:space="preserve">vice versa a receiving catchment sets up an origin at inflow node from where the flowpath is directed to the outflow node downstream. </w:t>
      </w:r>
    </w:p>
    <w:p w14:paraId="104F2226" w14:textId="45F5D35E" w:rsidR="00CE2BEB" w:rsidRDefault="006C61CD" w:rsidP="00181AFC">
      <w:pPr>
        <w:pStyle w:val="StandardWeb"/>
        <w:jc w:val="both"/>
        <w:rPr>
          <w:lang w:val="en-US"/>
        </w:rPr>
      </w:pPr>
      <w:r w:rsidRPr="00B17F0B">
        <w:rPr>
          <w:highlight w:val="yellow"/>
          <w:lang w:val="en-US"/>
        </w:rPr>
        <w:t>The position is provided as the distance (length) of the curve representing the flowpath between both outfalls, or as percentage of the entire distance. In order to use an interpolative (percentage along a flowpath) linear referencing method, the flowpath used as the river reference system's shape must be bounded by an inflow and outflow node, whereby one of these must be the origin.</w:t>
      </w:r>
    </w:p>
    <w:p w14:paraId="3E1C45E3" w14:textId="1B7197C0" w:rsidR="0068660C" w:rsidRPr="0068660C" w:rsidRDefault="0068660C" w:rsidP="00181AFC">
      <w:pPr>
        <w:pStyle w:val="StandardWeb"/>
        <w:jc w:val="both"/>
        <w:rPr>
          <w:lang w:val="en-US"/>
        </w:rPr>
      </w:pPr>
      <w:r w:rsidRPr="0068660C">
        <w:rPr>
          <w:highlight w:val="yellow"/>
        </w:rPr>
        <w:t xml:space="preserve">The </w:t>
      </w:r>
      <w:proofErr w:type="spellStart"/>
      <w:r w:rsidRPr="0068660C">
        <w:rPr>
          <w:highlight w:val="yellow"/>
        </w:rPr>
        <w:t>HY_RiverReferenceSystem</w:t>
      </w:r>
      <w:proofErr w:type="spellEnd"/>
      <w:r w:rsidRPr="0068660C">
        <w:rPr>
          <w:highlight w:val="yellow"/>
        </w:rPr>
        <w:t xml:space="preserve"> , </w:t>
      </w:r>
      <w:proofErr w:type="spellStart"/>
      <w:r w:rsidRPr="0068660C">
        <w:rPr>
          <w:highlight w:val="yellow"/>
        </w:rPr>
        <w:t>HY_IndirectPosition</w:t>
      </w:r>
      <w:proofErr w:type="spellEnd"/>
      <w:r w:rsidRPr="0068660C">
        <w:rPr>
          <w:highlight w:val="yellow"/>
        </w:rPr>
        <w:t xml:space="preserve"> feature types defined to reflect the positioning ‘along a river’, as well as the data types </w:t>
      </w:r>
      <w:proofErr w:type="spellStart"/>
      <w:r w:rsidRPr="0068660C">
        <w:rPr>
          <w:highlight w:val="yellow"/>
        </w:rPr>
        <w:t>HY_DistanceToReferent</w:t>
      </w:r>
      <w:proofErr w:type="spellEnd"/>
      <w:r w:rsidRPr="0068660C">
        <w:rPr>
          <w:highlight w:val="yellow"/>
        </w:rPr>
        <w:t xml:space="preserve"> and </w:t>
      </w:r>
      <w:proofErr w:type="spellStart"/>
      <w:r w:rsidRPr="0068660C">
        <w:rPr>
          <w:highlight w:val="yellow"/>
        </w:rPr>
        <w:t>HY_RelativePosition</w:t>
      </w:r>
      <w:proofErr w:type="spellEnd"/>
      <w:r w:rsidRPr="0068660C">
        <w:rPr>
          <w:highlight w:val="yellow"/>
        </w:rPr>
        <w:t xml:space="preserve"> and </w:t>
      </w:r>
      <w:proofErr w:type="spellStart"/>
      <w:r w:rsidRPr="0068660C">
        <w:rPr>
          <w:highlight w:val="yellow"/>
        </w:rPr>
        <w:t>HY_RelativePositionDescirption</w:t>
      </w:r>
      <w:proofErr w:type="spellEnd"/>
      <w:r w:rsidRPr="0068660C">
        <w:rPr>
          <w:highlight w:val="yellow"/>
        </w:rPr>
        <w:t xml:space="preserve"> code list are described in section 7.4.4 of this standard.</w:t>
      </w:r>
    </w:p>
    <w:p w14:paraId="0F79605F" w14:textId="2F061824" w:rsidR="00327231" w:rsidRPr="004F5D4B" w:rsidRDefault="009B0454" w:rsidP="00327231">
      <w:pPr>
        <w:pStyle w:val="berschrift2"/>
        <w:rPr>
          <w:highlight w:val="yellow"/>
        </w:rPr>
      </w:pPr>
      <w:bookmarkStart w:id="93" w:name="_Toc458775735"/>
      <w:bookmarkStart w:id="94" w:name="_Toc464110978"/>
      <w:r>
        <w:rPr>
          <w:highlight w:val="yellow"/>
        </w:rPr>
        <w:t xml:space="preserve">Surface water hydrology </w:t>
      </w:r>
      <w:r w:rsidR="00327231" w:rsidRPr="004F5D4B">
        <w:rPr>
          <w:highlight w:val="yellow"/>
        </w:rPr>
        <w:t>networks</w:t>
      </w:r>
      <w:bookmarkEnd w:id="93"/>
      <w:bookmarkEnd w:id="94"/>
    </w:p>
    <w:p w14:paraId="44DA567A" w14:textId="3FFA423A" w:rsidR="00D21FE6" w:rsidRPr="004F5D4B" w:rsidRDefault="00D21FE6" w:rsidP="00D21FE6">
      <w:pPr>
        <w:pStyle w:val="StandardWeb"/>
        <w:jc w:val="both"/>
        <w:rPr>
          <w:highlight w:val="yellow"/>
          <w:lang w:val="en-US"/>
        </w:rPr>
      </w:pPr>
      <w:r w:rsidRPr="004F5D4B">
        <w:rPr>
          <w:highlight w:val="yellow"/>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these by defining separate realizations of the catchment and outfall concepts which may be </w:t>
      </w:r>
      <w:r w:rsidR="00100CB3" w:rsidRPr="004F5D4B">
        <w:rPr>
          <w:highlight w:val="yellow"/>
          <w:lang w:val="en-US"/>
        </w:rPr>
        <w:t xml:space="preserve">represented as </w:t>
      </w:r>
      <w:r w:rsidRPr="004F5D4B">
        <w:rPr>
          <w:highlight w:val="yellow"/>
          <w:lang w:val="en-US"/>
        </w:rPr>
        <w:t xml:space="preserve">simple points, lines, or polygons, and may be complex aggregate networks made up of collections of point, line, or polygon representations. The need to support such collections across scales is supported through the general concept of the Hydro Network described below. </w:t>
      </w:r>
    </w:p>
    <w:p w14:paraId="073454A0" w14:textId="0787FAAA" w:rsidR="00D21FE6" w:rsidRPr="004F5D4B" w:rsidRDefault="00D21FE6" w:rsidP="00D21FE6">
      <w:pPr>
        <w:pStyle w:val="StandardWeb"/>
        <w:jc w:val="both"/>
        <w:rPr>
          <w:highlight w:val="yellow"/>
          <w:lang w:val="en-US"/>
        </w:rPr>
      </w:pPr>
      <w:r w:rsidRPr="004F5D4B">
        <w:rPr>
          <w:highlight w:val="yellow"/>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w:t>
      </w:r>
      <w:r w:rsidR="00100CB3" w:rsidRPr="004F5D4B">
        <w:rPr>
          <w:highlight w:val="yellow"/>
          <w:lang w:val="en-US"/>
        </w:rPr>
        <w:t xml:space="preserve">realization </w:t>
      </w:r>
      <w:r w:rsidRPr="004F5D4B">
        <w:rPr>
          <w:highlight w:val="yellow"/>
          <w:lang w:val="en-US"/>
        </w:rPr>
        <w:t xml:space="preserve">of that catchment regardless of the geometric representation in a particular data product. For example, an entire hydrographic network </w:t>
      </w:r>
      <w:r w:rsidR="00100CB3" w:rsidRPr="004F5D4B">
        <w:rPr>
          <w:highlight w:val="yellow"/>
          <w:lang w:val="en-US"/>
        </w:rPr>
        <w:t xml:space="preserve">realization </w:t>
      </w:r>
      <w:r w:rsidRPr="004F5D4B">
        <w:rPr>
          <w:highlight w:val="yellow"/>
          <w:lang w:val="en-US"/>
        </w:rPr>
        <w:t>of a catchment can have simple relationships to the hydrographic network of its up</w:t>
      </w:r>
      <w:r w:rsidR="00100CB3" w:rsidRPr="004F5D4B">
        <w:rPr>
          <w:highlight w:val="yellow"/>
          <w:lang w:val="en-US"/>
        </w:rPr>
        <w:t>stream</w:t>
      </w:r>
      <w:r w:rsidRPr="004F5D4B">
        <w:rPr>
          <w:highlight w:val="yellow"/>
          <w:lang w:val="en-US"/>
        </w:rPr>
        <w:t xml:space="preserve"> and downstream catchments if the network itself is understood to adopt </w:t>
      </w:r>
      <w:r w:rsidR="00100CB3" w:rsidRPr="004F5D4B">
        <w:rPr>
          <w:highlight w:val="yellow"/>
          <w:lang w:val="en-US"/>
        </w:rPr>
        <w:t xml:space="preserve">the </w:t>
      </w:r>
      <w:r w:rsidRPr="004F5D4B">
        <w:rPr>
          <w:highlight w:val="yellow"/>
          <w:lang w:val="en-US"/>
        </w:rPr>
        <w:t xml:space="preserve">basic catchment </w:t>
      </w:r>
      <w:r w:rsidR="00100CB3" w:rsidRPr="004F5D4B">
        <w:rPr>
          <w:highlight w:val="yellow"/>
          <w:lang w:val="en-US"/>
        </w:rPr>
        <w:t xml:space="preserve"> topology pattern</w:t>
      </w:r>
      <w:r w:rsidRPr="004F5D4B">
        <w:rPr>
          <w:highlight w:val="yellow"/>
          <w:lang w:val="en-US"/>
        </w:rPr>
        <w:t xml:space="preserve">. </w:t>
      </w:r>
    </w:p>
    <w:p w14:paraId="7D9F2A7B" w14:textId="1FE6F830" w:rsidR="00D21FE6" w:rsidRPr="004F5D4B" w:rsidRDefault="00D21FE6" w:rsidP="00D21FE6">
      <w:pPr>
        <w:pStyle w:val="StandardWeb"/>
        <w:jc w:val="both"/>
        <w:rPr>
          <w:highlight w:val="yellow"/>
          <w:lang w:val="en-US"/>
        </w:rPr>
      </w:pPr>
      <w:r w:rsidRPr="004F5D4B">
        <w:rPr>
          <w:highlight w:val="yellow"/>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w:t>
      </w:r>
      <w:r w:rsidR="00100CB3" w:rsidRPr="004F5D4B">
        <w:rPr>
          <w:highlight w:val="yellow"/>
          <w:lang w:val="en-US"/>
        </w:rPr>
        <w:t xml:space="preserve">geometric </w:t>
      </w:r>
      <w:r w:rsidRPr="004F5D4B">
        <w:rPr>
          <w:highlight w:val="yellow"/>
          <w:lang w:val="en-US"/>
        </w:rPr>
        <w:t xml:space="preserve">representations as (poly)lines and polygons. For example, a fixed landmark on a water body, a cross-section separating a watercourse, or a station along the network, can be considered to be outfalls (outflow nodes) of a contributing catchment (link); a flowpath </w:t>
      </w:r>
      <w:r w:rsidR="00100CB3" w:rsidRPr="004F5D4B">
        <w:rPr>
          <w:highlight w:val="yellow"/>
          <w:lang w:val="en-US"/>
        </w:rPr>
        <w:t xml:space="preserve">realizing </w:t>
      </w:r>
      <w:r w:rsidRPr="004F5D4B">
        <w:rPr>
          <w:highlight w:val="yellow"/>
          <w:lang w:val="en-US"/>
        </w:rPr>
        <w:t xml:space="preserve">a catchment may be drawn from an ‘inflow‘ node to the ‘outflow‘ node linking the nodes through the </w:t>
      </w:r>
      <w:r w:rsidR="00100CB3" w:rsidRPr="004F5D4B">
        <w:rPr>
          <w:highlight w:val="yellow"/>
          <w:lang w:val="en-US"/>
        </w:rPr>
        <w:t xml:space="preserve">realized </w:t>
      </w:r>
      <w:r w:rsidRPr="004F5D4B">
        <w:rPr>
          <w:highlight w:val="yellow"/>
          <w:lang w:val="en-US"/>
        </w:rPr>
        <w:lastRenderedPageBreak/>
        <w:t xml:space="preserve">catchment. As with the hydrographic (water body) and channel (conveyance) network, the abstract catchment topology </w:t>
      </w:r>
      <w:r w:rsidR="005130F1">
        <w:rPr>
          <w:highlight w:val="yellow"/>
          <w:lang w:val="en-US"/>
        </w:rPr>
        <w:t>pattern</w:t>
      </w:r>
      <w:r w:rsidR="005130F1" w:rsidRPr="004F5D4B">
        <w:rPr>
          <w:highlight w:val="yellow"/>
          <w:lang w:val="en-US"/>
        </w:rPr>
        <w:t xml:space="preserve"> </w:t>
      </w:r>
      <w:r w:rsidRPr="004F5D4B">
        <w:rPr>
          <w:highlight w:val="yellow"/>
          <w:lang w:val="en-US"/>
        </w:rPr>
        <w:t xml:space="preserve">can be applied to any logical or virtual network, e.g. a network of logically connected hydrometric stations. </w:t>
      </w:r>
    </w:p>
    <w:p w14:paraId="5E2D9EE7" w14:textId="77777777" w:rsidR="00D21FE6" w:rsidRPr="004F5D4B" w:rsidRDefault="00D21FE6" w:rsidP="00D21FE6">
      <w:pPr>
        <w:pStyle w:val="StandardWeb"/>
        <w:keepNext/>
        <w:jc w:val="center"/>
        <w:rPr>
          <w:highlight w:val="yellow"/>
          <w:lang w:val="en-US"/>
        </w:rPr>
      </w:pPr>
      <w:r w:rsidRPr="004F5D4B">
        <w:rPr>
          <w:noProof/>
          <w:highlight w:val="yellow"/>
          <w:lang w:val="en-US" w:eastAsia="en-US"/>
        </w:rPr>
        <w:drawing>
          <wp:inline distT="0" distB="0" distL="0" distR="0" wp14:anchorId="25174143" wp14:editId="082F74AB">
            <wp:extent cx="4256405" cy="4556125"/>
            <wp:effectExtent l="0" t="0" r="0" b="0"/>
            <wp:docPr id="7" name="Grafik 7"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1735E541" w14:textId="14FC39C0" w:rsidR="00D21FE6" w:rsidRPr="004F5D4B" w:rsidRDefault="00D21FE6" w:rsidP="00D21FE6">
      <w:pPr>
        <w:pStyle w:val="OGCFigure"/>
        <w:rPr>
          <w:highlight w:val="yellow"/>
        </w:rPr>
      </w:pPr>
      <w:bookmarkStart w:id="95" w:name="_Ref463849328"/>
      <w:bookmarkStart w:id="96" w:name="_Toc464111042"/>
      <w:r w:rsidRPr="004F5D4B">
        <w:rPr>
          <w:highlight w:val="yellow"/>
        </w:rPr>
        <w:t xml:space="preserve">Figure </w:t>
      </w:r>
      <w:r w:rsidR="00DC1B1D" w:rsidRPr="004F5D4B">
        <w:rPr>
          <w:highlight w:val="yellow"/>
        </w:rPr>
        <w:fldChar w:fldCharType="begin"/>
      </w:r>
      <w:r w:rsidR="00DC1B1D" w:rsidRPr="004F5D4B">
        <w:rPr>
          <w:highlight w:val="yellow"/>
        </w:rPr>
        <w:instrText xml:space="preserve"> SEQ Figure \* ARABIC </w:instrText>
      </w:r>
      <w:r w:rsidR="00DC1B1D" w:rsidRPr="004F5D4B">
        <w:rPr>
          <w:highlight w:val="yellow"/>
        </w:rPr>
        <w:fldChar w:fldCharType="separate"/>
      </w:r>
      <w:r w:rsidR="00857818">
        <w:rPr>
          <w:noProof/>
          <w:highlight w:val="yellow"/>
        </w:rPr>
        <w:t>17</w:t>
      </w:r>
      <w:r w:rsidR="00DC1B1D" w:rsidRPr="004F5D4B">
        <w:rPr>
          <w:noProof/>
          <w:highlight w:val="yellow"/>
        </w:rPr>
        <w:fldChar w:fldCharType="end"/>
      </w:r>
      <w:bookmarkEnd w:id="95"/>
      <w:r w:rsidRPr="004F5D4B">
        <w:rPr>
          <w:highlight w:val="yellow"/>
        </w:rPr>
        <w:t>: Cyclic nature of the HY_Features basic model</w:t>
      </w:r>
      <w:bookmarkEnd w:id="96"/>
    </w:p>
    <w:p w14:paraId="09A8A038" w14:textId="5605F02A" w:rsidR="00D21FE6" w:rsidRPr="004F5D4B" w:rsidRDefault="00D37266" w:rsidP="00D21FE6">
      <w:pPr>
        <w:jc w:val="both"/>
        <w:rPr>
          <w:highlight w:val="yellow"/>
        </w:rPr>
      </w:pPr>
      <w:r w:rsidRPr="00857818">
        <w:rPr>
          <w:highlight w:val="yellow"/>
        </w:rPr>
        <w:fldChar w:fldCharType="begin"/>
      </w:r>
      <w:r w:rsidRPr="004F5D4B">
        <w:rPr>
          <w:highlight w:val="yellow"/>
        </w:rPr>
        <w:instrText xml:space="preserve"> REF _Ref463849328 \h </w:instrText>
      </w:r>
      <w:r w:rsidR="004F5D4B">
        <w:rPr>
          <w:highlight w:val="yellow"/>
        </w:rPr>
        <w:instrText xml:space="preserve"> \* MERGEFORMAT </w:instrText>
      </w:r>
      <w:r w:rsidRPr="00857818">
        <w:rPr>
          <w:highlight w:val="yellow"/>
        </w:rPr>
      </w:r>
      <w:r w:rsidRPr="00857818">
        <w:rPr>
          <w:highlight w:val="yellow"/>
        </w:rPr>
        <w:fldChar w:fldCharType="separate"/>
      </w:r>
      <w:r w:rsidRPr="004F5D4B">
        <w:rPr>
          <w:highlight w:val="yellow"/>
        </w:rPr>
        <w:t xml:space="preserve">Figure </w:t>
      </w:r>
      <w:r w:rsidRPr="004F5D4B">
        <w:rPr>
          <w:noProof/>
          <w:highlight w:val="yellow"/>
        </w:rPr>
        <w:t>17</w:t>
      </w:r>
      <w:r w:rsidRPr="00857818">
        <w:rPr>
          <w:highlight w:val="yellow"/>
        </w:rPr>
        <w:fldChar w:fldCharType="end"/>
      </w:r>
      <w:r w:rsidR="00D21FE6" w:rsidRPr="004F5D4B">
        <w:rPr>
          <w:highlight w:val="yellow"/>
        </w:rPr>
        <w:t xml:space="preserve"> illustrates the circular relationship between five functional components of the HY_Features model: the </w:t>
      </w:r>
      <w:r w:rsidR="00100CB3" w:rsidRPr="004F5D4B">
        <w:rPr>
          <w:highlight w:val="yellow"/>
        </w:rPr>
        <w:t xml:space="preserve">(logical) </w:t>
      </w:r>
      <w:r w:rsidR="00D21FE6" w:rsidRPr="004F5D4B">
        <w:rPr>
          <w:highlight w:val="yellow"/>
        </w:rPr>
        <w:t>catchment concept</w:t>
      </w:r>
      <w:r w:rsidR="004F5D4B" w:rsidRPr="004F5D4B">
        <w:rPr>
          <w:highlight w:val="yellow"/>
        </w:rPr>
        <w:t xml:space="preserve"> (at any scale)</w:t>
      </w:r>
      <w:r w:rsidR="00D21FE6" w:rsidRPr="004F5D4B">
        <w:rPr>
          <w:highlight w:val="yellow"/>
        </w:rPr>
        <w:t xml:space="preserve">, </w:t>
      </w:r>
      <w:r w:rsidR="004F5D4B" w:rsidRPr="004F5D4B">
        <w:rPr>
          <w:highlight w:val="yellow"/>
        </w:rPr>
        <w:t xml:space="preserve">simple topological </w:t>
      </w:r>
      <w:r w:rsidR="00D21FE6" w:rsidRPr="004F5D4B">
        <w:rPr>
          <w:highlight w:val="yellow"/>
        </w:rPr>
        <w:t>realization</w:t>
      </w:r>
      <w:r w:rsidR="004F5D4B" w:rsidRPr="004F5D4B">
        <w:rPr>
          <w:highlight w:val="yellow"/>
        </w:rPr>
        <w:t xml:space="preserve"> of catchment and outfall</w:t>
      </w:r>
      <w:r w:rsidR="00D21FE6" w:rsidRPr="004F5D4B">
        <w:rPr>
          <w:highlight w:val="yellow"/>
        </w:rPr>
        <w:t>, hydro</w:t>
      </w:r>
      <w:r w:rsidR="00100CB3" w:rsidRPr="004F5D4B">
        <w:rPr>
          <w:highlight w:val="yellow"/>
        </w:rPr>
        <w:t>logical</w:t>
      </w:r>
      <w:r w:rsidR="00D21FE6" w:rsidRPr="004F5D4B">
        <w:rPr>
          <w:highlight w:val="yellow"/>
        </w:rPr>
        <w:t xml:space="preserve"> networks, </w:t>
      </w:r>
      <w:proofErr w:type="spellStart"/>
      <w:r w:rsidR="00D21FE6" w:rsidRPr="004F5D4B">
        <w:rPr>
          <w:highlight w:val="yellow"/>
        </w:rPr>
        <w:t>waterbodiesand</w:t>
      </w:r>
      <w:proofErr w:type="spellEnd"/>
      <w:r w:rsidR="00D21FE6" w:rsidRPr="004F5D4B">
        <w:rPr>
          <w:highlight w:val="yellow"/>
        </w:rPr>
        <w:t xml:space="preserve"> </w:t>
      </w:r>
      <w:r w:rsidR="004F5D4B" w:rsidRPr="004F5D4B">
        <w:rPr>
          <w:highlight w:val="yellow"/>
        </w:rPr>
        <w:t xml:space="preserve">containers associated with realized </w:t>
      </w:r>
      <w:r w:rsidR="00D21FE6" w:rsidRPr="004F5D4B">
        <w:rPr>
          <w:highlight w:val="yellow"/>
        </w:rPr>
        <w:t>outfalls. The cyclic nature of the basic model supports crossing scale through nesting of more or less detailed catchment realizations.</w:t>
      </w:r>
    </w:p>
    <w:p w14:paraId="15493F5D" w14:textId="645CF8D0" w:rsidR="00D21FE6" w:rsidRPr="008E510D" w:rsidRDefault="00890C2F" w:rsidP="004F5D4B">
      <w:pPr>
        <w:pStyle w:val="StandardWeb"/>
        <w:jc w:val="both"/>
      </w:pPr>
      <w:r w:rsidRPr="004F5D4B">
        <w:rPr>
          <w:highlight w:val="yellow"/>
          <w:lang w:val="en-US"/>
        </w:rPr>
        <w:t xml:space="preserve">Hydrographic data is commonly organized into networks. </w:t>
      </w:r>
      <w:r w:rsidR="004F5D4B" w:rsidRPr="004F5D4B">
        <w:rPr>
          <w:highlight w:val="yellow"/>
          <w:lang w:val="en-US"/>
        </w:rPr>
        <w:t xml:space="preserve"> </w:t>
      </w:r>
      <w:r w:rsidRPr="004F5D4B">
        <w:rPr>
          <w:highlight w:val="yellow"/>
          <w:lang w:val="en-US"/>
        </w:rPr>
        <w:t xml:space="preserve">The following sections first describe </w:t>
      </w:r>
      <w:r w:rsidR="004F5D4B" w:rsidRPr="004F5D4B">
        <w:rPr>
          <w:highlight w:val="yellow"/>
          <w:lang w:val="en-US"/>
        </w:rPr>
        <w:t xml:space="preserve">the hydrographic network of waterbodies, channel network connected conveyances, and hydrometric network of monitoring stations realizing a catchment, and </w:t>
      </w:r>
      <w:r w:rsidRPr="004F5D4B">
        <w:rPr>
          <w:highlight w:val="yellow"/>
          <w:lang w:val="en-US"/>
        </w:rPr>
        <w:t>how these networks relate to each other in the context of the overall HY_Features model. The main function of these network models is to allow an aggregate of hydrologic features at one scale to act as a single encapsulated entity at another scale.</w:t>
      </w:r>
      <w:r w:rsidRPr="008E510D">
        <w:rPr>
          <w:lang w:val="en-US"/>
        </w:rPr>
        <w:t xml:space="preserve"> </w:t>
      </w:r>
    </w:p>
    <w:p w14:paraId="4EA9C60F" w14:textId="17D8EDDB" w:rsidR="00D21FE6" w:rsidRPr="004E763B" w:rsidRDefault="00D21FE6" w:rsidP="004E763B">
      <w:pPr>
        <w:pStyle w:val="berschrift3"/>
        <w:rPr>
          <w:highlight w:val="yellow"/>
        </w:rPr>
      </w:pPr>
      <w:bookmarkStart w:id="97" w:name="_Toc464110979"/>
      <w:r w:rsidRPr="004E763B">
        <w:rPr>
          <w:highlight w:val="yellow"/>
        </w:rPr>
        <w:lastRenderedPageBreak/>
        <w:t>Hydrographic and channel network</w:t>
      </w:r>
      <w:bookmarkEnd w:id="97"/>
    </w:p>
    <w:p w14:paraId="62201A65" w14:textId="77777777" w:rsidR="00D21FE6" w:rsidRPr="004E763B" w:rsidRDefault="00D21FE6" w:rsidP="00D21FE6">
      <w:pPr>
        <w:pStyle w:val="StandardWeb"/>
        <w:jc w:val="both"/>
        <w:rPr>
          <w:highlight w:val="yellow"/>
          <w:lang w:val="en-US"/>
        </w:rPr>
      </w:pPr>
      <w:r w:rsidRPr="004E763B">
        <w:rPr>
          <w:highlight w:val="yellow"/>
          <w:lang w:val="en-US"/>
        </w:rPr>
        <w:t xml:space="preserve">Following the definitions in the UNESCO-WMO "International Glossary of Hydrology" [9]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surface-water bodies only. A conceptual model capturing the specifics of bodies of groundwater as well as aquifers containing groundwater are provided by the WaterML2 Part 4 - GroundwaterML2 specification [6]. </w:t>
      </w:r>
    </w:p>
    <w:p w14:paraId="04A17295" w14:textId="0D3BFAB2" w:rsidR="00D21FE6" w:rsidRPr="004E763B" w:rsidRDefault="00D21FE6" w:rsidP="00D21FE6">
      <w:pPr>
        <w:pStyle w:val="StandardWeb"/>
        <w:jc w:val="both"/>
        <w:rPr>
          <w:b/>
          <w:highlight w:val="yellow"/>
          <w:lang w:val="en-US"/>
        </w:rPr>
      </w:pPr>
      <w:r w:rsidRPr="004E763B">
        <w:rPr>
          <w:highlight w:val="yellow"/>
          <w:lang w:val="en-US"/>
        </w:rPr>
        <w:t xml:space="preserve">A watercourse is commonly understood as a natural or man-made channel through or along which water may or may not flow [9]. A water body is generally a flowing body of water contained </w:t>
      </w:r>
      <w:r w:rsidR="004F5D4B" w:rsidRPr="004E763B">
        <w:rPr>
          <w:highlight w:val="yellow"/>
          <w:lang w:val="en-US"/>
        </w:rPr>
        <w:t>in</w:t>
      </w:r>
      <w:r w:rsidRPr="004E763B">
        <w:rPr>
          <w:highlight w:val="yellow"/>
          <w:lang w:val="en-US"/>
        </w:rPr>
        <w:t xml:space="preserve"> a natural watercourse, but could also be in a manmade open or closed conduit [9]. Given that the channel network (or drainage pattern) exists independent of whether it contains water, </w:t>
      </w:r>
      <w:r w:rsidR="00D56EAC" w:rsidRPr="004E763B">
        <w:rPr>
          <w:highlight w:val="yellow"/>
          <w:lang w:val="en-US"/>
        </w:rPr>
        <w:t xml:space="preserve">the </w:t>
      </w:r>
      <w:r w:rsidR="008B6A43">
        <w:rPr>
          <w:highlight w:val="yellow"/>
          <w:lang w:val="en-US"/>
        </w:rPr>
        <w:t xml:space="preserve">conceptual model </w:t>
      </w:r>
      <w:r w:rsidRPr="004E763B">
        <w:rPr>
          <w:highlight w:val="yellow"/>
          <w:lang w:val="en-US"/>
        </w:rPr>
        <w:t>separates natural and manmade hydrographic features into the body of water and the unit that contains the water body. This distinction is helpful to separate concerns of hydrology--studying the occurrence, accumulation, and circulation of water--and hydraulics--focused on the analysis and design of watercourses</w:t>
      </w:r>
      <w:r w:rsidRPr="004E763B">
        <w:rPr>
          <w:b/>
          <w:highlight w:val="yellow"/>
          <w:lang w:val="en-US"/>
        </w:rPr>
        <w:t xml:space="preserve">. </w:t>
      </w:r>
      <w:r w:rsidRPr="004E763B">
        <w:rPr>
          <w:rStyle w:val="Fett"/>
          <w:b w:val="0"/>
          <w:highlight w:val="yellow"/>
          <w:lang w:val="en-US"/>
        </w:rPr>
        <w:t>Note that flow-through lakes and lakes without outflows are considered to be water bodies whose container is modeled as a surface depression.</w:t>
      </w:r>
    </w:p>
    <w:p w14:paraId="40B56218" w14:textId="7C63B82B" w:rsidR="00D21FE6" w:rsidRPr="004E763B" w:rsidRDefault="00D21FE6" w:rsidP="00D21FE6">
      <w:pPr>
        <w:pStyle w:val="StandardWeb"/>
        <w:jc w:val="both"/>
        <w:rPr>
          <w:b/>
          <w:highlight w:val="yellow"/>
          <w:lang w:val="en-US"/>
        </w:rPr>
      </w:pPr>
      <w:r w:rsidRPr="004E763B">
        <w:rPr>
          <w:highlight w:val="yellow"/>
          <w:lang w:val="en-US"/>
        </w:rPr>
        <w:t xml:space="preserve">Water bodies with their associated water courses can be aggregated into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w:t>
      </w:r>
      <w:r w:rsidR="008B6A43">
        <w:rPr>
          <w:highlight w:val="yellow"/>
          <w:lang w:val="en-US"/>
        </w:rPr>
        <w:t xml:space="preserve">capacities </w:t>
      </w:r>
      <w:r w:rsidRPr="004E763B">
        <w:rPr>
          <w:highlight w:val="yellow"/>
          <w:lang w:val="en-US"/>
        </w:rPr>
        <w:t xml:space="preserve">at multiple reservoir stages or elevations, </w:t>
      </w:r>
      <w:r w:rsidR="008B6A43">
        <w:rPr>
          <w:highlight w:val="yellow"/>
          <w:lang w:val="en-US"/>
        </w:rPr>
        <w:t xml:space="preserve">the </w:t>
      </w:r>
      <w:r w:rsidR="008B6A43" w:rsidRPr="004E763B">
        <w:rPr>
          <w:highlight w:val="yellow"/>
          <w:lang w:val="en-US"/>
        </w:rPr>
        <w:t>water-body stratum</w:t>
      </w:r>
      <w:r w:rsidR="008B6A43">
        <w:rPr>
          <w:highlight w:val="yellow"/>
          <w:lang w:val="en-US"/>
        </w:rPr>
        <w:t xml:space="preserve"> associates </w:t>
      </w:r>
      <w:r w:rsidRPr="004E763B">
        <w:rPr>
          <w:highlight w:val="yellow"/>
          <w:lang w:val="en-US"/>
        </w:rPr>
        <w:t xml:space="preserve">a reservoir </w:t>
      </w:r>
      <w:r w:rsidR="008B6A43">
        <w:rPr>
          <w:highlight w:val="yellow"/>
          <w:lang w:val="en-US"/>
        </w:rPr>
        <w:t>feature type.</w:t>
      </w:r>
      <w:r w:rsidRPr="004E763B">
        <w:rPr>
          <w:b/>
          <w:highlight w:val="yellow"/>
          <w:lang w:val="en-US"/>
        </w:rPr>
        <w:t xml:space="preserve">. </w:t>
      </w:r>
      <w:r w:rsidRPr="004E763B">
        <w:rPr>
          <w:rStyle w:val="Fett"/>
          <w:b w:val="0"/>
          <w:highlight w:val="yellow"/>
          <w:lang w:val="en-US"/>
        </w:rPr>
        <w:t xml:space="preserve">The concept of stratum could also be applied to bathymetric contours of a lake to describe the container of a lake water body. </w:t>
      </w:r>
    </w:p>
    <w:p w14:paraId="098113C1" w14:textId="5C3A95F5" w:rsidR="00D21FE6" w:rsidRDefault="00D21FE6" w:rsidP="00D21FE6">
      <w:pPr>
        <w:pStyle w:val="StandardWeb"/>
        <w:jc w:val="both"/>
        <w:rPr>
          <w:lang w:val="en-US"/>
        </w:rPr>
      </w:pPr>
      <w:r w:rsidRPr="004E763B">
        <w:rPr>
          <w:highlight w:val="yellow"/>
          <w:lang w:val="en-US"/>
        </w:rPr>
        <w:t xml:space="preserve">To place waterbodies topologically or geographically in a network, the HY_Features model provides a mechanism to associate waterbodies with a realization of a catchment outfall. In the case of a hydrographic network that realizes an entire catchment, the </w:t>
      </w:r>
      <w:r w:rsidR="008B6A43">
        <w:rPr>
          <w:highlight w:val="yellow"/>
          <w:lang w:val="en-US"/>
        </w:rPr>
        <w:t xml:space="preserve">defined </w:t>
      </w:r>
      <w:r w:rsidRPr="004E763B">
        <w:rPr>
          <w:highlight w:val="yellow"/>
          <w:lang w:val="en-US"/>
        </w:rPr>
        <w:t>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 body has a conceptual catchment that can be arranged topologically within a catchment network and is described in greater detail in section 6.5.3.</w:t>
      </w:r>
    </w:p>
    <w:p w14:paraId="143C6134" w14:textId="045F0426" w:rsidR="00813594" w:rsidRPr="00D548E2" w:rsidRDefault="0076120B" w:rsidP="004F5D4B">
      <w:pPr>
        <w:pStyle w:val="StandardWeb"/>
        <w:jc w:val="both"/>
        <w:rPr>
          <w:highlight w:val="yellow"/>
          <w:lang w:val="en-US"/>
        </w:rPr>
      </w:pPr>
      <w:r w:rsidRPr="00D548E2">
        <w:rPr>
          <w:highlight w:val="yellow"/>
          <w:lang w:val="en-US"/>
        </w:rPr>
        <w:t>Based on</w:t>
      </w:r>
      <w:r w:rsidR="00D56EAC" w:rsidRPr="00D548E2">
        <w:rPr>
          <w:highlight w:val="yellow"/>
          <w:lang w:val="en-US"/>
        </w:rPr>
        <w:t xml:space="preserve"> the idea, that catchment is drained by </w:t>
      </w:r>
      <w:r w:rsidRPr="00D548E2">
        <w:rPr>
          <w:highlight w:val="yellow"/>
          <w:lang w:val="en-US"/>
        </w:rPr>
        <w:t>a</w:t>
      </w:r>
      <w:r w:rsidR="00D56EAC" w:rsidRPr="00D548E2">
        <w:rPr>
          <w:highlight w:val="yellow"/>
          <w:lang w:val="en-US"/>
        </w:rPr>
        <w:t xml:space="preserve"> </w:t>
      </w:r>
      <w:r w:rsidR="007D1FE2" w:rsidRPr="00D548E2">
        <w:rPr>
          <w:highlight w:val="yellow"/>
          <w:lang w:val="en-US"/>
        </w:rPr>
        <w:t>river</w:t>
      </w:r>
      <w:r w:rsidR="00D56EAC" w:rsidRPr="00D548E2">
        <w:rPr>
          <w:highlight w:val="yellow"/>
          <w:lang w:val="en-US"/>
        </w:rPr>
        <w:t xml:space="preserve">, it is common practice </w:t>
      </w:r>
      <w:r w:rsidR="004F5D4B" w:rsidRPr="00D548E2">
        <w:rPr>
          <w:highlight w:val="yellow"/>
          <w:lang w:val="en-US"/>
        </w:rPr>
        <w:t xml:space="preserve"> </w:t>
      </w:r>
      <w:r w:rsidR="00D56EAC" w:rsidRPr="00D548E2">
        <w:rPr>
          <w:highlight w:val="yellow"/>
          <w:lang w:val="en-US"/>
        </w:rPr>
        <w:t xml:space="preserve">to </w:t>
      </w:r>
      <w:r w:rsidRPr="00D548E2">
        <w:rPr>
          <w:highlight w:val="yellow"/>
          <w:lang w:val="en-US"/>
        </w:rPr>
        <w:t>realize</w:t>
      </w:r>
      <w:r w:rsidR="00D56EAC" w:rsidRPr="00D548E2">
        <w:rPr>
          <w:highlight w:val="yellow"/>
          <w:lang w:val="en-US"/>
        </w:rPr>
        <w:t xml:space="preserve"> a catchment as </w:t>
      </w:r>
      <w:r w:rsidR="004F5D4B" w:rsidRPr="00D548E2">
        <w:rPr>
          <w:highlight w:val="yellow"/>
          <w:lang w:val="en-US"/>
        </w:rPr>
        <w:t>a single ‘main-stem’ flowpath (Figure 5</w:t>
      </w:r>
      <w:r w:rsidRPr="00D548E2">
        <w:rPr>
          <w:highlight w:val="yellow"/>
          <w:lang w:val="en-US"/>
        </w:rPr>
        <w:fldChar w:fldCharType="begin"/>
      </w:r>
      <w:r w:rsidRPr="00D548E2">
        <w:rPr>
          <w:highlight w:val="yellow"/>
          <w:lang w:val="en-US"/>
        </w:rPr>
        <w:instrText xml:space="preserve"> REF flowpath \h </w:instrText>
      </w:r>
      <w:r w:rsidR="00D548E2">
        <w:rPr>
          <w:highlight w:val="yellow"/>
          <w:lang w:val="en-US"/>
        </w:rPr>
        <w:instrText xml:space="preserve"> \* MERGEFORMAT </w:instrText>
      </w:r>
      <w:r w:rsidRPr="00D548E2">
        <w:rPr>
          <w:highlight w:val="yellow"/>
          <w:lang w:val="en-US"/>
        </w:rPr>
      </w:r>
      <w:r w:rsidRPr="00D548E2">
        <w:rPr>
          <w:highlight w:val="yellow"/>
          <w:lang w:val="en-US"/>
        </w:rPr>
        <w:fldChar w:fldCharType="separate"/>
      </w:r>
      <w:r w:rsidRPr="00D548E2">
        <w:rPr>
          <w:highlight w:val="yellow"/>
        </w:rPr>
        <w:t>c</w:t>
      </w:r>
      <w:r w:rsidRPr="00D548E2">
        <w:rPr>
          <w:highlight w:val="yellow"/>
          <w:lang w:val="en-US"/>
        </w:rPr>
        <w:fldChar w:fldCharType="end"/>
      </w:r>
      <w:r w:rsidR="004F5D4B" w:rsidRPr="00D548E2">
        <w:rPr>
          <w:highlight w:val="yellow"/>
          <w:lang w:val="en-US"/>
        </w:rPr>
        <w:t xml:space="preserve">). Some elevation-derived hydrographic datasets define one </w:t>
      </w:r>
      <w:r w:rsidR="007D1FE2" w:rsidRPr="00D548E2">
        <w:rPr>
          <w:highlight w:val="yellow"/>
          <w:lang w:val="en-US"/>
        </w:rPr>
        <w:t xml:space="preserve">river </w:t>
      </w:r>
      <w:r w:rsidR="004F5D4B" w:rsidRPr="00D548E2">
        <w:rPr>
          <w:highlight w:val="yellow"/>
          <w:lang w:val="en-US"/>
        </w:rPr>
        <w:t>per catchment such that every line connecting two confluences has a single associated drainage area. Others have an identifiable ‘main-</w:t>
      </w:r>
      <w:r w:rsidR="004F5D4B" w:rsidRPr="00D548E2">
        <w:rPr>
          <w:highlight w:val="yellow"/>
          <w:lang w:val="en-US"/>
        </w:rPr>
        <w:lastRenderedPageBreak/>
        <w:t xml:space="preserve">stem’ river that flows from headwaters to </w:t>
      </w:r>
      <w:r w:rsidRPr="00D548E2">
        <w:rPr>
          <w:highlight w:val="yellow"/>
          <w:lang w:val="en-US"/>
        </w:rPr>
        <w:t>the common outlet</w:t>
      </w:r>
      <w:r w:rsidR="004F5D4B" w:rsidRPr="00D548E2">
        <w:rPr>
          <w:highlight w:val="yellow"/>
          <w:lang w:val="en-US"/>
        </w:rPr>
        <w:t xml:space="preserve">. In either case, the </w:t>
      </w:r>
      <w:r w:rsidR="007D1FE2" w:rsidRPr="00D548E2">
        <w:rPr>
          <w:highlight w:val="yellow"/>
          <w:lang w:val="en-US"/>
        </w:rPr>
        <w:t xml:space="preserve">catchment </w:t>
      </w:r>
      <w:r w:rsidR="004F5D4B" w:rsidRPr="00D548E2">
        <w:rPr>
          <w:highlight w:val="yellow"/>
          <w:lang w:val="en-US"/>
        </w:rPr>
        <w:t xml:space="preserve">typically carries the name of the </w:t>
      </w:r>
      <w:r w:rsidR="007D1FE2" w:rsidRPr="00D548E2">
        <w:rPr>
          <w:highlight w:val="yellow"/>
          <w:lang w:val="en-US"/>
        </w:rPr>
        <w:t xml:space="preserve">main river </w:t>
      </w:r>
      <w:r w:rsidR="004F5D4B" w:rsidRPr="00D548E2">
        <w:rPr>
          <w:highlight w:val="yellow"/>
          <w:lang w:val="en-US"/>
        </w:rPr>
        <w:t xml:space="preserve">and its outlet is considered the mouth of the river. </w:t>
      </w:r>
    </w:p>
    <w:p w14:paraId="0B8D1D5F" w14:textId="22752D9A" w:rsidR="008F6A9A" w:rsidRPr="00813594" w:rsidRDefault="007D1FE2" w:rsidP="00813594">
      <w:pPr>
        <w:pStyle w:val="StandardWeb"/>
        <w:jc w:val="both"/>
        <w:rPr>
          <w:lang w:val="en-US"/>
        </w:rPr>
      </w:pPr>
      <w:r w:rsidRPr="00D548E2">
        <w:rPr>
          <w:highlight w:val="yellow"/>
          <w:lang w:val="en-US"/>
        </w:rPr>
        <w:t xml:space="preserve">The one-dimensional flowpath defined in this standard </w:t>
      </w:r>
      <w:r w:rsidR="00CF5484" w:rsidRPr="00D548E2">
        <w:rPr>
          <w:highlight w:val="yellow"/>
          <w:lang w:val="en-US"/>
        </w:rPr>
        <w:t xml:space="preserve">supports </w:t>
      </w:r>
      <w:r w:rsidR="004F5D4B" w:rsidRPr="00D548E2">
        <w:rPr>
          <w:highlight w:val="yellow"/>
          <w:lang w:val="en-US"/>
        </w:rPr>
        <w:t xml:space="preserve">a simple linear </w:t>
      </w:r>
      <w:r w:rsidR="00CF5484" w:rsidRPr="00D548E2">
        <w:rPr>
          <w:highlight w:val="yellow"/>
          <w:lang w:val="en-US"/>
        </w:rPr>
        <w:t xml:space="preserve">representation </w:t>
      </w:r>
      <w:r w:rsidR="004F5D4B" w:rsidRPr="00D548E2">
        <w:rPr>
          <w:highlight w:val="yellow"/>
          <w:lang w:val="en-US"/>
        </w:rPr>
        <w:t>of the catchment concept that is meant to encompass the idea</w:t>
      </w:r>
      <w:r w:rsidR="00CF5484" w:rsidRPr="00D548E2">
        <w:rPr>
          <w:highlight w:val="yellow"/>
          <w:lang w:val="en-US"/>
        </w:rPr>
        <w:t xml:space="preserve"> of the ‘main-stem’ river</w:t>
      </w:r>
      <w:r w:rsidR="004F5D4B" w:rsidRPr="00D548E2">
        <w:rPr>
          <w:highlight w:val="yellow"/>
          <w:lang w:val="en-US"/>
        </w:rPr>
        <w:t>.</w:t>
      </w:r>
      <w:r w:rsidR="00D548E2" w:rsidRPr="00D548E2">
        <w:rPr>
          <w:highlight w:val="yellow"/>
          <w:lang w:val="en-US"/>
        </w:rPr>
        <w:t xml:space="preserve"> </w:t>
      </w:r>
      <w:r w:rsidR="00813594" w:rsidRPr="00D548E2">
        <w:rPr>
          <w:highlight w:val="yellow"/>
          <w:lang w:val="en-US"/>
        </w:rPr>
        <w:t xml:space="preserve">Hydrologically, the flowpath </w:t>
      </w:r>
      <w:r w:rsidR="00D548E2" w:rsidRPr="00D548E2">
        <w:rPr>
          <w:highlight w:val="yellow"/>
          <w:lang w:val="en-US"/>
        </w:rPr>
        <w:t>describes the path of</w:t>
      </w:r>
      <w:r w:rsidR="00813594" w:rsidRPr="00D548E2">
        <w:rPr>
          <w:highlight w:val="yellow"/>
          <w:lang w:val="en-US"/>
        </w:rPr>
        <w:t xml:space="preserve"> a moving particle of water. Topologically, the one-dimensional flowpath </w:t>
      </w:r>
      <w:r w:rsidR="008F6A9A" w:rsidRPr="00082198">
        <w:rPr>
          <w:highlight w:val="yellow"/>
          <w:lang w:val="en-US"/>
        </w:rPr>
        <w:t>realizes the idea of a catchment as a link connecting its inflow and outflow</w:t>
      </w:r>
      <w:r w:rsidR="00082198" w:rsidRPr="00082198">
        <w:rPr>
          <w:highlight w:val="yellow"/>
          <w:lang w:val="en-US"/>
        </w:rPr>
        <w:t xml:space="preserve"> nodes</w:t>
      </w:r>
      <w:r w:rsidR="008F6A9A" w:rsidRPr="001B213F">
        <w:rPr>
          <w:highlight w:val="yellow"/>
          <w:lang w:val="en-US"/>
        </w:rPr>
        <w:t>.</w:t>
      </w:r>
      <w:r w:rsidR="001A48BA" w:rsidRPr="001B213F">
        <w:rPr>
          <w:highlight w:val="yellow"/>
          <w:lang w:val="en-US"/>
        </w:rPr>
        <w:t xml:space="preserve"> Catchments </w:t>
      </w:r>
      <w:r w:rsidR="001B213F" w:rsidRPr="001B213F">
        <w:rPr>
          <w:highlight w:val="yellow"/>
          <w:lang w:val="en-US"/>
        </w:rPr>
        <w:t xml:space="preserve">connected together </w:t>
      </w:r>
      <w:r w:rsidR="001A48BA" w:rsidRPr="001B213F">
        <w:rPr>
          <w:highlight w:val="yellow"/>
          <w:lang w:val="en-US"/>
        </w:rPr>
        <w:t xml:space="preserve">at inflow or outflow nodes can be thought of as a </w:t>
      </w:r>
      <w:r w:rsidR="001B213F" w:rsidRPr="001B213F">
        <w:rPr>
          <w:highlight w:val="yellow"/>
          <w:lang w:val="en-US"/>
        </w:rPr>
        <w:t xml:space="preserve">network </w:t>
      </w:r>
      <w:r w:rsidR="001A48BA" w:rsidRPr="001B213F">
        <w:rPr>
          <w:highlight w:val="yellow"/>
          <w:lang w:val="en-US"/>
        </w:rPr>
        <w:t xml:space="preserve">of connected </w:t>
      </w:r>
      <w:proofErr w:type="spellStart"/>
      <w:r w:rsidR="001A48BA" w:rsidRPr="001B213F">
        <w:rPr>
          <w:highlight w:val="yellow"/>
          <w:lang w:val="en-US"/>
        </w:rPr>
        <w:t>flowpaths</w:t>
      </w:r>
      <w:proofErr w:type="spellEnd"/>
      <w:r w:rsidR="001A48BA">
        <w:rPr>
          <w:lang w:val="en-US"/>
        </w:rPr>
        <w:t>.</w:t>
      </w:r>
    </w:p>
    <w:p w14:paraId="38A8205D" w14:textId="58A15B1C" w:rsidR="004F5D4B" w:rsidRDefault="004F5D4B" w:rsidP="004F5D4B">
      <w:pPr>
        <w:pStyle w:val="StandardWeb"/>
        <w:jc w:val="both"/>
        <w:rPr>
          <w:lang w:val="en-US"/>
        </w:rPr>
      </w:pPr>
      <w:r w:rsidRPr="004E763B">
        <w:rPr>
          <w:highlight w:val="yellow"/>
          <w:lang w:val="en-US"/>
        </w:rPr>
        <w:t xml:space="preserve">The flowpath concept </w:t>
      </w:r>
      <w:r w:rsidR="001B213F" w:rsidRPr="004E763B">
        <w:rPr>
          <w:highlight w:val="yellow"/>
          <w:lang w:val="en-US"/>
        </w:rPr>
        <w:t xml:space="preserve"> may realize</w:t>
      </w:r>
      <w:r w:rsidRPr="004E763B">
        <w:rPr>
          <w:highlight w:val="yellow"/>
          <w:lang w:val="en-US"/>
        </w:rPr>
        <w:t xml:space="preserve"> a hydrographic or channel network in that any hydrographic or channel network can have one identified flowpath connecting its inflow to outflow node. In this way, at large scales, complex networks of </w:t>
      </w:r>
      <w:r w:rsidR="001B213F" w:rsidRPr="004E763B">
        <w:rPr>
          <w:highlight w:val="yellow"/>
          <w:lang w:val="en-US"/>
        </w:rPr>
        <w:t xml:space="preserve">watercourses </w:t>
      </w:r>
      <w:r w:rsidRPr="004E763B">
        <w:rPr>
          <w:highlight w:val="yellow"/>
          <w:lang w:val="en-US"/>
        </w:rPr>
        <w:t xml:space="preserve">can have one main-stem flowpath made up of many smaller scale reaches. At very small scales a network made up of one reach also has a single main flowpath. In both cases, the flowpath is associated with </w:t>
      </w:r>
      <w:r w:rsidR="00F25E95" w:rsidRPr="004E763B">
        <w:rPr>
          <w:highlight w:val="yellow"/>
          <w:lang w:val="en-US"/>
        </w:rPr>
        <w:t xml:space="preserve">the </w:t>
      </w:r>
      <w:r w:rsidRPr="004E763B">
        <w:rPr>
          <w:highlight w:val="yellow"/>
          <w:lang w:val="en-US"/>
        </w:rPr>
        <w:t xml:space="preserve">catchment </w:t>
      </w:r>
      <w:r w:rsidR="00F25E95" w:rsidRPr="004E763B">
        <w:rPr>
          <w:highlight w:val="yellow"/>
          <w:lang w:val="en-US"/>
        </w:rPr>
        <w:t xml:space="preserve">it realizes </w:t>
      </w:r>
      <w:r w:rsidRPr="004E763B">
        <w:rPr>
          <w:highlight w:val="yellow"/>
          <w:lang w:val="en-US"/>
        </w:rPr>
        <w:t>and should be understood to be the one</w:t>
      </w:r>
      <w:r w:rsidR="00F25E95" w:rsidRPr="004E763B">
        <w:rPr>
          <w:highlight w:val="yellow"/>
          <w:lang w:val="en-US"/>
        </w:rPr>
        <w:t>-dimensional</w:t>
      </w:r>
      <w:r w:rsidRPr="004E763B">
        <w:rPr>
          <w:highlight w:val="yellow"/>
          <w:lang w:val="en-US"/>
        </w:rPr>
        <w:t xml:space="preserve"> connection between inflow and outflow. Because hydrographic and channel networks are aggregates of waterbodies and channels, it follows that the flowpath concept is related to waterbodies and channels through the networks that aggregate them.</w:t>
      </w:r>
    </w:p>
    <w:p w14:paraId="579A7AAC" w14:textId="2226B121" w:rsidR="00823CDE" w:rsidRDefault="00857818" w:rsidP="00823CDE">
      <w:pPr>
        <w:pStyle w:val="StandardWeb"/>
        <w:jc w:val="both"/>
        <w:rPr>
          <w:lang w:val="en-US"/>
        </w:rPr>
      </w:pPr>
      <w:r w:rsidRPr="00823CDE">
        <w:rPr>
          <w:highlight w:val="yellow"/>
        </w:rPr>
        <w:t xml:space="preserve">The </w:t>
      </w:r>
      <w:r w:rsidR="00823CDE" w:rsidRPr="00823CDE">
        <w:rPr>
          <w:highlight w:val="yellow"/>
        </w:rPr>
        <w:t xml:space="preserve">specific feature types </w:t>
      </w:r>
      <w:proofErr w:type="spellStart"/>
      <w:r w:rsidR="00823CDE" w:rsidRPr="00823CDE">
        <w:rPr>
          <w:highlight w:val="yellow"/>
          <w:lang w:val="en-US"/>
        </w:rPr>
        <w:t>HY_ChannelNetwork</w:t>
      </w:r>
      <w:proofErr w:type="spellEnd"/>
      <w:r w:rsidR="00823CDE" w:rsidRPr="00823CDE">
        <w:rPr>
          <w:highlight w:val="yellow"/>
          <w:lang w:val="en-US"/>
        </w:rPr>
        <w:t xml:space="preserve">, </w:t>
      </w:r>
      <w:proofErr w:type="spellStart"/>
      <w:r w:rsidR="00823CDE" w:rsidRPr="00823CDE">
        <w:rPr>
          <w:highlight w:val="yellow"/>
          <w:lang w:val="en-US"/>
        </w:rPr>
        <w:t>HY_Channel</w:t>
      </w:r>
      <w:proofErr w:type="spellEnd"/>
      <w:r w:rsidR="00823CDE" w:rsidRPr="00823CDE">
        <w:rPr>
          <w:highlight w:val="yellow"/>
          <w:lang w:val="en-US"/>
        </w:rPr>
        <w:t xml:space="preserve"> and </w:t>
      </w:r>
      <w:proofErr w:type="spellStart"/>
      <w:r w:rsidR="00823CDE" w:rsidRPr="00823CDE">
        <w:rPr>
          <w:highlight w:val="yellow"/>
          <w:lang w:val="en-US"/>
        </w:rPr>
        <w:t>HY_Depression</w:t>
      </w:r>
      <w:proofErr w:type="spellEnd"/>
      <w:r w:rsidR="00823CDE" w:rsidRPr="00823CDE">
        <w:rPr>
          <w:highlight w:val="yellow"/>
          <w:lang w:val="en-US"/>
        </w:rPr>
        <w:t xml:space="preserve"> feature types, and </w:t>
      </w:r>
      <w:proofErr w:type="spellStart"/>
      <w:r w:rsidR="00823CDE" w:rsidRPr="00823CDE">
        <w:rPr>
          <w:highlight w:val="yellow"/>
          <w:lang w:val="en-US"/>
        </w:rPr>
        <w:t>HY_DrainagePattern</w:t>
      </w:r>
      <w:proofErr w:type="spellEnd"/>
      <w:r w:rsidR="00823CDE" w:rsidRPr="00823CDE">
        <w:rPr>
          <w:highlight w:val="yellow"/>
          <w:lang w:val="en-US"/>
        </w:rPr>
        <w:t xml:space="preserve"> code list are described in section 7.5.1 of this standard; the </w:t>
      </w:r>
      <w:r w:rsidRPr="00823CDE">
        <w:rPr>
          <w:highlight w:val="yellow"/>
        </w:rPr>
        <w:t xml:space="preserve">HY_HydrographicNetwork, </w:t>
      </w:r>
      <w:proofErr w:type="spellStart"/>
      <w:r w:rsidR="00823CDE" w:rsidRPr="00823CDE">
        <w:rPr>
          <w:highlight w:val="yellow"/>
        </w:rPr>
        <w:t>HY_WaterBody</w:t>
      </w:r>
      <w:proofErr w:type="spellEnd"/>
      <w:r w:rsidR="00823CDE" w:rsidRPr="00823CDE">
        <w:rPr>
          <w:highlight w:val="yellow"/>
        </w:rPr>
        <w:t xml:space="preserve"> and</w:t>
      </w:r>
      <w:r w:rsidR="008B6A43" w:rsidRPr="00823CDE">
        <w:rPr>
          <w:highlight w:val="yellow"/>
        </w:rPr>
        <w:t xml:space="preserve"> </w:t>
      </w:r>
      <w:proofErr w:type="spellStart"/>
      <w:r w:rsidR="008B6A43" w:rsidRPr="00823CDE">
        <w:rPr>
          <w:highlight w:val="yellow"/>
        </w:rPr>
        <w:t>HY_WaterBodyStratum</w:t>
      </w:r>
      <w:proofErr w:type="spellEnd"/>
      <w:r w:rsidR="008B6A43" w:rsidRPr="00823CDE">
        <w:rPr>
          <w:highlight w:val="yellow"/>
        </w:rPr>
        <w:t xml:space="preserve">, </w:t>
      </w:r>
      <w:proofErr w:type="spellStart"/>
      <w:r w:rsidR="008B6A43" w:rsidRPr="00823CDE">
        <w:rPr>
          <w:highlight w:val="yellow"/>
          <w:lang w:val="en-US"/>
        </w:rPr>
        <w:t>HY_CrossSection</w:t>
      </w:r>
      <w:proofErr w:type="spellEnd"/>
      <w:r w:rsidR="008B6A43" w:rsidRPr="00823CDE">
        <w:rPr>
          <w:highlight w:val="yellow"/>
          <w:lang w:val="en-US"/>
        </w:rPr>
        <w:t xml:space="preserve"> and </w:t>
      </w:r>
      <w:proofErr w:type="spellStart"/>
      <w:r w:rsidR="008B6A43" w:rsidRPr="00823CDE">
        <w:rPr>
          <w:highlight w:val="yellow"/>
          <w:lang w:val="en-US"/>
        </w:rPr>
        <w:t>HY_LongitudinalSection</w:t>
      </w:r>
      <w:proofErr w:type="spellEnd"/>
      <w:r w:rsidR="008B6A43" w:rsidRPr="00823CDE">
        <w:rPr>
          <w:highlight w:val="yellow"/>
          <w:lang w:val="en-US"/>
        </w:rPr>
        <w:t xml:space="preserve">, </w:t>
      </w:r>
      <w:proofErr w:type="spellStart"/>
      <w:r w:rsidR="008B6A43" w:rsidRPr="00823CDE">
        <w:rPr>
          <w:highlight w:val="yellow"/>
          <w:lang w:val="en-US"/>
        </w:rPr>
        <w:t>HY_Water_LiquidPhase</w:t>
      </w:r>
      <w:proofErr w:type="spellEnd"/>
      <w:r w:rsidR="008B6A43" w:rsidRPr="00823CDE">
        <w:rPr>
          <w:highlight w:val="yellow"/>
          <w:lang w:val="en-US"/>
        </w:rPr>
        <w:t xml:space="preserve"> and </w:t>
      </w:r>
      <w:proofErr w:type="spellStart"/>
      <w:r w:rsidR="008B6A43" w:rsidRPr="00823CDE">
        <w:rPr>
          <w:highlight w:val="yellow"/>
          <w:lang w:val="en-US"/>
        </w:rPr>
        <w:t>HY_Water_SolidPhase</w:t>
      </w:r>
      <w:proofErr w:type="spellEnd"/>
      <w:r w:rsidR="00823CDE" w:rsidRPr="00823CDE">
        <w:rPr>
          <w:highlight w:val="yellow"/>
          <w:lang w:val="en-US"/>
        </w:rPr>
        <w:t xml:space="preserve"> in section 7.5.2</w:t>
      </w:r>
      <w:r w:rsidR="00823CDE" w:rsidRPr="00524BAB">
        <w:rPr>
          <w:highlight w:val="yellow"/>
          <w:lang w:val="en-US"/>
        </w:rPr>
        <w:t>. Section 7.5.3 describes special types of bodies of surface water</w:t>
      </w:r>
      <w:r w:rsidR="00524BAB" w:rsidRPr="00524BAB">
        <w:rPr>
          <w:highlight w:val="yellow"/>
          <w:lang w:val="en-US"/>
        </w:rPr>
        <w:t>.</w:t>
      </w:r>
    </w:p>
    <w:p w14:paraId="7522BC09" w14:textId="3590588A" w:rsidR="00857818" w:rsidRDefault="00857818" w:rsidP="004F5D4B">
      <w:pPr>
        <w:pStyle w:val="StandardWeb"/>
        <w:jc w:val="both"/>
        <w:rPr>
          <w:lang w:val="en-US"/>
        </w:rPr>
      </w:pPr>
    </w:p>
    <w:p w14:paraId="37DF8F35" w14:textId="0CF460C2" w:rsidR="00D21FE6" w:rsidRPr="008E510D" w:rsidRDefault="00D21FE6" w:rsidP="00D21FE6">
      <w:pPr>
        <w:pStyle w:val="berschrift3"/>
      </w:pPr>
      <w:bookmarkStart w:id="98" w:name="_Toc464110980"/>
      <w:r w:rsidRPr="008E510D">
        <w:t>Hydrometric network</w:t>
      </w:r>
      <w:bookmarkEnd w:id="98"/>
    </w:p>
    <w:p w14:paraId="1685B1A8" w14:textId="77777777" w:rsidR="00D21FE6" w:rsidRPr="008E510D" w:rsidRDefault="00D21FE6" w:rsidP="00D21FE6">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1FD45DC" w14:textId="7AB43542" w:rsidR="00D21FE6" w:rsidRDefault="008B6A43" w:rsidP="00D21FE6">
      <w:pPr>
        <w:pStyle w:val="StandardWeb"/>
        <w:jc w:val="both"/>
        <w:rPr>
          <w:lang w:val="en-US"/>
        </w:rPr>
      </w:pPr>
      <w:r>
        <w:rPr>
          <w:lang w:val="en-US"/>
        </w:rPr>
        <w:t>For t</w:t>
      </w:r>
      <w:r w:rsidR="00D21FE6" w:rsidRPr="008E510D">
        <w:rPr>
          <w:lang w:val="en-US"/>
        </w:rPr>
        <w:t>he purpose of linking identified monitoring stations, (thought to be the sampling feature in terms of the observations and measurements standard) and a river or other hydrologic feature (thought to be the domain or sampled feature in terms of observations and measurements)</w:t>
      </w:r>
      <w:r>
        <w:rPr>
          <w:lang w:val="en-US"/>
        </w:rPr>
        <w:t xml:space="preserve"> a specific hydrometric feature participating in a hydrometric network is defined</w:t>
      </w:r>
      <w:r w:rsidR="00D21FE6" w:rsidRPr="008E510D">
        <w:rPr>
          <w:lang w:val="en-US"/>
        </w:rPr>
        <w:t xml:space="preserve">. The monitoring feature role of hydrometric features is unique in contrast to all </w:t>
      </w:r>
      <w:r w:rsidR="00D21FE6" w:rsidRPr="008E510D">
        <w:rPr>
          <w:lang w:val="en-US"/>
        </w:rPr>
        <w:lastRenderedPageBreak/>
        <w:t>other outfall realizations in HY</w:t>
      </w:r>
      <w:r w:rsidR="00D21FE6">
        <w:rPr>
          <w:lang w:val="en-US"/>
        </w:rPr>
        <w:t>_</w:t>
      </w:r>
      <w:r w:rsidR="00D21FE6" w:rsidRPr="008E510D">
        <w:rPr>
          <w:lang w:val="en-US"/>
        </w:rPr>
        <w:t>Features, which would be used as observed domain features in observations and measurements.</w:t>
      </w:r>
    </w:p>
    <w:p w14:paraId="0C6DDBDF" w14:textId="0FAF6580" w:rsidR="00D21FE6" w:rsidRPr="008E510D" w:rsidRDefault="00823CDE" w:rsidP="00D21FE6">
      <w:pPr>
        <w:pStyle w:val="StandardWeb"/>
        <w:jc w:val="both"/>
        <w:rPr>
          <w:lang w:val="en-US"/>
        </w:rPr>
      </w:pPr>
      <w:r w:rsidRPr="00524BAB">
        <w:rPr>
          <w:highlight w:val="yellow"/>
        </w:rPr>
        <w:t xml:space="preserve">Specific feature types </w:t>
      </w:r>
      <w:r w:rsidRPr="00524BAB">
        <w:rPr>
          <w:highlight w:val="yellow"/>
          <w:lang w:val="en-US"/>
        </w:rPr>
        <w:t xml:space="preserve">HY_HydrometricNetwork and </w:t>
      </w:r>
      <w:proofErr w:type="spellStart"/>
      <w:r w:rsidRPr="00524BAB">
        <w:rPr>
          <w:highlight w:val="yellow"/>
          <w:lang w:val="en-US"/>
        </w:rPr>
        <w:t>HY_HydrometricFeature</w:t>
      </w:r>
      <w:proofErr w:type="spellEnd"/>
      <w:r w:rsidRPr="00524BAB">
        <w:rPr>
          <w:highlight w:val="yellow"/>
          <w:lang w:val="en-US"/>
        </w:rPr>
        <w:t xml:space="preserve"> are de</w:t>
      </w:r>
      <w:r w:rsidR="00524BAB" w:rsidRPr="00524BAB">
        <w:rPr>
          <w:highlight w:val="yellow"/>
          <w:lang w:val="en-US"/>
        </w:rPr>
        <w:t>scribed</w:t>
      </w:r>
      <w:r w:rsidRPr="00524BAB">
        <w:rPr>
          <w:highlight w:val="yellow"/>
          <w:lang w:val="en-US"/>
        </w:rPr>
        <w:t xml:space="preserve"> in section 7.5.4</w:t>
      </w:r>
      <w:r w:rsidR="00524BAB" w:rsidRPr="00524BAB">
        <w:rPr>
          <w:highlight w:val="yellow"/>
          <w:lang w:val="en-US"/>
        </w:rPr>
        <w:t xml:space="preserve"> of this standard</w:t>
      </w:r>
      <w:r w:rsidRPr="00524BAB">
        <w:rPr>
          <w:highlight w:val="yellow"/>
          <w:lang w:val="en-US"/>
        </w:rPr>
        <w:t>.</w:t>
      </w:r>
      <w:r>
        <w:rPr>
          <w:lang w:val="en-US"/>
        </w:rPr>
        <w:t xml:space="preserve"> </w:t>
      </w:r>
    </w:p>
    <w:p w14:paraId="6D98B068" w14:textId="709689BC" w:rsidR="00D21FE6" w:rsidRPr="00FC1881" w:rsidRDefault="004E763B" w:rsidP="00FC5074">
      <w:pPr>
        <w:pStyle w:val="berschrift3"/>
        <w:rPr>
          <w:highlight w:val="yellow"/>
        </w:rPr>
      </w:pPr>
      <w:bookmarkStart w:id="99" w:name="_Toc464110981"/>
      <w:r w:rsidRPr="00FC1881">
        <w:rPr>
          <w:highlight w:val="yellow"/>
        </w:rPr>
        <w:t>Network n</w:t>
      </w:r>
      <w:r w:rsidR="00D21FE6" w:rsidRPr="00FC1881">
        <w:rPr>
          <w:highlight w:val="yellow"/>
        </w:rPr>
        <w:t>avigation</w:t>
      </w:r>
      <w:bookmarkEnd w:id="99"/>
      <w:r w:rsidR="00D21FE6" w:rsidRPr="00FC1881">
        <w:rPr>
          <w:highlight w:val="yellow"/>
        </w:rPr>
        <w:t xml:space="preserve"> </w:t>
      </w:r>
    </w:p>
    <w:p w14:paraId="15B4810B" w14:textId="77777777" w:rsidR="00D21FE6" w:rsidRPr="00FC1881" w:rsidRDefault="00D21FE6" w:rsidP="00D21FE6">
      <w:pPr>
        <w:pStyle w:val="StandardWeb"/>
        <w:jc w:val="both"/>
        <w:rPr>
          <w:highlight w:val="yellow"/>
          <w:lang w:val="en-US"/>
        </w:rPr>
      </w:pPr>
      <w:r w:rsidRPr="00FC1881">
        <w:rPr>
          <w:highlight w:val="yellow"/>
          <w:lang w:val="en-US"/>
        </w:rPr>
        <w:t xml:space="preserve">Thinking about catchments realized as topological edges bounded by outfall nodes, a dendritic network of catchments may be traced upstream from the sea or a sink to the inflow/outflow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realization, a sequence of linear </w:t>
      </w:r>
      <w:proofErr w:type="spellStart"/>
      <w:r w:rsidRPr="00FC1881">
        <w:rPr>
          <w:highlight w:val="yellow"/>
          <w:lang w:val="en-US"/>
        </w:rPr>
        <w:t>flowpaths</w:t>
      </w:r>
      <w:proofErr w:type="spellEnd"/>
      <w:r w:rsidRPr="00FC1881">
        <w:rPr>
          <w:highlight w:val="yellow"/>
          <w:lang w:val="en-US"/>
        </w:rPr>
        <w:t xml:space="preserve">, each realizing a catchment connected in the catchment network, may be drawn as streams or watercourses, which may or may not be geometrically connected in the representation. For example, water bodies and channel parts of a particular network may be displayed using different geometric shapes, and may look connected on a map even if they are not. </w:t>
      </w:r>
    </w:p>
    <w:p w14:paraId="372A32B3" w14:textId="6F2446E3" w:rsidR="00FC5074" w:rsidRPr="00FC1881" w:rsidRDefault="004E763B" w:rsidP="00FC5074">
      <w:pPr>
        <w:pStyle w:val="StandardWeb"/>
        <w:jc w:val="both"/>
        <w:rPr>
          <w:highlight w:val="yellow"/>
          <w:lang w:val="en-US"/>
        </w:rPr>
      </w:pPr>
      <w:r w:rsidRPr="00FC1881">
        <w:rPr>
          <w:highlight w:val="yellow"/>
        </w:rPr>
        <w:t xml:space="preserve">The network navigation </w:t>
      </w:r>
      <w:r w:rsidR="00FC5074" w:rsidRPr="00FC1881">
        <w:rPr>
          <w:highlight w:val="yellow"/>
        </w:rPr>
        <w:t xml:space="preserve">approach </w:t>
      </w:r>
      <w:r w:rsidRPr="00FC1881">
        <w:rPr>
          <w:highlight w:val="yellow"/>
        </w:rPr>
        <w:t xml:space="preserve">described here corresponds generally to the standard </w:t>
      </w:r>
      <w:r w:rsidR="00FC5074" w:rsidRPr="00FC1881">
        <w:rPr>
          <w:highlight w:val="yellow"/>
        </w:rPr>
        <w:t xml:space="preserve">network (navigation) </w:t>
      </w:r>
      <w:r w:rsidRPr="00FC1881">
        <w:rPr>
          <w:highlight w:val="yellow"/>
        </w:rPr>
        <w:t xml:space="preserve">model </w:t>
      </w:r>
      <w:r w:rsidR="00FC5074" w:rsidRPr="00FC1881">
        <w:rPr>
          <w:highlight w:val="yellow"/>
        </w:rPr>
        <w:t xml:space="preserve">defined </w:t>
      </w:r>
      <w:r w:rsidRPr="00FC1881">
        <w:rPr>
          <w:highlight w:val="yellow"/>
        </w:rPr>
        <w:t xml:space="preserve">within ISO 19133: </w:t>
      </w:r>
      <w:r w:rsidR="00FC5074" w:rsidRPr="00FC1881">
        <w:rPr>
          <w:highlight w:val="yellow"/>
          <w:lang w:val="en-US"/>
        </w:rPr>
        <w:t xml:space="preserve">Location-based services – Tracking and navigation </w:t>
      </w:r>
      <w:r w:rsidRPr="00FC1881">
        <w:rPr>
          <w:highlight w:val="yellow"/>
        </w:rPr>
        <w:t xml:space="preserve"> which is considered as </w:t>
      </w:r>
      <w:r w:rsidR="00FC5074" w:rsidRPr="00FC1881">
        <w:rPr>
          <w:highlight w:val="yellow"/>
        </w:rPr>
        <w:t>a</w:t>
      </w:r>
      <w:r w:rsidRPr="00FC1881">
        <w:rPr>
          <w:highlight w:val="yellow"/>
        </w:rPr>
        <w:t xml:space="preserve"> general framework to </w:t>
      </w:r>
      <w:r w:rsidR="00FC5074" w:rsidRPr="00FC1881">
        <w:rPr>
          <w:highlight w:val="yellow"/>
        </w:rPr>
        <w:t>trace a dendritic network of catchments</w:t>
      </w:r>
      <w:r w:rsidRPr="00FC1881">
        <w:rPr>
          <w:highlight w:val="yellow"/>
        </w:rPr>
        <w:t>.</w:t>
      </w:r>
      <w:r w:rsidR="00FC5074" w:rsidRPr="00FC1881">
        <w:rPr>
          <w:highlight w:val="yellow"/>
        </w:rPr>
        <w:t xml:space="preserve"> </w:t>
      </w:r>
      <w:r w:rsidR="00FC5074" w:rsidRPr="00FC1881">
        <w:rPr>
          <w:highlight w:val="yellow"/>
          <w:lang w:val="en-US"/>
        </w:rPr>
        <w:t xml:space="preserve">Provided that a catchment is topologically realized comparable with the ISO topology model as directed edge (flowpath) and the outfall as directed (inflow/outflow) node, the catchment network (as well as its hydrographic, geomorphologic or hydrometric realizations) can be navigated comparable with the concepts of the ISO network (navigation) model. With reference to catchment topology, this allows to navigate from realized outfall to realized outfall along the flowpath, from fixed landmark to fixed landmark along a water body, from section to section along a channel, or from station to station along a virtual line. </w:t>
      </w:r>
    </w:p>
    <w:p w14:paraId="2F98FCDF" w14:textId="0D82043A" w:rsidR="007F416C" w:rsidRPr="00FC1881" w:rsidRDefault="00FC5074" w:rsidP="007F416C">
      <w:pPr>
        <w:pStyle w:val="StandardWeb"/>
        <w:jc w:val="both"/>
        <w:rPr>
          <w:highlight w:val="yellow"/>
          <w:lang w:val="en-US"/>
        </w:rPr>
      </w:pPr>
      <w:r w:rsidRPr="00FC1881">
        <w:rPr>
          <w:highlight w:val="yellow"/>
          <w:lang w:val="en-US"/>
        </w:rPr>
        <w:t xml:space="preserve">In terms of the network (navigation) model, </w:t>
      </w:r>
      <w:r w:rsidR="001A53F2" w:rsidRPr="00FC1881">
        <w:rPr>
          <w:highlight w:val="yellow"/>
          <w:lang w:val="en-US"/>
        </w:rPr>
        <w:t xml:space="preserve">the hydrographic, channel or station network </w:t>
      </w:r>
      <w:r w:rsidR="007F416C" w:rsidRPr="00FC1881">
        <w:rPr>
          <w:highlight w:val="yellow"/>
          <w:lang w:val="en-US"/>
        </w:rPr>
        <w:t xml:space="preserve">can be thought of as a set </w:t>
      </w:r>
      <w:r w:rsidR="001A53F2" w:rsidRPr="00FC1881">
        <w:rPr>
          <w:highlight w:val="yellow"/>
          <w:lang w:val="en-US"/>
        </w:rPr>
        <w:t>junctions</w:t>
      </w:r>
      <w:r w:rsidR="007F416C" w:rsidRPr="00FC1881">
        <w:rPr>
          <w:highlight w:val="yellow"/>
          <w:lang w:val="en-US"/>
        </w:rPr>
        <w:t xml:space="preserve"> and </w:t>
      </w:r>
      <w:r w:rsidR="001A53F2" w:rsidRPr="00FC1881">
        <w:rPr>
          <w:highlight w:val="yellow"/>
          <w:lang w:val="en-US"/>
        </w:rPr>
        <w:t>links that connect these</w:t>
      </w:r>
      <w:r w:rsidR="007F416C" w:rsidRPr="00FC1881">
        <w:rPr>
          <w:highlight w:val="yellow"/>
          <w:lang w:val="en-US"/>
        </w:rPr>
        <w:t xml:space="preserve"> junctions. The realization of an inflow/outflow node is comparable with the 0-dimensional junction associating ‘incoming and outgoing links’, and the flowpath is comparable with 1-dimensional link associated with a ‘start’ and an ‘end’ set by the inflow or outflow node </w:t>
      </w:r>
    </w:p>
    <w:p w14:paraId="21FC8450" w14:textId="30F71796" w:rsidR="004E763B" w:rsidRDefault="008B4C0B" w:rsidP="002C1A4A">
      <w:pPr>
        <w:pStyle w:val="StandardWeb"/>
        <w:jc w:val="both"/>
        <w:rPr>
          <w:rFonts w:eastAsia="MS Mincho"/>
          <w:highlight w:val="yellow"/>
          <w:lang w:val="en-AU"/>
        </w:rPr>
      </w:pPr>
      <w:r>
        <w:rPr>
          <w:highlight w:val="yellow"/>
        </w:rPr>
        <w:fldChar w:fldCharType="begin"/>
      </w:r>
      <w:r>
        <w:rPr>
          <w:highlight w:val="yellow"/>
        </w:rPr>
        <w:instrText xml:space="preserve"> REF _Ref463952846 \h </w:instrText>
      </w:r>
      <w:r>
        <w:rPr>
          <w:highlight w:val="yellow"/>
        </w:rPr>
      </w:r>
      <w:r>
        <w:rPr>
          <w:highlight w:val="yellow"/>
        </w:rPr>
        <w:fldChar w:fldCharType="separate"/>
      </w:r>
      <w:r w:rsidRPr="00247248">
        <w:rPr>
          <w:highlight w:val="yellow"/>
        </w:rPr>
        <w:t xml:space="preserve">Table </w:t>
      </w:r>
      <w:r>
        <w:rPr>
          <w:noProof/>
          <w:highlight w:val="yellow"/>
        </w:rPr>
        <w:t>2</w:t>
      </w:r>
      <w:r>
        <w:rPr>
          <w:highlight w:val="yellow"/>
        </w:rPr>
        <w:fldChar w:fldCharType="end"/>
      </w:r>
      <w:r w:rsidR="00FC5074" w:rsidRPr="00FC1881">
        <w:rPr>
          <w:highlight w:val="yellow"/>
        </w:rPr>
        <w:t xml:space="preserve"> </w:t>
      </w:r>
      <w:r w:rsidR="007F416C" w:rsidRPr="00FC1881">
        <w:rPr>
          <w:highlight w:val="yellow"/>
        </w:rPr>
        <w:t>provides a descriptive ‘mapping’ intended to provide a basic understanding of how the HY_Features network navigation may specify the Tracking and navigation</w:t>
      </w:r>
      <w:r w:rsidR="007F416C" w:rsidRPr="00FC1881">
        <w:rPr>
          <w:rFonts w:eastAsia="MS Mincho"/>
          <w:highlight w:val="yellow"/>
          <w:lang w:val="en-AU"/>
        </w:rPr>
        <w:t xml:space="preserve"> model.</w:t>
      </w:r>
    </w:p>
    <w:p w14:paraId="63E78B47" w14:textId="15E0C6A2" w:rsidR="008B4C0B" w:rsidRDefault="008B4C0B" w:rsidP="008B4C0B">
      <w:pPr>
        <w:pStyle w:val="OGCtableheader"/>
        <w:jc w:val="both"/>
      </w:pPr>
      <w:bookmarkStart w:id="100" w:name="_Ref463952846"/>
      <w:bookmarkStart w:id="101" w:name="_Ref463952777"/>
      <w:bookmarkStart w:id="102" w:name="_Toc464111070"/>
      <w:r w:rsidRPr="00247248">
        <w:rPr>
          <w:highlight w:val="yellow"/>
        </w:rPr>
        <w:t xml:space="preserve">Table </w:t>
      </w:r>
      <w:r w:rsidRPr="00247248">
        <w:rPr>
          <w:highlight w:val="yellow"/>
        </w:rPr>
        <w:fldChar w:fldCharType="begin"/>
      </w:r>
      <w:r w:rsidRPr="00247248">
        <w:rPr>
          <w:highlight w:val="yellow"/>
        </w:rPr>
        <w:instrText xml:space="preserve"> SEQ Table \* ARABIC </w:instrText>
      </w:r>
      <w:r w:rsidRPr="00247248">
        <w:rPr>
          <w:highlight w:val="yellow"/>
        </w:rPr>
        <w:fldChar w:fldCharType="separate"/>
      </w:r>
      <w:r>
        <w:rPr>
          <w:noProof/>
          <w:highlight w:val="yellow"/>
        </w:rPr>
        <w:t>2</w:t>
      </w:r>
      <w:r w:rsidRPr="00247248">
        <w:rPr>
          <w:noProof/>
          <w:highlight w:val="yellow"/>
        </w:rPr>
        <w:fldChar w:fldCharType="end"/>
      </w:r>
      <w:bookmarkEnd w:id="100"/>
      <w:r w:rsidRPr="00247248">
        <w:rPr>
          <w:highlight w:val="yellow"/>
        </w:rPr>
        <w:t xml:space="preserve">: HY_Features concepts comparable with the </w:t>
      </w:r>
      <w:r>
        <w:rPr>
          <w:rFonts w:eastAsia="MS Mincho"/>
          <w:highlight w:val="yellow"/>
          <w:lang w:val="en-AU"/>
        </w:rPr>
        <w:t xml:space="preserve">OGC </w:t>
      </w:r>
      <w:r>
        <w:rPr>
          <w:highlight w:val="yellow"/>
        </w:rPr>
        <w:t>Network navigation</w:t>
      </w:r>
      <w:r w:rsidRPr="00247248">
        <w:rPr>
          <w:rFonts w:eastAsia="MS Mincho"/>
          <w:highlight w:val="yellow"/>
          <w:lang w:val="en-AU"/>
        </w:rPr>
        <w:t xml:space="preserve"> model</w:t>
      </w:r>
      <w:bookmarkEnd w:id="101"/>
      <w:bookmarkEnd w:id="102"/>
    </w:p>
    <w:tbl>
      <w:tblPr>
        <w:tblStyle w:val="Tabellenraster"/>
        <w:tblW w:w="5000" w:type="pct"/>
        <w:tblLook w:val="06A0" w:firstRow="1" w:lastRow="0" w:firstColumn="1" w:lastColumn="0" w:noHBand="1" w:noVBand="1"/>
      </w:tblPr>
      <w:tblGrid>
        <w:gridCol w:w="2922"/>
        <w:gridCol w:w="3624"/>
        <w:gridCol w:w="2310"/>
      </w:tblGrid>
      <w:tr w:rsidR="007F416C" w:rsidRPr="00FC1881" w14:paraId="5C4391BC" w14:textId="77777777" w:rsidTr="00825927">
        <w:tc>
          <w:tcPr>
            <w:tcW w:w="1650" w:type="pct"/>
            <w:shd w:val="clear" w:color="auto" w:fill="F2F2F2" w:themeFill="background1" w:themeFillShade="F2"/>
            <w:hideMark/>
          </w:tcPr>
          <w:p w14:paraId="08F13F35" w14:textId="77777777" w:rsidR="007F416C" w:rsidRPr="00FC1881" w:rsidRDefault="007F416C" w:rsidP="002C1A4A">
            <w:pPr>
              <w:spacing w:after="0"/>
              <w:rPr>
                <w:b/>
                <w:bCs/>
                <w:highlight w:val="yellow"/>
              </w:rPr>
            </w:pPr>
            <w:r w:rsidRPr="00FC1881">
              <w:rPr>
                <w:b/>
                <w:bCs/>
                <w:highlight w:val="yellow"/>
              </w:rPr>
              <w:t>HY_Features concept</w:t>
            </w:r>
          </w:p>
        </w:tc>
        <w:tc>
          <w:tcPr>
            <w:tcW w:w="2046" w:type="pct"/>
            <w:hideMark/>
          </w:tcPr>
          <w:p w14:paraId="2A1292AC" w14:textId="77777777" w:rsidR="007F416C" w:rsidRPr="00FC1881" w:rsidRDefault="007F416C" w:rsidP="00FC1881">
            <w:pPr>
              <w:spacing w:after="0"/>
              <w:rPr>
                <w:b/>
                <w:bCs/>
                <w:highlight w:val="yellow"/>
              </w:rPr>
            </w:pPr>
            <w:r w:rsidRPr="00FC1881">
              <w:rPr>
                <w:b/>
                <w:bCs/>
                <w:highlight w:val="yellow"/>
              </w:rPr>
              <w:t xml:space="preserve">Description </w:t>
            </w:r>
          </w:p>
        </w:tc>
        <w:tc>
          <w:tcPr>
            <w:tcW w:w="1304" w:type="pct"/>
            <w:hideMark/>
          </w:tcPr>
          <w:p w14:paraId="25918FBA" w14:textId="74B47BE6" w:rsidR="007F416C" w:rsidRPr="00FC1881" w:rsidRDefault="007F416C" w:rsidP="00FC1881">
            <w:pPr>
              <w:spacing w:after="0"/>
              <w:rPr>
                <w:b/>
                <w:bCs/>
                <w:highlight w:val="yellow"/>
              </w:rPr>
            </w:pPr>
            <w:r w:rsidRPr="00FC1881">
              <w:rPr>
                <w:b/>
                <w:bCs/>
                <w:highlight w:val="yellow"/>
              </w:rPr>
              <w:t>ISO 19133 concept</w:t>
            </w:r>
          </w:p>
        </w:tc>
      </w:tr>
      <w:tr w:rsidR="007F416C" w:rsidRPr="00FC1881" w14:paraId="0FE6D010" w14:textId="77777777" w:rsidTr="00825927">
        <w:tc>
          <w:tcPr>
            <w:tcW w:w="1650" w:type="pct"/>
            <w:shd w:val="clear" w:color="auto" w:fill="F2F2F2" w:themeFill="background1" w:themeFillShade="F2"/>
          </w:tcPr>
          <w:p w14:paraId="273AB7DC" w14:textId="31055C1B" w:rsidR="007F416C" w:rsidRPr="00FC1881" w:rsidRDefault="002C1A4A" w:rsidP="002C1A4A">
            <w:pPr>
              <w:spacing w:after="0"/>
              <w:rPr>
                <w:bCs/>
                <w:highlight w:val="yellow"/>
              </w:rPr>
            </w:pPr>
            <w:r w:rsidRPr="00FC1881">
              <w:rPr>
                <w:bCs/>
                <w:highlight w:val="yellow"/>
              </w:rPr>
              <w:t xml:space="preserve">Hydro Network </w:t>
            </w:r>
          </w:p>
        </w:tc>
        <w:tc>
          <w:tcPr>
            <w:tcW w:w="2046" w:type="pct"/>
          </w:tcPr>
          <w:p w14:paraId="12AC2F3E" w14:textId="06FDEF47" w:rsidR="007F416C" w:rsidRPr="00FC1881" w:rsidRDefault="002C1A4A" w:rsidP="00FC1881">
            <w:pPr>
              <w:pStyle w:val="StandardWeb"/>
              <w:rPr>
                <w:bCs/>
                <w:highlight w:val="yellow"/>
              </w:rPr>
            </w:pPr>
            <w:r w:rsidRPr="00FC1881">
              <w:rPr>
                <w:bCs/>
                <w:highlight w:val="yellow"/>
              </w:rPr>
              <w:t xml:space="preserve">aggregate of hydrologic features </w:t>
            </w:r>
            <w:r w:rsidRPr="00FC1881">
              <w:rPr>
                <w:bCs/>
                <w:highlight w:val="yellow"/>
              </w:rPr>
              <w:lastRenderedPageBreak/>
              <w:t>realizing a catchment</w:t>
            </w:r>
          </w:p>
        </w:tc>
        <w:tc>
          <w:tcPr>
            <w:tcW w:w="1304" w:type="pct"/>
          </w:tcPr>
          <w:p w14:paraId="729D1977" w14:textId="3AAA134C" w:rsidR="007F416C" w:rsidRPr="00FC1881" w:rsidRDefault="002C1A4A" w:rsidP="00FC1881">
            <w:pPr>
              <w:spacing w:after="0"/>
              <w:rPr>
                <w:bCs/>
                <w:highlight w:val="yellow"/>
              </w:rPr>
            </w:pPr>
            <w:r w:rsidRPr="00FC1881">
              <w:rPr>
                <w:bCs/>
                <w:highlight w:val="yellow"/>
                <w:lang w:val="en-GB"/>
              </w:rPr>
              <w:lastRenderedPageBreak/>
              <w:t xml:space="preserve">set of junctions and </w:t>
            </w:r>
            <w:r w:rsidRPr="00FC1881">
              <w:rPr>
                <w:bCs/>
                <w:highlight w:val="yellow"/>
                <w:lang w:val="en-GB"/>
              </w:rPr>
              <w:lastRenderedPageBreak/>
              <w:t>links</w:t>
            </w:r>
          </w:p>
        </w:tc>
      </w:tr>
      <w:tr w:rsidR="007F416C" w:rsidRPr="00FC1881" w14:paraId="2AC35A12" w14:textId="77777777" w:rsidTr="00825927">
        <w:tc>
          <w:tcPr>
            <w:tcW w:w="1650" w:type="pct"/>
            <w:shd w:val="clear" w:color="auto" w:fill="F2F2F2" w:themeFill="background1" w:themeFillShade="F2"/>
          </w:tcPr>
          <w:p w14:paraId="24C8A398" w14:textId="53321F08" w:rsidR="007F416C" w:rsidRPr="00FC1881" w:rsidRDefault="002C1A4A" w:rsidP="00B152E5">
            <w:pPr>
              <w:spacing w:after="0"/>
              <w:rPr>
                <w:highlight w:val="yellow"/>
              </w:rPr>
            </w:pPr>
            <w:r w:rsidRPr="00FC1881">
              <w:rPr>
                <w:highlight w:val="yellow"/>
              </w:rPr>
              <w:lastRenderedPageBreak/>
              <w:t xml:space="preserve">Flowpath </w:t>
            </w:r>
            <w:r w:rsidR="00B152E5" w:rsidRPr="00FC1881">
              <w:rPr>
                <w:highlight w:val="yellow"/>
              </w:rPr>
              <w:t>(one-dimensional realization of a catchment)</w:t>
            </w:r>
          </w:p>
        </w:tc>
        <w:tc>
          <w:tcPr>
            <w:tcW w:w="2046" w:type="pct"/>
          </w:tcPr>
          <w:p w14:paraId="4038D762" w14:textId="3929D90F" w:rsidR="007F416C" w:rsidRPr="00FC1881" w:rsidRDefault="002C1A4A" w:rsidP="00B152E5">
            <w:pPr>
              <w:spacing w:after="0"/>
              <w:rPr>
                <w:highlight w:val="yellow"/>
              </w:rPr>
            </w:pPr>
            <w:r w:rsidRPr="00FC1881">
              <w:rPr>
                <w:highlight w:val="yellow"/>
              </w:rPr>
              <w:t>connect</w:t>
            </w:r>
            <w:r w:rsidR="00B152E5" w:rsidRPr="00FC1881">
              <w:rPr>
                <w:highlight w:val="yellow"/>
              </w:rPr>
              <w:t>s</w:t>
            </w:r>
            <w:r w:rsidRPr="00FC1881">
              <w:rPr>
                <w:highlight w:val="yellow"/>
              </w:rPr>
              <w:t xml:space="preserve"> inflow node and outflow node, starting at </w:t>
            </w:r>
            <w:r w:rsidR="00B152E5" w:rsidRPr="00FC1881">
              <w:rPr>
                <w:highlight w:val="yellow"/>
              </w:rPr>
              <w:t xml:space="preserve">the located </w:t>
            </w:r>
            <w:r w:rsidRPr="00FC1881">
              <w:rPr>
                <w:highlight w:val="yellow"/>
              </w:rPr>
              <w:t>origin of the associated reference system</w:t>
            </w:r>
            <w:r w:rsidR="00B152E5" w:rsidRPr="00FC1881">
              <w:rPr>
                <w:highlight w:val="yellow"/>
              </w:rPr>
              <w:t xml:space="preserve">, and directed towards a located reference location </w:t>
            </w:r>
          </w:p>
        </w:tc>
        <w:tc>
          <w:tcPr>
            <w:tcW w:w="1304" w:type="pct"/>
          </w:tcPr>
          <w:p w14:paraId="57B08AA2" w14:textId="44E456FD" w:rsidR="007F416C" w:rsidRPr="00FC1881" w:rsidRDefault="002C1A4A" w:rsidP="00FC1881">
            <w:pPr>
              <w:spacing w:after="0"/>
              <w:rPr>
                <w:highlight w:val="yellow"/>
              </w:rPr>
            </w:pPr>
            <w:r w:rsidRPr="00FC1881">
              <w:rPr>
                <w:highlight w:val="yellow"/>
              </w:rPr>
              <w:t xml:space="preserve">link connecting ‘start’ and ‘destination’ junctions </w:t>
            </w:r>
          </w:p>
        </w:tc>
      </w:tr>
      <w:tr w:rsidR="007F416C" w:rsidRPr="00FC1881" w14:paraId="74397353" w14:textId="77777777" w:rsidTr="00825927">
        <w:tc>
          <w:tcPr>
            <w:tcW w:w="1650" w:type="pct"/>
            <w:shd w:val="clear" w:color="auto" w:fill="F2F2F2" w:themeFill="background1" w:themeFillShade="F2"/>
          </w:tcPr>
          <w:p w14:paraId="236329A0" w14:textId="42E5AD63" w:rsidR="007F416C" w:rsidRPr="00FC1881" w:rsidRDefault="00B152E5" w:rsidP="00B152E5">
            <w:pPr>
              <w:spacing w:after="0"/>
              <w:rPr>
                <w:highlight w:val="yellow"/>
              </w:rPr>
            </w:pPr>
            <w:r w:rsidRPr="00FC1881">
              <w:rPr>
                <w:highlight w:val="yellow"/>
              </w:rPr>
              <w:t>Outfall realization (0-dimensional realization)</w:t>
            </w:r>
          </w:p>
        </w:tc>
        <w:tc>
          <w:tcPr>
            <w:tcW w:w="2046" w:type="pct"/>
          </w:tcPr>
          <w:p w14:paraId="2E40A4BC" w14:textId="511D3215" w:rsidR="007F416C" w:rsidRPr="00FC1881" w:rsidRDefault="00FC1881" w:rsidP="00FC1881">
            <w:pPr>
              <w:spacing w:after="0"/>
              <w:rPr>
                <w:highlight w:val="yellow"/>
              </w:rPr>
            </w:pPr>
            <w:r w:rsidRPr="00FC1881">
              <w:rPr>
                <w:highlight w:val="yellow"/>
              </w:rPr>
              <w:t>realized outflow/inflow</w:t>
            </w:r>
            <w:r w:rsidR="00B152E5" w:rsidRPr="00FC1881">
              <w:rPr>
                <w:highlight w:val="yellow"/>
              </w:rPr>
              <w:t xml:space="preserve"> node associat</w:t>
            </w:r>
            <w:r w:rsidRPr="00FC1881">
              <w:rPr>
                <w:highlight w:val="yellow"/>
              </w:rPr>
              <w:t>ed with a</w:t>
            </w:r>
            <w:r w:rsidR="00B152E5" w:rsidRPr="00FC1881">
              <w:rPr>
                <w:highlight w:val="yellow"/>
              </w:rPr>
              <w:t xml:space="preserve"> realizations of </w:t>
            </w:r>
            <w:r w:rsidRPr="00FC1881">
              <w:rPr>
                <w:highlight w:val="yellow"/>
              </w:rPr>
              <w:t>a contributing/</w:t>
            </w:r>
            <w:r w:rsidR="00B152E5" w:rsidRPr="00FC1881">
              <w:rPr>
                <w:highlight w:val="yellow"/>
              </w:rPr>
              <w:t xml:space="preserve">receiving </w:t>
            </w:r>
            <w:r w:rsidRPr="00FC1881">
              <w:rPr>
                <w:highlight w:val="yellow"/>
              </w:rPr>
              <w:t>catchment</w:t>
            </w:r>
          </w:p>
        </w:tc>
        <w:tc>
          <w:tcPr>
            <w:tcW w:w="1304" w:type="pct"/>
          </w:tcPr>
          <w:p w14:paraId="00FC9053" w14:textId="69C5DD8C" w:rsidR="007F416C" w:rsidRPr="00FC1881" w:rsidRDefault="00B152E5" w:rsidP="00825927">
            <w:pPr>
              <w:spacing w:after="0"/>
              <w:rPr>
                <w:highlight w:val="yellow"/>
              </w:rPr>
            </w:pPr>
            <w:r w:rsidRPr="00FC1881">
              <w:rPr>
                <w:highlight w:val="yellow"/>
              </w:rPr>
              <w:t>j</w:t>
            </w:r>
            <w:r w:rsidR="002C1A4A" w:rsidRPr="00FC1881">
              <w:rPr>
                <w:highlight w:val="yellow"/>
              </w:rPr>
              <w:t xml:space="preserve">unction </w:t>
            </w:r>
            <w:r w:rsidRPr="00FC1881">
              <w:rPr>
                <w:highlight w:val="yellow"/>
              </w:rPr>
              <w:t>associating incoming and outgoing links</w:t>
            </w:r>
          </w:p>
        </w:tc>
      </w:tr>
    </w:tbl>
    <w:p w14:paraId="35AC948E" w14:textId="77777777" w:rsidR="00807D2F" w:rsidRDefault="00807D2F" w:rsidP="00807D2F">
      <w:pPr>
        <w:pStyle w:val="berschrift1"/>
      </w:pPr>
      <w:bookmarkStart w:id="103" w:name="_Toc337499858"/>
      <w:bookmarkStart w:id="104" w:name="_Toc458775744"/>
      <w:bookmarkStart w:id="105" w:name="_Toc464110982"/>
      <w:r>
        <w:t>Clause containing normative material</w:t>
      </w:r>
      <w:bookmarkEnd w:id="103"/>
      <w:bookmarkEnd w:id="105"/>
    </w:p>
    <w:p w14:paraId="54E9DFC0" w14:textId="3EDFF45C" w:rsidR="00F062FF" w:rsidRPr="008E510D" w:rsidRDefault="00F062FF" w:rsidP="00450C77">
      <w:pPr>
        <w:pStyle w:val="berschrift2"/>
        <w:jc w:val="both"/>
      </w:pPr>
      <w:bookmarkStart w:id="106" w:name="_Toc458775745"/>
      <w:bookmarkStart w:id="107" w:name="_Toc464110983"/>
      <w:bookmarkEnd w:id="104"/>
      <w:r w:rsidRPr="008E510D">
        <w:t>The HY_Features conceptual model</w:t>
      </w:r>
      <w:bookmarkEnd w:id="106"/>
      <w:bookmarkEnd w:id="107"/>
    </w:p>
    <w:p w14:paraId="2B39A2D1" w14:textId="40378ACF"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w:t>
      </w:r>
      <w:r w:rsidR="004F4B6D">
        <w:rPr>
          <w:lang w:val="en-US"/>
        </w:rPr>
        <w:t xml:space="preserve"> describing the</w:t>
      </w:r>
      <w:r w:rsidRPr="008E510D">
        <w:rPr>
          <w:lang w:val="en-US"/>
        </w:rPr>
        <w:t xml:space="preserve"> hydrosphere as a hierarchical network of hydrologically connected catchments, the </w:t>
      </w:r>
      <w:r w:rsidR="008A28CA" w:rsidRPr="008E510D">
        <w:rPr>
          <w:lang w:val="en-US"/>
        </w:rPr>
        <w:t>various realizations</w:t>
      </w:r>
      <w:r w:rsidR="00F941F9">
        <w:rPr>
          <w:lang w:val="en-US"/>
        </w:rPr>
        <w:t xml:space="preserve"> </w:t>
      </w:r>
      <w:r w:rsidR="00872B25">
        <w:rPr>
          <w:lang w:val="en-US"/>
        </w:rPr>
        <w:t xml:space="preserve">a catchment may have </w:t>
      </w:r>
      <w:r w:rsidR="008A28CA">
        <w:rPr>
          <w:lang w:val="en-US"/>
        </w:rPr>
        <w:t xml:space="preserve">and </w:t>
      </w:r>
      <w:r w:rsidR="00872B25">
        <w:rPr>
          <w:lang w:val="en-US"/>
        </w:rPr>
        <w:t xml:space="preserve">the </w:t>
      </w:r>
      <w:r w:rsidRPr="008E510D">
        <w:rPr>
          <w:lang w:val="en-US"/>
        </w:rPr>
        <w:t>organization in networks of catchments</w:t>
      </w:r>
      <w:r w:rsidR="00872B25">
        <w:rPr>
          <w:lang w:val="en-US"/>
        </w:rPr>
        <w:t>,</w:t>
      </w:r>
      <w:r w:rsidRPr="008E510D">
        <w:rPr>
          <w:lang w:val="en-US"/>
        </w:rPr>
        <w:t xml:space="preserve"> waterbodies</w:t>
      </w:r>
      <w:r w:rsidR="00872B25">
        <w:rPr>
          <w:lang w:val="en-US"/>
        </w:rPr>
        <w:t xml:space="preserve"> or channels</w:t>
      </w:r>
      <w:r w:rsidR="008A28CA">
        <w:rPr>
          <w:lang w:val="en-US"/>
        </w:rPr>
        <w:t>.</w:t>
      </w:r>
    </w:p>
    <w:p w14:paraId="5D27EC23" w14:textId="59E6CCA4" w:rsidR="00F062FF" w:rsidRPr="008E510D" w:rsidRDefault="00F062FF" w:rsidP="00450C77">
      <w:pPr>
        <w:pStyle w:val="StandardWeb"/>
        <w:jc w:val="both"/>
        <w:rPr>
          <w:lang w:val="en-US"/>
        </w:rPr>
      </w:pPr>
      <w:r w:rsidRPr="008E510D">
        <w:rPr>
          <w:lang w:val="en-US"/>
        </w:rPr>
        <w:t xml:space="preserve">Core concepts of HY_Features are: 1) an abstract idea of 'catchment' </w:t>
      </w:r>
      <w:r w:rsidR="00056311">
        <w:rPr>
          <w:lang w:val="en-US"/>
        </w:rPr>
        <w:t>which</w:t>
      </w:r>
      <w:r w:rsidR="00056311" w:rsidRPr="008E510D">
        <w:rPr>
          <w:lang w:val="en-US"/>
        </w:rPr>
        <w:t xml:space="preserve"> </w:t>
      </w:r>
      <w:r w:rsidRPr="008E510D">
        <w:rPr>
          <w:lang w:val="en-US"/>
        </w:rPr>
        <w:t xml:space="preserve">has many possible 'realizations', 2) </w:t>
      </w:r>
      <w:r w:rsidR="007164C2">
        <w:rPr>
          <w:lang w:val="en-US"/>
        </w:rPr>
        <w:t>an</w:t>
      </w:r>
      <w:r w:rsidR="00872B25">
        <w:rPr>
          <w:lang w:val="en-US"/>
        </w:rPr>
        <w:t xml:space="preserve"> hierarchical network of catchments realized in </w:t>
      </w:r>
      <w:r w:rsidRPr="008E510D">
        <w:rPr>
          <w:lang w:val="en-US"/>
        </w:rPr>
        <w:t>networks of watercourses</w:t>
      </w:r>
      <w:r w:rsidR="004D0877">
        <w:rPr>
          <w:lang w:val="en-US"/>
        </w:rPr>
        <w:t xml:space="preserve"> and streams </w:t>
      </w:r>
      <w:r w:rsidRPr="008E510D">
        <w:rPr>
          <w:lang w:val="en-US"/>
        </w:rPr>
        <w:t xml:space="preserve">, and </w:t>
      </w:r>
      <w:r w:rsidR="007164C2">
        <w:rPr>
          <w:lang w:val="en-US"/>
        </w:rPr>
        <w:t>3</w:t>
      </w:r>
      <w:r w:rsidRPr="008E510D">
        <w:rPr>
          <w:lang w:val="en-US"/>
        </w:rPr>
        <w:t xml:space="preserve">) </w:t>
      </w:r>
      <w:r w:rsidR="007164C2">
        <w:rPr>
          <w:lang w:val="en-US"/>
        </w:rPr>
        <w:t xml:space="preserve">a </w:t>
      </w:r>
      <w:r w:rsidRPr="008E510D">
        <w:rPr>
          <w:lang w:val="en-US"/>
        </w:rPr>
        <w:t xml:space="preserve">linear referencing along a river using a nominal main flow path. The single concept that governs HY_Features is </w:t>
      </w:r>
      <w:r w:rsidR="004F4B6D">
        <w:rPr>
          <w:lang w:val="en-US"/>
        </w:rPr>
        <w:t xml:space="preserve">the hydrologically determined union of </w:t>
      </w:r>
      <w:r w:rsidR="00E7147F">
        <w:rPr>
          <w:lang w:val="en-US"/>
        </w:rPr>
        <w:t>a</w:t>
      </w:r>
      <w:r w:rsidR="004F4B6D">
        <w:rPr>
          <w:lang w:val="en-US"/>
        </w:rPr>
        <w:t xml:space="preserve"> catchment and its outfall, and </w:t>
      </w:r>
      <w:r w:rsidRPr="008E510D">
        <w:rPr>
          <w:lang w:val="en-US"/>
        </w:rPr>
        <w:t xml:space="preserve">that any place on the land surface can be thought of as the outfall of a corresponding catchment and be placed into a </w:t>
      </w:r>
      <w:r w:rsidR="00E7147F">
        <w:rPr>
          <w:lang w:val="en-US"/>
        </w:rPr>
        <w:t xml:space="preserve">network </w:t>
      </w:r>
      <w:r w:rsidRPr="008E510D">
        <w:rPr>
          <w:lang w:val="en-US"/>
        </w:rPr>
        <w:t xml:space="preserve">of connected, </w:t>
      </w:r>
      <w:r w:rsidR="00E7147F">
        <w:rPr>
          <w:lang w:val="en-US"/>
        </w:rPr>
        <w:t>usually</w:t>
      </w:r>
      <w:r w:rsidRPr="008E510D">
        <w:rPr>
          <w:lang w:val="en-US"/>
        </w:rPr>
        <w:t xml:space="preserve"> named, hydrologic features.</w:t>
      </w:r>
    </w:p>
    <w:p w14:paraId="5F9AEE1A" w14:textId="181A58F2" w:rsidR="00F062FF" w:rsidRDefault="00F062FF" w:rsidP="00450C77">
      <w:pPr>
        <w:pStyle w:val="StandardWeb"/>
        <w:jc w:val="both"/>
        <w:rPr>
          <w:lang w:val="en-US"/>
        </w:rPr>
      </w:pPr>
      <w:r w:rsidRPr="008E510D">
        <w:rPr>
          <w:lang w:val="en-US"/>
        </w:rPr>
        <w:t xml:space="preserve">The conceptual model is </w:t>
      </w:r>
      <w:r w:rsidR="00E7147F">
        <w:rPr>
          <w:lang w:val="en-US"/>
        </w:rPr>
        <w:t>designed</w:t>
      </w:r>
      <w:r w:rsidR="00E7147F" w:rsidRPr="008E510D">
        <w:rPr>
          <w:lang w:val="en-US"/>
        </w:rPr>
        <w:t xml:space="preserve"> </w:t>
      </w:r>
      <w:r w:rsidRPr="008E510D">
        <w:rPr>
          <w:lang w:val="en-US"/>
        </w:rPr>
        <w:t xml:space="preserve">in several discrete modules. It is intended that implementations of the conceptual model need to consider only those parts of the model </w:t>
      </w:r>
      <w:r w:rsidRPr="00EB5A8C">
        <w:rPr>
          <w:lang w:val="en-US"/>
        </w:rPr>
        <w:t>required</w:t>
      </w:r>
      <w:r w:rsidR="0047039F" w:rsidRPr="00EB5A8C">
        <w:rPr>
          <w:lang w:val="en-US"/>
        </w:rPr>
        <w:t xml:space="preserve"> by the implementation </w:t>
      </w:r>
      <w:r w:rsidR="007164C2" w:rsidRPr="00EB5A8C">
        <w:rPr>
          <w:lang w:val="en-US"/>
        </w:rPr>
        <w:t>target</w:t>
      </w:r>
      <w:r w:rsidR="0047039F" w:rsidRPr="00EB5A8C">
        <w:rPr>
          <w:lang w:val="en-US"/>
        </w:rPr>
        <w:t>.</w:t>
      </w:r>
      <w:r w:rsidRPr="00EB5A8C">
        <w:rPr>
          <w:lang w:val="en-US"/>
        </w:rPr>
        <w:t xml:space="preserve"> An implementation may include or exclude feature properties, or allow </w:t>
      </w:r>
      <w:r w:rsidR="008A21B6" w:rsidRPr="002B2109">
        <w:rPr>
          <w:lang w:val="en-US"/>
        </w:rPr>
        <w:t>changing</w:t>
      </w:r>
      <w:r w:rsidR="003F08FA" w:rsidRPr="00074DA9">
        <w:rPr>
          <w:lang w:val="en-US"/>
        </w:rPr>
        <w:t xml:space="preserve"> </w:t>
      </w:r>
      <w:r w:rsidRPr="00074DA9">
        <w:rPr>
          <w:lang w:val="en-US"/>
        </w:rPr>
        <w:t xml:space="preserve">cardinality </w:t>
      </w:r>
      <w:r w:rsidR="002E508B" w:rsidRPr="00074DA9">
        <w:rPr>
          <w:lang w:val="en-US"/>
        </w:rPr>
        <w:t xml:space="preserve">of </w:t>
      </w:r>
      <w:r w:rsidRPr="00074DA9">
        <w:rPr>
          <w:lang w:val="en-US"/>
        </w:rPr>
        <w:t>one or more associations</w:t>
      </w:r>
      <w:r w:rsidR="008A21B6" w:rsidRPr="00074DA9">
        <w:rPr>
          <w:lang w:val="en-US"/>
        </w:rPr>
        <w:t xml:space="preserve"> to ‘</w:t>
      </w:r>
      <w:proofErr w:type="spellStart"/>
      <w:r w:rsidR="008A21B6" w:rsidRPr="00074DA9">
        <w:rPr>
          <w:lang w:val="en-US"/>
        </w:rPr>
        <w:t>nillable</w:t>
      </w:r>
      <w:proofErr w:type="spellEnd"/>
      <w:r w:rsidR="008A21B6" w:rsidRPr="00074DA9">
        <w:rPr>
          <w:lang w:val="en-US"/>
        </w:rPr>
        <w:t>’, expressing that the</w:t>
      </w:r>
      <w:r w:rsidR="008436AA" w:rsidRPr="00467904">
        <w:rPr>
          <w:lang w:val="en-US"/>
        </w:rPr>
        <w:t>se</w:t>
      </w:r>
      <w:r w:rsidR="008A21B6" w:rsidRPr="00EB5A8C">
        <w:rPr>
          <w:lang w:val="en-US"/>
        </w:rPr>
        <w:t xml:space="preserve"> </w:t>
      </w:r>
      <w:r w:rsidR="008A21B6" w:rsidRPr="008436AA">
        <w:rPr>
          <w:lang w:val="en-US"/>
        </w:rPr>
        <w:t xml:space="preserve">logically </w:t>
      </w:r>
      <w:r w:rsidR="00F04909" w:rsidRPr="008436AA">
        <w:rPr>
          <w:lang w:val="en-US"/>
        </w:rPr>
        <w:t>exist</w:t>
      </w:r>
      <w:r w:rsidR="008A21B6" w:rsidRPr="008436AA">
        <w:rPr>
          <w:lang w:val="en-US"/>
        </w:rPr>
        <w:t xml:space="preserve"> but </w:t>
      </w:r>
      <w:r w:rsidR="00F04909" w:rsidRPr="008436AA">
        <w:rPr>
          <w:lang w:val="en-US"/>
        </w:rPr>
        <w:t xml:space="preserve">are </w:t>
      </w:r>
      <w:r w:rsidR="008A21B6" w:rsidRPr="008436AA">
        <w:rPr>
          <w:lang w:val="en-US"/>
        </w:rPr>
        <w:t>not realized in a particular implementation</w:t>
      </w:r>
      <w:r w:rsidR="008A21B6" w:rsidRPr="008A21B6">
        <w:rPr>
          <w:lang w:val="en-US"/>
        </w:rPr>
        <w:t>.</w:t>
      </w:r>
      <w:r w:rsidR="007C3984" w:rsidRPr="008E510D">
        <w:rPr>
          <w:lang w:val="en-US"/>
        </w:rPr>
        <w:t xml:space="preserve"> </w:t>
      </w:r>
      <w:r w:rsidR="007332F8">
        <w:rPr>
          <w:lang w:val="en-US"/>
        </w:rPr>
        <w:fldChar w:fldCharType="begin"/>
      </w:r>
      <w:r w:rsidR="007332F8">
        <w:rPr>
          <w:lang w:val="en-US"/>
        </w:rPr>
        <w:instrText xml:space="preserve"> REF _Ref460920258 \h </w:instrText>
      </w:r>
      <w:r w:rsidR="007332F8">
        <w:rPr>
          <w:lang w:val="en-US"/>
        </w:rPr>
      </w:r>
      <w:r w:rsidR="007332F8">
        <w:rPr>
          <w:lang w:val="en-US"/>
        </w:rPr>
        <w:fldChar w:fldCharType="separate"/>
      </w:r>
      <w:r w:rsidR="00524BAB">
        <w:t xml:space="preserve">Table </w:t>
      </w:r>
      <w:r w:rsidR="00524BAB">
        <w:rPr>
          <w:noProof/>
        </w:rPr>
        <w:t>3</w:t>
      </w:r>
      <w:r w:rsidR="007332F8">
        <w:rPr>
          <w:lang w:val="en-US"/>
        </w:rPr>
        <w:fldChar w:fldCharType="end"/>
      </w:r>
      <w:r w:rsidRPr="008E510D">
        <w:rPr>
          <w:lang w:val="en-US"/>
        </w:rPr>
        <w:t xml:space="preserve"> lists the application schemas, the leaf packages included and the concepts reflected therein.</w:t>
      </w:r>
    </w:p>
    <w:p w14:paraId="505CDB00" w14:textId="56D59320" w:rsidR="008D4EE7" w:rsidRDefault="008D4EE7" w:rsidP="00450C77">
      <w:pPr>
        <w:pStyle w:val="OGCtableheader"/>
        <w:jc w:val="both"/>
      </w:pPr>
      <w:bookmarkStart w:id="108" w:name="_Ref460920258"/>
      <w:bookmarkStart w:id="109" w:name="_Toc464111071"/>
      <w:r>
        <w:t xml:space="preserve">Table </w:t>
      </w:r>
      <w:r w:rsidR="006B301F">
        <w:fldChar w:fldCharType="begin"/>
      </w:r>
      <w:r w:rsidR="006B301F">
        <w:instrText xml:space="preserve"> SEQ Table \* ARABIC </w:instrText>
      </w:r>
      <w:r w:rsidR="006B301F">
        <w:fldChar w:fldCharType="separate"/>
      </w:r>
      <w:r w:rsidR="00524BAB">
        <w:rPr>
          <w:noProof/>
        </w:rPr>
        <w:t>3</w:t>
      </w:r>
      <w:r w:rsidR="006B301F">
        <w:rPr>
          <w:noProof/>
        </w:rPr>
        <w:fldChar w:fldCharType="end"/>
      </w:r>
      <w:bookmarkEnd w:id="108"/>
      <w:r>
        <w:t xml:space="preserve">: HY_Features modules, </w:t>
      </w:r>
      <w:r w:rsidRPr="008D4EE7">
        <w:t>concepts</w:t>
      </w:r>
      <w:r>
        <w:t xml:space="preserve"> reflected</w:t>
      </w:r>
      <w:r w:rsidR="009138D6">
        <w:t>,</w:t>
      </w:r>
      <w:r>
        <w:t xml:space="preserve"> and leaf packages included</w:t>
      </w:r>
      <w:bookmarkEnd w:id="109"/>
    </w:p>
    <w:tbl>
      <w:tblPr>
        <w:tblStyle w:val="Tabellenraster"/>
        <w:tblW w:w="0" w:type="auto"/>
        <w:tblLook w:val="04A0" w:firstRow="1" w:lastRow="0" w:firstColumn="1" w:lastColumn="0" w:noHBand="0" w:noVBand="1"/>
      </w:tblPr>
      <w:tblGrid>
        <w:gridCol w:w="2749"/>
        <w:gridCol w:w="4119"/>
        <w:gridCol w:w="198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866323">
            <w:pPr>
              <w:spacing w:after="0"/>
            </w:pPr>
            <w:r w:rsidRPr="008E510D">
              <w:t>HY_HydroFeature</w:t>
            </w:r>
          </w:p>
        </w:tc>
        <w:tc>
          <w:tcPr>
            <w:tcW w:w="0" w:type="auto"/>
            <w:hideMark/>
          </w:tcPr>
          <w:p w14:paraId="18EE1185" w14:textId="35758F2A" w:rsidR="007C3984" w:rsidRPr="008E510D" w:rsidRDefault="007C3984" w:rsidP="00866323">
            <w:pPr>
              <w:spacing w:after="0"/>
            </w:pPr>
            <w:r w:rsidRPr="008E510D">
              <w:t xml:space="preserve">fundamental properties and relationships between features governed by the physical laws of Hydrology, naming of hydrologic features, location </w:t>
            </w:r>
            <w:r w:rsidRPr="008E510D">
              <w:lastRenderedPageBreak/>
              <w:t>of hydrologic feature along a line</w:t>
            </w:r>
            <w:r w:rsidR="004D0877">
              <w:t>ar flowpath</w:t>
            </w:r>
          </w:p>
        </w:tc>
        <w:tc>
          <w:tcPr>
            <w:tcW w:w="0" w:type="auto"/>
            <w:hideMark/>
          </w:tcPr>
          <w:p w14:paraId="0419199A" w14:textId="77777777" w:rsidR="004D0877" w:rsidRDefault="007C3984" w:rsidP="00866323">
            <w:pPr>
              <w:spacing w:after="0"/>
            </w:pPr>
            <w:r w:rsidRPr="008E510D">
              <w:lastRenderedPageBreak/>
              <w:t>Named</w:t>
            </w:r>
            <w:r w:rsidR="004D0877">
              <w:t xml:space="preserve"> </w:t>
            </w:r>
            <w:r w:rsidRPr="008E510D">
              <w:t xml:space="preserve">Feature, </w:t>
            </w:r>
          </w:p>
          <w:p w14:paraId="2C2094CC" w14:textId="77777777" w:rsidR="004D0877" w:rsidRDefault="007C3984" w:rsidP="00866323">
            <w:pPr>
              <w:spacing w:after="0"/>
            </w:pPr>
            <w:r w:rsidRPr="008E510D">
              <w:t>Hydro</w:t>
            </w:r>
            <w:r w:rsidR="004D0877">
              <w:t xml:space="preserve"> </w:t>
            </w:r>
            <w:r w:rsidRPr="008E510D">
              <w:t xml:space="preserve">Complex, </w:t>
            </w:r>
          </w:p>
          <w:p w14:paraId="0022CBB9" w14:textId="78F91E56" w:rsidR="007C3984" w:rsidRPr="008E510D" w:rsidRDefault="007C3984" w:rsidP="00866323">
            <w:pPr>
              <w:spacing w:after="0"/>
            </w:pPr>
            <w:r w:rsidRPr="008E510D">
              <w:t>River</w:t>
            </w:r>
            <w:r w:rsidR="004D0877">
              <w:t xml:space="preserve"> </w:t>
            </w:r>
            <w:r w:rsidRPr="008E510D">
              <w:t>Positioning</w:t>
            </w:r>
            <w:r w:rsidR="004D0877">
              <w:t xml:space="preserve"> </w:t>
            </w:r>
            <w:r w:rsidRPr="008E510D">
              <w:t>System</w:t>
            </w:r>
          </w:p>
        </w:tc>
      </w:tr>
      <w:tr w:rsidR="007C3984" w:rsidRPr="008E510D" w14:paraId="42DB2EC8" w14:textId="77777777" w:rsidTr="00736764">
        <w:tc>
          <w:tcPr>
            <w:tcW w:w="0" w:type="auto"/>
            <w:hideMark/>
          </w:tcPr>
          <w:p w14:paraId="3B02D3BF" w14:textId="77777777" w:rsidR="007C3984" w:rsidRPr="008E510D" w:rsidRDefault="007C3984" w:rsidP="00866323">
            <w:pPr>
              <w:spacing w:after="0"/>
            </w:pPr>
            <w:r w:rsidRPr="008E510D">
              <w:lastRenderedPageBreak/>
              <w:t>HY_SurfaceHydroFeature</w:t>
            </w:r>
          </w:p>
        </w:tc>
        <w:tc>
          <w:tcPr>
            <w:tcW w:w="0" w:type="auto"/>
            <w:hideMark/>
          </w:tcPr>
          <w:p w14:paraId="768213A3" w14:textId="6604DDA8" w:rsidR="007C3984" w:rsidRPr="008E510D" w:rsidRDefault="007C3984" w:rsidP="00866323">
            <w:pPr>
              <w:spacing w:after="0"/>
            </w:pPr>
            <w:r w:rsidRPr="008E510D">
              <w:t>hydrologic features on the Earth’s land surface without</w:t>
            </w:r>
            <w:r w:rsidR="004D0877">
              <w:t xml:space="preserve"> the</w:t>
            </w:r>
            <w:r w:rsidRPr="008E510D">
              <w:t xml:space="preserve"> complexity and detail of hydrologic and hydraulic models</w:t>
            </w:r>
          </w:p>
        </w:tc>
        <w:tc>
          <w:tcPr>
            <w:tcW w:w="0" w:type="auto"/>
            <w:hideMark/>
          </w:tcPr>
          <w:p w14:paraId="765DB6BC" w14:textId="77777777" w:rsidR="004D0877" w:rsidRDefault="007C3984" w:rsidP="004D0877">
            <w:pPr>
              <w:spacing w:after="0"/>
            </w:pPr>
            <w:r w:rsidRPr="008E510D">
              <w:t>Channel</w:t>
            </w:r>
            <w:r w:rsidR="004D0877">
              <w:t xml:space="preserve"> </w:t>
            </w:r>
            <w:r w:rsidRPr="008E510D">
              <w:t>Network, Hydrographic</w:t>
            </w:r>
            <w:r w:rsidR="004D0877">
              <w:t xml:space="preserve"> </w:t>
            </w:r>
            <w:r w:rsidRPr="008E510D">
              <w:t xml:space="preserve">Network, </w:t>
            </w:r>
          </w:p>
          <w:p w14:paraId="7F3B5A7C" w14:textId="77777777" w:rsidR="004D0877" w:rsidRDefault="007C3984" w:rsidP="004D0877">
            <w:pPr>
              <w:spacing w:after="0"/>
            </w:pPr>
            <w:r w:rsidRPr="008E510D">
              <w:t>Water</w:t>
            </w:r>
            <w:r w:rsidR="004D0877">
              <w:t xml:space="preserve"> </w:t>
            </w:r>
            <w:r w:rsidRPr="008E510D">
              <w:t>Body</w:t>
            </w:r>
            <w:r w:rsidR="004D0877">
              <w:t xml:space="preserve"> </w:t>
            </w:r>
            <w:r w:rsidRPr="008E510D">
              <w:t xml:space="preserve">Types, </w:t>
            </w:r>
          </w:p>
          <w:p w14:paraId="77383877" w14:textId="279DA663" w:rsidR="007C3984" w:rsidRPr="008E510D" w:rsidRDefault="004D0877" w:rsidP="004D0877">
            <w:pPr>
              <w:spacing w:after="0"/>
            </w:pPr>
            <w:r>
              <w:t>Storage</w:t>
            </w:r>
          </w:p>
        </w:tc>
      </w:tr>
      <w:tr w:rsidR="007C3984" w:rsidRPr="008E510D" w14:paraId="2C87843D" w14:textId="77777777" w:rsidTr="00736764">
        <w:tc>
          <w:tcPr>
            <w:tcW w:w="0" w:type="auto"/>
            <w:hideMark/>
          </w:tcPr>
          <w:p w14:paraId="6D9E8ABE" w14:textId="77777777" w:rsidR="007C3984" w:rsidRPr="008E510D" w:rsidRDefault="007C3984" w:rsidP="00866323">
            <w:pPr>
              <w:spacing w:after="0"/>
            </w:pPr>
            <w:r w:rsidRPr="008E510D">
              <w:t>HY_HydrometricNetwork</w:t>
            </w:r>
          </w:p>
        </w:tc>
        <w:tc>
          <w:tcPr>
            <w:tcW w:w="0" w:type="auto"/>
            <w:hideMark/>
          </w:tcPr>
          <w:p w14:paraId="763D7DED" w14:textId="77777777" w:rsidR="007C3984" w:rsidRPr="008E510D" w:rsidRDefault="007C3984" w:rsidP="00866323">
            <w:pPr>
              <w:spacing w:after="0"/>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866323">
            <w:pPr>
              <w:spacing w:after="0"/>
            </w:pPr>
            <w:r w:rsidRPr="008E510D">
              <w:t>---</w:t>
            </w:r>
          </w:p>
        </w:tc>
      </w:tr>
    </w:tbl>
    <w:p w14:paraId="6A848EF6" w14:textId="620D2804" w:rsidR="000A3859" w:rsidRPr="008E510D" w:rsidRDefault="000A3859" w:rsidP="00450C77">
      <w:pPr>
        <w:jc w:val="both"/>
      </w:pPr>
    </w:p>
    <w:p w14:paraId="7A6D5DB0" w14:textId="5890C280"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1B5AD0" w:rsidRPr="008E510D">
        <w:t xml:space="preserve">Figure </w:t>
      </w:r>
      <w:r w:rsidR="001B5AD0">
        <w:rPr>
          <w:noProof/>
        </w:rPr>
        <w:t>17</w:t>
      </w:r>
      <w:r w:rsidRPr="008E510D">
        <w:fldChar w:fldCharType="end"/>
      </w:r>
      <w:r w:rsidRPr="008E510D">
        <w:t xml:space="preserve">. </w:t>
      </w:r>
      <w:r w:rsidRPr="00EB5A8C">
        <w:t xml:space="preserve">The following sections describe requirements classes </w:t>
      </w:r>
      <w:r w:rsidR="008436AA" w:rsidRPr="00EB5A8C">
        <w:t xml:space="preserve">valid </w:t>
      </w:r>
      <w:r w:rsidRPr="00EB5A8C">
        <w:t xml:space="preserve">for each application schema, whereby each feature addressed in the requirements </w:t>
      </w:r>
      <w:r w:rsidR="00772250" w:rsidRPr="00B149B7">
        <w:t xml:space="preserve">SHALL </w:t>
      </w:r>
      <w:r w:rsidRPr="00B149B7">
        <w:t xml:space="preserve">be understood as an instance of the </w:t>
      </w:r>
      <w:proofErr w:type="spellStart"/>
      <w:r w:rsidRPr="00B149B7">
        <w:t>GF_FeatureType</w:t>
      </w:r>
      <w:proofErr w:type="spellEnd"/>
      <w:r w:rsidRPr="00B149B7">
        <w:t xml:space="preserve"> (aka </w:t>
      </w:r>
      <w:proofErr w:type="spellStart"/>
      <w:r w:rsidRPr="00B149B7">
        <w:t>FeatureType</w:t>
      </w:r>
      <w:proofErr w:type="spellEnd"/>
      <w:r w:rsidRPr="00B149B7">
        <w:t>) «</w:t>
      </w:r>
      <w:proofErr w:type="spellStart"/>
      <w:r w:rsidRPr="00B149B7">
        <w:t>metaclass</w:t>
      </w:r>
      <w:proofErr w:type="spellEnd"/>
      <w:r w:rsidRPr="00B149B7">
        <w:t>».</w:t>
      </w:r>
      <w:r w:rsidRPr="008E510D">
        <w:t xml:space="preserve"> </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6B0B39DF" w:rsidR="009D5ADB" w:rsidRPr="008E510D" w:rsidRDefault="009D5ADB" w:rsidP="006D2CB5">
      <w:pPr>
        <w:pStyle w:val="OGCFigure"/>
      </w:pPr>
      <w:bookmarkStart w:id="110" w:name="_Ref458769526"/>
      <w:bookmarkStart w:id="111" w:name="_Toc464111043"/>
      <w:r w:rsidRPr="008E510D">
        <w:t xml:space="preserve">Figure </w:t>
      </w:r>
      <w:r w:rsidR="006B301F">
        <w:fldChar w:fldCharType="begin"/>
      </w:r>
      <w:r w:rsidR="006B301F">
        <w:instrText xml:space="preserve"> SEQ Figure \* ARABIC </w:instrText>
      </w:r>
      <w:r w:rsidR="006B301F">
        <w:fldChar w:fldCharType="separate"/>
      </w:r>
      <w:r w:rsidR="00FD6D0B">
        <w:rPr>
          <w:noProof/>
        </w:rPr>
        <w:t>18</w:t>
      </w:r>
      <w:r w:rsidR="006B301F">
        <w:rPr>
          <w:noProof/>
        </w:rPr>
        <w:fldChar w:fldCharType="end"/>
      </w:r>
      <w:bookmarkEnd w:id="110"/>
      <w:r w:rsidRPr="008E510D">
        <w:t>: HY_Features modules and packages</w:t>
      </w:r>
      <w:bookmarkEnd w:id="111"/>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12" w:name="_Toc458775746"/>
      <w:bookmarkStart w:id="113" w:name="_Ref462332916"/>
      <w:bookmarkStart w:id="114" w:name="_Toc464110984"/>
      <w:r w:rsidRPr="008E510D">
        <w:t>The HY_Features conceptual conformance (mapping)</w:t>
      </w:r>
      <w:bookmarkEnd w:id="112"/>
      <w:bookmarkEnd w:id="113"/>
      <w:bookmarkEnd w:id="114"/>
    </w:p>
    <w:tbl>
      <w:tblPr>
        <w:tblStyle w:val="Tabellenraster"/>
        <w:tblW w:w="0" w:type="auto"/>
        <w:tblLook w:val="04A0" w:firstRow="1" w:lastRow="0" w:firstColumn="1" w:lastColumn="0" w:noHBand="0" w:noVBand="1"/>
      </w:tblPr>
      <w:tblGrid>
        <w:gridCol w:w="1809"/>
        <w:gridCol w:w="6946"/>
      </w:tblGrid>
      <w:tr w:rsidR="00A35AB1" w:rsidRPr="008E510D" w14:paraId="2C217854" w14:textId="77777777" w:rsidTr="00A35AB1">
        <w:tc>
          <w:tcPr>
            <w:tcW w:w="1809" w:type="dxa"/>
            <w:hideMark/>
          </w:tcPr>
          <w:p w14:paraId="3DC02B3E" w14:textId="77777777" w:rsidR="00A35AB1" w:rsidRPr="008E510D" w:rsidRDefault="00A35AB1" w:rsidP="00A35AB1">
            <w:pPr>
              <w:jc w:val="both"/>
              <w:rPr>
                <w:b/>
                <w:bCs/>
              </w:rPr>
            </w:pPr>
            <w:r w:rsidRPr="008E510D">
              <w:rPr>
                <w:rStyle w:val="Fett"/>
              </w:rPr>
              <w:t>Requirements Class</w:t>
            </w:r>
          </w:p>
        </w:tc>
        <w:tc>
          <w:tcPr>
            <w:tcW w:w="6946" w:type="dxa"/>
            <w:hideMark/>
          </w:tcPr>
          <w:p w14:paraId="1047C371" w14:textId="77777777" w:rsidR="00A35AB1" w:rsidRPr="008E510D" w:rsidRDefault="006B301F" w:rsidP="00A35AB1">
            <w:pPr>
              <w:jc w:val="both"/>
              <w:rPr>
                <w:b/>
                <w:bCs/>
              </w:rPr>
            </w:pPr>
            <w:hyperlink r:id="rId47" w:history="1">
              <w:r w:rsidR="00A35AB1" w:rsidRPr="008E510D">
                <w:rPr>
                  <w:rStyle w:val="Hyperlink"/>
                  <w:b/>
                  <w:bCs/>
                </w:rPr>
                <w:t>/</w:t>
              </w:r>
              <w:proofErr w:type="spellStart"/>
              <w:r w:rsidR="00A35AB1" w:rsidRPr="008E510D">
                <w:rPr>
                  <w:rStyle w:val="Hyperlink"/>
                  <w:b/>
                  <w:bCs/>
                </w:rPr>
                <w:t>req</w:t>
              </w:r>
              <w:proofErr w:type="spellEnd"/>
              <w:r w:rsidR="00A35AB1" w:rsidRPr="008E510D">
                <w:rPr>
                  <w:rStyle w:val="Hyperlink"/>
                  <w:b/>
                  <w:bCs/>
                </w:rPr>
                <w:t>/</w:t>
              </w:r>
              <w:proofErr w:type="spellStart"/>
              <w:r w:rsidR="00A35AB1" w:rsidRPr="008E510D">
                <w:rPr>
                  <w:rStyle w:val="Hyperlink"/>
                  <w:b/>
                  <w:bCs/>
                </w:rPr>
                <w:t>hy_features_conceptual_model</w:t>
              </w:r>
              <w:proofErr w:type="spellEnd"/>
            </w:hyperlink>
          </w:p>
        </w:tc>
      </w:tr>
      <w:tr w:rsidR="00A35AB1" w:rsidRPr="008E510D" w14:paraId="23460FFF" w14:textId="77777777" w:rsidTr="00A35AB1">
        <w:tc>
          <w:tcPr>
            <w:tcW w:w="1809" w:type="dxa"/>
            <w:hideMark/>
          </w:tcPr>
          <w:p w14:paraId="1B1203C9" w14:textId="77777777" w:rsidR="00A35AB1" w:rsidRPr="008E510D" w:rsidRDefault="00A35AB1" w:rsidP="00A35AB1">
            <w:pPr>
              <w:jc w:val="both"/>
            </w:pPr>
            <w:r w:rsidRPr="008E510D">
              <w:t>Target type</w:t>
            </w:r>
          </w:p>
        </w:tc>
        <w:tc>
          <w:tcPr>
            <w:tcW w:w="6946" w:type="dxa"/>
            <w:hideMark/>
          </w:tcPr>
          <w:p w14:paraId="1D28049F" w14:textId="77777777" w:rsidR="00A35AB1" w:rsidRPr="008E510D" w:rsidRDefault="00A35AB1" w:rsidP="00A35AB1">
            <w:pPr>
              <w:jc w:val="both"/>
            </w:pPr>
            <w:r w:rsidRPr="008E510D">
              <w:t>Implementation Schema</w:t>
            </w:r>
          </w:p>
        </w:tc>
      </w:tr>
      <w:tr w:rsidR="00A35AB1" w:rsidRPr="008E510D" w14:paraId="33AC93F5" w14:textId="77777777" w:rsidTr="00A35AB1">
        <w:tc>
          <w:tcPr>
            <w:tcW w:w="1809" w:type="dxa"/>
            <w:hideMark/>
          </w:tcPr>
          <w:p w14:paraId="51E06102" w14:textId="77777777" w:rsidR="00A35AB1" w:rsidRPr="008E510D" w:rsidRDefault="00A35AB1" w:rsidP="00A35AB1">
            <w:pPr>
              <w:jc w:val="both"/>
            </w:pPr>
            <w:r w:rsidRPr="008E510D">
              <w:t>Name</w:t>
            </w:r>
          </w:p>
        </w:tc>
        <w:tc>
          <w:tcPr>
            <w:tcW w:w="6946" w:type="dxa"/>
            <w:hideMark/>
          </w:tcPr>
          <w:p w14:paraId="27F66C7C" w14:textId="77777777" w:rsidR="00A35AB1" w:rsidRPr="008E510D" w:rsidRDefault="00A35AB1" w:rsidP="00A35AB1">
            <w:pPr>
              <w:jc w:val="both"/>
            </w:pPr>
            <w:r w:rsidRPr="008E510D">
              <w:t>HY_Features Conceptual Conformance</w:t>
            </w:r>
          </w:p>
        </w:tc>
      </w:tr>
      <w:tr w:rsidR="00A35AB1" w:rsidRPr="008E510D" w14:paraId="49EF0C10" w14:textId="77777777" w:rsidTr="00A35AB1">
        <w:tc>
          <w:tcPr>
            <w:tcW w:w="1809" w:type="dxa"/>
            <w:hideMark/>
          </w:tcPr>
          <w:p w14:paraId="7EB4FFB5" w14:textId="77777777" w:rsidR="00A35AB1" w:rsidRPr="008E510D" w:rsidRDefault="00A35AB1" w:rsidP="00A35AB1">
            <w:pPr>
              <w:jc w:val="both"/>
            </w:pPr>
            <w:r w:rsidRPr="008E510D">
              <w:t>Dependency</w:t>
            </w:r>
          </w:p>
        </w:tc>
        <w:tc>
          <w:tcPr>
            <w:tcW w:w="6946" w:type="dxa"/>
            <w:hideMark/>
          </w:tcPr>
          <w:p w14:paraId="00C2BD91" w14:textId="77777777" w:rsidR="00A35AB1" w:rsidRPr="008E510D" w:rsidRDefault="006B301F" w:rsidP="00A35AB1">
            <w:pPr>
              <w:jc w:val="both"/>
            </w:pPr>
            <w:hyperlink r:id="rId48" w:history="1">
              <w:r w:rsidR="00A35AB1" w:rsidRPr="008E510D">
                <w:rPr>
                  <w:rStyle w:val="Hyperlink"/>
                </w:rPr>
                <w:t>/</w:t>
              </w:r>
              <w:proofErr w:type="spellStart"/>
              <w:r w:rsidR="00A35AB1" w:rsidRPr="008E510D">
                <w:rPr>
                  <w:rStyle w:val="Hyperlink"/>
                </w:rPr>
                <w:t>iso</w:t>
              </w:r>
              <w:proofErr w:type="spellEnd"/>
              <w:r w:rsidR="00A35AB1" w:rsidRPr="008E510D">
                <w:rPr>
                  <w:rStyle w:val="Hyperlink"/>
                </w:rPr>
                <w:t>/19109/</w:t>
              </w:r>
            </w:hyperlink>
          </w:p>
        </w:tc>
      </w:tr>
      <w:tr w:rsidR="00A35AB1" w:rsidRPr="008E510D" w14:paraId="14AD95B8" w14:textId="77777777" w:rsidTr="00A35AB1">
        <w:tc>
          <w:tcPr>
            <w:tcW w:w="1809" w:type="dxa"/>
            <w:hideMark/>
          </w:tcPr>
          <w:p w14:paraId="72AE97FA" w14:textId="77777777" w:rsidR="00A35AB1" w:rsidRPr="00F57D4A" w:rsidRDefault="00A35AB1" w:rsidP="00A35AB1">
            <w:pPr>
              <w:jc w:val="both"/>
              <w:rPr>
                <w:highlight w:val="yellow"/>
              </w:rPr>
            </w:pPr>
            <w:r w:rsidRPr="00B149B7">
              <w:t>Requirement</w:t>
            </w:r>
          </w:p>
        </w:tc>
        <w:tc>
          <w:tcPr>
            <w:tcW w:w="6946" w:type="dxa"/>
            <w:hideMark/>
          </w:tcPr>
          <w:p w14:paraId="27FDA139" w14:textId="3E0E5CC1" w:rsidR="00A35AB1" w:rsidRPr="003E4BDF" w:rsidRDefault="003E4BDF" w:rsidP="00A35AB1">
            <w:pPr>
              <w:jc w:val="both"/>
              <w:rPr>
                <w:rStyle w:val="Hyperlink"/>
              </w:rPr>
            </w:pPr>
            <w:bookmarkStart w:id="115" w:name="mapping"/>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/mapping</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/mapping" </w:instrText>
            </w:r>
            <w:r w:rsidRPr="003E4BDF">
              <w:rPr>
                <w:color w:val="0000FF"/>
                <w:u w:val="single"/>
              </w:rPr>
              <w:fldChar w:fldCharType="end"/>
            </w:r>
          </w:p>
          <w:bookmarkEnd w:id="115"/>
          <w:p w14:paraId="2F095924" w14:textId="590BD6D8" w:rsidR="00F941F9" w:rsidRPr="008E510D" w:rsidRDefault="00F941F9" w:rsidP="00A35AB1">
            <w:pPr>
              <w:jc w:val="both"/>
            </w:pPr>
            <w:r w:rsidRPr="00B149B7">
              <w:t xml:space="preserve">An implementation schema conforming to HY_Features SHALL provide a formal mapping from one or more Feature Types present in the implementation schema to Feature Types defined in this standard </w:t>
            </w:r>
            <w:r w:rsidRPr="00B149B7">
              <w:lastRenderedPageBreak/>
              <w:t>specification, including all mandatory properties defined by the realized HY_Features concept. Default values to be assumed must be specified in this mapping.</w:t>
            </w:r>
          </w:p>
        </w:tc>
      </w:tr>
    </w:tbl>
    <w:p w14:paraId="4D789C3A" w14:textId="1A186FD8" w:rsidR="00106C0B" w:rsidRPr="008E510D" w:rsidRDefault="00106C0B" w:rsidP="00450C77">
      <w:pPr>
        <w:pStyle w:val="StandardWeb"/>
        <w:jc w:val="both"/>
        <w:rPr>
          <w:lang w:val="en-US"/>
        </w:rPr>
      </w:pPr>
      <w:r w:rsidRPr="003F4892">
        <w:rPr>
          <w:lang w:val="en-US"/>
        </w:rPr>
        <w:lastRenderedPageBreak/>
        <w:t xml:space="preserve">The HY_Features model is a 'conceptual model', </w:t>
      </w:r>
      <w:r w:rsidR="00FD5E6D" w:rsidRPr="003F4892">
        <w:rPr>
          <w:lang w:val="en-US"/>
        </w:rPr>
        <w:t xml:space="preserve">and </w:t>
      </w:r>
      <w:r w:rsidRPr="003F4892">
        <w:rPr>
          <w:lang w:val="en-US"/>
        </w:rPr>
        <w:t xml:space="preserve">not intended to be directly implementable for data exchange or persistence. The conformance target of the HY_Features model is therefore an implementation that </w:t>
      </w:r>
      <w:r w:rsidR="009C68C1" w:rsidRPr="003F4892">
        <w:rPr>
          <w:lang w:val="en-US"/>
        </w:rPr>
        <w:t>encodes</w:t>
      </w:r>
      <w:r w:rsidR="00FD5E6D" w:rsidRPr="003F4892">
        <w:rPr>
          <w:lang w:val="en-US"/>
        </w:rPr>
        <w:t xml:space="preserve"> the mapping of a </w:t>
      </w:r>
      <w:r w:rsidR="007164C2">
        <w:rPr>
          <w:lang w:val="en-US"/>
        </w:rPr>
        <w:t xml:space="preserve">particular </w:t>
      </w:r>
      <w:r w:rsidR="00FD5E6D" w:rsidRPr="003F4892">
        <w:rPr>
          <w:lang w:val="en-US"/>
        </w:rPr>
        <w:t>implementation schema with concepts</w:t>
      </w:r>
      <w:r w:rsidRPr="003F4892">
        <w:rPr>
          <w:lang w:val="en-US"/>
        </w:rPr>
        <w:t xml:space="preserve"> </w:t>
      </w:r>
      <w:r w:rsidR="00FD5E6D" w:rsidRPr="003F4892">
        <w:rPr>
          <w:lang w:val="en-US"/>
        </w:rPr>
        <w:t>defined in</w:t>
      </w:r>
      <w:r w:rsidRPr="003F4892">
        <w:rPr>
          <w:lang w:val="en-US"/>
        </w:rPr>
        <w:t xml:space="preserve"> the HY_Features model.</w:t>
      </w:r>
      <w:r w:rsidRPr="008E510D">
        <w:rPr>
          <w:lang w:val="en-US"/>
        </w:rPr>
        <w:t xml:space="preserve"> </w:t>
      </w:r>
    </w:p>
    <w:p w14:paraId="3B42EDAE" w14:textId="77777777" w:rsidR="00A35AB1" w:rsidRPr="008E510D" w:rsidDel="00A35AB1"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38608D1E"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independent of their implementation or format. More specifically, it provides </w:t>
      </w:r>
      <w:r w:rsidR="007164C2">
        <w:rPr>
          <w:lang w:val="en-US"/>
        </w:rPr>
        <w:t>a</w:t>
      </w:r>
      <w:r w:rsidRPr="008E510D">
        <w:rPr>
          <w:lang w:val="en-US"/>
        </w:rPr>
        <w:t xml:space="preserve"> means to distinguish between the reference concept and its </w:t>
      </w:r>
      <w:r w:rsidR="00390D3E">
        <w:rPr>
          <w:lang w:val="en-US"/>
        </w:rPr>
        <w:t xml:space="preserve">different </w:t>
      </w:r>
      <w:r w:rsidRPr="008E510D">
        <w:rPr>
          <w:lang w:val="en-US"/>
        </w:rPr>
        <w:t>realizations as geographic features</w:t>
      </w:r>
      <w:r w:rsidR="003F4892">
        <w:rPr>
          <w:lang w:val="en-US"/>
        </w:rPr>
        <w:t>,</w:t>
      </w:r>
      <w:r w:rsidRPr="008E510D">
        <w:rPr>
          <w:lang w:val="en-US"/>
        </w:rPr>
        <w:t xml:space="preserve">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1356629"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w:t>
      </w:r>
      <w:r w:rsidR="00766380">
        <w:rPr>
          <w:lang w:val="en-US"/>
        </w:rPr>
        <w:t>s</w:t>
      </w:r>
      <w:r w:rsidRPr="008E510D">
        <w:rPr>
          <w:lang w:val="en-US"/>
        </w:rPr>
        <w:t xml:space="preserve"> elements.</w:t>
      </w:r>
    </w:p>
    <w:p w14:paraId="37B25580" w14:textId="52CA7F7C" w:rsidR="00106C0B" w:rsidRPr="008E510D" w:rsidRDefault="00106C0B" w:rsidP="00450C77">
      <w:pPr>
        <w:pStyle w:val="berschrift2"/>
        <w:jc w:val="both"/>
      </w:pPr>
      <w:bookmarkStart w:id="116" w:name="_Toc458775747"/>
      <w:bookmarkStart w:id="117" w:name="_Ref462332936"/>
      <w:bookmarkStart w:id="118" w:name="_Toc464110985"/>
      <w:r w:rsidRPr="008E510D">
        <w:t>The HY_Features data conformance (encoding)</w:t>
      </w:r>
      <w:bookmarkEnd w:id="116"/>
      <w:bookmarkEnd w:id="117"/>
      <w:bookmarkEnd w:id="118"/>
    </w:p>
    <w:tbl>
      <w:tblPr>
        <w:tblStyle w:val="Tabellenraster"/>
        <w:tblW w:w="0" w:type="auto"/>
        <w:tblLook w:val="04A0" w:firstRow="1" w:lastRow="0" w:firstColumn="1" w:lastColumn="0" w:noHBand="0" w:noVBand="1"/>
      </w:tblPr>
      <w:tblGrid>
        <w:gridCol w:w="1951"/>
        <w:gridCol w:w="6804"/>
      </w:tblGrid>
      <w:tr w:rsidR="00824D47" w:rsidRPr="008E510D" w14:paraId="643758B7" w14:textId="77777777" w:rsidTr="007C1F9E">
        <w:tc>
          <w:tcPr>
            <w:tcW w:w="1951" w:type="dxa"/>
            <w:hideMark/>
          </w:tcPr>
          <w:p w14:paraId="590D1271" w14:textId="77777777" w:rsidR="00824D47" w:rsidRPr="008E510D" w:rsidRDefault="00824D47" w:rsidP="007C1F9E">
            <w:pPr>
              <w:jc w:val="both"/>
              <w:rPr>
                <w:b/>
                <w:bCs/>
              </w:rPr>
            </w:pPr>
            <w:r w:rsidRPr="008E510D">
              <w:rPr>
                <w:rStyle w:val="Fett"/>
              </w:rPr>
              <w:t>Requirements Class</w:t>
            </w:r>
          </w:p>
        </w:tc>
        <w:tc>
          <w:tcPr>
            <w:tcW w:w="6804" w:type="dxa"/>
            <w:hideMark/>
          </w:tcPr>
          <w:p w14:paraId="65896D6A" w14:textId="77777777" w:rsidR="00824D47" w:rsidRPr="008E510D" w:rsidRDefault="006B301F" w:rsidP="007C1F9E">
            <w:pPr>
              <w:jc w:val="both"/>
              <w:rPr>
                <w:b/>
                <w:bCs/>
              </w:rPr>
            </w:pPr>
            <w:hyperlink r:id="rId49" w:history="1">
              <w:r w:rsidR="00824D47" w:rsidRPr="008E510D">
                <w:rPr>
                  <w:rStyle w:val="Hyperlink"/>
                  <w:b/>
                  <w:bCs/>
                </w:rPr>
                <w:t>/</w:t>
              </w:r>
              <w:proofErr w:type="spellStart"/>
              <w:r w:rsidR="00824D47" w:rsidRPr="008E510D">
                <w:rPr>
                  <w:rStyle w:val="Hyperlink"/>
                  <w:b/>
                  <w:bCs/>
                </w:rPr>
                <w:t>req</w:t>
              </w:r>
              <w:proofErr w:type="spellEnd"/>
              <w:r w:rsidR="00824D47" w:rsidRPr="008E510D">
                <w:rPr>
                  <w:rStyle w:val="Hyperlink"/>
                  <w:b/>
                  <w:bCs/>
                </w:rPr>
                <w:t>/</w:t>
              </w:r>
              <w:proofErr w:type="spellStart"/>
              <w:r w:rsidR="00824D47" w:rsidRPr="008E510D">
                <w:rPr>
                  <w:rStyle w:val="Hyperlink"/>
                  <w:b/>
                  <w:bCs/>
                </w:rPr>
                <w:t>hy_features_content</w:t>
              </w:r>
              <w:proofErr w:type="spellEnd"/>
            </w:hyperlink>
          </w:p>
        </w:tc>
      </w:tr>
      <w:tr w:rsidR="00824D47" w:rsidRPr="008E510D" w14:paraId="1EB48777" w14:textId="77777777" w:rsidTr="007C1F9E">
        <w:tc>
          <w:tcPr>
            <w:tcW w:w="1951" w:type="dxa"/>
            <w:hideMark/>
          </w:tcPr>
          <w:p w14:paraId="3A53632F" w14:textId="77777777" w:rsidR="00824D47" w:rsidRPr="008E510D" w:rsidRDefault="00824D47" w:rsidP="007C1F9E">
            <w:pPr>
              <w:jc w:val="both"/>
            </w:pPr>
            <w:r w:rsidRPr="008E510D">
              <w:t>Target type</w:t>
            </w:r>
          </w:p>
        </w:tc>
        <w:tc>
          <w:tcPr>
            <w:tcW w:w="6804" w:type="dxa"/>
            <w:hideMark/>
          </w:tcPr>
          <w:p w14:paraId="2C10E1D6" w14:textId="77777777" w:rsidR="00824D47" w:rsidRPr="008E510D" w:rsidRDefault="00824D47" w:rsidP="007C1F9E">
            <w:pPr>
              <w:jc w:val="both"/>
            </w:pPr>
            <w:r w:rsidRPr="008E510D">
              <w:t>Dataset</w:t>
            </w:r>
          </w:p>
        </w:tc>
      </w:tr>
      <w:tr w:rsidR="00824D47" w:rsidRPr="008E510D" w14:paraId="507574E3" w14:textId="77777777" w:rsidTr="007C1F9E">
        <w:tc>
          <w:tcPr>
            <w:tcW w:w="1951" w:type="dxa"/>
            <w:hideMark/>
          </w:tcPr>
          <w:p w14:paraId="0EBDA6F7" w14:textId="77777777" w:rsidR="00824D47" w:rsidRPr="008E510D" w:rsidRDefault="00824D47" w:rsidP="007C1F9E">
            <w:pPr>
              <w:jc w:val="both"/>
            </w:pPr>
            <w:r w:rsidRPr="008E510D">
              <w:t>Name</w:t>
            </w:r>
          </w:p>
        </w:tc>
        <w:tc>
          <w:tcPr>
            <w:tcW w:w="6804" w:type="dxa"/>
            <w:hideMark/>
          </w:tcPr>
          <w:p w14:paraId="1CBB1731" w14:textId="77777777" w:rsidR="00824D47" w:rsidRPr="008E510D" w:rsidRDefault="00824D47" w:rsidP="007C1F9E">
            <w:pPr>
              <w:jc w:val="both"/>
            </w:pPr>
            <w:r w:rsidRPr="008E510D">
              <w:t>HY_Features Data Conformance</w:t>
            </w:r>
          </w:p>
        </w:tc>
      </w:tr>
      <w:tr w:rsidR="00824D47" w:rsidRPr="008E510D" w14:paraId="4405CA87" w14:textId="77777777" w:rsidTr="007C1F9E">
        <w:tc>
          <w:tcPr>
            <w:tcW w:w="1951" w:type="dxa"/>
            <w:hideMark/>
          </w:tcPr>
          <w:p w14:paraId="45120A3F" w14:textId="77777777" w:rsidR="00824D47" w:rsidRPr="008E510D" w:rsidRDefault="00824D47" w:rsidP="007C1F9E">
            <w:pPr>
              <w:jc w:val="both"/>
            </w:pPr>
            <w:r w:rsidRPr="008E510D">
              <w:t>Dependency</w:t>
            </w:r>
          </w:p>
        </w:tc>
        <w:tc>
          <w:tcPr>
            <w:tcW w:w="6804" w:type="dxa"/>
            <w:hideMark/>
          </w:tcPr>
          <w:p w14:paraId="601FEE4C" w14:textId="77777777" w:rsidR="00824D47" w:rsidRPr="008E510D" w:rsidRDefault="006B301F" w:rsidP="007C1F9E">
            <w:pPr>
              <w:jc w:val="both"/>
            </w:pPr>
            <w:hyperlink r:id="rId50" w:history="1">
              <w:r w:rsidR="00824D47" w:rsidRPr="008E510D">
                <w:rPr>
                  <w:rStyle w:val="Hyperlink"/>
                </w:rPr>
                <w:t>/</w:t>
              </w:r>
              <w:proofErr w:type="spellStart"/>
              <w:r w:rsidR="00824D47" w:rsidRPr="008E510D">
                <w:rPr>
                  <w:rStyle w:val="Hyperlink"/>
                </w:rPr>
                <w:t>req</w:t>
              </w:r>
              <w:proofErr w:type="spellEnd"/>
              <w:r w:rsidR="00824D47" w:rsidRPr="008E510D">
                <w:rPr>
                  <w:rStyle w:val="Hyperlink"/>
                </w:rPr>
                <w:t>/</w:t>
              </w:r>
              <w:proofErr w:type="spellStart"/>
              <w:r w:rsidR="00824D47" w:rsidRPr="008E510D">
                <w:rPr>
                  <w:rStyle w:val="Hyperlink"/>
                </w:rPr>
                <w:t>hy_features_conceptual_model</w:t>
              </w:r>
              <w:proofErr w:type="spellEnd"/>
            </w:hyperlink>
          </w:p>
        </w:tc>
      </w:tr>
      <w:tr w:rsidR="00824D47" w:rsidRPr="008E510D" w14:paraId="6215134C" w14:textId="77777777" w:rsidTr="007C1F9E">
        <w:tc>
          <w:tcPr>
            <w:tcW w:w="1951" w:type="dxa"/>
            <w:hideMark/>
          </w:tcPr>
          <w:p w14:paraId="2D376C9E" w14:textId="77777777" w:rsidR="00824D47" w:rsidRPr="008E510D" w:rsidRDefault="00824D47" w:rsidP="007C1F9E">
            <w:pPr>
              <w:jc w:val="both"/>
            </w:pPr>
            <w:r w:rsidRPr="008E510D">
              <w:t>Dependency</w:t>
            </w:r>
          </w:p>
        </w:tc>
        <w:tc>
          <w:tcPr>
            <w:tcW w:w="6804" w:type="dxa"/>
            <w:hideMark/>
          </w:tcPr>
          <w:p w14:paraId="424EBF7E" w14:textId="77777777" w:rsidR="00824D47" w:rsidRPr="008E510D" w:rsidRDefault="006B301F" w:rsidP="007C1F9E">
            <w:pPr>
              <w:jc w:val="both"/>
            </w:pPr>
            <w:hyperlink r:id="rId51"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/19109/</w:t>
              </w:r>
            </w:hyperlink>
          </w:p>
        </w:tc>
      </w:tr>
      <w:tr w:rsidR="00824D47" w:rsidRPr="008E510D" w14:paraId="65E52E0C" w14:textId="77777777" w:rsidTr="007C1F9E">
        <w:tc>
          <w:tcPr>
            <w:tcW w:w="1951" w:type="dxa"/>
            <w:hideMark/>
          </w:tcPr>
          <w:p w14:paraId="5D92323C" w14:textId="77777777" w:rsidR="00824D47" w:rsidRPr="008E510D" w:rsidRDefault="00824D47" w:rsidP="007C1F9E">
            <w:pPr>
              <w:jc w:val="both"/>
            </w:pPr>
            <w:r w:rsidRPr="008E510D">
              <w:t>Dependency</w:t>
            </w:r>
          </w:p>
        </w:tc>
        <w:tc>
          <w:tcPr>
            <w:tcW w:w="6804" w:type="dxa"/>
            <w:hideMark/>
          </w:tcPr>
          <w:p w14:paraId="4C9E09A7" w14:textId="77777777" w:rsidR="00824D47" w:rsidRPr="008E510D" w:rsidRDefault="006B301F" w:rsidP="007C1F9E">
            <w:pPr>
              <w:jc w:val="both"/>
            </w:pPr>
            <w:hyperlink r:id="rId52"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/19150/</w:t>
              </w:r>
            </w:hyperlink>
          </w:p>
        </w:tc>
      </w:tr>
      <w:tr w:rsidR="00824D47" w:rsidRPr="008E510D" w14:paraId="53163E41" w14:textId="77777777" w:rsidTr="007C1F9E">
        <w:tc>
          <w:tcPr>
            <w:tcW w:w="1951" w:type="dxa"/>
            <w:hideMark/>
          </w:tcPr>
          <w:p w14:paraId="24246F28" w14:textId="77777777" w:rsidR="00824D47" w:rsidRPr="008E510D" w:rsidRDefault="00824D47" w:rsidP="007C1F9E">
            <w:pPr>
              <w:jc w:val="both"/>
            </w:pPr>
            <w:r w:rsidRPr="008E510D">
              <w:t>Dependency</w:t>
            </w:r>
          </w:p>
        </w:tc>
        <w:tc>
          <w:tcPr>
            <w:tcW w:w="6804" w:type="dxa"/>
            <w:hideMark/>
          </w:tcPr>
          <w:p w14:paraId="24C9217B" w14:textId="77777777" w:rsidR="00824D47" w:rsidRPr="008E510D" w:rsidRDefault="006B301F" w:rsidP="007C1F9E">
            <w:pPr>
              <w:jc w:val="both"/>
            </w:pPr>
            <w:hyperlink r:id="rId53" w:history="1">
              <w:r w:rsidR="00824D47" w:rsidRPr="008E510D">
                <w:rPr>
                  <w:rStyle w:val="Hyperlink"/>
                </w:rPr>
                <w:t>/</w:t>
              </w:r>
              <w:proofErr w:type="spellStart"/>
              <w:r w:rsidR="00824D47" w:rsidRPr="008E510D">
                <w:rPr>
                  <w:rStyle w:val="Hyperlink"/>
                </w:rPr>
                <w:t>iso</w:t>
              </w:r>
              <w:proofErr w:type="spellEnd"/>
              <w:r w:rsidR="00824D47" w:rsidRPr="008E510D">
                <w:rPr>
                  <w:rStyle w:val="Hyperlink"/>
                </w:rPr>
                <w:t>/19136/</w:t>
              </w:r>
            </w:hyperlink>
          </w:p>
        </w:tc>
      </w:tr>
      <w:tr w:rsidR="00824D47" w:rsidRPr="008E510D" w14:paraId="3174E38D" w14:textId="77777777" w:rsidTr="007C1F9E">
        <w:tc>
          <w:tcPr>
            <w:tcW w:w="1951" w:type="dxa"/>
            <w:hideMark/>
          </w:tcPr>
          <w:p w14:paraId="175F23E6" w14:textId="77777777" w:rsidR="00824D47" w:rsidRPr="00F57D4A" w:rsidRDefault="00824D47" w:rsidP="007C1F9E">
            <w:pPr>
              <w:jc w:val="both"/>
              <w:rPr>
                <w:highlight w:val="yellow"/>
              </w:rPr>
            </w:pPr>
            <w:r w:rsidRPr="00B149B7">
              <w:t>Requirement</w:t>
            </w:r>
          </w:p>
        </w:tc>
        <w:tc>
          <w:tcPr>
            <w:tcW w:w="6804" w:type="dxa"/>
            <w:hideMark/>
          </w:tcPr>
          <w:p w14:paraId="7EF9173E" w14:textId="21E2DFAF" w:rsidR="00824D47" w:rsidRPr="003E4BDF" w:rsidRDefault="003E4BDF" w:rsidP="007C1F9E">
            <w:pPr>
              <w:jc w:val="both"/>
              <w:rPr>
                <w:rStyle w:val="Hyperlink"/>
              </w:rPr>
            </w:pPr>
            <w:r w:rsidRPr="003E4BDF">
              <w:rPr>
                <w:color w:val="0000FF"/>
                <w:u w:val="single"/>
              </w:rPr>
              <w:t>/</w:t>
            </w:r>
            <w:proofErr w:type="spellStart"/>
            <w:r w:rsidRPr="003E4BDF">
              <w:rPr>
                <w:color w:val="0000FF"/>
                <w:u w:val="single"/>
              </w:rPr>
              <w:t>req</w:t>
            </w:r>
            <w:proofErr w:type="spellEnd"/>
            <w:r w:rsidRPr="003E4BDF">
              <w:rPr>
                <w:color w:val="0000FF"/>
                <w:u w:val="single"/>
              </w:rPr>
              <w:t xml:space="preserve">/ </w:t>
            </w:r>
            <w:proofErr w:type="spellStart"/>
            <w:r w:rsidRPr="003E4BDF">
              <w:rPr>
                <w:color w:val="0000FF"/>
                <w:u w:val="single"/>
              </w:rPr>
              <w:t>hy_features_conceptual_model</w:t>
            </w:r>
            <w:proofErr w:type="spellEnd"/>
            <w:r w:rsidRPr="003E4BDF">
              <w:rPr>
                <w:color w:val="0000FF"/>
                <w:u w:val="single"/>
              </w:rPr>
              <w:t>/identifiers</w:t>
            </w:r>
            <w:r w:rsidRPr="003E4BDF">
              <w:rPr>
                <w:color w:val="0000FF"/>
                <w:u w:val="single"/>
              </w:rPr>
              <w:fldChar w:fldCharType="begin"/>
            </w:r>
            <w:r w:rsidRPr="003E4BDF">
              <w:rPr>
                <w:color w:val="0000FF"/>
                <w:u w:val="single"/>
              </w:rPr>
              <w:instrText xml:space="preserve"> XE "/</w:instrText>
            </w:r>
            <w:proofErr w:type="spellStart"/>
            <w:r w:rsidRPr="003E4BDF">
              <w:rPr>
                <w:color w:val="0000FF"/>
                <w:u w:val="single"/>
              </w:rPr>
              <w:instrText>req</w:instrText>
            </w:r>
            <w:proofErr w:type="spellEnd"/>
            <w:r w:rsidRPr="003E4BDF">
              <w:rPr>
                <w:color w:val="0000FF"/>
                <w:u w:val="single"/>
              </w:rPr>
              <w:instrText xml:space="preserve">/ </w:instrText>
            </w:r>
            <w:proofErr w:type="spellStart"/>
            <w:r w:rsidRPr="003E4BDF">
              <w:rPr>
                <w:color w:val="0000FF"/>
                <w:u w:val="single"/>
              </w:rPr>
              <w:instrText>hy_features_conceptual_model</w:instrText>
            </w:r>
            <w:proofErr w:type="spellEnd"/>
            <w:r w:rsidRPr="003E4BDF">
              <w:rPr>
                <w:color w:val="0000FF"/>
                <w:u w:val="single"/>
              </w:rPr>
              <w:instrText xml:space="preserve">/identifiers" </w:instrText>
            </w:r>
            <w:r w:rsidRPr="003E4BDF">
              <w:rPr>
                <w:color w:val="0000FF"/>
                <w:u w:val="single"/>
              </w:rPr>
              <w:fldChar w:fldCharType="end"/>
            </w:r>
          </w:p>
          <w:p w14:paraId="37F0F1B1" w14:textId="5BF1805C" w:rsidR="00F941F9" w:rsidRPr="008E510D" w:rsidRDefault="00F941F9" w:rsidP="007C1F9E">
            <w:pPr>
              <w:jc w:val="both"/>
            </w:pPr>
            <w:r w:rsidRPr="00B149B7">
              <w:lastRenderedPageBreak/>
              <w:t xml:space="preserve">Implementations of HY_Features SHALL either </w:t>
            </w:r>
            <w:r w:rsidR="009B2B13" w:rsidRPr="00B149B7">
              <w:t xml:space="preserve">require the </w:t>
            </w:r>
            <w:r w:rsidRPr="00B149B7">
              <w:t xml:space="preserve">use </w:t>
            </w:r>
            <w:r w:rsidR="005F6C5B" w:rsidRPr="00B149B7">
              <w:t xml:space="preserve">of </w:t>
            </w:r>
            <w:r w:rsidRPr="00B149B7">
              <w:t>common identifiers for instances of Feature Types mapped to the same underlying HY_F</w:t>
            </w:r>
            <w:r w:rsidR="009B2B13" w:rsidRPr="00B149B7">
              <w:t>eatures Feature Type, OR require provision of</w:t>
            </w:r>
            <w:r w:rsidRPr="00B149B7">
              <w:t xml:space="preserve"> a mechanism to match identifiers from different identification schemes.</w:t>
            </w:r>
          </w:p>
        </w:tc>
      </w:tr>
    </w:tbl>
    <w:p w14:paraId="4F86F241" w14:textId="06965766" w:rsidR="00106C0B" w:rsidRPr="008E510D" w:rsidRDefault="00106C0B" w:rsidP="00450C77">
      <w:pPr>
        <w:pStyle w:val="StandardWeb"/>
        <w:jc w:val="both"/>
        <w:rPr>
          <w:lang w:val="en-US"/>
        </w:rPr>
      </w:pPr>
      <w:r w:rsidRPr="008E510D">
        <w:rPr>
          <w:lang w:val="en-US"/>
        </w:rPr>
        <w:lastRenderedPageBreak/>
        <w:t xml:space="preserve">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w:t>
      </w:r>
      <w:r w:rsidR="00091BC3">
        <w:rPr>
          <w:lang w:val="en-US"/>
        </w:rPr>
        <w:t>among</w:t>
      </w:r>
      <w:r w:rsidRPr="008E510D">
        <w:rPr>
          <w:lang w:val="en-US"/>
        </w:rPr>
        <w:t xml:space="preserve"> implementations. This does not demand the use of identical identifiers across different implementations, but it does require that implementations provide a mechanism to match identifiers from different schemes.</w:t>
      </w:r>
    </w:p>
    <w:p w14:paraId="37811688" w14:textId="0FF86E39" w:rsidR="00106C0B" w:rsidRPr="008E510D" w:rsidRDefault="00106C0B" w:rsidP="00450C77">
      <w:pPr>
        <w:pStyle w:val="berschrift2"/>
        <w:jc w:val="both"/>
      </w:pPr>
      <w:bookmarkStart w:id="119" w:name="_Toc458775748"/>
      <w:bookmarkStart w:id="120" w:name="_Toc464110986"/>
      <w:r w:rsidRPr="008E510D">
        <w:t>The Hydro Feature application schema</w:t>
      </w:r>
      <w:bookmarkEnd w:id="119"/>
      <w:bookmarkEnd w:id="120"/>
    </w:p>
    <w:p w14:paraId="48306C19" w14:textId="3921D9C5" w:rsidR="00855EAF" w:rsidRDefault="00855EAF" w:rsidP="00855EAF">
      <w:pPr>
        <w:pStyle w:val="StandardWeb"/>
        <w:jc w:val="both"/>
        <w:rPr>
          <w:lang w:val="en-US"/>
        </w:rPr>
      </w:pPr>
      <w:r>
        <w:rPr>
          <w:lang w:val="en-US"/>
        </w:rPr>
        <w:t>The Hydro Feature application schema provides the core concepts of a named hydrologic feature</w:t>
      </w:r>
      <w:r w:rsidR="00024219">
        <w:rPr>
          <w:lang w:val="en-US"/>
        </w:rPr>
        <w:t xml:space="preserve"> (shown in Yellow)</w:t>
      </w:r>
      <w:r>
        <w:rPr>
          <w:lang w:val="en-US"/>
        </w:rPr>
        <w:t xml:space="preserve">, of a hydrologic complex </w:t>
      </w:r>
      <w:r w:rsidRPr="008E510D">
        <w:rPr>
          <w:lang w:val="en-US"/>
        </w:rPr>
        <w:t>where</w:t>
      </w:r>
      <w:r>
        <w:rPr>
          <w:lang w:val="en-US"/>
        </w:rPr>
        <w:t>in</w:t>
      </w:r>
      <w:r w:rsidRPr="008E510D">
        <w:rPr>
          <w:lang w:val="en-US"/>
        </w:rPr>
        <w:t xml:space="preserve"> the union of catchment and </w:t>
      </w:r>
      <w:r>
        <w:rPr>
          <w:lang w:val="en-US"/>
        </w:rPr>
        <w:t>its</w:t>
      </w:r>
      <w:r w:rsidRPr="008E510D">
        <w:rPr>
          <w:lang w:val="en-US"/>
        </w:rPr>
        <w:t xml:space="preserve"> c</w:t>
      </w:r>
      <w:r>
        <w:rPr>
          <w:lang w:val="en-US"/>
        </w:rPr>
        <w:t xml:space="preserve">ommon outlet (conceptualized as outfall) is multiple realized through a collection of </w:t>
      </w:r>
      <w:r w:rsidRPr="008E510D">
        <w:rPr>
          <w:lang w:val="en-US"/>
        </w:rPr>
        <w:t>hydrologic features</w:t>
      </w:r>
      <w:r w:rsidR="00024219">
        <w:rPr>
          <w:lang w:val="en-US"/>
        </w:rPr>
        <w:t xml:space="preserve"> (shown in Blue)</w:t>
      </w:r>
      <w:r>
        <w:rPr>
          <w:lang w:val="en-US"/>
        </w:rPr>
        <w:t xml:space="preserve">, and of a river positioning system which allows to place an arbitrary feature ‘along a river’ using a linear referencing </w:t>
      </w:r>
      <w:r w:rsidR="00024219">
        <w:rPr>
          <w:lang w:val="en-US"/>
        </w:rPr>
        <w:t xml:space="preserve">(shown in Green) </w:t>
      </w:r>
      <w:r>
        <w:rPr>
          <w:lang w:val="en-US"/>
        </w:rPr>
        <w:t>along a topological</w:t>
      </w:r>
      <w:r w:rsidR="00024219">
        <w:rPr>
          <w:lang w:val="en-US"/>
        </w:rPr>
        <w:t>,</w:t>
      </w:r>
      <w:r>
        <w:rPr>
          <w:lang w:val="en-US"/>
        </w:rPr>
        <w:t xml:space="preserve"> flowpath realization. </w:t>
      </w:r>
    </w:p>
    <w:p w14:paraId="5AEC6E28" w14:textId="77777777" w:rsidR="00F60DD4" w:rsidRDefault="00F60DD4" w:rsidP="00F60DD4">
      <w:pPr>
        <w:pStyle w:val="OGCFigure"/>
      </w:pPr>
      <w:r>
        <w:rPr>
          <w:noProof/>
        </w:rPr>
        <w:lastRenderedPageBreak/>
        <w:drawing>
          <wp:inline distT="0" distB="0" distL="0" distR="0" wp14:anchorId="239D546F" wp14:editId="1C4D4900">
            <wp:extent cx="5486400" cy="5486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2.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486400" cy="5486400"/>
                    </a:xfrm>
                    <a:prstGeom prst="rect">
                      <a:avLst/>
                    </a:prstGeom>
                    <a:noFill/>
                    <a:ln>
                      <a:noFill/>
                    </a:ln>
                  </pic:spPr>
                </pic:pic>
              </a:graphicData>
            </a:graphic>
          </wp:inline>
        </w:drawing>
      </w:r>
    </w:p>
    <w:p w14:paraId="794162FE" w14:textId="28B81640" w:rsidR="00024219" w:rsidRDefault="00F60DD4" w:rsidP="00F60DD4">
      <w:pPr>
        <w:pStyle w:val="OGCFigure"/>
      </w:pPr>
      <w:bookmarkStart w:id="121" w:name="_Ref463955372"/>
      <w:bookmarkStart w:id="122" w:name="_Toc464111044"/>
      <w:r>
        <w:t xml:space="preserve">Figure </w:t>
      </w:r>
      <w:r w:rsidR="006B301F">
        <w:fldChar w:fldCharType="begin"/>
      </w:r>
      <w:r w:rsidR="006B301F">
        <w:instrText xml:space="preserve"> SEQ Figure \* ARABIC </w:instrText>
      </w:r>
      <w:r w:rsidR="006B301F">
        <w:fldChar w:fldCharType="separate"/>
      </w:r>
      <w:r w:rsidR="00F30A25">
        <w:rPr>
          <w:noProof/>
        </w:rPr>
        <w:t>19</w:t>
      </w:r>
      <w:r w:rsidR="006B301F">
        <w:rPr>
          <w:noProof/>
        </w:rPr>
        <w:fldChar w:fldCharType="end"/>
      </w:r>
      <w:bookmarkEnd w:id="121"/>
      <w:r>
        <w:t>: Hydro Feature requirements Class Diagram</w:t>
      </w:r>
      <w:bookmarkEnd w:id="122"/>
      <w:r w:rsidRPr="008E510D">
        <w:t xml:space="preserve"> </w:t>
      </w:r>
    </w:p>
    <w:p w14:paraId="522E8F6F" w14:textId="77777777" w:rsidR="00F60DD4" w:rsidRPr="008E510D" w:rsidRDefault="00F60DD4" w:rsidP="00A35EAE">
      <w:pPr>
        <w:pStyle w:val="OGCFigure"/>
      </w:pPr>
    </w:p>
    <w:p w14:paraId="540B5C77" w14:textId="480E6146" w:rsidR="00855EAF" w:rsidRPr="00B149B7" w:rsidRDefault="00F66C26" w:rsidP="00EB5A8C">
      <w:pPr>
        <w:pStyle w:val="berschrift3"/>
      </w:pPr>
      <w:bookmarkStart w:id="123" w:name="_Toc464110987"/>
      <w:r>
        <w:t>R</w:t>
      </w:r>
      <w:r w:rsidR="00855EAF" w:rsidRPr="00B149B7">
        <w:t>equirements class: HY_HydroFeature</w:t>
      </w:r>
      <w:bookmarkEnd w:id="123"/>
    </w:p>
    <w:p w14:paraId="4BA4BBF1" w14:textId="75E950CC" w:rsidR="00024219" w:rsidRPr="00B149B7" w:rsidRDefault="00024219" w:rsidP="00A35EAE">
      <w:pPr>
        <w:jc w:val="both"/>
      </w:pPr>
      <w:r w:rsidRPr="00B149B7">
        <w:t xml:space="preserve">The general </w:t>
      </w:r>
      <w:r w:rsidR="00A35EAE">
        <w:t xml:space="preserve">requirements </w:t>
      </w:r>
      <w:r w:rsidR="00A35EAE" w:rsidRPr="00FA576C">
        <w:rPr>
          <w:color w:val="0000FF"/>
          <w:u w:val="single"/>
        </w:rPr>
        <w:fldChar w:fldCharType="begin"/>
      </w:r>
      <w:r w:rsidR="00A35EAE" w:rsidRPr="00FA576C">
        <w:rPr>
          <w:color w:val="0000FF"/>
          <w:u w:val="single"/>
        </w:rPr>
        <w:instrText xml:space="preserve"> REF mapping \h </w:instrText>
      </w:r>
      <w:r w:rsidR="00FA576C" w:rsidRP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mapping</w:t>
      </w:r>
      <w:r w:rsidR="00A35EAE" w:rsidRPr="00FA576C">
        <w:rPr>
          <w:color w:val="0000FF"/>
          <w:u w:val="single"/>
        </w:rPr>
        <w:fldChar w:fldCharType="end"/>
      </w:r>
      <w:r w:rsidR="00A35EAE">
        <w:t xml:space="preserve"> </w:t>
      </w:r>
      <w:r w:rsidRPr="00B149B7">
        <w:t xml:space="preserve">and </w:t>
      </w:r>
      <w:r w:rsidR="00A35EAE" w:rsidRPr="00FA576C">
        <w:rPr>
          <w:color w:val="0000FF"/>
          <w:u w:val="single"/>
        </w:rPr>
        <w:fldChar w:fldCharType="begin"/>
      </w:r>
      <w:r w:rsidR="00A35EAE" w:rsidRPr="00FA576C">
        <w:rPr>
          <w:color w:val="0000FF"/>
          <w:u w:val="single"/>
        </w:rPr>
        <w:instrText xml:space="preserve"> REF identifiers \h </w:instrText>
      </w:r>
      <w:r w:rsidR="00FA576C">
        <w:rPr>
          <w:color w:val="0000FF"/>
          <w:u w:val="single"/>
        </w:rPr>
        <w:instrText xml:space="preserve"> \* MERGEFORMAT </w:instrText>
      </w:r>
      <w:r w:rsidR="00A35EAE" w:rsidRPr="00FA576C">
        <w:rPr>
          <w:color w:val="0000FF"/>
          <w:u w:val="single"/>
        </w:rPr>
      </w:r>
      <w:r w:rsidR="00A35EAE" w:rsidRPr="00FA576C">
        <w:rPr>
          <w:color w:val="0000FF"/>
          <w:u w:val="single"/>
        </w:rPr>
        <w:fldChar w:fldCharType="separate"/>
      </w:r>
      <w:r w:rsidR="001B5AD0" w:rsidRPr="001B5AD0">
        <w:rPr>
          <w:color w:val="0000FF"/>
          <w:u w:val="single"/>
        </w:rPr>
        <w:t>/</w:t>
      </w:r>
      <w:proofErr w:type="spellStart"/>
      <w:r w:rsidR="001B5AD0" w:rsidRPr="001B5AD0">
        <w:rPr>
          <w:color w:val="0000FF"/>
          <w:u w:val="single"/>
        </w:rPr>
        <w:t>req</w:t>
      </w:r>
      <w:proofErr w:type="spellEnd"/>
      <w:r w:rsidR="001B5AD0" w:rsidRPr="001B5AD0">
        <w:rPr>
          <w:color w:val="0000FF"/>
          <w:u w:val="single"/>
        </w:rPr>
        <w:t xml:space="preserve">/ </w:t>
      </w:r>
      <w:proofErr w:type="spellStart"/>
      <w:r w:rsidR="001B5AD0" w:rsidRPr="001B5AD0">
        <w:rPr>
          <w:color w:val="0000FF"/>
          <w:u w:val="single"/>
        </w:rPr>
        <w:t>hy_features_conceptual_model</w:t>
      </w:r>
      <w:proofErr w:type="spellEnd"/>
      <w:r w:rsidR="001B5AD0" w:rsidRPr="001B5AD0">
        <w:rPr>
          <w:color w:val="0000FF"/>
          <w:u w:val="single"/>
        </w:rPr>
        <w:t>/</w:t>
      </w:r>
      <w:r w:rsidR="001B5AD0" w:rsidRPr="009550C3">
        <w:t>identifiers</w:t>
      </w:r>
      <w:r w:rsidR="00A35EAE" w:rsidRPr="00FA576C">
        <w:rPr>
          <w:color w:val="0000FF"/>
          <w:u w:val="single"/>
        </w:rPr>
        <w:fldChar w:fldCharType="end"/>
      </w:r>
      <w:r w:rsidRPr="00B149B7">
        <w:t xml:space="preserve"> defined in clause</w:t>
      </w:r>
      <w:r w:rsidR="00A35EAE">
        <w:t>s</w:t>
      </w:r>
      <w:r w:rsidRPr="00B149B7">
        <w:t xml:space="preserve"> </w:t>
      </w:r>
      <w:r w:rsidRPr="00B149B7">
        <w:fldChar w:fldCharType="begin"/>
      </w:r>
      <w:r w:rsidRPr="00B149B7">
        <w:instrText xml:space="preserve"> REF _Ref462332916 \r \h </w:instrText>
      </w:r>
      <w:r w:rsidR="00B149B7">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rsidR="00B149B7">
        <w:instrText xml:space="preserve"> \* MERGEFORMAT </w:instrText>
      </w:r>
      <w:r w:rsidRPr="00B149B7">
        <w:fldChar w:fldCharType="separate"/>
      </w:r>
      <w:r w:rsidR="001B5AD0">
        <w:t>7.3</w:t>
      </w:r>
      <w:r w:rsidRPr="00B149B7">
        <w:fldChar w:fldCharType="end"/>
      </w:r>
      <w:r w:rsidRPr="00B149B7">
        <w:t xml:space="preserve"> of this standard apply to all feature types (UML classes) defined in the Hydro Feature  core requirements class (</w:t>
      </w:r>
      <w:r w:rsidR="00F30A25">
        <w:fldChar w:fldCharType="begin"/>
      </w:r>
      <w:r w:rsidR="00F30A25">
        <w:instrText xml:space="preserve"> REF _Ref463955372 \h </w:instrText>
      </w:r>
      <w:r w:rsidR="00F30A25">
        <w:fldChar w:fldCharType="separate"/>
      </w:r>
      <w:r w:rsidR="00F30A25">
        <w:t xml:space="preserve">Figure </w:t>
      </w:r>
      <w:r w:rsidR="00F30A25">
        <w:rPr>
          <w:noProof/>
        </w:rPr>
        <w:t>19</w:t>
      </w:r>
      <w:r w:rsidR="00F30A25">
        <w:fldChar w:fldCharType="end"/>
      </w:r>
      <w:r w:rsidR="00A35EAE">
        <w:t>)</w:t>
      </w:r>
      <w:r w:rsidRPr="00B149B7">
        <w:t xml:space="preserve">. Additional requirements need to be considered with respect to correspondence to core data types as defined in ISO 19103:2005, geometry types as defined in the OGC Abstract Specification Topic 1, </w:t>
      </w:r>
      <w:r w:rsidR="00A35EAE">
        <w:t xml:space="preserve">to the </w:t>
      </w:r>
      <w:r w:rsidRPr="00B149B7">
        <w:t xml:space="preserve">Linear Coordinate System as defined in OGC Abstract Specification Topic 2, and </w:t>
      </w:r>
      <w:r w:rsidR="00A35EAE">
        <w:t>the</w:t>
      </w:r>
      <w:r w:rsidR="00A35EAE" w:rsidRPr="00B149B7">
        <w:t xml:space="preserve"> </w:t>
      </w:r>
      <w:r w:rsidR="00A35EAE">
        <w:t xml:space="preserve"> </w:t>
      </w:r>
      <w:r w:rsidRPr="00B149B7">
        <w:t xml:space="preserve">Linear Referencing as defined in OGC Abstract Specification Topic 19. </w:t>
      </w:r>
      <w:r w:rsidRPr="00B21FB6">
        <w:fldChar w:fldCharType="begin"/>
      </w:r>
      <w:r w:rsidRPr="00B149B7">
        <w:instrText xml:space="preserve"> REF _Ref462736672 \h </w:instrText>
      </w:r>
      <w:r w:rsidR="00B149B7">
        <w:instrText xml:space="preserve"> \* MERGEFORMAT </w:instrText>
      </w:r>
      <w:r w:rsidRPr="00B21FB6">
        <w:fldChar w:fldCharType="separate"/>
      </w:r>
      <w:r w:rsidR="00F30A25" w:rsidRPr="008E510D">
        <w:t xml:space="preserve">Figure </w:t>
      </w:r>
      <w:r w:rsidR="00F30A25">
        <w:rPr>
          <w:noProof/>
        </w:rPr>
        <w:t>20</w:t>
      </w:r>
      <w:r w:rsidRPr="00B21FB6">
        <w:fldChar w:fldCharType="end"/>
      </w:r>
      <w:r w:rsidRPr="00B149B7">
        <w:t xml:space="preserve"> shown the external dependencies.</w:t>
      </w:r>
    </w:p>
    <w:p w14:paraId="66D0FF3D" w14:textId="7ADCA471" w:rsidR="00EB5A8C" w:rsidRDefault="00024219" w:rsidP="00450C77">
      <w:pPr>
        <w:pStyle w:val="StandardWeb"/>
        <w:jc w:val="both"/>
        <w:rPr>
          <w:lang w:val="en-US"/>
        </w:rPr>
      </w:pPr>
      <w:r w:rsidRPr="00B149B7">
        <w:rPr>
          <w:lang w:val="en-US"/>
        </w:rPr>
        <w:t xml:space="preserve">If required, an implementation should use terms from the code lists in Annex B of this standard, defined specifically to conform to a terminology common in the hydrology </w:t>
      </w:r>
      <w:r w:rsidRPr="00B21FB6">
        <w:rPr>
          <w:lang w:val="en-US"/>
        </w:rPr>
        <w:lastRenderedPageBreak/>
        <w:t>domain. Note that alternative code lists may be used but should be related to the terms in using an appropriate formalism.</w:t>
      </w:r>
    </w:p>
    <w:tbl>
      <w:tblPr>
        <w:tblStyle w:val="Tabellenraster"/>
        <w:tblW w:w="0" w:type="auto"/>
        <w:tblLook w:val="04A0" w:firstRow="1" w:lastRow="0" w:firstColumn="1" w:lastColumn="0" w:noHBand="0" w:noVBand="1"/>
      </w:tblPr>
      <w:tblGrid>
        <w:gridCol w:w="1809"/>
        <w:gridCol w:w="6946"/>
      </w:tblGrid>
      <w:tr w:rsidR="003C144A" w:rsidRPr="008E510D" w14:paraId="6A03D43D" w14:textId="77777777" w:rsidTr="003C144A">
        <w:tc>
          <w:tcPr>
            <w:tcW w:w="1809" w:type="dxa"/>
            <w:hideMark/>
          </w:tcPr>
          <w:p w14:paraId="73301409" w14:textId="77777777" w:rsidR="003C144A" w:rsidRPr="008E510D" w:rsidRDefault="003C144A" w:rsidP="003C144A">
            <w:pPr>
              <w:jc w:val="both"/>
              <w:rPr>
                <w:b/>
                <w:bCs/>
              </w:rPr>
            </w:pPr>
            <w:r w:rsidRPr="008E510D">
              <w:rPr>
                <w:rStyle w:val="Fett"/>
              </w:rPr>
              <w:t>Requirements Class</w:t>
            </w:r>
          </w:p>
        </w:tc>
        <w:tc>
          <w:tcPr>
            <w:tcW w:w="6946" w:type="dxa"/>
            <w:hideMark/>
          </w:tcPr>
          <w:p w14:paraId="167D8FD6" w14:textId="61EED452" w:rsidR="003C144A" w:rsidRPr="008E510D" w:rsidRDefault="002A41A8" w:rsidP="003C144A">
            <w:pPr>
              <w:jc w:val="both"/>
              <w:rPr>
                <w:b/>
                <w:bCs/>
              </w:rPr>
            </w:pPr>
            <w:r w:rsidRPr="002A41A8">
              <w:rPr>
                <w:b/>
                <w:bCs/>
              </w:rPr>
              <w:t>/</w:t>
            </w:r>
            <w:proofErr w:type="spellStart"/>
            <w:r w:rsidRPr="002A41A8">
              <w:rPr>
                <w:b/>
                <w:bCs/>
              </w:rPr>
              <w:t>req</w:t>
            </w:r>
            <w:proofErr w:type="spellEnd"/>
            <w:r w:rsidRPr="002A41A8">
              <w:rPr>
                <w:b/>
                <w:bCs/>
              </w:rPr>
              <w:t>/</w:t>
            </w:r>
            <w:proofErr w:type="spellStart"/>
            <w:r w:rsidRPr="002A41A8">
              <w:rPr>
                <w:b/>
                <w:bCs/>
              </w:rPr>
              <w:t>hy_hydrofeature</w:t>
            </w:r>
            <w:proofErr w:type="spellEnd"/>
          </w:p>
        </w:tc>
      </w:tr>
      <w:tr w:rsidR="003C144A" w:rsidRPr="008E510D" w14:paraId="17D0C088" w14:textId="77777777" w:rsidTr="003C144A">
        <w:tc>
          <w:tcPr>
            <w:tcW w:w="1809" w:type="dxa"/>
            <w:hideMark/>
          </w:tcPr>
          <w:p w14:paraId="2FF21DA6" w14:textId="77777777" w:rsidR="003C144A" w:rsidRPr="008E510D" w:rsidRDefault="003C144A" w:rsidP="003C144A">
            <w:pPr>
              <w:jc w:val="both"/>
            </w:pPr>
            <w:r w:rsidRPr="008E510D">
              <w:t>Target type</w:t>
            </w:r>
          </w:p>
        </w:tc>
        <w:tc>
          <w:tcPr>
            <w:tcW w:w="6946" w:type="dxa"/>
            <w:hideMark/>
          </w:tcPr>
          <w:p w14:paraId="76683BF3" w14:textId="77777777" w:rsidR="003C144A" w:rsidRPr="008E510D" w:rsidRDefault="003C144A" w:rsidP="003C144A">
            <w:pPr>
              <w:jc w:val="both"/>
            </w:pPr>
            <w:r w:rsidRPr="008E510D">
              <w:t>Implementation Schema</w:t>
            </w:r>
          </w:p>
        </w:tc>
      </w:tr>
      <w:tr w:rsidR="003C144A" w:rsidRPr="008E510D" w14:paraId="31463F7C" w14:textId="77777777" w:rsidTr="003C144A">
        <w:tc>
          <w:tcPr>
            <w:tcW w:w="1809" w:type="dxa"/>
            <w:hideMark/>
          </w:tcPr>
          <w:p w14:paraId="3E76E06C" w14:textId="77777777" w:rsidR="003C144A" w:rsidRPr="008E510D" w:rsidRDefault="003C144A" w:rsidP="003C144A">
            <w:pPr>
              <w:jc w:val="both"/>
            </w:pPr>
            <w:r w:rsidRPr="008E510D">
              <w:t>Name</w:t>
            </w:r>
          </w:p>
        </w:tc>
        <w:tc>
          <w:tcPr>
            <w:tcW w:w="6946" w:type="dxa"/>
            <w:hideMark/>
          </w:tcPr>
          <w:p w14:paraId="718C5FDB" w14:textId="77777777" w:rsidR="003C144A" w:rsidRPr="008E510D" w:rsidRDefault="003C144A" w:rsidP="003C144A">
            <w:pPr>
              <w:jc w:val="both"/>
            </w:pPr>
            <w:r w:rsidRPr="008E510D">
              <w:t>HY_Features Conceptual Conformance</w:t>
            </w:r>
          </w:p>
        </w:tc>
      </w:tr>
      <w:tr w:rsidR="003C144A" w:rsidRPr="008E510D" w14:paraId="634A5A4C" w14:textId="77777777" w:rsidTr="003C144A">
        <w:tc>
          <w:tcPr>
            <w:tcW w:w="1809" w:type="dxa"/>
            <w:hideMark/>
          </w:tcPr>
          <w:p w14:paraId="4A0488A1" w14:textId="77777777" w:rsidR="003C144A" w:rsidRPr="008E510D" w:rsidRDefault="003C144A" w:rsidP="003C144A">
            <w:pPr>
              <w:jc w:val="both"/>
            </w:pPr>
            <w:r w:rsidRPr="008E510D">
              <w:t>Dependency</w:t>
            </w:r>
          </w:p>
        </w:tc>
        <w:tc>
          <w:tcPr>
            <w:tcW w:w="6946" w:type="dxa"/>
            <w:hideMark/>
          </w:tcPr>
          <w:p w14:paraId="2AFA66E6" w14:textId="1B862FFA" w:rsidR="003C144A" w:rsidRPr="008E510D" w:rsidRDefault="00E30BF1" w:rsidP="003C144A">
            <w:pPr>
              <w:jc w:val="both"/>
            </w:pPr>
            <w:r w:rsidRPr="00E30BF1">
              <w:rPr>
                <w:color w:val="0000FF"/>
                <w:u w:val="single"/>
              </w:rPr>
              <w:t>/</w:t>
            </w:r>
            <w:proofErr w:type="spellStart"/>
            <w:r w:rsidRPr="00E30BF1">
              <w:rPr>
                <w:color w:val="0000FF"/>
                <w:u w:val="single"/>
              </w:rPr>
              <w:t>iso</w:t>
            </w:r>
            <w:proofErr w:type="spellEnd"/>
            <w:r w:rsidRPr="00E30BF1">
              <w:rPr>
                <w:color w:val="0000FF"/>
                <w:u w:val="single"/>
              </w:rPr>
              <w:t>/19103/</w:t>
            </w:r>
          </w:p>
        </w:tc>
      </w:tr>
      <w:tr w:rsidR="003C144A" w:rsidRPr="008E510D" w14:paraId="78743D97" w14:textId="77777777" w:rsidTr="003C144A">
        <w:tc>
          <w:tcPr>
            <w:tcW w:w="1809" w:type="dxa"/>
            <w:hideMark/>
          </w:tcPr>
          <w:p w14:paraId="1C05A5D9" w14:textId="77777777" w:rsidR="003C144A" w:rsidRPr="008E510D" w:rsidRDefault="003C144A" w:rsidP="003C144A">
            <w:pPr>
              <w:jc w:val="both"/>
            </w:pPr>
            <w:r w:rsidRPr="008E510D">
              <w:t>Dependency</w:t>
            </w:r>
          </w:p>
        </w:tc>
        <w:tc>
          <w:tcPr>
            <w:tcW w:w="6946" w:type="dxa"/>
            <w:hideMark/>
          </w:tcPr>
          <w:p w14:paraId="1FB83274" w14:textId="5E581367" w:rsidR="003C144A" w:rsidRPr="008E510D" w:rsidRDefault="00E30BF1" w:rsidP="003C144A">
            <w:pPr>
              <w:jc w:val="both"/>
            </w:pPr>
            <w:r w:rsidRPr="00E30BF1">
              <w:rPr>
                <w:color w:val="0000FF"/>
                <w:u w:val="single"/>
              </w:rPr>
              <w:t>/doc/</w:t>
            </w:r>
            <w:r w:rsidR="003C144A" w:rsidRPr="00E30BF1">
              <w:rPr>
                <w:color w:val="0000FF"/>
                <w:u w:val="single"/>
              </w:rPr>
              <w:t>AS/Topic1</w:t>
            </w:r>
          </w:p>
        </w:tc>
      </w:tr>
      <w:tr w:rsidR="003C144A" w:rsidRPr="008E510D" w14:paraId="220ECFDD" w14:textId="77777777" w:rsidTr="003C144A">
        <w:tc>
          <w:tcPr>
            <w:tcW w:w="1809" w:type="dxa"/>
            <w:hideMark/>
          </w:tcPr>
          <w:p w14:paraId="26E18B9E" w14:textId="77777777" w:rsidR="003C144A" w:rsidRPr="008E510D" w:rsidRDefault="003C144A" w:rsidP="003C144A">
            <w:pPr>
              <w:jc w:val="both"/>
            </w:pPr>
            <w:r w:rsidRPr="008E510D">
              <w:t>Dependency</w:t>
            </w:r>
          </w:p>
        </w:tc>
        <w:tc>
          <w:tcPr>
            <w:tcW w:w="6946" w:type="dxa"/>
            <w:hideMark/>
          </w:tcPr>
          <w:p w14:paraId="35B5FF45" w14:textId="6118A72C" w:rsidR="00B21FB6" w:rsidRPr="008E510D" w:rsidRDefault="00E30BF1" w:rsidP="00B21FB6">
            <w:pPr>
              <w:jc w:val="both"/>
            </w:pPr>
            <w:r w:rsidRPr="00E30BF1">
              <w:rPr>
                <w:color w:val="0000FF"/>
                <w:u w:val="single"/>
              </w:rPr>
              <w:t>/doc/AS/Topic2</w:t>
            </w:r>
          </w:p>
        </w:tc>
      </w:tr>
      <w:tr w:rsidR="003C144A" w:rsidRPr="008E510D" w14:paraId="051BABB8" w14:textId="77777777" w:rsidTr="003C144A">
        <w:tc>
          <w:tcPr>
            <w:tcW w:w="1809" w:type="dxa"/>
            <w:hideMark/>
          </w:tcPr>
          <w:p w14:paraId="6EFE3350" w14:textId="7563E6CB" w:rsidR="003C144A" w:rsidRPr="008E510D" w:rsidRDefault="003C144A" w:rsidP="003C144A">
            <w:pPr>
              <w:jc w:val="both"/>
            </w:pPr>
            <w:r w:rsidRPr="008E510D">
              <w:t>Dependency</w:t>
            </w:r>
          </w:p>
        </w:tc>
        <w:tc>
          <w:tcPr>
            <w:tcW w:w="6946" w:type="dxa"/>
            <w:hideMark/>
          </w:tcPr>
          <w:p w14:paraId="290377E7" w14:textId="62C5DD8F" w:rsidR="003C144A" w:rsidRPr="008E510D" w:rsidRDefault="001B5AD0" w:rsidP="003C144A">
            <w:pPr>
              <w:jc w:val="both"/>
            </w:pPr>
            <w:r w:rsidRPr="00E30BF1">
              <w:rPr>
                <w:color w:val="0000FF"/>
                <w:u w:val="single"/>
              </w:rPr>
              <w:t>/doc/AS/Topic19</w:t>
            </w:r>
          </w:p>
        </w:tc>
      </w:tr>
      <w:tr w:rsidR="002A41A8" w:rsidRPr="00F57590" w14:paraId="546B3547" w14:textId="77777777" w:rsidTr="001708E4">
        <w:tc>
          <w:tcPr>
            <w:tcW w:w="1809" w:type="dxa"/>
            <w:hideMark/>
          </w:tcPr>
          <w:p w14:paraId="0BE9250E" w14:textId="77777777" w:rsidR="002A41A8" w:rsidRPr="00B21FB6" w:rsidRDefault="002A41A8" w:rsidP="001708E4">
            <w:pPr>
              <w:jc w:val="both"/>
            </w:pPr>
            <w:r w:rsidRPr="00B21FB6">
              <w:t>Requirement</w:t>
            </w:r>
          </w:p>
        </w:tc>
        <w:tc>
          <w:tcPr>
            <w:tcW w:w="6946" w:type="dxa"/>
            <w:hideMark/>
          </w:tcPr>
          <w:p w14:paraId="43058357" w14:textId="5A1234AA" w:rsidR="00B21FB6" w:rsidRPr="00E30BF1" w:rsidRDefault="00B21FB6" w:rsidP="006747CE">
            <w:pPr>
              <w:jc w:val="both"/>
              <w:rPr>
                <w:color w:val="0000FF"/>
                <w:u w:val="single"/>
              </w:rPr>
            </w:pPr>
            <w:r w:rsidRPr="00E30BF1">
              <w:rPr>
                <w:color w:val="0000FF"/>
                <w:u w:val="single"/>
              </w:rPr>
              <w:t>/</w:t>
            </w:r>
            <w:bookmarkStart w:id="124" w:name="ISO19103"/>
            <w:proofErr w:type="spellStart"/>
            <w:r w:rsidRPr="00E30BF1">
              <w:rPr>
                <w:color w:val="0000FF"/>
                <w:u w:val="single"/>
              </w:rPr>
              <w:t>req</w:t>
            </w:r>
            <w:proofErr w:type="spellEnd"/>
            <w:r w:rsidRPr="00E30BF1">
              <w:rPr>
                <w:color w:val="0000FF"/>
                <w:u w:val="single"/>
              </w:rPr>
              <w:t>/</w:t>
            </w:r>
            <w:proofErr w:type="spellStart"/>
            <w:r w:rsidRPr="00E30BF1">
              <w:rPr>
                <w:color w:val="0000FF"/>
                <w:u w:val="single"/>
              </w:rPr>
              <w:t>hy_hydrofeature</w:t>
            </w:r>
            <w:proofErr w:type="spellEnd"/>
            <w:r w:rsidRPr="00E30BF1">
              <w:rPr>
                <w:color w:val="0000FF"/>
                <w:u w:val="single"/>
              </w:rPr>
              <w:t>/19103</w:t>
            </w:r>
            <w:bookmarkEnd w:id="124"/>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/19103</w:instrText>
            </w:r>
            <w:r w:rsidR="003E4BDF">
              <w:instrText xml:space="preserve">" </w:instrText>
            </w:r>
            <w:r w:rsidR="003E4BDF">
              <w:rPr>
                <w:color w:val="0000FF"/>
                <w:u w:val="single"/>
              </w:rPr>
              <w:fldChar w:fldCharType="end"/>
            </w:r>
          </w:p>
          <w:p w14:paraId="3682D67C" w14:textId="37BDECD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the </w:t>
            </w:r>
            <w:commentRangeStart w:id="125"/>
            <w:r w:rsidR="006747CE" w:rsidRPr="00B21FB6">
              <w:rPr>
                <w:rFonts w:eastAsia="MS Mincho"/>
                <w:lang w:val="en-AU"/>
              </w:rPr>
              <w:t>elements</w:t>
            </w:r>
            <w:commentRangeEnd w:id="125"/>
            <w:r w:rsidR="006747CE" w:rsidRPr="00B21FB6">
              <w:rPr>
                <w:rStyle w:val="Kommentarzeichen"/>
              </w:rPr>
              <w:commentReference w:id="125"/>
            </w:r>
            <w:r w:rsidRPr="00B21FB6">
              <w:rPr>
                <w:rFonts w:eastAsia="MS Mincho"/>
                <w:lang w:val="en-AU"/>
              </w:rPr>
              <w:t xml:space="preserve"> as specified in the ISO 19103: Conceptual </w:t>
            </w:r>
            <w:proofErr w:type="spellStart"/>
            <w:r w:rsidRPr="00B21FB6">
              <w:rPr>
                <w:rFonts w:eastAsia="MS Mincho"/>
                <w:lang w:val="en-AU"/>
              </w:rPr>
              <w:t>SchemaLanguage</w:t>
            </w:r>
            <w:proofErr w:type="spellEnd"/>
            <w:r w:rsidRPr="00B21FB6">
              <w:rPr>
                <w:rFonts w:eastAsia="MS Mincho"/>
                <w:lang w:val="en-AU"/>
              </w:rPr>
              <w:t>.</w:t>
            </w:r>
          </w:p>
        </w:tc>
      </w:tr>
      <w:tr w:rsidR="002A41A8" w:rsidRPr="00F57590" w14:paraId="67218259" w14:textId="77777777" w:rsidTr="001708E4">
        <w:tc>
          <w:tcPr>
            <w:tcW w:w="1809" w:type="dxa"/>
            <w:hideMark/>
          </w:tcPr>
          <w:p w14:paraId="2FE7C3A7" w14:textId="458C8130" w:rsidR="002A41A8" w:rsidRPr="00B21FB6" w:rsidRDefault="002A41A8" w:rsidP="001708E4">
            <w:pPr>
              <w:jc w:val="both"/>
            </w:pPr>
            <w:r w:rsidRPr="00B21FB6">
              <w:t>Requirement</w:t>
            </w:r>
          </w:p>
        </w:tc>
        <w:tc>
          <w:tcPr>
            <w:tcW w:w="6946" w:type="dxa"/>
            <w:hideMark/>
          </w:tcPr>
          <w:p w14:paraId="0692ABE5" w14:textId="75461127" w:rsidR="00B21FB6" w:rsidRPr="00893C90" w:rsidRDefault="00B21FB6" w:rsidP="006747CE">
            <w:pPr>
              <w:jc w:val="both"/>
              <w:rPr>
                <w:color w:val="0000FF"/>
                <w:u w:val="single"/>
              </w:rPr>
            </w:pPr>
            <w:bookmarkStart w:id="126" w:name="ASTOP1"/>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w:instrText>
            </w:r>
            <w:r w:rsidR="003E4BDF">
              <w:instrText xml:space="preserve">" </w:instrText>
            </w:r>
            <w:r w:rsidR="003E4BDF">
              <w:rPr>
                <w:color w:val="0000FF"/>
                <w:u w:val="single"/>
              </w:rPr>
              <w:fldChar w:fldCharType="end"/>
            </w:r>
          </w:p>
          <w:bookmarkEnd w:id="126"/>
          <w:p w14:paraId="4BD28ABE" w14:textId="0C3360C7"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27"/>
            <w:r w:rsidRPr="00B21FB6">
              <w:rPr>
                <w:rFonts w:eastAsia="MS Mincho"/>
                <w:lang w:val="en-AU"/>
              </w:rPr>
              <w:t xml:space="preserve">geometry types </w:t>
            </w:r>
            <w:commentRangeEnd w:id="127"/>
            <w:r w:rsidR="006747CE" w:rsidRPr="00B21FB6">
              <w:rPr>
                <w:rStyle w:val="Kommentarzeichen"/>
              </w:rPr>
              <w:commentReference w:id="127"/>
            </w:r>
            <w:r w:rsidRPr="00B21FB6">
              <w:rPr>
                <w:rFonts w:eastAsia="MS Mincho"/>
                <w:lang w:val="en-AU"/>
              </w:rPr>
              <w:t>specified in the OGC Abstract Specification Topic 1, Feature geometry.</w:t>
            </w:r>
          </w:p>
        </w:tc>
      </w:tr>
      <w:tr w:rsidR="002A41A8" w:rsidRPr="00F57590" w14:paraId="33E1108B" w14:textId="77777777" w:rsidTr="001708E4">
        <w:tc>
          <w:tcPr>
            <w:tcW w:w="1809" w:type="dxa"/>
            <w:hideMark/>
          </w:tcPr>
          <w:p w14:paraId="0B927CAF" w14:textId="43D91D60" w:rsidR="002A41A8" w:rsidRPr="00B21FB6" w:rsidRDefault="002A41A8" w:rsidP="001708E4">
            <w:pPr>
              <w:jc w:val="both"/>
            </w:pPr>
            <w:r w:rsidRPr="00B21FB6">
              <w:t>Requirement</w:t>
            </w:r>
          </w:p>
        </w:tc>
        <w:tc>
          <w:tcPr>
            <w:tcW w:w="6946" w:type="dxa"/>
            <w:hideMark/>
          </w:tcPr>
          <w:p w14:paraId="3B16C184" w14:textId="6A0FC7F8" w:rsidR="00B21FB6" w:rsidRPr="00893C90" w:rsidRDefault="00B21FB6" w:rsidP="006747CE">
            <w:pPr>
              <w:jc w:val="both"/>
              <w:rPr>
                <w:color w:val="0000FF"/>
                <w:u w:val="single"/>
              </w:rPr>
            </w:pPr>
            <w:bookmarkStart w:id="128" w:name="ASTOP2"/>
            <w:r w:rsidRPr="00893C90">
              <w:rPr>
                <w:color w:val="0000FF"/>
                <w:u w:val="single"/>
              </w:rPr>
              <w:t>/</w:t>
            </w:r>
            <w:proofErr w:type="spellStart"/>
            <w:r w:rsidRPr="00893C90">
              <w:rPr>
                <w:color w:val="0000FF"/>
                <w:u w:val="single"/>
              </w:rPr>
              <w:t>req</w:t>
            </w:r>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/topic2</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/topic2</w:instrText>
            </w:r>
            <w:r w:rsidR="003E4BDF">
              <w:instrText xml:space="preserve">" </w:instrText>
            </w:r>
            <w:r w:rsidR="003E4BDF">
              <w:rPr>
                <w:color w:val="0000FF"/>
                <w:u w:val="single"/>
              </w:rPr>
              <w:fldChar w:fldCharType="end"/>
            </w:r>
          </w:p>
          <w:bookmarkEnd w:id="128"/>
          <w:p w14:paraId="7CF09069" w14:textId="2A146B04" w:rsidR="002A41A8" w:rsidRPr="00B21FB6"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r w:rsidR="006747CE" w:rsidRPr="00B21FB6">
              <w:rPr>
                <w:rFonts w:eastAsia="MS Mincho"/>
                <w:lang w:val="en-AU"/>
              </w:rPr>
              <w:t xml:space="preserve">the </w:t>
            </w:r>
            <w:commentRangeStart w:id="129"/>
            <w:r w:rsidR="006747CE" w:rsidRPr="00B21FB6">
              <w:rPr>
                <w:rFonts w:eastAsia="MS Mincho"/>
                <w:lang w:val="en-AU"/>
              </w:rPr>
              <w:t>CS_</w:t>
            </w:r>
            <w:r w:rsidRPr="00B21FB6">
              <w:rPr>
                <w:rFonts w:eastAsia="MS Mincho"/>
                <w:lang w:val="en-AU"/>
              </w:rPr>
              <w:t>LinearC</w:t>
            </w:r>
            <w:r w:rsidR="006747CE" w:rsidRPr="00B21FB6">
              <w:rPr>
                <w:rFonts w:eastAsia="MS Mincho"/>
                <w:lang w:val="en-AU"/>
              </w:rPr>
              <w:t>S</w:t>
            </w:r>
            <w:r w:rsidRPr="00B21FB6">
              <w:rPr>
                <w:rFonts w:eastAsia="MS Mincho"/>
                <w:lang w:val="en-AU"/>
              </w:rPr>
              <w:t xml:space="preserve"> </w:t>
            </w:r>
            <w:commentRangeEnd w:id="129"/>
            <w:r w:rsidR="006747CE" w:rsidRPr="00B21FB6">
              <w:rPr>
                <w:rStyle w:val="Kommentarzeichen"/>
              </w:rPr>
              <w:commentReference w:id="129"/>
            </w:r>
            <w:r w:rsidRPr="00B21FB6">
              <w:rPr>
                <w:rFonts w:eastAsia="MS Mincho"/>
                <w:lang w:val="en-AU"/>
              </w:rPr>
              <w:t xml:space="preserve">type </w:t>
            </w:r>
            <w:r w:rsidR="00875418" w:rsidRPr="00B21FB6">
              <w:rPr>
                <w:rFonts w:eastAsia="MS Mincho"/>
                <w:lang w:val="en-AU"/>
              </w:rPr>
              <w:t>defined</w:t>
            </w:r>
            <w:r w:rsidRPr="00B21FB6">
              <w:rPr>
                <w:rFonts w:eastAsia="MS Mincho"/>
                <w:lang w:val="en-AU"/>
              </w:rPr>
              <w:t xml:space="preserve"> in the OGC Abstract Specification Topic 2, </w:t>
            </w:r>
            <w:r w:rsidR="00B21FB6" w:rsidRPr="00B21FB6">
              <w:t>Spatial referencing by coordinates</w:t>
            </w:r>
            <w:r w:rsidRPr="00B21FB6">
              <w:rPr>
                <w:rFonts w:eastAsia="MS Mincho"/>
                <w:lang w:val="en-AU"/>
              </w:rPr>
              <w:t>.</w:t>
            </w:r>
          </w:p>
        </w:tc>
      </w:tr>
      <w:tr w:rsidR="003C144A" w:rsidRPr="008E510D" w14:paraId="6B0E3865" w14:textId="77777777" w:rsidTr="003C144A">
        <w:tc>
          <w:tcPr>
            <w:tcW w:w="1809" w:type="dxa"/>
            <w:hideMark/>
          </w:tcPr>
          <w:p w14:paraId="11975A4F" w14:textId="730AA829" w:rsidR="003C144A" w:rsidRPr="00B21FB6" w:rsidRDefault="003C144A" w:rsidP="003C144A">
            <w:pPr>
              <w:jc w:val="both"/>
            </w:pPr>
            <w:r w:rsidRPr="00B21FB6">
              <w:t>Requirement</w:t>
            </w:r>
          </w:p>
        </w:tc>
        <w:tc>
          <w:tcPr>
            <w:tcW w:w="6946" w:type="dxa"/>
            <w:hideMark/>
          </w:tcPr>
          <w:p w14:paraId="4183A6A6" w14:textId="204BE001" w:rsidR="00B21FB6" w:rsidRPr="00893C90" w:rsidRDefault="00B21FB6" w:rsidP="00875418">
            <w:pPr>
              <w:jc w:val="both"/>
              <w:rPr>
                <w:color w:val="0000FF"/>
                <w:u w:val="single"/>
              </w:rPr>
            </w:pPr>
            <w:bookmarkStart w:id="130" w:name="ASTOP19"/>
            <w:r w:rsidRPr="00893C90">
              <w:rPr>
                <w:color w:val="0000FF"/>
                <w:u w:val="single"/>
              </w:rPr>
              <w:t>/</w:t>
            </w:r>
            <w:bookmarkStart w:id="131" w:name="req"/>
            <w:proofErr w:type="spellStart"/>
            <w:r w:rsidRPr="00893C90">
              <w:rPr>
                <w:color w:val="0000FF"/>
                <w:u w:val="single"/>
              </w:rPr>
              <w:t>req</w:t>
            </w:r>
            <w:bookmarkEnd w:id="131"/>
            <w:proofErr w:type="spellEnd"/>
            <w:r w:rsidRPr="00893C90">
              <w:rPr>
                <w:color w:val="0000FF"/>
                <w:u w:val="single"/>
              </w:rPr>
              <w:t>/</w:t>
            </w:r>
            <w:proofErr w:type="spellStart"/>
            <w:r w:rsidRPr="00893C90">
              <w:rPr>
                <w:color w:val="0000FF"/>
                <w:u w:val="single"/>
              </w:rPr>
              <w:t>hy_hydrofeature</w:t>
            </w:r>
            <w:proofErr w:type="spellEnd"/>
            <w:r w:rsidRPr="00893C90">
              <w:rPr>
                <w:color w:val="0000FF"/>
                <w:u w:val="single"/>
              </w:rPr>
              <w:t>/topic19</w:t>
            </w:r>
            <w:r w:rsidR="003E4BDF">
              <w:rPr>
                <w:color w:val="0000FF"/>
                <w:u w:val="single"/>
              </w:rPr>
              <w:fldChar w:fldCharType="begin"/>
            </w:r>
            <w:r w:rsidR="003E4BDF">
              <w:instrText xml:space="preserve"> XE "</w:instrText>
            </w:r>
            <w:r w:rsidR="003E4BDF" w:rsidRPr="007A2E4A">
              <w:rPr>
                <w:color w:val="0000FF"/>
                <w:u w:val="single"/>
              </w:rPr>
              <w:instrText>/</w:instrText>
            </w:r>
            <w:proofErr w:type="spellStart"/>
            <w:r w:rsidR="003E4BDF" w:rsidRPr="007A2E4A">
              <w:rPr>
                <w:color w:val="0000FF"/>
                <w:u w:val="single"/>
              </w:rPr>
              <w:instrText>req</w:instrText>
            </w:r>
            <w:proofErr w:type="spellEnd"/>
            <w:r w:rsidR="003E4BDF" w:rsidRPr="007A2E4A">
              <w:rPr>
                <w:color w:val="0000FF"/>
                <w:u w:val="single"/>
              </w:rPr>
              <w:instrText>/</w:instrText>
            </w:r>
            <w:proofErr w:type="spellStart"/>
            <w:r w:rsidR="003E4BDF" w:rsidRPr="007A2E4A">
              <w:rPr>
                <w:color w:val="0000FF"/>
                <w:u w:val="single"/>
              </w:rPr>
              <w:instrText>hy_hydrofeature</w:instrText>
            </w:r>
            <w:proofErr w:type="spellEnd"/>
            <w:r w:rsidR="003E4BDF" w:rsidRPr="007A2E4A">
              <w:rPr>
                <w:color w:val="0000FF"/>
                <w:u w:val="single"/>
              </w:rPr>
              <w:instrText>/topic19</w:instrText>
            </w:r>
            <w:r w:rsidR="003E4BDF">
              <w:instrText xml:space="preserve">" </w:instrText>
            </w:r>
            <w:r w:rsidR="003E4BDF">
              <w:rPr>
                <w:color w:val="0000FF"/>
                <w:u w:val="single"/>
              </w:rPr>
              <w:fldChar w:fldCharType="end"/>
            </w:r>
          </w:p>
          <w:bookmarkEnd w:id="130"/>
          <w:p w14:paraId="4B3FD654" w14:textId="6C5A3F2F" w:rsidR="003C144A" w:rsidRPr="008E510D" w:rsidRDefault="005F6C5B" w:rsidP="00B71767">
            <w:pPr>
              <w:jc w:val="both"/>
            </w:pPr>
            <w:r w:rsidRPr="00B21FB6">
              <w:t xml:space="preserve">Implementations of HY_Features SHALL </w:t>
            </w:r>
            <w:r w:rsidR="00B71767">
              <w:rPr>
                <w:rFonts w:eastAsia="MS Mincho"/>
                <w:lang w:val="en-AU"/>
              </w:rPr>
              <w:t>express</w:t>
            </w:r>
            <w:r w:rsidR="00B71767" w:rsidRPr="00B21FB6">
              <w:rPr>
                <w:rFonts w:eastAsia="MS Mincho"/>
                <w:lang w:val="en-AU"/>
              </w:rPr>
              <w:t xml:space="preserve"> </w:t>
            </w:r>
            <w:r w:rsidRPr="00B21FB6">
              <w:rPr>
                <w:rFonts w:eastAsia="MS Mincho"/>
                <w:lang w:val="en-AU"/>
              </w:rPr>
              <w:t xml:space="preserve">correspondence to </w:t>
            </w:r>
            <w:commentRangeStart w:id="132"/>
            <w:r w:rsidRPr="00B21FB6">
              <w:rPr>
                <w:rFonts w:eastAsia="MS Mincho"/>
                <w:lang w:val="en-AU"/>
              </w:rPr>
              <w:t>L</w:t>
            </w:r>
            <w:r w:rsidR="006747CE" w:rsidRPr="00B21FB6">
              <w:rPr>
                <w:rFonts w:eastAsia="MS Mincho"/>
                <w:lang w:val="en-AU"/>
              </w:rPr>
              <w:t>inear R</w:t>
            </w:r>
            <w:r w:rsidRPr="00B21FB6">
              <w:rPr>
                <w:rFonts w:eastAsia="MS Mincho"/>
                <w:lang w:val="en-AU"/>
              </w:rPr>
              <w:t xml:space="preserve">eferencing </w:t>
            </w:r>
            <w:commentRangeEnd w:id="132"/>
            <w:r w:rsidR="006747CE" w:rsidRPr="00B21FB6">
              <w:rPr>
                <w:rStyle w:val="Kommentarzeichen"/>
              </w:rPr>
              <w:commentReference w:id="132"/>
            </w:r>
            <w:r w:rsidR="006747CE" w:rsidRPr="00B21FB6">
              <w:rPr>
                <w:rFonts w:eastAsia="MS Mincho"/>
                <w:lang w:val="en-AU"/>
              </w:rPr>
              <w:t xml:space="preserve">model </w:t>
            </w:r>
            <w:r w:rsidRPr="00B21FB6">
              <w:rPr>
                <w:rFonts w:eastAsia="MS Mincho"/>
                <w:lang w:val="en-AU"/>
              </w:rPr>
              <w:t>specified in the OGC Abstract Specification Topic 1</w:t>
            </w:r>
            <w:r w:rsidR="00875418" w:rsidRPr="00B21FB6">
              <w:rPr>
                <w:rFonts w:eastAsia="MS Mincho"/>
                <w:lang w:val="en-AU"/>
              </w:rPr>
              <w:t>9</w:t>
            </w:r>
            <w:r w:rsidRPr="00B21FB6">
              <w:rPr>
                <w:rFonts w:eastAsia="MS Mincho"/>
                <w:lang w:val="en-AU"/>
              </w:rPr>
              <w:t xml:space="preserve">, </w:t>
            </w:r>
            <w:r w:rsidR="00875418" w:rsidRPr="00B21FB6">
              <w:rPr>
                <w:rFonts w:eastAsia="MS Mincho"/>
                <w:lang w:val="en-AU"/>
              </w:rPr>
              <w:t>Linear referencing</w:t>
            </w:r>
            <w:r w:rsidRPr="00B21FB6">
              <w:rPr>
                <w:rFonts w:eastAsia="MS Mincho"/>
                <w:lang w:val="en-AU"/>
              </w:rPr>
              <w:t>.</w:t>
            </w:r>
          </w:p>
        </w:tc>
      </w:tr>
    </w:tbl>
    <w:p w14:paraId="5182A09A" w14:textId="729D1361" w:rsidR="00534974" w:rsidRPr="008E510D" w:rsidRDefault="00534974" w:rsidP="00F57590">
      <w:pPr>
        <w:pStyle w:val="OGCFigure"/>
      </w:pPr>
      <w:r w:rsidRPr="008E510D">
        <w:rPr>
          <w:noProof/>
        </w:rPr>
        <w:lastRenderedPageBreak/>
        <w:drawing>
          <wp:inline distT="0" distB="0" distL="0" distR="0" wp14:anchorId="1D23DD8A" wp14:editId="03F6A66B">
            <wp:extent cx="5486400" cy="3214048"/>
            <wp:effectExtent l="0" t="0" r="0" b="5715"/>
            <wp:docPr id="18" name="Grafik 18"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1B5814D5" w14:textId="12CD8684" w:rsidR="00534974" w:rsidRDefault="00534974" w:rsidP="00534974">
      <w:pPr>
        <w:pStyle w:val="OGCFigure"/>
      </w:pPr>
      <w:bookmarkStart w:id="133" w:name="_Ref462736672"/>
      <w:bookmarkStart w:id="134" w:name="_Toc464111045"/>
      <w:r w:rsidRPr="008E510D">
        <w:t xml:space="preserve">Figure </w:t>
      </w:r>
      <w:r w:rsidR="006B301F">
        <w:fldChar w:fldCharType="begin"/>
      </w:r>
      <w:r w:rsidR="006B301F">
        <w:instrText xml:space="preserve"> SEQ Figure \* ARABIC </w:instrText>
      </w:r>
      <w:r w:rsidR="006B301F">
        <w:fldChar w:fldCharType="separate"/>
      </w:r>
      <w:r w:rsidR="00F30A25">
        <w:rPr>
          <w:noProof/>
        </w:rPr>
        <w:t>20</w:t>
      </w:r>
      <w:r w:rsidR="006B301F">
        <w:rPr>
          <w:noProof/>
        </w:rPr>
        <w:fldChar w:fldCharType="end"/>
      </w:r>
      <w:bookmarkEnd w:id="133"/>
      <w:r w:rsidRPr="008E510D">
        <w:t>: Hydro Feature – external dependencies</w:t>
      </w:r>
      <w:bookmarkEnd w:id="134"/>
    </w:p>
    <w:p w14:paraId="6EB21525" w14:textId="012473EB" w:rsidR="0060713B" w:rsidRPr="008E510D" w:rsidRDefault="00997CEC" w:rsidP="0060713B">
      <w:pPr>
        <w:pStyle w:val="StandardWeb"/>
        <w:jc w:val="both"/>
        <w:rPr>
          <w:lang w:val="en-US"/>
        </w:rPr>
      </w:pPr>
      <w:r w:rsidRPr="00E30BF1">
        <w:rPr>
          <w:lang w:val="en-US"/>
        </w:rPr>
        <w:t>The HY_HydroFeature feature type is defined as hydrology-specific instance of the</w:t>
      </w:r>
      <w:r w:rsidR="0060713B" w:rsidRPr="00E30BF1">
        <w:rPr>
          <w:lang w:val="en-US"/>
        </w:rPr>
        <w:t xml:space="preserve"> General Feature </w:t>
      </w:r>
      <w:proofErr w:type="spellStart"/>
      <w:r w:rsidR="0060713B" w:rsidRPr="00E30BF1">
        <w:rPr>
          <w:lang w:val="en-US"/>
        </w:rPr>
        <w:t>metaclass</w:t>
      </w:r>
      <w:proofErr w:type="spellEnd"/>
      <w:r w:rsidRPr="00E30BF1">
        <w:rPr>
          <w:lang w:val="en-US"/>
        </w:rPr>
        <w:t xml:space="preserve"> (</w:t>
      </w:r>
      <w:r w:rsidR="00855EAF" w:rsidRPr="00E30BF1">
        <w:rPr>
          <w:lang w:val="en-US"/>
        </w:rPr>
        <w:t xml:space="preserve">as </w:t>
      </w:r>
      <w:r w:rsidRPr="00E30BF1">
        <w:rPr>
          <w:lang w:val="en-US"/>
        </w:rPr>
        <w:t>defined in the OGC General Feature Model, GFM)</w:t>
      </w:r>
      <w:r w:rsidR="0060713B" w:rsidRPr="00E30BF1">
        <w:rPr>
          <w:lang w:val="en-US"/>
        </w:rPr>
        <w:t>, whose identity needs to be maintained and tracked through a processing chain from measurement to distribution of hydrologic information.</w:t>
      </w:r>
    </w:p>
    <w:p w14:paraId="1A0B9053" w14:textId="0504553D" w:rsidR="001708E4" w:rsidRPr="008E510D" w:rsidRDefault="001708E4" w:rsidP="001708E4">
      <w:pPr>
        <w:pStyle w:val="StandardWeb"/>
        <w:jc w:val="both"/>
        <w:rPr>
          <w:lang w:val="en-US"/>
        </w:rPr>
      </w:pPr>
      <w:r>
        <w:rPr>
          <w:lang w:val="en-US"/>
        </w:rPr>
        <w:t xml:space="preserve">Being an intended instance of the General Feature </w:t>
      </w:r>
      <w:proofErr w:type="spellStart"/>
      <w:r>
        <w:rPr>
          <w:lang w:val="en-US"/>
        </w:rPr>
        <w:t>metaclass</w:t>
      </w:r>
      <w:proofErr w:type="spellEnd"/>
      <w:r>
        <w:rPr>
          <w:lang w:val="en-US"/>
        </w:rPr>
        <w:t xml:space="preserve"> any feature type is identified by an unique identifier and typical properties. Typically, a hydrologic feature is additionally identified through names in common usage and through </w:t>
      </w:r>
      <w:r w:rsidRPr="008E510D">
        <w:rPr>
          <w:lang w:val="en-US"/>
        </w:rPr>
        <w:t>hydrologically significant characteristics</w:t>
      </w:r>
      <w:r>
        <w:rPr>
          <w:lang w:val="en-US"/>
        </w:rPr>
        <w:t xml:space="preserve">. </w:t>
      </w:r>
    </w:p>
    <w:p w14:paraId="7F3F1639" w14:textId="135FE8F6" w:rsidR="001708E4" w:rsidRPr="001B5AD0" w:rsidRDefault="001708E4" w:rsidP="00F22CC8">
      <w:pPr>
        <w:pStyle w:val="StandardWeb"/>
        <w:jc w:val="both"/>
        <w:rPr>
          <w:lang w:val="en-US"/>
        </w:rPr>
      </w:pPr>
      <w:r w:rsidRPr="008E510D">
        <w:rPr>
          <w:lang w:val="en-US"/>
        </w:rPr>
        <w:t xml:space="preserve">The </w:t>
      </w:r>
      <w:r>
        <w:rPr>
          <w:lang w:val="en-US"/>
        </w:rPr>
        <w:t xml:space="preserve">HY_HydroFeature feature type </w:t>
      </w:r>
      <w:r w:rsidRPr="008E510D">
        <w:rPr>
          <w:lang w:val="en-US"/>
        </w:rPr>
        <w:t xml:space="preserve">is further </w:t>
      </w:r>
      <w:r>
        <w:rPr>
          <w:lang w:val="en-US"/>
        </w:rPr>
        <w:t>specialized</w:t>
      </w:r>
      <w:r w:rsidRPr="008E510D">
        <w:rPr>
          <w:lang w:val="en-US"/>
        </w:rPr>
        <w:t xml:space="preserve"> </w:t>
      </w:r>
      <w:r>
        <w:rPr>
          <w:lang w:val="en-US"/>
        </w:rPr>
        <w:t>by</w:t>
      </w:r>
      <w:r w:rsidRPr="008E510D">
        <w:rPr>
          <w:lang w:val="en-US"/>
        </w:rPr>
        <w:t xml:space="preserve"> domain-specific feature types, which specify properties </w:t>
      </w:r>
      <w:r>
        <w:rPr>
          <w:lang w:val="en-US"/>
        </w:rPr>
        <w:t xml:space="preserve">a </w:t>
      </w:r>
      <w:r w:rsidRPr="008E510D">
        <w:rPr>
          <w:lang w:val="en-US"/>
        </w:rPr>
        <w:t>specialization</w:t>
      </w:r>
      <w:r>
        <w:rPr>
          <w:lang w:val="en-US"/>
        </w:rPr>
        <w:t xml:space="preserve"> has</w:t>
      </w:r>
      <w:r w:rsidRPr="008E510D">
        <w:rPr>
          <w:lang w:val="en-US"/>
        </w:rPr>
        <w:t xml:space="preserve"> to define one or more aspects of the hydrology phenomenon (</w:t>
      </w:r>
      <w:r w:rsidR="001B5AD0">
        <w:rPr>
          <w:lang w:val="en-US"/>
        </w:rPr>
        <w:fldChar w:fldCharType="begin"/>
      </w:r>
      <w:r w:rsidR="001B5AD0">
        <w:rPr>
          <w:lang w:val="en-US"/>
        </w:rPr>
        <w:instrText xml:space="preserve"> REF _Ref462910194 \h </w:instrText>
      </w:r>
      <w:r w:rsidR="001B5AD0">
        <w:rPr>
          <w:lang w:val="en-US"/>
        </w:rPr>
      </w:r>
      <w:r w:rsidR="001B5AD0">
        <w:rPr>
          <w:lang w:val="en-US"/>
        </w:rPr>
        <w:fldChar w:fldCharType="separate"/>
      </w:r>
      <w:r w:rsidR="00F30A25">
        <w:t xml:space="preserve">Figure </w:t>
      </w:r>
      <w:r w:rsidR="00F30A25">
        <w:rPr>
          <w:noProof/>
        </w:rPr>
        <w:t>21</w:t>
      </w:r>
      <w:r w:rsidR="001B5AD0">
        <w:rPr>
          <w:lang w:val="en-US"/>
        </w:rPr>
        <w:fldChar w:fldCharType="end"/>
      </w:r>
      <w:r w:rsidR="001B5AD0">
        <w:rPr>
          <w:lang w:val="en-US"/>
        </w:rPr>
        <w:t>).</w:t>
      </w:r>
    </w:p>
    <w:p w14:paraId="6D5F0E09" w14:textId="182B2409" w:rsidR="007451BA" w:rsidRDefault="007451BA" w:rsidP="006D2CB5">
      <w:pPr>
        <w:pStyle w:val="OGCFigure"/>
      </w:pPr>
    </w:p>
    <w:p w14:paraId="1A2B46E2" w14:textId="77777777" w:rsidR="007451BA" w:rsidRDefault="007451BA" w:rsidP="007451BA">
      <w:pPr>
        <w:pStyle w:val="OGCFigure"/>
      </w:pPr>
      <w:r>
        <w:rPr>
          <w:noProof/>
        </w:rPr>
        <w:lastRenderedPageBreak/>
        <w:drawing>
          <wp:inline distT="0" distB="0" distL="0" distR="0" wp14:anchorId="5261C1C7" wp14:editId="5BA2955C">
            <wp:extent cx="5486400" cy="4037045"/>
            <wp:effectExtent l="0" t="0" r="0" b="1905"/>
            <wp:docPr id="54" name="Grafik 54"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Dornblut\OGC_HYF_SWG\hlphtml\EARoot\EA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4037045"/>
                    </a:xfrm>
                    <a:prstGeom prst="rect">
                      <a:avLst/>
                    </a:prstGeom>
                    <a:noFill/>
                    <a:ln>
                      <a:noFill/>
                    </a:ln>
                  </pic:spPr>
                </pic:pic>
              </a:graphicData>
            </a:graphic>
          </wp:inline>
        </w:drawing>
      </w:r>
    </w:p>
    <w:p w14:paraId="72AA70E5" w14:textId="43C29840" w:rsidR="007451BA" w:rsidRPr="008E510D" w:rsidRDefault="007451BA" w:rsidP="007451BA">
      <w:pPr>
        <w:pStyle w:val="OGCFigure"/>
      </w:pPr>
      <w:bookmarkStart w:id="135" w:name="_Ref462910194"/>
      <w:bookmarkStart w:id="136" w:name="_Ref462910188"/>
      <w:bookmarkStart w:id="137" w:name="_Toc464111046"/>
      <w:r>
        <w:t xml:space="preserve">Figure </w:t>
      </w:r>
      <w:r w:rsidR="006B301F">
        <w:fldChar w:fldCharType="begin"/>
      </w:r>
      <w:r w:rsidR="006B301F">
        <w:instrText xml:space="preserve"> SEQ Figure \* ARABIC </w:instrText>
      </w:r>
      <w:r w:rsidR="006B301F">
        <w:fldChar w:fldCharType="separate"/>
      </w:r>
      <w:r w:rsidR="00F30A25">
        <w:rPr>
          <w:noProof/>
        </w:rPr>
        <w:t>21</w:t>
      </w:r>
      <w:r w:rsidR="006B301F">
        <w:rPr>
          <w:noProof/>
        </w:rPr>
        <w:fldChar w:fldCharType="end"/>
      </w:r>
      <w:bookmarkEnd w:id="135"/>
      <w:r>
        <w:t xml:space="preserve">: </w:t>
      </w:r>
      <w:r w:rsidRPr="008E510D">
        <w:t>Hydrologic features describing separate aspects of the hydrology phenomenon</w:t>
      </w:r>
      <w:bookmarkEnd w:id="136"/>
      <w:bookmarkEnd w:id="137"/>
    </w:p>
    <w:p w14:paraId="4D3F8B71" w14:textId="77777777" w:rsidR="006238C9" w:rsidRDefault="006238C9" w:rsidP="006238C9">
      <w:pPr>
        <w:jc w:val="both"/>
        <w:rPr>
          <w:rStyle w:val="Fett"/>
          <w:b w:val="0"/>
        </w:rPr>
      </w:pPr>
      <w:r w:rsidRPr="008E510D">
        <w:t xml:space="preserve">The definitions applied in the Hydro Feature schema are rooted in the definitions </w:t>
      </w:r>
      <w:r>
        <w:t>documented</w:t>
      </w:r>
      <w:r w:rsidRPr="008E510D">
        <w:t xml:space="preserve"> in the WMO</w:t>
      </w:r>
      <w:r>
        <w:t>/UNESCO</w:t>
      </w:r>
      <w:r w:rsidRPr="008E510D">
        <w:t xml:space="preserve"> Glossary of Hydrology</w:t>
      </w:r>
      <w:r>
        <w:t xml:space="preserve">. They are applied </w:t>
      </w:r>
      <w:r w:rsidRPr="008E510D">
        <w:t xml:space="preserve">regardless of their application context in respect to the Earth's surface. For the purpose of testing the applicability of the </w:t>
      </w:r>
      <w:r>
        <w:t xml:space="preserve">HY_Features </w:t>
      </w:r>
      <w:r w:rsidRPr="008E510D">
        <w:t xml:space="preserve">conceptual model in the context of surface water hydrology, the definitions in this standard refer to surface water hydrology. A conceptual model capturing the specifics of features associated with the groundwater domain is developed with reference to the OGC WaterML 2: Part 4 – </w:t>
      </w:r>
      <w:r>
        <w:t>GroundwaterML2</w:t>
      </w:r>
      <w:r w:rsidRPr="008E510D">
        <w:t xml:space="preserve"> standard </w:t>
      </w:r>
      <w:r>
        <w:t>[6]</w:t>
      </w:r>
      <w:r w:rsidRPr="008E510D">
        <w:rPr>
          <w:rStyle w:val="Fett"/>
          <w:b w:val="0"/>
        </w:rPr>
        <w:t>.</w:t>
      </w:r>
    </w:p>
    <w:p w14:paraId="19D54E69" w14:textId="77777777" w:rsidR="006238C9" w:rsidRDefault="006238C9" w:rsidP="006238C9">
      <w:pPr>
        <w:jc w:val="both"/>
        <w:rPr>
          <w:rStyle w:val="Fett"/>
          <w:b w:val="0"/>
        </w:rPr>
      </w:pPr>
      <w:r w:rsidRPr="008E510D">
        <w:t>Providing a standard terminology for the typical relationships between hydrologic features allows the hydrosphere to be expressed in a consistent way across multiple data products, regardless of various spatial or temporal representations.</w:t>
      </w:r>
    </w:p>
    <w:p w14:paraId="0FD6A944" w14:textId="706FF6BF" w:rsidR="00334360" w:rsidRPr="008E510D" w:rsidRDefault="00334360" w:rsidP="00450C77">
      <w:pPr>
        <w:pStyle w:val="berschrift3"/>
        <w:jc w:val="both"/>
      </w:pPr>
      <w:bookmarkStart w:id="138" w:name="_Toc458775749"/>
      <w:bookmarkStart w:id="139" w:name="_Toc464110988"/>
      <w:r w:rsidRPr="008E510D">
        <w:t>The Named Feature model</w:t>
      </w:r>
      <w:bookmarkEnd w:id="138"/>
      <w:bookmarkEnd w:id="139"/>
    </w:p>
    <w:p w14:paraId="7707CB88" w14:textId="75123D67" w:rsidR="007C5290" w:rsidRDefault="007C5290" w:rsidP="007C5290">
      <w:pPr>
        <w:pStyle w:val="StandardWeb"/>
        <w:jc w:val="both"/>
        <w:rPr>
          <w:lang w:val="en-US"/>
        </w:rPr>
      </w:pPr>
      <w:r>
        <w:rPr>
          <w:lang w:val="en-US"/>
        </w:rPr>
        <w:t>The N</w:t>
      </w:r>
      <w:r w:rsidRPr="008E510D">
        <w:rPr>
          <w:lang w:val="en-US"/>
        </w:rPr>
        <w:t>amed Feature model (</w:t>
      </w:r>
      <w:r w:rsidR="001B5AD0">
        <w:rPr>
          <w:lang w:val="en-US"/>
        </w:rPr>
        <w:fldChar w:fldCharType="begin"/>
      </w:r>
      <w:r w:rsidR="001B5AD0">
        <w:rPr>
          <w:lang w:val="en-US"/>
        </w:rPr>
        <w:instrText xml:space="preserve"> REF _Ref462910244 \h </w:instrText>
      </w:r>
      <w:r w:rsidR="001B5AD0">
        <w:rPr>
          <w:lang w:val="en-US"/>
        </w:rPr>
      </w:r>
      <w:r w:rsidR="001B5AD0">
        <w:rPr>
          <w:lang w:val="en-US"/>
        </w:rPr>
        <w:fldChar w:fldCharType="separate"/>
      </w:r>
      <w:r w:rsidR="00874BCD" w:rsidRPr="00B4245D">
        <w:t xml:space="preserve">Figure </w:t>
      </w:r>
      <w:r w:rsidR="00874BCD">
        <w:rPr>
          <w:noProof/>
        </w:rPr>
        <w:t>22</w:t>
      </w:r>
      <w:r w:rsidR="001B5AD0">
        <w:rPr>
          <w:lang w:val="en-US"/>
        </w:rPr>
        <w:fldChar w:fldCharType="end"/>
      </w:r>
      <w:r w:rsidRPr="008E510D">
        <w:rPr>
          <w:lang w:val="en-US"/>
        </w:rPr>
        <w:t xml:space="preserve">) </w:t>
      </w:r>
      <w:r>
        <w:rPr>
          <w:lang w:val="en-US"/>
        </w:rPr>
        <w:t xml:space="preserve">defines the HY_HydroFeature type as basic feature </w:t>
      </w:r>
      <w:r w:rsidRPr="008E510D">
        <w:rPr>
          <w:lang w:val="en-US"/>
        </w:rPr>
        <w:t xml:space="preserve">to reflect overall properties hydrologic features have such </w:t>
      </w:r>
      <w:r>
        <w:rPr>
          <w:lang w:val="en-US"/>
        </w:rPr>
        <w:t xml:space="preserve">as </w:t>
      </w:r>
      <w:r w:rsidRPr="008E510D">
        <w:rPr>
          <w:lang w:val="en-US"/>
        </w:rPr>
        <w:t>name</w:t>
      </w:r>
      <w:r>
        <w:rPr>
          <w:lang w:val="en-US"/>
        </w:rPr>
        <w:t xml:space="preserve">s in cross-jurisdictional and multi-lingual contexts. The </w:t>
      </w:r>
      <w:r w:rsidRPr="008E510D">
        <w:rPr>
          <w:lang w:val="en-US"/>
        </w:rPr>
        <w:t xml:space="preserve">HY_HydroFeature type has one association: </w:t>
      </w:r>
      <w:r w:rsidRPr="008E510D">
        <w:rPr>
          <w:rStyle w:val="Hervorhebung"/>
          <w:lang w:val="en-US"/>
        </w:rPr>
        <w:t>name</w:t>
      </w:r>
      <w:r w:rsidRPr="008E510D">
        <w:rPr>
          <w:lang w:val="en-US"/>
        </w:rPr>
        <w:t>.</w:t>
      </w:r>
    </w:p>
    <w:p w14:paraId="4E1E68A8" w14:textId="77777777" w:rsidR="009B61A9" w:rsidRDefault="009B61A9">
      <w:pPr>
        <w:spacing w:after="0"/>
        <w:rPr>
          <w:rStyle w:val="Fett"/>
          <w:lang w:eastAsia="en-GB"/>
        </w:rPr>
      </w:pPr>
      <w:r>
        <w:rPr>
          <w:rStyle w:val="Fett"/>
        </w:rPr>
        <w:br w:type="page"/>
      </w:r>
    </w:p>
    <w:p w14:paraId="1AAD7647" w14:textId="564C7481" w:rsidR="00DC6FF6" w:rsidRDefault="007C5290" w:rsidP="007C5290">
      <w:pPr>
        <w:pStyle w:val="StandardWeb"/>
        <w:jc w:val="both"/>
        <w:rPr>
          <w:lang w:val="en-US"/>
        </w:rPr>
      </w:pPr>
      <w:r w:rsidRPr="008E510D">
        <w:rPr>
          <w:rStyle w:val="Fett"/>
          <w:lang w:val="en-US"/>
        </w:rPr>
        <w:lastRenderedPageBreak/>
        <w:t>name</w:t>
      </w:r>
      <w:r w:rsidRPr="008E510D">
        <w:rPr>
          <w:lang w:val="en-US"/>
        </w:rPr>
        <w:t xml:space="preserve"> </w:t>
      </w:r>
      <w:r w:rsidR="00DC6FF6">
        <w:rPr>
          <w:lang w:val="en-US"/>
        </w:rPr>
        <w:t>(</w:t>
      </w:r>
      <w:r w:rsidRPr="008E510D">
        <w:rPr>
          <w:lang w:val="en-US"/>
        </w:rPr>
        <w:t>associat</w:t>
      </w:r>
      <w:r w:rsidR="00DC6FF6">
        <w:rPr>
          <w:lang w:val="en-US"/>
        </w:rPr>
        <w:t>ion)</w:t>
      </w:r>
      <w:r w:rsidRPr="008E510D">
        <w:rPr>
          <w:lang w:val="en-US"/>
        </w:rPr>
        <w:t xml:space="preserve"> </w:t>
      </w:r>
    </w:p>
    <w:p w14:paraId="01181260" w14:textId="0B9F3B31" w:rsidR="007C5290" w:rsidRDefault="007C5290" w:rsidP="007C5290">
      <w:pPr>
        <w:pStyle w:val="StandardWeb"/>
        <w:jc w:val="both"/>
        <w:rPr>
          <w:lang w:val="en-US"/>
        </w:rPr>
      </w:pPr>
      <w:r w:rsidRPr="008E510D">
        <w:rPr>
          <w:lang w:val="en-US"/>
        </w:rPr>
        <w:t xml:space="preserve">name given to the hydrologic feature in cultural, political or historical context. </w:t>
      </w:r>
      <w:r>
        <w:rPr>
          <w:lang w:val="en-US"/>
        </w:rPr>
        <w:t xml:space="preserve">This supports to take into account </w:t>
      </w:r>
      <w:r w:rsidRPr="008E510D">
        <w:rPr>
          <w:lang w:val="en-US"/>
        </w:rPr>
        <w:t>multiple names and identifiers</w:t>
      </w:r>
      <w:r>
        <w:rPr>
          <w:lang w:val="en-US"/>
        </w:rPr>
        <w:t xml:space="preserve"> by</w:t>
      </w:r>
      <w:r w:rsidRPr="008E510D">
        <w:rPr>
          <w:lang w:val="en-US"/>
        </w:rPr>
        <w:t xml:space="preserve"> considering the cultural, political and historical aspects of names assigned </w:t>
      </w:r>
      <w:r>
        <w:rPr>
          <w:lang w:val="en-US"/>
        </w:rPr>
        <w:t xml:space="preserve">to an instance of the HY_HydroFeature type using the </w:t>
      </w:r>
      <w:proofErr w:type="spellStart"/>
      <w:r>
        <w:rPr>
          <w:lang w:val="en-US"/>
        </w:rPr>
        <w:t>HY_HydroFeatureName</w:t>
      </w:r>
      <w:proofErr w:type="spellEnd"/>
      <w:r>
        <w:rPr>
          <w:lang w:val="en-US"/>
        </w:rPr>
        <w:t xml:space="preserve"> type</w:t>
      </w:r>
      <w:r w:rsidRPr="008E510D">
        <w:rPr>
          <w:lang w:val="en-US"/>
        </w:rPr>
        <w:t xml:space="preserve">. </w:t>
      </w:r>
    </w:p>
    <w:p w14:paraId="305CD244" w14:textId="77777777" w:rsidR="00B4245D" w:rsidRPr="00B4245D" w:rsidRDefault="00B4245D" w:rsidP="00B4245D">
      <w:pPr>
        <w:pStyle w:val="OGCFigure"/>
      </w:pPr>
      <w:r w:rsidRPr="00B4245D">
        <w:rPr>
          <w:noProof/>
        </w:rPr>
        <w:drawing>
          <wp:inline distT="0" distB="0" distL="0" distR="0" wp14:anchorId="58816EAB" wp14:editId="5CFB93DE">
            <wp:extent cx="3619500" cy="2676525"/>
            <wp:effectExtent l="0" t="0" r="0" b="9525"/>
            <wp:docPr id="41" name="Grafik 41" descr="D:\Users\Dornblut\OGC_HYF_SWG\hlphtml\EARoot\EA1\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0" cy="2676525"/>
                    </a:xfrm>
                    <a:prstGeom prst="rect">
                      <a:avLst/>
                    </a:prstGeom>
                    <a:noFill/>
                    <a:ln>
                      <a:noFill/>
                    </a:ln>
                  </pic:spPr>
                </pic:pic>
              </a:graphicData>
            </a:graphic>
          </wp:inline>
        </w:drawing>
      </w:r>
    </w:p>
    <w:p w14:paraId="650BD0BC" w14:textId="4A4668C1" w:rsidR="00DC6FF6" w:rsidRDefault="00B4245D" w:rsidP="00B4245D">
      <w:pPr>
        <w:pStyle w:val="OGCFigure"/>
      </w:pPr>
      <w:bookmarkStart w:id="140" w:name="_Ref462910244"/>
      <w:bookmarkStart w:id="141" w:name="_Toc464111047"/>
      <w:r w:rsidRPr="00B4245D">
        <w:t xml:space="preserve">Figure </w:t>
      </w:r>
      <w:r w:rsidR="006B301F">
        <w:fldChar w:fldCharType="begin"/>
      </w:r>
      <w:r w:rsidR="006B301F">
        <w:instrText xml:space="preserve"> SEQ Figure \* ARABIC </w:instrText>
      </w:r>
      <w:r w:rsidR="006B301F">
        <w:fldChar w:fldCharType="separate"/>
      </w:r>
      <w:r w:rsidR="00F30A25">
        <w:rPr>
          <w:noProof/>
        </w:rPr>
        <w:t>22</w:t>
      </w:r>
      <w:r w:rsidR="006B301F">
        <w:rPr>
          <w:noProof/>
        </w:rPr>
        <w:fldChar w:fldCharType="end"/>
      </w:r>
      <w:bookmarkEnd w:id="140"/>
      <w:r w:rsidRPr="00B4245D">
        <w:t>: Nam</w:t>
      </w:r>
      <w:r w:rsidRPr="007451BA">
        <w:t>ed Feature (UML class diagram)</w:t>
      </w:r>
      <w:bookmarkEnd w:id="141"/>
    </w:p>
    <w:p w14:paraId="7D6D471A" w14:textId="77777777" w:rsidR="00E535D8" w:rsidRPr="007451BA" w:rsidRDefault="00E535D8" w:rsidP="00B4245D">
      <w:pPr>
        <w:pStyle w:val="OGCFigure"/>
      </w:pPr>
    </w:p>
    <w:p w14:paraId="52A411E3" w14:textId="77777777" w:rsidR="00882BF5" w:rsidRPr="00B149B7" w:rsidRDefault="00882BF5" w:rsidP="004D58C8">
      <w:r w:rsidRPr="00EB5A8C">
        <w:t xml:space="preserve">The </w:t>
      </w:r>
      <w:proofErr w:type="spellStart"/>
      <w:r w:rsidRPr="00EB5A8C">
        <w:t>HY_HydroFeatureName</w:t>
      </w:r>
      <w:proofErr w:type="spellEnd"/>
      <w:r w:rsidRPr="00EB5A8C">
        <w:t xml:space="preserve"> type provides an abstract pattern to handle cultural, political and historical variability of names. This supports</w:t>
      </w:r>
      <w:r w:rsidRPr="00B149B7">
        <w:t xml:space="preserve"> the assignment of a referenceable name for all or parts of a hydrologic feature without necessarily having a formal model for the naming. </w:t>
      </w:r>
    </w:p>
    <w:p w14:paraId="67A90705" w14:textId="77777777" w:rsidR="00EB5A8C" w:rsidRDefault="00882BF5" w:rsidP="00EB5A8C">
      <w:proofErr w:type="spellStart"/>
      <w:r w:rsidRPr="00EB5A8C">
        <w:t>HY_HydroFeatureName</w:t>
      </w:r>
      <w:proofErr w:type="spellEnd"/>
      <w:r w:rsidRPr="00EB5A8C">
        <w:t xml:space="preserve"> carries five attributes: </w:t>
      </w:r>
      <w:r w:rsidRPr="004D58C8">
        <w:rPr>
          <w:i/>
        </w:rPr>
        <w:t>name</w:t>
      </w:r>
      <w:r w:rsidRPr="00EB5A8C">
        <w:t xml:space="preserve">, </w:t>
      </w:r>
      <w:proofErr w:type="spellStart"/>
      <w:r w:rsidRPr="004D58C8">
        <w:rPr>
          <w:i/>
        </w:rPr>
        <w:t>namesPart</w:t>
      </w:r>
      <w:proofErr w:type="spellEnd"/>
      <w:r w:rsidRPr="00EB5A8C">
        <w:t xml:space="preserve">, </w:t>
      </w:r>
      <w:proofErr w:type="spellStart"/>
      <w:r w:rsidRPr="004D58C8">
        <w:rPr>
          <w:i/>
        </w:rPr>
        <w:t>preferredBy</w:t>
      </w:r>
      <w:proofErr w:type="spellEnd"/>
      <w:r w:rsidRPr="00EB5A8C">
        <w:t xml:space="preserve">, </w:t>
      </w:r>
      <w:r w:rsidRPr="004D58C8">
        <w:rPr>
          <w:i/>
        </w:rPr>
        <w:t>usage</w:t>
      </w:r>
      <w:r w:rsidRPr="00EB5A8C">
        <w:t xml:space="preserve"> and </w:t>
      </w:r>
      <w:proofErr w:type="spellStart"/>
      <w:r w:rsidRPr="004D58C8">
        <w:rPr>
          <w:i/>
        </w:rPr>
        <w:t>variantSpelling</w:t>
      </w:r>
      <w:proofErr w:type="spellEnd"/>
      <w:r w:rsidRPr="00EB5A8C">
        <w:t xml:space="preserve">. </w:t>
      </w:r>
    </w:p>
    <w:p w14:paraId="387E7554" w14:textId="1F6639B8" w:rsidR="003E594B" w:rsidRPr="00DC6FF6" w:rsidRDefault="00DC6FF6" w:rsidP="00EB5A8C">
      <w:r>
        <w:rPr>
          <w:b/>
        </w:rPr>
        <w:t>n</w:t>
      </w:r>
      <w:r w:rsidR="00882BF5" w:rsidRPr="004D58C8">
        <w:rPr>
          <w:b/>
        </w:rPr>
        <w:t>ame</w:t>
      </w:r>
      <w:r w:rsidRPr="00DC6FF6">
        <w:t xml:space="preserve"> (attribute)</w:t>
      </w:r>
      <w:r w:rsidR="00882BF5" w:rsidRPr="00DC6FF6">
        <w:t xml:space="preserve">: </w:t>
      </w:r>
    </w:p>
    <w:p w14:paraId="25BBBB1E" w14:textId="7A216608" w:rsidR="00882BF5" w:rsidRPr="00EB5A8C" w:rsidRDefault="00497558" w:rsidP="00EB5A8C">
      <w:r w:rsidRPr="00EB5A8C">
        <w:t>provid</w:t>
      </w:r>
      <w:r w:rsidR="008C473D">
        <w:t>e</w:t>
      </w:r>
      <w:r w:rsidRPr="00EB5A8C">
        <w:t xml:space="preserve">s </w:t>
      </w:r>
      <w:r w:rsidR="00AB2AC7">
        <w:t>the</w:t>
      </w:r>
      <w:r w:rsidR="00AB2AC7" w:rsidRPr="00EB5A8C">
        <w:t xml:space="preserve"> </w:t>
      </w:r>
      <w:r w:rsidRPr="00EB5A8C">
        <w:t>individual name used in a country or region under the conditions of</w:t>
      </w:r>
      <w:r w:rsidR="00376FAC">
        <w:t xml:space="preserve"> </w:t>
      </w:r>
      <w:r w:rsidRPr="00EB5A8C">
        <w:t xml:space="preserve">nation and language, using the basic </w:t>
      </w:r>
      <w:proofErr w:type="spellStart"/>
      <w:r w:rsidRPr="00EB5A8C">
        <w:t>CharacterString</w:t>
      </w:r>
      <w:proofErr w:type="spellEnd"/>
      <w:r w:rsidRPr="00EB5A8C">
        <w:t xml:space="preserve"> type.</w:t>
      </w:r>
      <w:r w:rsidR="00882BF5" w:rsidRPr="00EB5A8C">
        <w:t xml:space="preserve"> </w:t>
      </w:r>
    </w:p>
    <w:p w14:paraId="129AA638" w14:textId="60EBA76F" w:rsidR="003E594B" w:rsidRPr="004D58C8" w:rsidRDefault="00882BF5" w:rsidP="00EB5A8C">
      <w:pPr>
        <w:rPr>
          <w:b/>
        </w:rPr>
      </w:pPr>
      <w:proofErr w:type="spellStart"/>
      <w:r w:rsidRPr="004D58C8">
        <w:rPr>
          <w:b/>
        </w:rPr>
        <w:t>namesPart</w:t>
      </w:r>
      <w:proofErr w:type="spellEnd"/>
      <w:r w:rsidR="00DC6FF6">
        <w:rPr>
          <w:b/>
        </w:rPr>
        <w:t xml:space="preserve"> </w:t>
      </w:r>
      <w:r w:rsidR="00DC6FF6" w:rsidRPr="00DC6FF6">
        <w:t>(attribute):</w:t>
      </w:r>
      <w:r w:rsidR="00497558" w:rsidRPr="004D58C8">
        <w:rPr>
          <w:b/>
        </w:rPr>
        <w:t xml:space="preserve"> </w:t>
      </w:r>
    </w:p>
    <w:p w14:paraId="2E063528" w14:textId="66981205" w:rsidR="00882BF5" w:rsidRPr="00EB5A8C" w:rsidRDefault="00AB2AC7" w:rsidP="00EB5A8C">
      <w:r>
        <w:t>indicates</w:t>
      </w:r>
      <w:r w:rsidRPr="00EB5A8C">
        <w:t xml:space="preserve"> </w:t>
      </w:r>
      <w:r w:rsidR="00497558" w:rsidRPr="00EB5A8C">
        <w:t>whether the name applies to a part of feature only or not</w:t>
      </w:r>
      <w:r w:rsidR="00AB3658" w:rsidRPr="00EB5A8C">
        <w:t>, using the</w:t>
      </w:r>
      <w:r w:rsidR="00376FAC">
        <w:t xml:space="preserve"> </w:t>
      </w:r>
      <w:r w:rsidR="00AB3658" w:rsidRPr="00EB5A8C">
        <w:t>Boolean</w:t>
      </w:r>
      <w:r w:rsidR="00497558" w:rsidRPr="00EB5A8C">
        <w:t xml:space="preserve"> </w:t>
      </w:r>
      <w:r w:rsidR="00AB3658" w:rsidRPr="00EB5A8C">
        <w:t xml:space="preserve">value </w:t>
      </w:r>
      <w:r w:rsidR="00497558" w:rsidRPr="00EB5A8C">
        <w:t>type</w:t>
      </w:r>
      <w:r w:rsidR="00AB3658" w:rsidRPr="00EB5A8C">
        <w:t>.</w:t>
      </w:r>
    </w:p>
    <w:p w14:paraId="0A44A21D" w14:textId="20C2816B" w:rsidR="003E594B" w:rsidRPr="004D58C8" w:rsidRDefault="00882BF5" w:rsidP="00EB5A8C">
      <w:pPr>
        <w:rPr>
          <w:b/>
        </w:rPr>
      </w:pPr>
      <w:proofErr w:type="spellStart"/>
      <w:r w:rsidRPr="004D58C8">
        <w:rPr>
          <w:b/>
        </w:rPr>
        <w:t>preferredBy</w:t>
      </w:r>
      <w:proofErr w:type="spellEnd"/>
      <w:r w:rsidR="00DC6FF6">
        <w:rPr>
          <w:b/>
        </w:rPr>
        <w:t xml:space="preserve"> </w:t>
      </w:r>
      <w:r w:rsidR="00DC6FF6" w:rsidRPr="00DC6FF6">
        <w:t>(attribute):</w:t>
      </w:r>
      <w:r w:rsidR="00497558" w:rsidRPr="004D58C8">
        <w:rPr>
          <w:b/>
        </w:rPr>
        <w:t xml:space="preserve"> </w:t>
      </w:r>
    </w:p>
    <w:p w14:paraId="340DEE1C" w14:textId="61F329AD" w:rsidR="00882BF5" w:rsidRPr="00EB5A8C" w:rsidRDefault="00497558" w:rsidP="00EB5A8C">
      <w:r w:rsidRPr="00EB5A8C">
        <w:lastRenderedPageBreak/>
        <w:t>specifies that the name is the preferred name according to the named entity</w:t>
      </w:r>
      <w:r w:rsidR="0072653B">
        <w:t>. The</w:t>
      </w:r>
      <w:r w:rsidR="00DC6FF6">
        <w:t xml:space="preserve"> </w:t>
      </w:r>
      <w:proofErr w:type="spellStart"/>
      <w:r w:rsidRPr="00EB5A8C">
        <w:t>CI_Responsib</w:t>
      </w:r>
      <w:r w:rsidR="00376FAC">
        <w:t>ility</w:t>
      </w:r>
      <w:proofErr w:type="spellEnd"/>
      <w:r w:rsidRPr="00EB5A8C">
        <w:t xml:space="preserve"> type</w:t>
      </w:r>
      <w:r w:rsidR="0072653B">
        <w:t xml:space="preserve"> may be used to further structure the information about the responsible party and their role.</w:t>
      </w:r>
      <w:r w:rsidR="00AB2AC7">
        <w:t xml:space="preserve"> </w:t>
      </w:r>
    </w:p>
    <w:p w14:paraId="2C0094B7" w14:textId="055ECBF1" w:rsidR="003E594B" w:rsidRPr="004D58C8" w:rsidRDefault="00DC6FF6" w:rsidP="00EB5A8C">
      <w:pPr>
        <w:rPr>
          <w:b/>
        </w:rPr>
      </w:pPr>
      <w:r>
        <w:rPr>
          <w:b/>
        </w:rPr>
        <w:t>u</w:t>
      </w:r>
      <w:r w:rsidR="00882BF5" w:rsidRPr="004D58C8">
        <w:rPr>
          <w:b/>
        </w:rPr>
        <w:t>sage</w:t>
      </w:r>
      <w:r>
        <w:rPr>
          <w:b/>
        </w:rPr>
        <w:t xml:space="preserve"> </w:t>
      </w:r>
      <w:r w:rsidRPr="00DC6FF6">
        <w:t xml:space="preserve">(attribute): </w:t>
      </w:r>
      <w:r w:rsidR="00497558" w:rsidRPr="004D58C8">
        <w:rPr>
          <w:b/>
        </w:rPr>
        <w:t xml:space="preserve"> </w:t>
      </w:r>
    </w:p>
    <w:p w14:paraId="7176FD75" w14:textId="3B3EF024" w:rsidR="00882BF5" w:rsidRDefault="00497558" w:rsidP="00EB5A8C">
      <w:r w:rsidRPr="00EB5A8C">
        <w:t xml:space="preserve">expresses the </w:t>
      </w:r>
      <w:r w:rsidR="00AB2AC7">
        <w:t>kind</w:t>
      </w:r>
      <w:r w:rsidRPr="00EB5A8C">
        <w:t xml:space="preserve"> of name usage in a specific community, using a term from the </w:t>
      </w:r>
      <w:proofErr w:type="spellStart"/>
      <w:r w:rsidRPr="00EB5A8C">
        <w:t>HY_NameUsage</w:t>
      </w:r>
      <w:proofErr w:type="spellEnd"/>
      <w:r w:rsidRPr="00EB5A8C">
        <w:t xml:space="preserve"> code list, or a controlled vocabulary</w:t>
      </w:r>
      <w:r w:rsidR="004A53E8">
        <w:t>.</w:t>
      </w:r>
      <w:r w:rsidR="00DC6FF6">
        <w:t xml:space="preserve"> </w:t>
      </w:r>
      <w:r w:rsidR="004A53E8">
        <w:t>A</w:t>
      </w:r>
      <w:r w:rsidR="00DC6FF6" w:rsidRPr="008E510D">
        <w:t>lternative code lists may be used but should be</w:t>
      </w:r>
      <w:r w:rsidR="00DC6FF6">
        <w:t xml:space="preserve"> related to the terms in Annex B</w:t>
      </w:r>
      <w:r w:rsidR="00DC6FF6" w:rsidRPr="008E510D">
        <w:t>.</w:t>
      </w:r>
      <w:r w:rsidR="005142E4">
        <w:t>4</w:t>
      </w:r>
      <w:r w:rsidR="00DC6FF6" w:rsidRPr="008E510D">
        <w:t xml:space="preserve"> using an appropriate formalism.</w:t>
      </w:r>
    </w:p>
    <w:p w14:paraId="6D146223" w14:textId="3D80003B" w:rsidR="00882BF5" w:rsidRPr="00AB3658" w:rsidRDefault="00882BF5" w:rsidP="00EB5A8C">
      <w:proofErr w:type="spellStart"/>
      <w:r w:rsidRPr="004D58C8">
        <w:rPr>
          <w:b/>
        </w:rPr>
        <w:t>varianteSpelling</w:t>
      </w:r>
      <w:proofErr w:type="spellEnd"/>
      <w:r w:rsidR="00DC6FF6">
        <w:rPr>
          <w:b/>
        </w:rPr>
        <w:t xml:space="preserve"> </w:t>
      </w:r>
      <w:r w:rsidR="00DC6FF6" w:rsidRPr="00DC6FF6">
        <w:t>(attribute):</w:t>
      </w:r>
      <w:r w:rsidR="00497558" w:rsidRPr="004D58C8">
        <w:rPr>
          <w:b/>
        </w:rPr>
        <w:t xml:space="preserve"> </w:t>
      </w:r>
      <w:r w:rsidR="00AB2AC7" w:rsidRPr="00AB3658">
        <w:t>i</w:t>
      </w:r>
      <w:r w:rsidR="00AB2AC7">
        <w:t>ndicates</w:t>
      </w:r>
      <w:r w:rsidR="00AB2AC7" w:rsidRPr="00AB3658">
        <w:t xml:space="preserve"> </w:t>
      </w:r>
      <w:r w:rsidR="00497558" w:rsidRPr="00AB3658">
        <w:t>whether the name is a variant spelling or not</w:t>
      </w:r>
      <w:r w:rsidR="00AB3658" w:rsidRPr="00AB3658">
        <w:t xml:space="preserve"> using the Boolean</w:t>
      </w:r>
      <w:r w:rsidR="00AB3658" w:rsidRPr="00162765">
        <w:t xml:space="preserve"> value type.</w:t>
      </w:r>
    </w:p>
    <w:p w14:paraId="1EAC4BAA" w14:textId="721C92C2" w:rsidR="00334360" w:rsidRPr="003E594B" w:rsidRDefault="00334360" w:rsidP="00450C77">
      <w:pPr>
        <w:pStyle w:val="berschrift3"/>
        <w:jc w:val="both"/>
      </w:pPr>
      <w:bookmarkStart w:id="142" w:name="_Toc458775750"/>
      <w:bookmarkStart w:id="143" w:name="_Toc464110989"/>
      <w:r w:rsidRPr="003E594B">
        <w:t>The Hydro Complex model</w:t>
      </w:r>
      <w:bookmarkEnd w:id="142"/>
      <w:bookmarkEnd w:id="143"/>
    </w:p>
    <w:p w14:paraId="10EA657D" w14:textId="14D9CDB7" w:rsidR="00CF0CE0" w:rsidRDefault="00334360" w:rsidP="00450C77">
      <w:pPr>
        <w:pStyle w:val="StandardWeb"/>
        <w:jc w:val="both"/>
        <w:rPr>
          <w:lang w:val="en-US"/>
        </w:rPr>
      </w:pPr>
      <w:r w:rsidRPr="008E510D">
        <w:rPr>
          <w:lang w:val="en-US"/>
        </w:rPr>
        <w:t xml:space="preserve">The Hydro Complex model implies a collection of hydrologic features that form a hydrologically closed system. </w:t>
      </w:r>
      <w:r w:rsidR="00AB3658">
        <w:rPr>
          <w:lang w:val="en-US"/>
        </w:rPr>
        <w:t xml:space="preserve">This includes </w:t>
      </w:r>
      <w:r w:rsidR="00CF0CE0">
        <w:rPr>
          <w:lang w:val="en-US"/>
        </w:rPr>
        <w:t xml:space="preserve">the </w:t>
      </w:r>
      <w:r w:rsidRPr="008E510D">
        <w:rPr>
          <w:lang w:val="en-US"/>
        </w:rPr>
        <w:t>catchment</w:t>
      </w:r>
      <w:r w:rsidR="00CF0CE0">
        <w:rPr>
          <w:lang w:val="en-US"/>
        </w:rPr>
        <w:t>,</w:t>
      </w:r>
      <w:r w:rsidRPr="008E510D">
        <w:rPr>
          <w:lang w:val="en-US"/>
        </w:rPr>
        <w:t xml:space="preserve"> its inflow and outflow (conceptualized as outfalls) </w:t>
      </w:r>
      <w:r w:rsidR="00CF0CE0">
        <w:rPr>
          <w:lang w:val="en-US"/>
        </w:rPr>
        <w:t>as</w:t>
      </w:r>
      <w:r w:rsidR="00162765">
        <w:rPr>
          <w:lang w:val="en-US"/>
        </w:rPr>
        <w:t xml:space="preserve"> well as</w:t>
      </w:r>
      <w:r w:rsidR="00AB3658">
        <w:rPr>
          <w:lang w:val="en-US"/>
        </w:rPr>
        <w:t xml:space="preserve"> various realization</w:t>
      </w:r>
      <w:r w:rsidR="00162765">
        <w:rPr>
          <w:lang w:val="en-US"/>
        </w:rPr>
        <w:t>s</w:t>
      </w:r>
      <w:r w:rsidRPr="008E510D">
        <w:rPr>
          <w:lang w:val="en-US"/>
        </w:rPr>
        <w:t xml:space="preserve"> </w:t>
      </w:r>
      <w:r w:rsidR="00CF0CE0">
        <w:rPr>
          <w:lang w:val="en-US"/>
        </w:rPr>
        <w:t xml:space="preserve">of catchment and outfall </w:t>
      </w:r>
      <w:r w:rsidRPr="008E510D">
        <w:rPr>
          <w:lang w:val="en-US"/>
        </w:rPr>
        <w:t>by typical hydrologic</w:t>
      </w:r>
      <w:r w:rsidR="00162765">
        <w:rPr>
          <w:lang w:val="en-US"/>
        </w:rPr>
        <w:t xml:space="preserve"> features</w:t>
      </w:r>
      <w:r w:rsidR="002B3A83">
        <w:rPr>
          <w:lang w:val="en-US"/>
        </w:rPr>
        <w:t xml:space="preserve">. </w:t>
      </w:r>
      <w:r w:rsidR="00CF0CE0">
        <w:rPr>
          <w:lang w:val="en-US"/>
        </w:rPr>
        <w:t xml:space="preserve">In this complex, the union of catchment and its common outlet determines the topological closure of the logical catchment and its outfall. </w:t>
      </w:r>
      <w:r w:rsidR="000C1474">
        <w:rPr>
          <w:lang w:val="en-US"/>
        </w:rPr>
        <w:t xml:space="preserve">The </w:t>
      </w:r>
      <w:r w:rsidR="00CF0CE0">
        <w:rPr>
          <w:lang w:val="en-US"/>
        </w:rPr>
        <w:t>catchment topology</w:t>
      </w:r>
      <w:r w:rsidR="00FA201E">
        <w:rPr>
          <w:lang w:val="en-US"/>
        </w:rPr>
        <w:t xml:space="preserve"> pattern, expressed for example as a flowpath bounded by inflow and outflow nodes, is </w:t>
      </w:r>
      <w:r w:rsidR="001744D6">
        <w:rPr>
          <w:lang w:val="en-US"/>
        </w:rPr>
        <w:t xml:space="preserve">then </w:t>
      </w:r>
      <w:r w:rsidR="00FA201E">
        <w:rPr>
          <w:lang w:val="en-US"/>
        </w:rPr>
        <w:t xml:space="preserve">applied </w:t>
      </w:r>
      <w:r w:rsidR="001744D6">
        <w:rPr>
          <w:lang w:val="en-US"/>
        </w:rPr>
        <w:t xml:space="preserve">to realize the </w:t>
      </w:r>
      <w:r w:rsidR="002E3CF0">
        <w:rPr>
          <w:lang w:val="en-US"/>
        </w:rPr>
        <w:t>connectivity in</w:t>
      </w:r>
      <w:r w:rsidR="001744D6">
        <w:rPr>
          <w:lang w:val="en-US"/>
        </w:rPr>
        <w:t xml:space="preserve"> hydrographic</w:t>
      </w:r>
      <w:r w:rsidR="002E3CF0">
        <w:rPr>
          <w:lang w:val="en-US"/>
        </w:rPr>
        <w:t xml:space="preserve">, </w:t>
      </w:r>
      <w:r w:rsidR="001744D6">
        <w:rPr>
          <w:lang w:val="en-US"/>
        </w:rPr>
        <w:t>channel network</w:t>
      </w:r>
      <w:r w:rsidR="002E3CF0">
        <w:rPr>
          <w:lang w:val="en-US"/>
        </w:rPr>
        <w:t>s, or hydrometric networks</w:t>
      </w:r>
      <w:r w:rsidR="001744D6">
        <w:rPr>
          <w:lang w:val="en-US"/>
        </w:rPr>
        <w:t>.</w:t>
      </w:r>
    </w:p>
    <w:p w14:paraId="1EB2F6C9" w14:textId="1DBAB2E6" w:rsidR="00334360" w:rsidRPr="008E510D" w:rsidRDefault="00334360" w:rsidP="00450C77">
      <w:pPr>
        <w:pStyle w:val="StandardWeb"/>
        <w:jc w:val="both"/>
        <w:rPr>
          <w:lang w:val="en-US"/>
        </w:rPr>
      </w:pPr>
      <w:r w:rsidRPr="008E510D">
        <w:rPr>
          <w:lang w:val="en-US"/>
        </w:rPr>
        <w:t xml:space="preserve">The Hydro Complex model also allows for catchments to be recognized through reference to an outfall even if stream networks, catchment areas or </w:t>
      </w:r>
      <w:r w:rsidR="00AA15D6">
        <w:rPr>
          <w:lang w:val="en-US"/>
        </w:rPr>
        <w:t>catchment boundary</w:t>
      </w:r>
      <w:r w:rsidR="00AA15D6" w:rsidRPr="008E510D">
        <w:rPr>
          <w:lang w:val="en-US"/>
        </w:rPr>
        <w:t xml:space="preserve"> </w:t>
      </w:r>
      <w:r w:rsidRPr="008E510D">
        <w:rPr>
          <w:lang w:val="en-US"/>
        </w:rPr>
        <w:t>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29C9AF89" w14:textId="0D730636" w:rsidR="00AB3658" w:rsidRPr="008E510D" w:rsidRDefault="00AB3658" w:rsidP="00AB3658">
      <w:pPr>
        <w:pStyle w:val="StandardWeb"/>
        <w:jc w:val="both"/>
        <w:rPr>
          <w:lang w:val="en-US"/>
        </w:rPr>
      </w:pPr>
      <w:r w:rsidRPr="008E510D">
        <w:rPr>
          <w:lang w:val="en-US"/>
        </w:rPr>
        <w:t xml:space="preserve">The </w:t>
      </w:r>
      <w:r>
        <w:rPr>
          <w:lang w:val="en-US"/>
        </w:rPr>
        <w:t>Catchment</w:t>
      </w:r>
      <w:r w:rsidRPr="008E510D">
        <w:rPr>
          <w:lang w:val="en-US"/>
        </w:rPr>
        <w:t xml:space="preserve"> model conceptualizes the hydrologic de</w:t>
      </w:r>
      <w:r>
        <w:rPr>
          <w:lang w:val="en-US"/>
        </w:rPr>
        <w:t>termination</w:t>
      </w:r>
      <w:r w:rsidRPr="008E510D">
        <w:rPr>
          <w:lang w:val="en-US"/>
        </w:rPr>
        <w:t xml:space="preserve"> of a catchment through an 'outfall' feature with the role of getting flow from a contributing catchment, or providing inflow to a receiving catchment (</w:t>
      </w:r>
      <w:r w:rsidR="001B5AD0">
        <w:rPr>
          <w:lang w:val="en-US"/>
        </w:rPr>
        <w:fldChar w:fldCharType="begin"/>
      </w:r>
      <w:r w:rsidR="001B5AD0">
        <w:rPr>
          <w:lang w:val="en-US"/>
        </w:rPr>
        <w:instrText xml:space="preserve"> REF _Ref462910280 \h </w:instrText>
      </w:r>
      <w:r w:rsidR="001B5AD0">
        <w:rPr>
          <w:lang w:val="en-US"/>
        </w:rPr>
      </w:r>
      <w:r w:rsidR="001B5AD0">
        <w:rPr>
          <w:lang w:val="en-US"/>
        </w:rPr>
        <w:fldChar w:fldCharType="separate"/>
      </w:r>
      <w:r w:rsidR="00874BCD">
        <w:t xml:space="preserve">Figure </w:t>
      </w:r>
      <w:r w:rsidR="00874BCD">
        <w:rPr>
          <w:noProof/>
        </w:rPr>
        <w:t>23</w:t>
      </w:r>
      <w:r w:rsidR="001B5AD0">
        <w:rPr>
          <w:lang w:val="en-US"/>
        </w:rPr>
        <w:fldChar w:fldCharType="end"/>
      </w:r>
      <w:r w:rsidRPr="001B5AD0">
        <w:rPr>
          <w:lang w:val="en-US"/>
        </w:rPr>
        <w:t xml:space="preserve"> and </w:t>
      </w:r>
      <w:r w:rsidR="001B5AD0">
        <w:rPr>
          <w:lang w:val="en-US"/>
        </w:rPr>
        <w:fldChar w:fldCharType="begin"/>
      </w:r>
      <w:r w:rsidR="001B5AD0">
        <w:rPr>
          <w:lang w:val="en-US"/>
        </w:rPr>
        <w:instrText xml:space="preserve"> REF _Ref462910290 \h </w:instrText>
      </w:r>
      <w:r w:rsidR="001B5AD0">
        <w:rPr>
          <w:lang w:val="en-US"/>
        </w:rPr>
      </w:r>
      <w:r w:rsidR="001B5AD0">
        <w:rPr>
          <w:lang w:val="en-US"/>
        </w:rPr>
        <w:fldChar w:fldCharType="separate"/>
      </w:r>
      <w:r w:rsidR="00874BCD">
        <w:t xml:space="preserve">Figure </w:t>
      </w:r>
      <w:r w:rsidR="00874BCD">
        <w:rPr>
          <w:noProof/>
        </w:rPr>
        <w:t>24</w:t>
      </w:r>
      <w:r w:rsidR="001B5AD0">
        <w:rPr>
          <w:lang w:val="en-US"/>
        </w:rPr>
        <w:fldChar w:fldCharType="end"/>
      </w:r>
      <w:r w:rsidRPr="001B5AD0">
        <w:rPr>
          <w:lang w:val="en-US"/>
        </w:rPr>
        <w:t xml:space="preserve">). </w:t>
      </w:r>
      <w:r w:rsidRPr="008E510D">
        <w:rPr>
          <w:lang w:val="en-US"/>
        </w:rPr>
        <w:t xml:space="preserve">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Pr>
          <w:lang w:val="en-US"/>
        </w:rPr>
        <w:t xml:space="preserve">two </w:t>
      </w:r>
      <w:r w:rsidRPr="008E510D">
        <w:rPr>
          <w:lang w:val="en-US"/>
        </w:rPr>
        <w:t>outfalls.</w:t>
      </w:r>
    </w:p>
    <w:p w14:paraId="26034CA2" w14:textId="77777777" w:rsidR="007451BA" w:rsidRDefault="007451BA" w:rsidP="007451BA">
      <w:pPr>
        <w:pStyle w:val="OGCFigure"/>
      </w:pPr>
      <w:r>
        <w:rPr>
          <w:noProof/>
        </w:rPr>
        <w:lastRenderedPageBreak/>
        <w:drawing>
          <wp:inline distT="0" distB="0" distL="0" distR="0" wp14:anchorId="2FF8AF1D" wp14:editId="5C59FB8E">
            <wp:extent cx="5486400" cy="3711639"/>
            <wp:effectExtent l="0" t="0" r="0" b="3175"/>
            <wp:docPr id="44" name="Grafik 44" descr="D:\Users\Dornblut\OGC_HYF_SWG\hlphtml\EARoot\EA2\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Dornblut\OGC_HYF_SWG\hlphtml\EARoot\EA2\EA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711639"/>
                    </a:xfrm>
                    <a:prstGeom prst="rect">
                      <a:avLst/>
                    </a:prstGeom>
                    <a:noFill/>
                    <a:ln>
                      <a:noFill/>
                    </a:ln>
                  </pic:spPr>
                </pic:pic>
              </a:graphicData>
            </a:graphic>
          </wp:inline>
        </w:drawing>
      </w:r>
    </w:p>
    <w:p w14:paraId="03145E24" w14:textId="66B03ADB" w:rsidR="007451BA" w:rsidRDefault="007451BA" w:rsidP="007451BA">
      <w:pPr>
        <w:pStyle w:val="OGCFigure"/>
      </w:pPr>
      <w:bookmarkStart w:id="144" w:name="_Ref462910280"/>
      <w:bookmarkStart w:id="145" w:name="_Toc464111048"/>
      <w:r>
        <w:t xml:space="preserve">Figure </w:t>
      </w:r>
      <w:r w:rsidR="006B301F">
        <w:fldChar w:fldCharType="begin"/>
      </w:r>
      <w:r w:rsidR="006B301F">
        <w:instrText xml:space="preserve"> SEQ Figure \* ARABIC </w:instrText>
      </w:r>
      <w:r w:rsidR="006B301F">
        <w:fldChar w:fldCharType="separate"/>
      </w:r>
      <w:r w:rsidR="00F30A25">
        <w:rPr>
          <w:noProof/>
        </w:rPr>
        <w:t>23</w:t>
      </w:r>
      <w:r w:rsidR="006B301F">
        <w:rPr>
          <w:noProof/>
        </w:rPr>
        <w:fldChar w:fldCharType="end"/>
      </w:r>
      <w:bookmarkEnd w:id="144"/>
      <w:r>
        <w:t>: Catchment model (UML class diagram)</w:t>
      </w:r>
      <w:bookmarkEnd w:id="145"/>
    </w:p>
    <w:p w14:paraId="69919ED6" w14:textId="3F6C3F9A" w:rsidR="00992987" w:rsidRDefault="00992987" w:rsidP="00992987">
      <w:pPr>
        <w:pStyle w:val="StandardWeb"/>
        <w:jc w:val="both"/>
        <w:rPr>
          <w:lang w:val="en-US"/>
        </w:rPr>
      </w:pPr>
      <w:r>
        <w:rPr>
          <w:lang w:val="en-US"/>
        </w:rPr>
        <w:t xml:space="preserve">The HY_Catchment feature type captures the union </w:t>
      </w:r>
      <w:r w:rsidR="007D57FE">
        <w:rPr>
          <w:lang w:val="en-US"/>
        </w:rPr>
        <w:t xml:space="preserve">of catchment and </w:t>
      </w:r>
      <w:r>
        <w:rPr>
          <w:lang w:val="en-US"/>
        </w:rPr>
        <w:t xml:space="preserve">outfall, and </w:t>
      </w:r>
      <w:r w:rsidR="007D57FE">
        <w:rPr>
          <w:lang w:val="en-US"/>
        </w:rPr>
        <w:t xml:space="preserve">the </w:t>
      </w:r>
      <w:r>
        <w:rPr>
          <w:lang w:val="en-US"/>
        </w:rPr>
        <w:t xml:space="preserve">multiple realization of the </w:t>
      </w:r>
      <w:r w:rsidR="007D57FE">
        <w:rPr>
          <w:lang w:val="en-US"/>
        </w:rPr>
        <w:t xml:space="preserve">logical </w:t>
      </w:r>
      <w:r>
        <w:rPr>
          <w:lang w:val="en-US"/>
        </w:rPr>
        <w:t xml:space="preserve">catchment. </w:t>
      </w:r>
      <w:r w:rsidRPr="00992987">
        <w:rPr>
          <w:lang w:val="en-US"/>
        </w:rPr>
        <w:t xml:space="preserve">These realizations include both topological realizations, as well as their geometric representation. HY_Catchment is an abstract class and </w:t>
      </w:r>
      <w:r w:rsidR="007D57FE">
        <w:rPr>
          <w:lang w:val="en-US"/>
        </w:rPr>
        <w:t>needs</w:t>
      </w:r>
      <w:r w:rsidRPr="00992987">
        <w:rPr>
          <w:lang w:val="en-US"/>
        </w:rPr>
        <w:t xml:space="preserve"> further specializ</w:t>
      </w:r>
      <w:r w:rsidR="007D57FE">
        <w:rPr>
          <w:lang w:val="en-US"/>
        </w:rPr>
        <w:t>ation</w:t>
      </w:r>
      <w:r w:rsidRPr="00992987">
        <w:rPr>
          <w:lang w:val="en-US"/>
        </w:rPr>
        <w:t xml:space="preserve"> with respect to catchment interaction.</w:t>
      </w:r>
      <w:r w:rsidRPr="008E510D">
        <w:rPr>
          <w:lang w:val="en-US"/>
        </w:rPr>
        <w:t xml:space="preserve"> </w:t>
      </w:r>
    </w:p>
    <w:p w14:paraId="7B81109B" w14:textId="10C2022A" w:rsidR="00D03383" w:rsidRDefault="0004665B" w:rsidP="0004665B">
      <w:pPr>
        <w:pStyle w:val="StandardWeb"/>
        <w:jc w:val="both"/>
      </w:pPr>
      <w:r w:rsidRPr="008E510D">
        <w:rPr>
          <w:lang w:val="en-US"/>
        </w:rPr>
        <w:t xml:space="preserve">The </w:t>
      </w:r>
      <w:r w:rsidRPr="0072653B">
        <w:rPr>
          <w:b/>
          <w:lang w:val="en-US"/>
        </w:rPr>
        <w:t>HY_Catchment</w:t>
      </w:r>
      <w:r w:rsidRPr="008E510D">
        <w:rPr>
          <w:lang w:val="en-US"/>
        </w:rPr>
        <w:t xml:space="preserve"> </w:t>
      </w:r>
      <w:r w:rsidR="0072653B">
        <w:rPr>
          <w:lang w:val="en-US"/>
        </w:rPr>
        <w:t xml:space="preserve">feature </w:t>
      </w:r>
      <w:r w:rsidRPr="008E510D">
        <w:rPr>
          <w:lang w:val="en-US"/>
        </w:rPr>
        <w:t>type (</w:t>
      </w:r>
      <w:r w:rsidR="00874BCD">
        <w:rPr>
          <w:highlight w:val="magenta"/>
          <w:lang w:val="en-US"/>
        </w:rPr>
        <w:fldChar w:fldCharType="begin"/>
      </w:r>
      <w:r w:rsidR="00874BCD">
        <w:rPr>
          <w:lang w:val="en-US"/>
        </w:rPr>
        <w:instrText xml:space="preserve"> REF _Ref462910290 \h </w:instrText>
      </w:r>
      <w:r w:rsidR="00874BCD">
        <w:rPr>
          <w:highlight w:val="magenta"/>
          <w:lang w:val="en-US"/>
        </w:rPr>
      </w:r>
      <w:r w:rsidR="00874BCD">
        <w:rPr>
          <w:highlight w:val="magenta"/>
          <w:lang w:val="en-US"/>
        </w:rPr>
        <w:fldChar w:fldCharType="separate"/>
      </w:r>
      <w:r w:rsidR="00874BCD">
        <w:t xml:space="preserve">Figure </w:t>
      </w:r>
      <w:r w:rsidR="00874BCD">
        <w:rPr>
          <w:noProof/>
        </w:rPr>
        <w:t>24</w:t>
      </w:r>
      <w:r w:rsidR="00874BCD">
        <w:rPr>
          <w:highlight w:val="magenta"/>
          <w:lang w:val="en-US"/>
        </w:rPr>
        <w:fldChar w:fldCharType="end"/>
      </w:r>
      <w:r w:rsidRPr="00F30A25">
        <w:rPr>
          <w:lang w:val="en-US"/>
        </w:rPr>
        <w:t xml:space="preserve">) specializes the general HY_HydroFeature </w:t>
      </w:r>
      <w:r w:rsidR="00127449" w:rsidRPr="00F30A25">
        <w:rPr>
          <w:lang w:val="en-US"/>
        </w:rPr>
        <w:t>type</w:t>
      </w:r>
      <w:r w:rsidRPr="00F30A25">
        <w:rPr>
          <w:lang w:val="en-US"/>
        </w:rPr>
        <w:t xml:space="preserve">. </w:t>
      </w:r>
      <w:r w:rsidRPr="008E510D">
        <w:rPr>
          <w:lang w:val="en-US"/>
        </w:rPr>
        <w:t xml:space="preserve">Through generalization, HY_Catchment inherits the </w:t>
      </w:r>
      <w:r w:rsidRPr="008E510D">
        <w:rPr>
          <w:rStyle w:val="Hervorhebung"/>
          <w:lang w:val="en-US"/>
        </w:rPr>
        <w:t>name</w:t>
      </w:r>
      <w:r w:rsidRPr="008E510D">
        <w:rPr>
          <w:lang w:val="en-US"/>
        </w:rPr>
        <w:t xml:space="preserve"> property</w:t>
      </w:r>
      <w:r w:rsidR="00992987">
        <w:rPr>
          <w:lang w:val="en-US"/>
        </w:rPr>
        <w:t>. It</w:t>
      </w:r>
      <w:r w:rsidRPr="008E510D">
        <w:rPr>
          <w:lang w:val="en-US"/>
        </w:rPr>
        <w:t xml:space="preserve"> carries </w:t>
      </w:r>
      <w:r w:rsidR="00992987">
        <w:rPr>
          <w:lang w:val="en-US"/>
        </w:rPr>
        <w:t>a</w:t>
      </w:r>
      <w:r w:rsidRPr="008E510D">
        <w:rPr>
          <w:lang w:val="en-US"/>
        </w:rPr>
        <w:t xml:space="preserv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w:t>
      </w:r>
      <w:r>
        <w:rPr>
          <w:rStyle w:val="Hervorhebung"/>
          <w:lang w:val="en-US"/>
        </w:rPr>
        <w:t>realization</w:t>
      </w:r>
      <w:r w:rsidRPr="008E510D">
        <w:rPr>
          <w:lang w:val="en-US"/>
        </w:rPr>
        <w:t>.</w:t>
      </w:r>
    </w:p>
    <w:p w14:paraId="1C5B7B9B" w14:textId="4D16F263" w:rsidR="003E594B" w:rsidRPr="00D44A9D" w:rsidRDefault="00320041" w:rsidP="008C473D">
      <w:r w:rsidRPr="008C473D">
        <w:rPr>
          <w:rStyle w:val="Fett"/>
          <w:bCs w:val="0"/>
        </w:rPr>
        <w:t>c</w:t>
      </w:r>
      <w:r w:rsidR="00D11AB2" w:rsidRPr="008C473D">
        <w:rPr>
          <w:rStyle w:val="Fett"/>
          <w:bCs w:val="0"/>
        </w:rPr>
        <w:t>ode</w:t>
      </w:r>
      <w:r w:rsidRPr="00D44A9D">
        <w:rPr>
          <w:rStyle w:val="Fett"/>
          <w:b w:val="0"/>
          <w:bCs w:val="0"/>
        </w:rPr>
        <w:t xml:space="preserve"> (attribute):</w:t>
      </w:r>
    </w:p>
    <w:p w14:paraId="0E1FE3D3" w14:textId="4274225A" w:rsidR="00D11AB2" w:rsidRPr="00040D04" w:rsidRDefault="00D11AB2" w:rsidP="008C473D">
      <w:r w:rsidRPr="00040D04">
        <w:t xml:space="preserve">unique identifier to the catchment in given context. </w:t>
      </w:r>
      <w:r w:rsidR="007D57FE" w:rsidRPr="00040D04">
        <w:t>T</w:t>
      </w:r>
      <w:r w:rsidRPr="00040D04" w:rsidDel="0074022F">
        <w:t xml:space="preserve">he code attribute </w:t>
      </w:r>
      <w:r w:rsidR="007D57FE" w:rsidRPr="00040D04" w:rsidDel="0074022F">
        <w:t>sh</w:t>
      </w:r>
      <w:r w:rsidR="007D57FE" w:rsidRPr="00040D04">
        <w:t>ould</w:t>
      </w:r>
      <w:r w:rsidR="007D57FE" w:rsidRPr="00040D04" w:rsidDel="0074022F">
        <w:t xml:space="preserve"> </w:t>
      </w:r>
      <w:r w:rsidRPr="00040D04" w:rsidDel="0074022F">
        <w:t xml:space="preserve">be implemented using a controlled classification or coding system. </w:t>
      </w:r>
      <w:r w:rsidRPr="00040D04">
        <w:t xml:space="preserve">Example: WMO Basin Codes. </w:t>
      </w:r>
    </w:p>
    <w:p w14:paraId="0BB83C96" w14:textId="587BB219" w:rsidR="003E594B" w:rsidRPr="008C473D" w:rsidRDefault="00D11AB2" w:rsidP="008C473D">
      <w:r w:rsidRPr="008C473D">
        <w:rPr>
          <w:rStyle w:val="Fett"/>
          <w:bCs w:val="0"/>
        </w:rPr>
        <w:t>outflow</w:t>
      </w:r>
      <w:r w:rsidRPr="008C473D">
        <w:t xml:space="preserve"> and </w:t>
      </w:r>
      <w:r w:rsidRPr="008C473D">
        <w:rPr>
          <w:rStyle w:val="Fett"/>
          <w:bCs w:val="0"/>
        </w:rPr>
        <w:t>inflow</w:t>
      </w:r>
      <w:r w:rsidR="00320041" w:rsidRPr="00A91E03">
        <w:rPr>
          <w:rStyle w:val="Fett"/>
          <w:b w:val="0"/>
          <w:bCs w:val="0"/>
        </w:rPr>
        <w:t xml:space="preserve"> (associations)</w:t>
      </w:r>
      <w:r w:rsidR="00093A75" w:rsidRPr="00A91E03">
        <w:rPr>
          <w:rStyle w:val="Fett"/>
          <w:b w:val="0"/>
          <w:bCs w:val="0"/>
        </w:rPr>
        <w:t>:</w:t>
      </w:r>
      <w:r w:rsidR="00093A75" w:rsidRPr="008C473D">
        <w:t xml:space="preserve"> </w:t>
      </w:r>
    </w:p>
    <w:p w14:paraId="7873CDB2" w14:textId="0B9AC5E8" w:rsidR="00D11AB2" w:rsidRPr="00040D04" w:rsidRDefault="00D11AB2" w:rsidP="008C473D">
      <w:r w:rsidRPr="0037077B">
        <w:t xml:space="preserve">outfall in terms of </w:t>
      </w:r>
      <w:r w:rsidR="00093A75" w:rsidRPr="0037077B">
        <w:t xml:space="preserve">an </w:t>
      </w:r>
      <w:r w:rsidRPr="0037077B">
        <w:t xml:space="preserve">outflow </w:t>
      </w:r>
      <w:r w:rsidR="00093A75" w:rsidRPr="0037077B">
        <w:t xml:space="preserve">of the contributing catchment, </w:t>
      </w:r>
      <w:r w:rsidRPr="00040D04">
        <w:t xml:space="preserve">or inflow </w:t>
      </w:r>
      <w:r w:rsidR="00093A75" w:rsidRPr="00040D04">
        <w:t>to</w:t>
      </w:r>
      <w:r w:rsidRPr="00040D04">
        <w:t xml:space="preserve"> the </w:t>
      </w:r>
      <w:r w:rsidR="00093A75" w:rsidRPr="00040D04">
        <w:t xml:space="preserve">receiving </w:t>
      </w:r>
      <w:r w:rsidRPr="00040D04">
        <w:t xml:space="preserve">catchment. </w:t>
      </w:r>
      <w:r w:rsidR="009434AC" w:rsidRPr="00040D04">
        <w:t xml:space="preserve">For a </w:t>
      </w:r>
      <w:r w:rsidRPr="00040D04">
        <w:t xml:space="preserve">dendritic network of catchments, the outflow of a contributing catchment coincides with the inflow to a receiving catchment. This </w:t>
      </w:r>
      <w:r w:rsidR="009434AC" w:rsidRPr="00040D04">
        <w:t>support</w:t>
      </w:r>
      <w:r w:rsidRPr="00040D04">
        <w:t>s description of upstream-downstream relations</w:t>
      </w:r>
      <w:r w:rsidR="00093A75" w:rsidRPr="00040D04">
        <w:t>hips between catchments</w:t>
      </w:r>
      <w:r w:rsidRPr="00040D04">
        <w:t xml:space="preserve">. </w:t>
      </w:r>
    </w:p>
    <w:p w14:paraId="5E675CE3" w14:textId="77777777" w:rsidR="007451BA" w:rsidRDefault="007451BA" w:rsidP="007451BA">
      <w:pPr>
        <w:pStyle w:val="OGCFigure"/>
      </w:pPr>
      <w:r>
        <w:rPr>
          <w:noProof/>
        </w:rPr>
        <w:lastRenderedPageBreak/>
        <w:drawing>
          <wp:inline distT="0" distB="0" distL="0" distR="0" wp14:anchorId="6ED3BF38" wp14:editId="7F8262DE">
            <wp:extent cx="2943225" cy="3105150"/>
            <wp:effectExtent l="0" t="0" r="9525" b="0"/>
            <wp:docPr id="48" name="Grafik 48" descr="D:\Users\Dornblut\OGC_HYF_SWG\hlphtml\EARoot\EA2\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Dornblut\OGC_HYF_SWG\hlphtml\EARoot\EA2\EA2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3105150"/>
                    </a:xfrm>
                    <a:prstGeom prst="rect">
                      <a:avLst/>
                    </a:prstGeom>
                    <a:noFill/>
                    <a:ln>
                      <a:noFill/>
                    </a:ln>
                  </pic:spPr>
                </pic:pic>
              </a:graphicData>
            </a:graphic>
          </wp:inline>
        </w:drawing>
      </w:r>
    </w:p>
    <w:p w14:paraId="73DC2AE7" w14:textId="35ECBECA" w:rsidR="00002E89" w:rsidRDefault="007451BA" w:rsidP="007451BA">
      <w:pPr>
        <w:pStyle w:val="OGCFigure"/>
      </w:pPr>
      <w:bookmarkStart w:id="146" w:name="_Ref462910290"/>
      <w:bookmarkStart w:id="147" w:name="_Toc464111049"/>
      <w:r>
        <w:t xml:space="preserve">Figure </w:t>
      </w:r>
      <w:r w:rsidR="006B301F">
        <w:fldChar w:fldCharType="begin"/>
      </w:r>
      <w:r w:rsidR="006B301F">
        <w:instrText xml:space="preserve"> SEQ Figure \* ARABIC </w:instrText>
      </w:r>
      <w:r w:rsidR="006B301F">
        <w:fldChar w:fldCharType="separate"/>
      </w:r>
      <w:r w:rsidR="00F30A25">
        <w:rPr>
          <w:noProof/>
        </w:rPr>
        <w:t>24</w:t>
      </w:r>
      <w:r w:rsidR="006B301F">
        <w:rPr>
          <w:noProof/>
        </w:rPr>
        <w:fldChar w:fldCharType="end"/>
      </w:r>
      <w:bookmarkEnd w:id="146"/>
      <w:r>
        <w:t>: Catchment and outfall (UML class diagram)</w:t>
      </w:r>
      <w:bookmarkEnd w:id="147"/>
    </w:p>
    <w:p w14:paraId="311FCB73" w14:textId="77777777" w:rsidR="007451BA" w:rsidRPr="008E510D" w:rsidRDefault="007451BA" w:rsidP="007451BA">
      <w:pPr>
        <w:pStyle w:val="OGCFigure"/>
      </w:pPr>
    </w:p>
    <w:p w14:paraId="36E48158" w14:textId="322BB8AD" w:rsidR="003E594B" w:rsidRPr="008C473D" w:rsidRDefault="00D11AB2" w:rsidP="008C473D">
      <w:pPr>
        <w:rPr>
          <w:rStyle w:val="Fett"/>
          <w:b w:val="0"/>
          <w:bCs w:val="0"/>
        </w:rPr>
      </w:pPr>
      <w:proofErr w:type="spellStart"/>
      <w:r w:rsidRPr="008C473D">
        <w:rPr>
          <w:rStyle w:val="Fett"/>
          <w:bCs w:val="0"/>
        </w:rPr>
        <w:t>containingCatchment</w:t>
      </w:r>
      <w:proofErr w:type="spellEnd"/>
      <w:r w:rsidRPr="008C473D">
        <w:rPr>
          <w:rStyle w:val="Fett"/>
          <w:b w:val="0"/>
          <w:bCs w:val="0"/>
        </w:rPr>
        <w:t xml:space="preserve"> and </w:t>
      </w:r>
      <w:proofErr w:type="spellStart"/>
      <w:r w:rsidRPr="008C473D">
        <w:rPr>
          <w:rStyle w:val="Fett"/>
          <w:bCs w:val="0"/>
        </w:rPr>
        <w:t>containedCatchment</w:t>
      </w:r>
      <w:proofErr w:type="spellEnd"/>
      <w:r w:rsidR="00320041" w:rsidRPr="008C473D">
        <w:rPr>
          <w:rStyle w:val="Fett"/>
          <w:b w:val="0"/>
          <w:bCs w:val="0"/>
        </w:rPr>
        <w:t xml:space="preserve"> (associations</w:t>
      </w:r>
      <w:r w:rsidR="00320041" w:rsidRPr="00040D04">
        <w:rPr>
          <w:rStyle w:val="Fett"/>
          <w:b w:val="0"/>
          <w:bCs w:val="0"/>
        </w:rPr>
        <w:t>)</w:t>
      </w:r>
      <w:r w:rsidR="002159A7" w:rsidRPr="00040D04">
        <w:rPr>
          <w:rStyle w:val="Fett"/>
          <w:b w:val="0"/>
          <w:bCs w:val="0"/>
        </w:rPr>
        <w:t>:</w:t>
      </w:r>
      <w:r w:rsidRPr="008C473D">
        <w:rPr>
          <w:rStyle w:val="Fett"/>
          <w:b w:val="0"/>
          <w:bCs w:val="0"/>
        </w:rPr>
        <w:t xml:space="preserve"> </w:t>
      </w:r>
    </w:p>
    <w:p w14:paraId="33B2FA3E" w14:textId="6E3EF288" w:rsidR="007451BA" w:rsidRDefault="00D11AB2" w:rsidP="007451BA">
      <w:r w:rsidRPr="008E510D">
        <w:t xml:space="preserve">nesting of catchments in a simple “is-in” containment hierarchy as typically used for high-order organization of management and reporting units. </w:t>
      </w:r>
    </w:p>
    <w:p w14:paraId="71D43F16" w14:textId="77777777" w:rsidR="007451BA" w:rsidRDefault="007451BA" w:rsidP="007451BA">
      <w:pPr>
        <w:pStyle w:val="OGCFigure"/>
      </w:pPr>
      <w:r>
        <w:rPr>
          <w:noProof/>
        </w:rPr>
        <w:drawing>
          <wp:inline distT="0" distB="0" distL="0" distR="0" wp14:anchorId="6982D88D" wp14:editId="63D85E50">
            <wp:extent cx="2914650" cy="1343025"/>
            <wp:effectExtent l="0" t="0" r="0" b="9525"/>
            <wp:docPr id="56" name="Grafik 56" descr="D:\Users\Dornblut\OGC_HYF_SWG\hlphtml\EARoot\EA2\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sers\Dornblut\OGC_HYF_SWG\hlphtml\EARoot\EA2\EA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4650" cy="1343025"/>
                    </a:xfrm>
                    <a:prstGeom prst="rect">
                      <a:avLst/>
                    </a:prstGeom>
                    <a:noFill/>
                    <a:ln>
                      <a:noFill/>
                    </a:ln>
                  </pic:spPr>
                </pic:pic>
              </a:graphicData>
            </a:graphic>
          </wp:inline>
        </w:drawing>
      </w:r>
    </w:p>
    <w:p w14:paraId="7436E799" w14:textId="19FDFD09" w:rsidR="007451BA" w:rsidRPr="008E510D" w:rsidRDefault="007451BA" w:rsidP="007451BA">
      <w:pPr>
        <w:pStyle w:val="OGCFigure"/>
      </w:pPr>
      <w:bookmarkStart w:id="148" w:name="_Toc464111050"/>
      <w:r>
        <w:t xml:space="preserve">Figure </w:t>
      </w:r>
      <w:r w:rsidR="006B301F">
        <w:fldChar w:fldCharType="begin"/>
      </w:r>
      <w:r w:rsidR="006B301F">
        <w:instrText xml:space="preserve"> SEQ Figure \* ARABIC </w:instrText>
      </w:r>
      <w:r w:rsidR="006B301F">
        <w:fldChar w:fldCharType="separate"/>
      </w:r>
      <w:r w:rsidR="00F30A25">
        <w:rPr>
          <w:noProof/>
        </w:rPr>
        <w:t>25</w:t>
      </w:r>
      <w:r w:rsidR="006B301F">
        <w:rPr>
          <w:noProof/>
        </w:rPr>
        <w:fldChar w:fldCharType="end"/>
      </w:r>
      <w:r>
        <w:t xml:space="preserve">: </w:t>
      </w:r>
      <w:r w:rsidRPr="008E510D">
        <w:t>Containing / contained catchment (UML class diagram</w:t>
      </w:r>
      <w:r>
        <w:t>)</w:t>
      </w:r>
      <w:bookmarkEnd w:id="148"/>
    </w:p>
    <w:p w14:paraId="670E0F72" w14:textId="77777777" w:rsidR="001214AF" w:rsidRPr="008E510D" w:rsidRDefault="001214AF" w:rsidP="006D2CB5">
      <w:pPr>
        <w:pStyle w:val="OGCFigure"/>
      </w:pPr>
    </w:p>
    <w:p w14:paraId="6AAB4376" w14:textId="4E687494" w:rsidR="003E594B" w:rsidRPr="008C473D" w:rsidRDefault="00D11AB2" w:rsidP="008C473D">
      <w:pPr>
        <w:rPr>
          <w:rStyle w:val="Fett"/>
          <w:b w:val="0"/>
          <w:bCs w:val="0"/>
        </w:rPr>
      </w:pPr>
      <w:proofErr w:type="spellStart"/>
      <w:r w:rsidRPr="008C473D">
        <w:rPr>
          <w:rStyle w:val="Fett"/>
          <w:bCs w:val="0"/>
        </w:rPr>
        <w:t>conjointCatchment</w:t>
      </w:r>
      <w:proofErr w:type="spellEnd"/>
      <w:r w:rsidR="00320041" w:rsidRPr="00040D04">
        <w:rPr>
          <w:rStyle w:val="Fett"/>
          <w:b w:val="0"/>
          <w:bCs w:val="0"/>
        </w:rPr>
        <w:t xml:space="preserve"> (association)</w:t>
      </w:r>
      <w:r w:rsidR="002159A7" w:rsidRPr="00040D04">
        <w:rPr>
          <w:rStyle w:val="Fett"/>
          <w:b w:val="0"/>
          <w:bCs w:val="0"/>
        </w:rPr>
        <w:t>:</w:t>
      </w:r>
      <w:r w:rsidRPr="008C473D">
        <w:rPr>
          <w:rStyle w:val="Fett"/>
          <w:b w:val="0"/>
          <w:bCs w:val="0"/>
        </w:rPr>
        <w:t xml:space="preserve"> </w:t>
      </w:r>
    </w:p>
    <w:p w14:paraId="7DE04B0F" w14:textId="335B5DFE" w:rsidR="00D11AB2" w:rsidRPr="008E510D" w:rsidRDefault="00D11AB2" w:rsidP="008C473D">
      <w:r w:rsidRPr="008E510D">
        <w:t xml:space="preserve">catchment </w:t>
      </w:r>
      <w:r w:rsidR="002159A7">
        <w:t xml:space="preserve">interacting </w:t>
      </w:r>
      <w:r w:rsidRPr="008E510D">
        <w:t xml:space="preserve">with another catchment </w:t>
      </w:r>
      <w:r w:rsidR="002159A7">
        <w:t xml:space="preserve">across </w:t>
      </w:r>
      <w:r w:rsidRPr="008E510D">
        <w:t>an internal boundary</w:t>
      </w:r>
      <w:r w:rsidR="00000055">
        <w:t xml:space="preserve">, and </w:t>
      </w:r>
      <w:r w:rsidRPr="008E510D">
        <w:t xml:space="preserve"> </w:t>
      </w:r>
      <w:r w:rsidR="002159A7">
        <w:t>contrib</w:t>
      </w:r>
      <w:r w:rsidR="00000055">
        <w:t xml:space="preserve">uting </w:t>
      </w:r>
      <w:r w:rsidR="000D365E">
        <w:t xml:space="preserve">together </w:t>
      </w:r>
      <w:r w:rsidR="00000055">
        <w:t>with these</w:t>
      </w:r>
      <w:r w:rsidR="00A4249C" w:rsidRPr="008E510D" w:rsidDel="003D0498">
        <w:t xml:space="preserve"> to a</w:t>
      </w:r>
      <w:r w:rsidR="009434AC">
        <w:t xml:space="preserve"> </w:t>
      </w:r>
      <w:r w:rsidR="000D365E">
        <w:t>single, common outfall</w:t>
      </w:r>
      <w:r w:rsidR="00A4249C" w:rsidRPr="008E510D" w:rsidDel="003D0498">
        <w:t>.</w:t>
      </w:r>
      <w:r w:rsidRPr="008E510D">
        <w:t xml:space="preserve">. This </w:t>
      </w:r>
      <w:r w:rsidR="002159A7">
        <w:t xml:space="preserve">internal boundary </w:t>
      </w:r>
      <w:r w:rsidRPr="008E510D">
        <w:t xml:space="preserve">may be a divide separating adjacent catchments, or a diffuse divide between non-delineated sub-catchments within an encompassing catchment, or a fictive </w:t>
      </w:r>
      <w:r w:rsidR="002159A7">
        <w:t>boundary</w:t>
      </w:r>
      <w:r w:rsidRPr="008E510D">
        <w:t xml:space="preserve"> between distant catchments. </w:t>
      </w:r>
      <w:r w:rsidRPr="008E510D" w:rsidDel="003D0498">
        <w:t>A</w:t>
      </w:r>
      <w:r w:rsidR="00C1502B">
        <w:t xml:space="preserve"> </w:t>
      </w:r>
      <w:r w:rsidRPr="008E510D" w:rsidDel="003D0498">
        <w:t>dendritic network of catchments</w:t>
      </w:r>
      <w:r w:rsidR="00C1502B">
        <w:t xml:space="preserve"> provided</w:t>
      </w:r>
      <w:r w:rsidRPr="008E510D" w:rsidDel="003D0498">
        <w:t xml:space="preserve">, where each catchment is determined by its single outflow, this association </w:t>
      </w:r>
      <w:r w:rsidR="00A4249C">
        <w:t>can</w:t>
      </w:r>
      <w:r w:rsidRPr="008E510D" w:rsidDel="003D0498">
        <w:t xml:space="preserve"> be used to summarize </w:t>
      </w:r>
      <w:r w:rsidRPr="008E510D">
        <w:t xml:space="preserve">diffuse </w:t>
      </w:r>
      <w:r w:rsidRPr="008E510D" w:rsidDel="003D0498">
        <w:t xml:space="preserve">inflow into </w:t>
      </w:r>
      <w:r w:rsidR="00C1502B">
        <w:t>a</w:t>
      </w:r>
      <w:r w:rsidRPr="008E510D" w:rsidDel="003D0498">
        <w:t xml:space="preserve"> catchment, as </w:t>
      </w:r>
      <w:r w:rsidR="002159A7">
        <w:t xml:space="preserve">typical for </w:t>
      </w:r>
      <w:r w:rsidRPr="008E510D" w:rsidDel="003D0498">
        <w:t>headwater catchments</w:t>
      </w:r>
      <w:r w:rsidR="008733BB">
        <w:t>, or spread outflow occurring for example in estuary catchments.</w:t>
      </w:r>
    </w:p>
    <w:p w14:paraId="087FF23D" w14:textId="292DD02F" w:rsidR="00B817B2" w:rsidRDefault="00B817B2" w:rsidP="00B817B2">
      <w:pPr>
        <w:pStyle w:val="OGCFigure"/>
      </w:pPr>
      <w:r>
        <w:rPr>
          <w:noProof/>
        </w:rPr>
        <w:lastRenderedPageBreak/>
        <w:drawing>
          <wp:inline distT="0" distB="0" distL="0" distR="0" wp14:anchorId="40079C89" wp14:editId="1C7132CD">
            <wp:extent cx="2771775" cy="1019175"/>
            <wp:effectExtent l="0" t="0" r="9525" b="9525"/>
            <wp:docPr id="65" name="Grafik 65" descr="D:\Users\Dornblut\OGC_HYF_SWG\hlphtml\EARoot\EA2\E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sers\Dornblut\OGC_HYF_SWG\hlphtml\EARoot\EA2\EA3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217BE564" w14:textId="7DD9AFBD" w:rsidR="00B817B2" w:rsidRDefault="00B817B2" w:rsidP="00B817B2">
      <w:pPr>
        <w:pStyle w:val="OGCFigure"/>
      </w:pPr>
      <w:bookmarkStart w:id="149" w:name="_Toc464111051"/>
      <w:r>
        <w:t xml:space="preserve">Figure </w:t>
      </w:r>
      <w:r w:rsidR="006B301F">
        <w:fldChar w:fldCharType="begin"/>
      </w:r>
      <w:r w:rsidR="006B301F">
        <w:instrText xml:space="preserve"> SEQ Figure \* ARABIC </w:instrText>
      </w:r>
      <w:r w:rsidR="006B301F">
        <w:fldChar w:fldCharType="separate"/>
      </w:r>
      <w:r w:rsidR="00F30A25">
        <w:rPr>
          <w:noProof/>
        </w:rPr>
        <w:t>26</w:t>
      </w:r>
      <w:r w:rsidR="006B301F">
        <w:rPr>
          <w:noProof/>
        </w:rPr>
        <w:fldChar w:fldCharType="end"/>
      </w:r>
      <w:r>
        <w:t xml:space="preserve">: </w:t>
      </w:r>
      <w:r w:rsidRPr="008E510D">
        <w:t>Conjoint catchment (UML class diagram</w:t>
      </w:r>
      <w:r>
        <w:t>)</w:t>
      </w:r>
      <w:bookmarkEnd w:id="149"/>
    </w:p>
    <w:p w14:paraId="0B44E26C" w14:textId="77777777" w:rsidR="00DC6FF6" w:rsidRPr="008E510D" w:rsidRDefault="00DC6FF6" w:rsidP="006D2CB5">
      <w:pPr>
        <w:pStyle w:val="OGCFigure"/>
      </w:pPr>
    </w:p>
    <w:p w14:paraId="2C358ABA" w14:textId="5D5FC3CA" w:rsidR="003E594B" w:rsidRDefault="00D11AB2" w:rsidP="008C473D">
      <w:proofErr w:type="spellStart"/>
      <w:r w:rsidRPr="008E510D">
        <w:rPr>
          <w:rStyle w:val="Fett"/>
        </w:rPr>
        <w:t>upperCatchment</w:t>
      </w:r>
      <w:proofErr w:type="spellEnd"/>
      <w:r w:rsidRPr="008E510D">
        <w:t xml:space="preserve"> and </w:t>
      </w:r>
      <w:proofErr w:type="spellStart"/>
      <w:r w:rsidRPr="008E510D">
        <w:rPr>
          <w:rStyle w:val="Fett"/>
        </w:rPr>
        <w:t>lowerCatchment</w:t>
      </w:r>
      <w:proofErr w:type="spellEnd"/>
      <w:r w:rsidR="00320041">
        <w:rPr>
          <w:rStyle w:val="Fett"/>
        </w:rPr>
        <w:t xml:space="preserve"> </w:t>
      </w:r>
      <w:r w:rsidR="00320041" w:rsidRPr="00320041">
        <w:rPr>
          <w:rStyle w:val="Fett"/>
          <w:b w:val="0"/>
        </w:rPr>
        <w:t>(</w:t>
      </w:r>
      <w:r w:rsidR="00320041">
        <w:rPr>
          <w:rStyle w:val="Fett"/>
          <w:b w:val="0"/>
        </w:rPr>
        <w:t>association)</w:t>
      </w:r>
      <w:r w:rsidR="002159A7">
        <w:t xml:space="preserve">: </w:t>
      </w:r>
    </w:p>
    <w:p w14:paraId="0C8EC702" w14:textId="6B992125" w:rsidR="00D11AB2" w:rsidRPr="008E510D" w:rsidRDefault="0037077B" w:rsidP="008C473D">
      <w:r>
        <w:t xml:space="preserve">neighboring </w:t>
      </w:r>
      <w:r w:rsidR="00D11AB2" w:rsidRPr="008E510D">
        <w:t xml:space="preserve">catchment </w:t>
      </w:r>
      <w:r w:rsidR="002159A7">
        <w:t xml:space="preserve">immediately </w:t>
      </w:r>
      <w:r w:rsidR="00D11AB2" w:rsidRPr="008E510D">
        <w:t>above or below</w:t>
      </w:r>
      <w:r w:rsidR="002159A7">
        <w:t xml:space="preserve"> of the catchment</w:t>
      </w:r>
      <w:r w:rsidR="00D11AB2" w:rsidRPr="008E510D">
        <w:t xml:space="preserve">. This allows </w:t>
      </w:r>
      <w:r w:rsidR="001D3AD6" w:rsidRPr="008E510D">
        <w:t xml:space="preserve">to trace the catchment network in </w:t>
      </w:r>
      <w:r w:rsidR="001D3AD6">
        <w:t xml:space="preserve">an </w:t>
      </w:r>
      <w:r w:rsidR="001D3AD6" w:rsidRPr="008E510D">
        <w:t>upstream direction from mouth to source, or downstream from source to mouth.</w:t>
      </w:r>
    </w:p>
    <w:p w14:paraId="08564122" w14:textId="7AB0A705" w:rsidR="00B817B2" w:rsidRDefault="00B817B2" w:rsidP="00B817B2">
      <w:pPr>
        <w:pStyle w:val="OGCFigure"/>
      </w:pPr>
      <w:r>
        <w:rPr>
          <w:noProof/>
        </w:rPr>
        <w:drawing>
          <wp:inline distT="0" distB="0" distL="0" distR="0" wp14:anchorId="161E0FE5" wp14:editId="3B0C40F5">
            <wp:extent cx="2667000" cy="1447800"/>
            <wp:effectExtent l="0" t="0" r="0" b="0"/>
            <wp:docPr id="67" name="Grafik 67" descr="D:\Users\Dornblut\OGC_HYF_SWG\hlphtml\EARoot\EA2\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Users\Dornblut\OGC_HYF_SWG\hlphtml\EARoot\EA2\EA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447800"/>
                    </a:xfrm>
                    <a:prstGeom prst="rect">
                      <a:avLst/>
                    </a:prstGeom>
                    <a:noFill/>
                    <a:ln>
                      <a:noFill/>
                    </a:ln>
                  </pic:spPr>
                </pic:pic>
              </a:graphicData>
            </a:graphic>
          </wp:inline>
        </w:drawing>
      </w:r>
    </w:p>
    <w:p w14:paraId="3B3798C9" w14:textId="2337E57D" w:rsidR="00B817B2" w:rsidRDefault="00B817B2" w:rsidP="00B817B2">
      <w:pPr>
        <w:pStyle w:val="OGCFigure"/>
      </w:pPr>
      <w:bookmarkStart w:id="150" w:name="_Toc464111052"/>
      <w:r>
        <w:t xml:space="preserve">Figure </w:t>
      </w:r>
      <w:r w:rsidR="006B301F">
        <w:fldChar w:fldCharType="begin"/>
      </w:r>
      <w:r w:rsidR="006B301F">
        <w:instrText xml:space="preserve"> SEQ Figure \* ARABIC </w:instrText>
      </w:r>
      <w:r w:rsidR="006B301F">
        <w:fldChar w:fldCharType="separate"/>
      </w:r>
      <w:r w:rsidR="00F30A25">
        <w:rPr>
          <w:noProof/>
        </w:rPr>
        <w:t>27</w:t>
      </w:r>
      <w:r w:rsidR="006B301F">
        <w:rPr>
          <w:noProof/>
        </w:rPr>
        <w:fldChar w:fldCharType="end"/>
      </w:r>
      <w:r>
        <w:t xml:space="preserve">: </w:t>
      </w:r>
      <w:r w:rsidRPr="008E510D">
        <w:t>Upper / lower catchment (UML class diagram</w:t>
      </w:r>
      <w:r>
        <w:t>)</w:t>
      </w:r>
      <w:bookmarkEnd w:id="150"/>
    </w:p>
    <w:p w14:paraId="00D2AFC4" w14:textId="77777777" w:rsidR="00002E89" w:rsidRPr="008E510D" w:rsidRDefault="00002E89" w:rsidP="006D2CB5">
      <w:pPr>
        <w:pStyle w:val="OGCFigure"/>
      </w:pPr>
    </w:p>
    <w:p w14:paraId="4F4266E8" w14:textId="6C99681F" w:rsidR="00127449" w:rsidRPr="008C473D" w:rsidRDefault="001D437D" w:rsidP="008C473D">
      <w:pPr>
        <w:rPr>
          <w:rStyle w:val="Fett"/>
        </w:rPr>
      </w:pPr>
      <w:r w:rsidRPr="00127449">
        <w:rPr>
          <w:rStyle w:val="Fett"/>
        </w:rPr>
        <w:t>realization</w:t>
      </w:r>
      <w:r w:rsidR="00320041">
        <w:rPr>
          <w:rStyle w:val="Fett"/>
        </w:rPr>
        <w:t xml:space="preserve"> </w:t>
      </w:r>
      <w:r w:rsidR="00320041" w:rsidRPr="008C473D">
        <w:rPr>
          <w:rStyle w:val="Fett"/>
          <w:b w:val="0"/>
        </w:rPr>
        <w:t>(association):</w:t>
      </w:r>
    </w:p>
    <w:p w14:paraId="317EDCD0" w14:textId="4DC51485" w:rsidR="00D11AB2" w:rsidRPr="008C473D" w:rsidRDefault="00F776C0" w:rsidP="008C473D">
      <w:r>
        <w:t xml:space="preserve">topological or geographic </w:t>
      </w:r>
      <w:r w:rsidR="00127449">
        <w:t xml:space="preserve">feature which </w:t>
      </w:r>
      <w:r w:rsidR="00D11AB2" w:rsidRPr="00127449">
        <w:t>realizes the logical catchment</w:t>
      </w:r>
      <w:r>
        <w:t xml:space="preserve"> </w:t>
      </w:r>
      <w:r w:rsidR="00EE319C">
        <w:t>.</w:t>
      </w:r>
    </w:p>
    <w:p w14:paraId="21A39CE4" w14:textId="05FAA99C" w:rsidR="00D11AB2" w:rsidRPr="008C473D" w:rsidRDefault="00D11AB2" w:rsidP="00450C77">
      <w:pPr>
        <w:pStyle w:val="berschrift4"/>
        <w:jc w:val="both"/>
      </w:pPr>
      <w:r w:rsidRPr="008C473D">
        <w:t>Catchment Aggregate</w:t>
      </w:r>
    </w:p>
    <w:p w14:paraId="3096FD2C" w14:textId="326BC19B" w:rsidR="00320041" w:rsidRDefault="00D11AB2" w:rsidP="00450C77">
      <w:pPr>
        <w:pStyle w:val="StandardWeb"/>
        <w:jc w:val="both"/>
        <w:rPr>
          <w:lang w:val="en-US"/>
        </w:rPr>
      </w:pPr>
      <w:r w:rsidRPr="008E510D">
        <w:rPr>
          <w:lang w:val="en-US"/>
        </w:rPr>
        <w:t xml:space="preserve">The </w:t>
      </w:r>
      <w:proofErr w:type="spellStart"/>
      <w:r w:rsidRPr="008E510D">
        <w:rPr>
          <w:lang w:val="en-US"/>
        </w:rPr>
        <w:t>HY_CatchmentAggregate</w:t>
      </w:r>
      <w:proofErr w:type="spellEnd"/>
      <w:r w:rsidRPr="008E510D">
        <w:rPr>
          <w:lang w:val="en-US"/>
        </w:rPr>
        <w:t xml:space="preserve"> feature type (</w:t>
      </w:r>
      <w:r w:rsidR="00874BCD">
        <w:rPr>
          <w:lang w:val="en-US"/>
        </w:rPr>
        <w:fldChar w:fldCharType="begin"/>
      </w:r>
      <w:r w:rsidR="00874BCD">
        <w:rPr>
          <w:lang w:val="en-US"/>
        </w:rPr>
        <w:instrText xml:space="preserve"> REF _Ref462910330 \h </w:instrText>
      </w:r>
      <w:r w:rsidR="00874BCD">
        <w:rPr>
          <w:lang w:val="en-US"/>
        </w:rPr>
      </w:r>
      <w:r w:rsidR="00874BCD">
        <w:rPr>
          <w:lang w:val="en-US"/>
        </w:rPr>
        <w:fldChar w:fldCharType="separate"/>
      </w:r>
      <w:r w:rsidR="00874BCD">
        <w:t xml:space="preserve">Figure </w:t>
      </w:r>
      <w:r w:rsidR="00874BCD">
        <w:rPr>
          <w:noProof/>
        </w:rPr>
        <w:t>28</w:t>
      </w:r>
      <w:r w:rsidR="00874BCD">
        <w:rPr>
          <w:lang w:val="en-US"/>
        </w:rPr>
        <w:fldChar w:fldCharType="end"/>
      </w:r>
      <w:r w:rsidRPr="008E510D">
        <w:rPr>
          <w:lang w:val="en-US"/>
        </w:rPr>
        <w:t xml:space="preserve">) specializes the HY_Catchment </w:t>
      </w:r>
      <w:r w:rsidR="00320041">
        <w:rPr>
          <w:lang w:val="en-US"/>
        </w:rPr>
        <w:t xml:space="preserve">type </w:t>
      </w:r>
      <w:r w:rsidRPr="008E510D">
        <w:rPr>
          <w:lang w:val="en-US"/>
        </w:rPr>
        <w:t xml:space="preserve">as set of non-overlapping dendritic and interior catchments arranged in an encompassing catchment. This </w:t>
      </w:r>
      <w:r w:rsidR="00320041">
        <w:rPr>
          <w:lang w:val="en-US"/>
        </w:rPr>
        <w:t xml:space="preserve">can be used to describe </w:t>
      </w:r>
      <w:r w:rsidRPr="008E510D">
        <w:rPr>
          <w:lang w:val="en-US"/>
        </w:rPr>
        <w:t>multiple inflows into a catchment aggregate through several hydrologically discrete sub-catchments each with a single inflow, and contributing to a joined outflow of the catchment aggregate, including the '</w:t>
      </w:r>
      <w:proofErr w:type="spellStart"/>
      <w:r w:rsidRPr="008E510D">
        <w:rPr>
          <w:lang w:val="en-US"/>
        </w:rPr>
        <w:t>nillable</w:t>
      </w:r>
      <w:proofErr w:type="spellEnd"/>
      <w:r w:rsidRPr="008E510D">
        <w:rPr>
          <w:lang w:val="en-US"/>
        </w:rPr>
        <w:t xml:space="preserve">' outflow of interior catchments. </w:t>
      </w:r>
      <w:proofErr w:type="spellStart"/>
      <w:r w:rsidRPr="008E510D">
        <w:rPr>
          <w:lang w:val="en-US"/>
        </w:rPr>
        <w:t>Nillable</w:t>
      </w:r>
      <w:proofErr w:type="spellEnd"/>
      <w:r w:rsidRPr="008E510D">
        <w:rPr>
          <w:lang w:val="en-US"/>
        </w:rPr>
        <w:t xml:space="preserve"> is meant</w:t>
      </w:r>
      <w:r w:rsidR="00320041">
        <w:rPr>
          <w:lang w:val="en-US"/>
        </w:rPr>
        <w:t xml:space="preserve"> here </w:t>
      </w:r>
      <w:r w:rsidRPr="008E510D">
        <w:rPr>
          <w:lang w:val="en-US"/>
        </w:rPr>
        <w:t xml:space="preserve">to signify that the outfall </w:t>
      </w:r>
      <w:r w:rsidR="00320041">
        <w:rPr>
          <w:lang w:val="en-US"/>
        </w:rPr>
        <w:t xml:space="preserve">logically </w:t>
      </w:r>
      <w:r w:rsidRPr="008E510D">
        <w:rPr>
          <w:lang w:val="en-US"/>
        </w:rPr>
        <w:t>exists in the for</w:t>
      </w:r>
      <w:r w:rsidR="008E510D">
        <w:rPr>
          <w:lang w:val="en-US"/>
        </w:rPr>
        <w:t>m</w:t>
      </w:r>
      <w:r w:rsidRPr="008E510D">
        <w:rPr>
          <w:lang w:val="en-US"/>
        </w:rPr>
        <w:t xml:space="preserve"> of flow to the subsurface or atmosphere but is unknown in a given implementation. </w:t>
      </w:r>
    </w:p>
    <w:p w14:paraId="1CC689DB" w14:textId="35577AF2" w:rsidR="00D11AB2" w:rsidRPr="008E510D" w:rsidRDefault="00320041" w:rsidP="00450C77">
      <w:pPr>
        <w:pStyle w:val="StandardWeb"/>
        <w:jc w:val="both"/>
        <w:rPr>
          <w:lang w:val="en-US"/>
        </w:rPr>
      </w:pPr>
      <w:r>
        <w:rPr>
          <w:lang w:val="en-US"/>
        </w:rPr>
        <w:t>Being a special type of the HY_Catchment, t</w:t>
      </w:r>
      <w:r w:rsidR="00D11AB2" w:rsidRPr="008E510D">
        <w:rPr>
          <w:lang w:val="en-US"/>
        </w:rPr>
        <w: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2FBF8DA3" w14:textId="77777777" w:rsidR="00B817B2" w:rsidRDefault="00B817B2" w:rsidP="00B817B2">
      <w:pPr>
        <w:pStyle w:val="OGCFigure"/>
      </w:pPr>
      <w:r>
        <w:rPr>
          <w:noProof/>
        </w:rPr>
        <w:lastRenderedPageBreak/>
        <w:drawing>
          <wp:inline distT="0" distB="0" distL="0" distR="0" wp14:anchorId="315A6071" wp14:editId="46CDAF8D">
            <wp:extent cx="3962400" cy="4371975"/>
            <wp:effectExtent l="0" t="0" r="0" b="9525"/>
            <wp:docPr id="68" name="Grafik 68" descr="D:\Users\Dornblut\OGC_HYF_SWG\hlphtml\EARoot\EA2\E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Users\Dornblut\OGC_HYF_SWG\hlphtml\EARoot\EA2\EA3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4371975"/>
                    </a:xfrm>
                    <a:prstGeom prst="rect">
                      <a:avLst/>
                    </a:prstGeom>
                    <a:noFill/>
                    <a:ln>
                      <a:noFill/>
                    </a:ln>
                  </pic:spPr>
                </pic:pic>
              </a:graphicData>
            </a:graphic>
          </wp:inline>
        </w:drawing>
      </w:r>
    </w:p>
    <w:p w14:paraId="4F5B8530" w14:textId="6AEF1EF0" w:rsidR="00B817B2" w:rsidRDefault="00B817B2" w:rsidP="00B817B2">
      <w:pPr>
        <w:pStyle w:val="OGCFigure"/>
      </w:pPr>
      <w:bookmarkStart w:id="151" w:name="_Ref462910330"/>
      <w:bookmarkStart w:id="152" w:name="_Toc464111053"/>
      <w:r>
        <w:t xml:space="preserve">Figure </w:t>
      </w:r>
      <w:r w:rsidR="006B301F">
        <w:fldChar w:fldCharType="begin"/>
      </w:r>
      <w:r w:rsidR="006B301F">
        <w:instrText xml:space="preserve"> SEQ Figure \* ARABIC </w:instrText>
      </w:r>
      <w:r w:rsidR="006B301F">
        <w:fldChar w:fldCharType="separate"/>
      </w:r>
      <w:r w:rsidR="00F30A25">
        <w:rPr>
          <w:noProof/>
        </w:rPr>
        <w:t>28</w:t>
      </w:r>
      <w:r w:rsidR="006B301F">
        <w:rPr>
          <w:noProof/>
        </w:rPr>
        <w:fldChar w:fldCharType="end"/>
      </w:r>
      <w:bookmarkEnd w:id="151"/>
      <w:r>
        <w:t xml:space="preserve">: </w:t>
      </w:r>
      <w:r w:rsidRPr="008E510D">
        <w:t>Catchment aggregate (UML class diagram</w:t>
      </w:r>
      <w:r>
        <w:t>)</w:t>
      </w:r>
      <w:bookmarkEnd w:id="152"/>
    </w:p>
    <w:p w14:paraId="051170BC" w14:textId="768AEE2F" w:rsidR="00B817B2" w:rsidRPr="008E510D" w:rsidRDefault="00B817B2" w:rsidP="006D2CB5">
      <w:pPr>
        <w:pStyle w:val="OGCFigure"/>
      </w:pPr>
    </w:p>
    <w:p w14:paraId="1B8DA702" w14:textId="2B02C4A8" w:rsidR="00D11AB2" w:rsidRPr="008E510D" w:rsidRDefault="00D11AB2" w:rsidP="00450C77">
      <w:pPr>
        <w:pStyle w:val="StandardWeb"/>
        <w:jc w:val="both"/>
        <w:rPr>
          <w:lang w:val="en-US"/>
        </w:rPr>
      </w:pPr>
      <w:proofErr w:type="spellStart"/>
      <w:r w:rsidRPr="008E510D">
        <w:rPr>
          <w:lang w:val="en-US"/>
        </w:rPr>
        <w:t>HY_CatchmentAggregate</w:t>
      </w:r>
      <w:proofErr w:type="spellEnd"/>
      <w:r w:rsidRPr="008E510D">
        <w:rPr>
          <w:lang w:val="en-US"/>
        </w:rPr>
        <w:t xml:space="preserve"> inherits </w:t>
      </w:r>
      <w:r w:rsidR="00320041">
        <w:rPr>
          <w:lang w:val="en-US"/>
        </w:rPr>
        <w:t xml:space="preserve">through </w:t>
      </w:r>
      <w:r w:rsidRPr="008E510D">
        <w:rPr>
          <w:lang w:val="en-US"/>
        </w:rPr>
        <w:t xml:space="preserve">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w:t>
      </w:r>
      <w:r w:rsidR="00014ECC">
        <w:rPr>
          <w:lang w:val="en-US"/>
        </w:rPr>
        <w:t>an</w:t>
      </w:r>
      <w:r w:rsidRPr="008E510D">
        <w:rPr>
          <w:lang w:val="en-US"/>
        </w:rPr>
        <w:t xml:space="preserve"> </w:t>
      </w:r>
      <w:proofErr w:type="spellStart"/>
      <w:r w:rsidRPr="008E510D">
        <w:rPr>
          <w:rStyle w:val="Hervorhebung"/>
          <w:lang w:val="en-US"/>
        </w:rPr>
        <w:t>exorheicDrainage</w:t>
      </w:r>
      <w:proofErr w:type="spellEnd"/>
      <w:r w:rsidRPr="008E510D">
        <w:rPr>
          <w:lang w:val="en-US"/>
        </w:rPr>
        <w:t xml:space="preserve"> and </w:t>
      </w:r>
      <w:proofErr w:type="spellStart"/>
      <w:r w:rsidRPr="008E510D">
        <w:rPr>
          <w:rStyle w:val="Hervorhebung"/>
          <w:lang w:val="en-US"/>
        </w:rPr>
        <w:t>endorheicDrainage</w:t>
      </w:r>
      <w:proofErr w:type="spellEnd"/>
      <w:r w:rsidRPr="008E510D">
        <w:rPr>
          <w:lang w:val="en-US"/>
        </w:rPr>
        <w:t xml:space="preserve">. </w:t>
      </w:r>
    </w:p>
    <w:p w14:paraId="6934EE80" w14:textId="344FCEC2" w:rsidR="00320041" w:rsidRDefault="00D11AB2" w:rsidP="00EA08EB">
      <w:proofErr w:type="spellStart"/>
      <w:r w:rsidRPr="008E510D">
        <w:rPr>
          <w:rStyle w:val="Fett"/>
        </w:rPr>
        <w:t>exorheicDrainage</w:t>
      </w:r>
      <w:proofErr w:type="spellEnd"/>
      <w:r w:rsidRPr="008E510D">
        <w:t xml:space="preserve"> </w:t>
      </w:r>
      <w:r w:rsidR="00320041">
        <w:t>(</w:t>
      </w:r>
      <w:r w:rsidRPr="008E510D">
        <w:t>association</w:t>
      </w:r>
      <w:r w:rsidR="00014ECC">
        <w:t>)</w:t>
      </w:r>
      <w:r w:rsidR="00320041">
        <w:t>:</w:t>
      </w:r>
    </w:p>
    <w:p w14:paraId="6F0DB57C" w14:textId="23336EF5" w:rsidR="00320041" w:rsidRDefault="00014ECC" w:rsidP="00EA08EB">
      <w:r>
        <w:t xml:space="preserve">should be used to identify an </w:t>
      </w:r>
      <w:proofErr w:type="spellStart"/>
      <w:r w:rsidR="00D11AB2" w:rsidRPr="008E510D">
        <w:t>exorheic</w:t>
      </w:r>
      <w:proofErr w:type="spellEnd"/>
      <w:r w:rsidR="00D11AB2" w:rsidRPr="008E510D">
        <w:t xml:space="preserve"> drained catchment</w:t>
      </w:r>
      <w:r>
        <w:t xml:space="preserve"> which is not, but may be temporarily </w:t>
      </w:r>
      <w:r w:rsidR="00D11AB2" w:rsidRPr="008E510D">
        <w:t xml:space="preserve">connected to </w:t>
      </w:r>
      <w:r>
        <w:t>enveloping catchments</w:t>
      </w:r>
      <w:r w:rsidR="00D11AB2" w:rsidRPr="008E510D">
        <w:t xml:space="preserve">. </w:t>
      </w:r>
    </w:p>
    <w:p w14:paraId="6877ACED" w14:textId="5105D2DB" w:rsidR="00320041" w:rsidRPr="00A81F60" w:rsidRDefault="00D11AB2" w:rsidP="00EA08EB">
      <w:pPr>
        <w:rPr>
          <w:rStyle w:val="Fett"/>
          <w:b w:val="0"/>
          <w:lang w:val="en-GB" w:eastAsia="en-GB"/>
        </w:rPr>
      </w:pPr>
      <w:proofErr w:type="spellStart"/>
      <w:r w:rsidRPr="00A81F60">
        <w:rPr>
          <w:rStyle w:val="Fett"/>
        </w:rPr>
        <w:t>endorheicDrainage</w:t>
      </w:r>
      <w:proofErr w:type="spellEnd"/>
      <w:r w:rsidRPr="00A81F60">
        <w:rPr>
          <w:rStyle w:val="Fett"/>
          <w:b w:val="0"/>
        </w:rPr>
        <w:t xml:space="preserve"> </w:t>
      </w:r>
      <w:r w:rsidR="00320041" w:rsidRPr="00A81F60">
        <w:rPr>
          <w:rStyle w:val="Fett"/>
          <w:b w:val="0"/>
        </w:rPr>
        <w:t>(</w:t>
      </w:r>
      <w:r w:rsidRPr="00A81F60">
        <w:rPr>
          <w:rStyle w:val="Fett"/>
          <w:b w:val="0"/>
        </w:rPr>
        <w:t>association</w:t>
      </w:r>
      <w:r w:rsidR="00320041" w:rsidRPr="00A81F60">
        <w:rPr>
          <w:rStyle w:val="Fett"/>
          <w:b w:val="0"/>
        </w:rPr>
        <w:t>)</w:t>
      </w:r>
    </w:p>
    <w:p w14:paraId="244CC91A" w14:textId="1CC273AB" w:rsidR="00D11AB2" w:rsidRPr="008E510D" w:rsidRDefault="00014ECC" w:rsidP="00EA08EB">
      <w:r w:rsidRPr="00A81F60">
        <w:rPr>
          <w:lang w:eastAsia="en-GB"/>
        </w:rPr>
        <w:t xml:space="preserve">should be used to identify an </w:t>
      </w:r>
      <w:r w:rsidR="00D11AB2" w:rsidRPr="00A81F60">
        <w:rPr>
          <w:lang w:eastAsia="en-GB"/>
        </w:rPr>
        <w:t>endorheic drained catchment</w:t>
      </w:r>
      <w:r w:rsidRPr="00A81F60">
        <w:rPr>
          <w:lang w:eastAsia="en-GB"/>
        </w:rPr>
        <w:t>s</w:t>
      </w:r>
      <w:r w:rsidR="00D11AB2" w:rsidRPr="00A81F60">
        <w:rPr>
          <w:lang w:eastAsia="en-GB"/>
        </w:rPr>
        <w:t xml:space="preserve">, </w:t>
      </w:r>
      <w:r w:rsidRPr="00A81F60">
        <w:rPr>
          <w:lang w:eastAsia="en-GB"/>
        </w:rPr>
        <w:t xml:space="preserve">which is  permanently </w:t>
      </w:r>
      <w:r w:rsidR="00D11AB2" w:rsidRPr="00A81F60">
        <w:rPr>
          <w:lang w:eastAsia="en-GB"/>
        </w:rPr>
        <w:t>connected</w:t>
      </w:r>
      <w:r w:rsidR="00D11AB2" w:rsidRPr="00A81F60">
        <w:rPr>
          <w:rStyle w:val="Fett"/>
          <w:b w:val="0"/>
        </w:rPr>
        <w:t xml:space="preserve"> to the enveloping aggregate</w:t>
      </w:r>
      <w:r w:rsidR="00D11AB2" w:rsidRPr="00014ECC">
        <w:t xml:space="preserve">. </w:t>
      </w:r>
    </w:p>
    <w:p w14:paraId="10F55612" w14:textId="37244C49" w:rsidR="00D11AB2" w:rsidRPr="008E510D" w:rsidRDefault="00D11AB2" w:rsidP="00450C77">
      <w:pPr>
        <w:pStyle w:val="berschrift4"/>
        <w:jc w:val="both"/>
      </w:pPr>
      <w:r w:rsidRPr="008E510D">
        <w:lastRenderedPageBreak/>
        <w:t>Dendritic Catchment</w:t>
      </w:r>
    </w:p>
    <w:p w14:paraId="2EA1BDE6" w14:textId="7282CFE6" w:rsidR="00A81F60" w:rsidRDefault="00D11AB2" w:rsidP="00450C77">
      <w:pPr>
        <w:pStyle w:val="StandardWeb"/>
        <w:jc w:val="both"/>
        <w:rPr>
          <w:lang w:val="en-US"/>
        </w:rPr>
      </w:pPr>
      <w:r w:rsidRPr="008E510D">
        <w:rPr>
          <w:lang w:val="en-US"/>
        </w:rPr>
        <w:t xml:space="preserve">The </w:t>
      </w:r>
      <w:proofErr w:type="spellStart"/>
      <w:r w:rsidRPr="008E510D">
        <w:rPr>
          <w:lang w:val="en-US"/>
        </w:rPr>
        <w:t>HY_DendriticCatchment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_Ref462910340 \h </w:instrText>
      </w:r>
      <w:r w:rsidR="00874BCD">
        <w:rPr>
          <w:lang w:val="en-US"/>
        </w:rPr>
      </w:r>
      <w:r w:rsidR="00874BCD">
        <w:rPr>
          <w:lang w:val="en-US"/>
        </w:rPr>
        <w:fldChar w:fldCharType="separate"/>
      </w:r>
      <w:r w:rsidR="00874BCD">
        <w:t xml:space="preserve">Figure </w:t>
      </w:r>
      <w:r w:rsidR="00874BCD">
        <w:rPr>
          <w:noProof/>
        </w:rPr>
        <w:t>29</w:t>
      </w:r>
      <w:r w:rsidR="00874BCD">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w:t>
      </w:r>
    </w:p>
    <w:p w14:paraId="4C940681" w14:textId="77777777" w:rsidR="00B817B2" w:rsidRDefault="00B817B2" w:rsidP="00B817B2">
      <w:pPr>
        <w:pStyle w:val="OGCFigure"/>
      </w:pPr>
      <w:r>
        <w:rPr>
          <w:noProof/>
        </w:rPr>
        <w:drawing>
          <wp:inline distT="0" distB="0" distL="0" distR="0" wp14:anchorId="12C606BF" wp14:editId="2FAE6DE1">
            <wp:extent cx="4133850" cy="2838450"/>
            <wp:effectExtent l="0" t="0" r="0" b="0"/>
            <wp:docPr id="70" name="Grafik 70" descr="D:\Users\Dornblut\OGC_HYF_SWG\hlphtml\EARoot\EA2\E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sers\Dornblut\OGC_HYF_SWG\hlphtml\EARoot\EA2\EA3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33850" cy="2838450"/>
                    </a:xfrm>
                    <a:prstGeom prst="rect">
                      <a:avLst/>
                    </a:prstGeom>
                    <a:noFill/>
                    <a:ln>
                      <a:noFill/>
                    </a:ln>
                  </pic:spPr>
                </pic:pic>
              </a:graphicData>
            </a:graphic>
          </wp:inline>
        </w:drawing>
      </w:r>
    </w:p>
    <w:p w14:paraId="42EFF606" w14:textId="1F6EAE5B" w:rsidR="00B817B2" w:rsidRPr="008E510D" w:rsidRDefault="00B817B2" w:rsidP="00B817B2">
      <w:pPr>
        <w:pStyle w:val="OGCFigure"/>
      </w:pPr>
      <w:bookmarkStart w:id="153" w:name="_Ref462910340"/>
      <w:bookmarkStart w:id="154" w:name="_Toc464111054"/>
      <w:r>
        <w:t xml:space="preserve">Figure </w:t>
      </w:r>
      <w:r w:rsidR="006B301F">
        <w:fldChar w:fldCharType="begin"/>
      </w:r>
      <w:r w:rsidR="006B301F">
        <w:instrText xml:space="preserve"> SEQ Figure \* ARABIC </w:instrText>
      </w:r>
      <w:r w:rsidR="006B301F">
        <w:fldChar w:fldCharType="separate"/>
      </w:r>
      <w:r w:rsidR="00F30A25">
        <w:rPr>
          <w:noProof/>
        </w:rPr>
        <w:t>29</w:t>
      </w:r>
      <w:r w:rsidR="006B301F">
        <w:rPr>
          <w:noProof/>
        </w:rPr>
        <w:fldChar w:fldCharType="end"/>
      </w:r>
      <w:bookmarkEnd w:id="153"/>
      <w:r>
        <w:t xml:space="preserve">: </w:t>
      </w:r>
      <w:r w:rsidRPr="008E510D">
        <w:t>Dendritic catchment (UML class diagram</w:t>
      </w:r>
      <w:r>
        <w:t>)</w:t>
      </w:r>
      <w:bookmarkEnd w:id="154"/>
    </w:p>
    <w:p w14:paraId="44E35E5B" w14:textId="4D119C62" w:rsidR="00B817B2" w:rsidRPr="00FF37ED" w:rsidRDefault="00B817B2" w:rsidP="00B817B2">
      <w:pPr>
        <w:pStyle w:val="Beschriftung"/>
        <w:jc w:val="both"/>
        <w:rPr>
          <w:highlight w:val="yellow"/>
          <w:lang w:val="en-US"/>
        </w:rPr>
      </w:pPr>
    </w:p>
    <w:p w14:paraId="05CDB643" w14:textId="3DE70AC1" w:rsidR="00D11AB2" w:rsidRPr="008E510D" w:rsidRDefault="00D11AB2" w:rsidP="00450C77">
      <w:pPr>
        <w:pStyle w:val="StandardWeb"/>
        <w:jc w:val="both"/>
        <w:rPr>
          <w:lang w:val="en-US"/>
        </w:rPr>
      </w:pPr>
      <w:proofErr w:type="spellStart"/>
      <w:r w:rsidRPr="008E510D">
        <w:rPr>
          <w:lang w:val="en-US"/>
        </w:rPr>
        <w:t>HY_DendriticCatchment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005B0252">
        <w:rPr>
          <w:rStyle w:val="Hervorhebung"/>
          <w:lang w:val="en-US"/>
        </w:rPr>
        <w:t>containing</w:t>
      </w:r>
      <w:r w:rsidRPr="008E510D">
        <w:rPr>
          <w:rStyle w:val="Hervorhebung"/>
          <w:lang w:val="en-US"/>
        </w:rPr>
        <w:t>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w:t>
      </w:r>
      <w:r w:rsidR="00E36D84">
        <w:rPr>
          <w:lang w:val="en-US"/>
        </w:rPr>
        <w:t xml:space="preserve"> with</w:t>
      </w:r>
      <w:r w:rsidRPr="008E510D">
        <w:rPr>
          <w:lang w:val="en-US"/>
        </w:rPr>
        <w:t xml:space="preserve"> the </w:t>
      </w:r>
      <w:proofErr w:type="spellStart"/>
      <w:r w:rsidRPr="008E510D">
        <w:rPr>
          <w:rStyle w:val="Hervorhebung"/>
          <w:lang w:val="en-US"/>
        </w:rPr>
        <w:t>encompassingCatchment</w:t>
      </w:r>
      <w:proofErr w:type="spellEnd"/>
      <w:r w:rsidRPr="008E510D">
        <w:rPr>
          <w:lang w:val="en-US"/>
        </w:rPr>
        <w:t>.</w:t>
      </w:r>
      <w:r w:rsidR="00B86035" w:rsidRPr="00B86035">
        <w:rPr>
          <w:lang w:val="en-US"/>
        </w:rPr>
        <w:t xml:space="preserve"> </w:t>
      </w:r>
      <w:r w:rsidR="00B86035" w:rsidRPr="008E510D">
        <w:rPr>
          <w:lang w:val="en-US"/>
        </w:rPr>
        <w:t xml:space="preserve">The dendritic nature of this </w:t>
      </w:r>
      <w:r w:rsidR="00B86035">
        <w:rPr>
          <w:lang w:val="en-US"/>
        </w:rPr>
        <w:t>feature</w:t>
      </w:r>
      <w:r w:rsidR="00B86035" w:rsidRPr="008E510D">
        <w:rPr>
          <w:lang w:val="en-US"/>
        </w:rPr>
        <w:t xml:space="preserve"> is </w:t>
      </w:r>
      <w:r w:rsidR="00B86035" w:rsidRPr="00FF37ED">
        <w:rPr>
          <w:lang w:val="en-US"/>
        </w:rPr>
        <w:t xml:space="preserve">enforced through </w:t>
      </w:r>
      <w:proofErr w:type="spellStart"/>
      <w:r w:rsidR="00B86035" w:rsidRPr="00FF37ED">
        <w:rPr>
          <w:i/>
          <w:lang w:val="en-US"/>
        </w:rPr>
        <w:t>singleOutflow</w:t>
      </w:r>
      <w:proofErr w:type="spellEnd"/>
      <w:r w:rsidR="00B86035" w:rsidRPr="00FF37ED">
        <w:rPr>
          <w:i/>
          <w:lang w:val="en-US"/>
        </w:rPr>
        <w:t xml:space="preserve">, </w:t>
      </w:r>
      <w:proofErr w:type="spellStart"/>
      <w:r w:rsidR="00B86035" w:rsidRPr="00FF37ED">
        <w:rPr>
          <w:i/>
          <w:lang w:val="en-US"/>
        </w:rPr>
        <w:t>receivingCatchment</w:t>
      </w:r>
      <w:proofErr w:type="spellEnd"/>
      <w:r w:rsidR="00B86035" w:rsidRPr="00FF37ED">
        <w:rPr>
          <w:i/>
          <w:lang w:val="en-US"/>
        </w:rPr>
        <w:t xml:space="preserve"> </w:t>
      </w:r>
      <w:r w:rsidR="00B86035" w:rsidRPr="00FF37ED">
        <w:rPr>
          <w:lang w:val="en-US"/>
        </w:rPr>
        <w:t xml:space="preserve">and </w:t>
      </w:r>
      <w:r w:rsidR="00B86035" w:rsidRPr="00FF37ED">
        <w:rPr>
          <w:i/>
          <w:lang w:val="en-US"/>
        </w:rPr>
        <w:t xml:space="preserve"> lower catchment</w:t>
      </w:r>
      <w:r w:rsidR="00B86035" w:rsidRPr="00FF37ED">
        <w:rPr>
          <w:lang w:val="en-US"/>
        </w:rPr>
        <w:t xml:space="preserve"> constraints.</w:t>
      </w:r>
    </w:p>
    <w:p w14:paraId="218C9AE4" w14:textId="082EFDBA" w:rsidR="00FF37ED" w:rsidRDefault="00D11AB2" w:rsidP="00450C77">
      <w:pPr>
        <w:pStyle w:val="StandardWeb"/>
        <w:jc w:val="both"/>
        <w:rPr>
          <w:lang w:val="en-US"/>
        </w:rPr>
      </w:pPr>
      <w:proofErr w:type="spellStart"/>
      <w:r w:rsidRPr="008E510D">
        <w:rPr>
          <w:rStyle w:val="Fett"/>
          <w:lang w:val="en-US"/>
        </w:rPr>
        <w:t>encompassingCatchment</w:t>
      </w:r>
      <w:proofErr w:type="spellEnd"/>
      <w:r w:rsidRPr="008E510D">
        <w:rPr>
          <w:lang w:val="en-US"/>
        </w:rPr>
        <w:t xml:space="preserve"> </w:t>
      </w:r>
      <w:r w:rsidR="00FF37ED">
        <w:rPr>
          <w:lang w:val="en-US"/>
        </w:rPr>
        <w:t>(</w:t>
      </w:r>
      <w:r w:rsidRPr="008E510D">
        <w:rPr>
          <w:lang w:val="en-US"/>
        </w:rPr>
        <w:t>association</w:t>
      </w:r>
      <w:r w:rsidR="00FF37ED">
        <w:rPr>
          <w:lang w:val="en-US"/>
        </w:rPr>
        <w:t>)</w:t>
      </w:r>
    </w:p>
    <w:p w14:paraId="3FD5D1C7" w14:textId="729FF29D" w:rsidR="00D11AB2" w:rsidRDefault="00EA08EB" w:rsidP="00EA08EB">
      <w:pPr>
        <w:pStyle w:val="StandardWeb"/>
        <w:jc w:val="both"/>
        <w:rPr>
          <w:lang w:val="en-US"/>
        </w:rPr>
      </w:pPr>
      <w:r w:rsidRPr="008E510D">
        <w:rPr>
          <w:lang w:val="en-US"/>
        </w:rPr>
        <w:t>identif</w:t>
      </w:r>
      <w:r>
        <w:rPr>
          <w:lang w:val="en-US"/>
        </w:rPr>
        <w:t>ies</w:t>
      </w:r>
      <w:r w:rsidRPr="008E510D">
        <w:rPr>
          <w:lang w:val="en-US"/>
        </w:rPr>
        <w:t xml:space="preserve"> </w:t>
      </w:r>
      <w:r w:rsidR="00D11AB2" w:rsidRPr="008E510D">
        <w:rPr>
          <w:lang w:val="en-US"/>
        </w:rPr>
        <w:t xml:space="preserve">the catchment encompassing one or more </w:t>
      </w:r>
      <w:r>
        <w:rPr>
          <w:lang w:val="en-US"/>
        </w:rPr>
        <w:t xml:space="preserve">dendritic </w:t>
      </w:r>
      <w:r w:rsidR="00D11AB2" w:rsidRPr="008E510D">
        <w:rPr>
          <w:lang w:val="en-US"/>
        </w:rPr>
        <w:t xml:space="preserve">catchments contributing </w:t>
      </w:r>
      <w:r>
        <w:rPr>
          <w:lang w:val="en-US"/>
        </w:rPr>
        <w:t xml:space="preserve">together </w:t>
      </w:r>
      <w:r w:rsidR="00D11AB2" w:rsidRPr="008E510D">
        <w:rPr>
          <w:lang w:val="en-US"/>
        </w:rPr>
        <w:t>flow to the common outlet.</w:t>
      </w:r>
    </w:p>
    <w:p w14:paraId="179C524B" w14:textId="5AFD60E3" w:rsidR="00A81F60" w:rsidRDefault="00423F3C" w:rsidP="00450C77">
      <w:pPr>
        <w:pStyle w:val="StandardWeb"/>
        <w:jc w:val="both"/>
        <w:rPr>
          <w:lang w:val="en-US"/>
        </w:rPr>
      </w:pPr>
      <w:r>
        <w:rPr>
          <w:b/>
          <w:lang w:val="en-US"/>
        </w:rPr>
        <w:t>s</w:t>
      </w:r>
      <w:r w:rsidR="00A81F60">
        <w:rPr>
          <w:b/>
          <w:lang w:val="en-US"/>
        </w:rPr>
        <w:t>ingle</w:t>
      </w:r>
      <w:r>
        <w:rPr>
          <w:b/>
          <w:lang w:val="en-US"/>
        </w:rPr>
        <w:t>-</w:t>
      </w:r>
      <w:r w:rsidR="00A81F60">
        <w:rPr>
          <w:b/>
          <w:lang w:val="en-US"/>
        </w:rPr>
        <w:t xml:space="preserve">Outflow </w:t>
      </w:r>
      <w:r w:rsidR="00A81F60">
        <w:rPr>
          <w:lang w:val="en-US"/>
        </w:rPr>
        <w:t>(constraint)</w:t>
      </w:r>
    </w:p>
    <w:p w14:paraId="0BA1F0E1" w14:textId="7B027373" w:rsidR="00FF37ED" w:rsidRPr="008E510D" w:rsidRDefault="00BB71B1" w:rsidP="00FF37ED">
      <w:pPr>
        <w:pStyle w:val="StandardWeb"/>
        <w:jc w:val="both"/>
        <w:rPr>
          <w:lang w:val="en-US"/>
        </w:rPr>
      </w:pPr>
      <w:r>
        <w:rPr>
          <w:lang w:val="en-US"/>
        </w:rPr>
        <w:t xml:space="preserve">defines </w:t>
      </w:r>
      <w:r w:rsidR="00A55976">
        <w:rPr>
          <w:lang w:val="en-US"/>
        </w:rPr>
        <w:t xml:space="preserve">a cardinality of ‘1’ indicating that the dendritic </w:t>
      </w:r>
      <w:r w:rsidR="0012269F">
        <w:rPr>
          <w:lang w:val="en-US"/>
        </w:rPr>
        <w:t>catchment</w:t>
      </w:r>
      <w:r>
        <w:rPr>
          <w:lang w:val="en-US"/>
        </w:rPr>
        <w:t xml:space="preserve"> </w:t>
      </w:r>
      <w:r w:rsidR="00C85133">
        <w:rPr>
          <w:lang w:val="en-US"/>
        </w:rPr>
        <w:t>contributes to</w:t>
      </w:r>
      <w:r>
        <w:rPr>
          <w:lang w:val="en-US"/>
        </w:rPr>
        <w:t xml:space="preserve"> </w:t>
      </w:r>
      <w:r w:rsidR="00C85133">
        <w:rPr>
          <w:lang w:val="en-US"/>
        </w:rPr>
        <w:t xml:space="preserve">one </w:t>
      </w:r>
      <w:r w:rsidR="00FF37ED">
        <w:rPr>
          <w:lang w:val="en-US"/>
        </w:rPr>
        <w:t>and only one</w:t>
      </w:r>
      <w:r w:rsidR="00C85133">
        <w:rPr>
          <w:lang w:val="en-US"/>
        </w:rPr>
        <w:t xml:space="preserve"> single</w:t>
      </w:r>
      <w:r w:rsidR="0012269F">
        <w:rPr>
          <w:lang w:val="en-US"/>
        </w:rPr>
        <w:t xml:space="preserve"> outflow</w:t>
      </w:r>
      <w:r w:rsidR="00633A72">
        <w:rPr>
          <w:lang w:val="en-US"/>
        </w:rPr>
        <w:t xml:space="preserve">. A </w:t>
      </w:r>
      <w:r w:rsidR="000062C0">
        <w:rPr>
          <w:lang w:val="en-US"/>
        </w:rPr>
        <w:t xml:space="preserve">single </w:t>
      </w:r>
      <w:r w:rsidR="00633A72">
        <w:rPr>
          <w:lang w:val="en-US"/>
        </w:rPr>
        <w:t>outflow</w:t>
      </w:r>
      <w:r w:rsidR="00FF37ED" w:rsidRPr="008E510D">
        <w:rPr>
          <w:lang w:val="en-US"/>
        </w:rPr>
        <w:t xml:space="preserve"> can be unknown</w:t>
      </w:r>
      <w:r w:rsidR="00FF37ED">
        <w:rPr>
          <w:lang w:val="en-US"/>
        </w:rPr>
        <w:t xml:space="preserve"> (</w:t>
      </w:r>
      <w:proofErr w:type="spellStart"/>
      <w:r w:rsidR="00FF37ED">
        <w:rPr>
          <w:lang w:val="en-US"/>
        </w:rPr>
        <w:t>nillable</w:t>
      </w:r>
      <w:proofErr w:type="spellEnd"/>
      <w:r w:rsidR="00FF37ED" w:rsidRPr="008E510D">
        <w:rPr>
          <w:lang w:val="en-US"/>
        </w:rPr>
        <w:t>)</w:t>
      </w:r>
      <w:r w:rsidR="008C10C5">
        <w:rPr>
          <w:lang w:val="en-US"/>
        </w:rPr>
        <w:t xml:space="preserve"> in a particular application</w:t>
      </w:r>
      <w:r w:rsidR="000062C0">
        <w:rPr>
          <w:lang w:val="en-US"/>
        </w:rPr>
        <w:t xml:space="preserve">, for example in case of a delta </w:t>
      </w:r>
      <w:r w:rsidR="001C565D">
        <w:rPr>
          <w:lang w:val="en-US"/>
        </w:rPr>
        <w:t xml:space="preserve">to which </w:t>
      </w:r>
      <w:r w:rsidR="000062C0">
        <w:rPr>
          <w:lang w:val="en-US"/>
        </w:rPr>
        <w:t xml:space="preserve">a virtual outflow is </w:t>
      </w:r>
      <w:r w:rsidR="001C565D">
        <w:rPr>
          <w:lang w:val="en-US"/>
        </w:rPr>
        <w:t>assigned</w:t>
      </w:r>
      <w:r w:rsidR="008C10C5">
        <w:rPr>
          <w:lang w:val="en-US"/>
        </w:rPr>
        <w:t xml:space="preserve">. An </w:t>
      </w:r>
      <w:r w:rsidR="008C10C5">
        <w:rPr>
          <w:lang w:val="en-US"/>
        </w:rPr>
        <w:lastRenderedPageBreak/>
        <w:t xml:space="preserve">implementation </w:t>
      </w:r>
      <w:r w:rsidR="00C85133">
        <w:rPr>
          <w:lang w:val="en-US"/>
        </w:rPr>
        <w:t>SHOULD</w:t>
      </w:r>
      <w:r w:rsidR="008C10C5">
        <w:rPr>
          <w:lang w:val="en-US"/>
        </w:rPr>
        <w:t xml:space="preserve"> unambiguo</w:t>
      </w:r>
      <w:r w:rsidR="00C85133">
        <w:rPr>
          <w:lang w:val="en-US"/>
        </w:rPr>
        <w:t>usly speci</w:t>
      </w:r>
      <w:r w:rsidR="008C10C5">
        <w:rPr>
          <w:lang w:val="en-US"/>
        </w:rPr>
        <w:t xml:space="preserve">fy whether the </w:t>
      </w:r>
      <w:r w:rsidR="001C565D">
        <w:rPr>
          <w:lang w:val="en-US"/>
        </w:rPr>
        <w:t xml:space="preserve">logical </w:t>
      </w:r>
      <w:r w:rsidR="00B86035">
        <w:rPr>
          <w:lang w:val="en-US"/>
        </w:rPr>
        <w:t xml:space="preserve">outflow </w:t>
      </w:r>
      <w:r w:rsidR="008C10C5">
        <w:rPr>
          <w:lang w:val="en-US"/>
        </w:rPr>
        <w:t xml:space="preserve">exists, or </w:t>
      </w:r>
      <w:r w:rsidR="00C85133">
        <w:rPr>
          <w:lang w:val="en-US"/>
        </w:rPr>
        <w:t xml:space="preserve">is </w:t>
      </w:r>
      <w:proofErr w:type="spellStart"/>
      <w:r w:rsidR="00C85133">
        <w:rPr>
          <w:lang w:val="en-US"/>
        </w:rPr>
        <w:t>nillable</w:t>
      </w:r>
      <w:proofErr w:type="spellEnd"/>
      <w:r w:rsidR="008C10C5">
        <w:rPr>
          <w:lang w:val="en-US"/>
        </w:rPr>
        <w:t>.</w:t>
      </w:r>
      <w:r w:rsidR="00FF37ED" w:rsidRPr="008E510D">
        <w:rPr>
          <w:lang w:val="en-US"/>
        </w:rPr>
        <w:t xml:space="preserve"> </w:t>
      </w:r>
    </w:p>
    <w:p w14:paraId="1E5AAD57" w14:textId="457AC7D2" w:rsidR="00A81F60" w:rsidRDefault="00423F3C" w:rsidP="00450C77">
      <w:pPr>
        <w:pStyle w:val="StandardWeb"/>
        <w:jc w:val="both"/>
        <w:rPr>
          <w:lang w:val="en-US"/>
        </w:rPr>
      </w:pPr>
      <w:r>
        <w:rPr>
          <w:b/>
          <w:lang w:val="en-US"/>
        </w:rPr>
        <w:t>single-R</w:t>
      </w:r>
      <w:r w:rsidR="00A81F60">
        <w:rPr>
          <w:b/>
          <w:lang w:val="en-US"/>
        </w:rPr>
        <w:t>eceiving</w:t>
      </w:r>
      <w:r>
        <w:rPr>
          <w:b/>
          <w:lang w:val="en-US"/>
        </w:rPr>
        <w:t>-</w:t>
      </w:r>
      <w:r w:rsidR="00A81F60">
        <w:rPr>
          <w:b/>
          <w:lang w:val="en-US"/>
        </w:rPr>
        <w:t xml:space="preserve">Catchment </w:t>
      </w:r>
      <w:r w:rsidR="00A81F60">
        <w:rPr>
          <w:lang w:val="en-US"/>
        </w:rPr>
        <w:t>(</w:t>
      </w:r>
      <w:r w:rsidR="00FF37ED">
        <w:rPr>
          <w:lang w:val="en-US"/>
        </w:rPr>
        <w:t>constraint)</w:t>
      </w:r>
    </w:p>
    <w:p w14:paraId="4FFEE854" w14:textId="07B9C823" w:rsidR="00FF37ED" w:rsidRPr="008E510D" w:rsidRDefault="0012269F" w:rsidP="00FF37ED">
      <w:pPr>
        <w:pStyle w:val="StandardWeb"/>
        <w:jc w:val="both"/>
        <w:rPr>
          <w:lang w:val="en-US"/>
        </w:rPr>
      </w:pPr>
      <w:r w:rsidRPr="00B86035">
        <w:rPr>
          <w:lang w:val="en-US"/>
        </w:rPr>
        <w:t xml:space="preserve">defines </w:t>
      </w:r>
      <w:r w:rsidR="00A55976">
        <w:rPr>
          <w:lang w:val="en-US"/>
        </w:rPr>
        <w:t xml:space="preserve">a cardinality of ‘1’ indicating that </w:t>
      </w:r>
      <w:r w:rsidRPr="00B86035">
        <w:rPr>
          <w:lang w:val="en-US"/>
        </w:rPr>
        <w:t xml:space="preserve">one and only one </w:t>
      </w:r>
      <w:r w:rsidR="00633A72" w:rsidRPr="00B86035">
        <w:rPr>
          <w:lang w:val="en-US"/>
        </w:rPr>
        <w:t xml:space="preserve">single </w:t>
      </w:r>
      <w:r w:rsidRPr="00B86035">
        <w:rPr>
          <w:lang w:val="en-US"/>
        </w:rPr>
        <w:t>catchment</w:t>
      </w:r>
      <w:r w:rsidR="00C85133">
        <w:rPr>
          <w:lang w:val="en-US"/>
        </w:rPr>
        <w:t xml:space="preserve"> receives flow via the outflow of </w:t>
      </w:r>
      <w:r w:rsidR="00A55976">
        <w:rPr>
          <w:lang w:val="en-US"/>
        </w:rPr>
        <w:t xml:space="preserve">the </w:t>
      </w:r>
      <w:r w:rsidR="00C85133">
        <w:rPr>
          <w:lang w:val="en-US"/>
        </w:rPr>
        <w:t>catchment</w:t>
      </w:r>
      <w:r w:rsidR="00633A72">
        <w:rPr>
          <w:lang w:val="en-US"/>
        </w:rPr>
        <w:t xml:space="preserve">. A receiving catchment </w:t>
      </w:r>
      <w:r w:rsidR="00C85133" w:rsidRPr="008E510D">
        <w:rPr>
          <w:lang w:val="en-US"/>
        </w:rPr>
        <w:t>can be unknown</w:t>
      </w:r>
      <w:r w:rsidR="00C85133">
        <w:rPr>
          <w:lang w:val="en-US"/>
        </w:rPr>
        <w:t xml:space="preserve"> (</w:t>
      </w:r>
      <w:proofErr w:type="spellStart"/>
      <w:r w:rsidR="00C85133">
        <w:rPr>
          <w:lang w:val="en-US"/>
        </w:rPr>
        <w:t>nillable</w:t>
      </w:r>
      <w:proofErr w:type="spellEnd"/>
      <w:r w:rsidR="00C85133" w:rsidRPr="008E510D">
        <w:rPr>
          <w:lang w:val="en-US"/>
        </w:rPr>
        <w:t>)</w:t>
      </w:r>
      <w:r w:rsidR="00C85133">
        <w:rPr>
          <w:lang w:val="en-US"/>
        </w:rPr>
        <w:t xml:space="preserve"> in a particular application</w:t>
      </w:r>
      <w:r w:rsidR="00633A72">
        <w:rPr>
          <w:lang w:val="en-US"/>
        </w:rPr>
        <w:t xml:space="preserve">, for example </w:t>
      </w:r>
      <w:r w:rsidR="000062C0">
        <w:rPr>
          <w:lang w:val="en-US"/>
        </w:rPr>
        <w:t xml:space="preserve">in case of </w:t>
      </w:r>
      <w:r w:rsidR="00633A72">
        <w:rPr>
          <w:lang w:val="en-US"/>
        </w:rPr>
        <w:t xml:space="preserve">the latest catchment contributing flow to the ocean or an internal sink. An implementation SHOULD unambiguously specify whether the </w:t>
      </w:r>
      <w:r w:rsidR="001C565D">
        <w:rPr>
          <w:lang w:val="en-US"/>
        </w:rPr>
        <w:t xml:space="preserve">logical </w:t>
      </w:r>
      <w:r w:rsidR="00B86035">
        <w:rPr>
          <w:lang w:val="en-US"/>
        </w:rPr>
        <w:t xml:space="preserve">receiving catchment </w:t>
      </w:r>
      <w:r w:rsidR="00633A72">
        <w:rPr>
          <w:lang w:val="en-US"/>
        </w:rPr>
        <w:t xml:space="preserve">exists, or is </w:t>
      </w:r>
      <w:proofErr w:type="spellStart"/>
      <w:r w:rsidR="00633A72">
        <w:rPr>
          <w:lang w:val="en-US"/>
        </w:rPr>
        <w:t>nillable</w:t>
      </w:r>
      <w:proofErr w:type="spellEnd"/>
      <w:r w:rsidR="00633A72">
        <w:rPr>
          <w:lang w:val="en-US"/>
        </w:rPr>
        <w:t>.</w:t>
      </w:r>
    </w:p>
    <w:p w14:paraId="3B4A04E6" w14:textId="12509796" w:rsidR="00FF37ED" w:rsidRDefault="00423F3C" w:rsidP="00450C77">
      <w:pPr>
        <w:pStyle w:val="StandardWeb"/>
        <w:jc w:val="both"/>
        <w:rPr>
          <w:lang w:val="en-US"/>
        </w:rPr>
      </w:pPr>
      <w:r>
        <w:rPr>
          <w:b/>
          <w:lang w:val="en-US"/>
        </w:rPr>
        <w:t>single-L</w:t>
      </w:r>
      <w:r w:rsidR="00FF37ED">
        <w:rPr>
          <w:b/>
          <w:lang w:val="en-US"/>
        </w:rPr>
        <w:t>ower</w:t>
      </w:r>
      <w:r>
        <w:rPr>
          <w:b/>
          <w:lang w:val="en-US"/>
        </w:rPr>
        <w:t>-</w:t>
      </w:r>
      <w:r w:rsidR="00FF37ED">
        <w:rPr>
          <w:b/>
          <w:lang w:val="en-US"/>
        </w:rPr>
        <w:t xml:space="preserve">Catchment </w:t>
      </w:r>
      <w:r w:rsidR="00FF37ED">
        <w:rPr>
          <w:lang w:val="en-US"/>
        </w:rPr>
        <w:t>(constraint)</w:t>
      </w:r>
    </w:p>
    <w:p w14:paraId="51B7D47D" w14:textId="478B9DE1" w:rsidR="00FF37ED" w:rsidRPr="008E510D" w:rsidRDefault="00A55976" w:rsidP="00633A72">
      <w:pPr>
        <w:pStyle w:val="StandardWeb"/>
        <w:jc w:val="both"/>
        <w:rPr>
          <w:lang w:val="en-US"/>
        </w:rPr>
      </w:pPr>
      <w:r w:rsidRPr="00B86035">
        <w:rPr>
          <w:lang w:val="en-US"/>
        </w:rPr>
        <w:t xml:space="preserve">defines </w:t>
      </w:r>
      <w:r>
        <w:rPr>
          <w:lang w:val="en-US"/>
        </w:rPr>
        <w:t xml:space="preserve">a cardinality of ‘1’ indicating that </w:t>
      </w:r>
      <w:r w:rsidR="00633A72" w:rsidRPr="00B86035">
        <w:rPr>
          <w:lang w:val="en-US"/>
        </w:rPr>
        <w:t>one and only one lower catchment</w:t>
      </w:r>
      <w:r w:rsidR="00633A72">
        <w:rPr>
          <w:lang w:val="en-US"/>
        </w:rPr>
        <w:t xml:space="preserve"> exists </w:t>
      </w:r>
      <w:r w:rsidR="001C565D">
        <w:rPr>
          <w:lang w:val="en-US"/>
        </w:rPr>
        <w:t xml:space="preserve">neighboring the </w:t>
      </w:r>
      <w:r w:rsidR="00633A72">
        <w:rPr>
          <w:lang w:val="en-US"/>
        </w:rPr>
        <w:t xml:space="preserve">catchment. A lower catchment </w:t>
      </w:r>
      <w:r w:rsidR="00633A72" w:rsidRPr="008E510D">
        <w:rPr>
          <w:lang w:val="en-US"/>
        </w:rPr>
        <w:t>can be unknown</w:t>
      </w:r>
      <w:r w:rsidR="00633A72">
        <w:rPr>
          <w:lang w:val="en-US"/>
        </w:rPr>
        <w:t xml:space="preserve"> (</w:t>
      </w:r>
      <w:proofErr w:type="spellStart"/>
      <w:r w:rsidR="00633A72">
        <w:rPr>
          <w:lang w:val="en-US"/>
        </w:rPr>
        <w:t>nillable</w:t>
      </w:r>
      <w:proofErr w:type="spellEnd"/>
      <w:r w:rsidR="00633A72" w:rsidRPr="008E510D">
        <w:rPr>
          <w:lang w:val="en-US"/>
        </w:rPr>
        <w:t>)</w:t>
      </w:r>
      <w:r w:rsidR="00633A72">
        <w:rPr>
          <w:lang w:val="en-US"/>
        </w:rPr>
        <w:t xml:space="preserve"> in a particular application, for example in case of the latest catchment contributing flow to the ocean or an internal sink. An implementation SHOULD unambiguously specify whether the </w:t>
      </w:r>
      <w:r w:rsidR="001C565D">
        <w:rPr>
          <w:lang w:val="en-US"/>
        </w:rPr>
        <w:t xml:space="preserve">logical </w:t>
      </w:r>
      <w:r w:rsidR="00B86035">
        <w:rPr>
          <w:lang w:val="en-US"/>
        </w:rPr>
        <w:t xml:space="preserve">lower catchment </w:t>
      </w:r>
      <w:r w:rsidR="00633A72">
        <w:rPr>
          <w:lang w:val="en-US"/>
        </w:rPr>
        <w:t xml:space="preserve">exists, or is </w:t>
      </w:r>
      <w:proofErr w:type="spellStart"/>
      <w:r w:rsidR="00633A72">
        <w:rPr>
          <w:lang w:val="en-US"/>
        </w:rPr>
        <w:t>nillable</w:t>
      </w:r>
      <w:proofErr w:type="spellEnd"/>
      <w:r w:rsidR="00633A72">
        <w:rPr>
          <w:lang w:val="en-US"/>
        </w:rPr>
        <w:t>.</w:t>
      </w:r>
    </w:p>
    <w:p w14:paraId="7946751D" w14:textId="0797E486" w:rsidR="00D11AB2" w:rsidRPr="008E510D" w:rsidRDefault="00D11AB2" w:rsidP="00450C77">
      <w:pPr>
        <w:pStyle w:val="berschrift4"/>
        <w:jc w:val="both"/>
      </w:pPr>
      <w:r w:rsidRPr="008E510D">
        <w:t>Interior Catchment</w:t>
      </w:r>
    </w:p>
    <w:p w14:paraId="1F07D864" w14:textId="7423A003" w:rsidR="00D11AB2" w:rsidRDefault="00D11AB2" w:rsidP="00450C77">
      <w:pPr>
        <w:pStyle w:val="StandardWeb"/>
        <w:jc w:val="both"/>
        <w:rPr>
          <w:lang w:val="en-US"/>
        </w:rPr>
      </w:pPr>
      <w:r w:rsidRPr="008E510D">
        <w:rPr>
          <w:lang w:val="en-US"/>
        </w:rPr>
        <w:t xml:space="preserve">The </w:t>
      </w:r>
      <w:proofErr w:type="spellStart"/>
      <w:r w:rsidRPr="008E510D">
        <w:rPr>
          <w:lang w:val="en-US"/>
        </w:rPr>
        <w:t>HY_InteriorCatchment</w:t>
      </w:r>
      <w:proofErr w:type="spellEnd"/>
      <w:r w:rsidRPr="008E510D">
        <w:rPr>
          <w:lang w:val="en-US"/>
        </w:rPr>
        <w:t xml:space="preserve"> feature type (</w:t>
      </w:r>
      <w:r w:rsidR="00874BCD">
        <w:rPr>
          <w:lang w:val="en-US"/>
        </w:rPr>
        <w:fldChar w:fldCharType="begin"/>
      </w:r>
      <w:r w:rsidR="00874BCD">
        <w:rPr>
          <w:lang w:val="en-US"/>
        </w:rPr>
        <w:instrText xml:space="preserve"> REF _Ref462910349 \h </w:instrText>
      </w:r>
      <w:r w:rsidR="00874BCD">
        <w:rPr>
          <w:lang w:val="en-US"/>
        </w:rPr>
      </w:r>
      <w:r w:rsidR="00874BCD">
        <w:rPr>
          <w:lang w:val="en-US"/>
        </w:rPr>
        <w:fldChar w:fldCharType="separate"/>
      </w:r>
      <w:r w:rsidR="00874BCD">
        <w:t xml:space="preserve">Figure </w:t>
      </w:r>
      <w:r w:rsidR="00874BCD">
        <w:rPr>
          <w:noProof/>
        </w:rPr>
        <w:t>30</w:t>
      </w:r>
      <w:r w:rsidR="00874BCD">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5C1AED73" w14:textId="77777777" w:rsidR="00B817B2" w:rsidRDefault="00B817B2" w:rsidP="00B817B2">
      <w:pPr>
        <w:pStyle w:val="OGCFigure"/>
      </w:pPr>
      <w:r>
        <w:rPr>
          <w:noProof/>
        </w:rPr>
        <w:drawing>
          <wp:inline distT="0" distB="0" distL="0" distR="0" wp14:anchorId="56C7C1A4" wp14:editId="5F7E342D">
            <wp:extent cx="4019550" cy="2600325"/>
            <wp:effectExtent l="0" t="0" r="0" b="9525"/>
            <wp:docPr id="71" name="Grafik 71" descr="D:\Users\Dornblut\OGC_HYF_SWG\hlphtml\EARoot\EA2\E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Users\Dornblut\OGC_HYF_SWG\hlphtml\EARoot\EA2\EA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19550" cy="2600325"/>
                    </a:xfrm>
                    <a:prstGeom prst="rect">
                      <a:avLst/>
                    </a:prstGeom>
                    <a:noFill/>
                    <a:ln>
                      <a:noFill/>
                    </a:ln>
                  </pic:spPr>
                </pic:pic>
              </a:graphicData>
            </a:graphic>
          </wp:inline>
        </w:drawing>
      </w:r>
    </w:p>
    <w:p w14:paraId="525C6AB3" w14:textId="15BE93D2" w:rsidR="00B817B2" w:rsidRPr="008E510D" w:rsidRDefault="00B817B2" w:rsidP="00B817B2">
      <w:pPr>
        <w:pStyle w:val="OGCFigure"/>
      </w:pPr>
      <w:bookmarkStart w:id="155" w:name="_Ref462910349"/>
      <w:bookmarkStart w:id="156" w:name="_Toc464111055"/>
      <w:r>
        <w:t xml:space="preserve">Figure </w:t>
      </w:r>
      <w:r w:rsidR="006B301F">
        <w:fldChar w:fldCharType="begin"/>
      </w:r>
      <w:r w:rsidR="006B301F">
        <w:instrText xml:space="preserve"> SEQ Figure \* ARABIC </w:instrText>
      </w:r>
      <w:r w:rsidR="006B301F">
        <w:fldChar w:fldCharType="separate"/>
      </w:r>
      <w:r w:rsidR="00F30A25">
        <w:rPr>
          <w:noProof/>
        </w:rPr>
        <w:t>30</w:t>
      </w:r>
      <w:r w:rsidR="006B301F">
        <w:rPr>
          <w:noProof/>
        </w:rPr>
        <w:fldChar w:fldCharType="end"/>
      </w:r>
      <w:bookmarkEnd w:id="155"/>
      <w:r>
        <w:t xml:space="preserve">: </w:t>
      </w:r>
      <w:r w:rsidRPr="008E510D">
        <w:t>Interior catchment (UML class diagram)</w:t>
      </w:r>
      <w:bookmarkEnd w:id="156"/>
    </w:p>
    <w:p w14:paraId="72D29311" w14:textId="179CB7D5" w:rsidR="00D11AB2" w:rsidRPr="008E510D" w:rsidRDefault="00D11AB2" w:rsidP="00450C77">
      <w:pPr>
        <w:pStyle w:val="StandardWeb"/>
        <w:jc w:val="both"/>
        <w:rPr>
          <w:lang w:val="en-US"/>
        </w:rPr>
      </w:pPr>
      <w:proofErr w:type="spellStart"/>
      <w:r w:rsidRPr="008E510D">
        <w:rPr>
          <w:lang w:val="en-US"/>
        </w:rPr>
        <w:lastRenderedPageBreak/>
        <w:t>HY_InteriorCatchment</w:t>
      </w:r>
      <w:proofErr w:type="spellEnd"/>
      <w:r w:rsidRPr="008E510D">
        <w:rPr>
          <w:lang w:val="en-US"/>
        </w:rPr>
        <w:t xml:space="preserve">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proofErr w:type="spellStart"/>
      <w:r w:rsidRPr="008E510D">
        <w:rPr>
          <w:rStyle w:val="Hervorhebung"/>
          <w:lang w:val="en-US"/>
        </w:rPr>
        <w:t>containingCatchment</w:t>
      </w:r>
      <w:proofErr w:type="spellEnd"/>
      <w:r w:rsidRPr="008E510D">
        <w:rPr>
          <w:lang w:val="en-US"/>
        </w:rPr>
        <w:t xml:space="preserve">, </w:t>
      </w:r>
      <w:proofErr w:type="spellStart"/>
      <w:r w:rsidRPr="008E510D">
        <w:rPr>
          <w:rStyle w:val="Hervorhebung"/>
          <w:lang w:val="en-US"/>
        </w:rPr>
        <w:t>containedCatchment</w:t>
      </w:r>
      <w:proofErr w:type="spellEnd"/>
      <w:r w:rsidRPr="008E510D">
        <w:rPr>
          <w:lang w:val="en-US"/>
        </w:rPr>
        <w:t xml:space="preserve">, </w:t>
      </w:r>
      <w:proofErr w:type="spellStart"/>
      <w:r w:rsidRPr="008E510D">
        <w:rPr>
          <w:rStyle w:val="Hervorhebung"/>
          <w:lang w:val="en-US"/>
        </w:rPr>
        <w:t>conjointCatchment</w:t>
      </w:r>
      <w:proofErr w:type="spellEnd"/>
      <w:r w:rsidRPr="008E510D">
        <w:rPr>
          <w:lang w:val="en-US"/>
        </w:rPr>
        <w:t xml:space="preserve">, </w:t>
      </w:r>
      <w:proofErr w:type="spellStart"/>
      <w:r w:rsidRPr="008E510D">
        <w:rPr>
          <w:rStyle w:val="Hervorhebung"/>
          <w:lang w:val="en-US"/>
        </w:rPr>
        <w:t>upperCatchment</w:t>
      </w:r>
      <w:proofErr w:type="spellEnd"/>
      <w:r w:rsidRPr="008E510D">
        <w:rPr>
          <w:lang w:val="en-US"/>
        </w:rPr>
        <w:t xml:space="preserve">, </w:t>
      </w:r>
      <w:proofErr w:type="spellStart"/>
      <w:r w:rsidRPr="008E510D">
        <w:rPr>
          <w:rStyle w:val="Hervorhebung"/>
          <w:lang w:val="en-US"/>
        </w:rPr>
        <w:t>lowerCatchment</w:t>
      </w:r>
      <w:proofErr w:type="spellEnd"/>
      <w:r w:rsidRPr="008E510D">
        <w:rPr>
          <w:lang w:val="en-US"/>
        </w:rPr>
        <w:t xml:space="preserve">, and </w:t>
      </w:r>
      <w:r w:rsidR="002C3C8A">
        <w:rPr>
          <w:rStyle w:val="Hervorhebung"/>
          <w:lang w:val="en-US"/>
        </w:rPr>
        <w:t>realization</w:t>
      </w:r>
      <w:r w:rsidRPr="008E510D">
        <w:rPr>
          <w:lang w:val="en-US"/>
        </w:rPr>
        <w:t xml:space="preserve"> properties, and associates the </w:t>
      </w:r>
      <w:proofErr w:type="spellStart"/>
      <w:r w:rsidRPr="008E510D">
        <w:rPr>
          <w:rStyle w:val="Hervorhebung"/>
          <w:lang w:val="en-US"/>
        </w:rPr>
        <w:t>envelopingCatchment</w:t>
      </w:r>
      <w:proofErr w:type="spellEnd"/>
      <w:r w:rsidRPr="008E510D">
        <w:rPr>
          <w:lang w:val="en-US"/>
        </w:rPr>
        <w:t>.</w:t>
      </w:r>
      <w:r w:rsidR="00147024">
        <w:rPr>
          <w:lang w:val="en-US"/>
        </w:rPr>
        <w:t xml:space="preserve"> A </w:t>
      </w:r>
      <w:proofErr w:type="spellStart"/>
      <w:r w:rsidR="00147024" w:rsidRPr="00147024">
        <w:rPr>
          <w:i/>
          <w:lang w:val="en-US"/>
        </w:rPr>
        <w:t>nillable</w:t>
      </w:r>
      <w:proofErr w:type="spellEnd"/>
      <w:r w:rsidR="00147024" w:rsidRPr="00147024">
        <w:rPr>
          <w:i/>
          <w:lang w:val="en-US"/>
        </w:rPr>
        <w:t>-outflow</w:t>
      </w:r>
      <w:r w:rsidR="00147024">
        <w:rPr>
          <w:lang w:val="en-US"/>
        </w:rPr>
        <w:t xml:space="preserve"> constraint emphasizes the non-existing outflow. </w:t>
      </w:r>
    </w:p>
    <w:p w14:paraId="71C8DC97" w14:textId="1F5B3DF3" w:rsidR="00B86035" w:rsidRDefault="00D11AB2" w:rsidP="00450C77">
      <w:pPr>
        <w:pStyle w:val="StandardWeb"/>
        <w:jc w:val="both"/>
        <w:rPr>
          <w:lang w:val="en-US"/>
        </w:rPr>
      </w:pPr>
      <w:proofErr w:type="spellStart"/>
      <w:r w:rsidRPr="008E510D">
        <w:rPr>
          <w:rStyle w:val="Fett"/>
          <w:lang w:val="en-US"/>
        </w:rPr>
        <w:t>envelopingCatchment</w:t>
      </w:r>
      <w:proofErr w:type="spellEnd"/>
      <w:r w:rsidRPr="008E510D">
        <w:rPr>
          <w:lang w:val="en-US"/>
        </w:rPr>
        <w:t xml:space="preserve"> </w:t>
      </w:r>
      <w:r w:rsidR="00B86035">
        <w:rPr>
          <w:lang w:val="en-US"/>
        </w:rPr>
        <w:t>(</w:t>
      </w:r>
      <w:r w:rsidRPr="008E510D">
        <w:rPr>
          <w:lang w:val="en-US"/>
        </w:rPr>
        <w:t>association</w:t>
      </w:r>
      <w:r w:rsidR="00B86035">
        <w:rPr>
          <w:lang w:val="en-US"/>
        </w:rPr>
        <w:t>)</w:t>
      </w:r>
      <w:r w:rsidR="00A55976">
        <w:rPr>
          <w:lang w:val="en-US"/>
        </w:rPr>
        <w:t>:</w:t>
      </w:r>
      <w:r w:rsidRPr="008E510D">
        <w:rPr>
          <w:lang w:val="en-US"/>
        </w:rPr>
        <w:t xml:space="preserve"> </w:t>
      </w:r>
    </w:p>
    <w:p w14:paraId="1360E1C6" w14:textId="4C7849D3" w:rsidR="00033C57" w:rsidRDefault="00B86035" w:rsidP="00450C77">
      <w:pPr>
        <w:pStyle w:val="StandardWeb"/>
        <w:jc w:val="both"/>
        <w:rPr>
          <w:lang w:val="en-US"/>
        </w:rPr>
      </w:pPr>
      <w:r>
        <w:rPr>
          <w:lang w:val="en-US"/>
        </w:rPr>
        <w:t xml:space="preserve">identifies </w:t>
      </w:r>
      <w:r w:rsidR="00147024">
        <w:rPr>
          <w:lang w:val="en-US"/>
        </w:rPr>
        <w:t>a</w:t>
      </w:r>
      <w:r w:rsidR="00147024" w:rsidRPr="008E510D">
        <w:rPr>
          <w:lang w:val="en-US"/>
        </w:rPr>
        <w:t xml:space="preserve"> </w:t>
      </w:r>
      <w:r w:rsidR="00D11AB2" w:rsidRPr="008E510D">
        <w:rPr>
          <w:lang w:val="en-US"/>
        </w:rPr>
        <w:t>catchment</w:t>
      </w:r>
      <w:r>
        <w:rPr>
          <w:lang w:val="en-US"/>
        </w:rPr>
        <w:t xml:space="preserve"> surrounding </w:t>
      </w:r>
      <w:r w:rsidR="00147024">
        <w:rPr>
          <w:lang w:val="en-US"/>
        </w:rPr>
        <w:t>the</w:t>
      </w:r>
      <w:r>
        <w:rPr>
          <w:lang w:val="en-US"/>
        </w:rPr>
        <w:t xml:space="preserve"> interior</w:t>
      </w:r>
      <w:r w:rsidR="00C9749D">
        <w:rPr>
          <w:lang w:val="en-US"/>
        </w:rPr>
        <w:t xml:space="preserve"> catchment</w:t>
      </w:r>
      <w:r w:rsidR="00147024">
        <w:rPr>
          <w:lang w:val="en-US"/>
        </w:rPr>
        <w:t xml:space="preserve">. </w:t>
      </w:r>
    </w:p>
    <w:p w14:paraId="77FF5AD2" w14:textId="7F37EBBA" w:rsidR="00147024" w:rsidRDefault="00147024" w:rsidP="00147024">
      <w:pPr>
        <w:pStyle w:val="StandardWeb"/>
        <w:jc w:val="both"/>
        <w:rPr>
          <w:lang w:val="en-US"/>
        </w:rPr>
      </w:pPr>
      <w:proofErr w:type="spellStart"/>
      <w:r>
        <w:rPr>
          <w:rStyle w:val="Fett"/>
          <w:lang w:val="en-US"/>
        </w:rPr>
        <w:t>nillable</w:t>
      </w:r>
      <w:proofErr w:type="spellEnd"/>
      <w:r>
        <w:rPr>
          <w:rStyle w:val="Fett"/>
          <w:lang w:val="en-US"/>
        </w:rPr>
        <w:t xml:space="preserve">-outflow </w:t>
      </w:r>
      <w:r>
        <w:rPr>
          <w:lang w:val="en-US"/>
        </w:rPr>
        <w:t>(constraint)</w:t>
      </w:r>
      <w:r w:rsidR="00A55976">
        <w:rPr>
          <w:lang w:val="en-US"/>
        </w:rPr>
        <w:t>:</w:t>
      </w:r>
      <w:r w:rsidRPr="008E510D">
        <w:rPr>
          <w:lang w:val="en-US"/>
        </w:rPr>
        <w:t xml:space="preserve"> </w:t>
      </w:r>
    </w:p>
    <w:p w14:paraId="1A4C2EFD" w14:textId="7F494457" w:rsidR="00147024" w:rsidRDefault="00A55976" w:rsidP="00147024">
      <w:pPr>
        <w:pStyle w:val="StandardWeb"/>
        <w:jc w:val="both"/>
        <w:rPr>
          <w:lang w:val="en-US"/>
        </w:rPr>
      </w:pPr>
      <w:r w:rsidRPr="00B86035">
        <w:rPr>
          <w:lang w:val="en-US"/>
        </w:rPr>
        <w:t xml:space="preserve">defines </w:t>
      </w:r>
      <w:r>
        <w:rPr>
          <w:lang w:val="en-US"/>
        </w:rPr>
        <w:t xml:space="preserve">a cardinality of ‘0’ indicating the </w:t>
      </w:r>
      <w:r w:rsidR="000410A3">
        <w:rPr>
          <w:lang w:val="en-US"/>
        </w:rPr>
        <w:t>not existing</w:t>
      </w:r>
      <w:r>
        <w:rPr>
          <w:lang w:val="en-US"/>
        </w:rPr>
        <w:t xml:space="preserve"> outflow.</w:t>
      </w:r>
      <w:r w:rsidR="00147024" w:rsidRPr="008E510D" w:rsidDel="003A7274">
        <w:rPr>
          <w:lang w:val="en-US"/>
        </w:rPr>
        <w:t xml:space="preserve"> </w:t>
      </w:r>
    </w:p>
    <w:p w14:paraId="504A8578" w14:textId="0DABFBC7" w:rsidR="00D11AB2" w:rsidRPr="008E510D" w:rsidRDefault="00D11AB2" w:rsidP="00450C77">
      <w:pPr>
        <w:pStyle w:val="berschrift4"/>
        <w:jc w:val="both"/>
      </w:pPr>
      <w:r w:rsidRPr="008E510D">
        <w:t>Outfall</w:t>
      </w:r>
    </w:p>
    <w:p w14:paraId="4FA8BEAC" w14:textId="7B1676FE" w:rsidR="00056156" w:rsidRDefault="00D11AB2" w:rsidP="00450C77">
      <w:pPr>
        <w:pStyle w:val="StandardWeb"/>
        <w:jc w:val="both"/>
        <w:rPr>
          <w:lang w:val="en-US"/>
        </w:rPr>
      </w:pPr>
      <w:r w:rsidRPr="008E510D">
        <w:rPr>
          <w:lang w:val="en-US"/>
        </w:rPr>
        <w:t xml:space="preserve">The </w:t>
      </w:r>
      <w:proofErr w:type="spellStart"/>
      <w:r w:rsidRPr="008E510D">
        <w:rPr>
          <w:lang w:val="en-US"/>
        </w:rPr>
        <w:t>HY_Outfall</w:t>
      </w:r>
      <w:proofErr w:type="spellEnd"/>
      <w:r w:rsidRPr="008E510D">
        <w:rPr>
          <w:lang w:val="en-US"/>
        </w:rPr>
        <w:t xml:space="preserve"> feature type (</w:t>
      </w:r>
      <w:r w:rsidR="00874BCD">
        <w:rPr>
          <w:lang w:val="en-US"/>
        </w:rPr>
        <w:fldChar w:fldCharType="begin"/>
      </w:r>
      <w:r w:rsidR="00874BCD">
        <w:rPr>
          <w:lang w:val="en-US"/>
        </w:rPr>
        <w:instrText xml:space="preserve"> REF _Ref462910358 \h </w:instrText>
      </w:r>
      <w:r w:rsidR="00874BCD">
        <w:rPr>
          <w:lang w:val="en-US"/>
        </w:rPr>
      </w:r>
      <w:r w:rsidR="00874BCD">
        <w:rPr>
          <w:lang w:val="en-US"/>
        </w:rPr>
        <w:fldChar w:fldCharType="separate"/>
      </w:r>
      <w:r w:rsidR="00874BCD">
        <w:t xml:space="preserve">Figure </w:t>
      </w:r>
      <w:r w:rsidR="00874BCD">
        <w:rPr>
          <w:noProof/>
        </w:rPr>
        <w:t>31</w:t>
      </w:r>
      <w:r w:rsidR="00874BCD">
        <w:rPr>
          <w:lang w:val="en-US"/>
        </w:rPr>
        <w:fldChar w:fldCharType="end"/>
      </w:r>
      <w:r w:rsidRPr="001B5AD0">
        <w:rPr>
          <w:lang w:val="en-US"/>
        </w:rPr>
        <w:t>) conceptualizes the hydrologically determined outfall of a corresponding catchment (</w:t>
      </w:r>
      <w:r w:rsidR="00874BCD">
        <w:rPr>
          <w:lang w:val="en-US"/>
        </w:rPr>
        <w:fldChar w:fldCharType="begin"/>
      </w:r>
      <w:r w:rsidR="00874BCD">
        <w:rPr>
          <w:lang w:val="en-US"/>
        </w:rPr>
        <w:instrText xml:space="preserve"> REF _Ref462910290 \h </w:instrText>
      </w:r>
      <w:r w:rsidR="00874BCD">
        <w:rPr>
          <w:lang w:val="en-US"/>
        </w:rPr>
      </w:r>
      <w:r w:rsidR="00874BCD">
        <w:rPr>
          <w:lang w:val="en-US"/>
        </w:rPr>
        <w:fldChar w:fldCharType="separate"/>
      </w:r>
      <w:r w:rsidR="00874BCD">
        <w:t xml:space="preserve">Figure </w:t>
      </w:r>
      <w:r w:rsidR="00874BCD">
        <w:rPr>
          <w:noProof/>
        </w:rPr>
        <w:t>24</w:t>
      </w:r>
      <w:r w:rsidR="00874BCD">
        <w:rPr>
          <w:lang w:val="en-US"/>
        </w:rPr>
        <w:fldChar w:fldCharType="end"/>
      </w:r>
      <w:r w:rsidRPr="001B5AD0">
        <w:rPr>
          <w:lang w:val="en-US"/>
        </w:rPr>
        <w:t xml:space="preserve">). </w:t>
      </w:r>
      <w:r w:rsidRPr="008E510D">
        <w:rPr>
          <w:lang w:val="en-US"/>
        </w:rPr>
        <w:t xml:space="preserve">The outfall represents the logical place where a catchment interacts with another catchment, i.e. where the outflow of a contributing catchment becomes inflow into a receiving catchment. A catchment may receive flow from several </w:t>
      </w:r>
      <w:r w:rsidR="00601FA8">
        <w:rPr>
          <w:lang w:val="en-US"/>
        </w:rPr>
        <w:t xml:space="preserve">upstream </w:t>
      </w:r>
      <w:r w:rsidRPr="008E510D">
        <w:rPr>
          <w:lang w:val="en-US"/>
        </w:rPr>
        <w:t xml:space="preserve">catchments or contribute flow to several </w:t>
      </w:r>
      <w:r w:rsidR="00601FA8">
        <w:rPr>
          <w:lang w:val="en-US"/>
        </w:rPr>
        <w:t xml:space="preserve">downstream </w:t>
      </w:r>
      <w:r w:rsidRPr="008E510D">
        <w:rPr>
          <w:lang w:val="en-US"/>
        </w:rPr>
        <w:t xml:space="preserve">catchments through a single logical outfall. Through unique identity, each outfall feature may associate different outfall realizations within an hydrologic complex given that each realization has the same hydrologic determination. This includes the topological realization as a node </w:t>
      </w:r>
      <w:r w:rsidR="00056156">
        <w:rPr>
          <w:lang w:val="en-US"/>
        </w:rPr>
        <w:t xml:space="preserve">on </w:t>
      </w:r>
      <w:r w:rsidR="003E4ABF">
        <w:rPr>
          <w:lang w:val="en-US"/>
        </w:rPr>
        <w:t xml:space="preserve">the one-dimensional </w:t>
      </w:r>
      <w:r w:rsidR="00056156">
        <w:rPr>
          <w:lang w:val="en-US"/>
        </w:rPr>
        <w:t xml:space="preserve">flowpath (edge) </w:t>
      </w:r>
      <w:r w:rsidRPr="008E510D">
        <w:rPr>
          <w:lang w:val="en-US"/>
        </w:rPr>
        <w:t xml:space="preserve">in terms of </w:t>
      </w:r>
      <w:r w:rsidR="00056156">
        <w:rPr>
          <w:lang w:val="en-US"/>
        </w:rPr>
        <w:t xml:space="preserve">a topological </w:t>
      </w:r>
      <w:r w:rsidRPr="008E510D">
        <w:rPr>
          <w:lang w:val="en-US"/>
        </w:rPr>
        <w:t>'boundary'</w:t>
      </w:r>
      <w:r w:rsidR="00787CC1">
        <w:rPr>
          <w:lang w:val="en-US"/>
        </w:rPr>
        <w:t>.</w:t>
      </w:r>
      <w:r w:rsidRPr="008E510D">
        <w:rPr>
          <w:lang w:val="en-US"/>
        </w:rPr>
        <w:t xml:space="preserve"> </w:t>
      </w:r>
    </w:p>
    <w:p w14:paraId="55EF2AB4" w14:textId="7D5F8B5B" w:rsidR="00D11AB2" w:rsidRDefault="00056156" w:rsidP="00450C77">
      <w:pPr>
        <w:pStyle w:val="StandardWeb"/>
        <w:jc w:val="both"/>
        <w:rPr>
          <w:lang w:val="en-US"/>
        </w:rPr>
      </w:pPr>
      <w:r w:rsidRPr="008E510D">
        <w:rPr>
          <w:lang w:val="en-US"/>
        </w:rPr>
        <w:t>Logically placed in reference to a catchment which links inflow and outflow, an outfall has a position relative to another outfall that is 'fixed' by the catchment</w:t>
      </w:r>
      <w:r w:rsidR="00026E27">
        <w:rPr>
          <w:lang w:val="en-US"/>
        </w:rPr>
        <w:t xml:space="preserve"> Referencing the </w:t>
      </w:r>
      <w:r w:rsidR="00423F3C">
        <w:rPr>
          <w:lang w:val="en-US"/>
        </w:rPr>
        <w:t>union</w:t>
      </w:r>
      <w:r w:rsidR="00026E27">
        <w:rPr>
          <w:lang w:val="en-US"/>
        </w:rPr>
        <w:t xml:space="preserve"> of catchment and outfall, </w:t>
      </w:r>
      <w:r w:rsidR="00423F3C">
        <w:rPr>
          <w:lang w:val="en-US"/>
        </w:rPr>
        <w:t xml:space="preserve">the topological realization can be used to define </w:t>
      </w:r>
      <w:r w:rsidR="00026E27">
        <w:rPr>
          <w:lang w:val="en-US"/>
        </w:rPr>
        <w:t xml:space="preserve">a linear river reference system with </w:t>
      </w:r>
      <w:r w:rsidR="00423F3C">
        <w:rPr>
          <w:lang w:val="en-US"/>
        </w:rPr>
        <w:t xml:space="preserve">the inflow/outflow node </w:t>
      </w:r>
      <w:r w:rsidR="00026E27">
        <w:rPr>
          <w:lang w:val="en-US"/>
        </w:rPr>
        <w:t xml:space="preserve">as origin and the flowpath realizing the catchment as </w:t>
      </w:r>
      <w:r w:rsidR="00423F3C">
        <w:rPr>
          <w:lang w:val="en-US"/>
        </w:rPr>
        <w:t>linear element</w:t>
      </w:r>
      <w:r w:rsidR="00026E27">
        <w:rPr>
          <w:lang w:val="en-US"/>
        </w:rPr>
        <w:t xml:space="preserve"> along which a position can be determined. </w:t>
      </w:r>
    </w:p>
    <w:p w14:paraId="6B5BCE01" w14:textId="77777777" w:rsidR="00B817B2" w:rsidRDefault="00B817B2" w:rsidP="00B817B2">
      <w:pPr>
        <w:pStyle w:val="OGCFigure"/>
      </w:pPr>
      <w:r>
        <w:rPr>
          <w:noProof/>
        </w:rPr>
        <w:lastRenderedPageBreak/>
        <w:drawing>
          <wp:inline distT="0" distB="0" distL="0" distR="0" wp14:anchorId="476E7BF3" wp14:editId="75586455">
            <wp:extent cx="5486400" cy="3639180"/>
            <wp:effectExtent l="0" t="0" r="0" b="0"/>
            <wp:docPr id="72" name="Grafik 72" descr="D:\Users\Dornblut\OGC_HYF_SWG\hlphtml\EARoot\EA2\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Users\Dornblut\OGC_HYF_SWG\hlphtml\EARoot\EA2\EA4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39180"/>
                    </a:xfrm>
                    <a:prstGeom prst="rect">
                      <a:avLst/>
                    </a:prstGeom>
                    <a:noFill/>
                    <a:ln>
                      <a:noFill/>
                    </a:ln>
                  </pic:spPr>
                </pic:pic>
              </a:graphicData>
            </a:graphic>
          </wp:inline>
        </w:drawing>
      </w:r>
    </w:p>
    <w:p w14:paraId="11AFA0AF" w14:textId="27DFE57C" w:rsidR="00B817B2" w:rsidRDefault="00B817B2" w:rsidP="00B817B2">
      <w:pPr>
        <w:pStyle w:val="OGCFigure"/>
      </w:pPr>
      <w:bookmarkStart w:id="157" w:name="_Ref462910358"/>
      <w:bookmarkStart w:id="158" w:name="_Toc464111056"/>
      <w:r>
        <w:t xml:space="preserve">Figure </w:t>
      </w:r>
      <w:r w:rsidR="006B301F">
        <w:fldChar w:fldCharType="begin"/>
      </w:r>
      <w:r w:rsidR="006B301F">
        <w:instrText xml:space="preserve"> SEQ Figure \* AR</w:instrText>
      </w:r>
      <w:r w:rsidR="006B301F">
        <w:instrText xml:space="preserve">ABIC </w:instrText>
      </w:r>
      <w:r w:rsidR="006B301F">
        <w:fldChar w:fldCharType="separate"/>
      </w:r>
      <w:r w:rsidR="00F30A25">
        <w:rPr>
          <w:noProof/>
        </w:rPr>
        <w:t>31</w:t>
      </w:r>
      <w:r w:rsidR="006B301F">
        <w:rPr>
          <w:noProof/>
        </w:rPr>
        <w:fldChar w:fldCharType="end"/>
      </w:r>
      <w:bookmarkEnd w:id="157"/>
      <w:r>
        <w:t xml:space="preserve">: </w:t>
      </w:r>
      <w:r w:rsidRPr="00C96558">
        <w:t>Outfall (UML class diagram)</w:t>
      </w:r>
      <w:bookmarkEnd w:id="158"/>
    </w:p>
    <w:p w14:paraId="151C2741" w14:textId="59ED5F57" w:rsidR="00033C57" w:rsidRPr="008E510D" w:rsidRDefault="00372327" w:rsidP="00505D54">
      <w:pPr>
        <w:pStyle w:val="StandardWeb"/>
        <w:jc w:val="both"/>
      </w:pPr>
      <w:proofErr w:type="spellStart"/>
      <w:r>
        <w:t>HY_Outfall</w:t>
      </w:r>
      <w:proofErr w:type="spellEnd"/>
      <w:r>
        <w:t xml:space="preserve"> </w:t>
      </w:r>
      <w:r w:rsidR="00033C57" w:rsidRPr="008E510D">
        <w:t xml:space="preserve">carries the associations: </w:t>
      </w:r>
      <w:proofErr w:type="spellStart"/>
      <w:r w:rsidR="00033C57" w:rsidRPr="008E510D">
        <w:rPr>
          <w:rStyle w:val="Hervorhebung"/>
        </w:rPr>
        <w:t>contributingCatchment</w:t>
      </w:r>
      <w:proofErr w:type="spellEnd"/>
      <w:r w:rsidR="00033C57" w:rsidRPr="008E510D">
        <w:t xml:space="preserve">, </w:t>
      </w:r>
      <w:proofErr w:type="spellStart"/>
      <w:r w:rsidR="00033C57" w:rsidRPr="008E510D">
        <w:rPr>
          <w:rStyle w:val="Hervorhebung"/>
        </w:rPr>
        <w:t>receivingCatchment</w:t>
      </w:r>
      <w:proofErr w:type="spellEnd"/>
      <w:r w:rsidR="00033C57" w:rsidRPr="008E510D">
        <w:t xml:space="preserve">, </w:t>
      </w:r>
      <w:proofErr w:type="spellStart"/>
      <w:r w:rsidR="00033C57" w:rsidRPr="008E510D">
        <w:rPr>
          <w:rStyle w:val="Hervorhebung"/>
        </w:rPr>
        <w:t>relativePosition</w:t>
      </w:r>
      <w:proofErr w:type="spellEnd"/>
      <w:r w:rsidR="00033C57" w:rsidRPr="008E510D">
        <w:t xml:space="preserve"> and </w:t>
      </w:r>
      <w:proofErr w:type="spellStart"/>
      <w:r w:rsidR="00033C57" w:rsidRPr="008E510D">
        <w:rPr>
          <w:rStyle w:val="Hervorhebung"/>
        </w:rPr>
        <w:t>outfall</w:t>
      </w:r>
      <w:r w:rsidR="002C3C8A">
        <w:rPr>
          <w:rStyle w:val="Hervorhebung"/>
        </w:rPr>
        <w:t>Realization</w:t>
      </w:r>
      <w:proofErr w:type="spellEnd"/>
      <w:r w:rsidR="00033C57" w:rsidRPr="008E510D">
        <w:t xml:space="preserve">. </w:t>
      </w:r>
      <w:r w:rsidR="00787CC1">
        <w:t xml:space="preserve">The </w:t>
      </w:r>
      <w:r w:rsidR="00026E27">
        <w:t xml:space="preserve">linear referencing along a flowpath is </w:t>
      </w:r>
      <w:r w:rsidR="000C6BB2">
        <w:t xml:space="preserve">enforced </w:t>
      </w:r>
      <w:r w:rsidR="00026E27">
        <w:t xml:space="preserve">by </w:t>
      </w:r>
      <w:r w:rsidR="00585BA6">
        <w:rPr>
          <w:rStyle w:val="Hervorhebung"/>
        </w:rPr>
        <w:t>outflow-</w:t>
      </w:r>
      <w:r w:rsidR="00E11FC0">
        <w:rPr>
          <w:rStyle w:val="Hervorhebung"/>
        </w:rPr>
        <w:t>on-flowpath</w:t>
      </w:r>
      <w:r w:rsidR="0019707D" w:rsidRPr="008E510D">
        <w:t xml:space="preserve"> </w:t>
      </w:r>
      <w:r w:rsidR="00661D3F">
        <w:t>and</w:t>
      </w:r>
      <w:r w:rsidR="00911946">
        <w:t xml:space="preserve"> an </w:t>
      </w:r>
      <w:r w:rsidR="0019707D" w:rsidRPr="00505D54">
        <w:rPr>
          <w:i/>
        </w:rPr>
        <w:t>inflow</w:t>
      </w:r>
      <w:r w:rsidR="00585BA6" w:rsidRPr="00585BA6">
        <w:rPr>
          <w:i/>
        </w:rPr>
        <w:t>-</w:t>
      </w:r>
      <w:r w:rsidR="00E11FC0">
        <w:rPr>
          <w:i/>
        </w:rPr>
        <w:t>on-flowpath</w:t>
      </w:r>
      <w:r w:rsidR="0019707D">
        <w:t xml:space="preserve"> </w:t>
      </w:r>
      <w:r w:rsidR="0019707D" w:rsidRPr="008E510D">
        <w:t>constraint</w:t>
      </w:r>
      <w:r w:rsidR="00787CC1">
        <w:t>s</w:t>
      </w:r>
      <w:r w:rsidR="00CA7567">
        <w:t>.</w:t>
      </w:r>
      <w:r w:rsidR="0019707D" w:rsidRPr="008E510D">
        <w:t xml:space="preserve"> </w:t>
      </w:r>
    </w:p>
    <w:p w14:paraId="5B4FB47E" w14:textId="6008AE91" w:rsidR="00601FA8" w:rsidRDefault="00033C57" w:rsidP="00450C77">
      <w:pPr>
        <w:pStyle w:val="StandardWeb"/>
        <w:jc w:val="both"/>
        <w:rPr>
          <w:lang w:val="en-US"/>
        </w:rPr>
      </w:pPr>
      <w:proofErr w:type="spellStart"/>
      <w:r w:rsidRPr="008E510D">
        <w:rPr>
          <w:rStyle w:val="Fett"/>
          <w:lang w:val="en-US"/>
        </w:rPr>
        <w:t>contributingCatchment</w:t>
      </w:r>
      <w:proofErr w:type="spellEnd"/>
      <w:r w:rsidRPr="008E510D">
        <w:rPr>
          <w:lang w:val="en-US"/>
        </w:rPr>
        <w:t xml:space="preserve"> </w:t>
      </w:r>
      <w:r w:rsidR="00601FA8">
        <w:rPr>
          <w:lang w:val="en-US"/>
        </w:rPr>
        <w:t>(</w:t>
      </w:r>
      <w:r w:rsidRPr="008E510D">
        <w:rPr>
          <w:lang w:val="en-US"/>
        </w:rPr>
        <w:t>association</w:t>
      </w:r>
      <w:r w:rsidR="00601FA8">
        <w:rPr>
          <w:lang w:val="en-US"/>
        </w:rPr>
        <w:t>)</w:t>
      </w:r>
      <w:r w:rsidRPr="008E510D">
        <w:rPr>
          <w:lang w:val="en-US"/>
        </w:rPr>
        <w:t xml:space="preserve"> </w:t>
      </w:r>
    </w:p>
    <w:p w14:paraId="741A99D7" w14:textId="774EDF3C" w:rsidR="00033C57" w:rsidRPr="008E510D" w:rsidRDefault="00CA7567" w:rsidP="00450C77">
      <w:pPr>
        <w:pStyle w:val="StandardWeb"/>
        <w:jc w:val="both"/>
        <w:rPr>
          <w:lang w:val="en-US"/>
        </w:rPr>
      </w:pPr>
      <w:r>
        <w:rPr>
          <w:lang w:val="en-US"/>
        </w:rPr>
        <w:t xml:space="preserve">identifies the </w:t>
      </w:r>
      <w:r w:rsidR="00033C57" w:rsidRPr="008E510D">
        <w:rPr>
          <w:lang w:val="en-US"/>
        </w:rPr>
        <w:t xml:space="preserve">catchment that contributes flow to </w:t>
      </w:r>
      <w:r>
        <w:rPr>
          <w:lang w:val="en-US"/>
        </w:rPr>
        <w:t>th</w:t>
      </w:r>
      <w:r w:rsidR="004D27AF">
        <w:rPr>
          <w:lang w:val="en-US"/>
        </w:rPr>
        <w:t>is</w:t>
      </w:r>
      <w:r>
        <w:rPr>
          <w:lang w:val="en-US"/>
        </w:rPr>
        <w:t xml:space="preserve"> outfall</w:t>
      </w:r>
      <w:r w:rsidR="00033C57" w:rsidRPr="008E510D">
        <w:rPr>
          <w:lang w:val="en-US"/>
        </w:rPr>
        <w:t xml:space="preserve">. This allows </w:t>
      </w:r>
      <w:r>
        <w:rPr>
          <w:lang w:val="en-US"/>
        </w:rPr>
        <w:t>to connect</w:t>
      </w:r>
      <w:r w:rsidRPr="008E510D">
        <w:rPr>
          <w:lang w:val="en-US"/>
        </w:rPr>
        <w:t xml:space="preserve"> </w:t>
      </w:r>
      <w:r w:rsidR="00033C57" w:rsidRPr="008E510D">
        <w:rPr>
          <w:lang w:val="en-US"/>
        </w:rPr>
        <w:t xml:space="preserve">a catchment's outflow to an identified inflow and to determine its position through referencing </w:t>
      </w:r>
      <w:r>
        <w:rPr>
          <w:lang w:val="en-US"/>
        </w:rPr>
        <w:t>the inflow</w:t>
      </w:r>
      <w:r w:rsidR="00033C57" w:rsidRPr="008E510D">
        <w:rPr>
          <w:lang w:val="en-US"/>
        </w:rPr>
        <w:t xml:space="preserve">. </w:t>
      </w:r>
    </w:p>
    <w:p w14:paraId="229C5DCC" w14:textId="44251CA5" w:rsidR="004D27AF" w:rsidRDefault="00033C57" w:rsidP="00450C77">
      <w:pPr>
        <w:pStyle w:val="StandardWeb"/>
        <w:jc w:val="both"/>
        <w:rPr>
          <w:lang w:val="en-US"/>
        </w:rPr>
      </w:pPr>
      <w:proofErr w:type="spellStart"/>
      <w:r w:rsidRPr="008E510D">
        <w:rPr>
          <w:rStyle w:val="Fett"/>
          <w:lang w:val="en-US"/>
        </w:rPr>
        <w:t>receivingCatchment</w:t>
      </w:r>
      <w:proofErr w:type="spellEnd"/>
      <w:r w:rsidRPr="008E510D">
        <w:rPr>
          <w:lang w:val="en-US"/>
        </w:rPr>
        <w:t xml:space="preserve"> </w:t>
      </w:r>
      <w:r w:rsidR="004D27AF">
        <w:rPr>
          <w:lang w:val="en-US"/>
        </w:rPr>
        <w:t>(</w:t>
      </w:r>
      <w:r w:rsidRPr="008E510D">
        <w:rPr>
          <w:lang w:val="en-US"/>
        </w:rPr>
        <w:t>association</w:t>
      </w:r>
      <w:r w:rsidR="004D27AF">
        <w:rPr>
          <w:lang w:val="en-US"/>
        </w:rPr>
        <w:t>)</w:t>
      </w:r>
      <w:r w:rsidR="000C6BB2">
        <w:rPr>
          <w:lang w:val="en-US"/>
        </w:rPr>
        <w:t>:</w:t>
      </w:r>
    </w:p>
    <w:p w14:paraId="3B8CB3E8" w14:textId="39ADBB11" w:rsidR="00033C57" w:rsidRPr="008E510D" w:rsidRDefault="004D27AF" w:rsidP="00450C77">
      <w:pPr>
        <w:pStyle w:val="StandardWeb"/>
        <w:jc w:val="both"/>
        <w:rPr>
          <w:lang w:val="en-US"/>
        </w:rPr>
      </w:pPr>
      <w:r>
        <w:rPr>
          <w:lang w:val="en-US"/>
        </w:rPr>
        <w:t>identifies the</w:t>
      </w:r>
      <w:r w:rsidR="00033C57" w:rsidRPr="008E510D">
        <w:rPr>
          <w:lang w:val="en-US"/>
        </w:rPr>
        <w:t xml:space="preserve"> catchment that receives flow from </w:t>
      </w:r>
      <w:r>
        <w:rPr>
          <w:lang w:val="en-US"/>
        </w:rPr>
        <w:t>this outfall</w:t>
      </w:r>
      <w:r w:rsidR="00033C57" w:rsidRPr="008E510D">
        <w:rPr>
          <w:lang w:val="en-US"/>
        </w:rPr>
        <w:t xml:space="preserve">. This allows </w:t>
      </w:r>
      <w:r>
        <w:rPr>
          <w:lang w:val="en-US"/>
        </w:rPr>
        <w:t>to connect</w:t>
      </w:r>
      <w:r w:rsidR="00033C57" w:rsidRPr="008E510D">
        <w:rPr>
          <w:lang w:val="en-US"/>
        </w:rPr>
        <w:t xml:space="preserve"> a catchment's inflow to an identified outflow and to determine its position through referencing </w:t>
      </w:r>
      <w:r>
        <w:rPr>
          <w:lang w:val="en-US"/>
        </w:rPr>
        <w:t>the outflow.</w:t>
      </w:r>
      <w:r w:rsidR="00033C57" w:rsidRPr="008E510D">
        <w:rPr>
          <w:lang w:val="en-US"/>
        </w:rPr>
        <w:t xml:space="preserve"> </w:t>
      </w:r>
    </w:p>
    <w:p w14:paraId="3DA62320" w14:textId="5EC8C639" w:rsidR="0034166A" w:rsidRDefault="00033C57" w:rsidP="00450C77">
      <w:pPr>
        <w:pStyle w:val="StandardWeb"/>
        <w:jc w:val="both"/>
        <w:rPr>
          <w:lang w:val="en-US"/>
        </w:rPr>
      </w:pPr>
      <w:proofErr w:type="spellStart"/>
      <w:r w:rsidRPr="008E510D">
        <w:rPr>
          <w:rStyle w:val="Fett"/>
          <w:lang w:val="en-US"/>
        </w:rPr>
        <w:t>relativePosition</w:t>
      </w:r>
      <w:proofErr w:type="spellEnd"/>
      <w:r w:rsidRPr="008E510D">
        <w:rPr>
          <w:lang w:val="en-US"/>
        </w:rPr>
        <w:t xml:space="preserve"> </w:t>
      </w:r>
      <w:r w:rsidR="0034166A">
        <w:rPr>
          <w:lang w:val="en-US"/>
        </w:rPr>
        <w:t>(</w:t>
      </w:r>
      <w:r w:rsidRPr="008E510D">
        <w:rPr>
          <w:lang w:val="en-US"/>
        </w:rPr>
        <w:t>association</w:t>
      </w:r>
      <w:r w:rsidR="0034166A">
        <w:rPr>
          <w:lang w:val="en-US"/>
        </w:rPr>
        <w:t>)</w:t>
      </w:r>
      <w:r w:rsidR="000C6BB2">
        <w:rPr>
          <w:lang w:val="en-US"/>
        </w:rPr>
        <w:t>:</w:t>
      </w:r>
    </w:p>
    <w:p w14:paraId="1FDEAD37" w14:textId="5E5B6A05" w:rsidR="00033C57" w:rsidRPr="008E510D" w:rsidRDefault="00033C57" w:rsidP="00450C77">
      <w:pPr>
        <w:pStyle w:val="StandardWeb"/>
        <w:jc w:val="both"/>
        <w:rPr>
          <w:lang w:val="en-US"/>
        </w:rPr>
      </w:pPr>
      <w:r w:rsidRPr="008E510D">
        <w:rPr>
          <w:lang w:val="en-US"/>
        </w:rPr>
        <w:t>assigns a position to the outfall relative to a reference location fixed in the logical network of catchments</w:t>
      </w:r>
      <w:r w:rsidR="00441825">
        <w:rPr>
          <w:lang w:val="en-US"/>
        </w:rPr>
        <w:t xml:space="preserve">, i.e. </w:t>
      </w:r>
      <w:r w:rsidRPr="008E510D">
        <w:rPr>
          <w:lang w:val="en-US"/>
        </w:rPr>
        <w:t>to another</w:t>
      </w:r>
      <w:r w:rsidR="00441825">
        <w:rPr>
          <w:lang w:val="en-US"/>
        </w:rPr>
        <w:t>,</w:t>
      </w:r>
      <w:r w:rsidRPr="008E510D">
        <w:rPr>
          <w:lang w:val="en-US"/>
        </w:rPr>
        <w:t xml:space="preserve"> </w:t>
      </w:r>
      <w:r w:rsidR="00441825">
        <w:rPr>
          <w:lang w:val="en-US"/>
        </w:rPr>
        <w:t xml:space="preserve">already </w:t>
      </w:r>
      <w:r w:rsidR="0034166A">
        <w:rPr>
          <w:lang w:val="en-US"/>
        </w:rPr>
        <w:t>existing (</w:t>
      </w:r>
      <w:r w:rsidRPr="008E510D">
        <w:rPr>
          <w:lang w:val="en-US"/>
        </w:rPr>
        <w:t>realized</w:t>
      </w:r>
      <w:r w:rsidR="0034166A">
        <w:rPr>
          <w:lang w:val="en-US"/>
        </w:rPr>
        <w:t>)</w:t>
      </w:r>
      <w:r w:rsidRPr="008E510D">
        <w:rPr>
          <w:lang w:val="en-US"/>
        </w:rPr>
        <w:t xml:space="preserve"> outfall</w:t>
      </w:r>
      <w:r w:rsidR="0034166A">
        <w:rPr>
          <w:lang w:val="en-US"/>
        </w:rPr>
        <w:t xml:space="preserve">. </w:t>
      </w:r>
      <w:r w:rsidRPr="008E510D">
        <w:rPr>
          <w:lang w:val="en-US"/>
        </w:rPr>
        <w:t>Commonly, this is used to locate an outfall such as at a hydrometric station, to a reference outfall such as a confluence but it can be used to locate any outfall relative to another.</w:t>
      </w:r>
    </w:p>
    <w:p w14:paraId="7DDB4385" w14:textId="57696234" w:rsidR="00441825" w:rsidRDefault="00033C57" w:rsidP="00450C77">
      <w:pPr>
        <w:pStyle w:val="StandardWeb"/>
        <w:jc w:val="both"/>
        <w:rPr>
          <w:lang w:val="en-US"/>
        </w:rPr>
      </w:pPr>
      <w:proofErr w:type="spellStart"/>
      <w:r w:rsidRPr="008E510D">
        <w:rPr>
          <w:rStyle w:val="Fett"/>
          <w:lang w:val="en-US"/>
        </w:rPr>
        <w:lastRenderedPageBreak/>
        <w:t>outfall</w:t>
      </w:r>
      <w:r w:rsidR="002C3C8A">
        <w:rPr>
          <w:rStyle w:val="Fett"/>
          <w:lang w:val="en-US"/>
        </w:rPr>
        <w:t>Realization</w:t>
      </w:r>
      <w:proofErr w:type="spellEnd"/>
      <w:r w:rsidRPr="008E510D">
        <w:rPr>
          <w:lang w:val="en-US"/>
        </w:rPr>
        <w:t xml:space="preserve"> </w:t>
      </w:r>
      <w:r w:rsidR="00441825">
        <w:rPr>
          <w:lang w:val="en-US"/>
        </w:rPr>
        <w:t>(</w:t>
      </w:r>
      <w:r w:rsidRPr="008E510D">
        <w:rPr>
          <w:lang w:val="en-US"/>
        </w:rPr>
        <w:t>association</w:t>
      </w:r>
      <w:r w:rsidR="00441825">
        <w:rPr>
          <w:lang w:val="en-US"/>
        </w:rPr>
        <w:t>)</w:t>
      </w:r>
      <w:r w:rsidR="000C6BB2">
        <w:rPr>
          <w:lang w:val="en-US"/>
        </w:rPr>
        <w:t>:</w:t>
      </w:r>
      <w:r w:rsidRPr="008E510D">
        <w:rPr>
          <w:lang w:val="en-US"/>
        </w:rPr>
        <w:t xml:space="preserve"> </w:t>
      </w:r>
    </w:p>
    <w:p w14:paraId="3CA7D9F8" w14:textId="0AD605C2" w:rsidR="00033C57" w:rsidRDefault="00441825" w:rsidP="00450C77">
      <w:pPr>
        <w:pStyle w:val="StandardWeb"/>
        <w:jc w:val="both"/>
        <w:rPr>
          <w:lang w:val="en-US"/>
        </w:rPr>
      </w:pPr>
      <w:r>
        <w:rPr>
          <w:lang w:val="en-US"/>
        </w:rPr>
        <w:t>identifies</w:t>
      </w:r>
      <w:r w:rsidR="00033C57" w:rsidRPr="008E510D">
        <w:rPr>
          <w:lang w:val="en-US"/>
        </w:rPr>
        <w:t xml:space="preserve"> a </w:t>
      </w:r>
      <w:r>
        <w:rPr>
          <w:lang w:val="en-US"/>
        </w:rPr>
        <w:t>hydrologic feature</w:t>
      </w:r>
      <w:r w:rsidRPr="008E510D">
        <w:rPr>
          <w:lang w:val="en-US"/>
        </w:rPr>
        <w:t xml:space="preserve"> </w:t>
      </w:r>
      <w:r w:rsidR="00033C57" w:rsidRPr="008E510D">
        <w:rPr>
          <w:lang w:val="en-US"/>
        </w:rPr>
        <w:t>which realizes the logical outfall</w:t>
      </w:r>
      <w:r>
        <w:rPr>
          <w:lang w:val="en-US"/>
        </w:rPr>
        <w:t xml:space="preserve">. </w:t>
      </w:r>
      <w:r w:rsidR="00033C57" w:rsidRPr="008E510D">
        <w:rPr>
          <w:lang w:val="en-US"/>
        </w:rPr>
        <w:t xml:space="preserve">In case of a topological realization, the realization of the outfall </w:t>
      </w:r>
      <w:r>
        <w:rPr>
          <w:lang w:val="en-US"/>
        </w:rPr>
        <w:t>is</w:t>
      </w:r>
      <w:r w:rsidR="00033C57" w:rsidRPr="008E510D">
        <w:rPr>
          <w:lang w:val="en-US"/>
        </w:rPr>
        <w:t xml:space="preserve"> of lower dimension than the realization of the corresponding catchment.</w:t>
      </w:r>
      <w:r>
        <w:rPr>
          <w:lang w:val="en-US"/>
        </w:rPr>
        <w:t xml:space="preserve"> Example: an outflow node realizing the outfall is of lower dimension than the flowpath realizing the contributing catchment. </w:t>
      </w:r>
    </w:p>
    <w:p w14:paraId="19BFA5E6" w14:textId="00E95B82" w:rsidR="000D6819" w:rsidRDefault="000D6819" w:rsidP="000D6819">
      <w:pPr>
        <w:pStyle w:val="StandardWeb"/>
        <w:jc w:val="both"/>
        <w:rPr>
          <w:lang w:val="en-US"/>
        </w:rPr>
      </w:pPr>
      <w:r>
        <w:rPr>
          <w:rStyle w:val="Fett"/>
          <w:lang w:val="en-US"/>
        </w:rPr>
        <w:t>inflow-on-flowpath</w:t>
      </w:r>
      <w:r w:rsidRPr="008E510D">
        <w:rPr>
          <w:lang w:val="en-US"/>
        </w:rPr>
        <w:t xml:space="preserve"> </w:t>
      </w:r>
      <w:r>
        <w:rPr>
          <w:lang w:val="en-US"/>
        </w:rPr>
        <w:t>(constraint)</w:t>
      </w:r>
      <w:r w:rsidR="000C6BB2">
        <w:rPr>
          <w:lang w:val="en-US"/>
        </w:rPr>
        <w:t>:</w:t>
      </w:r>
      <w:r w:rsidRPr="008E510D">
        <w:rPr>
          <w:lang w:val="en-US"/>
        </w:rPr>
        <w:t xml:space="preserve"> </w:t>
      </w:r>
    </w:p>
    <w:p w14:paraId="684C1D01" w14:textId="69740D08" w:rsidR="000D6819" w:rsidRDefault="000D6819" w:rsidP="000D6819">
      <w:pPr>
        <w:pStyle w:val="StandardWeb"/>
        <w:jc w:val="both"/>
        <w:rPr>
          <w:lang w:val="en-US"/>
        </w:rPr>
      </w:pPr>
      <w:r>
        <w:rPr>
          <w:lang w:val="en-US"/>
        </w:rPr>
        <w:t xml:space="preserve">defines that whenever a relative position is assigned to an inflow using the river reference system, the </w:t>
      </w:r>
      <w:r w:rsidR="000B013A">
        <w:rPr>
          <w:lang w:val="en-US"/>
        </w:rPr>
        <w:t>receiving</w:t>
      </w:r>
      <w:r>
        <w:rPr>
          <w:lang w:val="en-US"/>
        </w:rPr>
        <w:t xml:space="preserve"> catchment is realized as linear flowpath. </w:t>
      </w:r>
    </w:p>
    <w:p w14:paraId="4B018EE6" w14:textId="13682BF3" w:rsidR="000D6819" w:rsidRDefault="000D6819" w:rsidP="000D6819">
      <w:pPr>
        <w:pStyle w:val="StandardWeb"/>
        <w:jc w:val="both"/>
        <w:rPr>
          <w:lang w:val="en-US"/>
        </w:rPr>
      </w:pPr>
      <w:r>
        <w:rPr>
          <w:rStyle w:val="Fett"/>
          <w:lang w:val="en-US"/>
        </w:rPr>
        <w:t>o</w:t>
      </w:r>
      <w:r w:rsidRPr="008E510D">
        <w:rPr>
          <w:rStyle w:val="Fett"/>
          <w:lang w:val="en-US"/>
        </w:rPr>
        <w:t>ut</w:t>
      </w:r>
      <w:r>
        <w:rPr>
          <w:rStyle w:val="Fett"/>
          <w:lang w:val="en-US"/>
        </w:rPr>
        <w:t>flow-on-flowpath</w:t>
      </w:r>
      <w:r w:rsidRPr="008E510D">
        <w:rPr>
          <w:lang w:val="en-US"/>
        </w:rPr>
        <w:t xml:space="preserve"> </w:t>
      </w:r>
      <w:r>
        <w:rPr>
          <w:lang w:val="en-US"/>
        </w:rPr>
        <w:t>(constraint)</w:t>
      </w:r>
      <w:r w:rsidR="000C6BB2">
        <w:rPr>
          <w:lang w:val="en-US"/>
        </w:rPr>
        <w:t>:</w:t>
      </w:r>
      <w:r w:rsidRPr="008E510D">
        <w:rPr>
          <w:lang w:val="en-US"/>
        </w:rPr>
        <w:t xml:space="preserve"> </w:t>
      </w:r>
    </w:p>
    <w:p w14:paraId="4BE86F83" w14:textId="3410478C" w:rsidR="000B013A" w:rsidRDefault="000B013A" w:rsidP="000B013A">
      <w:pPr>
        <w:pStyle w:val="StandardWeb"/>
        <w:jc w:val="both"/>
        <w:rPr>
          <w:lang w:val="en-US"/>
        </w:rPr>
      </w:pPr>
      <w:r>
        <w:rPr>
          <w:lang w:val="en-US"/>
        </w:rPr>
        <w:t xml:space="preserve">defines that whenever a relative position is assigned to an outflow using the river reference system, the contributing catchment is realized as linear flowpath. </w:t>
      </w:r>
    </w:p>
    <w:p w14:paraId="4A95B82A" w14:textId="67F8D819" w:rsidR="00033C57" w:rsidRPr="008E510D" w:rsidRDefault="00033C57" w:rsidP="00450C77">
      <w:pPr>
        <w:pStyle w:val="berschrift4"/>
        <w:jc w:val="both"/>
      </w:pPr>
      <w:r w:rsidRPr="008E510D">
        <w:t>Catchment Realization</w:t>
      </w:r>
    </w:p>
    <w:p w14:paraId="5482B059" w14:textId="53739F96" w:rsidR="00D11D52" w:rsidRDefault="00033C57" w:rsidP="00450C77">
      <w:pPr>
        <w:pStyle w:val="StandardWeb"/>
        <w:jc w:val="both"/>
        <w:rPr>
          <w:lang w:val="en-US"/>
        </w:rPr>
      </w:pPr>
      <w:r w:rsidRPr="008E510D">
        <w:rPr>
          <w:lang w:val="en-US"/>
        </w:rPr>
        <w:t xml:space="preserve">The </w:t>
      </w:r>
      <w:proofErr w:type="spellStart"/>
      <w:r w:rsidRPr="008E510D">
        <w:rPr>
          <w:lang w:val="en-US"/>
        </w:rPr>
        <w:t>HY_Catchment</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_Ref462910384 \h </w:instrText>
      </w:r>
      <w:r w:rsidR="00874BCD">
        <w:rPr>
          <w:lang w:val="en-US"/>
        </w:rPr>
      </w:r>
      <w:r w:rsidR="00874BCD">
        <w:rPr>
          <w:lang w:val="en-US"/>
        </w:rPr>
        <w:fldChar w:fldCharType="separate"/>
      </w:r>
      <w:r w:rsidR="00874BCD">
        <w:t xml:space="preserve">Figure </w:t>
      </w:r>
      <w:r w:rsidR="00874BCD">
        <w:rPr>
          <w:noProof/>
        </w:rPr>
        <w:t>32</w:t>
      </w:r>
      <w:r w:rsidR="00874BCD">
        <w:rPr>
          <w:lang w:val="en-US"/>
        </w:rPr>
        <w:fldChar w:fldCharType="end"/>
      </w:r>
      <w:r w:rsidRPr="008E510D">
        <w:rPr>
          <w:lang w:val="en-US"/>
        </w:rPr>
        <w:t xml:space="preserve">) conceptualizes the multiple realization of an 'un-realized', logical catchment, by typical features used to describe a catchment as a unit of study shared across sub-domains and studies. </w:t>
      </w:r>
    </w:p>
    <w:p w14:paraId="05880982" w14:textId="70753FE8" w:rsidR="00D11D52" w:rsidRPr="008E510D" w:rsidRDefault="00033C57" w:rsidP="00D11D52">
      <w:pPr>
        <w:pStyle w:val="StandardWeb"/>
        <w:jc w:val="both"/>
        <w:rPr>
          <w:lang w:val="en-US"/>
        </w:rPr>
      </w:pPr>
      <w:r w:rsidRPr="008E510D">
        <w:rPr>
          <w:lang w:val="en-US"/>
        </w:rPr>
        <w:t xml:space="preserve">The catchment realization concept implies a hydrologic complex in that, if a catchment realization exists, </w:t>
      </w:r>
      <w:r w:rsidR="000C6BB2" w:rsidRPr="008E510D">
        <w:rPr>
          <w:lang w:val="en-US"/>
        </w:rPr>
        <w:t>th</w:t>
      </w:r>
      <w:r w:rsidR="000C6BB2">
        <w:rPr>
          <w:lang w:val="en-US"/>
        </w:rPr>
        <w:t xml:space="preserve">is exists </w:t>
      </w:r>
      <w:r w:rsidRPr="008E510D">
        <w:rPr>
          <w:lang w:val="en-US"/>
        </w:rPr>
        <w:t xml:space="preserve">in the same hydrologic complex as the catchment </w:t>
      </w:r>
      <w:r w:rsidR="000C6BB2">
        <w:rPr>
          <w:lang w:val="en-US"/>
        </w:rPr>
        <w:t>it</w:t>
      </w:r>
      <w:r w:rsidR="000C6BB2" w:rsidRPr="008E510D">
        <w:rPr>
          <w:lang w:val="en-US"/>
        </w:rPr>
        <w:t xml:space="preserve"> </w:t>
      </w:r>
      <w:r w:rsidRPr="008E510D">
        <w:rPr>
          <w:lang w:val="en-US"/>
        </w:rPr>
        <w:t>realize</w:t>
      </w:r>
      <w:r w:rsidR="000C6BB2">
        <w:rPr>
          <w:lang w:val="en-US"/>
        </w:rPr>
        <w:t>s</w:t>
      </w:r>
      <w:r w:rsidRPr="008E510D">
        <w:rPr>
          <w:lang w:val="en-US"/>
        </w:rPr>
        <w:t xml:space="preserve">. In this way, any feature realization of a logical catchment </w:t>
      </w:r>
      <w:r w:rsidR="00D11D52">
        <w:rPr>
          <w:lang w:val="en-US"/>
        </w:rPr>
        <w:t xml:space="preserve">references the </w:t>
      </w:r>
      <w:r w:rsidRPr="008E510D">
        <w:rPr>
          <w:lang w:val="en-US"/>
        </w:rPr>
        <w:t xml:space="preserve">hydrologic determination </w:t>
      </w:r>
      <w:r w:rsidR="00D11D52">
        <w:rPr>
          <w:lang w:val="en-US"/>
        </w:rPr>
        <w:t>of</w:t>
      </w:r>
      <w:r w:rsidR="00D11D52" w:rsidRPr="008E510D">
        <w:rPr>
          <w:lang w:val="en-US"/>
        </w:rPr>
        <w:t xml:space="preserve"> </w:t>
      </w:r>
      <w:r w:rsidRPr="008E510D">
        <w:rPr>
          <w:lang w:val="en-US"/>
        </w:rPr>
        <w:t xml:space="preserve">the realized catchment. If the realized catchment is connected with other catchments via its outfall, possible feature realizations are also connected. </w:t>
      </w:r>
      <w:r w:rsidR="00D11D52" w:rsidRPr="00D11D52">
        <w:rPr>
          <w:lang w:val="en-US"/>
        </w:rPr>
        <w:t>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4598F909" w14:textId="77777777" w:rsidR="00B817B2" w:rsidRDefault="00B817B2" w:rsidP="00B817B2">
      <w:pPr>
        <w:pStyle w:val="OGCFigure"/>
      </w:pPr>
      <w:r>
        <w:rPr>
          <w:noProof/>
        </w:rPr>
        <w:lastRenderedPageBreak/>
        <w:drawing>
          <wp:inline distT="0" distB="0" distL="0" distR="0" wp14:anchorId="4E3DE095" wp14:editId="37B6DD71">
            <wp:extent cx="5486400" cy="3343064"/>
            <wp:effectExtent l="0" t="0" r="0" b="0"/>
            <wp:docPr id="73" name="Grafik 73" descr="D:\Users\Dornblut\OGC_HYF_SWG\hlphtml\EARoot\EA2\EA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Users\Dornblut\OGC_HYF_SWG\hlphtml\EARoot\EA2\EA4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343064"/>
                    </a:xfrm>
                    <a:prstGeom prst="rect">
                      <a:avLst/>
                    </a:prstGeom>
                    <a:noFill/>
                    <a:ln>
                      <a:noFill/>
                    </a:ln>
                  </pic:spPr>
                </pic:pic>
              </a:graphicData>
            </a:graphic>
          </wp:inline>
        </w:drawing>
      </w:r>
    </w:p>
    <w:p w14:paraId="2813C353" w14:textId="15BE19A8" w:rsidR="00033C57" w:rsidRPr="008E510D" w:rsidRDefault="00B817B2" w:rsidP="00B817B2">
      <w:pPr>
        <w:pStyle w:val="OGCFigure"/>
      </w:pPr>
      <w:bookmarkStart w:id="159" w:name="_Ref462910384"/>
      <w:bookmarkStart w:id="160" w:name="_Toc464111057"/>
      <w:r>
        <w:t xml:space="preserve">Figure </w:t>
      </w:r>
      <w:r w:rsidR="006B301F">
        <w:fldChar w:fldCharType="begin"/>
      </w:r>
      <w:r w:rsidR="006B301F">
        <w:instrText xml:space="preserve"> SEQ Figure \* ARABIC </w:instrText>
      </w:r>
      <w:r w:rsidR="006B301F">
        <w:fldChar w:fldCharType="separate"/>
      </w:r>
      <w:r w:rsidR="00F30A25">
        <w:rPr>
          <w:noProof/>
        </w:rPr>
        <w:t>32</w:t>
      </w:r>
      <w:r w:rsidR="006B301F">
        <w:rPr>
          <w:noProof/>
        </w:rPr>
        <w:fldChar w:fldCharType="end"/>
      </w:r>
      <w:bookmarkEnd w:id="159"/>
      <w:r>
        <w:t xml:space="preserve">: </w:t>
      </w:r>
      <w:r w:rsidRPr="008E510D">
        <w:t>Catchment realization and its specialization (UML class diagram</w:t>
      </w:r>
      <w:r w:rsidRPr="00571B2C">
        <w:rPr>
          <w:rStyle w:val="Hyperlink"/>
          <w:color w:val="auto"/>
          <w:u w:val="none"/>
        </w:rPr>
        <w:t>)</w:t>
      </w:r>
      <w:bookmarkEnd w:id="160"/>
    </w:p>
    <w:p w14:paraId="29825AE1" w14:textId="3918916F" w:rsidR="000C7924" w:rsidRDefault="00033C57" w:rsidP="00450C77">
      <w:pPr>
        <w:pStyle w:val="StandardWeb"/>
        <w:jc w:val="both"/>
        <w:rPr>
          <w:lang w:val="en-US"/>
        </w:rPr>
      </w:pPr>
      <w:r w:rsidRPr="008E510D">
        <w:rPr>
          <w:lang w:val="en-US"/>
        </w:rPr>
        <w:t>The catchment realization feature</w:t>
      </w:r>
      <w:r w:rsidR="000C6BB2">
        <w:rPr>
          <w:lang w:val="en-US"/>
        </w:rPr>
        <w:t>s</w:t>
      </w:r>
      <w:r w:rsidRPr="008E510D">
        <w:rPr>
          <w:lang w:val="en-US"/>
        </w:rPr>
        <w:t xml:space="preserve">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w:t>
      </w:r>
      <w:r w:rsidR="000C6BB2">
        <w:rPr>
          <w:lang w:val="en-US"/>
        </w:rPr>
        <w:t xml:space="preserve">be implemented using </w:t>
      </w:r>
      <w:r w:rsidRPr="008E510D">
        <w:rPr>
          <w:lang w:val="en-US"/>
        </w:rPr>
        <w:t xml:space="preserve">the general </w:t>
      </w:r>
      <w:proofErr w:type="spellStart"/>
      <w:r w:rsidRPr="008E510D">
        <w:rPr>
          <w:lang w:val="en-US"/>
        </w:rPr>
        <w:t>HY_Catchment</w:t>
      </w:r>
      <w:r w:rsidR="002C3C8A">
        <w:rPr>
          <w:lang w:val="en-US"/>
        </w:rPr>
        <w:t>Realization</w:t>
      </w:r>
      <w:proofErr w:type="spellEnd"/>
      <w:r w:rsidRPr="008E510D">
        <w:rPr>
          <w:lang w:val="en-US"/>
        </w:rPr>
        <w:t xml:space="preserve"> type. </w:t>
      </w:r>
      <w:proofErr w:type="spellStart"/>
      <w:r w:rsidR="000C7924" w:rsidRPr="008E510D">
        <w:rPr>
          <w:lang w:val="en-US"/>
        </w:rPr>
        <w:t>HY_Catchment</w:t>
      </w:r>
      <w:r w:rsidR="002C3C8A">
        <w:rPr>
          <w:lang w:val="en-US"/>
        </w:rPr>
        <w:t>Realization</w:t>
      </w:r>
      <w:proofErr w:type="spellEnd"/>
      <w:r w:rsidR="000C7924" w:rsidRPr="008E510D">
        <w:rPr>
          <w:lang w:val="en-US"/>
        </w:rPr>
        <w:t xml:space="preserve"> carries the </w:t>
      </w:r>
      <w:proofErr w:type="spellStart"/>
      <w:r w:rsidR="002C3C8A">
        <w:rPr>
          <w:rStyle w:val="Hervorhebung"/>
          <w:lang w:val="en-US"/>
        </w:rPr>
        <w:t>realized</w:t>
      </w:r>
      <w:r w:rsidR="000C7924" w:rsidRPr="008E510D">
        <w:rPr>
          <w:rStyle w:val="Hervorhebung"/>
          <w:lang w:val="en-US"/>
        </w:rPr>
        <w:t>Catchment</w:t>
      </w:r>
      <w:proofErr w:type="spellEnd"/>
      <w:r w:rsidR="000C7924" w:rsidRPr="008E510D">
        <w:rPr>
          <w:lang w:val="en-US"/>
        </w:rPr>
        <w:t xml:space="preserve"> association</w:t>
      </w:r>
      <w:r w:rsidR="00D11D52">
        <w:rPr>
          <w:lang w:val="en-US"/>
        </w:rPr>
        <w:t>.</w:t>
      </w:r>
      <w:r w:rsidR="000C7924" w:rsidRPr="008E510D">
        <w:rPr>
          <w:lang w:val="en-US"/>
        </w:rPr>
        <w:t xml:space="preserve"> </w:t>
      </w:r>
    </w:p>
    <w:p w14:paraId="32A7502F" w14:textId="7E9020EB" w:rsidR="00D11D52" w:rsidRDefault="002C3C8A" w:rsidP="00450C77">
      <w:pPr>
        <w:pStyle w:val="StandardWeb"/>
        <w:jc w:val="both"/>
        <w:rPr>
          <w:lang w:val="en-US"/>
        </w:rPr>
      </w:pPr>
      <w:proofErr w:type="spellStart"/>
      <w:r>
        <w:rPr>
          <w:rStyle w:val="Fett"/>
          <w:lang w:val="en-US"/>
        </w:rPr>
        <w:t>realized</w:t>
      </w:r>
      <w:r w:rsidR="00033C57" w:rsidRPr="008E510D">
        <w:rPr>
          <w:rStyle w:val="Fett"/>
          <w:lang w:val="en-US"/>
        </w:rPr>
        <w:t>Catchment</w:t>
      </w:r>
      <w:proofErr w:type="spellEnd"/>
      <w:r w:rsidR="00033C57" w:rsidRPr="008E510D">
        <w:rPr>
          <w:lang w:val="en-US"/>
        </w:rPr>
        <w:t xml:space="preserve"> </w:t>
      </w:r>
      <w:r w:rsidR="00D11D52">
        <w:rPr>
          <w:lang w:val="en-US"/>
        </w:rPr>
        <w:t>(</w:t>
      </w:r>
      <w:r w:rsidR="00033C57" w:rsidRPr="008E510D">
        <w:rPr>
          <w:lang w:val="en-US"/>
        </w:rPr>
        <w:t>association</w:t>
      </w:r>
      <w:r w:rsidR="00D11D52">
        <w:rPr>
          <w:lang w:val="en-US"/>
        </w:rPr>
        <w:t>)</w:t>
      </w:r>
      <w:r w:rsidR="000C6BB2">
        <w:rPr>
          <w:lang w:val="en-US"/>
        </w:rPr>
        <w:t>:</w:t>
      </w:r>
    </w:p>
    <w:p w14:paraId="01737CEA" w14:textId="76EB51D2" w:rsidR="002B2109" w:rsidRDefault="002B2109" w:rsidP="00450C77">
      <w:pPr>
        <w:pStyle w:val="StandardWeb"/>
        <w:jc w:val="both"/>
        <w:rPr>
          <w:lang w:val="en-US"/>
        </w:rPr>
      </w:pPr>
      <w:r>
        <w:rPr>
          <w:lang w:val="en-US"/>
        </w:rPr>
        <w:t xml:space="preserve">identifies </w:t>
      </w:r>
      <w:r w:rsidR="00033C57" w:rsidRPr="008E510D">
        <w:rPr>
          <w:lang w:val="en-US"/>
        </w:rPr>
        <w:t xml:space="preserve">the </w:t>
      </w:r>
      <w:r>
        <w:rPr>
          <w:lang w:val="en-US"/>
        </w:rPr>
        <w:t xml:space="preserve">one and only one </w:t>
      </w:r>
      <w:r w:rsidR="00033C57" w:rsidRPr="008E510D">
        <w:rPr>
          <w:lang w:val="en-US"/>
        </w:rPr>
        <w:t xml:space="preserve">catchment </w:t>
      </w:r>
      <w:r>
        <w:rPr>
          <w:lang w:val="en-US"/>
        </w:rPr>
        <w:t xml:space="preserve"> that is realized by a particular feature</w:t>
      </w:r>
      <w:r w:rsidR="00033C57" w:rsidRPr="008E510D">
        <w:rPr>
          <w:lang w:val="en-US"/>
        </w:rPr>
        <w:t xml:space="preserve">. Referencing the hydrologic complex </w:t>
      </w:r>
      <w:r>
        <w:rPr>
          <w:lang w:val="en-US"/>
        </w:rPr>
        <w:t>containing</w:t>
      </w:r>
      <w:r w:rsidRPr="008E510D">
        <w:rPr>
          <w:lang w:val="en-US"/>
        </w:rPr>
        <w:t xml:space="preserve"> </w:t>
      </w:r>
      <w:r w:rsidR="00033C57" w:rsidRPr="008E510D">
        <w:rPr>
          <w:lang w:val="en-US"/>
        </w:rPr>
        <w:t xml:space="preserve">the catchment and </w:t>
      </w:r>
      <w:r>
        <w:rPr>
          <w:lang w:val="en-US"/>
        </w:rPr>
        <w:t xml:space="preserve">all of </w:t>
      </w:r>
      <w:r w:rsidR="00033C57" w:rsidRPr="008E510D">
        <w:rPr>
          <w:lang w:val="en-US"/>
        </w:rPr>
        <w:t xml:space="preserve">its realizations, </w:t>
      </w:r>
      <w:r>
        <w:rPr>
          <w:lang w:val="en-US"/>
        </w:rPr>
        <w:t>supports</w:t>
      </w:r>
      <w:r w:rsidRPr="008E510D">
        <w:rPr>
          <w:lang w:val="en-US"/>
        </w:rPr>
        <w:t xml:space="preserve"> </w:t>
      </w:r>
      <w:r w:rsidR="00033C57" w:rsidRPr="008E510D">
        <w:rPr>
          <w:lang w:val="en-US"/>
        </w:rPr>
        <w:t xml:space="preserve">a catchment's existence to be recognized and linked to multiple realizations without the complexity and full detail of a scientific model. By referencing </w:t>
      </w:r>
      <w:r>
        <w:rPr>
          <w:lang w:val="en-US"/>
        </w:rPr>
        <w:t>the catchment topology</w:t>
      </w:r>
      <w:r w:rsidR="00033C57" w:rsidRPr="008E510D">
        <w:rPr>
          <w:lang w:val="en-US"/>
        </w:rPr>
        <w:t xml:space="preserve">, topological relationships can be established and common identifiers assigned. </w:t>
      </w:r>
    </w:p>
    <w:p w14:paraId="0142FCAF" w14:textId="59EB89E5" w:rsidR="00033C57" w:rsidRPr="008E510D" w:rsidRDefault="002B2109" w:rsidP="00450C77">
      <w:pPr>
        <w:pStyle w:val="StandardWeb"/>
        <w:jc w:val="both"/>
        <w:rPr>
          <w:lang w:val="en-US"/>
        </w:rPr>
      </w:pPr>
      <w:r>
        <w:rPr>
          <w:lang w:val="en-US"/>
        </w:rPr>
        <w:t xml:space="preserve">The </w:t>
      </w:r>
      <w:proofErr w:type="spellStart"/>
      <w:r w:rsidR="00033C57" w:rsidRPr="002B2109">
        <w:rPr>
          <w:b/>
          <w:lang w:val="en-US"/>
        </w:rPr>
        <w:t>HY_Flowpath</w:t>
      </w:r>
      <w:proofErr w:type="spellEnd"/>
      <w:r w:rsidR="00033C57" w:rsidRPr="008E510D">
        <w:rPr>
          <w:lang w:val="en-US"/>
        </w:rPr>
        <w:t xml:space="preserve"> feature type </w:t>
      </w:r>
      <w:r w:rsidR="00C62790">
        <w:t xml:space="preserve">realizes an 'un-realized' catchment specifically as a path connecting the inflow and outflow of the logical catchment it realizes. </w:t>
      </w:r>
      <w:proofErr w:type="spellStart"/>
      <w:r w:rsidR="00C62790">
        <w:t>HY_Flowpath</w:t>
      </w:r>
      <w:proofErr w:type="spellEnd"/>
      <w:r w:rsidR="00C62790">
        <w:t xml:space="preserve"> specializes </w:t>
      </w:r>
      <w:proofErr w:type="spellStart"/>
      <w:r w:rsidR="00C62790">
        <w:t>HY_</w:t>
      </w:r>
      <w:r w:rsidR="0049222C">
        <w:t>CatchmentRealization</w:t>
      </w:r>
      <w:proofErr w:type="spellEnd"/>
      <w:r w:rsidR="0049222C">
        <w:t xml:space="preserve"> </w:t>
      </w:r>
      <w:r w:rsidR="00C62790">
        <w:t xml:space="preserve">with respect to an implied linear geometric representation including a straight or curved line. </w:t>
      </w:r>
      <w:r w:rsidR="00E80059">
        <w:t xml:space="preserve">Topologically, the flowpath connects the inflow and outflow of the logical catchment, and is understood as an edge bounded by an inflow node and an outflow node, and corresponding to left-bank and right-bank catchment faces. </w:t>
      </w:r>
      <w:r w:rsidR="00F20882">
        <w:t xml:space="preserve">Hydrologically, the flowpath is a line describing a moving particle of water. </w:t>
      </w:r>
      <w:r w:rsidR="00033C57" w:rsidRPr="008E510D">
        <w:rPr>
          <w:lang w:val="en-US"/>
        </w:rPr>
        <w:t xml:space="preserve">Through generalization, </w:t>
      </w:r>
      <w:proofErr w:type="spellStart"/>
      <w:r w:rsidR="00033C57" w:rsidRPr="008E510D">
        <w:rPr>
          <w:lang w:val="en-US"/>
        </w:rPr>
        <w:t>HY_Flowpath</w:t>
      </w:r>
      <w:proofErr w:type="spellEnd"/>
      <w:r w:rsidR="00033C57" w:rsidRPr="008E510D">
        <w:rPr>
          <w:lang w:val="en-US"/>
        </w:rPr>
        <w:t xml:space="preserve"> inherits the </w:t>
      </w:r>
      <w:proofErr w:type="spellStart"/>
      <w:r w:rsidR="002C3C8A">
        <w:rPr>
          <w:rStyle w:val="Hervorhebung"/>
          <w:lang w:val="en-US"/>
        </w:rPr>
        <w:t>realized</w:t>
      </w:r>
      <w:r w:rsidR="00033C57" w:rsidRPr="008E510D">
        <w:rPr>
          <w:rStyle w:val="Hervorhebung"/>
          <w:lang w:val="en-US"/>
        </w:rPr>
        <w:t>Catchment</w:t>
      </w:r>
      <w:proofErr w:type="spellEnd"/>
      <w:r w:rsidR="00033C57" w:rsidRPr="008E510D">
        <w:rPr>
          <w:lang w:val="en-US"/>
        </w:rPr>
        <w:t xml:space="preserve"> association</w:t>
      </w:r>
      <w:r w:rsidR="0049222C">
        <w:rPr>
          <w:lang w:val="en-US"/>
        </w:rPr>
        <w:t>. It</w:t>
      </w:r>
      <w:r w:rsidR="00033C57" w:rsidRPr="008E510D">
        <w:rPr>
          <w:lang w:val="en-US"/>
        </w:rPr>
        <w:t xml:space="preserve"> carries the properties: </w:t>
      </w:r>
      <w:r w:rsidR="00033C57" w:rsidRPr="008E510D">
        <w:rPr>
          <w:rStyle w:val="Hervorhebung"/>
          <w:lang w:val="en-US"/>
        </w:rPr>
        <w:t>shape</w:t>
      </w:r>
      <w:r w:rsidR="00033C57" w:rsidRPr="008E510D">
        <w:rPr>
          <w:lang w:val="en-US"/>
        </w:rPr>
        <w:t xml:space="preserve">, and </w:t>
      </w:r>
      <w:proofErr w:type="spellStart"/>
      <w:r w:rsidR="00033C57" w:rsidRPr="008E510D">
        <w:rPr>
          <w:rStyle w:val="Hervorhebung"/>
          <w:lang w:val="en-US"/>
        </w:rPr>
        <w:t>flowpathNetwork</w:t>
      </w:r>
      <w:proofErr w:type="spellEnd"/>
      <w:r w:rsidR="00033C57" w:rsidRPr="008E510D">
        <w:rPr>
          <w:lang w:val="en-US"/>
        </w:rPr>
        <w:t xml:space="preserve">. </w:t>
      </w:r>
    </w:p>
    <w:p w14:paraId="006A37AB" w14:textId="7A4BD027" w:rsidR="00074DA9" w:rsidRDefault="00033C57" w:rsidP="00450C77">
      <w:pPr>
        <w:pStyle w:val="StandardWeb"/>
        <w:jc w:val="both"/>
        <w:rPr>
          <w:lang w:val="en-US"/>
        </w:rPr>
      </w:pPr>
      <w:r w:rsidRPr="008E510D">
        <w:rPr>
          <w:rStyle w:val="Fett"/>
          <w:lang w:val="en-US"/>
        </w:rPr>
        <w:lastRenderedPageBreak/>
        <w:t>shape</w:t>
      </w:r>
      <w:r w:rsidRPr="008E510D">
        <w:rPr>
          <w:lang w:val="en-US"/>
        </w:rPr>
        <w:t xml:space="preserve"> </w:t>
      </w:r>
      <w:r w:rsidR="00074DA9">
        <w:rPr>
          <w:lang w:val="en-US"/>
        </w:rPr>
        <w:t>(</w:t>
      </w:r>
      <w:r w:rsidRPr="008E510D">
        <w:rPr>
          <w:lang w:val="en-US"/>
        </w:rPr>
        <w:t>attribute</w:t>
      </w:r>
      <w:r w:rsidR="00074DA9">
        <w:rPr>
          <w:lang w:val="en-US"/>
        </w:rPr>
        <w:t>)</w:t>
      </w:r>
      <w:r w:rsidR="000C6BB2">
        <w:rPr>
          <w:lang w:val="en-US"/>
        </w:rPr>
        <w:t>:</w:t>
      </w:r>
    </w:p>
    <w:p w14:paraId="01E48352" w14:textId="3F542083" w:rsidR="00033C57" w:rsidRPr="008E510D" w:rsidRDefault="00033C57" w:rsidP="00467904">
      <w:pPr>
        <w:jc w:val="both"/>
      </w:pPr>
      <w:r w:rsidRPr="00467904">
        <w:t>linear geometric representation</w:t>
      </w:r>
      <w:r w:rsidR="00895E54" w:rsidRPr="00467904">
        <w:t xml:space="preserve"> of the one-dimensional flowpath, usually </w:t>
      </w:r>
      <w:r w:rsidR="00467904">
        <w:t>a curve</w:t>
      </w:r>
      <w:r w:rsidRPr="00467904">
        <w:t xml:space="preserve">. </w:t>
      </w:r>
      <w:r w:rsidR="00467904" w:rsidRPr="00467904">
        <w:t>T</w:t>
      </w:r>
      <w:r w:rsidR="00467904">
        <w:t xml:space="preserve">he </w:t>
      </w:r>
      <w:proofErr w:type="spellStart"/>
      <w:r w:rsidR="00467904">
        <w:t>GM_Curve</w:t>
      </w:r>
      <w:proofErr w:type="spellEnd"/>
      <w:r w:rsidR="00467904">
        <w:t xml:space="preserve"> type SHOULD be implemented t</w:t>
      </w:r>
      <w:r w:rsidR="00467904" w:rsidRPr="00467904">
        <w:t xml:space="preserve">o meet the </w:t>
      </w:r>
      <w:r w:rsidR="00467904">
        <w:t xml:space="preserve">overall </w:t>
      </w:r>
      <w:r w:rsidR="00467904" w:rsidRPr="00467904">
        <w:t>requirement</w:t>
      </w:r>
      <w:r w:rsidR="00467904">
        <w:t xml:space="preserve"> </w:t>
      </w:r>
      <w:r w:rsidR="00467904">
        <w:fldChar w:fldCharType="begin"/>
      </w:r>
      <w:r w:rsidR="00467904">
        <w:instrText xml:space="preserve"> REF ASTOP1 \h </w:instrText>
      </w:r>
      <w:r w:rsidR="0046790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467904">
        <w:fldChar w:fldCharType="end"/>
      </w:r>
      <w:r w:rsidR="00467904">
        <w:t xml:space="preserve"> defined in </w:t>
      </w:r>
      <w:r w:rsidR="00787BAC">
        <w:t xml:space="preserve">section7.4.1 of </w:t>
      </w:r>
      <w:r w:rsidR="00467904">
        <w:t>this standard.</w:t>
      </w:r>
    </w:p>
    <w:p w14:paraId="1F302935" w14:textId="497D60E1" w:rsidR="00467904" w:rsidRDefault="00033C57" w:rsidP="00450C77">
      <w:pPr>
        <w:pStyle w:val="StandardWeb"/>
        <w:jc w:val="both"/>
        <w:rPr>
          <w:lang w:val="en-US"/>
        </w:rPr>
      </w:pPr>
      <w:proofErr w:type="spellStart"/>
      <w:r w:rsidRPr="008E510D">
        <w:rPr>
          <w:rStyle w:val="Fett"/>
          <w:lang w:val="en-US"/>
        </w:rPr>
        <w:t>flowpathNetwork</w:t>
      </w:r>
      <w:proofErr w:type="spellEnd"/>
      <w:r w:rsidRPr="008E510D">
        <w:rPr>
          <w:lang w:val="en-US"/>
        </w:rPr>
        <w:t xml:space="preserve"> </w:t>
      </w:r>
      <w:r w:rsidR="00467904">
        <w:rPr>
          <w:lang w:val="en-US"/>
        </w:rPr>
        <w:t>(</w:t>
      </w:r>
      <w:r w:rsidRPr="008E510D">
        <w:rPr>
          <w:lang w:val="en-US"/>
        </w:rPr>
        <w:t>association</w:t>
      </w:r>
      <w:r w:rsidR="00467904">
        <w:rPr>
          <w:lang w:val="en-US"/>
        </w:rPr>
        <w:t>)</w:t>
      </w:r>
      <w:r w:rsidR="000C6BB2">
        <w:rPr>
          <w:lang w:val="en-US"/>
        </w:rPr>
        <w:t>:</w:t>
      </w:r>
      <w:r w:rsidRPr="008E510D">
        <w:rPr>
          <w:lang w:val="en-US"/>
        </w:rPr>
        <w:t xml:space="preserve"> </w:t>
      </w:r>
    </w:p>
    <w:p w14:paraId="368E87AE" w14:textId="0B55BBDB" w:rsidR="00033C57" w:rsidRPr="008E510D" w:rsidRDefault="00033C57" w:rsidP="00450C77">
      <w:pPr>
        <w:pStyle w:val="StandardWeb"/>
        <w:jc w:val="both"/>
        <w:rPr>
          <w:lang w:val="en-US"/>
        </w:rPr>
      </w:pPr>
      <w:r w:rsidRPr="008E510D">
        <w:rPr>
          <w:lang w:val="en-US"/>
        </w:rPr>
        <w:t xml:space="preserve">sequence of </w:t>
      </w:r>
      <w:proofErr w:type="spellStart"/>
      <w:r w:rsidRPr="008E510D">
        <w:rPr>
          <w:lang w:val="en-US"/>
        </w:rPr>
        <w:t>flowpaths</w:t>
      </w:r>
      <w:proofErr w:type="spellEnd"/>
      <w:r w:rsidR="00104C4A">
        <w:rPr>
          <w:lang w:val="en-US"/>
        </w:rPr>
        <w:t xml:space="preserve"> forming a connected network</w:t>
      </w:r>
      <w:r w:rsidR="00B3484B">
        <w:rPr>
          <w:lang w:val="en-US"/>
        </w:rPr>
        <w:t xml:space="preserve">, </w:t>
      </w:r>
      <w:r w:rsidR="00B3484B" w:rsidRPr="008E510D">
        <w:rPr>
          <w:lang w:val="en-US"/>
        </w:rPr>
        <w:t xml:space="preserve">which realizes as a whole the catchment that contains the catchment realized by the single </w:t>
      </w:r>
      <w:r w:rsidR="00B3484B">
        <w:rPr>
          <w:lang w:val="en-US"/>
        </w:rPr>
        <w:t>flowpath.</w:t>
      </w:r>
      <w:r w:rsidRPr="008E510D">
        <w:rPr>
          <w:lang w:val="en-US"/>
        </w:rPr>
        <w:t xml:space="preserve"> This concept requires a non-branching 'main</w:t>
      </w:r>
      <w:r w:rsidR="006157DD">
        <w:rPr>
          <w:lang w:val="en-US"/>
        </w:rPr>
        <w:t>-</w:t>
      </w:r>
      <w:r w:rsidRPr="008E510D">
        <w:rPr>
          <w:lang w:val="en-US"/>
        </w:rPr>
        <w:t xml:space="preserve">stem' of watercourses, and a single linear representation of each of these </w:t>
      </w:r>
    </w:p>
    <w:p w14:paraId="007E7074" w14:textId="2261B1DA" w:rsidR="00033C57" w:rsidRPr="008E510D" w:rsidRDefault="00033C57" w:rsidP="0049222C">
      <w:pPr>
        <w:pStyle w:val="StandardWeb"/>
        <w:jc w:val="both"/>
        <w:rPr>
          <w:lang w:val="en-US"/>
        </w:rPr>
      </w:pPr>
      <w:r w:rsidRPr="008E510D">
        <w:rPr>
          <w:lang w:val="en-US"/>
        </w:rPr>
        <w:t xml:space="preserve">The </w:t>
      </w:r>
      <w:proofErr w:type="spellStart"/>
      <w:r w:rsidRPr="0049222C">
        <w:rPr>
          <w:b/>
          <w:lang w:val="en-US"/>
        </w:rPr>
        <w:t>HY_WaterEdge</w:t>
      </w:r>
      <w:proofErr w:type="spellEnd"/>
      <w:r w:rsidRPr="008E510D">
        <w:rPr>
          <w:lang w:val="en-US"/>
        </w:rPr>
        <w:t xml:space="preserve"> feature type </w:t>
      </w:r>
      <w:r w:rsidR="0049222C" w:rsidRPr="0049222C">
        <w:rPr>
          <w:lang w:val="en-US"/>
        </w:rPr>
        <w:t>realizes an 'un-realized' catchment specifically as path connecting</w:t>
      </w:r>
      <w:r w:rsidR="0049222C" w:rsidRPr="0049222C">
        <w:rPr>
          <w:rFonts w:ascii="Segoe UI" w:hAnsi="Segoe UI" w:cs="Segoe UI"/>
          <w:sz w:val="18"/>
          <w:szCs w:val="18"/>
        </w:rPr>
        <w:t xml:space="preserve"> </w:t>
      </w:r>
      <w:r w:rsidR="0049222C" w:rsidRPr="0049222C">
        <w:rPr>
          <w:lang w:val="en-US"/>
        </w:rPr>
        <w:t xml:space="preserve">the inflow and outflow of the logical catchment it realizes. </w:t>
      </w:r>
      <w:proofErr w:type="spellStart"/>
      <w:r w:rsidR="0049222C" w:rsidRPr="0049222C">
        <w:t>HY_WaterEdge</w:t>
      </w:r>
      <w:proofErr w:type="spellEnd"/>
      <w:r w:rsidR="0049222C" w:rsidRPr="0049222C">
        <w:t xml:space="preserve"> feature type specializes </w:t>
      </w:r>
      <w:proofErr w:type="spellStart"/>
      <w:r w:rsidR="0049222C" w:rsidRPr="0049222C">
        <w:t>HY_CatchmentReali</w:t>
      </w:r>
      <w:r w:rsidR="0049222C">
        <w:t>z</w:t>
      </w:r>
      <w:r w:rsidR="0049222C" w:rsidRPr="0049222C">
        <w:t>ation</w:t>
      </w:r>
      <w:proofErr w:type="spellEnd"/>
      <w:r w:rsidR="0049222C" w:rsidRPr="0049222C">
        <w:t xml:space="preserve"> with respect to an implied linear geometric representation</w:t>
      </w:r>
      <w:r w:rsidR="00B41C54">
        <w:t>, including a closed line</w:t>
      </w:r>
      <w:r w:rsidR="0049222C" w:rsidRPr="0049222C">
        <w:t xml:space="preserve">. </w:t>
      </w:r>
      <w:r w:rsidR="00E80059">
        <w:t xml:space="preserve">Topologically, the water edge realizes the catchment as an edge connecting inflow and outflow realized as nodes fixed at the inflow node and outflow node of the corresponding flowpath. </w:t>
      </w:r>
      <w:r w:rsidR="00F20882">
        <w:t xml:space="preserve">Hydrologically, the water edge follows the line of intersection between a water body stratum and the confining depression, or channel. </w:t>
      </w:r>
      <w:r w:rsidRPr="008E510D">
        <w:rPr>
          <w:lang w:val="en-US"/>
        </w:rPr>
        <w:t xml:space="preserve">Through generalization, </w:t>
      </w:r>
      <w:proofErr w:type="spellStart"/>
      <w:r w:rsidRPr="008E510D">
        <w:rPr>
          <w:lang w:val="en-US"/>
        </w:rPr>
        <w:t>HY_WaterEdge</w:t>
      </w:r>
      <w:proofErr w:type="spellEnd"/>
      <w:r w:rsidRPr="008E510D">
        <w:rPr>
          <w:lang w:val="en-US"/>
        </w:rPr>
        <w:t xml:space="preserve"> inherits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w:t>
      </w:r>
      <w:proofErr w:type="spellStart"/>
      <w:r w:rsidR="0049222C" w:rsidRPr="0049222C">
        <w:rPr>
          <w:i/>
          <w:lang w:val="en-US"/>
        </w:rPr>
        <w:t>correspondingWaterEdge</w:t>
      </w:r>
      <w:proofErr w:type="spellEnd"/>
      <w:r w:rsidR="0049222C">
        <w:rPr>
          <w:lang w:val="en-US"/>
        </w:rPr>
        <w:t xml:space="preserve">, and </w:t>
      </w:r>
      <w:proofErr w:type="spellStart"/>
      <w:r w:rsidRPr="008E510D">
        <w:rPr>
          <w:rStyle w:val="Hervorhebung"/>
          <w:lang w:val="en-US"/>
        </w:rPr>
        <w:t>waterEdgeNetwork</w:t>
      </w:r>
      <w:proofErr w:type="spellEnd"/>
      <w:r w:rsidRPr="008E510D">
        <w:rPr>
          <w:lang w:val="en-US"/>
        </w:rPr>
        <w:t xml:space="preserve">. </w:t>
      </w:r>
    </w:p>
    <w:p w14:paraId="6A25BD4A" w14:textId="4859F691" w:rsidR="0049222C" w:rsidRDefault="00033C57" w:rsidP="00450C77">
      <w:pPr>
        <w:pStyle w:val="StandardWeb"/>
        <w:jc w:val="both"/>
        <w:rPr>
          <w:lang w:val="en-US"/>
        </w:rPr>
      </w:pPr>
      <w:r w:rsidRPr="008E510D">
        <w:rPr>
          <w:rStyle w:val="Fett"/>
          <w:lang w:val="en-US"/>
        </w:rPr>
        <w:t>shape</w:t>
      </w:r>
      <w:r w:rsidRPr="008E510D">
        <w:rPr>
          <w:lang w:val="en-US"/>
        </w:rPr>
        <w:t xml:space="preserve"> </w:t>
      </w:r>
      <w:r w:rsidR="0049222C">
        <w:rPr>
          <w:lang w:val="en-US"/>
        </w:rPr>
        <w:t>(</w:t>
      </w:r>
      <w:r w:rsidRPr="008E510D">
        <w:rPr>
          <w:lang w:val="en-US"/>
        </w:rPr>
        <w:t>attribute</w:t>
      </w:r>
      <w:r w:rsidR="0049222C">
        <w:rPr>
          <w:lang w:val="en-US"/>
        </w:rPr>
        <w:t>)</w:t>
      </w:r>
      <w:r w:rsidR="00851D0E">
        <w:rPr>
          <w:lang w:val="en-US"/>
        </w:rPr>
        <w:t>:</w:t>
      </w:r>
      <w:r w:rsidRPr="008E510D">
        <w:rPr>
          <w:lang w:val="en-US"/>
        </w:rPr>
        <w:t xml:space="preserve"> </w:t>
      </w:r>
    </w:p>
    <w:p w14:paraId="1A070633" w14:textId="3C646D79" w:rsidR="00104C4A" w:rsidRPr="008E510D" w:rsidRDefault="00033C57" w:rsidP="00104C4A">
      <w:pPr>
        <w:jc w:val="both"/>
      </w:pPr>
      <w:r w:rsidRPr="008E510D">
        <w:t>linear geometric representation</w:t>
      </w:r>
      <w:r w:rsidR="00104C4A">
        <w:t xml:space="preserve"> </w:t>
      </w:r>
      <w:r w:rsidR="00104C4A" w:rsidRPr="00467904">
        <w:t xml:space="preserve">of the one-dimensional </w:t>
      </w:r>
      <w:r w:rsidR="00104C4A">
        <w:t>water edge</w:t>
      </w:r>
      <w:r w:rsidR="00104C4A" w:rsidRPr="00467904">
        <w:t xml:space="preserve">, usually </w:t>
      </w:r>
      <w:r w:rsidR="00104C4A">
        <w:t xml:space="preserve">an aggregate of curves </w:t>
      </w:r>
      <w:r w:rsidRPr="008E510D">
        <w:t xml:space="preserve">. </w:t>
      </w:r>
      <w:r w:rsidR="00104C4A" w:rsidRPr="00467904">
        <w:t>T</w:t>
      </w:r>
      <w:r w:rsidR="00104C4A">
        <w:t xml:space="preserve">he </w:t>
      </w:r>
      <w:proofErr w:type="spellStart"/>
      <w:r w:rsidR="00104C4A">
        <w:t>GM_MultiCurve</w:t>
      </w:r>
      <w:proofErr w:type="spellEnd"/>
      <w:r w:rsidR="00104C4A">
        <w:t xml:space="preserve"> type SHOULD be implemented t</w:t>
      </w:r>
      <w:r w:rsidR="00104C4A" w:rsidRPr="00467904">
        <w:t xml:space="preserve">o meet the </w:t>
      </w:r>
      <w:r w:rsidR="00104C4A">
        <w:t xml:space="preserve">overall </w:t>
      </w:r>
      <w:r w:rsidR="00104C4A" w:rsidRPr="00467904">
        <w:t>requirement</w:t>
      </w:r>
      <w:r w:rsidR="00104C4A">
        <w:t xml:space="preserve"> </w:t>
      </w:r>
      <w:r w:rsidR="00104C4A">
        <w:fldChar w:fldCharType="begin"/>
      </w:r>
      <w:r w:rsidR="00104C4A">
        <w:instrText xml:space="preserve"> REF ASTOP1 \h </w:instrText>
      </w:r>
      <w:r w:rsidR="00104C4A">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104C4A">
        <w:fldChar w:fldCharType="end"/>
      </w:r>
      <w:r w:rsidR="00104C4A">
        <w:t xml:space="preserve"> defined in </w:t>
      </w:r>
      <w:r w:rsidR="00787BAC">
        <w:t xml:space="preserve">section7.4.1 of </w:t>
      </w:r>
      <w:r w:rsidR="00104C4A">
        <w:t>this standard.</w:t>
      </w:r>
    </w:p>
    <w:p w14:paraId="397F818B" w14:textId="3E54F80F" w:rsidR="0049222C" w:rsidRPr="00104C4A" w:rsidRDefault="0049222C" w:rsidP="00450C77">
      <w:pPr>
        <w:pStyle w:val="StandardWeb"/>
        <w:jc w:val="both"/>
        <w:rPr>
          <w:lang w:val="en-US"/>
        </w:rPr>
      </w:pPr>
      <w:r w:rsidRPr="00104C4A">
        <w:rPr>
          <w:b/>
          <w:lang w:val="en-US"/>
        </w:rPr>
        <w:t xml:space="preserve">corresponding water edge </w:t>
      </w:r>
      <w:r w:rsidR="00104C4A">
        <w:rPr>
          <w:lang w:val="en-US"/>
        </w:rPr>
        <w:t>(association)</w:t>
      </w:r>
      <w:r w:rsidR="00851D0E">
        <w:rPr>
          <w:lang w:val="en-US"/>
        </w:rPr>
        <w:t>:</w:t>
      </w:r>
    </w:p>
    <w:p w14:paraId="600604C5" w14:textId="08DB03E2" w:rsidR="0049222C" w:rsidRDefault="00104C4A" w:rsidP="00450C77">
      <w:pPr>
        <w:pStyle w:val="StandardWeb"/>
        <w:jc w:val="both"/>
        <w:rPr>
          <w:lang w:val="en-US"/>
        </w:rPr>
      </w:pPr>
      <w:r>
        <w:rPr>
          <w:lang w:val="en-US"/>
        </w:rPr>
        <w:t xml:space="preserve">water edge </w:t>
      </w:r>
      <w:r w:rsidR="0049222C" w:rsidRPr="0049222C">
        <w:rPr>
          <w:lang w:val="en-US"/>
        </w:rPr>
        <w:t>fixed at the inflow node and the outflow node of the water edg</w:t>
      </w:r>
      <w:r>
        <w:rPr>
          <w:lang w:val="en-US"/>
        </w:rPr>
        <w:t xml:space="preserve">e. By </w:t>
      </w:r>
      <w:r w:rsidR="0049222C" w:rsidRPr="0049222C">
        <w:rPr>
          <w:lang w:val="en-US"/>
        </w:rPr>
        <w:t xml:space="preserve">'snapping' the </w:t>
      </w:r>
      <w:r>
        <w:rPr>
          <w:lang w:val="en-US"/>
        </w:rPr>
        <w:t xml:space="preserve">inflow nodes into one node on </w:t>
      </w:r>
      <w:r w:rsidR="0049222C" w:rsidRPr="0049222C">
        <w:rPr>
          <w:lang w:val="en-US"/>
        </w:rPr>
        <w:t>and outflow nodes into one node, the representing curves may be closed.</w:t>
      </w:r>
    </w:p>
    <w:p w14:paraId="3B89DD3D" w14:textId="5CBD3A0E" w:rsidR="00104C4A" w:rsidRDefault="00033C57" w:rsidP="00450C77">
      <w:pPr>
        <w:pStyle w:val="StandardWeb"/>
        <w:jc w:val="both"/>
        <w:rPr>
          <w:lang w:val="en-US"/>
        </w:rPr>
      </w:pPr>
      <w:proofErr w:type="spellStart"/>
      <w:r w:rsidRPr="008E510D">
        <w:rPr>
          <w:rStyle w:val="Fett"/>
          <w:lang w:val="en-US"/>
        </w:rPr>
        <w:t>waterEdgeNetwork</w:t>
      </w:r>
      <w:proofErr w:type="spellEnd"/>
      <w:r w:rsidRPr="008E510D">
        <w:rPr>
          <w:lang w:val="en-US"/>
        </w:rPr>
        <w:t xml:space="preserve"> </w:t>
      </w:r>
      <w:r w:rsidR="00104C4A">
        <w:rPr>
          <w:lang w:val="en-US"/>
        </w:rPr>
        <w:t>(</w:t>
      </w:r>
      <w:r w:rsidRPr="008E510D">
        <w:rPr>
          <w:lang w:val="en-US"/>
        </w:rPr>
        <w:t>association</w:t>
      </w:r>
      <w:r w:rsidR="00104C4A">
        <w:rPr>
          <w:lang w:val="en-US"/>
        </w:rPr>
        <w:t>)</w:t>
      </w:r>
      <w:r w:rsidR="00851D0E">
        <w:rPr>
          <w:lang w:val="en-US"/>
        </w:rPr>
        <w:t>:</w:t>
      </w:r>
      <w:r w:rsidRPr="008E510D">
        <w:rPr>
          <w:lang w:val="en-US"/>
        </w:rPr>
        <w:t xml:space="preserve"> </w:t>
      </w:r>
    </w:p>
    <w:p w14:paraId="38512E22" w14:textId="4485B867" w:rsidR="00033C57" w:rsidRPr="008E510D" w:rsidRDefault="00033C57" w:rsidP="00450C77">
      <w:pPr>
        <w:pStyle w:val="StandardWeb"/>
        <w:jc w:val="both"/>
        <w:rPr>
          <w:lang w:val="en-US"/>
        </w:rPr>
      </w:pPr>
      <w:r w:rsidRPr="008E510D">
        <w:rPr>
          <w:lang w:val="en-US"/>
        </w:rPr>
        <w:t>aggregate of water edges forming a connected network</w:t>
      </w:r>
      <w:r w:rsidR="00104C4A">
        <w:rPr>
          <w:lang w:val="en-US"/>
        </w:rPr>
        <w:t xml:space="preserve">, </w:t>
      </w:r>
      <w:r w:rsidR="00104C4A" w:rsidRPr="008E510D">
        <w:rPr>
          <w:lang w:val="en-US"/>
        </w:rPr>
        <w:t xml:space="preserve">which realizes as a whole the catchment that contains the catchment realized by the single </w:t>
      </w:r>
      <w:r w:rsidR="00F20882">
        <w:rPr>
          <w:lang w:val="en-US"/>
        </w:rPr>
        <w:t>water edge</w:t>
      </w:r>
      <w:r w:rsidR="00104C4A">
        <w:rPr>
          <w:lang w:val="en-US"/>
        </w:rPr>
        <w:t>.</w:t>
      </w:r>
      <w:r w:rsidRPr="008E510D">
        <w:rPr>
          <w:lang w:val="en-US"/>
        </w:rPr>
        <w:t xml:space="preserve"> This concept requires an aggregate of non-overlaying </w:t>
      </w:r>
      <w:r w:rsidR="00C75B19">
        <w:rPr>
          <w:lang w:val="en-US"/>
        </w:rPr>
        <w:t>water edges</w:t>
      </w:r>
      <w:r w:rsidRPr="008E510D">
        <w:rPr>
          <w:lang w:val="en-US"/>
        </w:rPr>
        <w:t xml:space="preserve">, and a single linear representation of each of these. </w:t>
      </w:r>
    </w:p>
    <w:p w14:paraId="75B32E23" w14:textId="1C8A0785" w:rsidR="00033C57" w:rsidRPr="008E510D" w:rsidRDefault="00033C57" w:rsidP="00F20882">
      <w:pPr>
        <w:pStyle w:val="StandardWeb"/>
        <w:jc w:val="both"/>
        <w:rPr>
          <w:lang w:val="en-US"/>
        </w:rPr>
      </w:pPr>
      <w:r w:rsidRPr="008E510D">
        <w:rPr>
          <w:lang w:val="en-US"/>
        </w:rPr>
        <w:t xml:space="preserve">The </w:t>
      </w:r>
      <w:proofErr w:type="spellStart"/>
      <w:r w:rsidRPr="00F20882">
        <w:rPr>
          <w:b/>
          <w:lang w:val="en-US"/>
        </w:rPr>
        <w:t>HY_CatchmentBoundary</w:t>
      </w:r>
      <w:proofErr w:type="spellEnd"/>
      <w:r w:rsidRPr="008E510D">
        <w:rPr>
          <w:lang w:val="en-US"/>
        </w:rPr>
        <w:t xml:space="preserve"> feature type </w:t>
      </w:r>
      <w:r w:rsidR="00E80059">
        <w:t xml:space="preserve">realizes </w:t>
      </w:r>
      <w:r w:rsidR="00B67EBE">
        <w:t>an 'un-realized' catchment specifically as catchment boundary connecting the inflow and outflow of th</w:t>
      </w:r>
      <w:r w:rsidR="00E80059">
        <w:t xml:space="preserve">e logical catchment it realizes, whereby inflow and outflow may overlay. </w:t>
      </w:r>
      <w:r w:rsidR="00F20882">
        <w:t xml:space="preserve">Implying a linear </w:t>
      </w:r>
      <w:r w:rsidR="00F20882">
        <w:lastRenderedPageBreak/>
        <w:t xml:space="preserve">geometric representation, </w:t>
      </w:r>
      <w:r w:rsidR="00B41C54">
        <w:t xml:space="preserve">a catchment boundary </w:t>
      </w:r>
      <w:r w:rsidR="00E80059">
        <w:t>is topologically understood as an edge bounded by inflow node and outflow nodes, and corresponding to left-bank and right-bank catchment faces inside of the boundary</w:t>
      </w:r>
      <w:r w:rsidRPr="008E510D">
        <w:rPr>
          <w:lang w:val="en-US"/>
        </w:rPr>
        <w:t xml:space="preserve">. </w:t>
      </w:r>
      <w:r w:rsidR="004E2941">
        <w:rPr>
          <w:lang w:val="en-US"/>
        </w:rPr>
        <w:t xml:space="preserve">Hydrologically, the boundary refers to the </w:t>
      </w:r>
      <w:r w:rsidR="004E2941" w:rsidRPr="004E2941">
        <w:rPr>
          <w:lang w:val="en-US"/>
        </w:rPr>
        <w:t>summit line separating adjacent catchments</w:t>
      </w:r>
      <w:r w:rsidR="004E2941">
        <w:rPr>
          <w:lang w:val="en-US"/>
        </w:rPr>
        <w:t xml:space="preserve">. </w:t>
      </w:r>
      <w:proofErr w:type="spellStart"/>
      <w:r w:rsidRPr="008E510D">
        <w:rPr>
          <w:lang w:val="en-US"/>
        </w:rPr>
        <w:t>HY_CatchmentBoundary</w:t>
      </w:r>
      <w:proofErr w:type="spellEnd"/>
      <w:r w:rsidRPr="008E510D">
        <w:rPr>
          <w:lang w:val="en-US"/>
        </w:rPr>
        <w:t xml:space="preserve">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association, and carries the properties: </w:t>
      </w:r>
      <w:r w:rsidRPr="008E510D">
        <w:rPr>
          <w:rStyle w:val="Hervorhebung"/>
          <w:lang w:val="en-US"/>
        </w:rPr>
        <w:t>shape</w:t>
      </w:r>
      <w:r w:rsidRPr="008E510D">
        <w:rPr>
          <w:lang w:val="en-US"/>
        </w:rPr>
        <w:t xml:space="preserve">, and </w:t>
      </w:r>
      <w:proofErr w:type="spellStart"/>
      <w:r w:rsidRPr="008E510D">
        <w:rPr>
          <w:rStyle w:val="Hervorhebung"/>
          <w:lang w:val="en-US"/>
        </w:rPr>
        <w:t>boundaryNetwork</w:t>
      </w:r>
      <w:proofErr w:type="spellEnd"/>
      <w:r w:rsidRPr="008E510D">
        <w:rPr>
          <w:lang w:val="en-US"/>
        </w:rPr>
        <w:t xml:space="preserve">. </w:t>
      </w:r>
    </w:p>
    <w:p w14:paraId="64889EB8" w14:textId="6269066C" w:rsidR="00F20882" w:rsidRDefault="00033C57" w:rsidP="00450C77">
      <w:pPr>
        <w:pStyle w:val="StandardWeb"/>
        <w:jc w:val="both"/>
        <w:rPr>
          <w:lang w:val="en-US"/>
        </w:rPr>
      </w:pPr>
      <w:r w:rsidRPr="008E510D">
        <w:rPr>
          <w:rStyle w:val="Fett"/>
          <w:lang w:val="en-US"/>
        </w:rPr>
        <w:t>shape</w:t>
      </w:r>
      <w:r w:rsidRPr="008E510D">
        <w:rPr>
          <w:lang w:val="en-US"/>
        </w:rPr>
        <w:t xml:space="preserve"> </w:t>
      </w:r>
      <w:r w:rsidR="00F20882">
        <w:rPr>
          <w:lang w:val="en-US"/>
        </w:rPr>
        <w:t>(</w:t>
      </w:r>
      <w:r w:rsidRPr="008E510D">
        <w:rPr>
          <w:lang w:val="en-US"/>
        </w:rPr>
        <w:t>attribute</w:t>
      </w:r>
      <w:r w:rsidR="00F20882">
        <w:rPr>
          <w:lang w:val="en-US"/>
        </w:rPr>
        <w:t>)</w:t>
      </w:r>
      <w:r w:rsidR="00851D0E">
        <w:rPr>
          <w:lang w:val="en-US"/>
        </w:rPr>
        <w:t>:</w:t>
      </w:r>
    </w:p>
    <w:p w14:paraId="67EA0E50" w14:textId="73C89279" w:rsidR="00F20882" w:rsidRPr="008E510D" w:rsidRDefault="00F20882" w:rsidP="00F20882">
      <w:pPr>
        <w:jc w:val="both"/>
      </w:pPr>
      <w:r w:rsidRPr="008E510D">
        <w:t>linear geometric representation</w:t>
      </w:r>
      <w:r>
        <w:t xml:space="preserve"> </w:t>
      </w:r>
      <w:r w:rsidRPr="00467904">
        <w:t xml:space="preserve">of the one-dimensional </w:t>
      </w:r>
      <w:r>
        <w:t>catchment boundary</w:t>
      </w:r>
      <w:r w:rsidRPr="00467904">
        <w:t xml:space="preserve">, usually </w:t>
      </w:r>
      <w:r>
        <w:t>an composition of succeeding curves</w:t>
      </w:r>
      <w:r w:rsidRPr="008E510D">
        <w:t xml:space="preserve">. </w:t>
      </w:r>
      <w:r w:rsidRPr="00467904">
        <w:t>T</w:t>
      </w:r>
      <w:r>
        <w:t xml:space="preserve">he </w:t>
      </w:r>
      <w:proofErr w:type="spellStart"/>
      <w:r>
        <w:t>GM_CompositeCurve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55554413" w14:textId="7228472E" w:rsidR="00F20882" w:rsidRDefault="00033C57" w:rsidP="00450C77">
      <w:pPr>
        <w:pStyle w:val="StandardWeb"/>
        <w:jc w:val="both"/>
        <w:rPr>
          <w:lang w:val="en-US"/>
        </w:rPr>
      </w:pPr>
      <w:proofErr w:type="spellStart"/>
      <w:r w:rsidRPr="008E510D">
        <w:rPr>
          <w:rStyle w:val="Fett"/>
          <w:lang w:val="en-US"/>
        </w:rPr>
        <w:t>boundaryNetwork</w:t>
      </w:r>
      <w:proofErr w:type="spellEnd"/>
      <w:r w:rsidRPr="008E510D">
        <w:rPr>
          <w:lang w:val="en-US"/>
        </w:rPr>
        <w:t xml:space="preserve"> </w:t>
      </w:r>
      <w:r w:rsidR="00F20882">
        <w:rPr>
          <w:lang w:val="en-US"/>
        </w:rPr>
        <w:t>(</w:t>
      </w:r>
      <w:r w:rsidRPr="008E510D">
        <w:rPr>
          <w:lang w:val="en-US"/>
        </w:rPr>
        <w:t>association</w:t>
      </w:r>
      <w:r w:rsidR="00F20882">
        <w:rPr>
          <w:lang w:val="en-US"/>
        </w:rPr>
        <w:t>)</w:t>
      </w:r>
      <w:r w:rsidR="00851D0E">
        <w:rPr>
          <w:lang w:val="en-US"/>
        </w:rPr>
        <w:t>:</w:t>
      </w:r>
      <w:r w:rsidRPr="008E510D">
        <w:rPr>
          <w:lang w:val="en-US"/>
        </w:rPr>
        <w:t xml:space="preserve"> </w:t>
      </w:r>
    </w:p>
    <w:p w14:paraId="0D396FCB" w14:textId="77777777" w:rsidR="00F20882" w:rsidRDefault="00F20882" w:rsidP="00450C77">
      <w:pPr>
        <w:pStyle w:val="StandardWeb"/>
        <w:jc w:val="both"/>
      </w:pPr>
      <w:r>
        <w:rPr>
          <w:lang w:val="en-US"/>
        </w:rPr>
        <w:t>mesh of boundary lines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a</w:t>
      </w:r>
      <w:r w:rsidRPr="008E510D">
        <w:rPr>
          <w:lang w:val="en-US"/>
        </w:rPr>
        <w:t xml:space="preserve"> </w:t>
      </w:r>
      <w:r>
        <w:rPr>
          <w:lang w:val="en-US"/>
        </w:rPr>
        <w:t>single boundary.</w:t>
      </w:r>
      <w:r w:rsidRPr="008E510D">
        <w:rPr>
          <w:lang w:val="en-US"/>
        </w:rPr>
        <w:t xml:space="preserve"> This concept requires an </w:t>
      </w:r>
      <w:r>
        <w:t>mesh of non-overlapping boundary lines, and a single linear representation of each of these.</w:t>
      </w:r>
    </w:p>
    <w:p w14:paraId="40D76872" w14:textId="662DF784" w:rsidR="00033C57" w:rsidRPr="008E510D" w:rsidRDefault="00033C57" w:rsidP="00B41C54">
      <w:r w:rsidRPr="008E510D">
        <w:t xml:space="preserve">The </w:t>
      </w:r>
      <w:proofErr w:type="spellStart"/>
      <w:r w:rsidRPr="00B41C54">
        <w:rPr>
          <w:b/>
        </w:rPr>
        <w:t>HY_CatchmentArea</w:t>
      </w:r>
      <w:proofErr w:type="spellEnd"/>
      <w:r w:rsidRPr="008E510D">
        <w:t xml:space="preserve"> feature type </w:t>
      </w:r>
      <w:r w:rsidR="00F20882">
        <w:t>realizes an 'un-realized' catchment specifically as a catchment area connecting the inflow and outflow of the logical catchment it realizes</w:t>
      </w:r>
      <w:r w:rsidR="00B41C54">
        <w:t xml:space="preserve">, </w:t>
      </w:r>
      <w:r w:rsidR="00B41C54" w:rsidRPr="00B41C54">
        <w:t xml:space="preserve"> </w:t>
      </w:r>
      <w:r w:rsidR="00B41C54">
        <w:t>including a plane surface.</w:t>
      </w:r>
      <w:r w:rsidR="00F20882">
        <w:t xml:space="preserve"> </w:t>
      </w:r>
      <w:proofErr w:type="spellStart"/>
      <w:r w:rsidR="00F20882">
        <w:t>HY_CatchmentArea</w:t>
      </w:r>
      <w:proofErr w:type="spellEnd"/>
      <w:r w:rsidR="00F20882">
        <w:t xml:space="preserve"> specializes </w:t>
      </w:r>
      <w:proofErr w:type="spellStart"/>
      <w:r w:rsidR="00F20882">
        <w:t>HY_CatchmentRealization</w:t>
      </w:r>
      <w:proofErr w:type="spellEnd"/>
      <w:r w:rsidR="00F20882">
        <w:t xml:space="preserve"> with respect to an implied areal geometric representation T</w:t>
      </w:r>
      <w:r w:rsidR="00B41C54">
        <w:t>opologically, t</w:t>
      </w:r>
      <w:r w:rsidR="00F20882">
        <w:t>he catchment area connecting the inflow and outflow of the logical catchment</w:t>
      </w:r>
      <w:r w:rsidR="00B41C54">
        <w:t xml:space="preserve"> is</w:t>
      </w:r>
      <w:r w:rsidR="00F20882">
        <w:t xml:space="preserve"> a face bounded inwards by an inflow edge and outwards by an outflow edge.</w:t>
      </w:r>
      <w:r w:rsidR="004E2941">
        <w:t xml:space="preserve"> Hydrologically, catchment area refers to the </w:t>
      </w:r>
      <w:r w:rsidR="004E2941" w:rsidRPr="004E2941">
        <w:t xml:space="preserve">area having a common outlet for its runoff, </w:t>
      </w:r>
      <w:proofErr w:type="spellStart"/>
      <w:r w:rsidRPr="008E510D">
        <w:t>HY_CatchmentArea</w:t>
      </w:r>
      <w:proofErr w:type="spellEnd"/>
      <w:r w:rsidRPr="008E510D">
        <w:t xml:space="preserve"> inherits from generalization the </w:t>
      </w:r>
      <w:proofErr w:type="spellStart"/>
      <w:r w:rsidR="002C3C8A">
        <w:rPr>
          <w:rStyle w:val="Hervorhebung"/>
        </w:rPr>
        <w:t>realized</w:t>
      </w:r>
      <w:r w:rsidRPr="008E510D">
        <w:rPr>
          <w:rStyle w:val="Hervorhebung"/>
        </w:rPr>
        <w:t>Catchment</w:t>
      </w:r>
      <w:proofErr w:type="spellEnd"/>
      <w:r w:rsidRPr="008E510D">
        <w:t xml:space="preserve">, and carries the properties: </w:t>
      </w:r>
      <w:r w:rsidRPr="008E510D">
        <w:rPr>
          <w:rStyle w:val="Hervorhebung"/>
        </w:rPr>
        <w:t>shape</w:t>
      </w:r>
      <w:r w:rsidRPr="008E510D">
        <w:t xml:space="preserve">, and </w:t>
      </w:r>
      <w:proofErr w:type="spellStart"/>
      <w:r w:rsidRPr="008E510D">
        <w:rPr>
          <w:rStyle w:val="Hervorhebung"/>
        </w:rPr>
        <w:t>areaNetwork</w:t>
      </w:r>
      <w:proofErr w:type="spellEnd"/>
      <w:r w:rsidRPr="008E510D">
        <w:t xml:space="preserve">. </w:t>
      </w:r>
    </w:p>
    <w:p w14:paraId="2DEE25EF" w14:textId="0E3FA9C6" w:rsidR="00B41C54" w:rsidRDefault="00033C57" w:rsidP="00450C77">
      <w:pPr>
        <w:pStyle w:val="StandardWeb"/>
        <w:jc w:val="both"/>
        <w:rPr>
          <w:lang w:val="en-US"/>
        </w:rPr>
      </w:pPr>
      <w:r w:rsidRPr="008E510D">
        <w:rPr>
          <w:rStyle w:val="Fett"/>
          <w:lang w:val="en-US"/>
        </w:rPr>
        <w:t>shape</w:t>
      </w:r>
      <w:r w:rsidRPr="008E510D">
        <w:rPr>
          <w:lang w:val="en-US"/>
        </w:rPr>
        <w:t xml:space="preserve"> </w:t>
      </w:r>
      <w:r w:rsidR="00B41C54">
        <w:rPr>
          <w:lang w:val="en-US"/>
        </w:rPr>
        <w:t>(</w:t>
      </w:r>
      <w:r w:rsidRPr="008E510D">
        <w:rPr>
          <w:lang w:val="en-US"/>
        </w:rPr>
        <w:t>attribute</w:t>
      </w:r>
      <w:r w:rsidR="00B41C54">
        <w:rPr>
          <w:lang w:val="en-US"/>
        </w:rPr>
        <w:t>)</w:t>
      </w:r>
      <w:r w:rsidR="00851D0E">
        <w:rPr>
          <w:lang w:val="en-US"/>
        </w:rPr>
        <w:t>:</w:t>
      </w:r>
    </w:p>
    <w:p w14:paraId="3B233D5E" w14:textId="70A81740" w:rsidR="00C75B19" w:rsidRPr="008E510D" w:rsidRDefault="00C75B19" w:rsidP="00C75B19">
      <w:pPr>
        <w:jc w:val="both"/>
      </w:pPr>
      <w:r>
        <w:t>areal</w:t>
      </w:r>
      <w:r w:rsidRPr="008E510D">
        <w:t xml:space="preserve"> geometric representation</w:t>
      </w:r>
      <w:r>
        <w:t xml:space="preserve"> </w:t>
      </w:r>
      <w:r w:rsidRPr="00467904">
        <w:t xml:space="preserve">of the </w:t>
      </w:r>
      <w:r>
        <w:t>two</w:t>
      </w:r>
      <w:r w:rsidRPr="00467904">
        <w:t xml:space="preserve">-dimensional </w:t>
      </w:r>
      <w:r>
        <w:t>catchment area</w:t>
      </w:r>
      <w:r w:rsidRPr="00467904">
        <w:t xml:space="preserve">, usually </w:t>
      </w:r>
      <w:r>
        <w:t>as a surface</w:t>
      </w:r>
      <w:r w:rsidRPr="008E510D">
        <w:t xml:space="preserve">. </w:t>
      </w:r>
      <w:r w:rsidRPr="00467904">
        <w:t>T</w:t>
      </w:r>
      <w:r>
        <w:t xml:space="preserve">he </w:t>
      </w:r>
      <w:proofErr w:type="spellStart"/>
      <w:r>
        <w:t>GM_Surface</w:t>
      </w:r>
      <w:proofErr w:type="spellEnd"/>
      <w:r>
        <w:t xml:space="preserve"> type SHOULD be implemented t</w:t>
      </w:r>
      <w:r w:rsidRPr="00467904">
        <w:t xml:space="preserve">o meet the </w:t>
      </w:r>
      <w:r>
        <w:t xml:space="preserve">overall </w:t>
      </w:r>
      <w:r w:rsidRPr="00467904">
        <w:t>requirement</w:t>
      </w:r>
      <w:r>
        <w:t xml:space="preserve"> </w:t>
      </w:r>
      <w:r>
        <w:fldChar w:fldCharType="begin"/>
      </w:r>
      <w:r>
        <w:instrText xml:space="preserve"> REF ASTOP1 \h </w:instrText>
      </w:r>
      <w:r>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fldChar w:fldCharType="end"/>
      </w:r>
      <w:r>
        <w:t xml:space="preserve"> defined in </w:t>
      </w:r>
      <w:r w:rsidR="00787BAC">
        <w:t xml:space="preserve">section7.4.1 of </w:t>
      </w:r>
      <w:r>
        <w:t>this standard.</w:t>
      </w:r>
    </w:p>
    <w:p w14:paraId="3FBF1E07" w14:textId="3B60C05C" w:rsidR="00C75B19" w:rsidRDefault="00033C57" w:rsidP="00450C77">
      <w:pPr>
        <w:pStyle w:val="StandardWeb"/>
        <w:jc w:val="both"/>
        <w:rPr>
          <w:lang w:val="en-US"/>
        </w:rPr>
      </w:pPr>
      <w:proofErr w:type="spellStart"/>
      <w:r w:rsidRPr="008E510D">
        <w:rPr>
          <w:rStyle w:val="Fett"/>
          <w:lang w:val="en-US"/>
        </w:rPr>
        <w:t>areaNetwork</w:t>
      </w:r>
      <w:proofErr w:type="spellEnd"/>
      <w:r w:rsidRPr="008E510D">
        <w:rPr>
          <w:lang w:val="en-US"/>
        </w:rPr>
        <w:t xml:space="preserve"> </w:t>
      </w:r>
      <w:r w:rsidR="00C75B19">
        <w:rPr>
          <w:lang w:val="en-US"/>
        </w:rPr>
        <w:t>(</w:t>
      </w:r>
      <w:r w:rsidRPr="008E510D">
        <w:rPr>
          <w:lang w:val="en-US"/>
        </w:rPr>
        <w:t>association</w:t>
      </w:r>
      <w:r w:rsidR="00C75B19">
        <w:rPr>
          <w:lang w:val="en-US"/>
        </w:rPr>
        <w:t>)</w:t>
      </w:r>
      <w:r w:rsidR="00851D0E">
        <w:rPr>
          <w:lang w:val="en-US"/>
        </w:rPr>
        <w:t>:</w:t>
      </w:r>
      <w:r w:rsidRPr="008E510D">
        <w:rPr>
          <w:lang w:val="en-US"/>
        </w:rPr>
        <w:t xml:space="preserve"> </w:t>
      </w:r>
    </w:p>
    <w:p w14:paraId="0D2C2D67" w14:textId="2418A344" w:rsidR="00C75B19" w:rsidRDefault="00C75B19" w:rsidP="00C75B19">
      <w:pPr>
        <w:pStyle w:val="StandardWeb"/>
        <w:jc w:val="both"/>
      </w:pPr>
      <w:r>
        <w:rPr>
          <w:lang w:val="en-US"/>
        </w:rPr>
        <w:t>aggregate of catchment areas</w:t>
      </w:r>
      <w:r w:rsidRPr="008E510D">
        <w:rPr>
          <w:lang w:val="en-US"/>
        </w:rPr>
        <w:t xml:space="preserve"> forming a connected network</w:t>
      </w:r>
      <w:r>
        <w:rPr>
          <w:lang w:val="en-US"/>
        </w:rPr>
        <w:t xml:space="preserve">, </w:t>
      </w:r>
      <w:r w:rsidRPr="008E510D">
        <w:rPr>
          <w:lang w:val="en-US"/>
        </w:rPr>
        <w:t xml:space="preserve">which realizes as a whole the catchment that contains the catchment realized by </w:t>
      </w:r>
      <w:r>
        <w:rPr>
          <w:lang w:val="en-US"/>
        </w:rPr>
        <w:t>the</w:t>
      </w:r>
      <w:r w:rsidRPr="008E510D">
        <w:rPr>
          <w:lang w:val="en-US"/>
        </w:rPr>
        <w:t xml:space="preserve"> </w:t>
      </w:r>
      <w:r>
        <w:rPr>
          <w:lang w:val="en-US"/>
        </w:rPr>
        <w:t>single catchment area.</w:t>
      </w:r>
      <w:r w:rsidRPr="008E510D">
        <w:rPr>
          <w:lang w:val="en-US"/>
        </w:rPr>
        <w:t xml:space="preserve"> This concept requires an </w:t>
      </w:r>
      <w:r>
        <w:t>aggregate of non-overlapping catchment areas, and a single areal representation of each of these.</w:t>
      </w:r>
    </w:p>
    <w:p w14:paraId="049284E8" w14:textId="69D34861" w:rsidR="00033C57" w:rsidRDefault="00033C57" w:rsidP="005A2A63">
      <w:r w:rsidRPr="008E510D">
        <w:t xml:space="preserve">The </w:t>
      </w:r>
      <w:proofErr w:type="spellStart"/>
      <w:r w:rsidRPr="005A2A63">
        <w:rPr>
          <w:b/>
        </w:rPr>
        <w:t>HY_HydroNetwork</w:t>
      </w:r>
      <w:proofErr w:type="spellEnd"/>
      <w:r w:rsidRPr="008E510D">
        <w:t xml:space="preserve"> </w:t>
      </w:r>
      <w:r w:rsidRPr="005A2A63">
        <w:t xml:space="preserve">feature type </w:t>
      </w:r>
      <w:r w:rsidR="00C75B19" w:rsidRPr="004E2941">
        <w:rPr>
          <w:lang w:val="en-GB"/>
        </w:rPr>
        <w:t xml:space="preserve">realizes an 'un-realized' catchment as a network of connected hydrologic features. </w:t>
      </w:r>
      <w:r w:rsidR="005A2A63" w:rsidRPr="005A2A63">
        <w:t xml:space="preserve">Such a network realizes in the hierarchical network of </w:t>
      </w:r>
      <w:r w:rsidR="005A2A63" w:rsidRPr="005A2A63">
        <w:lastRenderedPageBreak/>
        <w:t xml:space="preserve">logically connected catchments contained in a higher-order catchment. It may be a sequence of </w:t>
      </w:r>
      <w:proofErr w:type="spellStart"/>
      <w:r w:rsidR="005A2A63" w:rsidRPr="005A2A63">
        <w:t>flowpaths</w:t>
      </w:r>
      <w:proofErr w:type="spellEnd"/>
      <w:r w:rsidR="005A2A63" w:rsidRPr="005A2A63">
        <w:t xml:space="preserve">, an aggregate of water edges, an aggregate of catchment areas or a mesh of catchment boundaries. </w:t>
      </w:r>
      <w:proofErr w:type="spellStart"/>
      <w:r w:rsidR="00C75B19" w:rsidRPr="004E2941">
        <w:rPr>
          <w:lang w:val="en-GB"/>
        </w:rPr>
        <w:t>HY_HydroNetwork</w:t>
      </w:r>
      <w:proofErr w:type="spellEnd"/>
      <w:r w:rsidR="00C75B19" w:rsidRPr="004E2941">
        <w:rPr>
          <w:lang w:val="en-GB"/>
        </w:rPr>
        <w:t xml:space="preserve"> feature type specializes </w:t>
      </w:r>
      <w:proofErr w:type="spellStart"/>
      <w:r w:rsidR="00C75B19" w:rsidRPr="004E2941">
        <w:rPr>
          <w:lang w:val="en-GB"/>
        </w:rPr>
        <w:t>HY_CatchmentRealization</w:t>
      </w:r>
      <w:proofErr w:type="spellEnd"/>
      <w:r w:rsidR="005A2A63" w:rsidRPr="004E2941">
        <w:rPr>
          <w:lang w:val="en-GB"/>
        </w:rPr>
        <w:t>.</w:t>
      </w:r>
      <w:r w:rsidR="00C75B19" w:rsidRPr="004E2941">
        <w:rPr>
          <w:lang w:val="en-GB"/>
        </w:rPr>
        <w:t xml:space="preserve"> </w:t>
      </w:r>
      <w:r w:rsidR="005A2A63" w:rsidRPr="004E2941">
        <w:rPr>
          <w:lang w:val="en-GB"/>
        </w:rPr>
        <w:t xml:space="preserve">Through </w:t>
      </w:r>
      <w:r w:rsidR="005A2A63" w:rsidRPr="005A2A63">
        <w:t>generalization it</w:t>
      </w:r>
      <w:r w:rsidRPr="005A2A63">
        <w:t xml:space="preserve"> inherits the </w:t>
      </w:r>
      <w:proofErr w:type="spellStart"/>
      <w:r w:rsidR="002C3C8A" w:rsidRPr="005A2A63">
        <w:rPr>
          <w:rStyle w:val="Hervorhebung"/>
        </w:rPr>
        <w:t>realized</w:t>
      </w:r>
      <w:r w:rsidRPr="005A2A63">
        <w:rPr>
          <w:rStyle w:val="Hervorhebung"/>
        </w:rPr>
        <w:t>Catchment</w:t>
      </w:r>
      <w:proofErr w:type="spellEnd"/>
      <w:r w:rsidRPr="005A2A63">
        <w:t xml:space="preserve"> association, and carries the associations </w:t>
      </w:r>
      <w:r w:rsidRPr="005A2A63">
        <w:rPr>
          <w:rStyle w:val="Hervorhebung"/>
        </w:rPr>
        <w:t>flowpath</w:t>
      </w:r>
      <w:r w:rsidRPr="005A2A63">
        <w:t xml:space="preserve">, </w:t>
      </w:r>
      <w:proofErr w:type="spellStart"/>
      <w:r w:rsidRPr="005A2A63">
        <w:rPr>
          <w:rStyle w:val="Hervorhebung"/>
        </w:rPr>
        <w:t>waterEdge</w:t>
      </w:r>
      <w:proofErr w:type="spellEnd"/>
      <w:r w:rsidRPr="005A2A63">
        <w:t xml:space="preserve">, </w:t>
      </w:r>
      <w:proofErr w:type="spellStart"/>
      <w:r w:rsidRPr="005A2A63">
        <w:rPr>
          <w:rStyle w:val="Hervorhebung"/>
        </w:rPr>
        <w:t>catchmentBoundary</w:t>
      </w:r>
      <w:proofErr w:type="spellEnd"/>
      <w:r w:rsidRPr="005A2A63">
        <w:t xml:space="preserve"> and </w:t>
      </w:r>
      <w:proofErr w:type="spellStart"/>
      <w:r w:rsidRPr="005A2A63">
        <w:rPr>
          <w:rStyle w:val="Hervorhebung"/>
        </w:rPr>
        <w:t>catchmentArea</w:t>
      </w:r>
      <w:proofErr w:type="spellEnd"/>
      <w:r w:rsidRPr="008E510D">
        <w:t xml:space="preserve">. </w:t>
      </w:r>
    </w:p>
    <w:p w14:paraId="2592209D" w14:textId="7E5A624D" w:rsidR="005A2A63" w:rsidRDefault="005A2A63" w:rsidP="005A2A63">
      <w:r w:rsidRPr="004E2941">
        <w:rPr>
          <w:b/>
        </w:rPr>
        <w:t>flowpath</w:t>
      </w:r>
      <w:r>
        <w:t xml:space="preserve"> (</w:t>
      </w:r>
      <w:r w:rsidRPr="008E510D">
        <w:t>association</w:t>
      </w:r>
      <w:r>
        <w:t>)</w:t>
      </w:r>
      <w:r w:rsidR="00851D0E">
        <w:t xml:space="preserve">: </w:t>
      </w:r>
      <w:r w:rsidRPr="005A2A63">
        <w:t xml:space="preserve">flowpath </w:t>
      </w:r>
      <w:r w:rsidR="008523D2">
        <w:t xml:space="preserve">that participates in the </w:t>
      </w:r>
      <w:r w:rsidRPr="005A2A63">
        <w:t>network.</w:t>
      </w:r>
    </w:p>
    <w:p w14:paraId="4B304437" w14:textId="6A1745DC" w:rsidR="005A2A63" w:rsidRDefault="005A2A63" w:rsidP="005A2A63">
      <w:proofErr w:type="spellStart"/>
      <w:r w:rsidRPr="004E2941">
        <w:rPr>
          <w:b/>
        </w:rPr>
        <w:t>waterEdge</w:t>
      </w:r>
      <w:proofErr w:type="spellEnd"/>
      <w:r>
        <w:t xml:space="preserve"> (</w:t>
      </w:r>
      <w:r w:rsidRPr="008E510D">
        <w:t>association</w:t>
      </w:r>
      <w:r>
        <w:t>)</w:t>
      </w:r>
      <w:r w:rsidR="00851D0E">
        <w:t xml:space="preserve">: </w:t>
      </w:r>
      <w:r w:rsidR="008523D2">
        <w:t>water edge</w:t>
      </w:r>
      <w:r w:rsidR="008523D2" w:rsidRPr="005A2A63">
        <w:t xml:space="preserve"> </w:t>
      </w:r>
      <w:r w:rsidR="008523D2">
        <w:t xml:space="preserve">that participates in the </w:t>
      </w:r>
      <w:r w:rsidR="008523D2" w:rsidRPr="005A2A63">
        <w:t>network</w:t>
      </w:r>
      <w:r w:rsidRPr="005A2A63">
        <w:t>.</w:t>
      </w:r>
    </w:p>
    <w:p w14:paraId="2EAF2D9D" w14:textId="2A39B922" w:rsidR="004E2941" w:rsidRDefault="005A2A63" w:rsidP="004E2941">
      <w:proofErr w:type="spellStart"/>
      <w:r w:rsidRPr="004E2941">
        <w:rPr>
          <w:b/>
        </w:rPr>
        <w:t>catchmentBoundary</w:t>
      </w:r>
      <w:proofErr w:type="spellEnd"/>
      <w:r>
        <w:t xml:space="preserve"> (</w:t>
      </w:r>
      <w:r w:rsidRPr="008E510D">
        <w:t>association</w:t>
      </w:r>
      <w:r>
        <w:t>)</w:t>
      </w:r>
      <w:r w:rsidR="00851D0E">
        <w:t xml:space="preserve">: </w:t>
      </w:r>
      <w:r w:rsidR="004E2941">
        <w:t xml:space="preserve">catchment boundary </w:t>
      </w:r>
      <w:r w:rsidR="008523D2">
        <w:t xml:space="preserve">that participates in the </w:t>
      </w:r>
      <w:r w:rsidR="008523D2" w:rsidRPr="005A2A63">
        <w:t>network</w:t>
      </w:r>
      <w:r w:rsidR="008523D2">
        <w:t>.</w:t>
      </w:r>
      <w:r w:rsidR="008523D2" w:rsidRPr="005A2A63" w:rsidDel="008523D2">
        <w:t xml:space="preserve"> </w:t>
      </w:r>
    </w:p>
    <w:p w14:paraId="6AF9A6A6" w14:textId="59BC9A06" w:rsidR="004E2941" w:rsidRDefault="005A2A63" w:rsidP="004E2941">
      <w:proofErr w:type="spellStart"/>
      <w:r w:rsidRPr="004E2941">
        <w:rPr>
          <w:b/>
        </w:rPr>
        <w:t>catchmentArea</w:t>
      </w:r>
      <w:proofErr w:type="spellEnd"/>
      <w:r>
        <w:t xml:space="preserve"> (</w:t>
      </w:r>
      <w:r w:rsidRPr="008E510D">
        <w:t>association</w:t>
      </w:r>
      <w:r>
        <w:t>)</w:t>
      </w:r>
      <w:r w:rsidR="00851D0E">
        <w:t xml:space="preserve">: </w:t>
      </w:r>
      <w:r w:rsidR="004E2941">
        <w:t xml:space="preserve">catchment area </w:t>
      </w:r>
      <w:r w:rsidR="008523D2">
        <w:t xml:space="preserve">that participates in the </w:t>
      </w:r>
      <w:r w:rsidR="004E2941" w:rsidRPr="005A2A63">
        <w:t>network.</w:t>
      </w:r>
    </w:p>
    <w:p w14:paraId="04017C05" w14:textId="1E3B811D" w:rsidR="00033C57" w:rsidRDefault="00033C57" w:rsidP="004E2941">
      <w:pPr>
        <w:pStyle w:val="StandardWeb"/>
        <w:jc w:val="both"/>
        <w:rPr>
          <w:lang w:val="en-US"/>
        </w:rPr>
      </w:pPr>
      <w:r w:rsidRPr="008E510D">
        <w:rPr>
          <w:lang w:val="en-US"/>
        </w:rPr>
        <w:t xml:space="preserve">The </w:t>
      </w:r>
      <w:proofErr w:type="spellStart"/>
      <w:r w:rsidRPr="008E510D">
        <w:rPr>
          <w:lang w:val="en-US"/>
        </w:rPr>
        <w:t>HY_Cartographic</w:t>
      </w:r>
      <w:r w:rsidR="002C3C8A">
        <w:rPr>
          <w:lang w:val="en-US"/>
        </w:rPr>
        <w:t>Realization</w:t>
      </w:r>
      <w:proofErr w:type="spellEnd"/>
      <w:r w:rsidRPr="008E510D">
        <w:rPr>
          <w:lang w:val="en-US"/>
        </w:rPr>
        <w:t xml:space="preserve"> </w:t>
      </w:r>
      <w:r w:rsidRPr="004E2941">
        <w:rPr>
          <w:lang w:val="en-US"/>
        </w:rPr>
        <w:t xml:space="preserve">feature type </w:t>
      </w:r>
      <w:r w:rsidR="004E2941" w:rsidRPr="004E2941">
        <w:rPr>
          <w:lang w:val="en-US"/>
        </w:rPr>
        <w:t xml:space="preserve">realizes a catchment as set </w:t>
      </w:r>
      <w:r w:rsidR="004E2941" w:rsidRPr="004E2941">
        <w:t xml:space="preserve">of separate cartographic layers or maps, displaying a network of hydrologic features which may be connected at the representation level, or not. Specializing </w:t>
      </w:r>
      <w:proofErr w:type="spellStart"/>
      <w:r w:rsidR="004E2941" w:rsidRPr="004E2941">
        <w:t>HY_CatchmentRealization</w:t>
      </w:r>
      <w:proofErr w:type="spellEnd"/>
      <w:r w:rsidR="004E2941" w:rsidRPr="004E2941">
        <w:t xml:space="preserve">, it </w:t>
      </w:r>
      <w:r w:rsidRPr="004E2941">
        <w:rPr>
          <w:lang w:val="en-US"/>
        </w:rPr>
        <w:t xml:space="preserve">inherits from generalization the </w:t>
      </w:r>
      <w:proofErr w:type="spellStart"/>
      <w:r w:rsidR="002C3C8A" w:rsidRPr="004E2941">
        <w:rPr>
          <w:rStyle w:val="Hervorhebung"/>
          <w:lang w:val="en-US"/>
        </w:rPr>
        <w:t>realized</w:t>
      </w:r>
      <w:r w:rsidRPr="004E2941">
        <w:rPr>
          <w:rStyle w:val="Hervorhebung"/>
          <w:lang w:val="en-US"/>
        </w:rPr>
        <w:t>Catchment</w:t>
      </w:r>
      <w:proofErr w:type="spellEnd"/>
      <w:r w:rsidRPr="004E2941">
        <w:rPr>
          <w:lang w:val="en-US"/>
        </w:rPr>
        <w:t xml:space="preserve"> association including </w:t>
      </w:r>
      <w:proofErr w:type="spellStart"/>
      <w:r w:rsidRPr="004E2941">
        <w:rPr>
          <w:rStyle w:val="Hervorhebung"/>
          <w:lang w:val="en-US"/>
        </w:rPr>
        <w:t>hydroComplex</w:t>
      </w:r>
      <w:proofErr w:type="spellEnd"/>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38EB058B"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HY_Outfall</w:t>
      </w:r>
      <w:r w:rsidR="002C3C8A">
        <w:rPr>
          <w:lang w:val="en-US"/>
        </w:rPr>
        <w:t>Realization</w:t>
      </w:r>
      <w:proofErr w:type="spellEnd"/>
      <w:r w:rsidRPr="008E510D">
        <w:rPr>
          <w:lang w:val="en-US"/>
        </w:rPr>
        <w:t xml:space="preserve"> feature type (</w:t>
      </w:r>
      <w:r w:rsidR="00874BCD">
        <w:rPr>
          <w:lang w:val="en-US"/>
        </w:rPr>
        <w:fldChar w:fldCharType="begin"/>
      </w:r>
      <w:r w:rsidR="00874BCD">
        <w:rPr>
          <w:lang w:val="en-US"/>
        </w:rPr>
        <w:instrText xml:space="preserve"> REF _Ref462910459 \h </w:instrText>
      </w:r>
      <w:r w:rsidR="00874BCD">
        <w:rPr>
          <w:lang w:val="en-US"/>
        </w:rPr>
      </w:r>
      <w:r w:rsidR="00874BCD">
        <w:rPr>
          <w:lang w:val="en-US"/>
        </w:rPr>
        <w:fldChar w:fldCharType="separate"/>
      </w:r>
      <w:r w:rsidR="00874BCD">
        <w:t xml:space="preserve">Figure </w:t>
      </w:r>
      <w:r w:rsidR="00874BCD">
        <w:rPr>
          <w:noProof/>
        </w:rPr>
        <w:t>33</w:t>
      </w:r>
      <w:r w:rsidR="00874BCD">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outfall. Any feature that can be identified as (said to be) the outfall of a catchment may realize the logical outfall. Typically this will be a permanent, stable location that is fixed and/or referenced by coordinates. </w:t>
      </w:r>
    </w:p>
    <w:p w14:paraId="3AF9E264" w14:textId="3B33C835"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w:t>
      </w:r>
      <w:proofErr w:type="spellStart"/>
      <w:r w:rsidRPr="008E510D">
        <w:rPr>
          <w:lang w:val="en-US"/>
        </w:rPr>
        <w:t>HY_Outfall</w:t>
      </w:r>
      <w:r w:rsidR="002C3C8A">
        <w:rPr>
          <w:lang w:val="en-US"/>
        </w:rPr>
        <w:t>Realization</w:t>
      </w:r>
      <w:proofErr w:type="spellEnd"/>
      <w:r w:rsidRPr="008E510D">
        <w:rPr>
          <w:lang w:val="en-US"/>
        </w:rPr>
        <w:t xml:space="preserve"> type. </w:t>
      </w:r>
    </w:p>
    <w:p w14:paraId="1F6EE528" w14:textId="097FBDBC" w:rsidR="00033C57" w:rsidRDefault="00033C57" w:rsidP="00450C77">
      <w:pPr>
        <w:pStyle w:val="StandardWeb"/>
        <w:jc w:val="both"/>
        <w:rPr>
          <w:lang w:val="en-US"/>
        </w:rPr>
      </w:pPr>
      <w:r w:rsidRPr="008E510D">
        <w:rPr>
          <w:lang w:val="en-US"/>
        </w:rPr>
        <w:t xml:space="preserve">Topologically, the </w:t>
      </w:r>
      <w:proofErr w:type="spellStart"/>
      <w:r w:rsidRPr="008E510D">
        <w:rPr>
          <w:lang w:val="en-US"/>
        </w:rPr>
        <w:t>HY_Outfall</w:t>
      </w:r>
      <w:r w:rsidR="002C3C8A">
        <w:rPr>
          <w:lang w:val="en-US"/>
        </w:rPr>
        <w:t>Realization</w:t>
      </w:r>
      <w:proofErr w:type="spellEnd"/>
      <w:r w:rsidRPr="008E510D">
        <w:rPr>
          <w:lang w:val="en-US"/>
        </w:rPr>
        <w:t xml:space="preserve"> should be understood to be the boundary of the corresponding catchment, and always of lower topological dimension than the catchment. With respect to the typical topological realization of a catchment as an edge, a 'spoke' property of type </w:t>
      </w:r>
      <w:proofErr w:type="spellStart"/>
      <w:r w:rsidRPr="008E510D">
        <w:rPr>
          <w:lang w:val="en-US"/>
        </w:rPr>
        <w:t>HY_Flowpath</w:t>
      </w:r>
      <w:proofErr w:type="spellEnd"/>
      <w:r w:rsidRPr="008E510D">
        <w:rPr>
          <w:lang w:val="en-US"/>
        </w:rPr>
        <w:t xml:space="preserve"> is described by means of a 'tagged value' and used to associate an outfall realization with its upstream and downstream </w:t>
      </w:r>
      <w:proofErr w:type="spellStart"/>
      <w:r w:rsidRPr="008E510D">
        <w:rPr>
          <w:lang w:val="en-US"/>
        </w:rPr>
        <w:t>flowpaths</w:t>
      </w:r>
      <w:proofErr w:type="spellEnd"/>
      <w:r w:rsidRPr="008E510D">
        <w:rPr>
          <w:lang w:val="en-US"/>
        </w:rPr>
        <w:t>. Even though the topological realization of an outfall is typically as a node between catchment edges, an outfall realization may also have any geometric representation, including a single point.</w:t>
      </w:r>
    </w:p>
    <w:p w14:paraId="4DF20984" w14:textId="77777777" w:rsidR="00C20518" w:rsidRDefault="00C20518" w:rsidP="00C20518">
      <w:pPr>
        <w:pStyle w:val="OGCFigure"/>
      </w:pPr>
      <w:r>
        <w:rPr>
          <w:noProof/>
        </w:rPr>
        <w:lastRenderedPageBreak/>
        <w:drawing>
          <wp:inline distT="0" distB="0" distL="0" distR="0" wp14:anchorId="181F747C" wp14:editId="5BCF14C2">
            <wp:extent cx="5486400" cy="3399692"/>
            <wp:effectExtent l="0" t="0" r="0" b="0"/>
            <wp:docPr id="74" name="Grafik 74" descr="D:\Users\Dornblut\OGC_HYF_SWG\hlphtml\EARoot\EA2\EA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Users\Dornblut\OGC_HYF_SWG\hlphtml\EARoot\EA2\EA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399692"/>
                    </a:xfrm>
                    <a:prstGeom prst="rect">
                      <a:avLst/>
                    </a:prstGeom>
                    <a:noFill/>
                    <a:ln>
                      <a:noFill/>
                    </a:ln>
                  </pic:spPr>
                </pic:pic>
              </a:graphicData>
            </a:graphic>
          </wp:inline>
        </w:drawing>
      </w:r>
    </w:p>
    <w:p w14:paraId="3A0CDC5A" w14:textId="2B407239" w:rsidR="00C20518" w:rsidRDefault="00C20518" w:rsidP="00C20518">
      <w:pPr>
        <w:pStyle w:val="OGCFigure"/>
      </w:pPr>
      <w:bookmarkStart w:id="161" w:name="_Ref462910459"/>
      <w:bookmarkStart w:id="162" w:name="_Toc464111058"/>
      <w:r>
        <w:t xml:space="preserve">Figure </w:t>
      </w:r>
      <w:r w:rsidR="006B301F">
        <w:fldChar w:fldCharType="begin"/>
      </w:r>
      <w:r w:rsidR="006B301F">
        <w:instrText xml:space="preserve"> SEQ Figure \* ARABIC </w:instrText>
      </w:r>
      <w:r w:rsidR="006B301F">
        <w:fldChar w:fldCharType="separate"/>
      </w:r>
      <w:r w:rsidR="00F30A25">
        <w:rPr>
          <w:noProof/>
        </w:rPr>
        <w:t>33</w:t>
      </w:r>
      <w:r w:rsidR="006B301F">
        <w:rPr>
          <w:noProof/>
        </w:rPr>
        <w:fldChar w:fldCharType="end"/>
      </w:r>
      <w:bookmarkEnd w:id="161"/>
      <w:r>
        <w:t xml:space="preserve">: </w:t>
      </w:r>
      <w:r w:rsidRPr="008E510D">
        <w:t>Outfall Realization (UML class diagram)</w:t>
      </w:r>
      <w:bookmarkEnd w:id="162"/>
    </w:p>
    <w:p w14:paraId="2C3B27B7" w14:textId="0A8A7557" w:rsidR="00033C57" w:rsidRPr="008E510D" w:rsidRDefault="00033C57" w:rsidP="00450C77">
      <w:pPr>
        <w:pStyle w:val="StandardWeb"/>
        <w:jc w:val="both"/>
        <w:rPr>
          <w:lang w:val="en-US"/>
        </w:rPr>
      </w:pPr>
      <w:proofErr w:type="spellStart"/>
      <w:r w:rsidRPr="008E510D">
        <w:rPr>
          <w:lang w:val="en-US"/>
        </w:rPr>
        <w:t>HY_Outfall</w:t>
      </w:r>
      <w:r w:rsidR="002C3C8A">
        <w:rPr>
          <w:lang w:val="en-US"/>
        </w:rPr>
        <w:t>Realization</w:t>
      </w:r>
      <w:proofErr w:type="spellEnd"/>
      <w:r w:rsidRPr="008E510D">
        <w:rPr>
          <w:lang w:val="en-US"/>
        </w:rPr>
        <w:t xml:space="preserve"> carries the </w:t>
      </w:r>
      <w:proofErr w:type="spellStart"/>
      <w:r w:rsidR="002C3C8A">
        <w:rPr>
          <w:rStyle w:val="Hervorhebung"/>
          <w:lang w:val="en-US"/>
        </w:rPr>
        <w:t>realized</w:t>
      </w:r>
      <w:r w:rsidRPr="008E510D">
        <w:rPr>
          <w:rStyle w:val="Hervorhebung"/>
          <w:lang w:val="en-US"/>
        </w:rPr>
        <w:t>Outfall</w:t>
      </w:r>
      <w:proofErr w:type="spellEnd"/>
      <w:r w:rsidRPr="008E510D">
        <w:rPr>
          <w:lang w:val="en-US"/>
        </w:rPr>
        <w:t xml:space="preserve"> association implying the </w:t>
      </w:r>
      <w:proofErr w:type="spellStart"/>
      <w:r w:rsidRPr="008E510D">
        <w:rPr>
          <w:rStyle w:val="Hervorhebung"/>
          <w:lang w:val="en-US"/>
        </w:rPr>
        <w:t>hydroComplex</w:t>
      </w:r>
      <w:proofErr w:type="spellEnd"/>
      <w:r w:rsidRPr="008E510D">
        <w:rPr>
          <w:lang w:val="en-US"/>
        </w:rPr>
        <w:t xml:space="preserve"> feature collection, and carries two attributes: </w:t>
      </w:r>
      <w:r w:rsidRPr="008E510D">
        <w:rPr>
          <w:rStyle w:val="Hervorhebung"/>
          <w:lang w:val="en-US"/>
        </w:rPr>
        <w:t>shape</w:t>
      </w:r>
      <w:r w:rsidRPr="008E510D">
        <w:rPr>
          <w:lang w:val="en-US"/>
        </w:rPr>
        <w:t xml:space="preserve"> and </w:t>
      </w:r>
      <w:proofErr w:type="spellStart"/>
      <w:r w:rsidR="002C3C8A">
        <w:rPr>
          <w:rStyle w:val="Hervorhebung"/>
          <w:lang w:val="en-US"/>
        </w:rPr>
        <w:t>realized</w:t>
      </w:r>
      <w:r w:rsidRPr="008E510D">
        <w:rPr>
          <w:rStyle w:val="Hervorhebung"/>
          <w:lang w:val="en-US"/>
        </w:rPr>
        <w:t>OutfallType</w:t>
      </w:r>
      <w:proofErr w:type="spellEnd"/>
      <w:r w:rsidRPr="008E510D">
        <w:rPr>
          <w:lang w:val="en-US"/>
        </w:rPr>
        <w:t xml:space="preserve">. </w:t>
      </w:r>
    </w:p>
    <w:p w14:paraId="2FD19D00" w14:textId="3696C0C1" w:rsidR="00F24DA9" w:rsidRDefault="00033C57" w:rsidP="00450C77">
      <w:pPr>
        <w:pStyle w:val="StandardWeb"/>
        <w:jc w:val="both"/>
        <w:rPr>
          <w:lang w:val="en-US"/>
        </w:rPr>
      </w:pPr>
      <w:r w:rsidRPr="008E510D">
        <w:rPr>
          <w:rStyle w:val="Fett"/>
          <w:lang w:val="en-US"/>
        </w:rPr>
        <w:t>shape</w:t>
      </w:r>
      <w:r w:rsidRPr="008E510D">
        <w:rPr>
          <w:lang w:val="en-US"/>
        </w:rPr>
        <w:t xml:space="preserve"> </w:t>
      </w:r>
      <w:r w:rsidR="00F24DA9">
        <w:rPr>
          <w:lang w:val="en-US"/>
        </w:rPr>
        <w:t>(</w:t>
      </w:r>
      <w:r w:rsidRPr="008E510D">
        <w:rPr>
          <w:lang w:val="en-US"/>
        </w:rPr>
        <w:t>attribute</w:t>
      </w:r>
      <w:r w:rsidR="00F24DA9">
        <w:rPr>
          <w:lang w:val="en-US"/>
        </w:rPr>
        <w:t>):</w:t>
      </w:r>
    </w:p>
    <w:p w14:paraId="05A3C443" w14:textId="6B717273" w:rsidR="005142E4" w:rsidRPr="005142E4" w:rsidRDefault="00033C57" w:rsidP="005142E4">
      <w:pPr>
        <w:jc w:val="both"/>
      </w:pPr>
      <w:r w:rsidRPr="008E510D">
        <w:t xml:space="preserve">geometric representation of the realized outfall with the option to use a geometry type </w:t>
      </w:r>
      <w:r w:rsidR="005142E4">
        <w:t xml:space="preserve">defined in the </w:t>
      </w:r>
      <w:r w:rsidR="005142E4" w:rsidRPr="00B21FB6">
        <w:rPr>
          <w:rFonts w:eastAsia="MS Mincho"/>
          <w:lang w:val="en-AU"/>
        </w:rPr>
        <w:t>OGC Abstract Specification Topic 1, Feature geometry</w:t>
      </w:r>
      <w:r w:rsidR="005142E4">
        <w:t xml:space="preserve"> t</w:t>
      </w:r>
      <w:r w:rsidR="005142E4" w:rsidRPr="00467904">
        <w:t xml:space="preserve">o meet the </w:t>
      </w:r>
      <w:r w:rsidR="005142E4">
        <w:t xml:space="preserve">overall </w:t>
      </w:r>
      <w:r w:rsidR="005142E4" w:rsidRPr="00467904">
        <w:t>requirement</w:t>
      </w:r>
      <w:r w:rsidR="005142E4">
        <w:t xml:space="preserve"> </w:t>
      </w:r>
      <w:r w:rsidR="005142E4">
        <w:fldChar w:fldCharType="begin"/>
      </w:r>
      <w:r w:rsidR="005142E4">
        <w:instrText xml:space="preserve"> REF ASTOP1 \h </w:instrText>
      </w:r>
      <w:r w:rsidR="005142E4">
        <w:fldChar w:fldCharType="separate"/>
      </w:r>
      <w:r w:rsidR="00091F5D" w:rsidRPr="00893C90">
        <w:rPr>
          <w:color w:val="0000FF"/>
          <w:u w:val="single"/>
        </w:rPr>
        <w:t>/</w:t>
      </w:r>
      <w:proofErr w:type="spellStart"/>
      <w:r w:rsidR="00091F5D" w:rsidRPr="00893C90">
        <w:rPr>
          <w:color w:val="0000FF"/>
          <w:u w:val="single"/>
        </w:rPr>
        <w:t>req</w:t>
      </w:r>
      <w:proofErr w:type="spellEnd"/>
      <w:r w:rsidR="00091F5D" w:rsidRPr="00893C90">
        <w:rPr>
          <w:color w:val="0000FF"/>
          <w:u w:val="single"/>
        </w:rPr>
        <w:t>/</w:t>
      </w:r>
      <w:proofErr w:type="spellStart"/>
      <w:r w:rsidR="00091F5D" w:rsidRPr="00893C90">
        <w:rPr>
          <w:color w:val="0000FF"/>
          <w:u w:val="single"/>
        </w:rPr>
        <w:t>hy_hydrofeature</w:t>
      </w:r>
      <w:proofErr w:type="spellEnd"/>
      <w:r w:rsidR="00091F5D" w:rsidRPr="00893C90">
        <w:rPr>
          <w:color w:val="0000FF"/>
          <w:u w:val="single"/>
        </w:rPr>
        <w:t>/topic1</w:t>
      </w:r>
      <w:r w:rsidR="005142E4">
        <w:fldChar w:fldCharType="end"/>
      </w:r>
      <w:r w:rsidR="005142E4">
        <w:t xml:space="preserve"> defined in </w:t>
      </w:r>
      <w:r w:rsidR="00787BAC">
        <w:t xml:space="preserve">section7.4.1 of </w:t>
      </w:r>
      <w:r w:rsidR="005142E4">
        <w:t>this standard.</w:t>
      </w:r>
    </w:p>
    <w:p w14:paraId="05728982" w14:textId="362387B9" w:rsidR="00F24DA9" w:rsidRDefault="002C3C8A" w:rsidP="00450C77">
      <w:pPr>
        <w:pStyle w:val="StandardWeb"/>
        <w:jc w:val="both"/>
        <w:rPr>
          <w:lang w:val="en-US"/>
        </w:rPr>
      </w:pPr>
      <w:proofErr w:type="spellStart"/>
      <w:r>
        <w:rPr>
          <w:rStyle w:val="Fett"/>
          <w:lang w:val="en-US"/>
        </w:rPr>
        <w:t>realized</w:t>
      </w:r>
      <w:r w:rsidR="00033C57" w:rsidRPr="008E510D">
        <w:rPr>
          <w:rStyle w:val="Fett"/>
          <w:lang w:val="en-US"/>
        </w:rPr>
        <w:t>OutfallType</w:t>
      </w:r>
      <w:proofErr w:type="spellEnd"/>
      <w:r w:rsidR="00033C57" w:rsidRPr="008E510D">
        <w:rPr>
          <w:lang w:val="en-US"/>
        </w:rPr>
        <w:t xml:space="preserve"> </w:t>
      </w:r>
      <w:r w:rsidR="00F24DA9">
        <w:rPr>
          <w:lang w:val="en-US"/>
        </w:rPr>
        <w:t>(</w:t>
      </w:r>
      <w:r w:rsidR="00033C57" w:rsidRPr="008E510D">
        <w:rPr>
          <w:lang w:val="en-US"/>
        </w:rPr>
        <w:t>attribute</w:t>
      </w:r>
      <w:r w:rsidR="00F24DA9">
        <w:rPr>
          <w:lang w:val="en-US"/>
        </w:rPr>
        <w:t>)</w:t>
      </w:r>
      <w:r w:rsidR="005142E4">
        <w:rPr>
          <w:lang w:val="en-US"/>
        </w:rPr>
        <w:t>:</w:t>
      </w:r>
    </w:p>
    <w:p w14:paraId="3A6152F6" w14:textId="5D102934" w:rsidR="005142E4" w:rsidRDefault="005142E4" w:rsidP="005142E4">
      <w:r w:rsidRPr="00EB5A8C">
        <w:t xml:space="preserve">expresses the </w:t>
      </w:r>
      <w:r>
        <w:t>type of the realized outfall</w:t>
      </w:r>
      <w:r w:rsidRPr="00EB5A8C">
        <w:t>, using a term from the HY_</w:t>
      </w:r>
      <w:r w:rsidRPr="005142E4">
        <w:t xml:space="preserve"> </w:t>
      </w:r>
      <w:proofErr w:type="spellStart"/>
      <w:r>
        <w:t>Realized</w:t>
      </w:r>
      <w:r w:rsidRPr="008E510D">
        <w:t>OutfallType</w:t>
      </w:r>
      <w:proofErr w:type="spellEnd"/>
      <w:r w:rsidRPr="008E510D">
        <w:t xml:space="preserve"> code</w:t>
      </w:r>
      <w:r>
        <w:t xml:space="preserve"> </w:t>
      </w:r>
      <w:r w:rsidRPr="008E510D">
        <w:t>list</w:t>
      </w:r>
      <w:r w:rsidRPr="00EB5A8C">
        <w:t xml:space="preserve">, or a controlled </w:t>
      </w:r>
      <w:r w:rsidR="004A53E8" w:rsidRPr="00EB5A8C">
        <w:t>vocabulary</w:t>
      </w:r>
      <w:r w:rsidR="004A53E8">
        <w:t xml:space="preserve">. </w:t>
      </w:r>
      <w:r w:rsidR="004A53E8" w:rsidRPr="008E510D">
        <w:t>Alternative</w:t>
      </w:r>
      <w:r w:rsidRPr="008E510D">
        <w:t xml:space="preserve"> code lists may be used but should be</w:t>
      </w:r>
      <w:r>
        <w:t xml:space="preserve"> related to the terms in Annex B</w:t>
      </w:r>
      <w:r w:rsidRPr="008E510D">
        <w:t>.1 using an appropriate formalism.</w:t>
      </w:r>
    </w:p>
    <w:p w14:paraId="3F6E5879" w14:textId="77777777" w:rsidR="00F24DA9" w:rsidRDefault="00F24DA9" w:rsidP="00F24DA9">
      <w:pPr>
        <w:pStyle w:val="StandardWeb"/>
        <w:jc w:val="both"/>
        <w:rPr>
          <w:lang w:val="en-US"/>
        </w:rPr>
      </w:pPr>
      <w:proofErr w:type="spellStart"/>
      <w:r>
        <w:rPr>
          <w:rStyle w:val="Fett"/>
          <w:lang w:val="en-US"/>
        </w:rPr>
        <w:t>realized</w:t>
      </w:r>
      <w:r w:rsidRPr="008E510D">
        <w:rPr>
          <w:rStyle w:val="Fett"/>
          <w:lang w:val="en-US"/>
        </w:rPr>
        <w:t>Outfall</w:t>
      </w:r>
      <w:proofErr w:type="spellEnd"/>
      <w:r w:rsidRPr="008E510D">
        <w:rPr>
          <w:lang w:val="en-US"/>
        </w:rPr>
        <w:t xml:space="preserve"> </w:t>
      </w:r>
      <w:r>
        <w:rPr>
          <w:lang w:val="en-US"/>
        </w:rPr>
        <w:t>(</w:t>
      </w:r>
      <w:r w:rsidRPr="008E510D">
        <w:rPr>
          <w:lang w:val="en-US"/>
        </w:rPr>
        <w:t>association</w:t>
      </w:r>
      <w:r>
        <w:rPr>
          <w:lang w:val="en-US"/>
        </w:rPr>
        <w:t>):</w:t>
      </w:r>
    </w:p>
    <w:p w14:paraId="22EA0B4B" w14:textId="2ACF1C25" w:rsidR="005142E4" w:rsidRPr="008E510D" w:rsidRDefault="005142E4" w:rsidP="00450C77">
      <w:pPr>
        <w:pStyle w:val="StandardWeb"/>
        <w:jc w:val="both"/>
        <w:rPr>
          <w:lang w:val="en-US"/>
        </w:rPr>
      </w:pPr>
      <w:r>
        <w:rPr>
          <w:lang w:val="en-US"/>
        </w:rPr>
        <w:t xml:space="preserve">identifies </w:t>
      </w:r>
      <w:r w:rsidRPr="008E510D">
        <w:rPr>
          <w:lang w:val="en-US"/>
        </w:rPr>
        <w:t xml:space="preserve">the </w:t>
      </w:r>
      <w:r>
        <w:rPr>
          <w:lang w:val="en-US"/>
        </w:rPr>
        <w:t>one and only one outfall that is realized by a particular feature</w:t>
      </w:r>
      <w:r w:rsidRPr="008E510D">
        <w:rPr>
          <w:lang w:val="en-US"/>
        </w:rPr>
        <w:t xml:space="preserve">. Referencing the hydrologic complex </w:t>
      </w:r>
      <w:r>
        <w:rPr>
          <w:lang w:val="en-US"/>
        </w:rPr>
        <w:t>containing</w:t>
      </w:r>
      <w:r w:rsidRPr="008E510D">
        <w:rPr>
          <w:lang w:val="en-US"/>
        </w:rPr>
        <w:t xml:space="preserve"> the </w:t>
      </w:r>
      <w:r w:rsidR="009C55CD">
        <w:rPr>
          <w:lang w:val="en-US"/>
        </w:rPr>
        <w:t>outfall</w:t>
      </w:r>
      <w:r w:rsidRPr="008E510D">
        <w:rPr>
          <w:lang w:val="en-US"/>
        </w:rPr>
        <w:t xml:space="preserve"> and </w:t>
      </w:r>
      <w:r>
        <w:rPr>
          <w:lang w:val="en-US"/>
        </w:rPr>
        <w:t xml:space="preserve">all of </w:t>
      </w:r>
      <w:r w:rsidRPr="008E510D">
        <w:rPr>
          <w:lang w:val="en-US"/>
        </w:rPr>
        <w:t xml:space="preserve">its realizations, </w:t>
      </w:r>
      <w:r>
        <w:rPr>
          <w:lang w:val="en-US"/>
        </w:rPr>
        <w:t>supports</w:t>
      </w:r>
      <w:r w:rsidRPr="008E510D">
        <w:rPr>
          <w:lang w:val="en-US"/>
        </w:rPr>
        <w:t xml:space="preserve"> a </w:t>
      </w:r>
      <w:r w:rsidR="009C55CD">
        <w:rPr>
          <w:lang w:val="en-US"/>
        </w:rPr>
        <w:t xml:space="preserve">an arbitrary feature of interest </w:t>
      </w:r>
      <w:r w:rsidRPr="008E510D">
        <w:rPr>
          <w:lang w:val="en-US"/>
        </w:rPr>
        <w:t xml:space="preserve">to be recognized </w:t>
      </w:r>
      <w:r w:rsidR="009C55CD">
        <w:rPr>
          <w:lang w:val="en-US"/>
        </w:rPr>
        <w:t>as outfall</w:t>
      </w:r>
      <w:r w:rsidR="004B4373">
        <w:rPr>
          <w:lang w:val="en-US"/>
        </w:rPr>
        <w:t xml:space="preserve"> of a catchment</w:t>
      </w:r>
      <w:r w:rsidR="009C55CD">
        <w:rPr>
          <w:lang w:val="en-US"/>
        </w:rPr>
        <w:t xml:space="preserve">, </w:t>
      </w:r>
      <w:r w:rsidRPr="008E510D">
        <w:rPr>
          <w:lang w:val="en-US"/>
        </w:rPr>
        <w:t xml:space="preserve">and </w:t>
      </w:r>
      <w:r w:rsidR="004B4373">
        <w:rPr>
          <w:lang w:val="en-US"/>
        </w:rPr>
        <w:t xml:space="preserve">to be </w:t>
      </w:r>
      <w:r w:rsidR="009C55CD">
        <w:rPr>
          <w:lang w:val="en-US"/>
        </w:rPr>
        <w:t>placed using the river positioning system defined in this standard.</w:t>
      </w:r>
      <w:r w:rsidRPr="008E510D">
        <w:rPr>
          <w:lang w:val="en-US"/>
        </w:rPr>
        <w:t xml:space="preserve"> </w:t>
      </w:r>
    </w:p>
    <w:p w14:paraId="2D1E9DB1" w14:textId="3D88D067" w:rsidR="00033C57" w:rsidRPr="008E510D" w:rsidRDefault="00033C57" w:rsidP="00450C77">
      <w:pPr>
        <w:pStyle w:val="berschrift3"/>
        <w:jc w:val="both"/>
      </w:pPr>
      <w:r w:rsidRPr="008E510D">
        <w:lastRenderedPageBreak/>
        <w:t xml:space="preserve"> </w:t>
      </w:r>
      <w:bookmarkStart w:id="163" w:name="_Toc458775751"/>
      <w:bookmarkStart w:id="164" w:name="_Toc464110990"/>
      <w:r w:rsidRPr="008E510D">
        <w:t>The River Positioning System</w:t>
      </w:r>
      <w:bookmarkEnd w:id="164"/>
      <w:r w:rsidRPr="008E510D">
        <w:t xml:space="preserve"> </w:t>
      </w:r>
      <w:bookmarkEnd w:id="163"/>
    </w:p>
    <w:p w14:paraId="0A944DCB" w14:textId="626ACE8B"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874BCD">
        <w:rPr>
          <w:lang w:val="en-US"/>
        </w:rPr>
        <w:fldChar w:fldCharType="begin"/>
      </w:r>
      <w:r w:rsidR="00874BCD">
        <w:rPr>
          <w:lang w:val="en-US"/>
        </w:rPr>
        <w:instrText xml:space="preserve"> REF _Ref462910474 \h </w:instrText>
      </w:r>
      <w:r w:rsidR="00874BCD">
        <w:rPr>
          <w:lang w:val="en-US"/>
        </w:rPr>
      </w:r>
      <w:r w:rsidR="00874BCD">
        <w:rPr>
          <w:lang w:val="en-US"/>
        </w:rPr>
        <w:fldChar w:fldCharType="separate"/>
      </w:r>
      <w:r w:rsidR="00874BCD">
        <w:t xml:space="preserve">Figure </w:t>
      </w:r>
      <w:r w:rsidR="00874BCD">
        <w:rPr>
          <w:noProof/>
        </w:rPr>
        <w:t>34</w:t>
      </w:r>
      <w:r w:rsidR="00874BCD">
        <w:rPr>
          <w:lang w:val="en-US"/>
        </w:rPr>
        <w:fldChar w:fldCharType="end"/>
      </w:r>
      <w:r w:rsidR="00B90FE2">
        <w:rPr>
          <w:lang w:val="en-US"/>
        </w:rPr>
        <w:t xml:space="preserve">) </w:t>
      </w:r>
      <w:r w:rsidRPr="008E510D">
        <w:rPr>
          <w:lang w:val="en-US"/>
        </w:rPr>
        <w:t xml:space="preserve">provides a simple model to place a feature of interest 'on a river'.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important to note, that each logical catchment has its own reference system, and must have one outfall (origin) and one linear flowpath realization (shape). </w:t>
      </w:r>
    </w:p>
    <w:p w14:paraId="76792AF3" w14:textId="2AFC5447" w:rsidR="00033C57" w:rsidRDefault="00033C57" w:rsidP="00450C77">
      <w:pPr>
        <w:pStyle w:val="StandardWeb"/>
        <w:jc w:val="both"/>
        <w:rPr>
          <w:lang w:val="en-US"/>
        </w:rPr>
      </w:pPr>
      <w:r w:rsidRPr="008E510D">
        <w:rPr>
          <w:lang w:val="en-US"/>
        </w:rPr>
        <w:t xml:space="preserve">The River Positioning System references the </w:t>
      </w:r>
      <w:r w:rsidR="008D3FA4">
        <w:rPr>
          <w:lang w:val="en-US"/>
        </w:rPr>
        <w:t xml:space="preserve">one-dimensional </w:t>
      </w:r>
      <w:r w:rsidRPr="008E510D">
        <w:rPr>
          <w:lang w:val="en-US"/>
        </w:rPr>
        <w:t xml:space="preserve">topological realization of catchment and outfall within </w:t>
      </w:r>
      <w:r w:rsidR="008D3FA4">
        <w:rPr>
          <w:lang w:val="en-US"/>
        </w:rPr>
        <w:t>the</w:t>
      </w:r>
      <w:r w:rsidR="008D3FA4" w:rsidRPr="008E510D">
        <w:rPr>
          <w:lang w:val="en-US"/>
        </w:rPr>
        <w:t xml:space="preserve"> </w:t>
      </w:r>
      <w:r w:rsidRPr="008E510D">
        <w:rPr>
          <w:lang w:val="en-US"/>
        </w:rPr>
        <w:t xml:space="preserve">implied hydrologic complex in such that the origin and referent of the reference system are nodes on the boundary of the flowpath shape. Given that a flowpath realizes a logical catchment between inflow and outflow nodes, the feature of interest being referenced realizes </w:t>
      </w:r>
      <w:r w:rsidR="008D3FA4">
        <w:rPr>
          <w:lang w:val="en-US"/>
        </w:rPr>
        <w:t>either the</w:t>
      </w:r>
      <w:r w:rsidR="008D3FA4" w:rsidRPr="008E510D">
        <w:rPr>
          <w:lang w:val="en-US"/>
        </w:rPr>
        <w:t xml:space="preserve"> </w:t>
      </w:r>
      <w:r w:rsidRPr="008E510D">
        <w:rPr>
          <w:lang w:val="en-US"/>
        </w:rPr>
        <w:t xml:space="preserve">inflow or </w:t>
      </w:r>
      <w:r w:rsidR="008D3FA4">
        <w:rPr>
          <w:lang w:val="en-US"/>
        </w:rPr>
        <w:t xml:space="preserve">the </w:t>
      </w:r>
      <w:r w:rsidRPr="008E510D">
        <w:rPr>
          <w:lang w:val="en-US"/>
        </w:rPr>
        <w:t xml:space="preserve">outflow node of </w:t>
      </w:r>
      <w:r w:rsidR="008D3FA4">
        <w:rPr>
          <w:lang w:val="en-US"/>
        </w:rPr>
        <w:t>the</w:t>
      </w:r>
      <w:r w:rsidR="008D3FA4" w:rsidRPr="008E510D">
        <w:rPr>
          <w:lang w:val="en-US"/>
        </w:rPr>
        <w:t xml:space="preserve"> </w:t>
      </w:r>
      <w:r w:rsidRPr="008E510D">
        <w:rPr>
          <w:lang w:val="en-US"/>
        </w:rPr>
        <w:t xml:space="preserve">catchment that is determined by the corresponding reference location upstream or downstream of </w:t>
      </w:r>
      <w:r w:rsidR="008D3FA4">
        <w:rPr>
          <w:lang w:val="en-US"/>
        </w:rPr>
        <w:t>the</w:t>
      </w:r>
      <w:r w:rsidRPr="008E510D">
        <w:rPr>
          <w:lang w:val="en-US"/>
        </w:rPr>
        <w:t xml:space="preserve"> </w:t>
      </w:r>
      <w:r w:rsidR="008D3FA4">
        <w:rPr>
          <w:lang w:val="en-US"/>
        </w:rPr>
        <w:t>feature to be placed</w:t>
      </w:r>
      <w:r w:rsidRPr="008E510D">
        <w:rPr>
          <w:lang w:val="en-US"/>
        </w:rPr>
        <w:t xml:space="preserve">. Using reference locations in both directions allows placement of a feature of interest </w:t>
      </w:r>
      <w:r w:rsidR="008D3FA4">
        <w:rPr>
          <w:lang w:val="en-US"/>
        </w:rPr>
        <w:t xml:space="preserve">interpolative </w:t>
      </w:r>
      <w:r w:rsidRPr="008E510D">
        <w:rPr>
          <w:lang w:val="en-US"/>
        </w:rPr>
        <w:t xml:space="preserve">between inflow and outflow nodes on a flowpath even if the realized catchment is not explicitly delineated. </w:t>
      </w:r>
    </w:p>
    <w:p w14:paraId="4B13F707" w14:textId="192BDD05" w:rsidR="007C46AD" w:rsidRDefault="007C46AD" w:rsidP="00787BAC">
      <w:pPr>
        <w:jc w:val="both"/>
      </w:pPr>
      <w:r>
        <w:t xml:space="preserve">To meet the </w:t>
      </w:r>
      <w:r>
        <w:fldChar w:fldCharType="begin"/>
      </w:r>
      <w:r>
        <w:instrText xml:space="preserve"> REF ASTOP19 \h </w:instrText>
      </w:r>
      <w:r>
        <w:fldChar w:fldCharType="separate"/>
      </w:r>
      <w:r w:rsidR="00787BAC" w:rsidRPr="00893C90">
        <w:rPr>
          <w:color w:val="0000FF"/>
          <w:u w:val="single"/>
        </w:rPr>
        <w:t>/</w:t>
      </w:r>
      <w:proofErr w:type="spellStart"/>
      <w:r w:rsidR="00787BAC" w:rsidRPr="00893C90">
        <w:rPr>
          <w:color w:val="0000FF"/>
          <w:u w:val="single"/>
        </w:rPr>
        <w:t>req</w:t>
      </w:r>
      <w:proofErr w:type="spellEnd"/>
      <w:r w:rsidR="00787BAC" w:rsidRPr="00893C90">
        <w:rPr>
          <w:color w:val="0000FF"/>
          <w:u w:val="single"/>
        </w:rPr>
        <w:t>/</w:t>
      </w:r>
      <w:proofErr w:type="spellStart"/>
      <w:r w:rsidR="00787BAC" w:rsidRPr="00893C90">
        <w:rPr>
          <w:color w:val="0000FF"/>
          <w:u w:val="single"/>
        </w:rPr>
        <w:t>hy_hydrofeature</w:t>
      </w:r>
      <w:proofErr w:type="spellEnd"/>
      <w:r w:rsidR="00787BAC" w:rsidRPr="00893C90">
        <w:rPr>
          <w:color w:val="0000FF"/>
          <w:u w:val="single"/>
        </w:rPr>
        <w:t>/topic19</w:t>
      </w:r>
      <w:r>
        <w:fldChar w:fldCharType="end"/>
      </w:r>
      <w:r w:rsidR="00787BAC">
        <w:t xml:space="preserve"> </w:t>
      </w:r>
      <w:r>
        <w:t xml:space="preserve">defined </w:t>
      </w:r>
      <w:r w:rsidR="00787BAC">
        <w:t>in section 7.4.1 of</w:t>
      </w:r>
      <w:r>
        <w:t xml:space="preserve"> this standard, an implementation SHOUL</w:t>
      </w:r>
      <w:r w:rsidR="00787BAC">
        <w:t>D</w:t>
      </w:r>
      <w:r>
        <w:t xml:space="preserve"> express </w:t>
      </w:r>
      <w:r w:rsidR="00787BAC">
        <w:t xml:space="preserve">the semantic </w:t>
      </w:r>
      <w:r>
        <w:t xml:space="preserve">equivalence </w:t>
      </w:r>
      <w:r w:rsidR="00787BAC">
        <w:t>of features (see also section 6.4) defined in this standard with relevant types defined in the OGC Linear Referencing standard.</w:t>
      </w:r>
      <w:r>
        <w:t xml:space="preserve"> </w:t>
      </w:r>
    </w:p>
    <w:p w14:paraId="36EA858C" w14:textId="77777777" w:rsidR="00C20518" w:rsidRDefault="00C20518" w:rsidP="00C20518">
      <w:pPr>
        <w:pStyle w:val="OGCFigure"/>
      </w:pPr>
      <w:r>
        <w:rPr>
          <w:noProof/>
        </w:rPr>
        <w:lastRenderedPageBreak/>
        <w:drawing>
          <wp:inline distT="0" distB="0" distL="0" distR="0" wp14:anchorId="5815AFFA" wp14:editId="3817BA32">
            <wp:extent cx="5486400" cy="5707164"/>
            <wp:effectExtent l="0" t="0" r="0" b="8255"/>
            <wp:docPr id="75" name="Grafik 75" descr="D:\Users\Dornblut\OGC_HYF_SWG\hlphtml\EARoot\EA3\EA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sers\Dornblut\OGC_HYF_SWG\hlphtml\EARoot\EA3\EA7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5707164"/>
                    </a:xfrm>
                    <a:prstGeom prst="rect">
                      <a:avLst/>
                    </a:prstGeom>
                    <a:noFill/>
                    <a:ln>
                      <a:noFill/>
                    </a:ln>
                  </pic:spPr>
                </pic:pic>
              </a:graphicData>
            </a:graphic>
          </wp:inline>
        </w:drawing>
      </w:r>
    </w:p>
    <w:p w14:paraId="199F743B" w14:textId="3682A288" w:rsidR="00C20518" w:rsidRPr="008E510D" w:rsidRDefault="00C20518" w:rsidP="00C20518">
      <w:pPr>
        <w:pStyle w:val="OGCFigure"/>
      </w:pPr>
      <w:bookmarkStart w:id="165" w:name="_Ref462910474"/>
      <w:bookmarkStart w:id="166" w:name="_Toc464111059"/>
      <w:r>
        <w:t xml:space="preserve">Figure </w:t>
      </w:r>
      <w:r w:rsidR="006B301F">
        <w:fldChar w:fldCharType="begin"/>
      </w:r>
      <w:r w:rsidR="006B301F">
        <w:instrText xml:space="preserve"> SEQ Figure \* ARABIC </w:instrText>
      </w:r>
      <w:r w:rsidR="006B301F">
        <w:fldChar w:fldCharType="separate"/>
      </w:r>
      <w:r w:rsidR="00F30A25">
        <w:rPr>
          <w:noProof/>
        </w:rPr>
        <w:t>34</w:t>
      </w:r>
      <w:r w:rsidR="006B301F">
        <w:rPr>
          <w:noProof/>
        </w:rPr>
        <w:fldChar w:fldCharType="end"/>
      </w:r>
      <w:bookmarkEnd w:id="165"/>
      <w:r>
        <w:t xml:space="preserve">: </w:t>
      </w:r>
      <w:r w:rsidRPr="0029760E">
        <w:t>River Positioning System (UML class diagram</w:t>
      </w:r>
      <w:r>
        <w:t>)</w:t>
      </w:r>
      <w:bookmarkEnd w:id="166"/>
    </w:p>
    <w:p w14:paraId="0D2A7055" w14:textId="10BA42B5" w:rsidR="00C20518" w:rsidRDefault="00C20518" w:rsidP="009E4992">
      <w:pPr>
        <w:pStyle w:val="OGCFigure"/>
      </w:pPr>
    </w:p>
    <w:p w14:paraId="1C05BA83" w14:textId="0DE98F1F" w:rsidR="008D3FA4" w:rsidRDefault="008D3FA4" w:rsidP="007C46AD">
      <w:pPr>
        <w:pStyle w:val="berschrift4"/>
      </w:pPr>
      <w:r w:rsidRPr="008E510D">
        <w:t>Indirect</w:t>
      </w:r>
      <w:r>
        <w:t xml:space="preserve"> </w:t>
      </w:r>
      <w:r w:rsidRPr="008E510D">
        <w:t>Position</w:t>
      </w:r>
    </w:p>
    <w:p w14:paraId="6801209A" w14:textId="2521CDB4" w:rsidR="00033C57" w:rsidRDefault="00033C57" w:rsidP="00450C77">
      <w:pPr>
        <w:pStyle w:val="StandardWeb"/>
        <w:jc w:val="both"/>
        <w:rPr>
          <w:lang w:val="en-US"/>
        </w:rPr>
      </w:pPr>
      <w:r w:rsidRPr="008E510D">
        <w:rPr>
          <w:lang w:val="en-US"/>
        </w:rPr>
        <w:t xml:space="preserve">The </w:t>
      </w:r>
      <w:proofErr w:type="spellStart"/>
      <w:r w:rsidRPr="008E510D">
        <w:rPr>
          <w:lang w:val="en-US"/>
        </w:rPr>
        <w:t>HY_IndirectPosition</w:t>
      </w:r>
      <w:proofErr w:type="spellEnd"/>
      <w:r w:rsidRPr="008E510D">
        <w:rPr>
          <w:lang w:val="en-US"/>
        </w:rPr>
        <w:t xml:space="preserve"> feature type defines the indirect position, expressed either as the absolute distance </w:t>
      </w:r>
      <w:r w:rsidR="008D3FA4">
        <w:rPr>
          <w:lang w:val="en-US"/>
        </w:rPr>
        <w:t>from origin</w:t>
      </w:r>
      <w:r w:rsidRPr="008E510D">
        <w:rPr>
          <w:lang w:val="en-US"/>
        </w:rPr>
        <w:t xml:space="preserve"> to a reference </w:t>
      </w:r>
      <w:r w:rsidR="002002CB">
        <w:rPr>
          <w:lang w:val="en-US"/>
        </w:rPr>
        <w:t>location,</w:t>
      </w:r>
      <w:r w:rsidR="002002CB" w:rsidRPr="008E510D">
        <w:rPr>
          <w:lang w:val="en-US"/>
        </w:rPr>
        <w:t xml:space="preserve"> </w:t>
      </w:r>
      <w:r w:rsidRPr="008E510D">
        <w:rPr>
          <w:lang w:val="en-US"/>
        </w:rPr>
        <w:t xml:space="preserve">or </w:t>
      </w:r>
      <w:r w:rsidR="002002CB">
        <w:rPr>
          <w:lang w:val="en-US"/>
        </w:rPr>
        <w:t xml:space="preserve">relative to the this. </w:t>
      </w:r>
      <w:r w:rsidRPr="008E510D">
        <w:rPr>
          <w:lang w:val="en-US"/>
        </w:rPr>
        <w:t xml:space="preserve">Indirect position assigns a position to an outfall in reference to an </w:t>
      </w:r>
      <w:r w:rsidR="002002CB">
        <w:rPr>
          <w:lang w:val="en-US"/>
        </w:rPr>
        <w:t xml:space="preserve">already </w:t>
      </w:r>
      <w:r w:rsidRPr="008E510D">
        <w:rPr>
          <w:lang w:val="en-US"/>
        </w:rPr>
        <w:t>existing</w:t>
      </w:r>
      <w:r w:rsidR="002002CB">
        <w:rPr>
          <w:lang w:val="en-US"/>
        </w:rPr>
        <w:t>,</w:t>
      </w:r>
      <w:r w:rsidRPr="008E510D">
        <w:rPr>
          <w:lang w:val="en-US"/>
        </w:rPr>
        <w:t xml:space="preserve"> </w:t>
      </w:r>
      <w:r w:rsidR="002002CB">
        <w:rPr>
          <w:lang w:val="en-US"/>
        </w:rPr>
        <w:t>’realized’ outfall</w:t>
      </w:r>
      <w:r w:rsidRPr="008E510D">
        <w:rPr>
          <w:lang w:val="en-US"/>
        </w:rPr>
        <w:t xml:space="preserve"> using a linear river reference system. </w:t>
      </w:r>
      <w:proofErr w:type="spellStart"/>
      <w:r w:rsidRPr="008E510D">
        <w:rPr>
          <w:lang w:val="en-US"/>
        </w:rPr>
        <w:t>HY_IndirectPosition</w:t>
      </w:r>
      <w:proofErr w:type="spellEnd"/>
      <w:r w:rsidRPr="008E510D">
        <w:rPr>
          <w:lang w:val="en-US"/>
        </w:rPr>
        <w:t xml:space="preserve"> </w:t>
      </w:r>
      <w:r w:rsidR="008420BD" w:rsidRPr="008E510D">
        <w:rPr>
          <w:lang w:val="en-US"/>
        </w:rPr>
        <w:t>carries the</w:t>
      </w:r>
      <w:r w:rsidR="008420BD">
        <w:rPr>
          <w:lang w:val="en-US"/>
        </w:rPr>
        <w:t xml:space="preserve"> </w:t>
      </w:r>
      <w:r w:rsidRPr="008E510D">
        <w:rPr>
          <w:rStyle w:val="Hervorhebung"/>
          <w:lang w:val="en-US"/>
        </w:rPr>
        <w:t>absolute</w:t>
      </w:r>
      <w:r w:rsidRPr="008E510D">
        <w:rPr>
          <w:lang w:val="en-US"/>
        </w:rPr>
        <w:t xml:space="preserve">, </w:t>
      </w:r>
      <w:r w:rsidR="008420BD">
        <w:rPr>
          <w:lang w:val="en-US"/>
        </w:rPr>
        <w:t xml:space="preserve">and </w:t>
      </w:r>
      <w:r w:rsidRPr="008E510D">
        <w:rPr>
          <w:rStyle w:val="Hervorhebung"/>
          <w:lang w:val="en-US"/>
        </w:rPr>
        <w:t>relative</w:t>
      </w:r>
      <w:r w:rsidR="00B71767">
        <w:rPr>
          <w:rStyle w:val="Hervorhebung"/>
          <w:i w:val="0"/>
          <w:lang w:val="en-US"/>
        </w:rPr>
        <w:t xml:space="preserve"> attributes</w:t>
      </w:r>
      <w:r w:rsidRPr="008E510D">
        <w:rPr>
          <w:lang w:val="en-US"/>
        </w:rPr>
        <w:t>,</w:t>
      </w:r>
      <w:r w:rsidR="008420BD">
        <w:rPr>
          <w:lang w:val="en-US"/>
        </w:rPr>
        <w:t xml:space="preserve"> and associates a</w:t>
      </w:r>
      <w:r w:rsidRPr="008E510D">
        <w:rPr>
          <w:lang w:val="en-US"/>
        </w:rPr>
        <w:t xml:space="preserve"> </w:t>
      </w:r>
      <w:proofErr w:type="spellStart"/>
      <w:r w:rsidRPr="008E510D">
        <w:rPr>
          <w:rStyle w:val="Hervorhebung"/>
          <w:lang w:val="en-US"/>
        </w:rPr>
        <w:t>referenceLocation</w:t>
      </w:r>
      <w:proofErr w:type="spellEnd"/>
      <w:r w:rsidR="008420BD">
        <w:rPr>
          <w:lang w:val="en-US"/>
        </w:rPr>
        <w:t xml:space="preserve"> and a </w:t>
      </w:r>
      <w:r w:rsidRPr="008E510D">
        <w:rPr>
          <w:lang w:val="en-US"/>
        </w:rPr>
        <w:t xml:space="preserve"> </w:t>
      </w:r>
      <w:proofErr w:type="spellStart"/>
      <w:r w:rsidRPr="008E510D">
        <w:rPr>
          <w:rStyle w:val="Hervorhebung"/>
          <w:lang w:val="en-US"/>
        </w:rPr>
        <w:t>riverReferenceSystem</w:t>
      </w:r>
      <w:proofErr w:type="spellEnd"/>
      <w:r w:rsidRPr="008E510D">
        <w:rPr>
          <w:lang w:val="en-US"/>
        </w:rPr>
        <w:t xml:space="preserve">. </w:t>
      </w:r>
    </w:p>
    <w:p w14:paraId="181743F3" w14:textId="77777777" w:rsidR="00C20518" w:rsidRDefault="00C20518">
      <w:pPr>
        <w:spacing w:after="0"/>
        <w:rPr>
          <w:lang w:eastAsia="en-GB"/>
        </w:rPr>
      </w:pPr>
      <w:r>
        <w:br w:type="page"/>
      </w:r>
    </w:p>
    <w:p w14:paraId="4FED7DE1" w14:textId="3385338C" w:rsidR="0014512F" w:rsidRDefault="00033C57" w:rsidP="00450C77">
      <w:pPr>
        <w:pStyle w:val="StandardWeb"/>
        <w:jc w:val="both"/>
        <w:rPr>
          <w:lang w:val="en-US"/>
        </w:rPr>
      </w:pPr>
      <w:r w:rsidRPr="008E510D">
        <w:rPr>
          <w:rStyle w:val="Fett"/>
          <w:lang w:val="en-US"/>
        </w:rPr>
        <w:lastRenderedPageBreak/>
        <w:t>absolute</w:t>
      </w:r>
      <w:r w:rsidRPr="008E510D">
        <w:rPr>
          <w:lang w:val="en-US"/>
        </w:rPr>
        <w:t xml:space="preserve"> </w:t>
      </w:r>
      <w:r w:rsidR="0014512F">
        <w:rPr>
          <w:lang w:val="en-US"/>
        </w:rPr>
        <w:t>(</w:t>
      </w:r>
      <w:r w:rsidRPr="008E510D">
        <w:rPr>
          <w:lang w:val="en-US"/>
        </w:rPr>
        <w:t>attribute</w:t>
      </w:r>
      <w:r w:rsidR="0014512F">
        <w:rPr>
          <w:lang w:val="en-US"/>
        </w:rPr>
        <w:t>):</w:t>
      </w:r>
      <w:r w:rsidRPr="008E510D">
        <w:rPr>
          <w:lang w:val="en-US"/>
        </w:rPr>
        <w:t xml:space="preserve"> </w:t>
      </w:r>
    </w:p>
    <w:p w14:paraId="5CA989D4" w14:textId="21F626EC" w:rsidR="00C40224" w:rsidRDefault="00033C57" w:rsidP="00450C77">
      <w:pPr>
        <w:pStyle w:val="StandardWeb"/>
        <w:jc w:val="both"/>
        <w:rPr>
          <w:lang w:val="en-US"/>
        </w:rPr>
      </w:pPr>
      <w:r w:rsidRPr="008E510D">
        <w:rPr>
          <w:lang w:val="en-US"/>
        </w:rPr>
        <w:t>distance expressed as an absolute value, including an indication of accuracy and precision of the absolute value</w:t>
      </w:r>
      <w:r w:rsidR="00C40224">
        <w:rPr>
          <w:lang w:val="en-US"/>
        </w:rPr>
        <w:t xml:space="preserve">. An implementation </w:t>
      </w:r>
      <w:r w:rsidR="00603338">
        <w:rPr>
          <w:lang w:val="en-US"/>
        </w:rPr>
        <w:t xml:space="preserve">may </w:t>
      </w:r>
      <w:r w:rsidR="00C40224">
        <w:rPr>
          <w:lang w:val="en-US"/>
        </w:rPr>
        <w:t xml:space="preserve">use the </w:t>
      </w:r>
      <w:proofErr w:type="spellStart"/>
      <w:r w:rsidR="00C40224" w:rsidRPr="008E510D">
        <w:rPr>
          <w:lang w:val="en-US"/>
        </w:rPr>
        <w:t>HY_DistanceToRefPoint</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974BF6">
        <w:rPr>
          <w:lang w:val="en-US"/>
        </w:rPr>
        <w:t xml:space="preserve"> </w:t>
      </w:r>
      <w:r w:rsidR="00C40224">
        <w:rPr>
          <w:lang w:val="en-US"/>
        </w:rPr>
        <w:t xml:space="preserve">to meet the </w:t>
      </w:r>
      <w:r w:rsidR="00C40224">
        <w:rPr>
          <w:lang w:val="en-US"/>
        </w:rPr>
        <w:fldChar w:fldCharType="begin"/>
      </w:r>
      <w:r w:rsidR="00C40224">
        <w:rPr>
          <w:lang w:val="en-US"/>
        </w:rPr>
        <w:instrText xml:space="preserve"> REF ISO19103 \h </w:instrText>
      </w:r>
      <w:r w:rsidR="00C40224">
        <w:rPr>
          <w:lang w:val="en-US"/>
        </w:rPr>
      </w:r>
      <w:r w:rsidR="00C40224">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C40224">
        <w:rPr>
          <w:lang w:val="en-US"/>
        </w:rPr>
        <w:fldChar w:fldCharType="end"/>
      </w:r>
      <w:r w:rsidR="00C40224">
        <w:rPr>
          <w:lang w:val="en-US"/>
        </w:rPr>
        <w:t xml:space="preserve"> requirement defined </w:t>
      </w:r>
      <w:r w:rsidR="00C40224">
        <w:t>in section 7.4.1 of</w:t>
      </w:r>
      <w:r w:rsidR="00C40224">
        <w:rPr>
          <w:lang w:val="en-US"/>
        </w:rPr>
        <w:t xml:space="preserve"> this standard.</w:t>
      </w:r>
      <w:r w:rsidR="00712778">
        <w:rPr>
          <w:lang w:val="en-US"/>
        </w:rPr>
        <w:t xml:space="preserve"> </w:t>
      </w:r>
    </w:p>
    <w:p w14:paraId="7BB6AC97" w14:textId="4CA214CC" w:rsidR="00C40224" w:rsidRDefault="00033C57" w:rsidP="00450C77">
      <w:pPr>
        <w:pStyle w:val="StandardWeb"/>
        <w:jc w:val="both"/>
        <w:rPr>
          <w:lang w:val="en-US"/>
        </w:rPr>
      </w:pPr>
      <w:r w:rsidRPr="008E510D">
        <w:rPr>
          <w:rStyle w:val="Fett"/>
          <w:lang w:val="en-US"/>
        </w:rPr>
        <w:t>relative</w:t>
      </w:r>
      <w:r w:rsidRPr="008E510D">
        <w:rPr>
          <w:lang w:val="en-US"/>
        </w:rPr>
        <w:t xml:space="preserve"> </w:t>
      </w:r>
      <w:r w:rsidR="00C40224">
        <w:rPr>
          <w:lang w:val="en-US"/>
        </w:rPr>
        <w:t>(</w:t>
      </w:r>
      <w:r w:rsidRPr="008E510D">
        <w:rPr>
          <w:lang w:val="en-US"/>
        </w:rPr>
        <w:t>attribute</w:t>
      </w:r>
      <w:r w:rsidR="00C40224">
        <w:rPr>
          <w:lang w:val="en-US"/>
        </w:rPr>
        <w:t>)</w:t>
      </w:r>
      <w:r w:rsidR="00874BCD">
        <w:rPr>
          <w:lang w:val="en-US"/>
        </w:rPr>
        <w:t>:</w:t>
      </w:r>
    </w:p>
    <w:p w14:paraId="44F20292" w14:textId="3E63793B" w:rsidR="00C40224" w:rsidRDefault="00033C57" w:rsidP="00C40224">
      <w:pPr>
        <w:pStyle w:val="StandardWeb"/>
        <w:jc w:val="both"/>
        <w:rPr>
          <w:lang w:val="en-US"/>
        </w:rPr>
      </w:pPr>
      <w:r w:rsidRPr="008E510D">
        <w:rPr>
          <w:lang w:val="en-US"/>
        </w:rPr>
        <w:t>expression for the relative interpolative distance value</w:t>
      </w:r>
      <w:r w:rsidR="00C40224">
        <w:rPr>
          <w:lang w:val="en-US"/>
        </w:rPr>
        <w:t xml:space="preserve">. </w:t>
      </w:r>
      <w:r w:rsidR="004A53E8">
        <w:rPr>
          <w:lang w:val="en-US"/>
        </w:rPr>
        <w:t xml:space="preserve">To meet the </w:t>
      </w:r>
      <w:r w:rsidR="004A53E8">
        <w:rPr>
          <w:lang w:val="en-US"/>
        </w:rPr>
        <w:fldChar w:fldCharType="begin"/>
      </w:r>
      <w:r w:rsidR="004A53E8">
        <w:rPr>
          <w:lang w:val="en-US"/>
        </w:rPr>
        <w:instrText xml:space="preserve"> REF ISO19103 \h </w:instrText>
      </w:r>
      <w:r w:rsidR="004A53E8">
        <w:rPr>
          <w:lang w:val="en-US"/>
        </w:rPr>
      </w:r>
      <w:r w:rsidR="004A53E8">
        <w:rPr>
          <w:lang w:val="en-US"/>
        </w:rPr>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4A53E8">
        <w:rPr>
          <w:lang w:val="en-US"/>
        </w:rPr>
        <w:fldChar w:fldCharType="end"/>
      </w:r>
      <w:r w:rsidR="004A53E8">
        <w:rPr>
          <w:lang w:val="en-US"/>
        </w:rPr>
        <w:t xml:space="preserve"> requirement defined </w:t>
      </w:r>
      <w:r w:rsidR="004A53E8">
        <w:t>in section 7.4.1 of</w:t>
      </w:r>
      <w:r w:rsidR="004A53E8">
        <w:rPr>
          <w:lang w:val="en-US"/>
        </w:rPr>
        <w:t xml:space="preserve"> this standard, a</w:t>
      </w:r>
      <w:r w:rsidR="00C40224">
        <w:rPr>
          <w:lang w:val="en-US"/>
        </w:rPr>
        <w:t xml:space="preserve">n implementation </w:t>
      </w:r>
      <w:r w:rsidR="00603338">
        <w:rPr>
          <w:lang w:val="en-US"/>
        </w:rPr>
        <w:t xml:space="preserve">may </w:t>
      </w:r>
      <w:r w:rsidR="00C40224">
        <w:rPr>
          <w:lang w:val="en-US"/>
        </w:rPr>
        <w:t xml:space="preserve">use the </w:t>
      </w:r>
      <w:proofErr w:type="spellStart"/>
      <w:r w:rsidR="00C40224" w:rsidRPr="008E510D">
        <w:rPr>
          <w:lang w:val="en-US"/>
        </w:rPr>
        <w:t>HY_RelativePosition</w:t>
      </w:r>
      <w:proofErr w:type="spellEnd"/>
      <w:r w:rsidR="00C40224">
        <w:rPr>
          <w:lang w:val="en-US"/>
        </w:rPr>
        <w:t xml:space="preserve"> </w:t>
      </w:r>
      <w:r w:rsidR="00712778">
        <w:rPr>
          <w:lang w:val="en-US"/>
        </w:rPr>
        <w:t>(</w:t>
      </w:r>
      <w:r w:rsidR="00C40224">
        <w:rPr>
          <w:lang w:val="en-US"/>
        </w:rPr>
        <w:t>data type</w:t>
      </w:r>
      <w:r w:rsidR="00712778">
        <w:rPr>
          <w:lang w:val="en-US"/>
        </w:rPr>
        <w:t>)</w:t>
      </w:r>
      <w:r w:rsidR="00C40224">
        <w:rPr>
          <w:lang w:val="en-US"/>
        </w:rPr>
        <w:t xml:space="preserve"> referencing basic types</w:t>
      </w:r>
      <w:r w:rsidR="004A53E8">
        <w:rPr>
          <w:lang w:val="en-US"/>
        </w:rPr>
        <w:t xml:space="preserve"> </w:t>
      </w:r>
      <w:r w:rsidR="00C40224">
        <w:rPr>
          <w:lang w:val="en-US"/>
        </w:rPr>
        <w:t xml:space="preserve">and the </w:t>
      </w:r>
      <w:proofErr w:type="spellStart"/>
      <w:r w:rsidR="00C40224" w:rsidRPr="008E510D">
        <w:rPr>
          <w:lang w:val="en-US"/>
        </w:rPr>
        <w:t>HY_RelativePosition</w:t>
      </w:r>
      <w:r w:rsidR="00C40224">
        <w:rPr>
          <w:lang w:val="en-US"/>
        </w:rPr>
        <w:t>Description</w:t>
      </w:r>
      <w:proofErr w:type="spellEnd"/>
      <w:r w:rsidR="00C40224">
        <w:rPr>
          <w:lang w:val="en-US"/>
        </w:rPr>
        <w:t xml:space="preserve"> code</w:t>
      </w:r>
      <w:r w:rsidR="004A53E8">
        <w:rPr>
          <w:lang w:val="en-US"/>
        </w:rPr>
        <w:t xml:space="preserve"> </w:t>
      </w:r>
      <w:r w:rsidR="00C40224">
        <w:rPr>
          <w:lang w:val="en-US"/>
        </w:rPr>
        <w:t>list</w:t>
      </w:r>
      <w:r w:rsidR="00974BF6">
        <w:rPr>
          <w:lang w:val="en-US"/>
        </w:rPr>
        <w:t xml:space="preserve">. Alternatively, the  types, described in ISO 19103: </w:t>
      </w:r>
      <w:r w:rsidR="00974BF6" w:rsidRPr="00B74E4E">
        <w:t>Conceptual Schema</w:t>
      </w:r>
      <w:r w:rsidR="00974BF6">
        <w:t xml:space="preserve"> may be used. </w:t>
      </w:r>
      <w:r w:rsidR="004A53E8">
        <w:t>A</w:t>
      </w:r>
      <w:r w:rsidR="00C40224" w:rsidRPr="008E510D">
        <w:t>lternative code lists may be used but should be</w:t>
      </w:r>
      <w:r w:rsidR="00C40224">
        <w:t xml:space="preserve"> related to the terms in Annex B</w:t>
      </w:r>
      <w:r w:rsidR="004A53E8">
        <w:t>.2</w:t>
      </w:r>
      <w:r w:rsidR="00C40224" w:rsidRPr="008E510D">
        <w:t xml:space="preserve"> using an appropriate formalism.</w:t>
      </w:r>
    </w:p>
    <w:p w14:paraId="6CDAA3A8" w14:textId="350331B4" w:rsidR="004A53E8" w:rsidRDefault="00033C57" w:rsidP="00450C77">
      <w:pPr>
        <w:pStyle w:val="StandardWeb"/>
        <w:jc w:val="both"/>
        <w:rPr>
          <w:lang w:val="en-US"/>
        </w:rPr>
      </w:pPr>
      <w:proofErr w:type="spellStart"/>
      <w:r w:rsidRPr="008E510D">
        <w:rPr>
          <w:rStyle w:val="Fett"/>
          <w:lang w:val="en-US"/>
        </w:rPr>
        <w:t>referenceLocation</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2EF5AF7F" w14:textId="10EFC803" w:rsidR="00033C57" w:rsidRPr="008E510D" w:rsidRDefault="00FF247D" w:rsidP="00450C77">
      <w:pPr>
        <w:pStyle w:val="StandardWeb"/>
        <w:jc w:val="both"/>
        <w:rPr>
          <w:lang w:val="en-US"/>
        </w:rPr>
      </w:pPr>
      <w:r>
        <w:rPr>
          <w:lang w:val="en-US"/>
        </w:rPr>
        <w:t>identifies</w:t>
      </w:r>
      <w:r w:rsidRPr="008E510D">
        <w:rPr>
          <w:lang w:val="en-US"/>
        </w:rPr>
        <w:t xml:space="preserve"> </w:t>
      </w:r>
      <w:r w:rsidR="00033C57" w:rsidRPr="008E510D">
        <w:rPr>
          <w:lang w:val="en-US"/>
        </w:rPr>
        <w:t xml:space="preserve">an existing </w:t>
      </w:r>
      <w:r>
        <w:rPr>
          <w:lang w:val="en-US"/>
        </w:rPr>
        <w:t xml:space="preserve">‘realized’ </w:t>
      </w:r>
      <w:r w:rsidR="00033C57" w:rsidRPr="008E510D">
        <w:rPr>
          <w:lang w:val="en-US"/>
        </w:rPr>
        <w:t xml:space="preserve">outfall used </w:t>
      </w:r>
      <w:r>
        <w:rPr>
          <w:lang w:val="en-US"/>
        </w:rPr>
        <w:t xml:space="preserve">as the permanent </w:t>
      </w:r>
      <w:r w:rsidR="00033C57" w:rsidRPr="008E510D">
        <w:rPr>
          <w:lang w:val="en-US"/>
        </w:rPr>
        <w:t>reference</w:t>
      </w:r>
      <w:r>
        <w:rPr>
          <w:lang w:val="en-US"/>
        </w:rPr>
        <w:t xml:space="preserve"> location</w:t>
      </w:r>
      <w:r w:rsidR="00033C57" w:rsidRPr="008E510D">
        <w:rPr>
          <w:lang w:val="en-US"/>
        </w:rPr>
        <w:t xml:space="preserve"> relative to which a position is assigned to an outfall, or the feature of interest </w:t>
      </w:r>
      <w:r>
        <w:rPr>
          <w:lang w:val="en-US"/>
        </w:rPr>
        <w:t>recognized as</w:t>
      </w:r>
      <w:r w:rsidR="00033C57" w:rsidRPr="008E510D">
        <w:rPr>
          <w:lang w:val="en-US"/>
        </w:rPr>
        <w:t xml:space="preserve"> outfall. </w:t>
      </w:r>
    </w:p>
    <w:p w14:paraId="1C2F1F8D" w14:textId="1A5A02C7" w:rsidR="004A53E8" w:rsidRDefault="00033C57" w:rsidP="00450C77">
      <w:pPr>
        <w:pStyle w:val="StandardWeb"/>
        <w:jc w:val="both"/>
        <w:rPr>
          <w:lang w:val="en-US"/>
        </w:rPr>
      </w:pPr>
      <w:proofErr w:type="spellStart"/>
      <w:r w:rsidRPr="008E510D">
        <w:rPr>
          <w:rStyle w:val="Fett"/>
          <w:lang w:val="en-US"/>
        </w:rPr>
        <w:t>riverReferenceSystem</w:t>
      </w:r>
      <w:proofErr w:type="spellEnd"/>
      <w:r w:rsidRPr="008E510D">
        <w:rPr>
          <w:lang w:val="en-US"/>
        </w:rPr>
        <w:t xml:space="preserve"> </w:t>
      </w:r>
      <w:r w:rsidR="004A53E8">
        <w:rPr>
          <w:lang w:val="en-US"/>
        </w:rPr>
        <w:t>(</w:t>
      </w:r>
      <w:r w:rsidRPr="008E510D">
        <w:rPr>
          <w:lang w:val="en-US"/>
        </w:rPr>
        <w:t>association</w:t>
      </w:r>
      <w:r w:rsidR="004A53E8">
        <w:rPr>
          <w:lang w:val="en-US"/>
        </w:rPr>
        <w:t>):</w:t>
      </w:r>
      <w:r w:rsidRPr="008E510D">
        <w:rPr>
          <w:lang w:val="en-US"/>
        </w:rPr>
        <w:t xml:space="preserve"> </w:t>
      </w:r>
    </w:p>
    <w:p w14:paraId="1FAC968D" w14:textId="77777777" w:rsidR="00BD2227" w:rsidRDefault="00033C57" w:rsidP="00BD2227">
      <w:pPr>
        <w:pStyle w:val="StandardWeb"/>
        <w:jc w:val="both"/>
        <w:rPr>
          <w:lang w:val="en-US"/>
        </w:rPr>
      </w:pPr>
      <w:r w:rsidRPr="008E510D">
        <w:rPr>
          <w:lang w:val="en-US"/>
        </w:rPr>
        <w:t xml:space="preserve">special linear </w:t>
      </w:r>
      <w:r w:rsidR="00FF247D">
        <w:rPr>
          <w:lang w:val="en-US"/>
        </w:rPr>
        <w:t>reference system</w:t>
      </w:r>
      <w:r w:rsidRPr="008E510D">
        <w:rPr>
          <w:lang w:val="en-US"/>
        </w:rPr>
        <w:t xml:space="preserve"> applied to assign a </w:t>
      </w:r>
      <w:r w:rsidR="00BD2227">
        <w:rPr>
          <w:lang w:val="en-US"/>
        </w:rPr>
        <w:t>position ‘along a river’ using the outfall as origin, and the one-dimensional topological realization of a catchment as linear shape</w:t>
      </w:r>
      <w:r w:rsidRPr="008E510D">
        <w:rPr>
          <w:lang w:val="en-US"/>
        </w:rPr>
        <w:t xml:space="preserve">. </w:t>
      </w:r>
    </w:p>
    <w:p w14:paraId="0C97687B" w14:textId="3B18558C" w:rsidR="004A53E8" w:rsidRDefault="004A53E8" w:rsidP="00BD2227">
      <w:pPr>
        <w:pStyle w:val="berschrift4"/>
      </w:pPr>
      <w:r w:rsidRPr="008E510D">
        <w:t>River</w:t>
      </w:r>
      <w:r>
        <w:t xml:space="preserve"> </w:t>
      </w:r>
      <w:r w:rsidRPr="008E510D">
        <w:t>Reference</w:t>
      </w:r>
      <w:r>
        <w:t xml:space="preserve"> </w:t>
      </w:r>
      <w:r w:rsidRPr="008E510D">
        <w:t>System</w:t>
      </w:r>
    </w:p>
    <w:p w14:paraId="2029ADED" w14:textId="2CBEABD5" w:rsidR="00F65677" w:rsidRDefault="00033C57" w:rsidP="00F65677">
      <w:pPr>
        <w:pStyle w:val="StandardWeb"/>
        <w:jc w:val="both"/>
      </w:pPr>
      <w:r w:rsidRPr="008E510D">
        <w:t xml:space="preserve">The </w:t>
      </w:r>
      <w:proofErr w:type="spellStart"/>
      <w:r w:rsidRPr="008E510D">
        <w:t>HY_RiverReferenceSystem</w:t>
      </w:r>
      <w:proofErr w:type="spellEnd"/>
      <w:r w:rsidRPr="008E510D">
        <w:t xml:space="preserve"> feature class specializes the ISO </w:t>
      </w:r>
      <w:proofErr w:type="spellStart"/>
      <w:r w:rsidRPr="008E510D">
        <w:t>LinearCS</w:t>
      </w:r>
      <w:proofErr w:type="spellEnd"/>
      <w:r w:rsidRPr="008E510D">
        <w:t xml:space="preserve">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w:t>
      </w:r>
      <w:r w:rsidR="00351F87">
        <w:t>interpolative</w:t>
      </w:r>
      <w:r w:rsidRPr="008E510D">
        <w:t xml:space="preserve"> between two already located outfalls bounding the flowpath </w:t>
      </w:r>
      <w:r w:rsidR="00802D55" w:rsidRPr="008E510D">
        <w:t xml:space="preserve">in </w:t>
      </w:r>
      <w:r w:rsidRPr="008E510D">
        <w:t>upstream and downstream</w:t>
      </w:r>
      <w:r w:rsidR="00802D55" w:rsidRPr="008E510D">
        <w:t xml:space="preserve"> direction</w:t>
      </w:r>
      <w:r w:rsidRPr="008E510D">
        <w:t>, whereby the start is located at one of these and the flowpath is directed to the other already located outfall upstrea</w:t>
      </w:r>
      <w:r w:rsidR="00802D55" w:rsidRPr="008E510D">
        <w:t xml:space="preserve">m or downstream of the start. </w:t>
      </w:r>
    </w:p>
    <w:p w14:paraId="00201A45" w14:textId="2732191F" w:rsidR="00033C57" w:rsidRPr="008E510D" w:rsidRDefault="00033C57" w:rsidP="008410C4">
      <w:pPr>
        <w:pStyle w:val="StandardWeb"/>
        <w:jc w:val="both"/>
      </w:pPr>
      <w:proofErr w:type="spellStart"/>
      <w:r w:rsidRPr="008E510D">
        <w:t>HY_RiverReferenceSystem</w:t>
      </w:r>
      <w:proofErr w:type="spellEnd"/>
      <w:r w:rsidRPr="008E510D">
        <w:t xml:space="preserve"> inherits the </w:t>
      </w:r>
      <w:r w:rsidRPr="008E510D">
        <w:rPr>
          <w:rStyle w:val="Hervorhebung"/>
        </w:rPr>
        <w:t>axis</w:t>
      </w:r>
      <w:r w:rsidRPr="008E510D">
        <w:t xml:space="preserve"> property, and carries the associations </w:t>
      </w:r>
      <w:proofErr w:type="spellStart"/>
      <w:r w:rsidRPr="008E510D">
        <w:rPr>
          <w:rStyle w:val="Hervorhebung"/>
        </w:rPr>
        <w:t>linearElement</w:t>
      </w:r>
      <w:proofErr w:type="spellEnd"/>
      <w:r w:rsidRPr="008E510D">
        <w:t xml:space="preserve"> and </w:t>
      </w:r>
      <w:proofErr w:type="spellStart"/>
      <w:r w:rsidRPr="008E510D">
        <w:rPr>
          <w:rStyle w:val="Hervorhebung"/>
        </w:rPr>
        <w:t>locatedStart</w:t>
      </w:r>
      <w:proofErr w:type="spellEnd"/>
      <w:r w:rsidR="00CE6D2B">
        <w:t xml:space="preserve">.  Constraints </w:t>
      </w:r>
      <w:r w:rsidR="00CE6D2B" w:rsidRPr="008E510D">
        <w:t xml:space="preserve"> </w:t>
      </w:r>
      <w:r w:rsidR="00661D3F" w:rsidRPr="00505D54">
        <w:rPr>
          <w:i/>
        </w:rPr>
        <w:t>start</w:t>
      </w:r>
      <w:r w:rsidR="00661D3F">
        <w:rPr>
          <w:i/>
        </w:rPr>
        <w:t>-at-</w:t>
      </w:r>
      <w:r w:rsidR="00CE6D2B" w:rsidRPr="00661D3F">
        <w:rPr>
          <w:rStyle w:val="Hervorhebung"/>
        </w:rPr>
        <w:t>outflow</w:t>
      </w:r>
      <w:r w:rsidR="00CE6D2B" w:rsidRPr="008E510D">
        <w:t xml:space="preserve"> </w:t>
      </w:r>
      <w:r w:rsidR="00CE6D2B">
        <w:t xml:space="preserve"> and </w:t>
      </w:r>
      <w:r w:rsidR="00661D3F" w:rsidRPr="00505D54">
        <w:rPr>
          <w:i/>
        </w:rPr>
        <w:t>s</w:t>
      </w:r>
      <w:r w:rsidR="00661D3F" w:rsidRPr="00661D3F">
        <w:rPr>
          <w:i/>
        </w:rPr>
        <w:t>tart</w:t>
      </w:r>
      <w:r w:rsidR="00661D3F">
        <w:rPr>
          <w:i/>
        </w:rPr>
        <w:t>-</w:t>
      </w:r>
      <w:r w:rsidR="00CE6D2B" w:rsidRPr="00505D54">
        <w:rPr>
          <w:i/>
        </w:rPr>
        <w:t>at</w:t>
      </w:r>
      <w:r w:rsidR="00661D3F">
        <w:rPr>
          <w:i/>
        </w:rPr>
        <w:t>-</w:t>
      </w:r>
      <w:r w:rsidR="00CE6D2B" w:rsidRPr="00661D3F">
        <w:rPr>
          <w:rStyle w:val="Hervorhebung"/>
        </w:rPr>
        <w:t>inflow</w:t>
      </w:r>
      <w:r w:rsidR="00CE6D2B" w:rsidRPr="008E510D">
        <w:t xml:space="preserve"> </w:t>
      </w:r>
      <w:r w:rsidR="00CE6D2B">
        <w:t>are</w:t>
      </w:r>
      <w:r w:rsidR="00CE6D2B" w:rsidRPr="008E510D">
        <w:t xml:space="preserve"> defined </w:t>
      </w:r>
      <w:r w:rsidR="00351F87">
        <w:t xml:space="preserve">enforcing the </w:t>
      </w:r>
      <w:r w:rsidR="00CE6D2B">
        <w:t xml:space="preserve"> located start </w:t>
      </w:r>
      <w:r w:rsidR="00351F87">
        <w:t>of the flowpath at the inflow or outflow of the realized catchment</w:t>
      </w:r>
      <w:r w:rsidR="00CE6D2B">
        <w:t>.</w:t>
      </w:r>
    </w:p>
    <w:p w14:paraId="65BDADAA" w14:textId="11B7E890" w:rsidR="00F65677" w:rsidRDefault="00033C57" w:rsidP="00450C77">
      <w:pPr>
        <w:pStyle w:val="StandardWeb"/>
        <w:jc w:val="both"/>
        <w:rPr>
          <w:lang w:val="en-US"/>
        </w:rPr>
      </w:pPr>
      <w:proofErr w:type="spellStart"/>
      <w:r w:rsidRPr="008E510D">
        <w:rPr>
          <w:rStyle w:val="Fett"/>
          <w:lang w:val="en-US"/>
        </w:rPr>
        <w:lastRenderedPageBreak/>
        <w:t>linearElement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025C1C24" w14:textId="440FC861" w:rsidR="00F65677" w:rsidRDefault="000F4CF0" w:rsidP="00450C77">
      <w:pPr>
        <w:pStyle w:val="StandardWeb"/>
        <w:jc w:val="both"/>
        <w:rPr>
          <w:lang w:val="en-US"/>
        </w:rPr>
      </w:pPr>
      <w:r>
        <w:rPr>
          <w:lang w:val="en-US"/>
        </w:rPr>
        <w:t xml:space="preserve">one-dimensional catchment realization, </w:t>
      </w:r>
      <w:r w:rsidR="00033C57" w:rsidRPr="008E510D">
        <w:rPr>
          <w:lang w:val="en-US"/>
        </w:rPr>
        <w:t>flowpath</w:t>
      </w:r>
      <w:r>
        <w:rPr>
          <w:lang w:val="en-US"/>
        </w:rPr>
        <w:t>,</w:t>
      </w:r>
      <w:r w:rsidR="00033C57" w:rsidRPr="008E510D">
        <w:rPr>
          <w:lang w:val="en-US"/>
        </w:rPr>
        <w:t xml:space="preserve"> </w:t>
      </w:r>
      <w:r w:rsidR="00DC74A1">
        <w:rPr>
          <w:lang w:val="en-US"/>
        </w:rPr>
        <w:t>used as</w:t>
      </w:r>
      <w:r w:rsidR="00DC74A1" w:rsidRPr="008E510D">
        <w:rPr>
          <w:lang w:val="en-US"/>
        </w:rPr>
        <w:t xml:space="preserve"> </w:t>
      </w:r>
      <w:r w:rsidR="00033C57" w:rsidRPr="008E510D">
        <w:rPr>
          <w:lang w:val="en-US"/>
        </w:rPr>
        <w:t xml:space="preserve">the linear </w:t>
      </w:r>
      <w:r>
        <w:rPr>
          <w:lang w:val="en-US"/>
        </w:rPr>
        <w:t>element</w:t>
      </w:r>
      <w:r w:rsidRPr="008E510D">
        <w:rPr>
          <w:lang w:val="en-US"/>
        </w:rPr>
        <w:t xml:space="preserve"> </w:t>
      </w:r>
      <w:r>
        <w:rPr>
          <w:lang w:val="en-US"/>
        </w:rPr>
        <w:t>in</w:t>
      </w:r>
      <w:r w:rsidRPr="008E510D">
        <w:rPr>
          <w:lang w:val="en-US"/>
        </w:rPr>
        <w:t xml:space="preserve"> </w:t>
      </w:r>
      <w:r w:rsidR="00033C57" w:rsidRPr="008E510D">
        <w:rPr>
          <w:lang w:val="en-US"/>
        </w:rPr>
        <w:t>the river reference system</w:t>
      </w:r>
      <w:r w:rsidR="00DC74A1">
        <w:rPr>
          <w:lang w:val="en-US"/>
        </w:rPr>
        <w:t>.</w:t>
      </w:r>
      <w:r w:rsidR="00772BFC">
        <w:rPr>
          <w:lang w:val="en-US"/>
        </w:rPr>
        <w:t xml:space="preserve"> The flowpath starts at the </w:t>
      </w:r>
      <w:r>
        <w:rPr>
          <w:lang w:val="en-US"/>
        </w:rPr>
        <w:t xml:space="preserve">declared </w:t>
      </w:r>
      <w:r w:rsidR="00772BFC">
        <w:rPr>
          <w:lang w:val="en-US"/>
        </w:rPr>
        <w:t>origin of the river reference system.</w:t>
      </w:r>
      <w:r>
        <w:rPr>
          <w:lang w:val="en-US"/>
        </w:rPr>
        <w:t xml:space="preserve"> </w:t>
      </w:r>
    </w:p>
    <w:p w14:paraId="2771EAF6" w14:textId="57619CF9" w:rsidR="00F65677" w:rsidRDefault="00033C57" w:rsidP="00450C77">
      <w:pPr>
        <w:pStyle w:val="StandardWeb"/>
        <w:jc w:val="both"/>
        <w:rPr>
          <w:lang w:val="en-US"/>
        </w:rPr>
      </w:pPr>
      <w:proofErr w:type="spellStart"/>
      <w:r w:rsidRPr="008E510D">
        <w:rPr>
          <w:rStyle w:val="Fett"/>
          <w:lang w:val="en-US"/>
        </w:rPr>
        <w:t>locatedStart</w:t>
      </w:r>
      <w:proofErr w:type="spellEnd"/>
      <w:r w:rsidRPr="008E510D">
        <w:rPr>
          <w:lang w:val="en-US"/>
        </w:rPr>
        <w:t xml:space="preserve"> </w:t>
      </w:r>
      <w:r w:rsidR="00F65677">
        <w:rPr>
          <w:lang w:val="en-US"/>
        </w:rPr>
        <w:t>(</w:t>
      </w:r>
      <w:r w:rsidRPr="008E510D">
        <w:rPr>
          <w:lang w:val="en-US"/>
        </w:rPr>
        <w:t>association</w:t>
      </w:r>
      <w:r w:rsidR="00F65677">
        <w:rPr>
          <w:lang w:val="en-US"/>
        </w:rPr>
        <w:t>):</w:t>
      </w:r>
      <w:r w:rsidRPr="008E510D">
        <w:rPr>
          <w:lang w:val="en-US"/>
        </w:rPr>
        <w:t xml:space="preserve"> </w:t>
      </w:r>
    </w:p>
    <w:p w14:paraId="6A9C6F5A" w14:textId="3E064F3A" w:rsidR="00033C57" w:rsidRDefault="00CC3285" w:rsidP="00450C77">
      <w:pPr>
        <w:pStyle w:val="StandardWeb"/>
        <w:jc w:val="both"/>
        <w:rPr>
          <w:lang w:val="en-US"/>
        </w:rPr>
      </w:pPr>
      <w:r>
        <w:rPr>
          <w:lang w:val="en-US"/>
        </w:rPr>
        <w:t xml:space="preserve">inflow or outflow </w:t>
      </w:r>
      <w:r w:rsidR="000F4CF0">
        <w:rPr>
          <w:lang w:val="en-US"/>
        </w:rPr>
        <w:t xml:space="preserve">of the catchment realized by the linear flowpath, which is </w:t>
      </w:r>
      <w:r w:rsidR="00DC74A1">
        <w:rPr>
          <w:lang w:val="en-US"/>
        </w:rPr>
        <w:t xml:space="preserve">used </w:t>
      </w:r>
      <w:r w:rsidR="00033C57" w:rsidRPr="008E510D">
        <w:rPr>
          <w:lang w:val="en-US"/>
        </w:rPr>
        <w:t>as the origin</w:t>
      </w:r>
      <w:r w:rsidR="00DC74A1">
        <w:rPr>
          <w:lang w:val="en-US"/>
        </w:rPr>
        <w:t xml:space="preserve"> </w:t>
      </w:r>
      <w:r w:rsidR="000F4CF0">
        <w:rPr>
          <w:lang w:val="en-US"/>
        </w:rPr>
        <w:t>in</w:t>
      </w:r>
      <w:r w:rsidR="000F4CF0" w:rsidRPr="008E510D">
        <w:rPr>
          <w:lang w:val="en-US"/>
        </w:rPr>
        <w:t xml:space="preserve"> </w:t>
      </w:r>
      <w:r w:rsidR="00DC74A1" w:rsidRPr="008E510D">
        <w:rPr>
          <w:lang w:val="en-US"/>
        </w:rPr>
        <w:t>the river reference system</w:t>
      </w:r>
    </w:p>
    <w:p w14:paraId="2E15406F" w14:textId="02142774" w:rsidR="00F65677" w:rsidRDefault="00F65677" w:rsidP="00F65677">
      <w:pPr>
        <w:pStyle w:val="StandardWeb"/>
        <w:jc w:val="both"/>
        <w:rPr>
          <w:lang w:val="en-US"/>
        </w:rPr>
      </w:pPr>
      <w:r>
        <w:rPr>
          <w:rStyle w:val="Fett"/>
          <w:lang w:val="en-US"/>
        </w:rPr>
        <w:t xml:space="preserve">start-at-outflow </w:t>
      </w:r>
      <w:r>
        <w:rPr>
          <w:lang w:val="en-US"/>
        </w:rPr>
        <w:t>(constraint):</w:t>
      </w:r>
      <w:r w:rsidRPr="008E510D">
        <w:rPr>
          <w:lang w:val="en-US"/>
        </w:rPr>
        <w:t xml:space="preserve"> </w:t>
      </w:r>
    </w:p>
    <w:p w14:paraId="11660147" w14:textId="70DB7462" w:rsidR="00F65677" w:rsidRDefault="00DC74A1" w:rsidP="00F65677">
      <w:pPr>
        <w:pStyle w:val="StandardWeb"/>
        <w:jc w:val="both"/>
      </w:pPr>
      <w:r>
        <w:t xml:space="preserve">defines that </w:t>
      </w:r>
      <w:r w:rsidR="00F65677">
        <w:t>whenever</w:t>
      </w:r>
      <w:r w:rsidR="00F65677" w:rsidRPr="008E510D">
        <w:t xml:space="preserve"> the </w:t>
      </w:r>
      <w:r w:rsidR="00F65677">
        <w:t>flowpath</w:t>
      </w:r>
      <w:r w:rsidR="00CC3285">
        <w:t xml:space="preserve"> (linear element</w:t>
      </w:r>
      <w:r w:rsidR="00F65677">
        <w:t xml:space="preserve">) </w:t>
      </w:r>
      <w:r w:rsidR="00CC3285">
        <w:t xml:space="preserve">realizes a contributing catchment, this flowpath </w:t>
      </w:r>
      <w:r w:rsidR="00F65677">
        <w:t xml:space="preserve">starts at the outflow </w:t>
      </w:r>
      <w:r w:rsidR="00CC3285">
        <w:t xml:space="preserve">(origin) </w:t>
      </w:r>
      <w:r w:rsidR="00F65677">
        <w:t>of the realized catchment</w:t>
      </w:r>
      <w:r w:rsidR="00CC3285">
        <w:t>, and is directed towards the inflow (reference location)..</w:t>
      </w:r>
    </w:p>
    <w:p w14:paraId="73BEAD53" w14:textId="114BCBA6" w:rsidR="00F65677" w:rsidRDefault="00F65677" w:rsidP="00F65677">
      <w:pPr>
        <w:pStyle w:val="StandardWeb"/>
        <w:jc w:val="both"/>
        <w:rPr>
          <w:lang w:val="en-US"/>
        </w:rPr>
      </w:pPr>
      <w:r>
        <w:rPr>
          <w:rStyle w:val="Fett"/>
          <w:lang w:val="en-US"/>
        </w:rPr>
        <w:t>start-at-inflow</w:t>
      </w:r>
      <w:r w:rsidRPr="008E510D">
        <w:rPr>
          <w:lang w:val="en-US"/>
        </w:rPr>
        <w:t xml:space="preserve"> </w:t>
      </w:r>
      <w:r>
        <w:rPr>
          <w:lang w:val="en-US"/>
        </w:rPr>
        <w:t>(constraint):</w:t>
      </w:r>
      <w:r w:rsidRPr="008E510D">
        <w:rPr>
          <w:lang w:val="en-US"/>
        </w:rPr>
        <w:t xml:space="preserve"> </w:t>
      </w:r>
    </w:p>
    <w:p w14:paraId="35007240" w14:textId="18ACF381" w:rsidR="00CC3285" w:rsidRDefault="00CC3285" w:rsidP="00CC3285">
      <w:pPr>
        <w:pStyle w:val="StandardWeb"/>
        <w:jc w:val="both"/>
      </w:pPr>
      <w:r>
        <w:t>defines that whenever</w:t>
      </w:r>
      <w:r w:rsidRPr="008E510D">
        <w:t xml:space="preserve"> the </w:t>
      </w:r>
      <w:r>
        <w:t>flowpath (linear element) realizes a receiving catchment, this flowpath starts at the inflow (origin) of the realized catchment, and is directed towards the outflow (reference location).</w:t>
      </w:r>
    </w:p>
    <w:p w14:paraId="10B66599" w14:textId="7BB9A2AA" w:rsidR="00033C57" w:rsidRPr="008E510D" w:rsidRDefault="00033C57" w:rsidP="00450C77">
      <w:pPr>
        <w:pStyle w:val="berschrift2"/>
        <w:jc w:val="both"/>
      </w:pPr>
      <w:bookmarkStart w:id="167" w:name="_Toc458775752"/>
      <w:bookmarkStart w:id="168" w:name="_Toc464110991"/>
      <w:r w:rsidRPr="008E510D">
        <w:t>The Surface Hydro Feature application schema</w:t>
      </w:r>
      <w:bookmarkEnd w:id="167"/>
      <w:bookmarkEnd w:id="168"/>
    </w:p>
    <w:p w14:paraId="40644FE3" w14:textId="77777777" w:rsidR="00033C57"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2C6A24ED" w14:textId="77777777" w:rsidR="00C20518" w:rsidRDefault="00C20518" w:rsidP="00C20518">
      <w:pPr>
        <w:pStyle w:val="OGCFigure"/>
      </w:pPr>
      <w:r>
        <w:rPr>
          <w:noProof/>
        </w:rPr>
        <w:lastRenderedPageBreak/>
        <w:drawing>
          <wp:inline distT="0" distB="0" distL="0" distR="0" wp14:anchorId="7ABD305F" wp14:editId="1F5D72E7">
            <wp:extent cx="5486400" cy="4358968"/>
            <wp:effectExtent l="0" t="0" r="0" b="3810"/>
            <wp:docPr id="77" name="Grafik 77"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Users\Dornblut\OGC_HYF_SWG\hlphtml\EARoot\EA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58968"/>
                    </a:xfrm>
                    <a:prstGeom prst="rect">
                      <a:avLst/>
                    </a:prstGeom>
                    <a:noFill/>
                    <a:ln>
                      <a:noFill/>
                    </a:ln>
                  </pic:spPr>
                </pic:pic>
              </a:graphicData>
            </a:graphic>
          </wp:inline>
        </w:drawing>
      </w:r>
    </w:p>
    <w:p w14:paraId="5B3A9413" w14:textId="0104A457" w:rsidR="00C20518" w:rsidRDefault="00C20518" w:rsidP="00C20518">
      <w:pPr>
        <w:pStyle w:val="OGCFigure"/>
      </w:pPr>
      <w:bookmarkStart w:id="169" w:name="_Ref462910552"/>
      <w:bookmarkStart w:id="170" w:name="_Toc464111060"/>
      <w:r>
        <w:t xml:space="preserve">Figure </w:t>
      </w:r>
      <w:r w:rsidR="006B301F">
        <w:fldChar w:fldCharType="begin"/>
      </w:r>
      <w:r w:rsidR="006B301F">
        <w:instrText xml:space="preserve"> SEQ Figure \* ARABIC </w:instrText>
      </w:r>
      <w:r w:rsidR="006B301F">
        <w:fldChar w:fldCharType="separate"/>
      </w:r>
      <w:r w:rsidR="00F30A25">
        <w:rPr>
          <w:noProof/>
        </w:rPr>
        <w:t>35</w:t>
      </w:r>
      <w:r w:rsidR="006B301F">
        <w:rPr>
          <w:noProof/>
        </w:rPr>
        <w:fldChar w:fldCharType="end"/>
      </w:r>
      <w:bookmarkEnd w:id="169"/>
      <w:r>
        <w:t>: Surface Hydro Feature - Class Diagram</w:t>
      </w:r>
      <w:bookmarkEnd w:id="170"/>
    </w:p>
    <w:p w14:paraId="68EDDFCF" w14:textId="77777777" w:rsidR="00C20518" w:rsidRPr="008E510D" w:rsidRDefault="00C20518" w:rsidP="00546F87">
      <w:pPr>
        <w:pStyle w:val="OGCFigure"/>
      </w:pPr>
    </w:p>
    <w:p w14:paraId="33DBD67E" w14:textId="2A2142FF" w:rsidR="0066630B" w:rsidRDefault="0066630B" w:rsidP="00733152">
      <w:pPr>
        <w:jc w:val="both"/>
      </w:pPr>
      <w:r w:rsidRPr="00B149B7">
        <w:t xml:space="preserve">The general </w:t>
      </w:r>
      <w:r>
        <w:t xml:space="preserve">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00733152">
        <w:t>,</w:t>
      </w:r>
      <w:r w:rsidRPr="00B149B7">
        <w:t xml:space="preserve"> </w:t>
      </w:r>
      <w:r w:rsidR="00733152">
        <w:t xml:space="preserve">, and the requirements </w:t>
      </w:r>
      <w:r w:rsidR="00733152">
        <w:fldChar w:fldCharType="begin"/>
      </w:r>
      <w:r w:rsidR="00733152">
        <w:instrText xml:space="preserve"> REF ISO19103 \h </w:instrText>
      </w:r>
      <w:r w:rsidR="00733152">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733152">
        <w:fldChar w:fldCharType="end"/>
      </w:r>
      <w:r w:rsidR="00733152" w:rsidRPr="00733152">
        <w:t xml:space="preserve"> </w:t>
      </w:r>
      <w:r w:rsidR="00733152">
        <w:t xml:space="preserve">and   </w:t>
      </w:r>
      <w:r w:rsidR="00733152">
        <w:fldChar w:fldCharType="begin"/>
      </w:r>
      <w:r w:rsidR="00733152">
        <w:instrText xml:space="preserve"> REF ASTOP1 \h </w:instrText>
      </w:r>
      <w:r w:rsidR="00733152">
        <w:fldChar w:fldCharType="separate"/>
      </w:r>
      <w:r w:rsidR="00733152" w:rsidRPr="00893C90">
        <w:rPr>
          <w:color w:val="0000FF"/>
          <w:u w:val="single"/>
        </w:rPr>
        <w:t>/</w:t>
      </w:r>
      <w:proofErr w:type="spellStart"/>
      <w:r w:rsidR="00733152" w:rsidRPr="00893C90">
        <w:rPr>
          <w:color w:val="0000FF"/>
          <w:u w:val="single"/>
        </w:rPr>
        <w:t>req</w:t>
      </w:r>
      <w:proofErr w:type="spellEnd"/>
      <w:r w:rsidR="00733152" w:rsidRPr="00893C90">
        <w:rPr>
          <w:color w:val="0000FF"/>
          <w:u w:val="single"/>
        </w:rPr>
        <w:t>/</w:t>
      </w:r>
      <w:proofErr w:type="spellStart"/>
      <w:r w:rsidR="00733152" w:rsidRPr="00893C90">
        <w:rPr>
          <w:color w:val="0000FF"/>
          <w:u w:val="single"/>
        </w:rPr>
        <w:t>hy_hydrofeature</w:t>
      </w:r>
      <w:proofErr w:type="spellEnd"/>
      <w:r w:rsidR="00733152" w:rsidRPr="00893C90">
        <w:rPr>
          <w:color w:val="0000FF"/>
          <w:u w:val="single"/>
        </w:rPr>
        <w:t>/topic1</w:t>
      </w:r>
      <w:r w:rsidR="00733152">
        <w:rPr>
          <w:color w:val="0000FF"/>
          <w:u w:val="single"/>
        </w:rPr>
        <w:t xml:space="preserve"> </w:t>
      </w:r>
      <w:r w:rsidR="00733152">
        <w:fldChar w:fldCharType="end"/>
      </w:r>
      <w:r w:rsidR="00733152">
        <w:t xml:space="preserve">defined in clause 7.4.1 </w:t>
      </w:r>
      <w:r w:rsidR="00733152" w:rsidRPr="00B149B7">
        <w:t xml:space="preserve">of this standard </w:t>
      </w:r>
      <w:r w:rsidRPr="00B149B7">
        <w:t xml:space="preserve">apply to all feature types (UML classes) defined in the </w:t>
      </w:r>
      <w:r>
        <w:t xml:space="preserve">Surface </w:t>
      </w:r>
      <w:r w:rsidRPr="00B149B7">
        <w:t xml:space="preserve">Hydro Feature  </w:t>
      </w:r>
      <w:r w:rsidR="00F66C26">
        <w:t>application schema</w:t>
      </w:r>
      <w:r w:rsidR="00F66C26" w:rsidRPr="00B149B7">
        <w:t xml:space="preserve"> </w:t>
      </w:r>
      <w:r>
        <w:t>(</w:t>
      </w:r>
      <w:r w:rsidR="00874BCD">
        <w:fldChar w:fldCharType="begin"/>
      </w:r>
      <w:r w:rsidR="00874BCD">
        <w:instrText xml:space="preserve"> REF _Ref462910552 \h </w:instrText>
      </w:r>
      <w:r w:rsidR="00874BCD">
        <w:fldChar w:fldCharType="separate"/>
      </w:r>
      <w:r w:rsidR="00874BCD">
        <w:t xml:space="preserve">Figure </w:t>
      </w:r>
      <w:r w:rsidR="00874BCD">
        <w:rPr>
          <w:noProof/>
        </w:rPr>
        <w:t>35</w:t>
      </w:r>
      <w:r w:rsidR="00874BCD">
        <w:fldChar w:fldCharType="end"/>
      </w:r>
      <w:r>
        <w:t xml:space="preserve">). </w:t>
      </w:r>
    </w:p>
    <w:p w14:paraId="63597EDF" w14:textId="7FA1CF2B" w:rsidR="00033C57" w:rsidRPr="008E510D" w:rsidRDefault="00033C57" w:rsidP="00450C77">
      <w:pPr>
        <w:pStyle w:val="StandardWeb"/>
        <w:jc w:val="both"/>
        <w:rPr>
          <w:lang w:val="en-US"/>
        </w:rPr>
      </w:pPr>
      <w:r w:rsidRPr="008E510D">
        <w:rPr>
          <w:lang w:val="en-US"/>
        </w:rPr>
        <w:t>The Surface Hydro Feature schema conceptualizes the accumulation of water on the land surface in water bodies</w:t>
      </w:r>
      <w:r w:rsidR="00F855AD">
        <w:rPr>
          <w:lang w:val="en-US"/>
        </w:rPr>
        <w:t xml:space="preserve"> (shown in Blue)</w:t>
      </w:r>
      <w:r w:rsidRPr="008E510D">
        <w:rPr>
          <w:lang w:val="en-US"/>
        </w:rPr>
        <w:t xml:space="preserve">, each made unique by its origin, size, or </w:t>
      </w:r>
      <w:r w:rsidR="00F855AD" w:rsidRPr="008E510D">
        <w:rPr>
          <w:lang w:val="en-US"/>
        </w:rPr>
        <w:t>movement</w:t>
      </w:r>
      <w:r w:rsidR="00F855AD">
        <w:rPr>
          <w:lang w:val="en-US"/>
        </w:rPr>
        <w:t>.</w:t>
      </w:r>
      <w:r w:rsidR="00F855AD" w:rsidRPr="008E510D">
        <w:rPr>
          <w:lang w:val="en-US"/>
        </w:rPr>
        <w:t xml:space="preserve"> With</w:t>
      </w:r>
      <w:r w:rsidRPr="008E510D">
        <w:rPr>
          <w:lang w:val="en-US"/>
        </w:rPr>
        <w:t xml:space="preserve"> respect to the management and storage of water resources, a concept of water storage is provided and allows any water body type to be considered a managed reservoir</w:t>
      </w:r>
      <w:r w:rsidR="00F855AD">
        <w:rPr>
          <w:lang w:val="en-US"/>
        </w:rPr>
        <w:t xml:space="preserve"> (shown in Purple)</w:t>
      </w:r>
      <w:r w:rsidRPr="008E510D">
        <w:rPr>
          <w:lang w:val="en-US"/>
        </w:rPr>
        <w:t xml:space="preserve">. </w:t>
      </w:r>
    </w:p>
    <w:p w14:paraId="7B650ED2" w14:textId="27169F5D" w:rsidR="00033C57" w:rsidRPr="008E510D" w:rsidRDefault="00033C57" w:rsidP="00450C77">
      <w:pPr>
        <w:pStyle w:val="StandardWeb"/>
        <w:jc w:val="both"/>
        <w:rPr>
          <w:lang w:val="en-US"/>
        </w:rPr>
      </w:pPr>
      <w:r w:rsidRPr="008E510D">
        <w:rPr>
          <w:lang w:val="en-US"/>
        </w:rPr>
        <w:t>Relying on a conceptual separation of water body and container, the Surface Hydro Feature schema defines a network of potentially connected depressions and channels on the land surface which periodically or continuously contain water</w:t>
      </w:r>
      <w:r w:rsidR="00F855AD">
        <w:rPr>
          <w:lang w:val="en-US"/>
        </w:rPr>
        <w:t xml:space="preserve"> (shown in Orange)</w:t>
      </w:r>
      <w:r w:rsidRPr="008E510D">
        <w:rPr>
          <w:lang w:val="en-US"/>
        </w:rPr>
        <w:t xml:space="preserve">. Separate from the hydrographic network of permanent or temporary water bodies, the channel network can be used as the connecting system. </w:t>
      </w:r>
    </w:p>
    <w:p w14:paraId="6EF67803" w14:textId="7439A5D2" w:rsidR="00033C57" w:rsidRPr="008E510D" w:rsidRDefault="00033C57" w:rsidP="00450C77">
      <w:pPr>
        <w:pStyle w:val="StandardWeb"/>
        <w:jc w:val="both"/>
        <w:rPr>
          <w:lang w:val="en-US"/>
        </w:rPr>
      </w:pPr>
      <w:r w:rsidRPr="008E510D">
        <w:rPr>
          <w:lang w:val="en-US"/>
        </w:rPr>
        <w:lastRenderedPageBreak/>
        <w:t>The definitions in this schema are rooted in the definitions given in the WMO</w:t>
      </w:r>
      <w:r w:rsidR="003602D6">
        <w:rPr>
          <w:lang w:val="en-US"/>
        </w:rPr>
        <w:t>/UNESCO</w:t>
      </w:r>
      <w:r w:rsidRPr="008E510D">
        <w:rPr>
          <w:lang w:val="en-US"/>
        </w:rPr>
        <w:t xml:space="preserve">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w:t>
      </w:r>
      <w:r w:rsidR="002C507E">
        <w:rPr>
          <w:lang w:val="en-US"/>
        </w:rPr>
        <w:t>-</w:t>
      </w:r>
      <w:r w:rsidRPr="008E510D">
        <w:rPr>
          <w:lang w:val="en-US"/>
        </w:rPr>
        <w:t>water bodies.</w:t>
      </w:r>
    </w:p>
    <w:p w14:paraId="0066F052" w14:textId="5913FC9D" w:rsidR="00033C57" w:rsidRPr="008E510D" w:rsidRDefault="00033C57" w:rsidP="00450C77">
      <w:pPr>
        <w:pStyle w:val="StandardWeb"/>
        <w:jc w:val="both"/>
        <w:rPr>
          <w:lang w:val="en-US"/>
        </w:rPr>
      </w:pPr>
      <w:r w:rsidRPr="008E510D">
        <w:rPr>
          <w:lang w:val="en-US"/>
        </w:rPr>
        <w:t xml:space="preserve">The Surface Hydro Feature application schema contains the leaf packages: Channel Network, Hydrographic Network, Water Body Types and Storage. </w:t>
      </w:r>
      <w:r w:rsidR="00874BCD">
        <w:rPr>
          <w:lang w:val="en-US"/>
        </w:rPr>
        <w:fldChar w:fldCharType="begin"/>
      </w:r>
      <w:r w:rsidR="00874BCD">
        <w:rPr>
          <w:lang w:val="en-US"/>
        </w:rPr>
        <w:instrText xml:space="preserve"> REF _Ref462837235 \h </w:instrText>
      </w:r>
      <w:r w:rsidR="00874BCD">
        <w:rPr>
          <w:lang w:val="en-US"/>
        </w:rPr>
      </w:r>
      <w:r w:rsidR="00874BCD">
        <w:rPr>
          <w:lang w:val="en-US"/>
        </w:rPr>
        <w:fldChar w:fldCharType="separate"/>
      </w:r>
      <w:r w:rsidR="00874BCD" w:rsidRPr="008E510D">
        <w:t xml:space="preserve">Figure </w:t>
      </w:r>
      <w:r w:rsidR="00874BCD">
        <w:rPr>
          <w:noProof/>
        </w:rPr>
        <w:t>36</w:t>
      </w:r>
      <w:r w:rsidR="00874BCD">
        <w:rPr>
          <w:lang w:val="en-US"/>
        </w:rPr>
        <w:fldChar w:fldCharType="end"/>
      </w:r>
      <w:r w:rsidR="00F855AD">
        <w:rPr>
          <w:lang w:val="en-US"/>
        </w:rPr>
        <w:t xml:space="preserve"> </w:t>
      </w:r>
      <w:r w:rsidRPr="008E510D">
        <w:rPr>
          <w:lang w:val="en-US"/>
        </w:rPr>
        <w:t>shows the external and internal dependencies.</w:t>
      </w:r>
    </w:p>
    <w:p w14:paraId="6E063A49" w14:textId="77777777" w:rsidR="00033C57" w:rsidRPr="008E510D" w:rsidRDefault="00033C57" w:rsidP="00D03383">
      <w:pPr>
        <w:keepNext/>
        <w:jc w:val="center"/>
      </w:pPr>
      <w:r w:rsidRPr="008E510D">
        <w:rPr>
          <w:noProof/>
        </w:rPr>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6A8D5D67" w14:textId="6ECEFF6B" w:rsidR="00A30056" w:rsidRPr="008E510D" w:rsidRDefault="00033C57" w:rsidP="006D2CB5">
      <w:pPr>
        <w:pStyle w:val="OGCFigure"/>
      </w:pPr>
      <w:bookmarkStart w:id="171" w:name="_Ref462837235"/>
      <w:bookmarkStart w:id="172" w:name="_Toc464111061"/>
      <w:r w:rsidRPr="008E510D">
        <w:t xml:space="preserve">Figure </w:t>
      </w:r>
      <w:r w:rsidR="006B301F">
        <w:fldChar w:fldCharType="begin"/>
      </w:r>
      <w:r w:rsidR="006B301F">
        <w:instrText xml:space="preserve"> SEQ Figure \* ARABIC </w:instrText>
      </w:r>
      <w:r w:rsidR="006B301F">
        <w:fldChar w:fldCharType="separate"/>
      </w:r>
      <w:r w:rsidR="00F30A25">
        <w:rPr>
          <w:noProof/>
        </w:rPr>
        <w:t>36</w:t>
      </w:r>
      <w:r w:rsidR="006B301F">
        <w:rPr>
          <w:noProof/>
        </w:rPr>
        <w:fldChar w:fldCharType="end"/>
      </w:r>
      <w:bookmarkEnd w:id="171"/>
      <w:r w:rsidRPr="008E510D">
        <w:t>: Surface Hydro Feature - dependencies</w:t>
      </w:r>
      <w:bookmarkEnd w:id="172"/>
    </w:p>
    <w:p w14:paraId="1FCCEC1F" w14:textId="61C248B0" w:rsidR="00033C57" w:rsidRPr="008E510D" w:rsidRDefault="00033C57" w:rsidP="00450C77">
      <w:pPr>
        <w:pStyle w:val="berschrift3"/>
        <w:jc w:val="both"/>
      </w:pPr>
      <w:bookmarkStart w:id="173" w:name="_Toc458775753"/>
      <w:bookmarkStart w:id="174" w:name="_Toc464110992"/>
      <w:r w:rsidRPr="008E510D">
        <w:t>The Channel Network model</w:t>
      </w:r>
      <w:bookmarkEnd w:id="173"/>
      <w:bookmarkEnd w:id="174"/>
    </w:p>
    <w:p w14:paraId="1480CFDA" w14:textId="76FB8A64" w:rsidR="009C6627"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1B5AD0">
        <w:rPr>
          <w:lang w:val="en-US"/>
        </w:rPr>
        <w:fldChar w:fldCharType="begin"/>
      </w:r>
      <w:r w:rsidR="001B5AD0">
        <w:rPr>
          <w:lang w:val="en-US"/>
        </w:rPr>
        <w:instrText xml:space="preserve"> REF _Ref462910572 \h </w:instrText>
      </w:r>
      <w:r w:rsidR="001B5AD0">
        <w:rPr>
          <w:lang w:val="en-US"/>
        </w:rPr>
      </w:r>
      <w:r w:rsidR="001B5AD0">
        <w:rPr>
          <w:lang w:val="en-US"/>
        </w:rPr>
        <w:fldChar w:fldCharType="separate"/>
      </w:r>
      <w:r w:rsidR="001B5AD0">
        <w:t xml:space="preserve">Figure </w:t>
      </w:r>
      <w:r w:rsidR="001B5AD0">
        <w:rPr>
          <w:noProof/>
        </w:rPr>
        <w:t>36</w:t>
      </w:r>
      <w:r w:rsidR="001B5AD0">
        <w:rPr>
          <w:lang w:val="en-US"/>
        </w:rPr>
        <w:fldChar w:fldCharType="end"/>
      </w:r>
      <w:r w:rsidR="00874BCD">
        <w:rPr>
          <w:lang w:val="en-US"/>
        </w:rPr>
        <w:t>)</w:t>
      </w:r>
      <w:r w:rsidRPr="008E510D">
        <w:rPr>
          <w:lang w:val="en-US"/>
        </w:rPr>
        <w:t xml:space="preserve">. Usually this is a network of linear </w:t>
      </w:r>
      <w:proofErr w:type="spellStart"/>
      <w:r w:rsidRPr="008E510D">
        <w:rPr>
          <w:lang w:val="en-US"/>
        </w:rPr>
        <w:t>flowpaths</w:t>
      </w:r>
      <w:proofErr w:type="spellEnd"/>
      <w:r w:rsidRPr="008E510D">
        <w:rPr>
          <w:lang w:val="en-US"/>
        </w:rPr>
        <w:t xml:space="preserve">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4BD052FD" w14:textId="77777777" w:rsidR="00C20518" w:rsidRDefault="00C20518" w:rsidP="00C20518">
      <w:pPr>
        <w:pStyle w:val="OGCFigure"/>
      </w:pPr>
      <w:r>
        <w:rPr>
          <w:noProof/>
        </w:rPr>
        <w:lastRenderedPageBreak/>
        <w:drawing>
          <wp:inline distT="0" distB="0" distL="0" distR="0" wp14:anchorId="0B77D697" wp14:editId="466EC6E8">
            <wp:extent cx="5486400" cy="5985164"/>
            <wp:effectExtent l="0" t="0" r="0" b="0"/>
            <wp:docPr id="78" name="Grafik 78" descr="D:\Users\Dornblut\OGC_HYF_SWG\hlphtml\EARoot\EA1\E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Users\Dornblut\OGC_HYF_SWG\hlphtml\EARoot\EA1\EA1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5985164"/>
                    </a:xfrm>
                    <a:prstGeom prst="rect">
                      <a:avLst/>
                    </a:prstGeom>
                    <a:noFill/>
                    <a:ln>
                      <a:noFill/>
                    </a:ln>
                  </pic:spPr>
                </pic:pic>
              </a:graphicData>
            </a:graphic>
          </wp:inline>
        </w:drawing>
      </w:r>
    </w:p>
    <w:p w14:paraId="62B638E8" w14:textId="16298F14" w:rsidR="00C20518" w:rsidRPr="008E510D" w:rsidRDefault="00C20518" w:rsidP="00C20518">
      <w:pPr>
        <w:pStyle w:val="OGCFigure"/>
      </w:pPr>
      <w:bookmarkStart w:id="175" w:name="_Ref462910572"/>
      <w:bookmarkStart w:id="176" w:name="_Toc464111062"/>
      <w:r>
        <w:t xml:space="preserve">Figure </w:t>
      </w:r>
      <w:r w:rsidR="006B301F">
        <w:fldChar w:fldCharType="begin"/>
      </w:r>
      <w:r w:rsidR="006B301F">
        <w:instrText xml:space="preserve"> SEQ Figure \* ARABIC </w:instrText>
      </w:r>
      <w:r w:rsidR="006B301F">
        <w:fldChar w:fldCharType="separate"/>
      </w:r>
      <w:r w:rsidR="00F30A25">
        <w:rPr>
          <w:noProof/>
        </w:rPr>
        <w:t>37</w:t>
      </w:r>
      <w:r w:rsidR="006B301F">
        <w:rPr>
          <w:noProof/>
        </w:rPr>
        <w:fldChar w:fldCharType="end"/>
      </w:r>
      <w:bookmarkEnd w:id="175"/>
      <w:r>
        <w:t xml:space="preserve">: </w:t>
      </w:r>
      <w:r w:rsidRPr="009E4992">
        <w:t>Channel Network realizing the catchment (UML class diagram</w:t>
      </w:r>
      <w:r>
        <w:t>)</w:t>
      </w:r>
      <w:bookmarkEnd w:id="176"/>
    </w:p>
    <w:p w14:paraId="23651F35" w14:textId="2657BD0C" w:rsidR="0029760E" w:rsidRPr="0029760E" w:rsidRDefault="0029760E" w:rsidP="0029760E">
      <w:pPr>
        <w:pStyle w:val="Beschriftung"/>
        <w:jc w:val="both"/>
        <w:rPr>
          <w:lang w:val="en-US"/>
        </w:rPr>
      </w:pPr>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0D519B1C" w:rsidR="00033C57"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874BCD">
        <w:rPr>
          <w:lang w:val="en-US"/>
        </w:rPr>
        <w:fldChar w:fldCharType="begin"/>
      </w:r>
      <w:r w:rsidR="00874BCD">
        <w:rPr>
          <w:lang w:val="en-US"/>
        </w:rPr>
        <w:instrText xml:space="preserve"> REF _Ref462910572 \h </w:instrText>
      </w:r>
      <w:r w:rsidR="00874BCD">
        <w:rPr>
          <w:lang w:val="en-US"/>
        </w:rPr>
      </w:r>
      <w:r w:rsidR="00874BCD">
        <w:rPr>
          <w:lang w:val="en-US"/>
        </w:rPr>
        <w:fldChar w:fldCharType="separate"/>
      </w:r>
      <w:r w:rsidR="00874BCD">
        <w:t xml:space="preserve">Figure </w:t>
      </w:r>
      <w:r w:rsidR="00874BCD">
        <w:rPr>
          <w:noProof/>
        </w:rPr>
        <w:t>37</w:t>
      </w:r>
      <w:r w:rsidR="00874BCD">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874BCD">
        <w:rPr>
          <w:lang w:val="en-US"/>
        </w:rPr>
        <w:fldChar w:fldCharType="begin"/>
      </w:r>
      <w:r w:rsidR="00874BCD">
        <w:rPr>
          <w:lang w:val="en-US"/>
        </w:rPr>
        <w:instrText xml:space="preserve"> REF _Ref462910606 \h </w:instrText>
      </w:r>
      <w:r w:rsidR="00874BCD">
        <w:rPr>
          <w:lang w:val="en-US"/>
        </w:rPr>
      </w:r>
      <w:r w:rsidR="00874BCD">
        <w:rPr>
          <w:lang w:val="en-US"/>
        </w:rPr>
        <w:fldChar w:fldCharType="separate"/>
      </w:r>
      <w:r w:rsidR="00874BCD">
        <w:t xml:space="preserve">Figure </w:t>
      </w:r>
      <w:r w:rsidR="00874BCD">
        <w:rPr>
          <w:noProof/>
        </w:rPr>
        <w:t>38</w:t>
      </w:r>
      <w:r w:rsidR="00874BCD">
        <w:rPr>
          <w:lang w:val="en-US"/>
        </w:rPr>
        <w:fldChar w:fldCharType="end"/>
      </w:r>
      <w:r w:rsidR="00B90FE2">
        <w:rPr>
          <w:lang w:val="en-US"/>
        </w:rPr>
        <w:t xml:space="preserve">). </w:t>
      </w:r>
      <w:r w:rsidRPr="008E510D">
        <w:rPr>
          <w:lang w:val="en-US"/>
        </w:rPr>
        <w:t xml:space="preserve">For example, a point at an associated cross or longitudinal section </w:t>
      </w:r>
      <w:r w:rsidRPr="008E510D">
        <w:rPr>
          <w:lang w:val="en-US"/>
        </w:rPr>
        <w:lastRenderedPageBreak/>
        <w:t xml:space="preserve">may be considered to realize the outflow of the catchment which is realized by the channel expressed as a flowpath. </w:t>
      </w:r>
    </w:p>
    <w:p w14:paraId="5A0301E4" w14:textId="77777777" w:rsidR="00C20518" w:rsidRDefault="00C20518" w:rsidP="00C20518">
      <w:pPr>
        <w:pStyle w:val="OGCFigure"/>
      </w:pPr>
      <w:r>
        <w:rPr>
          <w:noProof/>
        </w:rPr>
        <w:drawing>
          <wp:inline distT="0" distB="0" distL="0" distR="0" wp14:anchorId="402A6000" wp14:editId="0FE4AD36">
            <wp:extent cx="5486400" cy="5191775"/>
            <wp:effectExtent l="0" t="0" r="0" b="8890"/>
            <wp:docPr id="79" name="Grafik 79" descr="D:\Users\Dornblut\OGC_HYF_SWG\hlphtml\EARoot\EA1\E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Users\Dornblut\OGC_HYF_SWG\hlphtml\EARoot\EA1\EA1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5191775"/>
                    </a:xfrm>
                    <a:prstGeom prst="rect">
                      <a:avLst/>
                    </a:prstGeom>
                    <a:noFill/>
                    <a:ln>
                      <a:noFill/>
                    </a:ln>
                  </pic:spPr>
                </pic:pic>
              </a:graphicData>
            </a:graphic>
          </wp:inline>
        </w:drawing>
      </w:r>
    </w:p>
    <w:p w14:paraId="529406B8" w14:textId="0EB83181" w:rsidR="00C20518" w:rsidRPr="008E510D" w:rsidRDefault="00C20518" w:rsidP="00C20518">
      <w:pPr>
        <w:pStyle w:val="OGCFigure"/>
      </w:pPr>
      <w:bookmarkStart w:id="177" w:name="_Ref462910606"/>
      <w:bookmarkStart w:id="178" w:name="_Toc464111063"/>
      <w:r>
        <w:t xml:space="preserve">Figure </w:t>
      </w:r>
      <w:r w:rsidR="006B301F">
        <w:fldChar w:fldCharType="begin"/>
      </w:r>
      <w:r w:rsidR="006B301F">
        <w:instrText xml:space="preserve"> SEQ Figure \* ARABIC </w:instrText>
      </w:r>
      <w:r w:rsidR="006B301F">
        <w:fldChar w:fldCharType="separate"/>
      </w:r>
      <w:r w:rsidR="00F30A25">
        <w:rPr>
          <w:noProof/>
        </w:rPr>
        <w:t>38</w:t>
      </w:r>
      <w:r w:rsidR="006B301F">
        <w:rPr>
          <w:noProof/>
        </w:rPr>
        <w:fldChar w:fldCharType="end"/>
      </w:r>
      <w:bookmarkEnd w:id="177"/>
      <w:r>
        <w:t xml:space="preserve">: </w:t>
      </w:r>
      <w:r w:rsidRPr="009E4992">
        <w:t>Depression and Channel realizing the outfall (UML class diagram</w:t>
      </w:r>
      <w:r>
        <w:t>)</w:t>
      </w:r>
      <w:bookmarkEnd w:id="178"/>
    </w:p>
    <w:p w14:paraId="580B87D6" w14:textId="1E3C517D" w:rsidR="006119FB" w:rsidRPr="006119FB" w:rsidRDefault="006119FB" w:rsidP="0006438B">
      <w:pPr>
        <w:pStyle w:val="OGCFigure"/>
      </w:pPr>
    </w:p>
    <w:p w14:paraId="72079C1D" w14:textId="479B3E7F" w:rsidR="00033C57" w:rsidRPr="008E510D" w:rsidRDefault="00033C57" w:rsidP="00450C77">
      <w:pPr>
        <w:pStyle w:val="berschrift4"/>
        <w:jc w:val="both"/>
      </w:pPr>
      <w:r w:rsidRPr="008E510D">
        <w:t>Channel Network</w:t>
      </w:r>
    </w:p>
    <w:p w14:paraId="28FCEDBC" w14:textId="6E154486"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HY_ChannelNetwork</w:t>
      </w:r>
      <w:proofErr w:type="spellEnd"/>
      <w:r w:rsidRPr="008E510D">
        <w:rPr>
          <w:lang w:val="en-US"/>
        </w:rPr>
        <w:t xml:space="preserve">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 xml:space="preserve">Hydro Feature core </w:t>
      </w:r>
      <w:r w:rsidRPr="008E510D">
        <w:rPr>
          <w:lang w:val="en-US"/>
        </w:rPr>
        <w:t xml:space="preserve">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w:t>
      </w:r>
      <w:r w:rsidRPr="008E510D">
        <w:rPr>
          <w:lang w:val="en-US"/>
        </w:rPr>
        <w:lastRenderedPageBreak/>
        <w:t>defined relationships s to describe the realization of a catchment by the channel network, or network parts associated with the hydrographic network.</w:t>
      </w:r>
    </w:p>
    <w:p w14:paraId="0A39200A" w14:textId="5D891A41" w:rsidR="00033C57" w:rsidRPr="008E510D" w:rsidRDefault="00033C57" w:rsidP="00450C77">
      <w:pPr>
        <w:pStyle w:val="StandardWeb"/>
        <w:jc w:val="both"/>
        <w:rPr>
          <w:lang w:val="en-US"/>
        </w:rPr>
      </w:pPr>
      <w:proofErr w:type="spellStart"/>
      <w:r w:rsidRPr="008E510D">
        <w:rPr>
          <w:lang w:val="en-US"/>
        </w:rPr>
        <w:t>HY_ChannelNetwork</w:t>
      </w:r>
      <w:proofErr w:type="spellEnd"/>
      <w:r w:rsidRPr="008E510D">
        <w:rPr>
          <w:lang w:val="en-US"/>
        </w:rPr>
        <w:t xml:space="preserve"> associates the </w:t>
      </w:r>
      <w:proofErr w:type="spellStart"/>
      <w:r w:rsidRPr="008E510D">
        <w:rPr>
          <w:rStyle w:val="Hervorhebung"/>
          <w:lang w:val="en-US"/>
        </w:rPr>
        <w:t>surfaceDepression</w:t>
      </w:r>
      <w:proofErr w:type="spellEnd"/>
      <w:r w:rsidRPr="008E510D">
        <w:rPr>
          <w:lang w:val="en-US"/>
        </w:rPr>
        <w:t xml:space="preserve"> and </w:t>
      </w:r>
      <w:proofErr w:type="spellStart"/>
      <w:r w:rsidRPr="008E510D">
        <w:rPr>
          <w:rStyle w:val="Hervorhebung"/>
          <w:lang w:val="en-US"/>
        </w:rPr>
        <w:t>surfaceChannel</w:t>
      </w:r>
      <w:proofErr w:type="spellEnd"/>
      <w:r w:rsidRPr="008E510D">
        <w:rPr>
          <w:lang w:val="en-US"/>
        </w:rPr>
        <w:t xml:space="preserve">, and carries a </w:t>
      </w:r>
      <w:proofErr w:type="spellStart"/>
      <w:r w:rsidRPr="008E510D">
        <w:rPr>
          <w:rStyle w:val="Hervorhebung"/>
          <w:lang w:val="en-US"/>
        </w:rPr>
        <w:t>drainagePattern</w:t>
      </w:r>
      <w:proofErr w:type="spellEnd"/>
      <w:r w:rsidRPr="008E510D">
        <w:rPr>
          <w:lang w:val="en-US"/>
        </w:rPr>
        <w:t xml:space="preserve"> attribute; it inherits </w:t>
      </w:r>
      <w:r w:rsidR="00403615">
        <w:rPr>
          <w:lang w:val="en-US"/>
        </w:rPr>
        <w:t>through</w:t>
      </w:r>
      <w:r w:rsidR="00403615"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00403615">
        <w:rPr>
          <w:lang w:val="en-US"/>
        </w:rPr>
        <w:t xml:space="preserve"> associations</w:t>
      </w:r>
      <w:r w:rsidR="00403615" w:rsidRPr="008E510D">
        <w:rPr>
          <w:lang w:val="en-US"/>
        </w:rPr>
        <w:t xml:space="preserve"> as</w:t>
      </w:r>
      <w:r w:rsidRPr="008E510D">
        <w:rPr>
          <w:lang w:val="en-US"/>
        </w:rPr>
        <w:t xml:space="preserve">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a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 </w:t>
      </w:r>
      <w:r w:rsidR="00371ADB">
        <w:rPr>
          <w:lang w:val="en-US"/>
        </w:rPr>
        <w:t>are defined to support the recognition of channel and depression as flowpath realizing the catchment.</w:t>
      </w:r>
      <w:r w:rsidRPr="008E510D">
        <w:rPr>
          <w:lang w:val="en-US"/>
        </w:rPr>
        <w:t xml:space="preserve"> </w:t>
      </w:r>
    </w:p>
    <w:p w14:paraId="1F421B8A" w14:textId="7069E479" w:rsidR="00403615" w:rsidRDefault="00033C57" w:rsidP="00450C77">
      <w:pPr>
        <w:pStyle w:val="StandardWeb"/>
        <w:jc w:val="both"/>
        <w:rPr>
          <w:lang w:val="en-US"/>
        </w:rPr>
      </w:pPr>
      <w:proofErr w:type="spellStart"/>
      <w:r w:rsidRPr="008E510D">
        <w:rPr>
          <w:rStyle w:val="Fett"/>
          <w:lang w:val="en-US"/>
        </w:rPr>
        <w:t>drainagePattern</w:t>
      </w:r>
      <w:proofErr w:type="spellEnd"/>
      <w:r w:rsidRPr="008E510D">
        <w:rPr>
          <w:lang w:val="en-US"/>
        </w:rPr>
        <w:t xml:space="preserve"> </w:t>
      </w:r>
      <w:r w:rsidR="00403615">
        <w:rPr>
          <w:lang w:val="en-US"/>
        </w:rPr>
        <w:t>(</w:t>
      </w:r>
      <w:r w:rsidRPr="008E510D">
        <w:rPr>
          <w:lang w:val="en-US"/>
        </w:rPr>
        <w:t>attribute</w:t>
      </w:r>
      <w:r w:rsidR="00403615">
        <w:rPr>
          <w:lang w:val="en-US"/>
        </w:rPr>
        <w:t>):</w:t>
      </w:r>
      <w:r w:rsidRPr="008E510D">
        <w:rPr>
          <w:lang w:val="en-US"/>
        </w:rPr>
        <w:t xml:space="preserve"> </w:t>
      </w:r>
    </w:p>
    <w:p w14:paraId="4C8ED1D6" w14:textId="23470292" w:rsidR="00033C57" w:rsidRPr="008E510D" w:rsidRDefault="00033C57" w:rsidP="00450C77">
      <w:pPr>
        <w:pStyle w:val="StandardWeb"/>
        <w:jc w:val="both"/>
        <w:rPr>
          <w:lang w:val="en-US"/>
        </w:rPr>
      </w:pPr>
      <w:r w:rsidRPr="008E510D">
        <w:rPr>
          <w:lang w:val="en-US"/>
        </w:rPr>
        <w:t xml:space="preserve">drainage pattern. </w:t>
      </w:r>
      <w:r w:rsidR="00403615" w:rsidRPr="00403615">
        <w:rPr>
          <w:lang w:val="en-US"/>
        </w:rPr>
        <w:t>An</w:t>
      </w:r>
      <w:r w:rsidRPr="00403615">
        <w:rPr>
          <w:lang w:val="en-US"/>
        </w:rPr>
        <w:t xml:space="preserve"> implementation may use a term from the </w:t>
      </w:r>
      <w:proofErr w:type="spellStart"/>
      <w:r w:rsidRPr="00403615">
        <w:rPr>
          <w:lang w:val="en-US"/>
        </w:rPr>
        <w:t>HY_DrainagePattern</w:t>
      </w:r>
      <w:proofErr w:type="spellEnd"/>
      <w:r w:rsidRPr="00403615">
        <w:rPr>
          <w:lang w:val="en-US"/>
        </w:rPr>
        <w:t xml:space="preserve"> code</w:t>
      </w:r>
      <w:r w:rsidR="00985742" w:rsidRPr="00403615">
        <w:rPr>
          <w:lang w:val="en-US"/>
        </w:rPr>
        <w:t xml:space="preserve"> </w:t>
      </w:r>
      <w:r w:rsidRPr="00403615">
        <w:rPr>
          <w:lang w:val="en-US"/>
        </w:rPr>
        <w:t xml:space="preserve">list. Note that alternative code lists may be used but should be related to the terms in Annex </w:t>
      </w:r>
      <w:r w:rsidR="00B90FE2" w:rsidRPr="00403615">
        <w:rPr>
          <w:lang w:val="en-US"/>
        </w:rPr>
        <w:t>B</w:t>
      </w:r>
      <w:r w:rsidRPr="00403615">
        <w:rPr>
          <w:lang w:val="en-US"/>
        </w:rPr>
        <w:t>.3 using an appropriate formalism.</w:t>
      </w:r>
      <w:r w:rsidRPr="008E510D">
        <w:rPr>
          <w:lang w:val="en-US"/>
        </w:rPr>
        <w:t xml:space="preserve"> </w:t>
      </w:r>
    </w:p>
    <w:p w14:paraId="5DD16C4D" w14:textId="34A0140F" w:rsidR="00403615" w:rsidRDefault="00033C57" w:rsidP="00450C77">
      <w:pPr>
        <w:pStyle w:val="StandardWeb"/>
        <w:jc w:val="both"/>
        <w:rPr>
          <w:lang w:val="en-US"/>
        </w:rPr>
      </w:pPr>
      <w:proofErr w:type="spellStart"/>
      <w:r w:rsidRPr="008E510D">
        <w:rPr>
          <w:rStyle w:val="Fett"/>
          <w:lang w:val="en-US"/>
        </w:rPr>
        <w:t>surfaceDepression</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E14CD0B" w14:textId="41F6BD1A" w:rsidR="00033C57" w:rsidRPr="008E510D" w:rsidRDefault="00033C57" w:rsidP="00450C77">
      <w:pPr>
        <w:pStyle w:val="StandardWeb"/>
        <w:jc w:val="both"/>
        <w:rPr>
          <w:lang w:val="en-US"/>
        </w:rPr>
      </w:pPr>
      <w:r w:rsidRPr="008E510D">
        <w:rPr>
          <w:lang w:val="en-US"/>
        </w:rPr>
        <w:t xml:space="preserve">depression </w:t>
      </w:r>
      <w:r w:rsidR="00403615">
        <w:rPr>
          <w:lang w:val="en-US"/>
        </w:rPr>
        <w:t xml:space="preserve">on the land surface </w:t>
      </w:r>
      <w:r w:rsidRPr="008E510D">
        <w:rPr>
          <w:lang w:val="en-US"/>
        </w:rPr>
        <w:t>which realizes the logical catchment either separately, or as part of the channel network.</w:t>
      </w:r>
    </w:p>
    <w:p w14:paraId="48A58F0B" w14:textId="75A68FBD" w:rsidR="00403615" w:rsidRDefault="00033C57" w:rsidP="00450C77">
      <w:pPr>
        <w:pStyle w:val="StandardWeb"/>
        <w:jc w:val="both"/>
        <w:rPr>
          <w:lang w:val="en-US"/>
        </w:rPr>
      </w:pPr>
      <w:proofErr w:type="spellStart"/>
      <w:r w:rsidRPr="008E510D">
        <w:rPr>
          <w:rStyle w:val="Fett"/>
          <w:lang w:val="en-US"/>
        </w:rPr>
        <w:t>surfaceChannel</w:t>
      </w:r>
      <w:proofErr w:type="spellEnd"/>
      <w:r w:rsidRPr="008E510D">
        <w:rPr>
          <w:lang w:val="en-US"/>
        </w:rPr>
        <w:t xml:space="preserve"> </w:t>
      </w:r>
      <w:r w:rsidR="00403615">
        <w:rPr>
          <w:lang w:val="en-US"/>
        </w:rPr>
        <w:t>(</w:t>
      </w:r>
      <w:r w:rsidRPr="008E510D">
        <w:rPr>
          <w:lang w:val="en-US"/>
        </w:rPr>
        <w:t>association</w:t>
      </w:r>
      <w:r w:rsidR="00403615">
        <w:rPr>
          <w:lang w:val="en-US"/>
        </w:rPr>
        <w:t>):</w:t>
      </w:r>
    </w:p>
    <w:p w14:paraId="1F0AF1B8" w14:textId="6C23BD3C" w:rsidR="00033C57" w:rsidRDefault="00033C57" w:rsidP="00450C77">
      <w:pPr>
        <w:pStyle w:val="StandardWeb"/>
        <w:jc w:val="both"/>
        <w:rPr>
          <w:lang w:val="en-US"/>
        </w:rPr>
      </w:pPr>
      <w:r w:rsidRPr="008E510D">
        <w:rPr>
          <w:lang w:val="en-US"/>
        </w:rPr>
        <w:t xml:space="preserve">channel </w:t>
      </w:r>
      <w:r w:rsidR="00403615">
        <w:rPr>
          <w:lang w:val="en-US"/>
        </w:rPr>
        <w:t>on the land surface</w:t>
      </w:r>
      <w:r w:rsidRPr="008E510D">
        <w:rPr>
          <w:lang w:val="en-US"/>
        </w:rPr>
        <w:t xml:space="preserve"> which realizes the logical catchment either separately, or as part of the channel network.</w:t>
      </w:r>
    </w:p>
    <w:p w14:paraId="01861011" w14:textId="68299DCC" w:rsidR="00403615" w:rsidRDefault="00403615" w:rsidP="00403615">
      <w:pPr>
        <w:pStyle w:val="StandardWeb"/>
        <w:jc w:val="both"/>
        <w:rPr>
          <w:lang w:val="en-US"/>
        </w:rPr>
      </w:pPr>
      <w:r>
        <w:rPr>
          <w:rStyle w:val="Fett"/>
          <w:lang w:val="en-US"/>
        </w:rPr>
        <w:t xml:space="preserve">channel-path </w:t>
      </w:r>
      <w:r>
        <w:rPr>
          <w:lang w:val="en-US"/>
        </w:rPr>
        <w:t>(constraint):</w:t>
      </w:r>
      <w:r w:rsidRPr="008E510D">
        <w:rPr>
          <w:lang w:val="en-US"/>
        </w:rPr>
        <w:t xml:space="preserve"> </w:t>
      </w:r>
    </w:p>
    <w:p w14:paraId="0F231C51" w14:textId="3F7DEF76" w:rsidR="00403615" w:rsidRDefault="00403615" w:rsidP="00403615">
      <w:pPr>
        <w:pStyle w:val="StandardWeb"/>
        <w:jc w:val="both"/>
      </w:pPr>
      <w:r>
        <w:t>defines that whenever</w:t>
      </w:r>
      <w:r w:rsidRPr="008E510D">
        <w:t xml:space="preserve"> </w:t>
      </w:r>
      <w:r>
        <w:t xml:space="preserve">a </w:t>
      </w:r>
      <w:r w:rsidR="00371ADB">
        <w:t>flowpath exists as part of a network</w:t>
      </w:r>
      <w:r>
        <w:t xml:space="preserve">, the </w:t>
      </w:r>
      <w:r w:rsidR="00371ADB">
        <w:t xml:space="preserve">surface depression and surface channel </w:t>
      </w:r>
      <w:r w:rsidR="009F02CC">
        <w:t xml:space="preserve">should be </w:t>
      </w:r>
      <w:r w:rsidR="00371ADB">
        <w:t xml:space="preserve">recognized as </w:t>
      </w:r>
      <w:r w:rsidR="008314A8">
        <w:t xml:space="preserve">a </w:t>
      </w:r>
      <w:r w:rsidR="00371ADB">
        <w:t>flowpath</w:t>
      </w:r>
      <w:r w:rsidR="008314A8">
        <w:t xml:space="preserve">. Geometrically represented as a curve, </w:t>
      </w:r>
      <w:r w:rsidR="003D1006">
        <w:t xml:space="preserve">channel-path </w:t>
      </w:r>
      <w:r w:rsidR="00407043">
        <w:t xml:space="preserve">will support </w:t>
      </w:r>
      <w:r w:rsidR="008314A8">
        <w:t>to ‘measure’ a position on, or along</w:t>
      </w:r>
      <w:r w:rsidR="0056071D">
        <w:t>,</w:t>
      </w:r>
      <w:r w:rsidR="008314A8">
        <w:t xml:space="preserve"> the channel</w:t>
      </w:r>
      <w:r w:rsidR="0056071D">
        <w:t xml:space="preserve"> using its centreline as shape.</w:t>
      </w:r>
    </w:p>
    <w:p w14:paraId="5102157C" w14:textId="5F40D6E5" w:rsidR="00403615" w:rsidRDefault="00403615" w:rsidP="00403615">
      <w:pPr>
        <w:pStyle w:val="StandardWeb"/>
        <w:jc w:val="both"/>
        <w:rPr>
          <w:lang w:val="en-US"/>
        </w:rPr>
      </w:pPr>
      <w:r>
        <w:rPr>
          <w:rStyle w:val="Fett"/>
          <w:lang w:val="en-US"/>
        </w:rPr>
        <w:t>channel-edge</w:t>
      </w:r>
      <w:r w:rsidRPr="008E510D">
        <w:rPr>
          <w:lang w:val="en-US"/>
        </w:rPr>
        <w:t xml:space="preserve"> </w:t>
      </w:r>
      <w:r>
        <w:rPr>
          <w:lang w:val="en-US"/>
        </w:rPr>
        <w:t>(constraint):</w:t>
      </w:r>
      <w:r w:rsidRPr="008E510D">
        <w:rPr>
          <w:lang w:val="en-US"/>
        </w:rPr>
        <w:t xml:space="preserve"> </w:t>
      </w:r>
    </w:p>
    <w:p w14:paraId="321FA80D" w14:textId="3B90292E" w:rsidR="00403615" w:rsidRPr="0056071D" w:rsidRDefault="008314A8" w:rsidP="00450C77">
      <w:pPr>
        <w:pStyle w:val="StandardWeb"/>
        <w:jc w:val="both"/>
        <w:rPr>
          <w:lang w:val="en-US"/>
        </w:rPr>
      </w:pPr>
      <w:r>
        <w:t>defines that whenever</w:t>
      </w:r>
      <w:r w:rsidRPr="008E510D">
        <w:t xml:space="preserve"> </w:t>
      </w:r>
      <w:r>
        <w:t xml:space="preserve">a water edge exists as part of a network, the surface depression and surface channel </w:t>
      </w:r>
      <w:r w:rsidR="009F02CC">
        <w:t xml:space="preserve">should be </w:t>
      </w:r>
      <w:r>
        <w:t xml:space="preserve">recognized as a water edge. Geometrically represented as a curve, </w:t>
      </w:r>
      <w:r w:rsidR="003D1006">
        <w:t xml:space="preserve">channel-edge </w:t>
      </w:r>
      <w:r w:rsidR="00407043">
        <w:t xml:space="preserve">will </w:t>
      </w:r>
      <w:r>
        <w:t>support to ‘measure’ a position on, or along</w:t>
      </w:r>
      <w:r w:rsidR="0056071D">
        <w:t>,</w:t>
      </w:r>
      <w:r>
        <w:t xml:space="preserve"> the </w:t>
      </w:r>
      <w:r w:rsidR="0056071D">
        <w:t xml:space="preserve">channel using the line of intersection with a water body. </w:t>
      </w:r>
    </w:p>
    <w:p w14:paraId="79E153DE" w14:textId="3CA8B989" w:rsidR="00033C57" w:rsidRPr="008E510D" w:rsidRDefault="00033C57" w:rsidP="00450C77">
      <w:pPr>
        <w:pStyle w:val="berschrift4"/>
        <w:jc w:val="both"/>
      </w:pPr>
      <w:r w:rsidRPr="008E510D">
        <w:t>Depression</w:t>
      </w:r>
    </w:p>
    <w:p w14:paraId="545B5509" w14:textId="52DADEB7"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HY_Depression</w:t>
      </w:r>
      <w:proofErr w:type="spellEnd"/>
      <w:r w:rsidRPr="008E510D">
        <w:rPr>
          <w:lang w:val="en-US"/>
        </w:rPr>
        <w:t xml:space="preserve"> feature type specializes the general HY_HydroFeature class. It describes land lower than the surrounding land as container for standing water. A depression is part of the network of channels and depressions forming the connecting </w:t>
      </w:r>
      <w:r w:rsidRPr="008E510D">
        <w:rPr>
          <w:lang w:val="en-US"/>
        </w:rPr>
        <w:lastRenderedPageBreak/>
        <w:t xml:space="preserve">system for the wherein water bodies stand as parts of hydrographic network. </w:t>
      </w:r>
      <w:proofErr w:type="spellStart"/>
      <w:r w:rsidRPr="008E510D">
        <w:rPr>
          <w:lang w:val="en-US"/>
        </w:rPr>
        <w:t>HY_Depression</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w:t>
      </w:r>
      <w:r w:rsidR="00585BA6">
        <w:rPr>
          <w:rStyle w:val="Hervorhebung"/>
          <w:lang w:val="en-US"/>
        </w:rPr>
        <w:t>-</w:t>
      </w:r>
      <w:r w:rsidRPr="008E510D">
        <w:rPr>
          <w:rStyle w:val="Hervorhebung"/>
          <w:lang w:val="en-US"/>
        </w:rPr>
        <w:t>path</w:t>
      </w:r>
      <w:r w:rsidRPr="008E510D">
        <w:rPr>
          <w:lang w:val="en-US"/>
        </w:rPr>
        <w:t xml:space="preserve"> and </w:t>
      </w:r>
      <w:r w:rsidRPr="008E510D">
        <w:rPr>
          <w:rStyle w:val="Hervorhebung"/>
          <w:lang w:val="en-US"/>
        </w:rPr>
        <w:t>channel</w:t>
      </w:r>
      <w:r w:rsidR="00585BA6">
        <w:rPr>
          <w:rStyle w:val="Hervorhebung"/>
          <w:lang w:val="en-US"/>
        </w:rPr>
        <w:t>-</w:t>
      </w:r>
      <w:r w:rsidRPr="008E510D">
        <w:rPr>
          <w:rStyle w:val="Hervorhebung"/>
          <w:lang w:val="en-US"/>
        </w:rPr>
        <w:t>edge</w:t>
      </w:r>
      <w:r w:rsidRPr="008E510D">
        <w:rPr>
          <w:lang w:val="en-US"/>
        </w:rPr>
        <w:t xml:space="preserve"> constraints. It associates the </w:t>
      </w:r>
      <w:proofErr w:type="spellStart"/>
      <w:r w:rsidRPr="008E510D">
        <w:rPr>
          <w:rStyle w:val="Hervorhebung"/>
          <w:lang w:val="en-US"/>
        </w:rPr>
        <w:t>surfaceNetwork</w:t>
      </w:r>
      <w:proofErr w:type="spellEnd"/>
      <w:r w:rsidRPr="008E510D">
        <w:rPr>
          <w:lang w:val="en-US"/>
        </w:rPr>
        <w:t xml:space="preserve"> in which it participates, a body of </w:t>
      </w:r>
      <w:proofErr w:type="spellStart"/>
      <w:r w:rsidRPr="008E510D">
        <w:rPr>
          <w:rStyle w:val="Hervorhebung"/>
          <w:lang w:val="en-US"/>
        </w:rPr>
        <w:t>standingWater</w:t>
      </w:r>
      <w:proofErr w:type="spellEnd"/>
      <w:r w:rsidRPr="008E510D">
        <w:rPr>
          <w:lang w:val="en-US"/>
        </w:rPr>
        <w:t xml:space="preserve"> and a </w:t>
      </w:r>
      <w:proofErr w:type="spellStart"/>
      <w:r w:rsidRPr="008E510D">
        <w:rPr>
          <w:rStyle w:val="Hervorhebung"/>
          <w:lang w:val="en-US"/>
        </w:rPr>
        <w:t>confinedWaterBody</w:t>
      </w:r>
      <w:proofErr w:type="spellEnd"/>
      <w:r w:rsidRPr="008E510D">
        <w:rPr>
          <w:lang w:val="en-US"/>
        </w:rPr>
        <w:t xml:space="preserve">. A </w:t>
      </w:r>
      <w:r w:rsidR="002C6563">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constraint is defined </w:t>
      </w:r>
      <w:r w:rsidR="00F07AD8">
        <w:rPr>
          <w:lang w:val="en-US"/>
        </w:rPr>
        <w:t xml:space="preserve">to support the recognition of </w:t>
      </w:r>
      <w:r w:rsidR="002C6563">
        <w:rPr>
          <w:lang w:val="en-US"/>
        </w:rPr>
        <w:t xml:space="preserve">the confined </w:t>
      </w:r>
      <w:r w:rsidR="009B61A9">
        <w:rPr>
          <w:lang w:val="en-US"/>
        </w:rPr>
        <w:t>water body</w:t>
      </w:r>
      <w:r w:rsidR="002C6563">
        <w:rPr>
          <w:lang w:val="en-US"/>
        </w:rPr>
        <w:t xml:space="preserve"> </w:t>
      </w:r>
      <w:r w:rsidR="00F07AD8">
        <w:rPr>
          <w:lang w:val="en-US"/>
        </w:rPr>
        <w:t xml:space="preserve">as </w:t>
      </w:r>
      <w:r w:rsidR="002C6563">
        <w:rPr>
          <w:lang w:val="en-US"/>
        </w:rPr>
        <w:t>water edge</w:t>
      </w:r>
      <w:r w:rsidR="00F07AD8">
        <w:rPr>
          <w:lang w:val="en-US"/>
        </w:rPr>
        <w:t xml:space="preserve"> realizing the catchment</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constraint </w:t>
      </w:r>
      <w:r w:rsidR="006B2388">
        <w:rPr>
          <w:lang w:val="en-US"/>
        </w:rPr>
        <w:t xml:space="preserve">emphasizes the recognition of a benchmark on the confined </w:t>
      </w:r>
      <w:r w:rsidR="009B61A9">
        <w:rPr>
          <w:lang w:val="en-US"/>
        </w:rPr>
        <w:t>water body</w:t>
      </w:r>
      <w:r w:rsidR="006B2388">
        <w:rPr>
          <w:lang w:val="en-US"/>
        </w:rPr>
        <w:t xml:space="preserve"> as </w:t>
      </w:r>
      <w:r w:rsidRPr="008E510D">
        <w:rPr>
          <w:lang w:val="en-US"/>
        </w:rPr>
        <w:t>outflow of the catchment realized by the channel network</w:t>
      </w:r>
      <w:r w:rsidR="006B2388">
        <w:rPr>
          <w:lang w:val="en-US"/>
        </w:rPr>
        <w:t>.</w:t>
      </w:r>
      <w:r w:rsidRPr="008E510D">
        <w:rPr>
          <w:lang w:val="en-US"/>
        </w:rPr>
        <w:t xml:space="preserve"> </w:t>
      </w:r>
    </w:p>
    <w:p w14:paraId="1BB8ABBC" w14:textId="77777777" w:rsidR="006A6A09" w:rsidRDefault="006A6A09" w:rsidP="00450C77">
      <w:pPr>
        <w:pStyle w:val="StandardWeb"/>
        <w:jc w:val="both"/>
        <w:rPr>
          <w:rStyle w:val="Fett"/>
          <w:b w:val="0"/>
          <w:lang w:val="en-US"/>
        </w:rPr>
      </w:pPr>
      <w:proofErr w:type="spellStart"/>
      <w:r>
        <w:rPr>
          <w:rStyle w:val="Fett"/>
          <w:lang w:val="en-US"/>
        </w:rPr>
        <w:t>surfaceNetwork</w:t>
      </w:r>
      <w:proofErr w:type="spellEnd"/>
      <w:r>
        <w:rPr>
          <w:rStyle w:val="Fett"/>
          <w:lang w:val="en-US"/>
        </w:rPr>
        <w:t xml:space="preserve"> </w:t>
      </w:r>
      <w:r w:rsidRPr="006A6A09">
        <w:rPr>
          <w:rStyle w:val="Fett"/>
          <w:b w:val="0"/>
          <w:lang w:val="en-US"/>
        </w:rPr>
        <w:t>(association):</w:t>
      </w:r>
    </w:p>
    <w:p w14:paraId="387A8DB1" w14:textId="55183D88" w:rsidR="006A6A09" w:rsidRPr="006A6A09" w:rsidRDefault="006A6A09" w:rsidP="00450C77">
      <w:pPr>
        <w:pStyle w:val="StandardWeb"/>
        <w:jc w:val="both"/>
        <w:rPr>
          <w:rStyle w:val="Fett"/>
          <w:b w:val="0"/>
          <w:lang w:val="en-US"/>
        </w:rPr>
      </w:pPr>
      <w:r w:rsidRPr="006A6A09">
        <w:rPr>
          <w:rStyle w:val="Fett"/>
          <w:b w:val="0"/>
          <w:lang w:val="en-US"/>
        </w:rPr>
        <w:t>network of surface channels and depressions, the depression is part of.</w:t>
      </w:r>
    </w:p>
    <w:p w14:paraId="7C5A6E17" w14:textId="16A0F8EE" w:rsidR="009F02CC" w:rsidRDefault="00033C57" w:rsidP="00450C77">
      <w:pPr>
        <w:pStyle w:val="StandardWeb"/>
        <w:jc w:val="both"/>
        <w:rPr>
          <w:lang w:val="en-US"/>
        </w:rPr>
      </w:pPr>
      <w:proofErr w:type="spellStart"/>
      <w:r w:rsidRPr="008E510D">
        <w:rPr>
          <w:rStyle w:val="Fett"/>
          <w:lang w:val="en-US"/>
        </w:rPr>
        <w:t>standingWater</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4EDA1335" w14:textId="34AED92F" w:rsidR="00033C57" w:rsidRPr="008E510D" w:rsidRDefault="009F02CC" w:rsidP="00450C77">
      <w:pPr>
        <w:pStyle w:val="StandardWeb"/>
        <w:jc w:val="both"/>
        <w:rPr>
          <w:lang w:val="en-US"/>
        </w:rPr>
      </w:pPr>
      <w:r>
        <w:rPr>
          <w:lang w:val="en-US"/>
        </w:rPr>
        <w:t xml:space="preserve">identifies the </w:t>
      </w:r>
      <w:r w:rsidR="00033C57" w:rsidRPr="008E510D">
        <w:rPr>
          <w:lang w:val="en-US"/>
        </w:rPr>
        <w:t xml:space="preserve">body of stagnant water </w:t>
      </w:r>
      <w:r>
        <w:rPr>
          <w:lang w:val="en-US"/>
        </w:rPr>
        <w:t xml:space="preserve">contained in the </w:t>
      </w:r>
      <w:r w:rsidR="00033C57" w:rsidRPr="008E510D">
        <w:rPr>
          <w:lang w:val="en-US"/>
        </w:rPr>
        <w:t xml:space="preserve">depression. </w:t>
      </w:r>
    </w:p>
    <w:p w14:paraId="4C3D4641" w14:textId="3E0C4F26" w:rsidR="009F02CC" w:rsidRDefault="00033C57" w:rsidP="00450C77">
      <w:pPr>
        <w:pStyle w:val="StandardWeb"/>
        <w:jc w:val="both"/>
        <w:rPr>
          <w:lang w:val="en-US"/>
        </w:rPr>
      </w:pPr>
      <w:proofErr w:type="spellStart"/>
      <w:r w:rsidRPr="008E510D">
        <w:rPr>
          <w:rStyle w:val="Fett"/>
          <w:lang w:val="en-US"/>
        </w:rPr>
        <w:t>confinedWaterBody</w:t>
      </w:r>
      <w:proofErr w:type="spellEnd"/>
      <w:r w:rsidRPr="008E510D">
        <w:rPr>
          <w:lang w:val="en-US"/>
        </w:rPr>
        <w:t xml:space="preserve"> </w:t>
      </w:r>
      <w:r w:rsidR="009F02CC">
        <w:rPr>
          <w:lang w:val="en-US"/>
        </w:rPr>
        <w:t>(</w:t>
      </w:r>
      <w:r w:rsidRPr="008E510D">
        <w:rPr>
          <w:lang w:val="en-US"/>
        </w:rPr>
        <w:t>association</w:t>
      </w:r>
      <w:r w:rsidR="009F02CC">
        <w:rPr>
          <w:lang w:val="en-US"/>
        </w:rPr>
        <w:t>)</w:t>
      </w:r>
    </w:p>
    <w:p w14:paraId="1F1FC966" w14:textId="267626BC" w:rsidR="00033C57" w:rsidRDefault="004977F3" w:rsidP="00450C77">
      <w:pPr>
        <w:pStyle w:val="StandardWeb"/>
        <w:jc w:val="both"/>
        <w:rPr>
          <w:lang w:val="en-US"/>
        </w:rPr>
      </w:pPr>
      <w:r>
        <w:rPr>
          <w:lang w:val="en-US"/>
        </w:rPr>
        <w:t>identifies a</w:t>
      </w:r>
      <w:r w:rsidR="00033C57" w:rsidRPr="008E510D">
        <w:rPr>
          <w:lang w:val="en-US"/>
        </w:rPr>
        <w:t xml:space="preserve"> stratum of water body </w:t>
      </w:r>
      <w:r>
        <w:rPr>
          <w:lang w:val="en-US"/>
        </w:rPr>
        <w:t xml:space="preserve"> contained in the</w:t>
      </w:r>
      <w:r w:rsidR="00033C57" w:rsidRPr="008E510D">
        <w:rPr>
          <w:lang w:val="en-US"/>
        </w:rPr>
        <w:t xml:space="preserve"> depression.</w:t>
      </w:r>
    </w:p>
    <w:p w14:paraId="5141DACB" w14:textId="0931BA68" w:rsidR="006B2388" w:rsidRDefault="002228F1" w:rsidP="006B2388">
      <w:pPr>
        <w:pStyle w:val="StandardWeb"/>
        <w:jc w:val="both"/>
        <w:rPr>
          <w:lang w:val="en-US"/>
        </w:rPr>
      </w:pPr>
      <w:r>
        <w:rPr>
          <w:rStyle w:val="Fett"/>
          <w:lang w:val="en-US"/>
        </w:rPr>
        <w:t>margin</w:t>
      </w:r>
      <w:r w:rsidR="006B2388">
        <w:rPr>
          <w:rStyle w:val="Fett"/>
          <w:lang w:val="en-US"/>
        </w:rPr>
        <w:t>-edge</w:t>
      </w:r>
      <w:r w:rsidR="006B2388" w:rsidRPr="008E510D">
        <w:rPr>
          <w:lang w:val="en-US"/>
        </w:rPr>
        <w:t xml:space="preserve"> </w:t>
      </w:r>
      <w:r w:rsidR="006B2388">
        <w:rPr>
          <w:lang w:val="en-US"/>
        </w:rPr>
        <w:t>(constraint):</w:t>
      </w:r>
      <w:r w:rsidR="006B2388" w:rsidRPr="008E510D">
        <w:rPr>
          <w:lang w:val="en-US"/>
        </w:rPr>
        <w:t xml:space="preserve"> </w:t>
      </w:r>
    </w:p>
    <w:p w14:paraId="66738C43" w14:textId="565BB823" w:rsidR="006B2388" w:rsidRPr="0056071D" w:rsidRDefault="006B2388" w:rsidP="006B2388">
      <w:pPr>
        <w:pStyle w:val="StandardWeb"/>
        <w:jc w:val="both"/>
        <w:rPr>
          <w:lang w:val="en-US"/>
        </w:rPr>
      </w:pPr>
      <w:r>
        <w:t>defines that when</w:t>
      </w:r>
      <w:r w:rsidR="009F02CC">
        <w:t>ever</w:t>
      </w:r>
      <w:r w:rsidRPr="008E510D">
        <w:t xml:space="preserve"> </w:t>
      </w:r>
      <w:r>
        <w:t xml:space="preserve">a water edge exists as part of a network, the water body confined by the depression </w:t>
      </w:r>
      <w:r w:rsidR="009F02CC">
        <w:t>should be</w:t>
      </w:r>
      <w:r>
        <w:t xml:space="preserve"> recognized as a water edge. </w:t>
      </w:r>
    </w:p>
    <w:p w14:paraId="6C7CC35E" w14:textId="20719897" w:rsidR="006B2388" w:rsidRDefault="006B2388" w:rsidP="006B2388">
      <w:pPr>
        <w:pStyle w:val="StandardWeb"/>
        <w:jc w:val="both"/>
        <w:rPr>
          <w:lang w:val="en-US"/>
        </w:rPr>
      </w:pPr>
      <w:r>
        <w:rPr>
          <w:rStyle w:val="Fett"/>
          <w:lang w:val="en-US"/>
        </w:rPr>
        <w:t>outflow-at-benchmark</w:t>
      </w:r>
      <w:r w:rsidRPr="008E510D">
        <w:rPr>
          <w:lang w:val="en-US"/>
        </w:rPr>
        <w:t xml:space="preserve"> </w:t>
      </w:r>
      <w:r>
        <w:rPr>
          <w:lang w:val="en-US"/>
        </w:rPr>
        <w:t>(constraint):</w:t>
      </w:r>
      <w:r w:rsidRPr="008E510D">
        <w:rPr>
          <w:lang w:val="en-US"/>
        </w:rPr>
        <w:t xml:space="preserve"> </w:t>
      </w:r>
    </w:p>
    <w:p w14:paraId="3E01F765" w14:textId="07603C27" w:rsidR="006B2388" w:rsidRPr="008E510D" w:rsidRDefault="006B2388" w:rsidP="00450C77">
      <w:pPr>
        <w:pStyle w:val="StandardWeb"/>
        <w:jc w:val="both"/>
        <w:rPr>
          <w:lang w:val="en-US"/>
        </w:rPr>
      </w:pPr>
      <w:r>
        <w:t xml:space="preserve">defines that </w:t>
      </w:r>
      <w:r w:rsidR="009F02CC">
        <w:t xml:space="preserve">a </w:t>
      </w:r>
      <w:r>
        <w:t xml:space="preserve">benchmark </w:t>
      </w:r>
      <w:r w:rsidR="009F02CC">
        <w:t xml:space="preserve">which </w:t>
      </w:r>
      <w:r>
        <w:t>realizes a</w:t>
      </w:r>
      <w:r w:rsidR="009F02CC">
        <w:t xml:space="preserve"> logical</w:t>
      </w:r>
      <w:r>
        <w:t xml:space="preserve"> outfall, </w:t>
      </w:r>
      <w:r w:rsidR="009F02CC">
        <w:t>should be recognized as outflow of the contributing catchment realized by the surface network the depression is part of.</w:t>
      </w:r>
    </w:p>
    <w:p w14:paraId="6B762742" w14:textId="77CF1DC4" w:rsidR="00033C57" w:rsidRPr="008E510D" w:rsidRDefault="00033C57" w:rsidP="00450C77">
      <w:pPr>
        <w:pStyle w:val="berschrift4"/>
        <w:jc w:val="both"/>
      </w:pPr>
      <w:r w:rsidRPr="008E510D">
        <w:t>Channel</w:t>
      </w:r>
    </w:p>
    <w:p w14:paraId="2ECD0630" w14:textId="6954212D" w:rsidR="00033C57" w:rsidRPr="008E510D" w:rsidRDefault="00033C57" w:rsidP="00450C77">
      <w:pPr>
        <w:pStyle w:val="StandardWeb"/>
        <w:jc w:val="both"/>
        <w:rPr>
          <w:lang w:val="en-US"/>
        </w:rPr>
      </w:pPr>
      <w:r w:rsidRPr="008E510D">
        <w:rPr>
          <w:lang w:val="en-US"/>
        </w:rPr>
        <w:t xml:space="preserve">The </w:t>
      </w:r>
      <w:proofErr w:type="spellStart"/>
      <w:r w:rsidRPr="008E510D">
        <w:rPr>
          <w:lang w:val="en-US"/>
        </w:rPr>
        <w:t>HY_Channel</w:t>
      </w:r>
      <w:proofErr w:type="spellEnd"/>
      <w:r w:rsidRPr="008E510D">
        <w:rPr>
          <w:lang w:val="en-US"/>
        </w:rPr>
        <w:t xml:space="preserve"> feature type specializes the </w:t>
      </w:r>
      <w:proofErr w:type="spellStart"/>
      <w:r w:rsidRPr="008E510D">
        <w:rPr>
          <w:lang w:val="en-US"/>
        </w:rPr>
        <w:t>HY_</w:t>
      </w:r>
      <w:r w:rsidR="00915084">
        <w:rPr>
          <w:lang w:val="en-US"/>
        </w:rPr>
        <w:t>Depression</w:t>
      </w:r>
      <w:proofErr w:type="spellEnd"/>
      <w:r w:rsidR="00915084" w:rsidRPr="008E510D">
        <w:rPr>
          <w:lang w:val="en-US"/>
        </w:rPr>
        <w:t xml:space="preserve"> </w:t>
      </w:r>
      <w:r w:rsidRPr="008E510D">
        <w:rPr>
          <w:lang w:val="en-US"/>
        </w:rPr>
        <w:t>class with respect to a natural or man-made, open or closed channel through or along which water may flow, or not. A channel is part of the network of channels and depressions which form</w:t>
      </w:r>
      <w:r w:rsidR="00915084">
        <w:rPr>
          <w:lang w:val="en-US"/>
        </w:rPr>
        <w:t>s</w:t>
      </w:r>
      <w:r w:rsidRPr="008E510D">
        <w:rPr>
          <w:lang w:val="en-US"/>
        </w:rPr>
        <w:t xml:space="preserve"> the connecting system for the hydrographic network; a channel may have vertical sections at right angles to the main (average) direction of flow or along its cent</w:t>
      </w:r>
      <w:r w:rsidR="00915084">
        <w:rPr>
          <w:lang w:val="en-US"/>
        </w:rPr>
        <w:t>er</w:t>
      </w:r>
      <w:r w:rsidRPr="008E510D">
        <w:rPr>
          <w:lang w:val="en-US"/>
        </w:rPr>
        <w:t xml:space="preserve">line. </w:t>
      </w:r>
    </w:p>
    <w:p w14:paraId="0A7338FB" w14:textId="3029C05C" w:rsidR="00033C57" w:rsidRPr="008E510D" w:rsidRDefault="00033C57" w:rsidP="00450C77">
      <w:pPr>
        <w:pStyle w:val="StandardWeb"/>
        <w:jc w:val="both"/>
        <w:rPr>
          <w:lang w:val="en-US"/>
        </w:rPr>
      </w:pPr>
      <w:proofErr w:type="spellStart"/>
      <w:r w:rsidRPr="008E510D">
        <w:rPr>
          <w:lang w:val="en-US"/>
        </w:rPr>
        <w:t>HY_Channel</w:t>
      </w:r>
      <w:proofErr w:type="spellEnd"/>
      <w:r w:rsidRPr="008E510D">
        <w:rPr>
          <w:lang w:val="en-US"/>
        </w:rPr>
        <w:t xml:space="preserve"> associates the </w:t>
      </w:r>
      <w:proofErr w:type="spellStart"/>
      <w:r w:rsidRPr="008E510D">
        <w:rPr>
          <w:rStyle w:val="Hervorhebung"/>
          <w:lang w:val="en-US"/>
        </w:rPr>
        <w:t>channelNetwork</w:t>
      </w:r>
      <w:proofErr w:type="spellEnd"/>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proofErr w:type="spellStart"/>
      <w:r w:rsidRPr="008E510D">
        <w:rPr>
          <w:rStyle w:val="Hervorhebung"/>
          <w:lang w:val="en-US"/>
        </w:rPr>
        <w:t>bedProfileTransversal</w:t>
      </w:r>
      <w:proofErr w:type="spellEnd"/>
      <w:r w:rsidRPr="008E510D">
        <w:rPr>
          <w:lang w:val="en-US"/>
        </w:rPr>
        <w:t xml:space="preserve"> and </w:t>
      </w:r>
      <w:proofErr w:type="spellStart"/>
      <w:r w:rsidRPr="008E510D">
        <w:rPr>
          <w:rStyle w:val="Hervorhebung"/>
          <w:lang w:val="en-US"/>
        </w:rPr>
        <w:t>bedProfileLongitudinal</w:t>
      </w:r>
      <w:proofErr w:type="spellEnd"/>
      <w:r w:rsidRPr="008E510D">
        <w:rPr>
          <w:lang w:val="en-US"/>
        </w:rPr>
        <w:t xml:space="preserve">. </w:t>
      </w:r>
      <w:proofErr w:type="spellStart"/>
      <w:r w:rsidRPr="008E510D">
        <w:rPr>
          <w:lang w:val="en-US"/>
        </w:rPr>
        <w:t>HY_Channel</w:t>
      </w:r>
      <w:proofErr w:type="spellEnd"/>
      <w:r w:rsidRPr="008E510D">
        <w:rPr>
          <w:lang w:val="en-US"/>
        </w:rPr>
        <w:t xml:space="preserve"> inherits from generalization the </w:t>
      </w:r>
      <w:proofErr w:type="spellStart"/>
      <w:r w:rsidRPr="008E510D">
        <w:rPr>
          <w:rStyle w:val="Hervorhebung"/>
          <w:lang w:val="en-US"/>
        </w:rPr>
        <w:t>confinedWaterBody</w:t>
      </w:r>
      <w:proofErr w:type="spellEnd"/>
      <w:r w:rsidRPr="008E510D">
        <w:rPr>
          <w:lang w:val="en-US"/>
        </w:rPr>
        <w:t xml:space="preserve"> association and the constraints </w:t>
      </w:r>
      <w:r w:rsidR="00915084">
        <w:rPr>
          <w:rStyle w:val="Hervorhebung"/>
          <w:lang w:val="en-US"/>
        </w:rPr>
        <w:t>waterbody</w:t>
      </w:r>
      <w:r w:rsidR="00585BA6">
        <w:rPr>
          <w:rStyle w:val="Hervorhebung"/>
          <w:lang w:val="en-US"/>
        </w:rPr>
        <w:t>-</w:t>
      </w:r>
      <w:r w:rsidRPr="008E510D">
        <w:rPr>
          <w:rStyle w:val="Hervorhebung"/>
          <w:lang w:val="en-US"/>
        </w:rPr>
        <w:t>edge</w:t>
      </w:r>
      <w:r w:rsidRPr="008E510D">
        <w:rPr>
          <w:lang w:val="en-US"/>
        </w:rPr>
        <w:t xml:space="preserve"> and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benchmark</w:t>
      </w:r>
      <w:r w:rsidRPr="008E510D">
        <w:rPr>
          <w:lang w:val="en-US"/>
        </w:rPr>
        <w:t xml:space="preserve">. An </w:t>
      </w:r>
      <w:r w:rsidRPr="008E510D">
        <w:rPr>
          <w:rStyle w:val="Hervorhebung"/>
          <w:lang w:val="en-US"/>
        </w:rPr>
        <w:t>outflow</w:t>
      </w:r>
      <w:r w:rsidR="00585BA6">
        <w:rPr>
          <w:rStyle w:val="Hervorhebung"/>
          <w:lang w:val="en-US"/>
        </w:rPr>
        <w:t>-</w:t>
      </w:r>
      <w:r w:rsidRPr="008E510D">
        <w:rPr>
          <w:rStyle w:val="Hervorhebung"/>
          <w:lang w:val="en-US"/>
        </w:rPr>
        <w:t>at</w:t>
      </w:r>
      <w:r w:rsidR="00585BA6">
        <w:rPr>
          <w:rStyle w:val="Hervorhebung"/>
          <w:lang w:val="en-US"/>
        </w:rPr>
        <w:t>-</w:t>
      </w:r>
      <w:r w:rsidRPr="008E510D">
        <w:rPr>
          <w:rStyle w:val="Hervorhebung"/>
          <w:lang w:val="en-US"/>
        </w:rPr>
        <w:t>profile</w:t>
      </w:r>
      <w:r w:rsidRPr="008E510D">
        <w:rPr>
          <w:lang w:val="en-US"/>
        </w:rPr>
        <w:t xml:space="preserve"> constraint </w:t>
      </w:r>
      <w:r w:rsidR="00915084">
        <w:rPr>
          <w:lang w:val="en-US"/>
        </w:rPr>
        <w:t xml:space="preserve">emphasizes the recognition of vertical section as </w:t>
      </w:r>
      <w:r w:rsidR="00915084" w:rsidRPr="008E510D">
        <w:rPr>
          <w:lang w:val="en-US"/>
        </w:rPr>
        <w:t xml:space="preserve">outflow of the catchment </w:t>
      </w:r>
      <w:r w:rsidR="00915084">
        <w:t>realized by channel network.</w:t>
      </w:r>
    </w:p>
    <w:p w14:paraId="7C5C87D7" w14:textId="77777777" w:rsidR="00A70FC0" w:rsidRDefault="00A70FC0">
      <w:pPr>
        <w:spacing w:after="0"/>
        <w:rPr>
          <w:rStyle w:val="Fett"/>
          <w:lang w:eastAsia="en-GB"/>
        </w:rPr>
      </w:pPr>
      <w:r>
        <w:rPr>
          <w:rStyle w:val="Fett"/>
        </w:rPr>
        <w:br w:type="page"/>
      </w:r>
    </w:p>
    <w:p w14:paraId="0A740614" w14:textId="4180918C" w:rsidR="006A6A09" w:rsidRDefault="006A6A09" w:rsidP="00450C77">
      <w:pPr>
        <w:pStyle w:val="StandardWeb"/>
        <w:jc w:val="both"/>
        <w:rPr>
          <w:rStyle w:val="Fett"/>
          <w:b w:val="0"/>
          <w:lang w:val="en-US"/>
        </w:rPr>
      </w:pPr>
      <w:proofErr w:type="spellStart"/>
      <w:r>
        <w:rPr>
          <w:rStyle w:val="Fett"/>
          <w:lang w:val="en-US"/>
        </w:rPr>
        <w:lastRenderedPageBreak/>
        <w:t>channelNetwork</w:t>
      </w:r>
      <w:proofErr w:type="spellEnd"/>
      <w:r>
        <w:rPr>
          <w:rStyle w:val="Fett"/>
          <w:lang w:val="en-US"/>
        </w:rPr>
        <w:t xml:space="preserve"> </w:t>
      </w:r>
      <w:r w:rsidRPr="006A6A09">
        <w:rPr>
          <w:rStyle w:val="Fett"/>
          <w:b w:val="0"/>
          <w:lang w:val="en-US"/>
        </w:rPr>
        <w:t>(association):</w:t>
      </w:r>
    </w:p>
    <w:p w14:paraId="1DFD7DB9" w14:textId="68FA816E" w:rsidR="006A6A09" w:rsidRDefault="006A6A09" w:rsidP="00450C77">
      <w:pPr>
        <w:pStyle w:val="StandardWeb"/>
        <w:jc w:val="both"/>
        <w:rPr>
          <w:rStyle w:val="Fett"/>
          <w:lang w:val="en-US"/>
        </w:rPr>
      </w:pPr>
      <w:r w:rsidRPr="006A6A09">
        <w:rPr>
          <w:rStyle w:val="Fett"/>
          <w:b w:val="0"/>
          <w:lang w:val="en-US"/>
        </w:rPr>
        <w:t xml:space="preserve">network of surface channels and depressions, the </w:t>
      </w:r>
      <w:r>
        <w:rPr>
          <w:rStyle w:val="Fett"/>
          <w:b w:val="0"/>
          <w:lang w:val="en-US"/>
        </w:rPr>
        <w:t>channel</w:t>
      </w:r>
      <w:r w:rsidRPr="006A6A09">
        <w:rPr>
          <w:rStyle w:val="Fett"/>
          <w:b w:val="0"/>
          <w:lang w:val="en-US"/>
        </w:rPr>
        <w:t xml:space="preserve"> is part of.</w:t>
      </w:r>
    </w:p>
    <w:p w14:paraId="535FBF8F" w14:textId="68FF69D7" w:rsidR="002052E5" w:rsidRDefault="00033C57" w:rsidP="00450C77">
      <w:pPr>
        <w:pStyle w:val="StandardWeb"/>
        <w:jc w:val="both"/>
        <w:rPr>
          <w:lang w:val="en-US"/>
        </w:rPr>
      </w:pPr>
      <w:r w:rsidRPr="008E510D">
        <w:rPr>
          <w:rStyle w:val="Fett"/>
          <w:lang w:val="en-US"/>
        </w:rPr>
        <w:t>stream</w:t>
      </w:r>
      <w:r w:rsidRPr="008E510D">
        <w:rPr>
          <w:lang w:val="en-US"/>
        </w:rPr>
        <w:t xml:space="preserve"> </w:t>
      </w:r>
      <w:r w:rsidR="002052E5">
        <w:rPr>
          <w:lang w:val="en-US"/>
        </w:rPr>
        <w:t>(</w:t>
      </w:r>
      <w:r w:rsidRPr="008E510D">
        <w:rPr>
          <w:lang w:val="en-US"/>
        </w:rPr>
        <w:t>association</w:t>
      </w:r>
      <w:r w:rsidR="002052E5">
        <w:rPr>
          <w:lang w:val="en-US"/>
        </w:rPr>
        <w:t>):</w:t>
      </w:r>
    </w:p>
    <w:p w14:paraId="015DAAFC" w14:textId="6DB8A267" w:rsidR="00033C57" w:rsidRPr="008E510D" w:rsidRDefault="002052E5" w:rsidP="00450C77">
      <w:pPr>
        <w:pStyle w:val="StandardWeb"/>
        <w:jc w:val="both"/>
        <w:rPr>
          <w:lang w:val="en-US"/>
        </w:rPr>
      </w:pPr>
      <w:r>
        <w:rPr>
          <w:lang w:val="en-US"/>
        </w:rPr>
        <w:t xml:space="preserve">identifies the </w:t>
      </w:r>
      <w:r w:rsidR="00033C57" w:rsidRPr="008E510D">
        <w:rPr>
          <w:lang w:val="en-US"/>
        </w:rPr>
        <w:t>water body periodically or continuously flowing in the channel</w:t>
      </w:r>
      <w:r>
        <w:rPr>
          <w:lang w:val="en-US"/>
        </w:rPr>
        <w:t xml:space="preserve">, including </w:t>
      </w:r>
      <w:r w:rsidRPr="002052E5">
        <w:rPr>
          <w:lang w:val="en-US"/>
        </w:rPr>
        <w:t>subterranean</w:t>
      </w:r>
      <w:r>
        <w:rPr>
          <w:lang w:val="en-US"/>
        </w:rPr>
        <w:t xml:space="preserve"> streams.</w:t>
      </w:r>
    </w:p>
    <w:p w14:paraId="66E06A3E" w14:textId="18DE9A58" w:rsidR="002052E5" w:rsidRDefault="00033C57" w:rsidP="00450C77">
      <w:pPr>
        <w:pStyle w:val="StandardWeb"/>
        <w:jc w:val="both"/>
        <w:rPr>
          <w:lang w:val="en-US"/>
        </w:rPr>
      </w:pPr>
      <w:proofErr w:type="spellStart"/>
      <w:r w:rsidRPr="008E510D">
        <w:rPr>
          <w:rStyle w:val="Fett"/>
          <w:lang w:val="en-US"/>
        </w:rPr>
        <w:t>bedProfileTransversal</w:t>
      </w:r>
      <w:proofErr w:type="spellEnd"/>
      <w:r w:rsidRPr="008E510D">
        <w:rPr>
          <w:lang w:val="en-US"/>
        </w:rPr>
        <w:t xml:space="preserve"> and </w:t>
      </w:r>
      <w:proofErr w:type="spellStart"/>
      <w:r w:rsidRPr="008E510D">
        <w:rPr>
          <w:rStyle w:val="Fett"/>
          <w:lang w:val="en-US"/>
        </w:rPr>
        <w:t>bedProfileLongitudinal</w:t>
      </w:r>
      <w:proofErr w:type="spellEnd"/>
      <w:r w:rsidRPr="008E510D">
        <w:rPr>
          <w:lang w:val="en-US"/>
        </w:rPr>
        <w:t xml:space="preserve"> </w:t>
      </w:r>
      <w:r w:rsidR="002052E5">
        <w:rPr>
          <w:lang w:val="en-US"/>
        </w:rPr>
        <w:t>(</w:t>
      </w:r>
      <w:r w:rsidRPr="008E510D">
        <w:rPr>
          <w:lang w:val="en-US"/>
        </w:rPr>
        <w:t>association</w:t>
      </w:r>
      <w:r w:rsidR="002052E5">
        <w:rPr>
          <w:lang w:val="en-US"/>
        </w:rPr>
        <w:t>):</w:t>
      </w:r>
    </w:p>
    <w:p w14:paraId="76FD50B9" w14:textId="37933CE7" w:rsidR="0099570A" w:rsidRDefault="002052E5" w:rsidP="00915084">
      <w:pPr>
        <w:pStyle w:val="StandardWeb"/>
        <w:jc w:val="both"/>
        <w:rPr>
          <w:lang w:val="en-US"/>
        </w:rPr>
      </w:pPr>
      <w:r>
        <w:rPr>
          <w:lang w:val="en-US"/>
        </w:rPr>
        <w:t xml:space="preserve">identifies a </w:t>
      </w:r>
      <w:r w:rsidR="00033C57" w:rsidRPr="008E510D">
        <w:rPr>
          <w:lang w:val="en-US"/>
        </w:rPr>
        <w:t>transversal or longitudinal vertical shape</w:t>
      </w:r>
      <w:r>
        <w:rPr>
          <w:lang w:val="en-US"/>
        </w:rPr>
        <w:t xml:space="preserve"> of a channel</w:t>
      </w:r>
      <w:r w:rsidR="0099570A">
        <w:rPr>
          <w:lang w:val="en-US"/>
        </w:rPr>
        <w:t xml:space="preserve">, carrying </w:t>
      </w:r>
      <w:r w:rsidR="0099570A" w:rsidRPr="008E510D">
        <w:rPr>
          <w:lang w:val="en-US"/>
        </w:rPr>
        <w:t xml:space="preserve">a permanent reference location which realizes the outfall of the catchment which is realized by the </w:t>
      </w:r>
      <w:r w:rsidR="0099570A">
        <w:rPr>
          <w:lang w:val="en-US"/>
        </w:rPr>
        <w:t>channel</w:t>
      </w:r>
      <w:r w:rsidR="0099570A" w:rsidRPr="008E510D">
        <w:rPr>
          <w:lang w:val="en-US"/>
        </w:rPr>
        <w:t>.</w:t>
      </w:r>
    </w:p>
    <w:p w14:paraId="69022388" w14:textId="6F0EB15B" w:rsidR="00915084" w:rsidRDefault="00915084" w:rsidP="00915084">
      <w:pPr>
        <w:pStyle w:val="StandardWeb"/>
        <w:jc w:val="both"/>
        <w:rPr>
          <w:lang w:val="en-US"/>
        </w:rPr>
      </w:pPr>
      <w:r>
        <w:rPr>
          <w:rStyle w:val="Fett"/>
          <w:lang w:val="en-US"/>
        </w:rPr>
        <w:t>outflow-at-profile</w:t>
      </w:r>
      <w:r w:rsidRPr="008E510D">
        <w:rPr>
          <w:lang w:val="en-US"/>
        </w:rPr>
        <w:t xml:space="preserve"> </w:t>
      </w:r>
      <w:r>
        <w:rPr>
          <w:lang w:val="en-US"/>
        </w:rPr>
        <w:t>(constraint):</w:t>
      </w:r>
      <w:r w:rsidRPr="008E510D">
        <w:rPr>
          <w:lang w:val="en-US"/>
        </w:rPr>
        <w:t xml:space="preserve"> </w:t>
      </w:r>
    </w:p>
    <w:p w14:paraId="7433243D" w14:textId="429BE5DA" w:rsidR="00915084" w:rsidRPr="008E510D" w:rsidRDefault="00915084" w:rsidP="00450C77">
      <w:pPr>
        <w:pStyle w:val="StandardWeb"/>
        <w:jc w:val="both"/>
        <w:rPr>
          <w:lang w:val="en-US"/>
        </w:rPr>
      </w:pPr>
      <w:r>
        <w:t xml:space="preserve">defines that a location at a vertical section </w:t>
      </w:r>
      <w:r w:rsidR="002052E5">
        <w:t xml:space="preserve">of a channel </w:t>
      </w:r>
      <w:r>
        <w:t>which realizes a logical outfall, should be recognized as outflow of the contributing catchment realized by the surface network the channel is part of.</w:t>
      </w:r>
    </w:p>
    <w:p w14:paraId="17A79AE9" w14:textId="435758EE" w:rsidR="00033C57" w:rsidRPr="008E510D" w:rsidRDefault="00033C57" w:rsidP="00450C77">
      <w:pPr>
        <w:pStyle w:val="berschrift3"/>
        <w:jc w:val="both"/>
      </w:pPr>
      <w:bookmarkStart w:id="179" w:name="_Toc458775754"/>
      <w:bookmarkStart w:id="180" w:name="_Toc464110993"/>
      <w:r w:rsidRPr="008E510D">
        <w:t>The Hydrographic Network model</w:t>
      </w:r>
      <w:bookmarkEnd w:id="179"/>
      <w:bookmarkEnd w:id="180"/>
    </w:p>
    <w:p w14:paraId="13EEAD0C" w14:textId="4B4FDB68" w:rsidR="00033C57"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Pr="008E510D">
        <w:rPr>
          <w:lang w:val="en-US"/>
        </w:rPr>
        <w:t xml:space="preserve">), usually as a network of linear </w:t>
      </w:r>
      <w:proofErr w:type="spellStart"/>
      <w:r w:rsidRPr="008E510D">
        <w:rPr>
          <w:lang w:val="en-US"/>
        </w:rPr>
        <w:t>flowpaths</w:t>
      </w:r>
      <w:proofErr w:type="spellEnd"/>
      <w:r w:rsidRPr="008E510D">
        <w:rPr>
          <w:lang w:val="en-US"/>
        </w:rPr>
        <w:t xml:space="preserve">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5856F45E" w14:textId="77777777" w:rsidR="00C20518" w:rsidRDefault="00C20518" w:rsidP="00C20518">
      <w:pPr>
        <w:pStyle w:val="OGCFigure"/>
      </w:pPr>
      <w:r>
        <w:rPr>
          <w:noProof/>
        </w:rPr>
        <w:lastRenderedPageBreak/>
        <w:drawing>
          <wp:inline distT="0" distB="0" distL="0" distR="0" wp14:anchorId="1549FFA9" wp14:editId="1788EFE1">
            <wp:extent cx="5486400" cy="6084775"/>
            <wp:effectExtent l="0" t="0" r="0" b="0"/>
            <wp:docPr id="80" name="Grafik 80" descr="D:\Users\Dornblut\OGC_HYF_SWG\hlphtml\EARoot\EA2\E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Users\Dornblut\OGC_HYF_SWG\hlphtml\EARoot\EA2\EA1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6084775"/>
                    </a:xfrm>
                    <a:prstGeom prst="rect">
                      <a:avLst/>
                    </a:prstGeom>
                    <a:noFill/>
                    <a:ln>
                      <a:noFill/>
                    </a:ln>
                  </pic:spPr>
                </pic:pic>
              </a:graphicData>
            </a:graphic>
          </wp:inline>
        </w:drawing>
      </w:r>
    </w:p>
    <w:p w14:paraId="1B667D56" w14:textId="51A111CD" w:rsidR="00C20518" w:rsidRPr="008E510D" w:rsidRDefault="00C20518" w:rsidP="00C20518">
      <w:pPr>
        <w:pStyle w:val="OGCFigure"/>
      </w:pPr>
      <w:bookmarkStart w:id="181" w:name="_Ref462910622"/>
      <w:bookmarkStart w:id="182" w:name="_Toc464111064"/>
      <w:r>
        <w:t xml:space="preserve">Figure </w:t>
      </w:r>
      <w:r w:rsidR="006B301F">
        <w:fldChar w:fldCharType="begin"/>
      </w:r>
      <w:r w:rsidR="006B301F">
        <w:instrText xml:space="preserve"> SEQ Figure \* ARABIC </w:instrText>
      </w:r>
      <w:r w:rsidR="006B301F">
        <w:fldChar w:fldCharType="separate"/>
      </w:r>
      <w:r w:rsidR="00F30A25">
        <w:rPr>
          <w:noProof/>
        </w:rPr>
        <w:t>39</w:t>
      </w:r>
      <w:r w:rsidR="006B301F">
        <w:rPr>
          <w:noProof/>
        </w:rPr>
        <w:fldChar w:fldCharType="end"/>
      </w:r>
      <w:bookmarkEnd w:id="181"/>
      <w:r>
        <w:t xml:space="preserve">: </w:t>
      </w:r>
      <w:r w:rsidRPr="009E4992">
        <w:t>Hydrographic Network realizing the catchment (UML class diagram)</w:t>
      </w:r>
      <w:bookmarkEnd w:id="182"/>
    </w:p>
    <w:p w14:paraId="6C014A6A" w14:textId="3CC43C1B" w:rsidR="00C20518" w:rsidRPr="009E4992" w:rsidRDefault="00C20518" w:rsidP="009E4992">
      <w:pPr>
        <w:pStyle w:val="OGCFigure"/>
      </w:pPr>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42BEBA" w:rsidR="007004D7"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874BCD">
        <w:rPr>
          <w:lang w:val="en-US"/>
        </w:rPr>
        <w:fldChar w:fldCharType="begin"/>
      </w:r>
      <w:r w:rsidR="00874BCD">
        <w:rPr>
          <w:lang w:val="en-US"/>
        </w:rPr>
        <w:instrText xml:space="preserve"> REF _Ref462910622 \h </w:instrText>
      </w:r>
      <w:r w:rsidR="00874BCD">
        <w:rPr>
          <w:lang w:val="en-US"/>
        </w:rPr>
      </w:r>
      <w:r w:rsidR="00874BCD">
        <w:rPr>
          <w:lang w:val="en-US"/>
        </w:rPr>
        <w:fldChar w:fldCharType="separate"/>
      </w:r>
      <w:r w:rsidR="00874BCD">
        <w:t xml:space="preserve">Figure </w:t>
      </w:r>
      <w:r w:rsidR="00874BCD">
        <w:rPr>
          <w:noProof/>
        </w:rPr>
        <w:t>39</w:t>
      </w:r>
      <w:r w:rsidR="00874BCD">
        <w:rPr>
          <w:lang w:val="en-US"/>
        </w:rPr>
        <w:fldChar w:fldCharType="end"/>
      </w:r>
      <w:r w:rsidR="00B90FE2">
        <w:rPr>
          <w:lang w:val="en-US"/>
        </w:rPr>
        <w:t>)</w:t>
      </w:r>
      <w:r w:rsidRPr="008E510D">
        <w:rPr>
          <w:lang w:val="en-US"/>
        </w:rPr>
        <w:t xml:space="preserve">, or via a reference location which realizes the conceptual outfall of </w:t>
      </w:r>
      <w:r w:rsidRPr="008E510D">
        <w:rPr>
          <w:lang w:val="en-US"/>
        </w:rPr>
        <w:lastRenderedPageBreak/>
        <w:t>the catchment realized by the water body (</w:t>
      </w:r>
      <w:r w:rsidR="00874BCD">
        <w:rPr>
          <w:lang w:val="en-US"/>
        </w:rPr>
        <w:fldChar w:fldCharType="begin"/>
      </w:r>
      <w:r w:rsidR="00874BCD">
        <w:rPr>
          <w:lang w:val="en-US"/>
        </w:rPr>
        <w:instrText xml:space="preserve"> REF _Ref462910650 \h </w:instrText>
      </w:r>
      <w:r w:rsidR="00874BCD">
        <w:rPr>
          <w:lang w:val="en-US"/>
        </w:rPr>
      </w:r>
      <w:r w:rsidR="00874BCD">
        <w:rPr>
          <w:lang w:val="en-US"/>
        </w:rPr>
        <w:fldChar w:fldCharType="separate"/>
      </w:r>
      <w:r w:rsidR="00874BCD" w:rsidRPr="00C20518">
        <w:t xml:space="preserve">Figure </w:t>
      </w:r>
      <w:r w:rsidR="00874BCD">
        <w:rPr>
          <w:noProof/>
        </w:rPr>
        <w:t>40</w:t>
      </w:r>
      <w:r w:rsidR="00874BCD">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02687A1A" w14:textId="77777777" w:rsidR="00C20518" w:rsidRPr="00C20518" w:rsidRDefault="00C20518" w:rsidP="00C20518">
      <w:pPr>
        <w:pStyle w:val="OGCFigure"/>
      </w:pPr>
      <w:r w:rsidRPr="00C20518">
        <w:rPr>
          <w:noProof/>
        </w:rPr>
        <w:drawing>
          <wp:inline distT="0" distB="0" distL="0" distR="0" wp14:anchorId="1FBD9004" wp14:editId="11677662">
            <wp:extent cx="5486400" cy="4197699"/>
            <wp:effectExtent l="0" t="0" r="0" b="0"/>
            <wp:docPr id="81" name="Grafik 81" descr="D:\Users\Dornblut\OGC_HYF_SWG\hlphtml\EARoot\EA2\EA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Users\Dornblut\OGC_HYF_SWG\hlphtml\EARoot\EA2\EA2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4197699"/>
                    </a:xfrm>
                    <a:prstGeom prst="rect">
                      <a:avLst/>
                    </a:prstGeom>
                    <a:noFill/>
                    <a:ln>
                      <a:noFill/>
                    </a:ln>
                  </pic:spPr>
                </pic:pic>
              </a:graphicData>
            </a:graphic>
          </wp:inline>
        </w:drawing>
      </w:r>
    </w:p>
    <w:p w14:paraId="4F42B492" w14:textId="529BA09D" w:rsidR="00C20518" w:rsidRPr="008E510D" w:rsidRDefault="00C20518" w:rsidP="00C20518">
      <w:pPr>
        <w:pStyle w:val="OGCFigure"/>
      </w:pPr>
      <w:bookmarkStart w:id="183" w:name="_Ref462910650"/>
      <w:bookmarkStart w:id="184" w:name="_Toc464111065"/>
      <w:r w:rsidRPr="00C20518">
        <w:t xml:space="preserve">Figure </w:t>
      </w:r>
      <w:r w:rsidR="006B301F">
        <w:fldChar w:fldCharType="begin"/>
      </w:r>
      <w:r w:rsidR="006B301F">
        <w:instrText xml:space="preserve"> SEQ Figure \* ARABIC </w:instrText>
      </w:r>
      <w:r w:rsidR="006B301F">
        <w:fldChar w:fldCharType="separate"/>
      </w:r>
      <w:r w:rsidR="00F30A25">
        <w:rPr>
          <w:noProof/>
        </w:rPr>
        <w:t>40</w:t>
      </w:r>
      <w:r w:rsidR="006B301F">
        <w:rPr>
          <w:noProof/>
        </w:rPr>
        <w:fldChar w:fldCharType="end"/>
      </w:r>
      <w:bookmarkEnd w:id="183"/>
      <w:r w:rsidRPr="00C20518">
        <w:t>: Water Body realizing the outfall (UML class diagram)</w:t>
      </w:r>
      <w:bookmarkEnd w:id="184"/>
    </w:p>
    <w:p w14:paraId="4F79CE9E" w14:textId="544AE10B" w:rsidR="00C20518" w:rsidRPr="009E4992" w:rsidRDefault="00C20518" w:rsidP="009E4992">
      <w:pPr>
        <w:pStyle w:val="OGCFigure"/>
      </w:pPr>
    </w:p>
    <w:p w14:paraId="78218CCA" w14:textId="67225BF8" w:rsidR="007004D7" w:rsidRPr="008E510D" w:rsidRDefault="007004D7" w:rsidP="00450C77">
      <w:pPr>
        <w:pStyle w:val="berschrift4"/>
        <w:jc w:val="both"/>
      </w:pPr>
      <w:r w:rsidRPr="008E510D">
        <w:t>Hydrographic Network</w:t>
      </w:r>
    </w:p>
    <w:p w14:paraId="3A2306C3" w14:textId="775B007B" w:rsidR="007004D7" w:rsidRPr="008E510D" w:rsidRDefault="007004D7" w:rsidP="00450C77">
      <w:pPr>
        <w:pStyle w:val="StandardWeb"/>
        <w:jc w:val="both"/>
        <w:rPr>
          <w:lang w:val="en-US"/>
        </w:rPr>
      </w:pPr>
      <w:r w:rsidRPr="008E510D">
        <w:rPr>
          <w:lang w:val="en-US"/>
        </w:rPr>
        <w:t xml:space="preserve">The HY_HydrographicNetwork feature type specializes the </w:t>
      </w:r>
      <w:proofErr w:type="spellStart"/>
      <w:r w:rsidRPr="008E510D">
        <w:rPr>
          <w:lang w:val="en-US"/>
        </w:rPr>
        <w:t>HY_HydroNetwork</w:t>
      </w:r>
      <w:proofErr w:type="spellEnd"/>
      <w:r w:rsidRPr="008E510D">
        <w:rPr>
          <w:lang w:val="en-US"/>
        </w:rPr>
        <w:t xml:space="preserve"> realization defined in the </w:t>
      </w:r>
      <w:r w:rsidR="002228F1">
        <w:rPr>
          <w:lang w:val="en-US"/>
        </w:rPr>
        <w:t>Hydro Feature</w:t>
      </w:r>
      <w:r w:rsidR="002228F1" w:rsidRPr="008E510D">
        <w:rPr>
          <w:lang w:val="en-US"/>
        </w:rPr>
        <w:t xml:space="preserve"> </w:t>
      </w:r>
      <w:r w:rsidR="002228F1">
        <w:rPr>
          <w:lang w:val="en-US"/>
        </w:rPr>
        <w:t xml:space="preserve">core </w:t>
      </w:r>
      <w:r w:rsidRPr="008E510D">
        <w:rPr>
          <w:lang w:val="en-US"/>
        </w:rPr>
        <w:t>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w:t>
      </w:r>
      <w:r w:rsidR="002C507E">
        <w:rPr>
          <w:lang w:val="en-US"/>
        </w:rPr>
        <w:t>-</w:t>
      </w:r>
      <w:r w:rsidRPr="008E510D">
        <w:rPr>
          <w:lang w:val="en-US"/>
        </w:rPr>
        <w:t>water bodies contained in channels or depressions may use the defined relationships s to describe the realization of a catchment by the hydrographic network, or network parts associated with the channel network.</w:t>
      </w:r>
    </w:p>
    <w:p w14:paraId="6CC73789" w14:textId="36BC3305" w:rsidR="007004D7" w:rsidRPr="008E510D" w:rsidRDefault="007004D7" w:rsidP="00407043">
      <w:pPr>
        <w:pStyle w:val="StandardWeb"/>
        <w:jc w:val="both"/>
        <w:rPr>
          <w:lang w:val="en-US"/>
        </w:rPr>
      </w:pPr>
      <w:r w:rsidRPr="008E510D">
        <w:rPr>
          <w:lang w:val="en-US"/>
        </w:rPr>
        <w:t xml:space="preserve">HY_HydrographicNetwork inherits from 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Pr="008E510D">
        <w:rPr>
          <w:lang w:val="en-US"/>
        </w:rPr>
        <w:t xml:space="preserve"> and </w:t>
      </w:r>
      <w:proofErr w:type="spellStart"/>
      <w:r w:rsidRPr="008E510D">
        <w:rPr>
          <w:rStyle w:val="Hervorhebung"/>
          <w:lang w:val="en-US"/>
        </w:rPr>
        <w:t>waterEdge</w:t>
      </w:r>
      <w:proofErr w:type="spellEnd"/>
      <w:r w:rsidRPr="008E510D">
        <w:rPr>
          <w:lang w:val="en-US"/>
        </w:rPr>
        <w:t xml:space="preserve">, as well as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 and </w:t>
      </w:r>
      <w:r w:rsidRPr="008E510D">
        <w:rPr>
          <w:lang w:val="en-US"/>
        </w:rPr>
        <w:lastRenderedPageBreak/>
        <w:t xml:space="preserve">associates a </w:t>
      </w:r>
      <w:proofErr w:type="spellStart"/>
      <w:r w:rsidRPr="008E510D">
        <w:rPr>
          <w:rStyle w:val="Hervorhebung"/>
          <w:lang w:val="en-US"/>
        </w:rPr>
        <w:t>networkWaterBody</w:t>
      </w:r>
      <w:proofErr w:type="spellEnd"/>
      <w:r w:rsidRPr="008E510D">
        <w:rPr>
          <w:lang w:val="en-US"/>
        </w:rPr>
        <w:t xml:space="preserve">. A </w:t>
      </w:r>
      <w:r w:rsidRPr="008E510D">
        <w:rPr>
          <w:rStyle w:val="Hervorhebung"/>
          <w:lang w:val="en-US"/>
        </w:rPr>
        <w:t>flowline</w:t>
      </w:r>
      <w:r w:rsidRPr="008E510D">
        <w:rPr>
          <w:lang w:val="en-US"/>
        </w:rPr>
        <w:t xml:space="preserve"> </w:t>
      </w:r>
      <w:r w:rsidR="00407043" w:rsidRPr="008E510D">
        <w:rPr>
          <w:lang w:val="en-US"/>
        </w:rPr>
        <w:t xml:space="preserve">and a </w:t>
      </w:r>
      <w:r w:rsidR="00407043">
        <w:rPr>
          <w:rStyle w:val="Hervorhebung"/>
          <w:lang w:val="en-US"/>
        </w:rPr>
        <w:t>water-</w:t>
      </w:r>
      <w:r w:rsidR="00407043" w:rsidRPr="008E510D">
        <w:rPr>
          <w:rStyle w:val="Hervorhebung"/>
          <w:lang w:val="en-US"/>
        </w:rPr>
        <w:t>edge</w:t>
      </w:r>
      <w:r w:rsidR="00407043" w:rsidRPr="008E510D">
        <w:rPr>
          <w:lang w:val="en-US"/>
        </w:rPr>
        <w:t xml:space="preserve"> constraint </w:t>
      </w:r>
      <w:r w:rsidR="00407043">
        <w:rPr>
          <w:lang w:val="en-US"/>
        </w:rPr>
        <w:t>support the recognition of the water body as flowpath realizing the catchment.</w:t>
      </w:r>
      <w:r w:rsidR="00407043" w:rsidRPr="008E510D">
        <w:rPr>
          <w:lang w:val="en-US"/>
        </w:rPr>
        <w:t xml:space="preserve"> </w:t>
      </w:r>
    </w:p>
    <w:p w14:paraId="5DA25EFA" w14:textId="753A4147" w:rsidR="00487DE4" w:rsidRDefault="007004D7" w:rsidP="00450C77">
      <w:pPr>
        <w:pStyle w:val="StandardWeb"/>
        <w:jc w:val="both"/>
        <w:rPr>
          <w:lang w:val="en-US"/>
        </w:rPr>
      </w:pPr>
      <w:proofErr w:type="spellStart"/>
      <w:r w:rsidRPr="008E510D">
        <w:rPr>
          <w:rStyle w:val="Fett"/>
          <w:lang w:val="en-US"/>
        </w:rPr>
        <w:t>networkWaterBody</w:t>
      </w:r>
      <w:proofErr w:type="spellEnd"/>
      <w:r w:rsidRPr="008E510D">
        <w:rPr>
          <w:lang w:val="en-US"/>
        </w:rPr>
        <w:t xml:space="preserve"> </w:t>
      </w:r>
      <w:r w:rsidR="00487DE4">
        <w:rPr>
          <w:lang w:val="en-US"/>
        </w:rPr>
        <w:t>(</w:t>
      </w:r>
      <w:r w:rsidRPr="008E510D">
        <w:rPr>
          <w:lang w:val="en-US"/>
        </w:rPr>
        <w:t>association</w:t>
      </w:r>
      <w:r w:rsidR="00487DE4">
        <w:rPr>
          <w:lang w:val="en-US"/>
        </w:rPr>
        <w:t>):</w:t>
      </w:r>
      <w:r w:rsidRPr="008E510D">
        <w:rPr>
          <w:lang w:val="en-US"/>
        </w:rPr>
        <w:t xml:space="preserve"> </w:t>
      </w:r>
    </w:p>
    <w:p w14:paraId="6A5AE07B" w14:textId="09DCF6F4" w:rsidR="003D1006" w:rsidRDefault="003D1006" w:rsidP="003D1006">
      <w:pPr>
        <w:pStyle w:val="StandardWeb"/>
        <w:jc w:val="both"/>
        <w:rPr>
          <w:lang w:val="en-US"/>
        </w:rPr>
      </w:pPr>
      <w:r>
        <w:rPr>
          <w:lang w:val="en-US"/>
        </w:rPr>
        <w:t>water body</w:t>
      </w:r>
      <w:r w:rsidRPr="008E510D">
        <w:rPr>
          <w:lang w:val="en-US"/>
        </w:rPr>
        <w:t xml:space="preserve"> which realizes the logical catchment either separately, or as part of the </w:t>
      </w:r>
      <w:r>
        <w:rPr>
          <w:lang w:val="en-US"/>
        </w:rPr>
        <w:t xml:space="preserve">hydrographic </w:t>
      </w:r>
      <w:r w:rsidRPr="008E510D">
        <w:rPr>
          <w:lang w:val="en-US"/>
        </w:rPr>
        <w:t>network.</w:t>
      </w:r>
    </w:p>
    <w:p w14:paraId="02A9C452" w14:textId="31337BCD" w:rsidR="003D1006" w:rsidRDefault="003D1006" w:rsidP="003D1006">
      <w:pPr>
        <w:pStyle w:val="StandardWeb"/>
        <w:jc w:val="both"/>
        <w:rPr>
          <w:lang w:val="en-US"/>
        </w:rPr>
      </w:pPr>
      <w:r>
        <w:rPr>
          <w:rStyle w:val="Fett"/>
          <w:lang w:val="en-US"/>
        </w:rPr>
        <w:t xml:space="preserve">flowline </w:t>
      </w:r>
      <w:r>
        <w:rPr>
          <w:lang w:val="en-US"/>
        </w:rPr>
        <w:t>(constraint):</w:t>
      </w:r>
      <w:r w:rsidRPr="008E510D">
        <w:rPr>
          <w:lang w:val="en-US"/>
        </w:rPr>
        <w:t xml:space="preserve"> </w:t>
      </w:r>
    </w:p>
    <w:p w14:paraId="45DD3F6D" w14:textId="3B4F7B45" w:rsidR="003D1006" w:rsidRDefault="003D1006" w:rsidP="003D1006">
      <w:pPr>
        <w:pStyle w:val="StandardWeb"/>
        <w:jc w:val="both"/>
      </w:pPr>
      <w:r>
        <w:t>defines that whenever</w:t>
      </w:r>
      <w:r w:rsidRPr="008E510D">
        <w:t xml:space="preserve"> </w:t>
      </w:r>
      <w:r>
        <w:t xml:space="preserve">a flowpath exists as part of a network, the </w:t>
      </w:r>
      <w:r w:rsidR="009B61A9">
        <w:t>water body</w:t>
      </w:r>
      <w:r>
        <w:t xml:space="preserve"> should be recognized as a flowpath. Geometrically represented as a curve, flowline will support to ‘measure’ a position on, or along, the </w:t>
      </w:r>
      <w:r w:rsidR="009B61A9">
        <w:t>water body</w:t>
      </w:r>
      <w:r>
        <w:t xml:space="preserve"> using </w:t>
      </w:r>
      <w:r w:rsidR="00407043">
        <w:t>a</w:t>
      </w:r>
      <w:r>
        <w:t xml:space="preserve"> centreline as shape.</w:t>
      </w:r>
    </w:p>
    <w:p w14:paraId="53D716EF" w14:textId="65F1123D" w:rsidR="003D1006" w:rsidRDefault="003D1006" w:rsidP="003D1006">
      <w:pPr>
        <w:pStyle w:val="StandardWeb"/>
        <w:jc w:val="both"/>
        <w:rPr>
          <w:lang w:val="en-US"/>
        </w:rPr>
      </w:pPr>
      <w:r>
        <w:rPr>
          <w:rStyle w:val="Fett"/>
          <w:lang w:val="en-US"/>
        </w:rPr>
        <w:t>water-edge</w:t>
      </w:r>
      <w:r w:rsidRPr="008E510D">
        <w:rPr>
          <w:lang w:val="en-US"/>
        </w:rPr>
        <w:t xml:space="preserve"> </w:t>
      </w:r>
      <w:r>
        <w:rPr>
          <w:lang w:val="en-US"/>
        </w:rPr>
        <w:t>(constraint):</w:t>
      </w:r>
      <w:r w:rsidRPr="008E510D">
        <w:rPr>
          <w:lang w:val="en-US"/>
        </w:rPr>
        <w:t xml:space="preserve"> </w:t>
      </w:r>
    </w:p>
    <w:p w14:paraId="31A42EF2" w14:textId="40CA8C42" w:rsidR="003D1006" w:rsidRDefault="003D1006" w:rsidP="003D1006">
      <w:pPr>
        <w:pStyle w:val="StandardWeb"/>
        <w:jc w:val="both"/>
        <w:rPr>
          <w:lang w:val="en-US"/>
        </w:rPr>
      </w:pPr>
      <w:r>
        <w:t>defines that whenever</w:t>
      </w:r>
      <w:r w:rsidRPr="008E510D">
        <w:t xml:space="preserve"> </w:t>
      </w:r>
      <w:r>
        <w:t xml:space="preserve">a water edge exists as part of a network, the </w:t>
      </w:r>
      <w:r w:rsidR="00407043">
        <w:t>water body</w:t>
      </w:r>
      <w:r>
        <w:t xml:space="preserve"> should be recognized as a water edge. Geometrically represented as a curve, </w:t>
      </w:r>
      <w:r w:rsidR="00407043">
        <w:t>water-edge will support</w:t>
      </w:r>
      <w:r>
        <w:t xml:space="preserve"> to ‘measure’ a position on, or along, the channel using the line of intersection with a water body. </w:t>
      </w:r>
    </w:p>
    <w:p w14:paraId="70F8B487" w14:textId="71E656B5" w:rsidR="007004D7" w:rsidRPr="008E510D" w:rsidRDefault="002C507E" w:rsidP="00450C77">
      <w:pPr>
        <w:pStyle w:val="berschrift4"/>
        <w:jc w:val="both"/>
      </w:pPr>
      <w:r>
        <w:t>Water Body</w:t>
      </w:r>
    </w:p>
    <w:p w14:paraId="10328ED7" w14:textId="7139B17C"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w:t>
      </w:r>
      <w:proofErr w:type="spellEnd"/>
      <w:r w:rsidRPr="008E510D">
        <w:rPr>
          <w:lang w:val="en-US"/>
        </w:rPr>
        <w:t xml:space="preserve">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00F23FB2" w14:textId="14A7C4DA" w:rsidR="004438CC" w:rsidRPr="004438CC" w:rsidRDefault="007004D7" w:rsidP="004438CC">
      <w:pPr>
        <w:pStyle w:val="StandardWeb"/>
        <w:jc w:val="both"/>
        <w:rPr>
          <w:lang w:val="en-US"/>
        </w:rPr>
      </w:pPr>
      <w:proofErr w:type="spellStart"/>
      <w:r w:rsidRPr="008E510D">
        <w:rPr>
          <w:lang w:val="en-US"/>
        </w:rPr>
        <w:t>HY_WaterBody</w:t>
      </w:r>
      <w:proofErr w:type="spellEnd"/>
      <w:r w:rsidRPr="008E510D">
        <w:rPr>
          <w:lang w:val="en-US"/>
        </w:rPr>
        <w:t xml:space="preserve">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 edge</w:t>
      </w:r>
      <w:r w:rsidRPr="008E510D">
        <w:rPr>
          <w:lang w:val="en-US"/>
        </w:rPr>
        <w:t xml:space="preserve"> constraints. It associates the </w:t>
      </w:r>
      <w:proofErr w:type="spellStart"/>
      <w:r w:rsidRPr="008E510D">
        <w:rPr>
          <w:rStyle w:val="Hervorhebung"/>
          <w:lang w:val="en-US"/>
        </w:rPr>
        <w:t>hydrographicNetwork</w:t>
      </w:r>
      <w:proofErr w:type="spellEnd"/>
      <w:r w:rsidRPr="008E510D">
        <w:rPr>
          <w:lang w:val="en-US"/>
        </w:rPr>
        <w:t xml:space="preserve"> in which it participates, the containing </w:t>
      </w:r>
      <w:proofErr w:type="spellStart"/>
      <w:r w:rsidRPr="008E510D">
        <w:rPr>
          <w:rStyle w:val="Hervorhebung"/>
          <w:lang w:val="en-US"/>
        </w:rPr>
        <w:t>waterpool</w:t>
      </w:r>
      <w:proofErr w:type="spellEnd"/>
      <w:r w:rsidRPr="008E510D">
        <w:rPr>
          <w:lang w:val="en-US"/>
        </w:rPr>
        <w:t xml:space="preserve"> and </w:t>
      </w:r>
      <w:r w:rsidRPr="008E510D">
        <w:rPr>
          <w:rStyle w:val="Hervorhebung"/>
          <w:lang w:val="en-US"/>
        </w:rPr>
        <w:t>watercourse</w:t>
      </w:r>
      <w:r w:rsidRPr="008E510D">
        <w:rPr>
          <w:lang w:val="en-US"/>
        </w:rPr>
        <w:t xml:space="preserve">, the vertical </w:t>
      </w:r>
      <w:proofErr w:type="spellStart"/>
      <w:r w:rsidRPr="008E510D">
        <w:rPr>
          <w:rStyle w:val="Hervorhebung"/>
          <w:lang w:val="en-US"/>
        </w:rPr>
        <w:t>streamCrossSection</w:t>
      </w:r>
      <w:proofErr w:type="spellEnd"/>
      <w:r w:rsidRPr="008E510D">
        <w:rPr>
          <w:lang w:val="en-US"/>
        </w:rPr>
        <w:t xml:space="preserve">, </w:t>
      </w:r>
      <w:proofErr w:type="spellStart"/>
      <w:r w:rsidRPr="008E510D">
        <w:rPr>
          <w:rStyle w:val="Hervorhebung"/>
          <w:lang w:val="en-US"/>
        </w:rPr>
        <w:t>streamLongitudinalSection</w:t>
      </w:r>
      <w:proofErr w:type="spellEnd"/>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w:t>
      </w:r>
      <w:r w:rsidR="00585BA6">
        <w:rPr>
          <w:rStyle w:val="Hervorhebung"/>
          <w:lang w:val="en-US"/>
        </w:rPr>
        <w:t>-</w:t>
      </w:r>
      <w:r w:rsidRPr="008E510D">
        <w:rPr>
          <w:rStyle w:val="Hervorhebung"/>
          <w:lang w:val="en-US"/>
        </w:rPr>
        <w:t>edge</w:t>
      </w:r>
      <w:r w:rsidRPr="008E510D">
        <w:rPr>
          <w:lang w:val="en-US"/>
        </w:rPr>
        <w:t xml:space="preserve"> constraint is defined such that whenever the water body is part of the hydrographic network, the confined stratum is of type </w:t>
      </w:r>
      <w:proofErr w:type="spellStart"/>
      <w:r w:rsidRPr="008E510D">
        <w:rPr>
          <w:lang w:val="en-US"/>
        </w:rPr>
        <w:t>HY_WaterEdge</w:t>
      </w:r>
      <w:proofErr w:type="spellEnd"/>
      <w:r w:rsidRPr="008E510D">
        <w:rPr>
          <w:lang w:val="en-US"/>
        </w:rPr>
        <w:t xml:space="preserve">. </w:t>
      </w:r>
      <w:r w:rsidR="003E23E5" w:rsidRPr="003E23E5">
        <w:rPr>
          <w:i/>
          <w:lang w:val="en-US"/>
        </w:rPr>
        <w:t>Outflow-at-section</w:t>
      </w:r>
      <w:r w:rsidR="003E23E5">
        <w:rPr>
          <w:lang w:val="en-US"/>
        </w:rPr>
        <w:t xml:space="preserve"> and </w:t>
      </w:r>
      <w:r w:rsidR="004438CC" w:rsidRPr="008E510D">
        <w:rPr>
          <w:rStyle w:val="Hervorhebung"/>
          <w:lang w:val="en-US"/>
        </w:rPr>
        <w:t>outflow</w:t>
      </w:r>
      <w:r w:rsidR="004438CC">
        <w:rPr>
          <w:rStyle w:val="Hervorhebung"/>
          <w:lang w:val="en-US"/>
        </w:rPr>
        <w:t>-</w:t>
      </w:r>
      <w:r w:rsidR="004438CC" w:rsidRPr="008E510D">
        <w:rPr>
          <w:rStyle w:val="Hervorhebung"/>
          <w:lang w:val="en-US"/>
        </w:rPr>
        <w:t>at</w:t>
      </w:r>
      <w:r w:rsidR="004438CC">
        <w:rPr>
          <w:rStyle w:val="Hervorhebung"/>
          <w:lang w:val="en-US"/>
        </w:rPr>
        <w:t>-</w:t>
      </w:r>
      <w:r w:rsidR="003E23E5">
        <w:rPr>
          <w:rStyle w:val="Hervorhebung"/>
          <w:lang w:val="en-US"/>
        </w:rPr>
        <w:t>landmark</w:t>
      </w:r>
      <w:r w:rsidR="003E23E5" w:rsidRPr="008E510D">
        <w:rPr>
          <w:lang w:val="en-US"/>
        </w:rPr>
        <w:t xml:space="preserve"> </w:t>
      </w:r>
      <w:r w:rsidR="004438CC" w:rsidRPr="008E510D">
        <w:rPr>
          <w:lang w:val="en-US"/>
        </w:rPr>
        <w:t xml:space="preserve">constraint </w:t>
      </w:r>
      <w:r w:rsidR="004438CC">
        <w:rPr>
          <w:lang w:val="en-US"/>
        </w:rPr>
        <w:t xml:space="preserve">emphasizes the recognition of a fixed landmark as </w:t>
      </w:r>
      <w:r w:rsidR="004438CC" w:rsidRPr="008E510D">
        <w:rPr>
          <w:lang w:val="en-US"/>
        </w:rPr>
        <w:t xml:space="preserve">outflow of the </w:t>
      </w:r>
      <w:r w:rsidR="004438CC" w:rsidRPr="004438CC">
        <w:rPr>
          <w:lang w:val="en-US"/>
        </w:rPr>
        <w:t xml:space="preserve">catchment </w:t>
      </w:r>
      <w:r w:rsidR="004438CC" w:rsidRPr="004438CC">
        <w:t>realized by hydrographic network.</w:t>
      </w:r>
    </w:p>
    <w:p w14:paraId="02856B97" w14:textId="77777777" w:rsidR="00487DE4" w:rsidRPr="004438CC" w:rsidRDefault="007004D7" w:rsidP="00450C77">
      <w:pPr>
        <w:pStyle w:val="StandardWeb"/>
        <w:jc w:val="both"/>
        <w:rPr>
          <w:lang w:val="en-US"/>
        </w:rPr>
      </w:pPr>
      <w:proofErr w:type="spellStart"/>
      <w:r w:rsidRPr="004438CC">
        <w:rPr>
          <w:rStyle w:val="Fett"/>
          <w:lang w:val="en-US"/>
        </w:rPr>
        <w:t>waterpool</w:t>
      </w:r>
      <w:proofErr w:type="spellEnd"/>
      <w:r w:rsidRPr="004438CC">
        <w:rPr>
          <w:lang w:val="en-US"/>
        </w:rPr>
        <w:t xml:space="preserve"> </w:t>
      </w:r>
      <w:r w:rsidR="00487DE4" w:rsidRPr="004438CC">
        <w:rPr>
          <w:lang w:val="en-US"/>
        </w:rPr>
        <w:t>(</w:t>
      </w:r>
      <w:r w:rsidRPr="004438CC">
        <w:rPr>
          <w:lang w:val="en-US"/>
        </w:rPr>
        <w:t>association</w:t>
      </w:r>
      <w:r w:rsidR="00487DE4" w:rsidRPr="004438CC">
        <w:rPr>
          <w:lang w:val="en-US"/>
        </w:rPr>
        <w:t>):</w:t>
      </w:r>
    </w:p>
    <w:p w14:paraId="21E98249" w14:textId="0CD2179F" w:rsidR="007004D7" w:rsidRPr="008E510D" w:rsidRDefault="004438CC" w:rsidP="00450C77">
      <w:pPr>
        <w:pStyle w:val="StandardWeb"/>
        <w:jc w:val="both"/>
        <w:rPr>
          <w:lang w:val="en-US"/>
        </w:rPr>
      </w:pPr>
      <w:r w:rsidRPr="004438CC">
        <w:rPr>
          <w:lang w:val="en-US"/>
        </w:rPr>
        <w:t xml:space="preserve">identifies the </w:t>
      </w:r>
      <w:r w:rsidR="007004D7" w:rsidRPr="004438CC">
        <w:rPr>
          <w:lang w:val="en-US"/>
        </w:rPr>
        <w:t xml:space="preserve">natural or artificial depression </w:t>
      </w:r>
      <w:r w:rsidRPr="004438CC">
        <w:rPr>
          <w:lang w:val="en-US"/>
        </w:rPr>
        <w:t>which contains standing water</w:t>
      </w:r>
      <w:r w:rsidR="007004D7" w:rsidRPr="004438CC">
        <w:rPr>
          <w:lang w:val="en-US"/>
        </w:rPr>
        <w:t>, incl</w:t>
      </w:r>
      <w:r w:rsidRPr="004438CC">
        <w:rPr>
          <w:lang w:val="en-US"/>
        </w:rPr>
        <w:t>uding</w:t>
      </w:r>
      <w:r w:rsidR="007004D7" w:rsidRPr="004438CC">
        <w:rPr>
          <w:lang w:val="en-US"/>
        </w:rPr>
        <w:t xml:space="preserve"> large interstices in the ground, such as cave, cavern or a group of these.</w:t>
      </w:r>
      <w:r w:rsidR="007004D7" w:rsidRPr="008E510D">
        <w:rPr>
          <w:lang w:val="en-US"/>
        </w:rPr>
        <w:t xml:space="preserve"> </w:t>
      </w:r>
    </w:p>
    <w:p w14:paraId="5A3D4100" w14:textId="5DB116B2" w:rsidR="00487DE4" w:rsidRDefault="007004D7" w:rsidP="00450C77">
      <w:pPr>
        <w:pStyle w:val="StandardWeb"/>
        <w:jc w:val="both"/>
        <w:rPr>
          <w:lang w:val="en-US"/>
        </w:rPr>
      </w:pPr>
      <w:r w:rsidRPr="008E510D">
        <w:rPr>
          <w:rStyle w:val="Fett"/>
          <w:lang w:val="en-US"/>
        </w:rPr>
        <w:t>watercourse</w:t>
      </w:r>
      <w:r w:rsidRPr="008E510D">
        <w:rPr>
          <w:lang w:val="en-US"/>
        </w:rPr>
        <w:t xml:space="preserve"> </w:t>
      </w:r>
      <w:r w:rsidR="00487DE4">
        <w:rPr>
          <w:lang w:val="en-US"/>
        </w:rPr>
        <w:t>(</w:t>
      </w:r>
      <w:r w:rsidRPr="008E510D">
        <w:rPr>
          <w:lang w:val="en-US"/>
        </w:rPr>
        <w:t>association</w:t>
      </w:r>
      <w:r w:rsidR="00487DE4">
        <w:rPr>
          <w:lang w:val="en-US"/>
        </w:rPr>
        <w:t>)</w:t>
      </w:r>
      <w:r w:rsidR="004438CC">
        <w:rPr>
          <w:lang w:val="en-US"/>
        </w:rPr>
        <w:t>:</w:t>
      </w:r>
    </w:p>
    <w:p w14:paraId="1637F36D" w14:textId="39BCC0CB" w:rsidR="007004D7" w:rsidRPr="008E510D" w:rsidRDefault="004438CC" w:rsidP="00450C77">
      <w:pPr>
        <w:pStyle w:val="StandardWeb"/>
        <w:jc w:val="both"/>
        <w:rPr>
          <w:lang w:val="en-US"/>
        </w:rPr>
      </w:pPr>
      <w:r>
        <w:rPr>
          <w:lang w:val="en-US"/>
        </w:rPr>
        <w:lastRenderedPageBreak/>
        <w:t>ident</w:t>
      </w:r>
      <w:r w:rsidR="00557B1D">
        <w:rPr>
          <w:lang w:val="en-US"/>
        </w:rPr>
        <w:t>i</w:t>
      </w:r>
      <w:r>
        <w:rPr>
          <w:lang w:val="en-US"/>
        </w:rPr>
        <w:t xml:space="preserve">fies </w:t>
      </w:r>
      <w:r w:rsidR="007004D7" w:rsidRPr="008E510D">
        <w:rPr>
          <w:lang w:val="en-US"/>
        </w:rPr>
        <w:t xml:space="preserve">the natural or man-made channel </w:t>
      </w:r>
      <w:r w:rsidR="00557B1D" w:rsidRPr="008E510D">
        <w:rPr>
          <w:lang w:val="en-US"/>
        </w:rPr>
        <w:t>which continuously or periodically contains moving water</w:t>
      </w:r>
      <w:r w:rsidR="007004D7" w:rsidRPr="008E510D">
        <w:rPr>
          <w:lang w:val="en-US"/>
        </w:rPr>
        <w:t>, incl</w:t>
      </w:r>
      <w:r w:rsidR="00557B1D">
        <w:rPr>
          <w:lang w:val="en-US"/>
        </w:rPr>
        <w:t>uding</w:t>
      </w:r>
      <w:r w:rsidR="007004D7" w:rsidRPr="008E510D">
        <w:rPr>
          <w:lang w:val="en-US"/>
        </w:rPr>
        <w:t xml:space="preserve"> large interstices in the ground, such as cave, cavern or a group of these</w:t>
      </w:r>
    </w:p>
    <w:p w14:paraId="6D31E407" w14:textId="77777777" w:rsidR="00557B1D" w:rsidRDefault="00557B1D" w:rsidP="00557B1D">
      <w:pPr>
        <w:pStyle w:val="StandardWeb"/>
        <w:jc w:val="both"/>
        <w:rPr>
          <w:lang w:val="en-US"/>
        </w:rPr>
      </w:pPr>
      <w:r w:rsidRPr="008E510D">
        <w:rPr>
          <w:rStyle w:val="Fett"/>
          <w:lang w:val="en-US"/>
        </w:rPr>
        <w:t>stratum</w:t>
      </w:r>
      <w:r w:rsidRPr="008E510D">
        <w:rPr>
          <w:lang w:val="en-US"/>
        </w:rPr>
        <w:t xml:space="preserve"> </w:t>
      </w:r>
      <w:r>
        <w:rPr>
          <w:lang w:val="en-US"/>
        </w:rPr>
        <w:t>(</w:t>
      </w:r>
      <w:r w:rsidRPr="008E510D">
        <w:rPr>
          <w:lang w:val="en-US"/>
        </w:rPr>
        <w:t>association</w:t>
      </w:r>
      <w:r>
        <w:rPr>
          <w:lang w:val="en-US"/>
        </w:rPr>
        <w:t>):</w:t>
      </w:r>
    </w:p>
    <w:p w14:paraId="2E05CE17" w14:textId="77777777" w:rsidR="00557B1D" w:rsidRPr="008E510D" w:rsidRDefault="00557B1D" w:rsidP="00557B1D">
      <w:pPr>
        <w:pStyle w:val="StandardWeb"/>
        <w:jc w:val="both"/>
        <w:rPr>
          <w:lang w:val="en-US"/>
        </w:rPr>
      </w:pPr>
      <w:r>
        <w:rPr>
          <w:lang w:val="en-US"/>
        </w:rPr>
        <w:t xml:space="preserve">identifies </w:t>
      </w:r>
      <w:r w:rsidRPr="008E510D">
        <w:rPr>
          <w:lang w:val="en-US"/>
        </w:rPr>
        <w:t xml:space="preserve">a </w:t>
      </w:r>
      <w:r>
        <w:rPr>
          <w:lang w:val="en-US"/>
        </w:rPr>
        <w:t xml:space="preserve">horizontal </w:t>
      </w:r>
      <w:r w:rsidRPr="008E510D">
        <w:rPr>
          <w:lang w:val="en-US"/>
        </w:rPr>
        <w:t>layer of consistent characteristics, or a storage zone of a reservoir, carrying a permanent reference location which realizes the outfall of the catchment which is realized by the water body.</w:t>
      </w:r>
    </w:p>
    <w:p w14:paraId="39B15A0A" w14:textId="193D0909" w:rsidR="00487DE4" w:rsidRDefault="007004D7" w:rsidP="00450C77">
      <w:pPr>
        <w:pStyle w:val="StandardWeb"/>
        <w:jc w:val="both"/>
        <w:rPr>
          <w:lang w:val="en-US"/>
        </w:rPr>
      </w:pPr>
      <w:proofErr w:type="spellStart"/>
      <w:r w:rsidRPr="008E510D">
        <w:rPr>
          <w:rStyle w:val="Fett"/>
          <w:lang w:val="en-US"/>
        </w:rPr>
        <w:t>upstreamWaterBody</w:t>
      </w:r>
      <w:proofErr w:type="spellEnd"/>
      <w:r w:rsidRPr="008E510D">
        <w:rPr>
          <w:lang w:val="en-US"/>
        </w:rPr>
        <w:t xml:space="preserve"> and </w:t>
      </w:r>
      <w:proofErr w:type="spellStart"/>
      <w:r w:rsidRPr="008E510D">
        <w:rPr>
          <w:rStyle w:val="Fett"/>
          <w:lang w:val="en-US"/>
        </w:rPr>
        <w:t>downstreamWaterBody</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7B826C51" w14:textId="070BEB23" w:rsidR="007004D7" w:rsidRPr="008E510D" w:rsidRDefault="00557B1D" w:rsidP="00450C77">
      <w:pPr>
        <w:pStyle w:val="StandardWeb"/>
        <w:jc w:val="both"/>
        <w:rPr>
          <w:lang w:val="en-US"/>
        </w:rPr>
      </w:pPr>
      <w:r>
        <w:rPr>
          <w:lang w:val="en-US"/>
        </w:rPr>
        <w:t>identifies</w:t>
      </w:r>
      <w:r w:rsidR="007004D7" w:rsidRPr="008E510D">
        <w:rPr>
          <w:lang w:val="en-US"/>
        </w:rPr>
        <w:t xml:space="preserve"> another water body immediately up</w:t>
      </w:r>
      <w:r>
        <w:rPr>
          <w:lang w:val="en-US"/>
        </w:rPr>
        <w:t>stream</w:t>
      </w:r>
      <w:r w:rsidR="007004D7" w:rsidRPr="008E510D">
        <w:rPr>
          <w:lang w:val="en-US"/>
        </w:rPr>
        <w:t xml:space="preserve"> or downstream</w:t>
      </w:r>
      <w:r>
        <w:rPr>
          <w:lang w:val="en-US"/>
        </w:rPr>
        <w:t xml:space="preserve">, allowing to trace the </w:t>
      </w:r>
      <w:r w:rsidR="007004D7" w:rsidRPr="008E510D">
        <w:rPr>
          <w:lang w:val="en-US"/>
        </w:rPr>
        <w:t>hydrographic network without knowing the inflow or outflow of the catchment realized by the water body.</w:t>
      </w:r>
    </w:p>
    <w:p w14:paraId="6A881893" w14:textId="6F484E91" w:rsidR="00487DE4" w:rsidRDefault="007004D7" w:rsidP="00450C77">
      <w:pPr>
        <w:pStyle w:val="StandardWeb"/>
        <w:jc w:val="both"/>
        <w:rPr>
          <w:lang w:val="en-US"/>
        </w:rPr>
      </w:pPr>
      <w:proofErr w:type="spellStart"/>
      <w:r w:rsidRPr="008E510D">
        <w:rPr>
          <w:rStyle w:val="Fett"/>
          <w:lang w:val="en-US"/>
        </w:rPr>
        <w:t>fixedLandmark</w:t>
      </w:r>
      <w:proofErr w:type="spellEnd"/>
      <w:r w:rsidRPr="008E510D">
        <w:rPr>
          <w:lang w:val="en-US"/>
        </w:rPr>
        <w:t xml:space="preserve"> </w:t>
      </w:r>
      <w:r w:rsidR="00487DE4">
        <w:rPr>
          <w:lang w:val="en-US"/>
        </w:rPr>
        <w:t>(</w:t>
      </w:r>
      <w:r w:rsidRPr="008E510D">
        <w:rPr>
          <w:lang w:val="en-US"/>
        </w:rPr>
        <w:t>association</w:t>
      </w:r>
      <w:r w:rsidR="00487DE4">
        <w:rPr>
          <w:lang w:val="en-US"/>
        </w:rPr>
        <w:t>):</w:t>
      </w:r>
    </w:p>
    <w:p w14:paraId="558269D1" w14:textId="2D287CBD" w:rsidR="007004D7" w:rsidRPr="008E510D" w:rsidRDefault="00557B1D" w:rsidP="00450C77">
      <w:pPr>
        <w:pStyle w:val="StandardWeb"/>
        <w:jc w:val="both"/>
        <w:rPr>
          <w:lang w:val="en-US"/>
        </w:rPr>
      </w:pPr>
      <w:r>
        <w:rPr>
          <w:lang w:val="en-US"/>
        </w:rPr>
        <w:t xml:space="preserve">identifies </w:t>
      </w:r>
      <w:r w:rsidRPr="008E510D">
        <w:rPr>
          <w:lang w:val="en-US"/>
        </w:rPr>
        <w:t xml:space="preserve">a fixed landmark </w:t>
      </w:r>
      <w:r w:rsidR="0099570A">
        <w:rPr>
          <w:lang w:val="en-US"/>
        </w:rPr>
        <w:t xml:space="preserve">as permanent reference location </w:t>
      </w:r>
      <w:r w:rsidRPr="008E510D">
        <w:rPr>
          <w:lang w:val="en-US"/>
        </w:rPr>
        <w:t>which realizes the conceptual outfall of the catchment realized by the water body</w:t>
      </w:r>
      <w:r w:rsidR="0099570A">
        <w:rPr>
          <w:lang w:val="en-US"/>
        </w:rPr>
        <w:t>.</w:t>
      </w:r>
      <w:r>
        <w:rPr>
          <w:lang w:val="en-US"/>
        </w:rPr>
        <w:t xml:space="preserve"> </w:t>
      </w:r>
    </w:p>
    <w:p w14:paraId="1827765F" w14:textId="6C37F6D0" w:rsidR="00487DE4" w:rsidRDefault="007004D7" w:rsidP="00450C77">
      <w:pPr>
        <w:pStyle w:val="StandardWeb"/>
        <w:jc w:val="both"/>
        <w:rPr>
          <w:lang w:val="en-US"/>
        </w:rPr>
      </w:pPr>
      <w:proofErr w:type="spellStart"/>
      <w:r w:rsidRPr="008E510D">
        <w:rPr>
          <w:rStyle w:val="Fett"/>
          <w:lang w:val="en-US"/>
        </w:rPr>
        <w:t>streamCrossSection</w:t>
      </w:r>
      <w:proofErr w:type="spellEnd"/>
      <w:r w:rsidRPr="008E510D">
        <w:rPr>
          <w:lang w:val="en-US"/>
        </w:rPr>
        <w:t xml:space="preserve"> and </w:t>
      </w:r>
      <w:proofErr w:type="spellStart"/>
      <w:r w:rsidR="000C7924" w:rsidRPr="000C7924">
        <w:rPr>
          <w:b/>
          <w:lang w:val="en-US"/>
        </w:rPr>
        <w:t>streamL</w:t>
      </w:r>
      <w:r w:rsidRPr="008E510D">
        <w:rPr>
          <w:rStyle w:val="Fett"/>
          <w:lang w:val="en-US"/>
        </w:rPr>
        <w:t>ongitudinalSection</w:t>
      </w:r>
      <w:proofErr w:type="spellEnd"/>
      <w:r w:rsidRPr="008E510D">
        <w:rPr>
          <w:lang w:val="en-US"/>
        </w:rPr>
        <w:t xml:space="preserve"> </w:t>
      </w:r>
      <w:r w:rsidR="00487DE4">
        <w:rPr>
          <w:lang w:val="en-US"/>
        </w:rPr>
        <w:t>(</w:t>
      </w:r>
      <w:r w:rsidRPr="008E510D">
        <w:rPr>
          <w:lang w:val="en-US"/>
        </w:rPr>
        <w:t>associations</w:t>
      </w:r>
      <w:r w:rsidR="00487DE4">
        <w:rPr>
          <w:lang w:val="en-US"/>
        </w:rPr>
        <w:t>):</w:t>
      </w:r>
    </w:p>
    <w:p w14:paraId="4D55A049" w14:textId="5365F272" w:rsidR="007004D7" w:rsidRPr="008E510D" w:rsidRDefault="00557B1D" w:rsidP="00450C77">
      <w:pPr>
        <w:pStyle w:val="StandardWeb"/>
        <w:jc w:val="both"/>
        <w:rPr>
          <w:lang w:val="en-US"/>
        </w:rPr>
      </w:pPr>
      <w:r>
        <w:rPr>
          <w:lang w:val="en-US"/>
        </w:rPr>
        <w:t>identifies a</w:t>
      </w:r>
      <w:r w:rsidR="007004D7" w:rsidRPr="008E510D">
        <w:rPr>
          <w:lang w:val="en-US"/>
        </w:rPr>
        <w:t xml:space="preserve"> vertical section either at right angles to the main (average) direction of flow, or along a cent</w:t>
      </w:r>
      <w:r>
        <w:rPr>
          <w:lang w:val="en-US"/>
        </w:rPr>
        <w:t>er</w:t>
      </w:r>
      <w:r w:rsidR="007004D7" w:rsidRPr="008E510D">
        <w:rPr>
          <w:lang w:val="en-US"/>
        </w:rPr>
        <w:t>line</w:t>
      </w:r>
      <w:r w:rsidR="003E23E5">
        <w:rPr>
          <w:lang w:val="en-US"/>
        </w:rPr>
        <w:t xml:space="preserve">, </w:t>
      </w:r>
      <w:r w:rsidR="007004D7" w:rsidRPr="008E510D">
        <w:rPr>
          <w:lang w:val="en-US"/>
        </w:rPr>
        <w:t>carrying a permanent reference location which realizes the outfall of the catchment which is realized by the water body.</w:t>
      </w:r>
    </w:p>
    <w:p w14:paraId="3DFBD056" w14:textId="2D30A693" w:rsidR="00487DE4" w:rsidRDefault="007004D7" w:rsidP="00450C77">
      <w:pPr>
        <w:pStyle w:val="StandardWeb"/>
        <w:jc w:val="both"/>
        <w:rPr>
          <w:lang w:val="en-US"/>
        </w:rPr>
      </w:pPr>
      <w:r w:rsidRPr="008E510D">
        <w:rPr>
          <w:rStyle w:val="Fett"/>
          <w:lang w:val="en-US"/>
        </w:rPr>
        <w:t>storage</w:t>
      </w:r>
      <w:r w:rsidRPr="008E510D">
        <w:rPr>
          <w:lang w:val="en-US"/>
        </w:rPr>
        <w:t xml:space="preserve"> </w:t>
      </w:r>
      <w:r w:rsidR="00487DE4">
        <w:rPr>
          <w:lang w:val="en-US"/>
        </w:rPr>
        <w:t>(</w:t>
      </w:r>
      <w:r w:rsidRPr="008E510D">
        <w:rPr>
          <w:lang w:val="en-US"/>
        </w:rPr>
        <w:t>association</w:t>
      </w:r>
      <w:r w:rsidR="00487DE4">
        <w:rPr>
          <w:lang w:val="en-US"/>
        </w:rPr>
        <w:t>):</w:t>
      </w:r>
    </w:p>
    <w:p w14:paraId="68F2E736" w14:textId="53362D01" w:rsidR="007004D7" w:rsidRDefault="003E23E5" w:rsidP="00450C77">
      <w:pPr>
        <w:pStyle w:val="StandardWeb"/>
        <w:jc w:val="both"/>
        <w:rPr>
          <w:lang w:val="en-US"/>
        </w:rPr>
      </w:pPr>
      <w:r>
        <w:rPr>
          <w:lang w:val="en-US"/>
        </w:rPr>
        <w:t>identifies a</w:t>
      </w:r>
      <w:r w:rsidR="007004D7" w:rsidRPr="008E510D">
        <w:rPr>
          <w:lang w:val="en-US"/>
        </w:rPr>
        <w:t xml:space="preserve"> reservoir storing water as a resource for future use. </w:t>
      </w:r>
      <w:r w:rsidR="006C7508">
        <w:rPr>
          <w:lang w:val="en-US"/>
        </w:rPr>
        <w:t xml:space="preserve">This may </w:t>
      </w:r>
      <w:r w:rsidR="007004D7" w:rsidRPr="008E510D">
        <w:rPr>
          <w:lang w:val="en-US"/>
        </w:rPr>
        <w:t xml:space="preserve">be used to describe storage characteristics of the water body participating in the hydrographic network. </w:t>
      </w:r>
    </w:p>
    <w:p w14:paraId="3D77030A" w14:textId="15F67EBB" w:rsidR="00557B1D" w:rsidRDefault="003E23E5" w:rsidP="00557B1D">
      <w:pPr>
        <w:pStyle w:val="StandardWeb"/>
        <w:jc w:val="both"/>
        <w:rPr>
          <w:lang w:val="en-US"/>
        </w:rPr>
      </w:pPr>
      <w:r>
        <w:rPr>
          <w:rStyle w:val="Fett"/>
          <w:lang w:val="en-US"/>
        </w:rPr>
        <w:t>stratum</w:t>
      </w:r>
      <w:r w:rsidR="00557B1D">
        <w:rPr>
          <w:rStyle w:val="Fett"/>
          <w:lang w:val="en-US"/>
        </w:rPr>
        <w:t>-</w:t>
      </w:r>
      <w:r>
        <w:rPr>
          <w:rStyle w:val="Fett"/>
          <w:lang w:val="en-US"/>
        </w:rPr>
        <w:t>edge</w:t>
      </w:r>
      <w:r w:rsidR="00557B1D" w:rsidRPr="008E510D">
        <w:rPr>
          <w:lang w:val="en-US"/>
        </w:rPr>
        <w:t xml:space="preserve"> </w:t>
      </w:r>
      <w:r w:rsidR="00557B1D">
        <w:rPr>
          <w:lang w:val="en-US"/>
        </w:rPr>
        <w:t>(constraint):</w:t>
      </w:r>
      <w:r w:rsidR="00557B1D" w:rsidRPr="008E510D">
        <w:rPr>
          <w:lang w:val="en-US"/>
        </w:rPr>
        <w:t xml:space="preserve"> </w:t>
      </w:r>
    </w:p>
    <w:p w14:paraId="6F7F7AF7" w14:textId="2D10832C" w:rsidR="003E23E5" w:rsidRPr="0056071D" w:rsidRDefault="003E23E5" w:rsidP="003E23E5">
      <w:pPr>
        <w:pStyle w:val="StandardWeb"/>
        <w:jc w:val="both"/>
        <w:rPr>
          <w:lang w:val="en-US"/>
        </w:rPr>
      </w:pPr>
      <w:r>
        <w:t>defines that whenever</w:t>
      </w:r>
      <w:r w:rsidRPr="008E510D">
        <w:t xml:space="preserve"> </w:t>
      </w:r>
      <w:r>
        <w:t xml:space="preserve">a water edge exists as part of a network, the stratum should be recognized as a water edge. Geometrically represented as a curve, stratum-edge will support to ‘measure’ a position on, or along, the stratum using the line of intersection with a depression. </w:t>
      </w:r>
    </w:p>
    <w:p w14:paraId="536DC234" w14:textId="2F1D6747" w:rsidR="003E23E5" w:rsidRDefault="003E23E5" w:rsidP="003E23E5">
      <w:pPr>
        <w:pStyle w:val="StandardWeb"/>
        <w:jc w:val="both"/>
        <w:rPr>
          <w:lang w:val="en-US"/>
        </w:rPr>
      </w:pPr>
      <w:r>
        <w:rPr>
          <w:rStyle w:val="Fett"/>
          <w:lang w:val="en-US"/>
        </w:rPr>
        <w:t>outflow-at-landmark</w:t>
      </w:r>
      <w:r w:rsidRPr="008E510D">
        <w:rPr>
          <w:lang w:val="en-US"/>
        </w:rPr>
        <w:t xml:space="preserve"> </w:t>
      </w:r>
      <w:r>
        <w:rPr>
          <w:lang w:val="en-US"/>
        </w:rPr>
        <w:t>(constraint):</w:t>
      </w:r>
      <w:r w:rsidRPr="008E510D">
        <w:rPr>
          <w:lang w:val="en-US"/>
        </w:rPr>
        <w:t xml:space="preserve"> </w:t>
      </w:r>
    </w:p>
    <w:p w14:paraId="34C036DA" w14:textId="657A3567" w:rsidR="003E23E5" w:rsidRPr="008E510D" w:rsidRDefault="003E23E5" w:rsidP="003E23E5">
      <w:pPr>
        <w:pStyle w:val="StandardWeb"/>
        <w:jc w:val="both"/>
        <w:rPr>
          <w:lang w:val="en-US"/>
        </w:rPr>
      </w:pPr>
      <w:r>
        <w:t xml:space="preserve">defines that a fixed landmark on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27B12AB0" w14:textId="08B80001" w:rsidR="003E23E5" w:rsidRDefault="003E23E5" w:rsidP="003E23E5">
      <w:pPr>
        <w:pStyle w:val="StandardWeb"/>
        <w:jc w:val="both"/>
        <w:rPr>
          <w:lang w:val="en-US"/>
        </w:rPr>
      </w:pPr>
      <w:r>
        <w:rPr>
          <w:rStyle w:val="Fett"/>
          <w:lang w:val="en-US"/>
        </w:rPr>
        <w:lastRenderedPageBreak/>
        <w:t>outflow-at-section</w:t>
      </w:r>
      <w:r w:rsidRPr="008E510D">
        <w:rPr>
          <w:lang w:val="en-US"/>
        </w:rPr>
        <w:t xml:space="preserve"> </w:t>
      </w:r>
      <w:r>
        <w:rPr>
          <w:lang w:val="en-US"/>
        </w:rPr>
        <w:t>(constraint):</w:t>
      </w:r>
      <w:r w:rsidRPr="008E510D">
        <w:rPr>
          <w:lang w:val="en-US"/>
        </w:rPr>
        <w:t xml:space="preserve"> </w:t>
      </w:r>
    </w:p>
    <w:p w14:paraId="2E06299C" w14:textId="1BD9EE86" w:rsidR="00557B1D" w:rsidRPr="008E510D" w:rsidRDefault="003E23E5" w:rsidP="00450C77">
      <w:pPr>
        <w:pStyle w:val="StandardWeb"/>
        <w:jc w:val="both"/>
        <w:rPr>
          <w:lang w:val="en-US"/>
        </w:rPr>
      </w:pPr>
      <w:r>
        <w:t xml:space="preserve">defines that a location at a vertical section of a </w:t>
      </w:r>
      <w:r w:rsidR="009B61A9">
        <w:t>water body</w:t>
      </w:r>
      <w:r>
        <w:t xml:space="preserve"> which realizes a logical outfall, should be recognized as outflow of the contributing catchment realized by the hydrographic  network the </w:t>
      </w:r>
      <w:r w:rsidR="009B61A9">
        <w:t>water body</w:t>
      </w:r>
      <w:r>
        <w:t xml:space="preserve"> is part of.</w:t>
      </w:r>
    </w:p>
    <w:p w14:paraId="4DC33EDB" w14:textId="2B36D717" w:rsidR="007004D7" w:rsidRPr="008E510D" w:rsidRDefault="007004D7" w:rsidP="00450C77">
      <w:pPr>
        <w:pStyle w:val="berschrift4"/>
        <w:jc w:val="both"/>
      </w:pPr>
      <w:r w:rsidRPr="008E510D">
        <w:t>Water</w:t>
      </w:r>
      <w:r w:rsidR="002C507E">
        <w:t>-</w:t>
      </w:r>
      <w:r w:rsidRPr="008E510D">
        <w:t>Body Stratum</w:t>
      </w:r>
    </w:p>
    <w:p w14:paraId="564F3059"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HY_WaterBodyStratum</w:t>
      </w:r>
      <w:proofErr w:type="spellEnd"/>
      <w:r w:rsidRPr="008E510D">
        <w:rPr>
          <w:lang w:val="en-US"/>
        </w:rPr>
        <w:t xml:space="preserve"> feature type describes a horizontal layer in a stratified water body determined by differences in thermal or salinity characteristics or by oxygen or nutrient content, or by virtual storage zones of a reservoir. </w:t>
      </w:r>
      <w:proofErr w:type="spellStart"/>
      <w:r w:rsidRPr="008E510D">
        <w:rPr>
          <w:lang w:val="en-US"/>
        </w:rPr>
        <w:t>HY_WaterBodyStratum</w:t>
      </w:r>
      <w:proofErr w:type="spellEnd"/>
      <w:r w:rsidRPr="008E510D">
        <w:rPr>
          <w:lang w:val="en-US"/>
        </w:rPr>
        <w:t xml:space="preserve"> carries the properties: </w:t>
      </w:r>
      <w:proofErr w:type="spellStart"/>
      <w:r w:rsidRPr="008E510D">
        <w:rPr>
          <w:rStyle w:val="Hervorhebung"/>
          <w:lang w:val="en-US"/>
        </w:rPr>
        <w:t>stratumType</w:t>
      </w:r>
      <w:proofErr w:type="spellEnd"/>
      <w:r w:rsidRPr="008E510D">
        <w:rPr>
          <w:lang w:val="en-US"/>
        </w:rPr>
        <w:t xml:space="preserve"> and </w:t>
      </w:r>
      <w:r w:rsidRPr="008E510D">
        <w:rPr>
          <w:rStyle w:val="Hervorhebung"/>
          <w:lang w:val="en-US"/>
        </w:rPr>
        <w:t>benchmark</w:t>
      </w:r>
      <w:r w:rsidRPr="008E510D">
        <w:rPr>
          <w:lang w:val="en-US"/>
        </w:rPr>
        <w:t>.</w:t>
      </w:r>
    </w:p>
    <w:p w14:paraId="13C8685F" w14:textId="15B82F3B" w:rsidR="00487DE4" w:rsidRDefault="007004D7" w:rsidP="00450C77">
      <w:pPr>
        <w:pStyle w:val="StandardWeb"/>
        <w:jc w:val="both"/>
        <w:rPr>
          <w:lang w:val="en-US"/>
        </w:rPr>
      </w:pPr>
      <w:proofErr w:type="spellStart"/>
      <w:r w:rsidRPr="008E510D">
        <w:rPr>
          <w:rStyle w:val="Fett"/>
          <w:lang w:val="en-US"/>
        </w:rPr>
        <w:t>stratumType</w:t>
      </w:r>
      <w:proofErr w:type="spellEnd"/>
      <w:r w:rsidRPr="008E510D">
        <w:rPr>
          <w:lang w:val="en-US"/>
        </w:rPr>
        <w:t xml:space="preserve"> </w:t>
      </w:r>
      <w:r w:rsidR="00487DE4">
        <w:rPr>
          <w:lang w:val="en-US"/>
        </w:rPr>
        <w:t>(</w:t>
      </w:r>
      <w:r w:rsidRPr="008E510D">
        <w:rPr>
          <w:lang w:val="en-US"/>
        </w:rPr>
        <w:t>attribute</w:t>
      </w:r>
      <w:r w:rsidR="00487DE4">
        <w:rPr>
          <w:lang w:val="en-US"/>
        </w:rPr>
        <w:t>):</w:t>
      </w:r>
    </w:p>
    <w:p w14:paraId="3A89D84E" w14:textId="0EF31F59" w:rsidR="006C7508" w:rsidRDefault="007004D7" w:rsidP="006C7508">
      <w:pPr>
        <w:pStyle w:val="StandardWeb"/>
        <w:jc w:val="both"/>
        <w:rPr>
          <w:lang w:val="en-US"/>
        </w:rPr>
      </w:pPr>
      <w:r w:rsidRPr="008E510D">
        <w:rPr>
          <w:lang w:val="en-US"/>
        </w:rPr>
        <w:t xml:space="preserve">characterizes the stratum using a term from a controlled vocabulary. </w:t>
      </w:r>
      <w:r w:rsidR="006C7508">
        <w:rPr>
          <w:lang w:val="en-US"/>
        </w:rPr>
        <w:t xml:space="preserve">To meet the </w:t>
      </w:r>
      <w:r w:rsidR="006C7508">
        <w:fldChar w:fldCharType="begin"/>
      </w:r>
      <w:r w:rsidR="006C7508">
        <w:rPr>
          <w:lang w:val="en-US"/>
        </w:rPr>
        <w:instrText xml:space="preserve"> REF ISO19103 \h </w:instrText>
      </w:r>
      <w:r w:rsidR="006C7508">
        <w:fldChar w:fldCharType="separate"/>
      </w:r>
      <w:proofErr w:type="spellStart"/>
      <w:r w:rsidR="001B5AD0" w:rsidRPr="00E30BF1">
        <w:rPr>
          <w:color w:val="0000FF"/>
          <w:u w:val="single"/>
        </w:rPr>
        <w:t>req</w:t>
      </w:r>
      <w:proofErr w:type="spellEnd"/>
      <w:r w:rsidR="001B5AD0" w:rsidRPr="00E30BF1">
        <w:rPr>
          <w:color w:val="0000FF"/>
          <w:u w:val="single"/>
        </w:rPr>
        <w:t>/</w:t>
      </w:r>
      <w:proofErr w:type="spellStart"/>
      <w:r w:rsidR="001B5AD0" w:rsidRPr="00E30BF1">
        <w:rPr>
          <w:color w:val="0000FF"/>
          <w:u w:val="single"/>
        </w:rPr>
        <w:t>hy_hydrofeature</w:t>
      </w:r>
      <w:proofErr w:type="spellEnd"/>
      <w:r w:rsidR="001B5AD0" w:rsidRPr="00E30BF1">
        <w:rPr>
          <w:color w:val="0000FF"/>
          <w:u w:val="single"/>
        </w:rPr>
        <w:t>/19103</w:t>
      </w:r>
      <w:r w:rsidR="006C7508">
        <w:fldChar w:fldCharType="end"/>
      </w:r>
      <w:r w:rsidR="006C7508">
        <w:rPr>
          <w:lang w:val="en-US"/>
        </w:rPr>
        <w:t xml:space="preserve"> requirement defined </w:t>
      </w:r>
      <w:r w:rsidR="006C7508">
        <w:t>in section 7.4.1 of</w:t>
      </w:r>
      <w:r w:rsidR="006C7508">
        <w:rPr>
          <w:lang w:val="en-US"/>
        </w:rPr>
        <w:t xml:space="preserve"> this standard, an implementation may use the </w:t>
      </w:r>
      <w:proofErr w:type="spellStart"/>
      <w:r w:rsidR="006C7508">
        <w:rPr>
          <w:lang w:val="en-US"/>
        </w:rPr>
        <w:t>ScopedName</w:t>
      </w:r>
      <w:proofErr w:type="spellEnd"/>
      <w:r w:rsidR="006C7508">
        <w:rPr>
          <w:lang w:val="en-US"/>
        </w:rPr>
        <w:t xml:space="preserve"> type described in ISO 19103: </w:t>
      </w:r>
      <w:r w:rsidR="006C7508" w:rsidRPr="00B74E4E">
        <w:t>Conceptual Schema</w:t>
      </w:r>
      <w:r w:rsidR="006C7508">
        <w:t xml:space="preserve"> may be used. </w:t>
      </w:r>
    </w:p>
    <w:p w14:paraId="76F55044" w14:textId="7904EAE4" w:rsidR="00487DE4" w:rsidRDefault="007004D7" w:rsidP="00450C77">
      <w:pPr>
        <w:pStyle w:val="StandardWeb"/>
        <w:jc w:val="both"/>
        <w:rPr>
          <w:lang w:val="en-US"/>
        </w:rPr>
      </w:pPr>
      <w:r w:rsidRPr="008E510D">
        <w:rPr>
          <w:rStyle w:val="Fett"/>
          <w:lang w:val="en-US"/>
        </w:rPr>
        <w:t>benchmark</w:t>
      </w:r>
      <w:r w:rsidRPr="008E510D">
        <w:rPr>
          <w:lang w:val="en-US"/>
        </w:rPr>
        <w:t xml:space="preserve"> </w:t>
      </w:r>
      <w:r w:rsidR="00487DE4">
        <w:rPr>
          <w:lang w:val="en-US"/>
        </w:rPr>
        <w:t>(</w:t>
      </w:r>
      <w:r w:rsidRPr="008E510D">
        <w:rPr>
          <w:lang w:val="en-US"/>
        </w:rPr>
        <w:t>association</w:t>
      </w:r>
      <w:r w:rsidR="00487DE4">
        <w:rPr>
          <w:lang w:val="en-US"/>
        </w:rPr>
        <w:t>):</w:t>
      </w:r>
    </w:p>
    <w:p w14:paraId="62BAD97D" w14:textId="514BE339" w:rsidR="007004D7" w:rsidRPr="008E510D" w:rsidRDefault="007004D7" w:rsidP="00450C77">
      <w:pPr>
        <w:pStyle w:val="StandardWeb"/>
        <w:jc w:val="both"/>
        <w:rPr>
          <w:lang w:val="en-US"/>
        </w:rPr>
      </w:pPr>
      <w:r w:rsidRPr="008E510D">
        <w:rPr>
          <w:lang w:val="en-US"/>
        </w:rPr>
        <w:t>identif</w:t>
      </w:r>
      <w:r w:rsidR="006C7508">
        <w:rPr>
          <w:lang w:val="en-US"/>
        </w:rPr>
        <w:t>ies</w:t>
      </w:r>
      <w:r w:rsidRPr="008E510D">
        <w:rPr>
          <w:lang w:val="en-US"/>
        </w:rPr>
        <w:t xml:space="preserve"> a benchmark which realizes the conceptual outfall of the catchment realized by the water body</w:t>
      </w:r>
      <w:r w:rsidR="006C7508">
        <w:rPr>
          <w:lang w:val="en-US"/>
        </w:rPr>
        <w:t xml:space="preserve"> as permanent reference location</w:t>
      </w:r>
      <w:r w:rsidRPr="008E510D">
        <w:rPr>
          <w:lang w:val="en-US"/>
        </w:rPr>
        <w:t>.</w:t>
      </w:r>
    </w:p>
    <w:p w14:paraId="770B45A7" w14:textId="50F7BDD9" w:rsidR="007004D7" w:rsidRPr="008E510D" w:rsidRDefault="007004D7" w:rsidP="00450C77">
      <w:pPr>
        <w:pStyle w:val="berschrift4"/>
        <w:jc w:val="both"/>
      </w:pPr>
      <w:r w:rsidRPr="008E510D">
        <w:t>Cross-Section and Longitudinal Section</w:t>
      </w:r>
    </w:p>
    <w:p w14:paraId="067C0AE9" w14:textId="29334A5F" w:rsidR="007004D7" w:rsidRPr="008E510D" w:rsidRDefault="007004D7" w:rsidP="00972EC5">
      <w:pPr>
        <w:pStyle w:val="StandardWeb"/>
        <w:jc w:val="both"/>
        <w:rPr>
          <w:lang w:val="en-US"/>
        </w:rPr>
      </w:pPr>
      <w:r w:rsidRPr="008E510D">
        <w:rPr>
          <w:lang w:val="en-US"/>
        </w:rPr>
        <w:t xml:space="preserve">The </w:t>
      </w:r>
      <w:proofErr w:type="spellStart"/>
      <w:r w:rsidRPr="008E510D">
        <w:rPr>
          <w:lang w:val="en-US"/>
        </w:rPr>
        <w:t>HY_CrossSection</w:t>
      </w:r>
      <w:proofErr w:type="spellEnd"/>
      <w:r w:rsidRPr="008E510D">
        <w:rPr>
          <w:lang w:val="en-US"/>
        </w:rPr>
        <w:t xml:space="preserve"> and </w:t>
      </w:r>
      <w:proofErr w:type="spellStart"/>
      <w:r w:rsidRPr="008E510D">
        <w:rPr>
          <w:lang w:val="en-US"/>
        </w:rPr>
        <w:t>HY_LongitudinalSection</w:t>
      </w:r>
      <w:proofErr w:type="spellEnd"/>
      <w:r w:rsidRPr="008E510D">
        <w:rPr>
          <w:lang w:val="en-US"/>
        </w:rPr>
        <w:t xml:space="preserve">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r w:rsidR="00972EC5">
        <w:rPr>
          <w:lang w:val="en-US"/>
        </w:rPr>
        <w:t xml:space="preserve">, </w:t>
      </w:r>
      <w:r w:rsidR="00972EC5" w:rsidRPr="00972EC5">
        <w:rPr>
          <w:lang w:val="en-US"/>
        </w:rPr>
        <w:t>The longitudinal section concept refers to both the vertical section of a water body along its centerline, and to the longitudinal bed profile of a channel.</w:t>
      </w:r>
      <w:r w:rsidR="00972EC5" w:rsidRPr="00972EC5">
        <w:rPr>
          <w:rFonts w:ascii="Segoe UI" w:hAnsi="Segoe UI" w:cs="Segoe UI"/>
          <w:sz w:val="18"/>
          <w:szCs w:val="18"/>
        </w:rPr>
        <w:t xml:space="preserve"> </w:t>
      </w:r>
    </w:p>
    <w:p w14:paraId="62DCFE2F" w14:textId="742561D5" w:rsidR="007004D7" w:rsidRDefault="007004D7" w:rsidP="00972EC5">
      <w:pPr>
        <w:pStyle w:val="StandardWeb"/>
        <w:jc w:val="both"/>
        <w:rPr>
          <w:lang w:val="en-US"/>
        </w:rPr>
      </w:pPr>
      <w:r w:rsidRPr="008E510D">
        <w:rPr>
          <w:lang w:val="en-US"/>
        </w:rPr>
        <w:t xml:space="preserve">Both types of vertical section associate </w:t>
      </w:r>
      <w:proofErr w:type="spellStart"/>
      <w:r w:rsidRPr="008E510D">
        <w:rPr>
          <w:rStyle w:val="Hervorhebung"/>
          <w:lang w:val="en-US"/>
        </w:rPr>
        <w:t>crossSectionPoint</w:t>
      </w:r>
      <w:proofErr w:type="spellEnd"/>
      <w:r w:rsidRPr="008E510D">
        <w:rPr>
          <w:lang w:val="en-US"/>
        </w:rPr>
        <w:t xml:space="preserve"> and </w:t>
      </w:r>
      <w:proofErr w:type="spellStart"/>
      <w:r w:rsidRPr="008E510D">
        <w:rPr>
          <w:rStyle w:val="Hervorhebung"/>
          <w:lang w:val="en-US"/>
        </w:rPr>
        <w:t>longitudalinalSectionPoint</w:t>
      </w:r>
      <w:proofErr w:type="spellEnd"/>
      <w:r w:rsidR="00972EC5">
        <w:rPr>
          <w:lang w:val="en-US"/>
        </w:rPr>
        <w:t xml:space="preserve"> which should be used </w:t>
      </w:r>
      <w:r w:rsidR="007526FB">
        <w:rPr>
          <w:lang w:val="en-US"/>
        </w:rPr>
        <w:t xml:space="preserve">to </w:t>
      </w:r>
      <w:r w:rsidRPr="008E510D">
        <w:rPr>
          <w:lang w:val="en-US"/>
        </w:rPr>
        <w:t xml:space="preserve">identify a </w:t>
      </w:r>
      <w:r w:rsidR="00972EC5">
        <w:rPr>
          <w:lang w:val="en-US"/>
        </w:rPr>
        <w:t xml:space="preserve">permanent </w:t>
      </w:r>
      <w:r w:rsidRPr="008E510D">
        <w:rPr>
          <w:lang w:val="en-US"/>
        </w:rPr>
        <w:t xml:space="preserve">reference location at a vertical section which realizes the conceptual outfall of the catchment realized by the associated channel or water body. </w:t>
      </w:r>
    </w:p>
    <w:p w14:paraId="07977980" w14:textId="5D9F3E74" w:rsidR="00530F0D" w:rsidRPr="008E510D" w:rsidRDefault="00530F0D" w:rsidP="00487DE4">
      <w:pPr>
        <w:pStyle w:val="berschrift4"/>
        <w:jc w:val="both"/>
      </w:pPr>
      <w:r w:rsidRPr="008E510D">
        <w:t>Water-</w:t>
      </w:r>
      <w:proofErr w:type="spellStart"/>
      <w:r w:rsidRPr="008E510D">
        <w:t>LiquidPhase</w:t>
      </w:r>
      <w:proofErr w:type="spellEnd"/>
      <w:r w:rsidRPr="008E510D">
        <w:t xml:space="preserve"> and Water-</w:t>
      </w:r>
      <w:proofErr w:type="spellStart"/>
      <w:r w:rsidRPr="008E510D">
        <w:t>SolidPhase</w:t>
      </w:r>
      <w:proofErr w:type="spellEnd"/>
    </w:p>
    <w:p w14:paraId="110C275F" w14:textId="77777777" w:rsidR="00972EC5" w:rsidRDefault="007004D7" w:rsidP="00450C77">
      <w:pPr>
        <w:pStyle w:val="StandardWeb"/>
        <w:jc w:val="both"/>
        <w:rPr>
          <w:lang w:val="en-US"/>
        </w:rPr>
      </w:pPr>
      <w:r w:rsidRPr="008E510D">
        <w:rPr>
          <w:lang w:val="en-US"/>
        </w:rPr>
        <w:t xml:space="preserve">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w:t>
      </w:r>
      <w:r w:rsidRPr="008E510D">
        <w:rPr>
          <w:lang w:val="en-US"/>
        </w:rPr>
        <w:lastRenderedPageBreak/>
        <w:t xml:space="preserve">ice or snow on an open water body. The accumulation of water in the atmosphere or below the land surface, e.g. rain, soil moisture or groundwater, is not in scope of this standard, as well as the accumulation of snow and ice in glaciers which is subject of glaciology science. </w:t>
      </w:r>
    </w:p>
    <w:p w14:paraId="58CAEA41" w14:textId="1A4F23D5" w:rsidR="007004D7" w:rsidRPr="008E510D" w:rsidRDefault="007004D7" w:rsidP="00450C77">
      <w:pPr>
        <w:pStyle w:val="StandardWeb"/>
        <w:jc w:val="both"/>
        <w:rPr>
          <w:lang w:val="en-US"/>
        </w:rPr>
      </w:pPr>
      <w:r w:rsidRPr="008E510D">
        <w:rPr>
          <w:lang w:val="en-US"/>
        </w:rPr>
        <w:t xml:space="preserve">Contextually related information models may use the </w:t>
      </w:r>
      <w:proofErr w:type="spellStart"/>
      <w:r w:rsidRPr="008E510D">
        <w:rPr>
          <w:lang w:val="en-US"/>
        </w:rPr>
        <w:t>HY_Water_LiquidPhase</w:t>
      </w:r>
      <w:proofErr w:type="spellEnd"/>
      <w:r w:rsidRPr="008E510D">
        <w:rPr>
          <w:lang w:val="en-US"/>
        </w:rPr>
        <w:t xml:space="preserve"> and </w:t>
      </w:r>
      <w:proofErr w:type="spellStart"/>
      <w:r w:rsidRPr="008E510D">
        <w:rPr>
          <w:lang w:val="en-US"/>
        </w:rPr>
        <w:t>HY_Water_SolidPhase</w:t>
      </w:r>
      <w:proofErr w:type="spellEnd"/>
      <w:r w:rsidRPr="008E510D">
        <w:rPr>
          <w:lang w:val="en-US"/>
        </w:rPr>
        <w:t xml:space="preserve"> feature types to build relationships to an accumulating water body, and ultimately to the catchment realized either by the water body or by the network of which the water body is part. </w:t>
      </w:r>
    </w:p>
    <w:p w14:paraId="6B978644" w14:textId="12C152A6" w:rsidR="00487DE4" w:rsidRDefault="007004D7" w:rsidP="006C7508">
      <w:pPr>
        <w:jc w:val="both"/>
      </w:pPr>
      <w:proofErr w:type="spellStart"/>
      <w:r w:rsidRPr="008E510D">
        <w:t>HY_Water_LiquidPhase</w:t>
      </w:r>
      <w:proofErr w:type="spellEnd"/>
      <w:r w:rsidRPr="008E510D">
        <w:t xml:space="preserve"> </w:t>
      </w:r>
      <w:r w:rsidR="00972EC5">
        <w:t>associates the</w:t>
      </w:r>
      <w:r w:rsidRPr="008E510D">
        <w:t xml:space="preserve"> </w:t>
      </w:r>
      <w:proofErr w:type="spellStart"/>
      <w:r w:rsidRPr="00452B33">
        <w:rPr>
          <w:i/>
        </w:rPr>
        <w:t>accumulatingWaterBody</w:t>
      </w:r>
      <w:proofErr w:type="spellEnd"/>
      <w:r w:rsidRPr="008E510D">
        <w:t xml:space="preserve">; </w:t>
      </w:r>
      <w:proofErr w:type="spellStart"/>
      <w:r w:rsidRPr="008E510D">
        <w:t>HY_Water_SolidPhase</w:t>
      </w:r>
      <w:proofErr w:type="spellEnd"/>
      <w:r w:rsidRPr="008E510D">
        <w:t xml:space="preserve"> associates </w:t>
      </w:r>
      <w:r w:rsidR="00972EC5">
        <w:t xml:space="preserve">water from </w:t>
      </w:r>
      <w:r w:rsidRPr="008E510D">
        <w:rPr>
          <w:rStyle w:val="Hervorhebung"/>
        </w:rPr>
        <w:t>snowmelt</w:t>
      </w:r>
      <w:r w:rsidRPr="008E510D">
        <w:t xml:space="preserve"> and </w:t>
      </w:r>
      <w:proofErr w:type="spellStart"/>
      <w:r w:rsidRPr="008E510D">
        <w:rPr>
          <w:rStyle w:val="Hervorhebung"/>
        </w:rPr>
        <w:t>coveredWaterBody</w:t>
      </w:r>
      <w:proofErr w:type="spellEnd"/>
      <w:r w:rsidRPr="008E510D">
        <w:t xml:space="preserve">. </w:t>
      </w:r>
      <w:r w:rsidR="006C7508" w:rsidRPr="006C7508">
        <w:t>T</w:t>
      </w:r>
      <w:r w:rsidRPr="006C7508">
        <w:t>hese associations</w:t>
      </w:r>
      <w:r w:rsidRPr="008E510D">
        <w:t xml:space="preserve"> </w:t>
      </w:r>
      <w:r w:rsidR="006C7508">
        <w:t xml:space="preserve">may </w:t>
      </w:r>
      <w:r w:rsidRPr="008E510D">
        <w:t>be used to identify the water body (</w:t>
      </w:r>
      <w:r w:rsidR="00DE0459">
        <w:t xml:space="preserve">as </w:t>
      </w:r>
      <w:r w:rsidRPr="008E510D">
        <w:t xml:space="preserve">part of the </w:t>
      </w:r>
      <w:r w:rsidR="00972EC5">
        <w:t xml:space="preserve">hydrographic </w:t>
      </w:r>
      <w:r w:rsidRPr="008E510D">
        <w:t xml:space="preserve">network) where liquid water is accumulated. </w:t>
      </w:r>
    </w:p>
    <w:p w14:paraId="5A3D8DB4" w14:textId="77777777" w:rsidR="00972EC5" w:rsidRPr="008E510D" w:rsidRDefault="00972EC5" w:rsidP="006C7508">
      <w:pPr>
        <w:jc w:val="both"/>
        <w:rPr>
          <w:vanish/>
        </w:rPr>
      </w:pPr>
    </w:p>
    <w:p w14:paraId="6AD1D815" w14:textId="4DE026A1" w:rsidR="00450A24" w:rsidRPr="008E510D" w:rsidRDefault="00450A24" w:rsidP="00450C77">
      <w:pPr>
        <w:pStyle w:val="berschrift3"/>
        <w:jc w:val="both"/>
      </w:pPr>
      <w:bookmarkStart w:id="185" w:name="_Toc458775755"/>
      <w:bookmarkStart w:id="186" w:name="_Toc464110994"/>
      <w:r w:rsidRPr="008E510D">
        <w:t>The Surface</w:t>
      </w:r>
      <w:r w:rsidR="002C507E">
        <w:t>-</w:t>
      </w:r>
      <w:r w:rsidRPr="008E510D">
        <w:t>Water Body types</w:t>
      </w:r>
      <w:bookmarkEnd w:id="185"/>
      <w:bookmarkEnd w:id="186"/>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w:t>
      </w:r>
      <w:proofErr w:type="spellStart"/>
      <w:r w:rsidR="007004D7" w:rsidRPr="008E510D">
        <w:rPr>
          <w:lang w:val="en-US"/>
        </w:rPr>
        <w:t>HY_WaterBody</w:t>
      </w:r>
      <w:proofErr w:type="spellEnd"/>
      <w:r w:rsidR="007004D7" w:rsidRPr="008E510D">
        <w:rPr>
          <w:lang w:val="en-US"/>
        </w:rPr>
        <w:t xml:space="preserve"> class each subtypes inherits the </w:t>
      </w:r>
      <w:r w:rsidR="007004D7" w:rsidRPr="008E510D">
        <w:rPr>
          <w:rStyle w:val="Hervorhebung"/>
          <w:lang w:val="en-US"/>
        </w:rPr>
        <w:t>stratum</w:t>
      </w:r>
      <w:r w:rsidR="007004D7" w:rsidRPr="008E510D">
        <w:rPr>
          <w:lang w:val="en-US"/>
        </w:rPr>
        <w:t xml:space="preserve">, </w:t>
      </w:r>
      <w:proofErr w:type="spellStart"/>
      <w:r w:rsidR="007004D7" w:rsidRPr="008E510D">
        <w:rPr>
          <w:rStyle w:val="Hervorhebung"/>
          <w:lang w:val="en-US"/>
        </w:rPr>
        <w:t>waterpool</w:t>
      </w:r>
      <w:proofErr w:type="spellEnd"/>
      <w:r w:rsidR="007004D7" w:rsidRPr="008E510D">
        <w:rPr>
          <w:lang w:val="en-US"/>
        </w:rPr>
        <w:t xml:space="preserve">, </w:t>
      </w:r>
      <w:r w:rsidR="007004D7" w:rsidRPr="008E510D">
        <w:rPr>
          <w:rStyle w:val="Hervorhebung"/>
          <w:lang w:val="en-US"/>
        </w:rPr>
        <w:t>watercourse</w:t>
      </w:r>
      <w:r w:rsidR="007004D7" w:rsidRPr="008E510D">
        <w:rPr>
          <w:lang w:val="en-US"/>
        </w:rPr>
        <w:t xml:space="preserve">, </w:t>
      </w:r>
      <w:proofErr w:type="spellStart"/>
      <w:r w:rsidR="007004D7" w:rsidRPr="008E510D">
        <w:rPr>
          <w:rStyle w:val="Hervorhebung"/>
          <w:lang w:val="en-US"/>
        </w:rPr>
        <w:t>upstreamWaterBody</w:t>
      </w:r>
      <w:proofErr w:type="spellEnd"/>
      <w:r w:rsidR="00452B33">
        <w:rPr>
          <w:lang w:val="en-US"/>
        </w:rPr>
        <w:t>,</w:t>
      </w:r>
      <w:r w:rsidR="007004D7" w:rsidRPr="008E510D">
        <w:rPr>
          <w:lang w:val="en-US"/>
        </w:rPr>
        <w:t xml:space="preserve"> </w:t>
      </w:r>
      <w:proofErr w:type="spellStart"/>
      <w:r w:rsidR="007004D7" w:rsidRPr="00452B33">
        <w:rPr>
          <w:i/>
          <w:lang w:val="en-US"/>
        </w:rPr>
        <w:t>downstreamWaterBody</w:t>
      </w:r>
      <w:proofErr w:type="spellEnd"/>
      <w:r w:rsidR="00452B33">
        <w:rPr>
          <w:rStyle w:val="Hervorhebung"/>
          <w:lang w:val="en-US"/>
        </w:rPr>
        <w:t xml:space="preserve">, </w:t>
      </w:r>
      <w:proofErr w:type="spellStart"/>
      <w:r w:rsidR="007004D7" w:rsidRPr="008E510D">
        <w:rPr>
          <w:rStyle w:val="Hervorhebung"/>
          <w:lang w:val="en-US"/>
        </w:rPr>
        <w:t>fixedLandmark</w:t>
      </w:r>
      <w:proofErr w:type="spellEnd"/>
      <w:r w:rsidR="007004D7" w:rsidRPr="008E510D">
        <w:rPr>
          <w:lang w:val="en-US"/>
        </w:rPr>
        <w:t xml:space="preserve">, </w:t>
      </w:r>
      <w:proofErr w:type="spellStart"/>
      <w:r w:rsidR="007004D7" w:rsidRPr="00452B33">
        <w:rPr>
          <w:i/>
          <w:lang w:val="en-US"/>
        </w:rPr>
        <w:t>streamCrossSection</w:t>
      </w:r>
      <w:proofErr w:type="spellEnd"/>
      <w:r w:rsidR="007004D7" w:rsidRPr="008E510D">
        <w:rPr>
          <w:lang w:val="en-US"/>
        </w:rPr>
        <w:t xml:space="preserve"> and </w:t>
      </w:r>
      <w:proofErr w:type="spellStart"/>
      <w:r w:rsidR="007004D7" w:rsidRPr="008E510D">
        <w:rPr>
          <w:rStyle w:val="Hervorhebung"/>
          <w:lang w:val="en-US"/>
        </w:rPr>
        <w:t>streamLongitudinalSection</w:t>
      </w:r>
      <w:proofErr w:type="spellEnd"/>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HY_River</w:t>
      </w:r>
      <w:proofErr w:type="spellEnd"/>
      <w:r w:rsidRPr="008E510D">
        <w:rPr>
          <w:lang w:val="en-US"/>
        </w:rPr>
        <w:t xml:space="preserve">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HY_Canal</w:t>
      </w:r>
      <w:proofErr w:type="spellEnd"/>
      <w:r w:rsidRPr="008E510D">
        <w:rPr>
          <w:lang w:val="en-US"/>
        </w:rPr>
        <w:t xml:space="preserve">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HY_Lake</w:t>
      </w:r>
      <w:proofErr w:type="spellEnd"/>
      <w:r w:rsidRPr="008E510D">
        <w:rPr>
          <w:lang w:val="en-US"/>
        </w:rPr>
        <w:t xml:space="preserv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HY_Impoundment</w:t>
      </w:r>
      <w:proofErr w:type="spellEnd"/>
      <w:r w:rsidRPr="008E510D">
        <w:rPr>
          <w:lang w:val="en-US"/>
        </w:rPr>
        <w:t xml:space="preserve">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 xml:space="preserve">The </w:t>
      </w:r>
      <w:proofErr w:type="spellStart"/>
      <w:r w:rsidRPr="008E510D">
        <w:rPr>
          <w:lang w:val="en-US"/>
        </w:rPr>
        <w:t>HY_Lagoon</w:t>
      </w:r>
      <w:proofErr w:type="spellEnd"/>
      <w:r w:rsidRPr="008E510D">
        <w:rPr>
          <w:lang w:val="en-US"/>
        </w:rPr>
        <w:t xml:space="preserve">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lastRenderedPageBreak/>
        <w:t xml:space="preserve">The </w:t>
      </w:r>
      <w:proofErr w:type="spellStart"/>
      <w:r w:rsidRPr="008E510D">
        <w:rPr>
          <w:lang w:val="en-US"/>
        </w:rPr>
        <w:t>HY_Estuary</w:t>
      </w:r>
      <w:proofErr w:type="spellEnd"/>
      <w:r w:rsidRPr="008E510D">
        <w:rPr>
          <w:lang w:val="en-US"/>
        </w:rPr>
        <w:t xml:space="preserve">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87" w:name="_Toc458775756"/>
      <w:bookmarkStart w:id="188" w:name="_Toc464110995"/>
      <w:r w:rsidRPr="008E510D">
        <w:t>The Storage model</w:t>
      </w:r>
      <w:bookmarkEnd w:id="187"/>
      <w:bookmarkEnd w:id="188"/>
    </w:p>
    <w:p w14:paraId="22B40F6C" w14:textId="376D85F8" w:rsidR="007004D7" w:rsidRDefault="007004D7" w:rsidP="00450C77">
      <w:pPr>
        <w:pStyle w:val="StandardWeb"/>
        <w:jc w:val="both"/>
        <w:rPr>
          <w:lang w:val="en-US"/>
        </w:rPr>
      </w:pPr>
      <w:r w:rsidRPr="008E510D">
        <w:rPr>
          <w:lang w:val="en-US"/>
        </w:rPr>
        <w:t>The Storage model (</w:t>
      </w:r>
      <w:r w:rsidR="00874BCD">
        <w:rPr>
          <w:lang w:val="en-US"/>
        </w:rPr>
        <w:fldChar w:fldCharType="begin"/>
      </w:r>
      <w:r w:rsidR="00874BCD">
        <w:rPr>
          <w:lang w:val="en-US"/>
        </w:rPr>
        <w:instrText xml:space="preserve"> REF _Ref462910672 \h </w:instrText>
      </w:r>
      <w:r w:rsidR="00874BCD">
        <w:rPr>
          <w:lang w:val="en-US"/>
        </w:rPr>
      </w:r>
      <w:r w:rsidR="00874BCD">
        <w:rPr>
          <w:lang w:val="en-US"/>
        </w:rPr>
        <w:fldChar w:fldCharType="separate"/>
      </w:r>
      <w:r w:rsidR="00874BCD">
        <w:t xml:space="preserve">Figure </w:t>
      </w:r>
      <w:r w:rsidR="00874BCD">
        <w:rPr>
          <w:noProof/>
        </w:rPr>
        <w:t>41</w:t>
      </w:r>
      <w:r w:rsidR="00874BCD">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have, and vice versa storage reservoirs to be referenced independent of their role within the hydrographic network. </w:t>
      </w:r>
    </w:p>
    <w:p w14:paraId="33EF2757" w14:textId="77777777" w:rsidR="00C20518" w:rsidRDefault="00C20518" w:rsidP="00C20518">
      <w:pPr>
        <w:pStyle w:val="OGCFigure"/>
      </w:pPr>
      <w:r>
        <w:rPr>
          <w:noProof/>
        </w:rPr>
        <w:drawing>
          <wp:inline distT="0" distB="0" distL="0" distR="0" wp14:anchorId="6F553A90" wp14:editId="7907190B">
            <wp:extent cx="5486400" cy="3901440"/>
            <wp:effectExtent l="0" t="0" r="0" b="3810"/>
            <wp:docPr id="82" name="Grafik 82" descr="D:\Users\Dornblut\OGC_HYF_SWG\hlphtml\EARoot\EA4\E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Users\Dornblut\OGC_HYF_SWG\hlphtml\EARoot\EA4\EA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901440"/>
                    </a:xfrm>
                    <a:prstGeom prst="rect">
                      <a:avLst/>
                    </a:prstGeom>
                    <a:noFill/>
                    <a:ln>
                      <a:noFill/>
                    </a:ln>
                  </pic:spPr>
                </pic:pic>
              </a:graphicData>
            </a:graphic>
          </wp:inline>
        </w:drawing>
      </w:r>
    </w:p>
    <w:p w14:paraId="67684A36" w14:textId="7FB95A40" w:rsidR="00C20518" w:rsidRPr="008E510D" w:rsidRDefault="00C20518" w:rsidP="00C20518">
      <w:pPr>
        <w:pStyle w:val="OGCFigure"/>
      </w:pPr>
      <w:bookmarkStart w:id="189" w:name="_Ref462910672"/>
      <w:bookmarkStart w:id="190" w:name="_Toc464111066"/>
      <w:r>
        <w:t xml:space="preserve">Figure </w:t>
      </w:r>
      <w:r w:rsidR="006B301F">
        <w:fldChar w:fldCharType="begin"/>
      </w:r>
      <w:r w:rsidR="006B301F">
        <w:instrText xml:space="preserve"> SEQ Figure \* ARABIC </w:instrText>
      </w:r>
      <w:r w:rsidR="006B301F">
        <w:fldChar w:fldCharType="separate"/>
      </w:r>
      <w:r w:rsidR="00F30A25">
        <w:rPr>
          <w:noProof/>
        </w:rPr>
        <w:t>41</w:t>
      </w:r>
      <w:r w:rsidR="006B301F">
        <w:rPr>
          <w:noProof/>
        </w:rPr>
        <w:fldChar w:fldCharType="end"/>
      </w:r>
      <w:bookmarkEnd w:id="189"/>
      <w:r>
        <w:t xml:space="preserve">: </w:t>
      </w:r>
      <w:r w:rsidRPr="006119FB">
        <w:t xml:space="preserve">Reservoir realizing </w:t>
      </w:r>
      <w:r>
        <w:t>the</w:t>
      </w:r>
      <w:r w:rsidRPr="006119FB">
        <w:t xml:space="preserve"> outfall (UML class diagram</w:t>
      </w:r>
      <w:r>
        <w:t>)</w:t>
      </w:r>
      <w:bookmarkEnd w:id="190"/>
    </w:p>
    <w:p w14:paraId="6164EF85" w14:textId="7C2FE424" w:rsidR="00C20518" w:rsidRDefault="00C20518" w:rsidP="009E4992">
      <w:pPr>
        <w:pStyle w:val="OGCFigure"/>
      </w:pPr>
    </w:p>
    <w:p w14:paraId="2670A341" w14:textId="25EFB8BB" w:rsidR="007004D7" w:rsidRDefault="007004D7" w:rsidP="00450C77">
      <w:pPr>
        <w:pStyle w:val="StandardWeb"/>
        <w:jc w:val="both"/>
        <w:rPr>
          <w:lang w:val="en-US"/>
        </w:rPr>
      </w:pPr>
      <w:r w:rsidRPr="008E510D">
        <w:rPr>
          <w:lang w:val="en-US"/>
        </w:rPr>
        <w:t xml:space="preserve">The </w:t>
      </w:r>
      <w:proofErr w:type="spellStart"/>
      <w:r w:rsidRPr="008E510D">
        <w:rPr>
          <w:lang w:val="en-US"/>
        </w:rPr>
        <w:t>HY_Reservoir</w:t>
      </w:r>
      <w:proofErr w:type="spellEnd"/>
      <w:r w:rsidRPr="008E510D">
        <w:rPr>
          <w:lang w:val="en-US"/>
        </w:rPr>
        <w:t xml:space="preserve"> feature type describes the water body, either natural or man-made, used for storage, regulation and control of water resources. The reservoir concept refers to a volume of water managed in zones between operating levels. </w:t>
      </w:r>
      <w:proofErr w:type="spellStart"/>
      <w:r w:rsidRPr="008E510D">
        <w:rPr>
          <w:lang w:val="en-US"/>
        </w:rPr>
        <w:t>HY_Reservoir</w:t>
      </w:r>
      <w:proofErr w:type="spellEnd"/>
      <w:r w:rsidRPr="008E510D">
        <w:rPr>
          <w:lang w:val="en-US"/>
        </w:rPr>
        <w:t xml:space="preserve"> associates to a reservoir the </w:t>
      </w:r>
      <w:proofErr w:type="spellStart"/>
      <w:r w:rsidRPr="008E510D">
        <w:rPr>
          <w:rStyle w:val="Hervorhebung"/>
          <w:lang w:val="en-US"/>
        </w:rPr>
        <w:t>storedWaterBody</w:t>
      </w:r>
      <w:proofErr w:type="spellEnd"/>
      <w:r w:rsidRPr="008E510D">
        <w:rPr>
          <w:lang w:val="en-US"/>
        </w:rPr>
        <w:t xml:space="preserve"> and a </w:t>
      </w:r>
      <w:proofErr w:type="spellStart"/>
      <w:r w:rsidRPr="008E510D">
        <w:rPr>
          <w:rStyle w:val="Hervorhebung"/>
          <w:lang w:val="en-US"/>
        </w:rPr>
        <w:t>reservoirZone</w:t>
      </w:r>
      <w:proofErr w:type="spellEnd"/>
      <w:r w:rsidRPr="008E510D">
        <w:rPr>
          <w:lang w:val="en-US"/>
        </w:rPr>
        <w:t xml:space="preserve">. </w:t>
      </w:r>
    </w:p>
    <w:p w14:paraId="2815BA75" w14:textId="6DF58C6B" w:rsidR="00972EC5" w:rsidRDefault="00972EC5" w:rsidP="00972EC5">
      <w:pPr>
        <w:pStyle w:val="StandardWeb"/>
        <w:jc w:val="both"/>
        <w:rPr>
          <w:lang w:val="en-US"/>
        </w:rPr>
      </w:pPr>
      <w:proofErr w:type="spellStart"/>
      <w:r>
        <w:rPr>
          <w:rStyle w:val="Fett"/>
          <w:lang w:val="en-US"/>
        </w:rPr>
        <w:t>stored</w:t>
      </w:r>
      <w:r w:rsidRPr="008E510D">
        <w:rPr>
          <w:rStyle w:val="Fett"/>
          <w:lang w:val="en-US"/>
        </w:rPr>
        <w:t>WaterBody</w:t>
      </w:r>
      <w:proofErr w:type="spellEnd"/>
      <w:r w:rsidRPr="008E510D">
        <w:rPr>
          <w:lang w:val="en-US"/>
        </w:rPr>
        <w:t xml:space="preserve"> </w:t>
      </w:r>
      <w:r>
        <w:rPr>
          <w:lang w:val="en-US"/>
        </w:rPr>
        <w:t>(</w:t>
      </w:r>
      <w:r w:rsidRPr="008E510D">
        <w:rPr>
          <w:lang w:val="en-US"/>
        </w:rPr>
        <w:t>associations</w:t>
      </w:r>
      <w:r>
        <w:rPr>
          <w:lang w:val="en-US"/>
        </w:rPr>
        <w:t>):</w:t>
      </w:r>
    </w:p>
    <w:p w14:paraId="26BEEFBC" w14:textId="77777777" w:rsidR="00A771F5" w:rsidRDefault="00972EC5" w:rsidP="00972EC5">
      <w:pPr>
        <w:pStyle w:val="StandardWeb"/>
        <w:jc w:val="both"/>
        <w:rPr>
          <w:lang w:val="en-US"/>
        </w:rPr>
      </w:pPr>
      <w:r>
        <w:rPr>
          <w:lang w:val="en-US"/>
        </w:rPr>
        <w:t>identifies</w:t>
      </w:r>
      <w:r w:rsidRPr="008E510D">
        <w:rPr>
          <w:lang w:val="en-US"/>
        </w:rPr>
        <w:t xml:space="preserve"> </w:t>
      </w:r>
      <w:r w:rsidR="00A771F5">
        <w:rPr>
          <w:lang w:val="en-US"/>
        </w:rPr>
        <w:t>the</w:t>
      </w:r>
      <w:r w:rsidRPr="008E510D">
        <w:rPr>
          <w:lang w:val="en-US"/>
        </w:rPr>
        <w:t xml:space="preserve"> </w:t>
      </w:r>
      <w:r w:rsidR="00A771F5" w:rsidRPr="00A771F5">
        <w:rPr>
          <w:lang w:val="en-US"/>
        </w:rPr>
        <w:t>network water body that specifies the connectivity of the storage reservoir in the hydrographic network.</w:t>
      </w:r>
    </w:p>
    <w:p w14:paraId="40A92A4C" w14:textId="05FFCEE0" w:rsidR="00972EC5" w:rsidRDefault="00972EC5" w:rsidP="00972EC5">
      <w:pPr>
        <w:pStyle w:val="StandardWeb"/>
        <w:jc w:val="both"/>
        <w:rPr>
          <w:lang w:val="en-US"/>
        </w:rPr>
      </w:pPr>
      <w:proofErr w:type="spellStart"/>
      <w:r>
        <w:rPr>
          <w:rStyle w:val="Fett"/>
          <w:lang w:val="en-US"/>
        </w:rPr>
        <w:lastRenderedPageBreak/>
        <w:t>reservoirZone</w:t>
      </w:r>
      <w:proofErr w:type="spellEnd"/>
      <w:r w:rsidRPr="008E510D">
        <w:rPr>
          <w:lang w:val="en-US"/>
        </w:rPr>
        <w:t xml:space="preserve"> </w:t>
      </w:r>
      <w:r>
        <w:rPr>
          <w:lang w:val="en-US"/>
        </w:rPr>
        <w:t>(</w:t>
      </w:r>
      <w:r w:rsidRPr="008E510D">
        <w:rPr>
          <w:lang w:val="en-US"/>
        </w:rPr>
        <w:t>association</w:t>
      </w:r>
      <w:r>
        <w:rPr>
          <w:lang w:val="en-US"/>
        </w:rPr>
        <w:t>):</w:t>
      </w:r>
    </w:p>
    <w:p w14:paraId="788EA82F" w14:textId="29EEFD28" w:rsidR="00972EC5" w:rsidRPr="008E510D" w:rsidRDefault="00972EC5" w:rsidP="00450C77">
      <w:pPr>
        <w:pStyle w:val="StandardWeb"/>
        <w:jc w:val="both"/>
        <w:rPr>
          <w:lang w:val="en-US"/>
        </w:rPr>
      </w:pPr>
      <w:r>
        <w:rPr>
          <w:lang w:val="en-US"/>
        </w:rPr>
        <w:t xml:space="preserve">identifies </w:t>
      </w:r>
      <w:r w:rsidR="00A771F5">
        <w:rPr>
          <w:lang w:val="en-US"/>
        </w:rPr>
        <w:t>the</w:t>
      </w:r>
      <w:r w:rsidRPr="008E510D">
        <w:rPr>
          <w:lang w:val="en-US"/>
        </w:rPr>
        <w:t xml:space="preserve"> </w:t>
      </w:r>
      <w:r w:rsidR="00A771F5">
        <w:rPr>
          <w:lang w:val="en-US"/>
        </w:rPr>
        <w:t>water body stratum</w:t>
      </w:r>
      <w:r w:rsidR="00A771F5" w:rsidRPr="00A771F5">
        <w:rPr>
          <w:lang w:val="en-US"/>
        </w:rPr>
        <w:t xml:space="preserve"> </w:t>
      </w:r>
      <w:r w:rsidR="00A771F5">
        <w:rPr>
          <w:lang w:val="en-US"/>
        </w:rPr>
        <w:t>used for storage, for example</w:t>
      </w:r>
      <w:r w:rsidR="00A771F5" w:rsidRPr="00A771F5">
        <w:rPr>
          <w:lang w:val="en-US"/>
        </w:rPr>
        <w:t xml:space="preserve"> </w:t>
      </w:r>
      <w:r w:rsidR="00A771F5">
        <w:rPr>
          <w:lang w:val="en-US"/>
        </w:rPr>
        <w:t xml:space="preserve">a </w:t>
      </w:r>
      <w:r w:rsidR="00A771F5" w:rsidRPr="00A771F5">
        <w:rPr>
          <w:lang w:val="en-US"/>
        </w:rPr>
        <w:t xml:space="preserve">management zone, </w:t>
      </w:r>
      <w:r w:rsidR="00A771F5">
        <w:rPr>
          <w:lang w:val="en-US"/>
        </w:rPr>
        <w:t xml:space="preserve">or </w:t>
      </w:r>
      <w:r w:rsidR="00A771F5" w:rsidRPr="00A771F5">
        <w:rPr>
          <w:lang w:val="en-US"/>
        </w:rPr>
        <w:t>flood control zone</w:t>
      </w:r>
      <w:r w:rsidRPr="008E510D">
        <w:rPr>
          <w:lang w:val="en-US"/>
        </w:rPr>
        <w:t>.</w:t>
      </w:r>
    </w:p>
    <w:p w14:paraId="4FB08BB5" w14:textId="6089A65C" w:rsidR="007004D7" w:rsidRPr="008E510D" w:rsidRDefault="007004D7" w:rsidP="00450C77">
      <w:pPr>
        <w:pStyle w:val="berschrift2"/>
        <w:jc w:val="both"/>
      </w:pPr>
      <w:bookmarkStart w:id="191" w:name="_Toc458775757"/>
      <w:bookmarkStart w:id="192" w:name="_Toc464110996"/>
      <w:r w:rsidRPr="008E510D">
        <w:t>The Hydrometric Network application schema</w:t>
      </w:r>
      <w:bookmarkEnd w:id="191"/>
      <w:bookmarkEnd w:id="192"/>
    </w:p>
    <w:p w14:paraId="343269D0" w14:textId="7F11A61F" w:rsidR="007366B6" w:rsidRDefault="00733152" w:rsidP="00733152">
      <w:pPr>
        <w:jc w:val="both"/>
      </w:pPr>
      <w:r w:rsidRPr="00B149B7">
        <w:t>The</w:t>
      </w:r>
      <w:r>
        <w:t xml:space="preserve"> general requirements </w:t>
      </w:r>
      <w:r w:rsidRPr="00FA576C">
        <w:rPr>
          <w:color w:val="0000FF"/>
          <w:u w:val="single"/>
        </w:rPr>
        <w:fldChar w:fldCharType="begin"/>
      </w:r>
      <w:r w:rsidRPr="00FA576C">
        <w:rPr>
          <w:color w:val="0000FF"/>
          <w:u w:val="single"/>
        </w:rPr>
        <w:instrText xml:space="preserve"> REF mapping \h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/mapping</w:t>
      </w:r>
      <w:r w:rsidRPr="00FA576C">
        <w:rPr>
          <w:color w:val="0000FF"/>
          <w:u w:val="single"/>
        </w:rPr>
        <w:fldChar w:fldCharType="end"/>
      </w:r>
      <w:r>
        <w:rPr>
          <w:color w:val="0000FF"/>
          <w:u w:val="single"/>
        </w:rPr>
        <w:t xml:space="preserve"> </w:t>
      </w:r>
      <w:r w:rsidRPr="00B149B7">
        <w:t xml:space="preserve">and </w:t>
      </w:r>
      <w:r w:rsidRPr="00FA576C">
        <w:rPr>
          <w:color w:val="0000FF"/>
          <w:u w:val="single"/>
        </w:rPr>
        <w:fldChar w:fldCharType="begin"/>
      </w:r>
      <w:r w:rsidRPr="00FA576C">
        <w:rPr>
          <w:color w:val="0000FF"/>
          <w:u w:val="single"/>
        </w:rPr>
        <w:instrText xml:space="preserve"> REF identifiers \h </w:instrText>
      </w:r>
      <w:r>
        <w:rPr>
          <w:color w:val="0000FF"/>
          <w:u w:val="single"/>
        </w:rPr>
        <w:instrText xml:space="preserve"> \* MERGEFORMAT </w:instrText>
      </w:r>
      <w:r w:rsidRPr="00FA576C">
        <w:rPr>
          <w:color w:val="0000FF"/>
          <w:u w:val="single"/>
        </w:rPr>
      </w:r>
      <w:r w:rsidRPr="00FA576C">
        <w:rPr>
          <w:color w:val="0000FF"/>
          <w:u w:val="single"/>
        </w:rPr>
        <w:fldChar w:fldCharType="separate"/>
      </w:r>
      <w:r w:rsidRPr="00FA576C">
        <w:rPr>
          <w:color w:val="0000FF"/>
          <w:u w:val="single"/>
        </w:rPr>
        <w:t>/</w:t>
      </w:r>
      <w:proofErr w:type="spellStart"/>
      <w:r w:rsidRPr="00FA576C">
        <w:rPr>
          <w:color w:val="0000FF"/>
          <w:u w:val="single"/>
        </w:rPr>
        <w:t>req</w:t>
      </w:r>
      <w:proofErr w:type="spellEnd"/>
      <w:r w:rsidRPr="00FA576C">
        <w:rPr>
          <w:color w:val="0000FF"/>
          <w:u w:val="single"/>
        </w:rPr>
        <w:t>/</w:t>
      </w:r>
      <w:proofErr w:type="spellStart"/>
      <w:r w:rsidRPr="00FA576C">
        <w:rPr>
          <w:color w:val="0000FF"/>
          <w:u w:val="single"/>
        </w:rPr>
        <w:t>hy_features_conceptual_model</w:t>
      </w:r>
      <w:proofErr w:type="spellEnd"/>
      <w:r w:rsidRPr="00FA576C">
        <w:rPr>
          <w:color w:val="0000FF"/>
          <w:u w:val="single"/>
        </w:rPr>
        <w:t>/identifiers</w:t>
      </w:r>
      <w:r w:rsidRPr="00FA576C">
        <w:rPr>
          <w:color w:val="0000FF"/>
          <w:u w:val="single"/>
        </w:rPr>
        <w:fldChar w:fldCharType="end"/>
      </w:r>
      <w:r w:rsidRPr="00B149B7">
        <w:t xml:space="preserve"> defined in clause</w:t>
      </w:r>
      <w:r>
        <w:t>s</w:t>
      </w:r>
      <w:r w:rsidRPr="00B149B7">
        <w:t xml:space="preserve"> </w:t>
      </w:r>
      <w:r w:rsidRPr="00B149B7">
        <w:fldChar w:fldCharType="begin"/>
      </w:r>
      <w:r w:rsidRPr="00B149B7">
        <w:instrText xml:space="preserve"> REF _Ref462332916 \r \h </w:instrText>
      </w:r>
      <w:r>
        <w:instrText xml:space="preserve"> \* MERGEFORMAT </w:instrText>
      </w:r>
      <w:r w:rsidRPr="00B149B7">
        <w:fldChar w:fldCharType="separate"/>
      </w:r>
      <w:r w:rsidR="001B5AD0">
        <w:t>7.2</w:t>
      </w:r>
      <w:r w:rsidRPr="00B149B7">
        <w:fldChar w:fldCharType="end"/>
      </w:r>
      <w:r w:rsidRPr="00B149B7">
        <w:t xml:space="preserve"> and </w:t>
      </w:r>
      <w:r w:rsidRPr="00B149B7">
        <w:fldChar w:fldCharType="begin"/>
      </w:r>
      <w:r w:rsidRPr="00B149B7">
        <w:instrText xml:space="preserve"> REF _Ref462332936 \r \h </w:instrText>
      </w:r>
      <w:r>
        <w:instrText xml:space="preserve"> \* MERGEFORMAT </w:instrText>
      </w:r>
      <w:r w:rsidRPr="00B149B7">
        <w:fldChar w:fldCharType="separate"/>
      </w:r>
      <w:r w:rsidR="001B5AD0">
        <w:t>7.3</w:t>
      </w:r>
      <w:r w:rsidRPr="00B149B7">
        <w:fldChar w:fldCharType="end"/>
      </w:r>
      <w:r w:rsidRPr="00B149B7">
        <w:t xml:space="preserve">of this standard apply to all feature types (UML classes) defined in the </w:t>
      </w:r>
      <w:r>
        <w:t>Hydrometric Network</w:t>
      </w:r>
      <w:r w:rsidRPr="00B149B7">
        <w:t xml:space="preserve"> </w:t>
      </w:r>
      <w:r>
        <w:t>application schema</w:t>
      </w:r>
      <w:r w:rsidR="00485264">
        <w:t>.</w:t>
      </w:r>
    </w:p>
    <w:p w14:paraId="5781CF3B" w14:textId="04C83D51" w:rsidR="002228F1" w:rsidRDefault="007004D7" w:rsidP="00450C77">
      <w:pPr>
        <w:pStyle w:val="StandardWeb"/>
        <w:jc w:val="both"/>
        <w:rPr>
          <w:lang w:val="en-US"/>
        </w:rPr>
      </w:pPr>
      <w:r w:rsidRPr="008E510D">
        <w:rPr>
          <w:lang w:val="en-US"/>
        </w:rPr>
        <w:t xml:space="preserve">The Hydrometric Network </w:t>
      </w:r>
      <w:r w:rsidR="00750451">
        <w:rPr>
          <w:lang w:val="en-US"/>
        </w:rPr>
        <w:t xml:space="preserve">application </w:t>
      </w:r>
      <w:r w:rsidRPr="008E510D">
        <w:rPr>
          <w:lang w:val="en-US"/>
        </w:rPr>
        <w:t>schema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defines a logical model to take into account a network of hydrometric stations as a specific realization of the catchment in the perspective of hydrologic observation, without the detail of an observation strategy. </w:t>
      </w:r>
    </w:p>
    <w:p w14:paraId="42EC8615" w14:textId="10E50DD7" w:rsidR="007004D7" w:rsidRPr="008E510D" w:rsidRDefault="007004D7" w:rsidP="00450C77">
      <w:pPr>
        <w:pStyle w:val="StandardWeb"/>
        <w:jc w:val="both"/>
        <w:rPr>
          <w:lang w:val="en-US"/>
        </w:rPr>
      </w:pPr>
      <w:r w:rsidRPr="008E510D">
        <w:rPr>
          <w:lang w:val="en-US"/>
        </w:rPr>
        <w:t xml:space="preserve">The Hydrometric Network </w:t>
      </w:r>
      <w:r w:rsidR="007526FB">
        <w:rPr>
          <w:lang w:val="en-US"/>
        </w:rPr>
        <w:t xml:space="preserve">model </w:t>
      </w:r>
      <w:r w:rsidRPr="008E510D">
        <w:rPr>
          <w:lang w:val="en-US"/>
        </w:rPr>
        <w:t xml:space="preserve">specifies the concepts defined in the Hydro Feature </w:t>
      </w:r>
      <w:r w:rsidR="002228F1">
        <w:rPr>
          <w:lang w:val="en-US"/>
        </w:rPr>
        <w:t>core model</w:t>
      </w:r>
      <w:r w:rsidRPr="008E510D">
        <w:rPr>
          <w:lang w:val="en-US"/>
        </w:rPr>
        <w:t xml:space="preserve"> (</w:t>
      </w:r>
      <w:r w:rsidR="00874BCD">
        <w:rPr>
          <w:lang w:val="en-US"/>
        </w:rPr>
        <w:fldChar w:fldCharType="begin"/>
      </w:r>
      <w:r w:rsidR="00874BCD">
        <w:rPr>
          <w:lang w:val="en-US"/>
        </w:rPr>
        <w:instrText xml:space="preserve"> REF _Ref458785979 \h </w:instrText>
      </w:r>
      <w:r w:rsidR="00874BCD">
        <w:rPr>
          <w:lang w:val="en-US"/>
        </w:rPr>
      </w:r>
      <w:r w:rsidR="00874BCD">
        <w:rPr>
          <w:lang w:val="en-US"/>
        </w:rPr>
        <w:fldChar w:fldCharType="separate"/>
      </w:r>
      <w:r w:rsidR="00874BCD" w:rsidRPr="008E510D">
        <w:t xml:space="preserve">Figure </w:t>
      </w:r>
      <w:r w:rsidR="00874BCD">
        <w:rPr>
          <w:noProof/>
        </w:rPr>
        <w:t>42</w:t>
      </w:r>
      <w:r w:rsidR="00874BCD">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D03383">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3E50BA89" w:rsidR="007004D7" w:rsidRPr="008E510D" w:rsidRDefault="007004D7" w:rsidP="006D2CB5">
      <w:pPr>
        <w:pStyle w:val="OGCFigure"/>
      </w:pPr>
      <w:bookmarkStart w:id="193" w:name="_Ref458785979"/>
      <w:bookmarkStart w:id="194" w:name="_Toc464111067"/>
      <w:r w:rsidRPr="008E510D">
        <w:t xml:space="preserve">Figure </w:t>
      </w:r>
      <w:r w:rsidR="006B301F">
        <w:fldChar w:fldCharType="begin"/>
      </w:r>
      <w:r w:rsidR="006B301F">
        <w:instrText xml:space="preserve"> SEQ Figure \* ARABIC </w:instrText>
      </w:r>
      <w:r w:rsidR="006B301F">
        <w:fldChar w:fldCharType="separate"/>
      </w:r>
      <w:r w:rsidR="00F30A25">
        <w:rPr>
          <w:noProof/>
        </w:rPr>
        <w:t>42</w:t>
      </w:r>
      <w:r w:rsidR="006B301F">
        <w:rPr>
          <w:noProof/>
        </w:rPr>
        <w:fldChar w:fldCharType="end"/>
      </w:r>
      <w:bookmarkEnd w:id="193"/>
      <w:r w:rsidRPr="008E510D">
        <w:t>: Hydrometric Network – dependencies</w:t>
      </w:r>
      <w:bookmarkEnd w:id="194"/>
    </w:p>
    <w:p w14:paraId="57C4667D" w14:textId="099AD897" w:rsidR="007004D7" w:rsidRDefault="007004D7" w:rsidP="00450C77">
      <w:pPr>
        <w:jc w:val="both"/>
      </w:pPr>
      <w:r w:rsidRPr="008E510D">
        <w:t xml:space="preserve">The hydrometric network model introduces the concept of a 'position on river' which allows an hydrologic station, even free from position, to be the realization of the logical outfall. This supports to establish upstream-downstream relationships between </w:t>
      </w:r>
      <w:r w:rsidRPr="008E510D">
        <w:lastRenderedPageBreak/>
        <w:t>hydrometric features, to assign a position relative to a 'fixed' outfall, or to place a feature of interest relative to the hydrometric station.</w:t>
      </w:r>
    </w:p>
    <w:p w14:paraId="50297359" w14:textId="77777777" w:rsidR="00711659" w:rsidRDefault="00711659" w:rsidP="00711659">
      <w:pPr>
        <w:pStyle w:val="OGCFigure"/>
      </w:pPr>
      <w:r>
        <w:rPr>
          <w:noProof/>
        </w:rPr>
        <w:drawing>
          <wp:inline distT="0" distB="0" distL="0" distR="0" wp14:anchorId="2B22E5E6" wp14:editId="7C5BF8B3">
            <wp:extent cx="5486400" cy="5046079"/>
            <wp:effectExtent l="0" t="0" r="0" b="2540"/>
            <wp:docPr id="83" name="Grafik 83" descr="D:\Users\Dornblut\OGC_HYF_SWG\hlphtml\EARoot\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Users\Dornblut\OGC_HYF_SWG\hlphtml\EARoot\EA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5046079"/>
                    </a:xfrm>
                    <a:prstGeom prst="rect">
                      <a:avLst/>
                    </a:prstGeom>
                    <a:noFill/>
                    <a:ln>
                      <a:noFill/>
                    </a:ln>
                  </pic:spPr>
                </pic:pic>
              </a:graphicData>
            </a:graphic>
          </wp:inline>
        </w:drawing>
      </w:r>
    </w:p>
    <w:p w14:paraId="161A26F9" w14:textId="3A10F3E9" w:rsidR="00711659" w:rsidRPr="008E510D" w:rsidRDefault="00711659" w:rsidP="00711659">
      <w:pPr>
        <w:pStyle w:val="OGCFigure"/>
      </w:pPr>
      <w:bookmarkStart w:id="195" w:name="_Ref462910763"/>
      <w:bookmarkStart w:id="196" w:name="_Toc464111068"/>
      <w:r>
        <w:t xml:space="preserve">Figure </w:t>
      </w:r>
      <w:r w:rsidR="006B301F">
        <w:fldChar w:fldCharType="begin"/>
      </w:r>
      <w:r w:rsidR="006B301F">
        <w:instrText xml:space="preserve"> SEQ Figure \* ARABIC </w:instrText>
      </w:r>
      <w:r w:rsidR="006B301F">
        <w:fldChar w:fldCharType="separate"/>
      </w:r>
      <w:r w:rsidR="00F30A25">
        <w:rPr>
          <w:noProof/>
        </w:rPr>
        <w:t>43</w:t>
      </w:r>
      <w:r w:rsidR="006B301F">
        <w:rPr>
          <w:noProof/>
        </w:rPr>
        <w:fldChar w:fldCharType="end"/>
      </w:r>
      <w:bookmarkEnd w:id="195"/>
      <w:r>
        <w:t xml:space="preserve">: </w:t>
      </w:r>
      <w:r w:rsidRPr="008E510D">
        <w:t xml:space="preserve">Hydrometric network </w:t>
      </w:r>
      <w:r>
        <w:t>and hydrometric feature realizing catchment</w:t>
      </w:r>
      <w:r w:rsidRPr="008E510D">
        <w:t xml:space="preserve"> </w:t>
      </w:r>
      <w:r>
        <w:t xml:space="preserve">and outfall </w:t>
      </w:r>
      <w:r w:rsidRPr="008E510D">
        <w:t>(UML class diagram)</w:t>
      </w:r>
      <w:bookmarkEnd w:id="196"/>
    </w:p>
    <w:p w14:paraId="52E9804A" w14:textId="22C266EE" w:rsidR="00711659" w:rsidRDefault="00711659" w:rsidP="009E4992">
      <w:pPr>
        <w:pStyle w:val="OGCFigure"/>
      </w:pPr>
    </w:p>
    <w:p w14:paraId="467A00B3" w14:textId="5179B243" w:rsidR="007526FB" w:rsidRDefault="007526FB" w:rsidP="00485264">
      <w:pPr>
        <w:pStyle w:val="berschrift3"/>
      </w:pPr>
      <w:bookmarkStart w:id="197" w:name="_Toc464110997"/>
      <w:r>
        <w:t>Hydrometric Network</w:t>
      </w:r>
      <w:bookmarkEnd w:id="197"/>
    </w:p>
    <w:p w14:paraId="4ABAF4C9" w14:textId="57E6F2FA" w:rsidR="00DE0459" w:rsidRDefault="007004D7" w:rsidP="00911946">
      <w:pPr>
        <w:pStyle w:val="StandardWeb"/>
        <w:jc w:val="both"/>
        <w:rPr>
          <w:lang w:val="en-US"/>
        </w:rPr>
      </w:pPr>
      <w:r w:rsidRPr="008E510D">
        <w:rPr>
          <w:lang w:val="en-US"/>
        </w:rPr>
        <w:t xml:space="preserve">The HY_HydrometricNetwork feature type specializes the </w:t>
      </w:r>
      <w:proofErr w:type="spellStart"/>
      <w:r w:rsidRPr="008E510D">
        <w:rPr>
          <w:lang w:val="en-US"/>
        </w:rPr>
        <w:t>HY_HydroNetwork</w:t>
      </w:r>
      <w:proofErr w:type="spellEnd"/>
      <w:r w:rsidRPr="008E510D">
        <w:rPr>
          <w:lang w:val="en-US"/>
        </w:rPr>
        <w:t xml:space="preserve"> realization specif</w:t>
      </w:r>
      <w:r w:rsidR="00750451">
        <w:rPr>
          <w:lang w:val="en-US"/>
        </w:rPr>
        <w:t>ic</w:t>
      </w:r>
      <w:r w:rsidRPr="008E510D">
        <w:rPr>
          <w:lang w:val="en-US"/>
        </w:rPr>
        <w:t>ally as an aggregate of hydrometric features. HY_</w:t>
      </w:r>
      <w:r w:rsidR="00750451" w:rsidRPr="008E510D">
        <w:rPr>
          <w:lang w:val="en-US"/>
        </w:rPr>
        <w:t>Hydro</w:t>
      </w:r>
      <w:r w:rsidR="00750451">
        <w:rPr>
          <w:lang w:val="en-US"/>
        </w:rPr>
        <w:t>metric</w:t>
      </w:r>
      <w:r w:rsidR="00750451" w:rsidRPr="008E510D">
        <w:rPr>
          <w:lang w:val="en-US"/>
        </w:rPr>
        <w:t xml:space="preserve">Network </w:t>
      </w:r>
      <w:r w:rsidRPr="008E510D">
        <w:rPr>
          <w:lang w:val="en-US"/>
        </w:rPr>
        <w:t xml:space="preserve">inherits </w:t>
      </w:r>
      <w:r w:rsidR="002228F1">
        <w:rPr>
          <w:lang w:val="en-US"/>
        </w:rPr>
        <w:t>through</w:t>
      </w:r>
      <w:r w:rsidR="002228F1" w:rsidRPr="008E510D">
        <w:rPr>
          <w:lang w:val="en-US"/>
        </w:rPr>
        <w:t xml:space="preserve"> </w:t>
      </w:r>
      <w:r w:rsidRPr="008E510D">
        <w:rPr>
          <w:lang w:val="en-US"/>
        </w:rPr>
        <w:t xml:space="preserve">generalization the </w:t>
      </w:r>
      <w:proofErr w:type="spellStart"/>
      <w:r w:rsidR="002C3C8A">
        <w:rPr>
          <w:rStyle w:val="Hervorhebung"/>
          <w:lang w:val="en-US"/>
        </w:rPr>
        <w:t>realized</w:t>
      </w:r>
      <w:r w:rsidRPr="008E510D">
        <w:rPr>
          <w:rStyle w:val="Hervorhebung"/>
          <w:lang w:val="en-US"/>
        </w:rPr>
        <w:t>Catchment</w:t>
      </w:r>
      <w:proofErr w:type="spellEnd"/>
      <w:r w:rsidRPr="008E510D">
        <w:rPr>
          <w:lang w:val="en-US"/>
        </w:rPr>
        <w:t xml:space="preserve">, </w:t>
      </w:r>
      <w:r w:rsidRPr="008E510D">
        <w:rPr>
          <w:rStyle w:val="Hervorhebung"/>
          <w:lang w:val="en-US"/>
        </w:rPr>
        <w:t>flowpath</w:t>
      </w:r>
      <w:r w:rsidR="002228F1">
        <w:rPr>
          <w:rStyle w:val="Hervorhebung"/>
          <w:lang w:val="en-US"/>
        </w:rPr>
        <w:t>,</w:t>
      </w:r>
      <w:r w:rsidRPr="008E510D">
        <w:rPr>
          <w:lang w:val="en-US"/>
        </w:rPr>
        <w:t xml:space="preserve"> </w:t>
      </w:r>
      <w:proofErr w:type="spellStart"/>
      <w:r w:rsidRPr="008E510D">
        <w:rPr>
          <w:rStyle w:val="Hervorhebung"/>
          <w:lang w:val="en-US"/>
        </w:rPr>
        <w:t>waterEdge</w:t>
      </w:r>
      <w:proofErr w:type="spellEnd"/>
      <w:r w:rsidRPr="008E510D">
        <w:rPr>
          <w:lang w:val="en-US"/>
        </w:rPr>
        <w:t xml:space="preserve">, </w:t>
      </w:r>
      <w:proofErr w:type="spellStart"/>
      <w:r w:rsidRPr="008E510D">
        <w:rPr>
          <w:rStyle w:val="Hervorhebung"/>
          <w:lang w:val="en-US"/>
        </w:rPr>
        <w:t>catchmentBoundary</w:t>
      </w:r>
      <w:proofErr w:type="spellEnd"/>
      <w:r w:rsidRPr="008E510D">
        <w:rPr>
          <w:lang w:val="en-US"/>
        </w:rPr>
        <w:t xml:space="preserve"> and </w:t>
      </w:r>
      <w:proofErr w:type="spellStart"/>
      <w:r w:rsidRPr="008E510D">
        <w:rPr>
          <w:rStyle w:val="Hervorhebung"/>
          <w:lang w:val="en-US"/>
        </w:rPr>
        <w:t>catchmentArea</w:t>
      </w:r>
      <w:proofErr w:type="spellEnd"/>
      <w:r w:rsidRPr="008E510D">
        <w:rPr>
          <w:lang w:val="en-US"/>
        </w:rPr>
        <w:t xml:space="preserve"> associations</w:t>
      </w:r>
      <w:r w:rsidR="00DE0459">
        <w:rPr>
          <w:lang w:val="en-US"/>
        </w:rPr>
        <w:t xml:space="preserve">, and associates a </w:t>
      </w:r>
      <w:proofErr w:type="spellStart"/>
      <w:r w:rsidR="00DE0459" w:rsidRPr="00DE0459">
        <w:rPr>
          <w:i/>
          <w:lang w:val="en-US"/>
        </w:rPr>
        <w:t>networkStation</w:t>
      </w:r>
      <w:proofErr w:type="spellEnd"/>
      <w:r w:rsidRPr="008E510D">
        <w:rPr>
          <w:lang w:val="en-US"/>
        </w:rPr>
        <w:t xml:space="preserve">. </w:t>
      </w:r>
      <w:r w:rsidR="00DE0459" w:rsidRPr="008E510D">
        <w:rPr>
          <w:lang w:val="en-US"/>
        </w:rPr>
        <w:t xml:space="preserve">An </w:t>
      </w:r>
      <w:r w:rsidR="00DE0459" w:rsidRPr="008E510D">
        <w:rPr>
          <w:rStyle w:val="Hervorhebung"/>
          <w:lang w:val="en-US"/>
        </w:rPr>
        <w:t>outflow</w:t>
      </w:r>
      <w:r w:rsidR="00DE0459">
        <w:rPr>
          <w:rStyle w:val="Hervorhebung"/>
          <w:lang w:val="en-US"/>
        </w:rPr>
        <w:t>-</w:t>
      </w:r>
      <w:r w:rsidR="00DE0459" w:rsidRPr="008E510D">
        <w:rPr>
          <w:rStyle w:val="Hervorhebung"/>
          <w:lang w:val="en-US"/>
        </w:rPr>
        <w:t>at</w:t>
      </w:r>
      <w:r w:rsidR="00DE0459">
        <w:rPr>
          <w:rStyle w:val="Hervorhebung"/>
          <w:lang w:val="en-US"/>
        </w:rPr>
        <w:t>-station</w:t>
      </w:r>
      <w:r w:rsidR="00DE0459" w:rsidRPr="008E510D">
        <w:rPr>
          <w:lang w:val="en-US"/>
        </w:rPr>
        <w:t xml:space="preserve"> constraint</w:t>
      </w:r>
      <w:r w:rsidR="00DE0459">
        <w:rPr>
          <w:lang w:val="en-US"/>
        </w:rPr>
        <w:t xml:space="preserve"> emphasizes the recognition of a monitoring station as </w:t>
      </w:r>
      <w:r w:rsidR="00DE0459" w:rsidRPr="008E510D">
        <w:rPr>
          <w:lang w:val="en-US"/>
        </w:rPr>
        <w:t xml:space="preserve">outflow of the </w:t>
      </w:r>
      <w:r w:rsidR="00DE0459" w:rsidRPr="004438CC">
        <w:rPr>
          <w:lang w:val="en-US"/>
        </w:rPr>
        <w:t xml:space="preserve">catchment </w:t>
      </w:r>
      <w:r w:rsidR="00DE0459" w:rsidRPr="004438CC">
        <w:t>realized by hydro</w:t>
      </w:r>
      <w:r w:rsidR="00DE0459">
        <w:t>metric</w:t>
      </w:r>
      <w:r w:rsidR="00DE0459" w:rsidRPr="004438CC">
        <w:t xml:space="preserve"> network</w:t>
      </w:r>
    </w:p>
    <w:p w14:paraId="3AFB8AC5" w14:textId="09389D78" w:rsidR="00DE0459" w:rsidRDefault="00DE0459" w:rsidP="00DE0459">
      <w:pPr>
        <w:pStyle w:val="StandardWeb"/>
        <w:jc w:val="both"/>
        <w:rPr>
          <w:lang w:val="en-US"/>
        </w:rPr>
      </w:pPr>
      <w:proofErr w:type="spellStart"/>
      <w:r w:rsidRPr="008E510D">
        <w:rPr>
          <w:rStyle w:val="Fett"/>
          <w:lang w:val="en-US"/>
        </w:rPr>
        <w:t>network</w:t>
      </w:r>
      <w:r>
        <w:rPr>
          <w:rStyle w:val="Fett"/>
          <w:lang w:val="en-US"/>
        </w:rPr>
        <w:t>Station</w:t>
      </w:r>
      <w:proofErr w:type="spellEnd"/>
      <w:r w:rsidRPr="008E510D">
        <w:rPr>
          <w:lang w:val="en-US"/>
        </w:rPr>
        <w:t xml:space="preserve"> </w:t>
      </w:r>
      <w:r>
        <w:rPr>
          <w:lang w:val="en-US"/>
        </w:rPr>
        <w:t>(</w:t>
      </w:r>
      <w:r w:rsidRPr="008E510D">
        <w:rPr>
          <w:lang w:val="en-US"/>
        </w:rPr>
        <w:t>association</w:t>
      </w:r>
      <w:r>
        <w:rPr>
          <w:lang w:val="en-US"/>
        </w:rPr>
        <w:t>):</w:t>
      </w:r>
      <w:r w:rsidRPr="008E510D">
        <w:rPr>
          <w:lang w:val="en-US"/>
        </w:rPr>
        <w:t xml:space="preserve"> </w:t>
      </w:r>
    </w:p>
    <w:p w14:paraId="5F077245" w14:textId="1F0A0491" w:rsidR="00DE0459" w:rsidRDefault="00DE0459" w:rsidP="00DE0459">
      <w:pPr>
        <w:pStyle w:val="StandardWeb"/>
        <w:jc w:val="both"/>
        <w:rPr>
          <w:lang w:val="en-US"/>
        </w:rPr>
      </w:pPr>
      <w:r>
        <w:rPr>
          <w:lang w:val="en-US"/>
        </w:rPr>
        <w:lastRenderedPageBreak/>
        <w:t>hydrometric feature</w:t>
      </w:r>
      <w:r w:rsidRPr="008E510D">
        <w:rPr>
          <w:lang w:val="en-US"/>
        </w:rPr>
        <w:t xml:space="preserve"> which realizes the logical catchment either separately, or as part of the </w:t>
      </w:r>
      <w:r>
        <w:rPr>
          <w:lang w:val="en-US"/>
        </w:rPr>
        <w:t xml:space="preserve">hydrometric </w:t>
      </w:r>
      <w:r w:rsidRPr="008E510D">
        <w:rPr>
          <w:lang w:val="en-US"/>
        </w:rPr>
        <w:t>network.</w:t>
      </w:r>
      <w:r>
        <w:rPr>
          <w:lang w:val="en-US"/>
        </w:rPr>
        <w:t xml:space="preserve"> </w:t>
      </w:r>
    </w:p>
    <w:p w14:paraId="3BB7B595" w14:textId="0FD91280" w:rsidR="00DE0459" w:rsidRDefault="00DE0459" w:rsidP="00DE0459">
      <w:pPr>
        <w:pStyle w:val="StandardWeb"/>
        <w:jc w:val="both"/>
        <w:rPr>
          <w:lang w:val="en-US"/>
        </w:rPr>
      </w:pPr>
      <w:r>
        <w:rPr>
          <w:rStyle w:val="Fett"/>
          <w:lang w:val="en-US"/>
        </w:rPr>
        <w:t xml:space="preserve">outflow-at-station </w:t>
      </w:r>
      <w:r>
        <w:rPr>
          <w:lang w:val="en-US"/>
        </w:rPr>
        <w:t>(constraint):</w:t>
      </w:r>
      <w:r w:rsidRPr="008E510D">
        <w:rPr>
          <w:lang w:val="en-US"/>
        </w:rPr>
        <w:t xml:space="preserve"> </w:t>
      </w:r>
    </w:p>
    <w:p w14:paraId="11BDD9EB" w14:textId="5C3F6C3D" w:rsidR="00DE0459" w:rsidRPr="00DE0459" w:rsidRDefault="00DE0459" w:rsidP="00DE0459">
      <w:pPr>
        <w:pStyle w:val="StandardWeb"/>
        <w:jc w:val="both"/>
        <w:rPr>
          <w:lang w:val="en-US"/>
        </w:rPr>
      </w:pPr>
      <w:r>
        <w:t>defines that a monitoring station which realizes a logical outfall, should be recognized as outflow of the contributing catchment realized by the hydrometric network the station is part of.</w:t>
      </w:r>
    </w:p>
    <w:p w14:paraId="44B88902" w14:textId="766CF54E" w:rsidR="007526FB" w:rsidRDefault="007526FB" w:rsidP="00485264">
      <w:pPr>
        <w:pStyle w:val="berschrift3"/>
      </w:pPr>
      <w:bookmarkStart w:id="198" w:name="_Toc464110998"/>
      <w:r>
        <w:t>Hydrometric Feature</w:t>
      </w:r>
      <w:bookmarkEnd w:id="198"/>
    </w:p>
    <w:p w14:paraId="53D6EB41" w14:textId="3769F8D4" w:rsidR="007526FB" w:rsidRDefault="007004D7" w:rsidP="00450C77">
      <w:pPr>
        <w:pStyle w:val="StandardWeb"/>
        <w:jc w:val="both"/>
        <w:rPr>
          <w:lang w:val="en-US"/>
        </w:rPr>
      </w:pPr>
      <w:r w:rsidRPr="007526FB">
        <w:t xml:space="preserve">The </w:t>
      </w:r>
      <w:proofErr w:type="spellStart"/>
      <w:r w:rsidRPr="007526FB">
        <w:t>HY_HydrometricFeature</w:t>
      </w:r>
      <w:proofErr w:type="spellEnd"/>
      <w:r w:rsidRPr="007526FB">
        <w:t xml:space="preserve"> </w:t>
      </w:r>
      <w:r w:rsidR="007526FB" w:rsidRPr="007526FB">
        <w:t xml:space="preserve">feature type provides a concept </w:t>
      </w:r>
      <w:r w:rsidR="007526FB">
        <w:t>of a</w:t>
      </w:r>
      <w:r w:rsidR="007526FB" w:rsidRPr="007526FB">
        <w:t xml:space="preserve"> </w:t>
      </w:r>
      <w:r w:rsidR="007526FB" w:rsidRPr="00485264">
        <w:t>monitoring station at which data on water are obtained, which realizes the logical catchment either separately, or as part of the hydrometric network</w:t>
      </w:r>
      <w:r w:rsidR="001B5AD0">
        <w:t xml:space="preserve"> (</w:t>
      </w:r>
      <w:r w:rsidR="00874BCD">
        <w:fldChar w:fldCharType="begin"/>
      </w:r>
      <w:r w:rsidR="00874BCD">
        <w:instrText xml:space="preserve"> REF _Ref462910763 \h </w:instrText>
      </w:r>
      <w:r w:rsidR="00874BCD">
        <w:fldChar w:fldCharType="separate"/>
      </w:r>
      <w:r w:rsidR="00874BCD">
        <w:t xml:space="preserve">Figure </w:t>
      </w:r>
      <w:r w:rsidR="00874BCD">
        <w:rPr>
          <w:noProof/>
        </w:rPr>
        <w:t>43</w:t>
      </w:r>
      <w:r w:rsidR="00874BCD">
        <w:fldChar w:fldCharType="end"/>
      </w:r>
      <w:r w:rsidR="001B5AD0">
        <w:t>)</w:t>
      </w:r>
      <w:r w:rsidR="007526FB" w:rsidRPr="00485264">
        <w:t>.</w:t>
      </w:r>
      <w:r w:rsidR="007526FB">
        <w:t xml:space="preserve"> </w:t>
      </w:r>
      <w:proofErr w:type="spellStart"/>
      <w:r w:rsidR="007526FB">
        <w:t>HY_HydrometricFeature</w:t>
      </w:r>
      <w:proofErr w:type="spellEnd"/>
      <w:r w:rsidR="007526FB">
        <w:t xml:space="preserve"> </w:t>
      </w:r>
      <w:r w:rsidRPr="008E510D">
        <w:rPr>
          <w:lang w:val="en-US"/>
        </w:rPr>
        <w:t xml:space="preserve">associates the </w:t>
      </w:r>
      <w:proofErr w:type="spellStart"/>
      <w:r w:rsidRPr="008E510D">
        <w:rPr>
          <w:rStyle w:val="Hervorhebung"/>
          <w:lang w:val="en-US"/>
        </w:rPr>
        <w:t>hydrometricNetwork</w:t>
      </w:r>
      <w:proofErr w:type="spellEnd"/>
      <w:r w:rsidRPr="008E510D">
        <w:rPr>
          <w:lang w:val="en-US"/>
        </w:rPr>
        <w:t xml:space="preserve"> in which it participates</w:t>
      </w:r>
      <w:r w:rsidR="007526FB">
        <w:rPr>
          <w:lang w:val="en-US"/>
        </w:rPr>
        <w:t>,</w:t>
      </w:r>
      <w:r w:rsidRPr="008E510D">
        <w:rPr>
          <w:lang w:val="en-US"/>
        </w:rPr>
        <w:t xml:space="preserve"> and a </w:t>
      </w:r>
      <w:proofErr w:type="spellStart"/>
      <w:r w:rsidRPr="008E510D">
        <w:rPr>
          <w:rStyle w:val="Hervorhebung"/>
          <w:lang w:val="en-US"/>
        </w:rPr>
        <w:t>positionOnRiver</w:t>
      </w:r>
      <w:proofErr w:type="spellEnd"/>
      <w:r w:rsidRPr="008E510D">
        <w:rPr>
          <w:lang w:val="en-US"/>
        </w:rPr>
        <w:t xml:space="preserve">. </w:t>
      </w:r>
    </w:p>
    <w:p w14:paraId="7B152AA8" w14:textId="52044466" w:rsidR="007526FB" w:rsidRDefault="007004D7" w:rsidP="00450C77">
      <w:pPr>
        <w:pStyle w:val="StandardWeb"/>
        <w:jc w:val="both"/>
        <w:rPr>
          <w:lang w:val="en-US"/>
        </w:rPr>
      </w:pPr>
      <w:proofErr w:type="spellStart"/>
      <w:r w:rsidRPr="008E510D">
        <w:rPr>
          <w:rStyle w:val="Fett"/>
          <w:lang w:val="en-US"/>
        </w:rPr>
        <w:t>positionOnRiver</w:t>
      </w:r>
      <w:proofErr w:type="spellEnd"/>
      <w:r w:rsidRPr="008E510D">
        <w:rPr>
          <w:lang w:val="en-US"/>
        </w:rPr>
        <w:t xml:space="preserve"> </w:t>
      </w:r>
      <w:r w:rsidR="007526FB">
        <w:rPr>
          <w:lang w:val="en-US"/>
        </w:rPr>
        <w:t>(</w:t>
      </w:r>
      <w:r w:rsidRPr="008E510D">
        <w:rPr>
          <w:lang w:val="en-US"/>
        </w:rPr>
        <w:t>association</w:t>
      </w:r>
      <w:r w:rsidR="007526FB">
        <w:rPr>
          <w:lang w:val="en-US"/>
        </w:rPr>
        <w:t>):</w:t>
      </w:r>
    </w:p>
    <w:p w14:paraId="2BD90E90" w14:textId="5B8208EA" w:rsidR="0099570A" w:rsidRDefault="0099570A" w:rsidP="0099570A">
      <w:pPr>
        <w:pStyle w:val="StandardWeb"/>
        <w:jc w:val="both"/>
        <w:rPr>
          <w:lang w:val="en-US"/>
        </w:rPr>
      </w:pPr>
      <w:r>
        <w:rPr>
          <w:lang w:val="en-US"/>
        </w:rPr>
        <w:t>identifies the</w:t>
      </w:r>
      <w:r w:rsidRPr="008E510D">
        <w:rPr>
          <w:lang w:val="en-US"/>
        </w:rPr>
        <w:t xml:space="preserve"> </w:t>
      </w:r>
      <w:r>
        <w:rPr>
          <w:lang w:val="en-US"/>
        </w:rPr>
        <w:t>position</w:t>
      </w:r>
      <w:r w:rsidRPr="008E510D">
        <w:rPr>
          <w:lang w:val="en-US"/>
        </w:rPr>
        <w:t xml:space="preserve"> </w:t>
      </w:r>
      <w:r w:rsidRPr="0099570A">
        <w:rPr>
          <w:lang w:val="en-US"/>
        </w:rPr>
        <w:t xml:space="preserve">of the hydrometric feature </w:t>
      </w:r>
      <w:r>
        <w:rPr>
          <w:lang w:val="en-US"/>
        </w:rPr>
        <w:t>in the</w:t>
      </w:r>
      <w:r w:rsidRPr="0099570A">
        <w:rPr>
          <w:lang w:val="en-US"/>
        </w:rPr>
        <w:t xml:space="preserve"> hydrographic network </w:t>
      </w:r>
      <w:r>
        <w:rPr>
          <w:lang w:val="en-US"/>
        </w:rPr>
        <w:t>as</w:t>
      </w:r>
      <w:r w:rsidRPr="008E510D">
        <w:rPr>
          <w:lang w:val="en-US"/>
        </w:rPr>
        <w:t xml:space="preserve"> permanent reference location</w:t>
      </w:r>
      <w:r w:rsidRPr="0099570A">
        <w:rPr>
          <w:lang w:val="en-US"/>
        </w:rPr>
        <w:t xml:space="preserve"> </w:t>
      </w:r>
      <w:r w:rsidRPr="008E510D">
        <w:rPr>
          <w:lang w:val="en-US"/>
        </w:rPr>
        <w:t xml:space="preserve">which realizes the conceptual outfall of the catchment </w:t>
      </w:r>
      <w:r w:rsidR="00485264">
        <w:rPr>
          <w:lang w:val="en-US"/>
        </w:rPr>
        <w:t>corresponding to</w:t>
      </w:r>
      <w:r w:rsidRPr="008E510D">
        <w:rPr>
          <w:lang w:val="en-US"/>
        </w:rPr>
        <w:t xml:space="preserve"> the </w:t>
      </w:r>
      <w:r>
        <w:rPr>
          <w:lang w:val="en-US"/>
        </w:rPr>
        <w:t>hydrometric feature.</w:t>
      </w:r>
    </w:p>
    <w:p w14:paraId="358C889C" w14:textId="77777777" w:rsidR="0099570A" w:rsidRPr="008E510D" w:rsidRDefault="0099570A" w:rsidP="0099570A">
      <w:pPr>
        <w:pStyle w:val="StandardWeb"/>
        <w:jc w:val="both"/>
        <w:rPr>
          <w:lang w:val="en-US"/>
        </w:rPr>
      </w:pPr>
      <w:r>
        <w:rPr>
          <w:lang w:val="en-US"/>
        </w:rPr>
        <w:t xml:space="preserve">identifies </w:t>
      </w:r>
      <w:r w:rsidRPr="008E510D">
        <w:rPr>
          <w:lang w:val="en-US"/>
        </w:rPr>
        <w:t>a fixed landmark which realizes the conceptual outfall of the catchment realized by the water body</w:t>
      </w:r>
      <w:r>
        <w:rPr>
          <w:lang w:val="en-US"/>
        </w:rPr>
        <w:t xml:space="preserve"> as</w:t>
      </w:r>
      <w:r w:rsidRPr="008E510D">
        <w:rPr>
          <w:lang w:val="en-US"/>
        </w:rPr>
        <w:t xml:space="preserve"> permanent reference location.</w:t>
      </w:r>
    </w:p>
    <w:p w14:paraId="0912E94B" w14:textId="77777777" w:rsidR="0099570A" w:rsidRPr="008E510D" w:rsidRDefault="0099570A" w:rsidP="0099570A">
      <w:pPr>
        <w:pStyle w:val="StandardWeb"/>
        <w:jc w:val="both"/>
        <w:rPr>
          <w:lang w:val="en-US"/>
        </w:rPr>
      </w:pPr>
    </w:p>
    <w:p w14:paraId="250D7FF6" w14:textId="116C396E" w:rsidR="007004D7" w:rsidRPr="008E510D" w:rsidRDefault="007004D7" w:rsidP="00450C77">
      <w:pPr>
        <w:jc w:val="both"/>
        <w:rPr>
          <w:vanish/>
        </w:rPr>
      </w:pPr>
    </w:p>
    <w:p w14:paraId="0C127AC7" w14:textId="7FE3DA8B" w:rsidR="008F68A0" w:rsidRDefault="008F68A0" w:rsidP="00450C77">
      <w:pPr>
        <w:jc w:val="both"/>
        <w:sectPr w:rsidR="008F68A0" w:rsidSect="00446195">
          <w:headerReference w:type="default" r:id="rId79"/>
          <w:footerReference w:type="even" r:id="rId80"/>
          <w:footerReference w:type="default" r:id="rId81"/>
          <w:pgSz w:w="12240" w:h="15840"/>
          <w:pgMar w:top="1440" w:right="1800" w:bottom="1440" w:left="1800" w:header="720" w:footer="720" w:gutter="0"/>
          <w:pgNumType w:start="1"/>
          <w:cols w:space="720"/>
          <w:docGrid w:linePitch="360"/>
        </w:sectPr>
      </w:pPr>
    </w:p>
    <w:p w14:paraId="1C001BB8" w14:textId="24874632"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99" w:name="_Toc464110999"/>
      <w:r>
        <w:t xml:space="preserve">ANNEX A </w:t>
      </w:r>
      <w:r w:rsidR="00807D2F">
        <w:t>Conformance Class Abstract Test Suite (Normative)</w:t>
      </w:r>
      <w:bookmarkEnd w:id="199"/>
    </w:p>
    <w:p w14:paraId="3EC0005E" w14:textId="77777777" w:rsidR="00604B6C" w:rsidRDefault="00604B6C" w:rsidP="00B44DA2">
      <w:pPr>
        <w:pStyle w:val="berschrift2"/>
        <w:numPr>
          <w:ilvl w:val="0"/>
          <w:numId w:val="0"/>
        </w:numPr>
      </w:pPr>
      <w:bookmarkStart w:id="200" w:name="_Toc464111000"/>
      <w:r>
        <w:t>A.1 Introduction</w:t>
      </w:r>
      <w:bookmarkEnd w:id="200"/>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201" w:name="_Toc464111001"/>
      <w:r>
        <w:t>A.2 Conformance class: HY_HydroFeature application schema equivalence</w:t>
      </w:r>
      <w:bookmarkEnd w:id="201"/>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6B301F" w:rsidP="00882601">
            <w:pPr>
              <w:rPr>
                <w:b/>
                <w:bCs/>
              </w:rPr>
            </w:pPr>
            <w:hyperlink r:id="rId82" w:history="1">
              <w:r w:rsidR="00604B6C">
                <w:rPr>
                  <w:rStyle w:val="Hyperlink"/>
                  <w:b/>
                  <w:bCs/>
                </w:rPr>
                <w:t>/spec/hydrology/</w:t>
              </w:r>
              <w:proofErr w:type="spellStart"/>
              <w:r w:rsidR="00604B6C">
                <w:rPr>
                  <w:rStyle w:val="Hyperlink"/>
                  <w:b/>
                  <w:bCs/>
                </w:rPr>
                <w:t>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hydrofeature</w:t>
              </w:r>
              <w:proofErr w:type="spellEnd"/>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6B301F" w:rsidP="00882601">
            <w:hyperlink r:id="rId83"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namedfeature</w:t>
              </w:r>
              <w:proofErr w:type="spellEnd"/>
              <w:r w:rsidR="00604B6C">
                <w:rPr>
                  <w:rStyle w:val="Hyperlink"/>
                </w:rPr>
                <w:t>/*</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6B301F" w:rsidP="00882601">
            <w:hyperlink r:id="rId84"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w:t>
              </w:r>
              <w:proofErr w:type="spellStart"/>
              <w:r w:rsidR="00604B6C">
                <w:rPr>
                  <w:rStyle w:val="Hyperlink"/>
                </w:rPr>
                <w:t>hydrocomplex</w:t>
              </w:r>
              <w:proofErr w:type="spellEnd"/>
              <w:r w:rsidR="00604B6C">
                <w:rPr>
                  <w:rStyle w:val="Hyperlink"/>
                </w:rPr>
                <w:t>/*</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6B301F" w:rsidP="00882601">
            <w:hyperlink r:id="rId85"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uml_hydrofeature</w:t>
              </w:r>
              <w:proofErr w:type="spellEnd"/>
              <w:r w:rsidR="00604B6C">
                <w:rPr>
                  <w:rStyle w:val="Hyperlink"/>
                </w:rPr>
                <w:t>/positioning/*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202" w:name="_Toc464111002"/>
      <w:r>
        <w:lastRenderedPageBreak/>
        <w:t>A.3 Conformance class: HY_SurfaceHydroFeature application schema equivalence</w:t>
      </w:r>
      <w:bookmarkEnd w:id="202"/>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6B301F" w:rsidP="00882601">
            <w:pPr>
              <w:rPr>
                <w:b/>
                <w:bCs/>
              </w:rPr>
            </w:pPr>
            <w:hyperlink r:id="rId86" w:history="1">
              <w:r w:rsidR="00604B6C">
                <w:rPr>
                  <w:rStyle w:val="Hyperlink"/>
                  <w:b/>
                  <w:bCs/>
                </w:rPr>
                <w:t>/ spec/hydrology/</w:t>
              </w:r>
              <w:proofErr w:type="spellStart"/>
              <w:r w:rsidR="00604B6C">
                <w:rPr>
                  <w:rStyle w:val="Hyperlink"/>
                  <w:b/>
                  <w:bCs/>
                </w:rPr>
                <w:t>surfacehydrofeature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surfacehydrofeature</w:t>
              </w:r>
              <w:proofErr w:type="spellEnd"/>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6B301F" w:rsidP="00882601">
            <w:hyperlink r:id="rId87"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channelnetwork</w:t>
              </w:r>
              <w:proofErr w:type="spellEnd"/>
              <w:r w:rsidR="00604B6C">
                <w:rPr>
                  <w:rStyle w:val="Hyperlink"/>
                </w:rPr>
                <w:t>/*</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6B301F" w:rsidP="00882601">
            <w:hyperlink r:id="rId88"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hydrographicnetwork</w:t>
              </w:r>
              <w:proofErr w:type="spellEnd"/>
              <w:r w:rsidR="00604B6C">
                <w:rPr>
                  <w:rStyle w:val="Hyperlink"/>
                </w:rPr>
                <w:t>/*</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6B301F" w:rsidP="00882601">
            <w:hyperlink r:id="rId89"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w:t>
              </w:r>
              <w:proofErr w:type="spellStart"/>
              <w:r w:rsidR="00604B6C">
                <w:rPr>
                  <w:rStyle w:val="Hyperlink"/>
                </w:rPr>
                <w:t>surfacewaterbodies</w:t>
              </w:r>
              <w:proofErr w:type="spellEnd"/>
              <w:r w:rsidR="00604B6C">
                <w:rPr>
                  <w:rStyle w:val="Hyperlink"/>
                </w:rPr>
                <w:t>/*</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6B301F" w:rsidP="00882601">
            <w:hyperlink r:id="rId90"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uml_surfacehydrofeature</w:t>
              </w:r>
              <w:proofErr w:type="spellEnd"/>
              <w:r w:rsidR="00604B6C">
                <w:rPr>
                  <w:rStyle w:val="Hyperlink"/>
                </w:rPr>
                <w:t>/storage/*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203" w:name="_Toc464111003"/>
      <w:r>
        <w:t xml:space="preserve">A.4 Conformance class: </w:t>
      </w:r>
      <w:proofErr w:type="spellStart"/>
      <w:r>
        <w:t>HY_HydrometricFeature</w:t>
      </w:r>
      <w:proofErr w:type="spellEnd"/>
      <w:r>
        <w:t xml:space="preserve"> application schema equivalence</w:t>
      </w:r>
      <w:bookmarkEnd w:id="203"/>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6B301F" w:rsidP="00882601">
            <w:pPr>
              <w:rPr>
                <w:b/>
                <w:bCs/>
              </w:rPr>
            </w:pPr>
            <w:hyperlink r:id="rId91" w:history="1">
              <w:r w:rsidR="00604B6C">
                <w:rPr>
                  <w:rStyle w:val="Hyperlink"/>
                  <w:b/>
                  <w:bCs/>
                </w:rPr>
                <w:t>/ spec/hydrology/</w:t>
              </w:r>
              <w:proofErr w:type="spellStart"/>
              <w:r w:rsidR="00604B6C">
                <w:rPr>
                  <w:rStyle w:val="Hyperlink"/>
                  <w:b/>
                  <w:bCs/>
                </w:rPr>
                <w:t>hydrometricfeature</w:t>
              </w:r>
              <w:proofErr w:type="spellEnd"/>
              <w:r w:rsidR="00604B6C">
                <w:rPr>
                  <w:rStyle w:val="Hyperlink"/>
                  <w:b/>
                  <w:bCs/>
                </w:rPr>
                <w:t>/1.0/</w:t>
              </w:r>
              <w:proofErr w:type="spellStart"/>
              <w:r w:rsidR="00604B6C">
                <w:rPr>
                  <w:rStyle w:val="Hyperlink"/>
                  <w:b/>
                  <w:bCs/>
                </w:rPr>
                <w:t>conf</w:t>
              </w:r>
              <w:proofErr w:type="spellEnd"/>
              <w:r w:rsidR="00604B6C">
                <w:rPr>
                  <w:rStyle w:val="Hyperlink"/>
                  <w:b/>
                  <w:bCs/>
                </w:rPr>
                <w:t>/</w:t>
              </w:r>
              <w:proofErr w:type="spellStart"/>
              <w:r w:rsidR="00604B6C">
                <w:rPr>
                  <w:rStyle w:val="Hyperlink"/>
                  <w:b/>
                  <w:bCs/>
                </w:rPr>
                <w:t>hy</w:t>
              </w:r>
              <w:proofErr w:type="spellEnd"/>
              <w:r w:rsidR="00604B6C">
                <w:rPr>
                  <w:rStyle w:val="Hyperlink"/>
                  <w:b/>
                  <w:bCs/>
                </w:rPr>
                <w:t xml:space="preserve">_ </w:t>
              </w:r>
              <w:proofErr w:type="spellStart"/>
              <w:r w:rsidR="00604B6C">
                <w:rPr>
                  <w:rStyle w:val="Hyperlink"/>
                  <w:b/>
                  <w:bCs/>
                </w:rPr>
                <w:t>hydrometricfeature</w:t>
              </w:r>
              <w:proofErr w:type="spellEnd"/>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6B301F" w:rsidP="00882601">
            <w:hyperlink r:id="rId92" w:history="1">
              <w:r w:rsidR="00604B6C">
                <w:rPr>
                  <w:rStyle w:val="Hyperlink"/>
                </w:rPr>
                <w:t>/</w:t>
              </w:r>
              <w:proofErr w:type="spellStart"/>
              <w:r w:rsidR="00604B6C">
                <w:rPr>
                  <w:rStyle w:val="Hyperlink"/>
                </w:rPr>
                <w:t>conf</w:t>
              </w:r>
              <w:proofErr w:type="spellEnd"/>
              <w:r w:rsidR="00604B6C">
                <w:rPr>
                  <w:rStyle w:val="Hyperlink"/>
                </w:rPr>
                <w:t>/</w:t>
              </w:r>
              <w:proofErr w:type="spellStart"/>
              <w:r w:rsidR="00604B6C">
                <w:rPr>
                  <w:rStyle w:val="Hyperlink"/>
                </w:rPr>
                <w:t>uml</w:t>
              </w:r>
              <w:proofErr w:type="spellEnd"/>
              <w:r w:rsidR="00604B6C">
                <w:rPr>
                  <w:rStyle w:val="Hyperlink"/>
                </w:rPr>
                <w:t xml:space="preserve">_ </w:t>
              </w:r>
              <w:proofErr w:type="spellStart"/>
              <w:r w:rsidR="00604B6C">
                <w:rPr>
                  <w:rStyle w:val="Hyperlink"/>
                </w:rPr>
                <w:t>hydrometricfeature</w:t>
              </w:r>
              <w:proofErr w:type="spellEnd"/>
              <w:r w:rsidR="00604B6C">
                <w:rPr>
                  <w:rStyle w:val="Hyperlink"/>
                </w:rPr>
                <w:t>/</w:t>
              </w:r>
              <w:proofErr w:type="spellStart"/>
              <w:r w:rsidR="00604B6C">
                <w:rPr>
                  <w:rStyle w:val="Hyperlink"/>
                </w:rPr>
                <w:t>hydrometricfeature</w:t>
              </w:r>
              <w:proofErr w:type="spellEnd"/>
              <w:r w:rsidR="00604B6C">
                <w:rPr>
                  <w:rStyle w:val="Hyperlink"/>
                </w:rPr>
                <w:t>/*</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93"/>
          <w:footerReference w:type="even" r:id="rId94"/>
          <w:footerReference w:type="default" r:id="rId95"/>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204" w:name="_Toc464111004"/>
      <w:r>
        <w:lastRenderedPageBreak/>
        <w:t>ANNEX B - Code lists for the HY_Features model</w:t>
      </w:r>
      <w:bookmarkEnd w:id="204"/>
    </w:p>
    <w:p w14:paraId="12F5BE76" w14:textId="77777777" w:rsidR="00436079" w:rsidRDefault="00436079" w:rsidP="00B44DA2">
      <w:pPr>
        <w:pStyle w:val="berschrift2"/>
        <w:numPr>
          <w:ilvl w:val="0"/>
          <w:numId w:val="0"/>
        </w:numPr>
      </w:pPr>
      <w:bookmarkStart w:id="205" w:name="_Toc464111005"/>
      <w:r>
        <w:t>B.1 Terms identifying a fixed landmark determined to realize the conceptual outfall</w:t>
      </w:r>
      <w:bookmarkEnd w:id="205"/>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206" w:name="_Toc464111006"/>
      <w:r>
        <w:t>B.2 Terms commonly used in hydrology to describe a spatial relation between two points</w:t>
      </w:r>
      <w:bookmarkEnd w:id="206"/>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207" w:name="_Toc464111007"/>
      <w:r>
        <w:t>B.3 Terms commonly used in hydrology to describe a drainage pattern</w:t>
      </w:r>
      <w:bookmarkEnd w:id="207"/>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0422EEDB" w:rsidR="00436079" w:rsidRDefault="00436079" w:rsidP="00882601">
            <w:r>
              <w:t xml:space="preserve">main rivers have circular pattern with subsidiary channels at right </w:t>
            </w:r>
            <w:r w:rsidR="00743755">
              <w:t>angles</w:t>
            </w:r>
            <w:r>
              <w:t>.</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345E4358" w:rsidR="00436079" w:rsidRDefault="00436079" w:rsidP="00882601">
            <w:r>
              <w:t xml:space="preserve">main channels regularly spaced and parallel or sub-parallel to each other; tributaries join at very acute </w:t>
            </w:r>
            <w:r w:rsidR="00743755">
              <w:t>angles</w:t>
            </w:r>
            <w:r>
              <w:t>.</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208" w:name="_Toc464111008"/>
      <w:r>
        <w:t>B.4 Terms commonly used to indicate the type of name usage.</w:t>
      </w:r>
      <w:bookmarkEnd w:id="208"/>
    </w:p>
    <w:tbl>
      <w:tblPr>
        <w:tblStyle w:val="Tabellenraster"/>
        <w:tblW w:w="8897" w:type="dxa"/>
        <w:tblLook w:val="04A0" w:firstRow="1" w:lastRow="0" w:firstColumn="1" w:lastColumn="0" w:noHBand="0" w:noVBand="1"/>
      </w:tblPr>
      <w:tblGrid>
        <w:gridCol w:w="1456"/>
        <w:gridCol w:w="7441"/>
      </w:tblGrid>
      <w:tr w:rsidR="00436079" w14:paraId="526B7BAB" w14:textId="77777777" w:rsidTr="00053FB3">
        <w:tc>
          <w:tcPr>
            <w:tcW w:w="0" w:type="auto"/>
            <w:shd w:val="clear" w:color="auto" w:fill="F2F2F2" w:themeFill="background1" w:themeFillShade="F2"/>
            <w:hideMark/>
          </w:tcPr>
          <w:p w14:paraId="6525EC85" w14:textId="31045D29" w:rsidR="00436079" w:rsidRDefault="00436079" w:rsidP="00882601">
            <w:pPr>
              <w:rPr>
                <w:b/>
                <w:bCs/>
              </w:rPr>
            </w:pPr>
            <w:r>
              <w:rPr>
                <w:b/>
                <w:bCs/>
              </w:rPr>
              <w:t>Code</w:t>
            </w:r>
            <w:r w:rsidR="00FA576C">
              <w:rPr>
                <w:b/>
                <w:bCs/>
              </w:rPr>
              <w:t xml:space="preserve"> </w:t>
            </w:r>
            <w:r>
              <w:rPr>
                <w:b/>
                <w:bCs/>
              </w:rPr>
              <w:t>list</w:t>
            </w:r>
          </w:p>
        </w:tc>
        <w:tc>
          <w:tcPr>
            <w:tcW w:w="7441" w:type="dxa"/>
            <w:hideMark/>
          </w:tcPr>
          <w:p w14:paraId="7AEF8919" w14:textId="77777777" w:rsidR="00436079" w:rsidRDefault="00436079" w:rsidP="00882601">
            <w:pPr>
              <w:jc w:val="center"/>
              <w:rPr>
                <w:b/>
                <w:bCs/>
              </w:rPr>
            </w:pPr>
            <w:r>
              <w:rPr>
                <w:rStyle w:val="Fett"/>
              </w:rPr>
              <w:t>Usage Type</w:t>
            </w:r>
          </w:p>
        </w:tc>
      </w:tr>
      <w:tr w:rsidR="00436079" w14:paraId="6A82D1B5" w14:textId="77777777" w:rsidTr="00053FB3">
        <w:tc>
          <w:tcPr>
            <w:tcW w:w="0" w:type="auto"/>
            <w:shd w:val="clear" w:color="auto" w:fill="F2F2F2" w:themeFill="background1" w:themeFillShade="F2"/>
            <w:hideMark/>
          </w:tcPr>
          <w:p w14:paraId="00742511" w14:textId="77777777" w:rsidR="00436079" w:rsidRDefault="00436079" w:rsidP="00882601">
            <w:r>
              <w:t>conventional</w:t>
            </w:r>
          </w:p>
        </w:tc>
        <w:tc>
          <w:tcPr>
            <w:tcW w:w="7441" w:type="dxa"/>
            <w:hideMark/>
          </w:tcPr>
          <w:p w14:paraId="02BEBDC5" w14:textId="77777777" w:rsidR="00436079" w:rsidRDefault="00436079" w:rsidP="00882601">
            <w:r>
              <w:t>accepted, used, or practiced by most people ('agreed by convention')</w:t>
            </w:r>
          </w:p>
        </w:tc>
      </w:tr>
      <w:tr w:rsidR="00436079" w14:paraId="4B306777" w14:textId="77777777" w:rsidTr="00053FB3">
        <w:tc>
          <w:tcPr>
            <w:tcW w:w="0" w:type="auto"/>
            <w:shd w:val="clear" w:color="auto" w:fill="F2F2F2" w:themeFill="background1" w:themeFillShade="F2"/>
            <w:hideMark/>
          </w:tcPr>
          <w:p w14:paraId="37B3F95C" w14:textId="77777777" w:rsidR="00436079" w:rsidRDefault="00436079" w:rsidP="00882601">
            <w:r>
              <w:t>historical</w:t>
            </w:r>
          </w:p>
        </w:tc>
        <w:tc>
          <w:tcPr>
            <w:tcW w:w="7441" w:type="dxa"/>
            <w:hideMark/>
          </w:tcPr>
          <w:p w14:paraId="0E721F88" w14:textId="77777777" w:rsidR="00436079" w:rsidRDefault="00436079" w:rsidP="00882601">
            <w:r>
              <w:t>restricted to or based on fact in history</w:t>
            </w:r>
          </w:p>
        </w:tc>
      </w:tr>
      <w:tr w:rsidR="00436079" w14:paraId="480EAD30" w14:textId="77777777" w:rsidTr="00053FB3">
        <w:tc>
          <w:tcPr>
            <w:tcW w:w="0" w:type="auto"/>
            <w:shd w:val="clear" w:color="auto" w:fill="F2F2F2" w:themeFill="background1" w:themeFillShade="F2"/>
            <w:hideMark/>
          </w:tcPr>
          <w:p w14:paraId="1AFE2FE0" w14:textId="77777777" w:rsidR="00436079" w:rsidRDefault="00436079" w:rsidP="00882601">
            <w:r>
              <w:t>official</w:t>
            </w:r>
          </w:p>
        </w:tc>
        <w:tc>
          <w:tcPr>
            <w:tcW w:w="7441" w:type="dxa"/>
            <w:hideMark/>
          </w:tcPr>
          <w:p w14:paraId="247F7094" w14:textId="77777777" w:rsidR="00436079" w:rsidRDefault="00436079" w:rsidP="00882601">
            <w:r>
              <w:t>ordered or allowed by those in authority</w:t>
            </w:r>
          </w:p>
        </w:tc>
      </w:tr>
      <w:tr w:rsidR="00436079" w14:paraId="0C395D72" w14:textId="77777777" w:rsidTr="00053FB3">
        <w:tc>
          <w:tcPr>
            <w:tcW w:w="0" w:type="auto"/>
            <w:shd w:val="clear" w:color="auto" w:fill="F2F2F2" w:themeFill="background1" w:themeFillShade="F2"/>
            <w:hideMark/>
          </w:tcPr>
          <w:p w14:paraId="7616F8F4" w14:textId="77777777" w:rsidR="00436079" w:rsidRDefault="00436079" w:rsidP="00882601">
            <w:r>
              <w:t>vernacular</w:t>
            </w:r>
          </w:p>
        </w:tc>
        <w:tc>
          <w:tcPr>
            <w:tcW w:w="7441" w:type="dxa"/>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96"/>
          <w:footerReference w:type="default" r:id="rId97"/>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182684">
      <w:pPr>
        <w:pStyle w:val="berschrift1"/>
        <w:numPr>
          <w:ilvl w:val="0"/>
          <w:numId w:val="0"/>
        </w:numPr>
      </w:pPr>
      <w:bookmarkStart w:id="209" w:name="_Toc464111009"/>
      <w:r w:rsidRPr="00B44DA2">
        <w:lastRenderedPageBreak/>
        <w:t>ANNEX C:  HY_Features  - AHGF Mapping</w:t>
      </w:r>
      <w:bookmarkEnd w:id="209"/>
    </w:p>
    <w:p w14:paraId="01D30739" w14:textId="11E22C9E" w:rsidR="00D77B53" w:rsidRDefault="00D77B53" w:rsidP="00D77B53">
      <w:r w:rsidRPr="00D7735B">
        <w:t xml:space="preserve">This is a </w:t>
      </w:r>
      <w:r w:rsidR="005458C5">
        <w:t>descriptive</w:t>
      </w:r>
      <w:r w:rsidRPr="00D7735B">
        <w:t xml:space="preserve"> mapping for the Australian Hydrological Geospatial Fabric (AHGF)</w:t>
      </w:r>
      <w:r w:rsidR="005458C5">
        <w:t xml:space="preserve"> </w:t>
      </w:r>
      <w:r w:rsidR="00E266F1">
        <w:t>[11</w:t>
      </w:r>
      <w:r w:rsidR="00065CF9">
        <w:t>].</w:t>
      </w:r>
      <w:r w:rsidR="005458C5">
        <w:t xml:space="preserve"> It is intended to provide an understanding of the basic relationship of HY_Features concepts and the AHGF hydrologic feature implementation.</w:t>
      </w:r>
    </w:p>
    <w:p w14:paraId="17C8D267" w14:textId="2A681B16" w:rsidR="00D77B53" w:rsidRPr="00D7735B" w:rsidRDefault="00D77B53" w:rsidP="00B44DA2">
      <w:pPr>
        <w:pStyle w:val="berschrift2"/>
        <w:numPr>
          <w:ilvl w:val="0"/>
          <w:numId w:val="0"/>
        </w:numPr>
      </w:pPr>
      <w:bookmarkStart w:id="210" w:name="_Toc464111010"/>
      <w:r>
        <w:t>C.1 Catchment</w:t>
      </w:r>
      <w:r w:rsidR="00B246A3">
        <w:t xml:space="preserve"> Model</w:t>
      </w:r>
      <w:bookmarkEnd w:id="210"/>
    </w:p>
    <w:tbl>
      <w:tblPr>
        <w:tblStyle w:val="Tabellenraster"/>
        <w:tblW w:w="0" w:type="auto"/>
        <w:tblLook w:val="06A0" w:firstRow="1" w:lastRow="0" w:firstColumn="1" w:lastColumn="0" w:noHBand="1" w:noVBand="1"/>
      </w:tblPr>
      <w:tblGrid>
        <w:gridCol w:w="3029"/>
        <w:gridCol w:w="2633"/>
        <w:gridCol w:w="7514"/>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proofErr w:type="spellStart"/>
            <w:r w:rsidRPr="00D7735B">
              <w:t>ConCatID</w:t>
            </w:r>
            <w:proofErr w:type="spellEnd"/>
          </w:p>
        </w:tc>
        <w:tc>
          <w:tcPr>
            <w:tcW w:w="0" w:type="auto"/>
            <w:hideMark/>
          </w:tcPr>
          <w:p w14:paraId="45288115" w14:textId="77777777" w:rsidR="00D77B53" w:rsidRPr="00D7735B" w:rsidRDefault="00D77B53" w:rsidP="00882601">
            <w:pPr>
              <w:spacing w:after="0"/>
            </w:pPr>
            <w:r w:rsidRPr="00D7735B">
              <w:t xml:space="preserve">Logical features identified via </w:t>
            </w:r>
            <w:proofErr w:type="spellStart"/>
            <w:r w:rsidRPr="00D7735B">
              <w:t>ConCatID</w:t>
            </w:r>
            <w:proofErr w:type="spellEnd"/>
            <w:r w:rsidRPr="00D7735B">
              <w:t xml:space="preserve"> with topological relationships defined via </w:t>
            </w:r>
            <w:proofErr w:type="spellStart"/>
            <w:r w:rsidRPr="00D7735B">
              <w:t>ConNodeID</w:t>
            </w:r>
            <w:proofErr w:type="spellEnd"/>
            <w:r w:rsidRPr="00D7735B">
              <w:t xml:space="preserve"> (</w:t>
            </w:r>
            <w:proofErr w:type="spellStart"/>
            <w:r w:rsidRPr="00D7735B">
              <w:t>HY_Outfall</w:t>
            </w:r>
            <w:proofErr w:type="spellEnd"/>
            <w:r w:rsidRPr="00D7735B">
              <w:t xml:space="preserve">). Can also be seen as the contributing set of logical features sharing a common </w:t>
            </w:r>
            <w:proofErr w:type="spellStart"/>
            <w:r w:rsidRPr="00D7735B">
              <w:t>ConCatID</w:t>
            </w:r>
            <w:proofErr w:type="spellEnd"/>
            <w:r w:rsidRPr="00D7735B">
              <w:t>.</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proofErr w:type="spellStart"/>
            <w:r w:rsidRPr="00D7735B">
              <w:t>HY_DendriticCatchment</w:t>
            </w:r>
            <w:proofErr w:type="spellEnd"/>
          </w:p>
        </w:tc>
        <w:tc>
          <w:tcPr>
            <w:tcW w:w="0" w:type="auto"/>
            <w:hideMark/>
          </w:tcPr>
          <w:p w14:paraId="4EF0C3CD" w14:textId="77777777" w:rsidR="00D77B53" w:rsidRPr="00D7735B" w:rsidRDefault="00D77B53" w:rsidP="00882601">
            <w:pPr>
              <w:spacing w:after="0"/>
            </w:pPr>
            <w:proofErr w:type="spellStart"/>
            <w:r w:rsidRPr="00D7735B">
              <w:t>ConCatID</w:t>
            </w:r>
            <w:proofErr w:type="spellEnd"/>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proofErr w:type="spellStart"/>
            <w:r w:rsidRPr="00D7735B">
              <w:t>HY_InteriorCatchment</w:t>
            </w:r>
            <w:proofErr w:type="spellEnd"/>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147EC4C5" w:rsidR="00D77B53" w:rsidRPr="00D7735B" w:rsidRDefault="00D77B53" w:rsidP="0097511A">
            <w:pPr>
              <w:spacing w:after="0"/>
            </w:pPr>
            <w:r w:rsidRPr="00D7735B">
              <w:t>All catchment areas defined by a particular DEM are considered to flow to a single common outlet.</w:t>
            </w:r>
            <w:r w:rsidR="0097511A">
              <w:t xml:space="preserve"> </w:t>
            </w:r>
            <w:r w:rsidR="007A4BD5">
              <w:br/>
              <w:t xml:space="preserve">Note: </w:t>
            </w:r>
            <w:r w:rsidR="0097511A">
              <w:t xml:space="preserve">Areas not flowing to a common outlet are aggregated with areas that do according to saddle points in the terrain model. </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proofErr w:type="spellStart"/>
            <w:r w:rsidRPr="00D7735B">
              <w:t>HY_CatchmentAggregate</w:t>
            </w:r>
            <w:proofErr w:type="spellEnd"/>
          </w:p>
        </w:tc>
        <w:tc>
          <w:tcPr>
            <w:tcW w:w="0" w:type="auto"/>
            <w:hideMark/>
          </w:tcPr>
          <w:p w14:paraId="2BFB0CAB" w14:textId="77777777" w:rsidR="00D77B53" w:rsidRPr="00D7735B" w:rsidRDefault="00D77B53" w:rsidP="00882601">
            <w:pPr>
              <w:spacing w:after="0"/>
            </w:pPr>
            <w:r w:rsidRPr="00D7735B">
              <w:t xml:space="preserve">Collections of </w:t>
            </w:r>
            <w:proofErr w:type="spellStart"/>
            <w:r w:rsidRPr="00D7735B">
              <w:t>ConNodeID</w:t>
            </w:r>
            <w:proofErr w:type="spellEnd"/>
          </w:p>
        </w:tc>
        <w:tc>
          <w:tcPr>
            <w:tcW w:w="0" w:type="auto"/>
            <w:hideMark/>
          </w:tcPr>
          <w:p w14:paraId="5921CF11" w14:textId="77777777" w:rsidR="00D77B53" w:rsidRPr="00D7735B" w:rsidRDefault="00D77B53" w:rsidP="00882601">
            <w:pPr>
              <w:spacing w:after="0"/>
            </w:pPr>
            <w:r w:rsidRPr="00D7735B">
              <w:t xml:space="preserve">Network following connectivity via </w:t>
            </w:r>
            <w:proofErr w:type="spellStart"/>
            <w:r w:rsidRPr="00D7735B">
              <w:t>ConNodeID</w:t>
            </w:r>
            <w:proofErr w:type="spellEnd"/>
            <w:r w:rsidRPr="00D7735B">
              <w:t xml:space="preserve">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proofErr w:type="spellStart"/>
            <w:r w:rsidRPr="00D7735B">
              <w:t>HY_Outfall</w:t>
            </w:r>
            <w:proofErr w:type="spellEnd"/>
          </w:p>
        </w:tc>
        <w:tc>
          <w:tcPr>
            <w:tcW w:w="0" w:type="auto"/>
            <w:hideMark/>
          </w:tcPr>
          <w:p w14:paraId="3553C6C1" w14:textId="77777777" w:rsidR="00D77B53" w:rsidRPr="00D7735B" w:rsidRDefault="00D77B53" w:rsidP="00882601">
            <w:pPr>
              <w:spacing w:after="0"/>
            </w:pPr>
            <w:proofErr w:type="spellStart"/>
            <w:r w:rsidRPr="00D7735B">
              <w:t>ConNodeID</w:t>
            </w:r>
            <w:proofErr w:type="spellEnd"/>
          </w:p>
        </w:tc>
        <w:tc>
          <w:tcPr>
            <w:tcW w:w="0" w:type="auto"/>
            <w:hideMark/>
          </w:tcPr>
          <w:p w14:paraId="69FC9C16" w14:textId="7FB641D8" w:rsidR="00D77B53" w:rsidRPr="00D7735B" w:rsidRDefault="00D77B53" w:rsidP="007A4BD5">
            <w:pPr>
              <w:spacing w:after="0"/>
            </w:pPr>
            <w:r w:rsidRPr="00D7735B">
              <w:t xml:space="preserve">All </w:t>
            </w:r>
            <w:proofErr w:type="spellStart"/>
            <w:r w:rsidRPr="00D7735B">
              <w:t>ConNodeID</w:t>
            </w:r>
            <w:proofErr w:type="spellEnd"/>
            <w:r w:rsidRPr="00D7735B">
              <w:t xml:space="preserve"> act in the role of outflow node (</w:t>
            </w:r>
            <w:proofErr w:type="spellStart"/>
            <w:r w:rsidRPr="00D7735B">
              <w:t>To_Node</w:t>
            </w:r>
            <w:proofErr w:type="spellEnd"/>
            <w:r w:rsidRPr="00D7735B">
              <w:t xml:space="preserve">) for one or more </w:t>
            </w:r>
            <w:proofErr w:type="spellStart"/>
            <w:r w:rsidRPr="00D7735B">
              <w:t>ConCatID</w:t>
            </w:r>
            <w:proofErr w:type="spellEnd"/>
            <w:r w:rsidRPr="00D7735B">
              <w:t xml:space="preserve"> catchment(s) and most also act in the role of inflow node</w:t>
            </w:r>
            <w:r w:rsidR="007A4BD5">
              <w:t xml:space="preserve"> (</w:t>
            </w:r>
            <w:proofErr w:type="spellStart"/>
            <w:r w:rsidR="007A4BD5">
              <w:t>From_Node</w:t>
            </w:r>
            <w:proofErr w:type="spellEnd"/>
            <w:r w:rsidR="007A4BD5">
              <w:t>)</w:t>
            </w:r>
            <w:r w:rsidRPr="00D7735B">
              <w:t xml:space="preserve"> for a single </w:t>
            </w:r>
            <w:proofErr w:type="spellStart"/>
            <w:r w:rsidRPr="00D7735B">
              <w:t>ConCatID</w:t>
            </w:r>
            <w:proofErr w:type="spellEnd"/>
            <w:r w:rsidRPr="00D7735B">
              <w:t xml:space="preserve">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proofErr w:type="spellStart"/>
            <w:r w:rsidRPr="00D7735B">
              <w:t>HY_Outfallrealization</w:t>
            </w:r>
            <w:proofErr w:type="spellEnd"/>
          </w:p>
        </w:tc>
        <w:tc>
          <w:tcPr>
            <w:tcW w:w="0" w:type="auto"/>
            <w:hideMark/>
          </w:tcPr>
          <w:p w14:paraId="3C5F06B8" w14:textId="77777777" w:rsidR="00D77B53" w:rsidRPr="00D7735B" w:rsidRDefault="00D77B53" w:rsidP="00882601">
            <w:pPr>
              <w:spacing w:after="0"/>
            </w:pPr>
            <w:proofErr w:type="spellStart"/>
            <w:r w:rsidRPr="00D7735B">
              <w:t>AHGFNetworkNode</w:t>
            </w:r>
            <w:proofErr w:type="spellEnd"/>
          </w:p>
        </w:tc>
        <w:tc>
          <w:tcPr>
            <w:tcW w:w="0" w:type="auto"/>
            <w:hideMark/>
          </w:tcPr>
          <w:p w14:paraId="2491A6D3" w14:textId="1AD91B05" w:rsidR="00D77B53" w:rsidRPr="00D7735B" w:rsidRDefault="00D77B53" w:rsidP="00882601">
            <w:pPr>
              <w:spacing w:after="0"/>
            </w:pPr>
            <w:proofErr w:type="spellStart"/>
            <w:r w:rsidRPr="00D7735B">
              <w:t>HY_ReferenceLocation</w:t>
            </w:r>
            <w:proofErr w:type="spellEnd"/>
            <w:r w:rsidRPr="00D7735B">
              <w:t xml:space="preserve"> can be used as a reference location for any point associated with a feature. In reality this will normally be a </w:t>
            </w:r>
            <w:r w:rsidR="002C3C8A">
              <w:t>realization</w:t>
            </w:r>
            <w:r w:rsidRPr="00D7735B">
              <w:t xml:space="preserve"> of a </w:t>
            </w:r>
            <w:proofErr w:type="spellStart"/>
            <w:r w:rsidRPr="00D7735B">
              <w:t>ConNodeID</w:t>
            </w:r>
            <w:proofErr w:type="spellEnd"/>
            <w:r w:rsidRPr="00D7735B">
              <w:t xml:space="preserve"> (with associated coordinates) or the Geofabric </w:t>
            </w:r>
            <w:r w:rsidR="002C3C8A">
              <w:t>realization</w:t>
            </w:r>
            <w:r w:rsidRPr="00D7735B">
              <w:t xml:space="preserve"> of event locations (</w:t>
            </w:r>
            <w:proofErr w:type="spellStart"/>
            <w:r w:rsidRPr="00D7735B">
              <w:t>AHGFNetworkNode</w:t>
            </w:r>
            <w:proofErr w:type="spellEnd"/>
            <w:r w:rsidRPr="00D7735B">
              <w:t>::</w:t>
            </w:r>
            <w:proofErr w:type="spellStart"/>
            <w:r w:rsidRPr="00D7735B">
              <w:t>GhostNode</w:t>
            </w:r>
            <w:proofErr w:type="spellEnd"/>
            <w:r w:rsidRPr="00D7735B">
              <w:t>)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proofErr w:type="spellStart"/>
            <w:r w:rsidRPr="00D7735B">
              <w:t>HY_CatchmentRealization</w:t>
            </w:r>
            <w:proofErr w:type="spellEnd"/>
          </w:p>
        </w:tc>
        <w:tc>
          <w:tcPr>
            <w:tcW w:w="0" w:type="auto"/>
            <w:hideMark/>
          </w:tcPr>
          <w:p w14:paraId="1665B9DF" w14:textId="77777777" w:rsidR="00D77B53" w:rsidRPr="00D7735B" w:rsidRDefault="00D77B53" w:rsidP="00882601">
            <w:pPr>
              <w:spacing w:after="0"/>
            </w:pPr>
            <w:r w:rsidRPr="00D7735B">
              <w:t xml:space="preserve">Feature identified by </w:t>
            </w:r>
            <w:proofErr w:type="spellStart"/>
            <w:r w:rsidRPr="00D7735B">
              <w:t>ConCatID</w:t>
            </w:r>
            <w:proofErr w:type="spellEnd"/>
          </w:p>
        </w:tc>
        <w:tc>
          <w:tcPr>
            <w:tcW w:w="0" w:type="auto"/>
            <w:hideMark/>
          </w:tcPr>
          <w:p w14:paraId="57986159" w14:textId="23885342" w:rsidR="00D77B53" w:rsidRPr="00D7735B" w:rsidRDefault="00D77B53" w:rsidP="0061218B">
            <w:pPr>
              <w:spacing w:after="0"/>
            </w:pPr>
            <w:r w:rsidRPr="00D7735B">
              <w:t xml:space="preserve">Any feature or collection of features identified by a single </w:t>
            </w:r>
            <w:proofErr w:type="spellStart"/>
            <w:r w:rsidRPr="00D7735B">
              <w:t>ConCatID</w:t>
            </w:r>
            <w:proofErr w:type="spellEnd"/>
            <w:r w:rsidRPr="00D7735B">
              <w:t xml:space="preserve">. Single instances of </w:t>
            </w:r>
            <w:proofErr w:type="spellStart"/>
            <w:r w:rsidRPr="00D7735B">
              <w:t>AHGFContractedCatchment</w:t>
            </w:r>
            <w:proofErr w:type="spellEnd"/>
            <w:r w:rsidRPr="00D7735B">
              <w:t xml:space="preserve"> and </w:t>
            </w:r>
            <w:proofErr w:type="spellStart"/>
            <w:r w:rsidRPr="00D7735B">
              <w:t>AHGFLink</w:t>
            </w:r>
            <w:proofErr w:type="spellEnd"/>
            <w:r w:rsidRPr="00D7735B">
              <w:t xml:space="preserve"> as well as </w:t>
            </w:r>
            <w:r w:rsidRPr="00D7735B">
              <w:lastRenderedPageBreak/>
              <w:t xml:space="preserve">collections of </w:t>
            </w:r>
            <w:proofErr w:type="spellStart"/>
            <w:r w:rsidRPr="00D7735B">
              <w:t>AHGFNetworkStream</w:t>
            </w:r>
            <w:proofErr w:type="spellEnd"/>
            <w:r w:rsidRPr="00D7735B">
              <w:t xml:space="preserve">, </w:t>
            </w:r>
            <w:proofErr w:type="spellStart"/>
            <w:r w:rsidRPr="00D7735B">
              <w:t>AHGFNetworkNode</w:t>
            </w:r>
            <w:proofErr w:type="spellEnd"/>
            <w:r w:rsidRPr="00D7735B">
              <w:t xml:space="preserve">, </w:t>
            </w:r>
            <w:proofErr w:type="spellStart"/>
            <w:r w:rsidRPr="00D7735B">
              <w:t>AHGFCatchment</w:t>
            </w:r>
            <w:proofErr w:type="spellEnd"/>
            <w:r w:rsidRPr="00D7735B">
              <w:t xml:space="preserve"> (</w:t>
            </w:r>
            <w:r w:rsidR="0061218B">
              <w:t xml:space="preserve">low level </w:t>
            </w:r>
            <w:r w:rsidRPr="00D7735B">
              <w:t xml:space="preserve">sub-catchments) and </w:t>
            </w:r>
            <w:proofErr w:type="spellStart"/>
            <w:r w:rsidRPr="00D7735B">
              <w:t>AHGFWaterbody</w:t>
            </w:r>
            <w:proofErr w:type="spellEnd"/>
            <w:r w:rsidRPr="00D7735B">
              <w:t xml:space="preserve">. </w:t>
            </w:r>
            <w:r w:rsidRPr="00D7735B">
              <w:rPr>
                <w:b/>
                <w:bCs/>
              </w:rPr>
              <w:t>Note</w:t>
            </w:r>
            <w:r w:rsidRPr="00D7735B">
              <w:t xml:space="preserve">: features of subtype </w:t>
            </w:r>
            <w:proofErr w:type="spellStart"/>
            <w:r w:rsidRPr="00D7735B">
              <w:t>AHGFContractedCatchment</w:t>
            </w:r>
            <w:proofErr w:type="spellEnd"/>
            <w:r w:rsidRPr="00D7735B">
              <w:t>::</w:t>
            </w:r>
            <w:proofErr w:type="spellStart"/>
            <w:r w:rsidRPr="00D7735B">
              <w:t>NoFlowArea</w:t>
            </w:r>
            <w:proofErr w:type="spellEnd"/>
            <w:r w:rsidRPr="00D7735B">
              <w:t xml:space="preserve"> do not have a </w:t>
            </w:r>
            <w:proofErr w:type="spellStart"/>
            <w:r w:rsidRPr="00D7735B">
              <w:t>ConNodeID</w:t>
            </w:r>
            <w:proofErr w:type="spellEnd"/>
            <w:r w:rsidRPr="00D7735B">
              <w:t xml:space="preserve"> (i.e. No </w:t>
            </w:r>
            <w:proofErr w:type="spellStart"/>
            <w:r w:rsidRPr="00D7735B">
              <w:t>HY_Outfall</w:t>
            </w:r>
            <w:proofErr w:type="spellEnd"/>
            <w:r w:rsidRPr="00D7735B">
              <w:t>)</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proofErr w:type="spellStart"/>
            <w:r w:rsidRPr="00D7735B">
              <w:lastRenderedPageBreak/>
              <w:t>HY_CatchmentArea</w:t>
            </w:r>
            <w:proofErr w:type="spellEnd"/>
          </w:p>
        </w:tc>
        <w:tc>
          <w:tcPr>
            <w:tcW w:w="0" w:type="auto"/>
            <w:hideMark/>
          </w:tcPr>
          <w:p w14:paraId="1B8D7A8E" w14:textId="77777777" w:rsidR="00D77B53" w:rsidRPr="00D7735B" w:rsidRDefault="00D77B53" w:rsidP="00882601">
            <w:pPr>
              <w:spacing w:after="0"/>
            </w:pPr>
            <w:r w:rsidRPr="00D7735B">
              <w:t xml:space="preserve">AHGF Contracted Catchment, </w:t>
            </w:r>
            <w:proofErr w:type="spellStart"/>
            <w:r w:rsidRPr="00D7735B">
              <w:t>AHGFCatchment</w:t>
            </w:r>
            <w:proofErr w:type="spellEnd"/>
          </w:p>
        </w:tc>
        <w:tc>
          <w:tcPr>
            <w:tcW w:w="0" w:type="auto"/>
            <w:hideMark/>
          </w:tcPr>
          <w:p w14:paraId="1DA36617" w14:textId="77777777" w:rsidR="00D77B53" w:rsidRPr="00D7735B" w:rsidRDefault="00D77B53" w:rsidP="00882601">
            <w:pPr>
              <w:spacing w:after="0"/>
            </w:pPr>
            <w:r w:rsidRPr="00D7735B">
              <w:t xml:space="preserve">A single </w:t>
            </w:r>
            <w:proofErr w:type="spellStart"/>
            <w:r w:rsidRPr="00D7735B">
              <w:t>AHGFContractedCatchment</w:t>
            </w:r>
            <w:proofErr w:type="spellEnd"/>
            <w:r w:rsidRPr="00D7735B">
              <w:t xml:space="preserve"> or a collection of </w:t>
            </w:r>
            <w:proofErr w:type="spellStart"/>
            <w:r w:rsidRPr="00D7735B">
              <w:t>AHGFCatchment</w:t>
            </w:r>
            <w:proofErr w:type="spellEnd"/>
            <w:r w:rsidRPr="00D7735B">
              <w:t xml:space="preserve">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proofErr w:type="spellStart"/>
            <w:r w:rsidRPr="00D7735B">
              <w:t>HY_CatchmentBoundary</w:t>
            </w:r>
            <w:proofErr w:type="spellEnd"/>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4937A9D5" w:rsidR="00D77B53" w:rsidRPr="00D7735B" w:rsidRDefault="00D77B53" w:rsidP="00882601">
            <w:pPr>
              <w:spacing w:after="0"/>
            </w:pPr>
            <w:r w:rsidRPr="00D7735B">
              <w:t>Can be seen as the boundary</w:t>
            </w:r>
            <w:r w:rsidR="0061218B">
              <w:t xml:space="preserve"> </w:t>
            </w:r>
            <w:r w:rsidRPr="00D7735B">
              <w:t>(</w:t>
            </w:r>
            <w:r w:rsidR="0061218B">
              <w:t>or boundar</w:t>
            </w:r>
            <w:r w:rsidRPr="00D7735B">
              <w:t xml:space="preserve">ies) of the polygon feature(s) that </w:t>
            </w:r>
            <w:proofErr w:type="spellStart"/>
            <w:r w:rsidRPr="00D7735B">
              <w:t>realise</w:t>
            </w:r>
            <w:proofErr w:type="spellEnd"/>
            <w:r w:rsidRPr="00D7735B">
              <w:t xml:space="preserve"> </w:t>
            </w:r>
            <w:proofErr w:type="spellStart"/>
            <w:r w:rsidRPr="00D7735B">
              <w:t>HY_CatchmentArea</w:t>
            </w:r>
            <w:proofErr w:type="spellEnd"/>
            <w:r w:rsidRPr="00D7735B">
              <w:t>.</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proofErr w:type="spellStart"/>
            <w:r w:rsidRPr="00D7735B">
              <w:t>HY_CartographicRealization</w:t>
            </w:r>
            <w:proofErr w:type="spellEnd"/>
          </w:p>
        </w:tc>
        <w:tc>
          <w:tcPr>
            <w:tcW w:w="0" w:type="auto"/>
            <w:hideMark/>
          </w:tcPr>
          <w:p w14:paraId="33910C09" w14:textId="77777777" w:rsidR="00D77B53" w:rsidRPr="00D7735B" w:rsidRDefault="00D77B53" w:rsidP="00882601">
            <w:pPr>
              <w:spacing w:after="0"/>
            </w:pPr>
            <w:proofErr w:type="spellStart"/>
            <w:r w:rsidRPr="00D7735B">
              <w:t>AHGFMappedStream</w:t>
            </w:r>
            <w:proofErr w:type="spellEnd"/>
          </w:p>
        </w:tc>
        <w:tc>
          <w:tcPr>
            <w:tcW w:w="0" w:type="auto"/>
            <w:hideMark/>
          </w:tcPr>
          <w:p w14:paraId="5E878BF6" w14:textId="7822AFF2" w:rsidR="00D77B53" w:rsidRPr="00D7735B" w:rsidRDefault="00D77B53" w:rsidP="00882601">
            <w:pPr>
              <w:spacing w:after="0"/>
            </w:pPr>
            <w:proofErr w:type="spellStart"/>
            <w:r w:rsidRPr="00D7735B">
              <w:t>AHGFMappedStream</w:t>
            </w:r>
            <w:proofErr w:type="spellEnd"/>
            <w:r w:rsidRPr="00D7735B">
              <w:t xml:space="preserve"> is a feature class of the Geofabric Surface Cartography product, perhaps all feature classes in this product can be considered</w:t>
            </w:r>
            <w:r w:rsidR="00EA4C55">
              <w:t xml:space="preserve"> as </w:t>
            </w:r>
            <w:proofErr w:type="spellStart"/>
            <w:r w:rsidR="00EA4C55">
              <w:t>HY_CartographicRealization</w:t>
            </w:r>
            <w:proofErr w:type="spellEnd"/>
            <w:r w:rsidR="00EA4C55">
              <w:t>.</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211" w:name="_Toc464111011"/>
      <w:r w:rsidRPr="00B44DA2">
        <w:t>C.2 Hydrographic Network</w:t>
      </w:r>
      <w:bookmarkEnd w:id="211"/>
    </w:p>
    <w:tbl>
      <w:tblPr>
        <w:tblStyle w:val="Tabellenraster"/>
        <w:tblW w:w="0" w:type="auto"/>
        <w:tblLook w:val="04A0" w:firstRow="1" w:lastRow="0" w:firstColumn="1" w:lastColumn="0" w:noHBand="0" w:noVBand="1"/>
      </w:tblPr>
      <w:tblGrid>
        <w:gridCol w:w="2694"/>
        <w:gridCol w:w="3003"/>
        <w:gridCol w:w="7479"/>
      </w:tblGrid>
      <w:tr w:rsidR="00D77B53" w:rsidRPr="00D7735B" w14:paraId="29A63002" w14:textId="77777777" w:rsidTr="0015313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153131">
        <w:tc>
          <w:tcPr>
            <w:tcW w:w="0" w:type="auto"/>
            <w:shd w:val="clear" w:color="auto" w:fill="F2F2F2" w:themeFill="background1" w:themeFillShade="F2"/>
            <w:hideMark/>
          </w:tcPr>
          <w:p w14:paraId="678C9165" w14:textId="77777777" w:rsidR="00D77B53" w:rsidRPr="00D7735B" w:rsidRDefault="00D77B53" w:rsidP="00882601">
            <w:pPr>
              <w:spacing w:after="0"/>
            </w:pPr>
            <w:proofErr w:type="spellStart"/>
            <w:r w:rsidRPr="00D7735B">
              <w:t>HY_Hydrographic</w:t>
            </w:r>
            <w:proofErr w:type="spellEnd"/>
            <w:r w:rsidRPr="00D7735B">
              <w:t xml:space="preserve"> Network</w:t>
            </w:r>
          </w:p>
        </w:tc>
        <w:tc>
          <w:tcPr>
            <w:tcW w:w="0" w:type="auto"/>
            <w:hideMark/>
          </w:tcPr>
          <w:p w14:paraId="16B2B346" w14:textId="77777777" w:rsidR="00D77B53" w:rsidRPr="00D7735B" w:rsidRDefault="00D77B53" w:rsidP="00882601">
            <w:pPr>
              <w:spacing w:after="0"/>
            </w:pPr>
            <w:proofErr w:type="spellStart"/>
            <w:r w:rsidRPr="00D7735B">
              <w:t>AHGFNetworkStream</w:t>
            </w:r>
            <w:proofErr w:type="spellEnd"/>
          </w:p>
        </w:tc>
        <w:tc>
          <w:tcPr>
            <w:tcW w:w="0" w:type="auto"/>
            <w:hideMark/>
          </w:tcPr>
          <w:p w14:paraId="60944744" w14:textId="370B1E70" w:rsidR="00D77B53" w:rsidRPr="00D7735B" w:rsidRDefault="00D77B53" w:rsidP="000809AE">
            <w:pPr>
              <w:spacing w:after="0"/>
            </w:pPr>
            <w:r w:rsidRPr="00D7735B">
              <w:t xml:space="preserve">Subset of </w:t>
            </w:r>
            <w:proofErr w:type="spellStart"/>
            <w:r w:rsidRPr="00D7735B">
              <w:t>AHGFNetworkStream</w:t>
            </w:r>
            <w:proofErr w:type="spellEnd"/>
            <w:r w:rsidRPr="00D7735B">
              <w:t xml:space="preserve"> features </w:t>
            </w:r>
            <w:r w:rsidR="000809AE">
              <w:t xml:space="preserve">(subtypes: </w:t>
            </w:r>
            <w:proofErr w:type="spellStart"/>
            <w:r w:rsidR="000809AE">
              <w:t>NetworkFlowSegment</w:t>
            </w:r>
            <w:proofErr w:type="spellEnd"/>
            <w:r w:rsidR="000809AE">
              <w:t xml:space="preserve"> &amp; </w:t>
            </w:r>
            <w:proofErr w:type="spellStart"/>
            <w:r w:rsidR="000809AE" w:rsidRPr="000809AE">
              <w:t>NetworkWaterAreaSegment</w:t>
            </w:r>
            <w:proofErr w:type="spellEnd"/>
            <w:r w:rsidR="000809AE">
              <w:t xml:space="preserve">) </w:t>
            </w:r>
            <w:r w:rsidRPr="00D7735B">
              <w:t xml:space="preserve">provides a particular </w:t>
            </w:r>
            <w:proofErr w:type="spellStart"/>
            <w:r w:rsidRPr="00D7735B">
              <w:t>HY_CatchmentRealization</w:t>
            </w:r>
            <w:proofErr w:type="spellEnd"/>
            <w:r w:rsidRPr="00D7735B">
              <w:t>.</w:t>
            </w:r>
            <w:r w:rsidR="000809AE">
              <w:t xml:space="preserve"> This network realization can be supplemented with its corresponding </w:t>
            </w:r>
            <w:proofErr w:type="spellStart"/>
            <w:r w:rsidR="000809AE">
              <w:t>HY_ChannelNetwork</w:t>
            </w:r>
            <w:proofErr w:type="spellEnd"/>
            <w:r w:rsidR="000809AE">
              <w:t xml:space="preserve"> instance.</w:t>
            </w:r>
          </w:p>
        </w:tc>
      </w:tr>
      <w:tr w:rsidR="00D77B53" w:rsidRPr="00D7735B" w14:paraId="0135AA9C" w14:textId="77777777" w:rsidTr="00153131">
        <w:tc>
          <w:tcPr>
            <w:tcW w:w="0" w:type="auto"/>
            <w:shd w:val="clear" w:color="auto" w:fill="F2F2F2" w:themeFill="background1" w:themeFillShade="F2"/>
            <w:hideMark/>
          </w:tcPr>
          <w:p w14:paraId="23F5859E" w14:textId="77777777" w:rsidR="00D77B53" w:rsidRPr="00D7735B" w:rsidRDefault="00D77B53" w:rsidP="00882601">
            <w:pPr>
              <w:spacing w:after="0"/>
            </w:pPr>
            <w:proofErr w:type="spellStart"/>
            <w:r w:rsidRPr="00D7735B">
              <w:t>HY_WaterBody</w:t>
            </w:r>
            <w:proofErr w:type="spellEnd"/>
          </w:p>
        </w:tc>
        <w:tc>
          <w:tcPr>
            <w:tcW w:w="0" w:type="auto"/>
            <w:hideMark/>
          </w:tcPr>
          <w:p w14:paraId="1D13CCB3" w14:textId="77777777" w:rsidR="00D77B53" w:rsidRPr="00D7735B" w:rsidRDefault="00D77B53" w:rsidP="00882601">
            <w:pPr>
              <w:spacing w:after="0"/>
            </w:pPr>
            <w:proofErr w:type="spellStart"/>
            <w:r w:rsidRPr="00D7735B">
              <w:t>AHGFNetworkStream</w:t>
            </w:r>
            <w:proofErr w:type="spellEnd"/>
          </w:p>
        </w:tc>
        <w:tc>
          <w:tcPr>
            <w:tcW w:w="0" w:type="auto"/>
            <w:hideMark/>
          </w:tcPr>
          <w:p w14:paraId="1BA0C1C0" w14:textId="0EC3265D" w:rsidR="00D77B53" w:rsidRPr="00D7735B" w:rsidRDefault="000809AE" w:rsidP="002D14B0">
            <w:pPr>
              <w:spacing w:after="0"/>
            </w:pPr>
            <w:proofErr w:type="spellStart"/>
            <w:r w:rsidRPr="00D7735B">
              <w:t>AHGFNetworkStream</w:t>
            </w:r>
            <w:proofErr w:type="spellEnd"/>
            <w:r w:rsidRPr="00D7735B">
              <w:t xml:space="preserve"> features </w:t>
            </w:r>
            <w:r>
              <w:t xml:space="preserve">(subtypes: </w:t>
            </w:r>
            <w:proofErr w:type="spellStart"/>
            <w:r>
              <w:t>NetworkFlowSegment</w:t>
            </w:r>
            <w:proofErr w:type="spellEnd"/>
            <w:r>
              <w:t xml:space="preserve"> &amp; </w:t>
            </w:r>
            <w:proofErr w:type="spellStart"/>
            <w:r w:rsidRPr="000809AE">
              <w:t>NetworkWaterAreaSegment</w:t>
            </w:r>
            <w:proofErr w:type="spellEnd"/>
            <w:r>
              <w:t xml:space="preserve">) </w:t>
            </w:r>
          </w:p>
        </w:tc>
      </w:tr>
      <w:tr w:rsidR="00D77B53" w:rsidRPr="00D7735B" w14:paraId="0D63439A" w14:textId="77777777" w:rsidTr="00153131">
        <w:tc>
          <w:tcPr>
            <w:tcW w:w="0" w:type="auto"/>
            <w:shd w:val="clear" w:color="auto" w:fill="F2F2F2" w:themeFill="background1" w:themeFillShade="F2"/>
            <w:hideMark/>
          </w:tcPr>
          <w:p w14:paraId="02DEDD92" w14:textId="77777777" w:rsidR="00D77B53" w:rsidRPr="00D7735B" w:rsidRDefault="00D77B53" w:rsidP="00882601">
            <w:pPr>
              <w:spacing w:after="0"/>
            </w:pPr>
            <w:proofErr w:type="spellStart"/>
            <w:r w:rsidRPr="00D7735B">
              <w:t>HY_ChannelNetwork</w:t>
            </w:r>
            <w:proofErr w:type="spellEnd"/>
          </w:p>
        </w:tc>
        <w:tc>
          <w:tcPr>
            <w:tcW w:w="0" w:type="auto"/>
            <w:hideMark/>
          </w:tcPr>
          <w:p w14:paraId="3AE6D4AD" w14:textId="6FA37BD3" w:rsidR="00D77B53" w:rsidRPr="00D7735B" w:rsidRDefault="00177E46" w:rsidP="00177E46">
            <w:pPr>
              <w:spacing w:after="0"/>
            </w:pPr>
            <w:proofErr w:type="spellStart"/>
            <w:r w:rsidRPr="00D7735B">
              <w:t>AHGFNetworkStream</w:t>
            </w:r>
            <w:proofErr w:type="spellEnd"/>
          </w:p>
        </w:tc>
        <w:tc>
          <w:tcPr>
            <w:tcW w:w="0" w:type="auto"/>
            <w:hideMark/>
          </w:tcPr>
          <w:p w14:paraId="4479BD62" w14:textId="6DD236C6" w:rsidR="00D77B53" w:rsidRPr="00D7735B" w:rsidRDefault="000809AE" w:rsidP="000809AE">
            <w:pPr>
              <w:spacing w:after="0"/>
            </w:pPr>
            <w:r>
              <w:t xml:space="preserve">Subset of </w:t>
            </w:r>
            <w:proofErr w:type="spellStart"/>
            <w:r w:rsidR="00177E46" w:rsidRPr="00D7735B">
              <w:t>AHGFNetworkStream</w:t>
            </w:r>
            <w:proofErr w:type="spellEnd"/>
            <w:r w:rsidR="00177E46">
              <w:t>:</w:t>
            </w:r>
            <w:r w:rsidR="002D14B0">
              <w:t>:</w:t>
            </w:r>
            <w:r w:rsidR="00177E46">
              <w:t xml:space="preserve"> </w:t>
            </w:r>
            <w:proofErr w:type="spellStart"/>
            <w:r w:rsidR="00177E46" w:rsidRPr="00177E46">
              <w:t>NetworkArtificialFlowSegment</w:t>
            </w:r>
            <w:proofErr w:type="spellEnd"/>
            <w:r>
              <w:t xml:space="preserve"> </w:t>
            </w:r>
            <w:r w:rsidRPr="00D7735B">
              <w:t xml:space="preserve">provides a particular </w:t>
            </w:r>
            <w:proofErr w:type="spellStart"/>
            <w:r w:rsidRPr="00D7735B">
              <w:t>HY_CatchmentRealization</w:t>
            </w:r>
            <w:proofErr w:type="spellEnd"/>
            <w:r w:rsidRPr="00D7735B">
              <w:t>.</w:t>
            </w:r>
            <w:r>
              <w:t xml:space="preserve"> This network realization is only complete when combined with the corresponding HY_HydrographicNetwork instance.</w:t>
            </w:r>
          </w:p>
        </w:tc>
      </w:tr>
      <w:tr w:rsidR="00D77B53" w:rsidRPr="00D7735B" w14:paraId="041C9B75" w14:textId="77777777" w:rsidTr="00153131">
        <w:tc>
          <w:tcPr>
            <w:tcW w:w="0" w:type="auto"/>
            <w:shd w:val="clear" w:color="auto" w:fill="F2F2F2" w:themeFill="background1" w:themeFillShade="F2"/>
            <w:hideMark/>
          </w:tcPr>
          <w:p w14:paraId="34252D1C" w14:textId="77777777" w:rsidR="00D77B53" w:rsidRPr="00D7735B" w:rsidRDefault="00D77B53" w:rsidP="00882601">
            <w:pPr>
              <w:spacing w:after="0"/>
            </w:pPr>
            <w:proofErr w:type="spellStart"/>
            <w:r w:rsidRPr="00D7735B">
              <w:t>HY_Depression</w:t>
            </w:r>
            <w:proofErr w:type="spellEnd"/>
          </w:p>
        </w:tc>
        <w:tc>
          <w:tcPr>
            <w:tcW w:w="0" w:type="auto"/>
            <w:hideMark/>
          </w:tcPr>
          <w:p w14:paraId="11404D90" w14:textId="7F3A9F18" w:rsidR="00D77B53" w:rsidRPr="00D7735B" w:rsidRDefault="00221BB8" w:rsidP="00221BB8">
            <w:pPr>
              <w:spacing w:after="0"/>
            </w:pPr>
            <w:r>
              <w:t>Not represented</w:t>
            </w:r>
          </w:p>
        </w:tc>
        <w:tc>
          <w:tcPr>
            <w:tcW w:w="0" w:type="auto"/>
            <w:hideMark/>
          </w:tcPr>
          <w:p w14:paraId="6AEC3E3D" w14:textId="7C79968D" w:rsidR="00D77B53" w:rsidRPr="00D7735B" w:rsidRDefault="00D77B53" w:rsidP="00882601">
            <w:pPr>
              <w:spacing w:after="0"/>
            </w:pPr>
          </w:p>
        </w:tc>
      </w:tr>
      <w:tr w:rsidR="00D77B53" w:rsidRPr="00D7735B" w14:paraId="0F5F6546" w14:textId="77777777" w:rsidTr="00153131">
        <w:tc>
          <w:tcPr>
            <w:tcW w:w="0" w:type="auto"/>
            <w:shd w:val="clear" w:color="auto" w:fill="F2F2F2" w:themeFill="background1" w:themeFillShade="F2"/>
            <w:hideMark/>
          </w:tcPr>
          <w:p w14:paraId="58847D31" w14:textId="77777777" w:rsidR="00D77B53" w:rsidRPr="00D7735B" w:rsidRDefault="00D77B53" w:rsidP="00882601">
            <w:pPr>
              <w:spacing w:after="0"/>
            </w:pPr>
            <w:proofErr w:type="spellStart"/>
            <w:r w:rsidRPr="00D7735B">
              <w:t>HY_Channel</w:t>
            </w:r>
            <w:proofErr w:type="spellEnd"/>
          </w:p>
        </w:tc>
        <w:tc>
          <w:tcPr>
            <w:tcW w:w="0" w:type="auto"/>
            <w:hideMark/>
          </w:tcPr>
          <w:p w14:paraId="6DC3A8A6" w14:textId="77777777" w:rsidR="00D77B53" w:rsidRPr="00D7735B" w:rsidRDefault="00D77B53" w:rsidP="00882601">
            <w:pPr>
              <w:spacing w:after="0"/>
            </w:pPr>
            <w:proofErr w:type="spellStart"/>
            <w:r w:rsidRPr="00D7735B">
              <w:t>AHGFNetworkStream</w:t>
            </w:r>
            <w:proofErr w:type="spellEnd"/>
          </w:p>
        </w:tc>
        <w:tc>
          <w:tcPr>
            <w:tcW w:w="0" w:type="auto"/>
            <w:hideMark/>
          </w:tcPr>
          <w:p w14:paraId="0629DF12" w14:textId="3E7F75EE" w:rsidR="00D77B53" w:rsidRPr="00D7735B" w:rsidRDefault="00EA4C55" w:rsidP="002D14B0">
            <w:pPr>
              <w:spacing w:after="0"/>
            </w:pPr>
            <w:proofErr w:type="spellStart"/>
            <w:r w:rsidRPr="00EA4C55">
              <w:t>AHGFNetworkStream</w:t>
            </w:r>
            <w:proofErr w:type="spellEnd"/>
            <w:r w:rsidRPr="00EA4C55">
              <w:t xml:space="preserve"> features (subtype: </w:t>
            </w:r>
            <w:proofErr w:type="spellStart"/>
            <w:r w:rsidRPr="00EA4C55">
              <w:t>NetworkArtificialFlowSegment</w:t>
            </w:r>
            <w:proofErr w:type="spellEnd"/>
            <w:r w:rsidRPr="00EA4C55">
              <w:t xml:space="preserve">). For version 3 products </w:t>
            </w:r>
            <w:proofErr w:type="spellStart"/>
            <w:r w:rsidRPr="00EA4C55">
              <w:t>AHGFNetworkStream</w:t>
            </w:r>
            <w:proofErr w:type="spellEnd"/>
            <w:r w:rsidRPr="00EA4C55">
              <w:t xml:space="preserve"> features are related to the relevant logical HY_Catchment via </w:t>
            </w:r>
            <w:proofErr w:type="spellStart"/>
            <w:r w:rsidRPr="00EA4C55">
              <w:t>ConCatID</w:t>
            </w:r>
            <w:proofErr w:type="spellEnd"/>
            <w:r w:rsidRPr="00EA4C55">
              <w:t>.</w:t>
            </w:r>
          </w:p>
        </w:tc>
      </w:tr>
      <w:tr w:rsidR="00D77B53" w:rsidRPr="00D7735B" w14:paraId="478F9683" w14:textId="77777777" w:rsidTr="00153131">
        <w:tc>
          <w:tcPr>
            <w:tcW w:w="0" w:type="auto"/>
            <w:shd w:val="clear" w:color="auto" w:fill="F2F2F2" w:themeFill="background1" w:themeFillShade="F2"/>
            <w:hideMark/>
          </w:tcPr>
          <w:p w14:paraId="59BCD697" w14:textId="77777777" w:rsidR="00D77B53" w:rsidRPr="00D7735B" w:rsidRDefault="00D77B53" w:rsidP="00882601">
            <w:pPr>
              <w:spacing w:after="0"/>
            </w:pPr>
            <w:proofErr w:type="spellStart"/>
            <w:r w:rsidRPr="00D7735B">
              <w:lastRenderedPageBreak/>
              <w:t>HY_Reservoir</w:t>
            </w:r>
            <w:proofErr w:type="spellEnd"/>
          </w:p>
        </w:tc>
        <w:tc>
          <w:tcPr>
            <w:tcW w:w="0" w:type="auto"/>
            <w:hideMark/>
          </w:tcPr>
          <w:p w14:paraId="3C81467B" w14:textId="77777777" w:rsidR="00D77B53" w:rsidRPr="00D7735B" w:rsidRDefault="00D77B53" w:rsidP="00882601">
            <w:pPr>
              <w:spacing w:after="0"/>
            </w:pPr>
            <w:proofErr w:type="spellStart"/>
            <w:r w:rsidRPr="00D7735B">
              <w:t>AHGFWaterbody</w:t>
            </w:r>
            <w:proofErr w:type="spellEnd"/>
            <w:r w:rsidRPr="00D7735B">
              <w:t>::Reservoir</w:t>
            </w:r>
          </w:p>
        </w:tc>
        <w:tc>
          <w:tcPr>
            <w:tcW w:w="0" w:type="auto"/>
            <w:hideMark/>
          </w:tcPr>
          <w:p w14:paraId="4679BE8A" w14:textId="348C4424" w:rsidR="00D77B53" w:rsidRPr="00D7735B" w:rsidRDefault="002D14B0" w:rsidP="002D14B0">
            <w:pPr>
              <w:spacing w:after="0"/>
            </w:pPr>
            <w:r>
              <w:t xml:space="preserve">Reservoir subtype of </w:t>
            </w:r>
            <w:proofErr w:type="spellStart"/>
            <w:r>
              <w:t>AHGFWaterbody</w:t>
            </w:r>
            <w:proofErr w:type="spellEnd"/>
            <w:r>
              <w:t>.</w:t>
            </w:r>
          </w:p>
        </w:tc>
      </w:tr>
      <w:tr w:rsidR="00153131" w:rsidRPr="00D7735B" w14:paraId="55E64E0C" w14:textId="77777777" w:rsidTr="00153131">
        <w:tc>
          <w:tcPr>
            <w:tcW w:w="0" w:type="auto"/>
            <w:shd w:val="clear" w:color="auto" w:fill="F2F2F2" w:themeFill="background1" w:themeFillShade="F2"/>
            <w:hideMark/>
          </w:tcPr>
          <w:p w14:paraId="6A8E0C62" w14:textId="258F3D27" w:rsidR="00153131" w:rsidRPr="00D7735B" w:rsidRDefault="00153131" w:rsidP="00882601">
            <w:pPr>
              <w:spacing w:after="0"/>
            </w:pPr>
            <w:proofErr w:type="spellStart"/>
            <w:r w:rsidRPr="00D7735B">
              <w:t>HY_FlowPath</w:t>
            </w:r>
            <w:proofErr w:type="spellEnd"/>
          </w:p>
        </w:tc>
        <w:tc>
          <w:tcPr>
            <w:tcW w:w="0" w:type="auto"/>
            <w:hideMark/>
          </w:tcPr>
          <w:p w14:paraId="667E01E9" w14:textId="72EFA501" w:rsidR="00153131" w:rsidRPr="00D7735B" w:rsidRDefault="00153131" w:rsidP="00882601">
            <w:pPr>
              <w:spacing w:after="0"/>
            </w:pPr>
            <w:proofErr w:type="spellStart"/>
            <w:r w:rsidRPr="00D7735B">
              <w:t>AHGFLink</w:t>
            </w:r>
            <w:proofErr w:type="spellEnd"/>
          </w:p>
        </w:tc>
        <w:tc>
          <w:tcPr>
            <w:tcW w:w="0" w:type="auto"/>
            <w:hideMark/>
          </w:tcPr>
          <w:p w14:paraId="0B1C4095" w14:textId="298F7274" w:rsidR="00153131" w:rsidRPr="00D7735B" w:rsidRDefault="00153131" w:rsidP="00882601">
            <w:pPr>
              <w:spacing w:after="0"/>
            </w:pPr>
            <w:r w:rsidRPr="00D7735B">
              <w:t xml:space="preserve">Note: Geofabric currently has no </w:t>
            </w:r>
            <w:proofErr w:type="spellStart"/>
            <w:r w:rsidRPr="00D7735B">
              <w:t>FlowPath</w:t>
            </w:r>
            <w:proofErr w:type="spellEnd"/>
            <w:r w:rsidRPr="00D7735B">
              <w:t xml:space="preserve"> for headwater </w:t>
            </w:r>
            <w:r>
              <w:t>(</w:t>
            </w:r>
            <w:proofErr w:type="spellStart"/>
            <w:r w:rsidRPr="00D7735B">
              <w:t>AHGFContractedCatchment</w:t>
            </w:r>
            <w:proofErr w:type="spellEnd"/>
            <w:r>
              <w:t xml:space="preserve">) </w:t>
            </w:r>
            <w:r w:rsidRPr="00D7735B">
              <w:t>area</w:t>
            </w:r>
            <w:r>
              <w:t>s</w:t>
            </w:r>
            <w:r w:rsidRPr="00D7735B">
              <w:t>.</w:t>
            </w:r>
          </w:p>
        </w:tc>
      </w:tr>
      <w:tr w:rsidR="00153131" w:rsidRPr="00D7735B" w14:paraId="6B0F5AD8" w14:textId="77777777" w:rsidTr="00153131">
        <w:tc>
          <w:tcPr>
            <w:tcW w:w="0" w:type="auto"/>
            <w:shd w:val="clear" w:color="auto" w:fill="F2F2F2" w:themeFill="background1" w:themeFillShade="F2"/>
            <w:hideMark/>
          </w:tcPr>
          <w:p w14:paraId="7F4D0BDB" w14:textId="07FCA865" w:rsidR="00153131" w:rsidRPr="00D7735B" w:rsidRDefault="00153131" w:rsidP="00882601">
            <w:pPr>
              <w:spacing w:after="0"/>
            </w:pPr>
            <w:proofErr w:type="spellStart"/>
            <w:r w:rsidRPr="00D7735B">
              <w:t>HY_WaterEdge</w:t>
            </w:r>
            <w:proofErr w:type="spellEnd"/>
          </w:p>
        </w:tc>
        <w:tc>
          <w:tcPr>
            <w:tcW w:w="0" w:type="auto"/>
            <w:hideMark/>
          </w:tcPr>
          <w:p w14:paraId="49CCC72B" w14:textId="3BCEE41F" w:rsidR="00153131" w:rsidRPr="00D7735B" w:rsidRDefault="00153131" w:rsidP="00882601">
            <w:pPr>
              <w:spacing w:after="0"/>
            </w:pPr>
            <w:r>
              <w:t>Not represented</w:t>
            </w:r>
          </w:p>
        </w:tc>
        <w:tc>
          <w:tcPr>
            <w:tcW w:w="0" w:type="auto"/>
            <w:hideMark/>
          </w:tcPr>
          <w:p w14:paraId="5001AB24" w14:textId="0B124745" w:rsidR="00153131" w:rsidRPr="00D7735B" w:rsidRDefault="00153131" w:rsidP="00882601">
            <w:pPr>
              <w:spacing w:after="0"/>
            </w:pPr>
          </w:p>
        </w:tc>
      </w:tr>
      <w:tr w:rsidR="00153131" w:rsidRPr="00D7735B" w14:paraId="500D7451" w14:textId="77777777" w:rsidTr="00153131">
        <w:tc>
          <w:tcPr>
            <w:tcW w:w="0" w:type="auto"/>
            <w:shd w:val="clear" w:color="auto" w:fill="F2F2F2" w:themeFill="background1" w:themeFillShade="F2"/>
            <w:hideMark/>
          </w:tcPr>
          <w:p w14:paraId="471CF758" w14:textId="04F51BDD" w:rsidR="00153131" w:rsidRPr="00D7735B" w:rsidRDefault="00153131" w:rsidP="00882601">
            <w:pPr>
              <w:spacing w:after="0"/>
            </w:pPr>
            <w:proofErr w:type="spellStart"/>
            <w:r w:rsidRPr="00D7735B">
              <w:t>HY_LongitudinalSection</w:t>
            </w:r>
            <w:proofErr w:type="spellEnd"/>
          </w:p>
        </w:tc>
        <w:tc>
          <w:tcPr>
            <w:tcW w:w="0" w:type="auto"/>
            <w:hideMark/>
          </w:tcPr>
          <w:p w14:paraId="3D49D3F2" w14:textId="4738DEDF" w:rsidR="00153131" w:rsidRPr="00D7735B" w:rsidRDefault="00153131" w:rsidP="00882601">
            <w:pPr>
              <w:spacing w:after="0"/>
            </w:pPr>
            <w:r w:rsidRPr="00D7735B">
              <w:t>Not represented</w:t>
            </w:r>
          </w:p>
        </w:tc>
        <w:tc>
          <w:tcPr>
            <w:tcW w:w="0" w:type="auto"/>
            <w:hideMark/>
          </w:tcPr>
          <w:p w14:paraId="5454B0BF" w14:textId="512C7F7C" w:rsidR="00153131" w:rsidRPr="00D7735B" w:rsidRDefault="00153131" w:rsidP="00882601">
            <w:pPr>
              <w:spacing w:after="0"/>
            </w:pPr>
          </w:p>
        </w:tc>
      </w:tr>
      <w:tr w:rsidR="00153131" w:rsidRPr="00D7735B" w14:paraId="69DA0FA9" w14:textId="77777777" w:rsidTr="00153131">
        <w:tc>
          <w:tcPr>
            <w:tcW w:w="0" w:type="auto"/>
            <w:shd w:val="clear" w:color="auto" w:fill="F2F2F2" w:themeFill="background1" w:themeFillShade="F2"/>
            <w:hideMark/>
          </w:tcPr>
          <w:p w14:paraId="2F34149A" w14:textId="6477E9A8" w:rsidR="00153131" w:rsidRPr="00D7735B" w:rsidRDefault="00153131" w:rsidP="00882601">
            <w:pPr>
              <w:spacing w:after="0"/>
            </w:pPr>
            <w:proofErr w:type="spellStart"/>
            <w:r w:rsidRPr="00D7735B">
              <w:t>HY_CrossSection</w:t>
            </w:r>
            <w:proofErr w:type="spellEnd"/>
          </w:p>
        </w:tc>
        <w:tc>
          <w:tcPr>
            <w:tcW w:w="0" w:type="auto"/>
            <w:hideMark/>
          </w:tcPr>
          <w:p w14:paraId="7C07353A" w14:textId="5F3542DA" w:rsidR="00153131" w:rsidRPr="00D7735B" w:rsidRDefault="00153131" w:rsidP="00882601">
            <w:pPr>
              <w:spacing w:after="0"/>
            </w:pPr>
            <w:r w:rsidRPr="00D7735B">
              <w:t>Not represented</w:t>
            </w:r>
          </w:p>
        </w:tc>
        <w:tc>
          <w:tcPr>
            <w:tcW w:w="0" w:type="auto"/>
            <w:hideMark/>
          </w:tcPr>
          <w:p w14:paraId="3B91F7BE" w14:textId="3F1E7DA3" w:rsidR="00153131" w:rsidRPr="00D7735B" w:rsidRDefault="00153131" w:rsidP="00882601">
            <w:pPr>
              <w:spacing w:after="0"/>
            </w:pPr>
          </w:p>
        </w:tc>
      </w:tr>
      <w:tr w:rsidR="00153131" w:rsidRPr="00D7735B" w14:paraId="48249BED" w14:textId="77777777" w:rsidTr="00153131">
        <w:tc>
          <w:tcPr>
            <w:tcW w:w="0" w:type="auto"/>
            <w:shd w:val="clear" w:color="auto" w:fill="F2F2F2" w:themeFill="background1" w:themeFillShade="F2"/>
            <w:hideMark/>
          </w:tcPr>
          <w:p w14:paraId="6D97A5DA" w14:textId="0EF6F5E4" w:rsidR="00153131" w:rsidRPr="00D7735B" w:rsidRDefault="00153131" w:rsidP="00882601">
            <w:pPr>
              <w:spacing w:after="0"/>
            </w:pPr>
            <w:proofErr w:type="spellStart"/>
            <w:r w:rsidRPr="00D7735B">
              <w:t>HY_WaterBodyStratum</w:t>
            </w:r>
            <w:proofErr w:type="spellEnd"/>
          </w:p>
        </w:tc>
        <w:tc>
          <w:tcPr>
            <w:tcW w:w="0" w:type="auto"/>
            <w:hideMark/>
          </w:tcPr>
          <w:p w14:paraId="6DC285C4" w14:textId="4DE6047D" w:rsidR="00153131" w:rsidRPr="00D7735B" w:rsidRDefault="00153131" w:rsidP="00882601">
            <w:pPr>
              <w:spacing w:after="0"/>
            </w:pPr>
            <w:r w:rsidRPr="00D7735B">
              <w:t>Not represented</w:t>
            </w:r>
          </w:p>
        </w:tc>
        <w:tc>
          <w:tcPr>
            <w:tcW w:w="0" w:type="auto"/>
            <w:hideMark/>
          </w:tcPr>
          <w:p w14:paraId="5A92ADDB" w14:textId="2C8A4797" w:rsidR="00153131" w:rsidRPr="00D7735B" w:rsidRDefault="00153131" w:rsidP="00882601">
            <w:pPr>
              <w:spacing w:after="0"/>
            </w:pPr>
          </w:p>
        </w:tc>
      </w:tr>
      <w:tr w:rsidR="00153131" w:rsidRPr="00D7735B" w14:paraId="287199D6" w14:textId="77777777" w:rsidTr="00153131">
        <w:tc>
          <w:tcPr>
            <w:tcW w:w="0" w:type="auto"/>
            <w:shd w:val="clear" w:color="auto" w:fill="F2F2F2" w:themeFill="background1" w:themeFillShade="F2"/>
            <w:hideMark/>
          </w:tcPr>
          <w:p w14:paraId="3F7EA61E" w14:textId="1F70C8F0" w:rsidR="00153131" w:rsidRPr="00D7735B" w:rsidRDefault="00153131" w:rsidP="00882601">
            <w:pPr>
              <w:spacing w:after="0"/>
            </w:pPr>
            <w:proofErr w:type="spellStart"/>
            <w:r w:rsidRPr="00D7735B">
              <w:t>HY_Water_LiquidPhase</w:t>
            </w:r>
            <w:proofErr w:type="spellEnd"/>
          </w:p>
        </w:tc>
        <w:tc>
          <w:tcPr>
            <w:tcW w:w="0" w:type="auto"/>
            <w:hideMark/>
          </w:tcPr>
          <w:p w14:paraId="78B7B0A0" w14:textId="61CC03D7" w:rsidR="00153131" w:rsidRPr="00D7735B" w:rsidRDefault="00153131" w:rsidP="00882601">
            <w:pPr>
              <w:spacing w:after="0"/>
            </w:pPr>
            <w:r w:rsidRPr="00D7735B">
              <w:t>Not represented</w:t>
            </w:r>
          </w:p>
        </w:tc>
        <w:tc>
          <w:tcPr>
            <w:tcW w:w="0" w:type="auto"/>
            <w:hideMark/>
          </w:tcPr>
          <w:p w14:paraId="39FFE143" w14:textId="64AAC7BC" w:rsidR="00153131" w:rsidRPr="00D7735B" w:rsidRDefault="00153131" w:rsidP="00882601">
            <w:pPr>
              <w:spacing w:after="0"/>
            </w:pPr>
          </w:p>
        </w:tc>
      </w:tr>
      <w:tr w:rsidR="00153131" w:rsidRPr="00D7735B" w14:paraId="601FF517" w14:textId="77777777" w:rsidTr="00153131">
        <w:tc>
          <w:tcPr>
            <w:tcW w:w="0" w:type="auto"/>
            <w:shd w:val="clear" w:color="auto" w:fill="F2F2F2" w:themeFill="background1" w:themeFillShade="F2"/>
            <w:hideMark/>
          </w:tcPr>
          <w:p w14:paraId="2927800F" w14:textId="51A9447F" w:rsidR="00153131" w:rsidRPr="00D7735B" w:rsidRDefault="00153131" w:rsidP="00882601">
            <w:pPr>
              <w:spacing w:after="0"/>
            </w:pPr>
            <w:proofErr w:type="spellStart"/>
            <w:r w:rsidRPr="00D7735B">
              <w:t>HY_Water_SolidPhase</w:t>
            </w:r>
            <w:proofErr w:type="spellEnd"/>
          </w:p>
        </w:tc>
        <w:tc>
          <w:tcPr>
            <w:tcW w:w="0" w:type="auto"/>
            <w:hideMark/>
          </w:tcPr>
          <w:p w14:paraId="6B6886B4" w14:textId="0321DFAB" w:rsidR="00153131" w:rsidRPr="00D7735B" w:rsidRDefault="00153131" w:rsidP="00882601">
            <w:pPr>
              <w:spacing w:after="0"/>
            </w:pPr>
            <w:r w:rsidRPr="00D7735B">
              <w:t>Not represented</w:t>
            </w:r>
          </w:p>
        </w:tc>
        <w:tc>
          <w:tcPr>
            <w:tcW w:w="0" w:type="auto"/>
            <w:hideMark/>
          </w:tcPr>
          <w:p w14:paraId="24049DA1" w14:textId="65E928B4" w:rsidR="00153131" w:rsidRPr="00D7735B" w:rsidRDefault="00153131" w:rsidP="00882601">
            <w:pPr>
              <w:spacing w:after="0"/>
            </w:pPr>
          </w:p>
        </w:tc>
      </w:tr>
      <w:tr w:rsidR="00153131" w:rsidRPr="00D7735B" w14:paraId="04EDFA2C" w14:textId="77777777" w:rsidTr="00153131">
        <w:trPr>
          <w:trHeight w:val="89"/>
        </w:trPr>
        <w:tc>
          <w:tcPr>
            <w:tcW w:w="0" w:type="auto"/>
            <w:shd w:val="clear" w:color="auto" w:fill="F2F2F2" w:themeFill="background1" w:themeFillShade="F2"/>
          </w:tcPr>
          <w:p w14:paraId="450A57C2" w14:textId="1B0FD739" w:rsidR="00153131" w:rsidRPr="00D7735B" w:rsidRDefault="00153131" w:rsidP="00882601">
            <w:pPr>
              <w:spacing w:after="0"/>
            </w:pPr>
          </w:p>
        </w:tc>
        <w:tc>
          <w:tcPr>
            <w:tcW w:w="0" w:type="auto"/>
          </w:tcPr>
          <w:p w14:paraId="38D5969A" w14:textId="63E6747D" w:rsidR="00153131" w:rsidRPr="00D7735B" w:rsidRDefault="00153131" w:rsidP="00882601">
            <w:pPr>
              <w:spacing w:after="0"/>
            </w:pPr>
          </w:p>
        </w:tc>
        <w:tc>
          <w:tcPr>
            <w:tcW w:w="0" w:type="auto"/>
          </w:tcPr>
          <w:p w14:paraId="74FF65B6" w14:textId="1EA46887" w:rsidR="00153131" w:rsidRPr="00D7735B" w:rsidRDefault="00153131" w:rsidP="00882601">
            <w:pPr>
              <w:spacing w:after="0"/>
            </w:pP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212" w:name="_Toc464111012"/>
      <w:r>
        <w:lastRenderedPageBreak/>
        <w:t xml:space="preserve">C.3 </w:t>
      </w:r>
      <w:r w:rsidRPr="00D7735B">
        <w:t>Hydrometric Network</w:t>
      </w:r>
      <w:bookmarkEnd w:id="212"/>
    </w:p>
    <w:tbl>
      <w:tblPr>
        <w:tblStyle w:val="Tabellenraster"/>
        <w:tblW w:w="0" w:type="auto"/>
        <w:tblLook w:val="04A0" w:firstRow="1" w:lastRow="0" w:firstColumn="1" w:lastColumn="0" w:noHBand="0" w:noVBand="1"/>
      </w:tblPr>
      <w:tblGrid>
        <w:gridCol w:w="2896"/>
        <w:gridCol w:w="2656"/>
        <w:gridCol w:w="7624"/>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2E15A430" w:rsidR="00D77B53" w:rsidRPr="00D7735B" w:rsidRDefault="00905542" w:rsidP="00905542">
            <w:pPr>
              <w:spacing w:after="0"/>
            </w:pPr>
            <w:r>
              <w:t>Possible f</w:t>
            </w:r>
            <w:r w:rsidRPr="00D7735B">
              <w:t xml:space="preserve">uture </w:t>
            </w:r>
            <w:r w:rsidR="00D77B53" w:rsidRPr="00D7735B">
              <w:t xml:space="preserve">plans to produce a </w:t>
            </w:r>
            <w:proofErr w:type="spellStart"/>
            <w:r w:rsidR="00D77B53" w:rsidRPr="00D7735B">
              <w:t>geoschematic</w:t>
            </w:r>
            <w:proofErr w:type="spellEnd"/>
            <w:r w:rsidR="00D77B53" w:rsidRPr="00D7735B">
              <w:t xml:space="preserve">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proofErr w:type="spellStart"/>
            <w:r w:rsidRPr="00D7735B">
              <w:t>HY_HydrometricFeature</w:t>
            </w:r>
            <w:proofErr w:type="spellEnd"/>
          </w:p>
        </w:tc>
        <w:tc>
          <w:tcPr>
            <w:tcW w:w="0" w:type="auto"/>
            <w:hideMark/>
          </w:tcPr>
          <w:p w14:paraId="3093C4E3" w14:textId="77777777" w:rsidR="00D77B53" w:rsidRPr="00D7735B" w:rsidRDefault="00D77B53" w:rsidP="00882601">
            <w:pPr>
              <w:spacing w:after="0"/>
            </w:pPr>
            <w:proofErr w:type="spellStart"/>
            <w:r w:rsidRPr="00D7735B">
              <w:t>AHGFNetworkNode</w:t>
            </w:r>
            <w:proofErr w:type="spellEnd"/>
            <w:r w:rsidRPr="00D7735B">
              <w:t xml:space="preserve">:: </w:t>
            </w:r>
            <w:proofErr w:type="spellStart"/>
            <w:r w:rsidRPr="00D7735B">
              <w:t>AHGFGhostNode</w:t>
            </w:r>
            <w:proofErr w:type="spellEnd"/>
          </w:p>
        </w:tc>
        <w:tc>
          <w:tcPr>
            <w:tcW w:w="0" w:type="auto"/>
            <w:hideMark/>
          </w:tcPr>
          <w:p w14:paraId="2FF506FE" w14:textId="196CA079"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xml:space="preserve">: Currently, V3 has a separate </w:t>
            </w:r>
            <w:proofErr w:type="spellStart"/>
            <w:r w:rsidRPr="00D7735B">
              <w:t>AHGFGhostNode</w:t>
            </w:r>
            <w:proofErr w:type="spellEnd"/>
            <w:r w:rsidRPr="00D7735B">
              <w:t xml:space="preserve"> feature class for ghost nodes. There are plans to include these features as part of the Hydrology Reporting Catchments product forming outfalls for </w:t>
            </w:r>
            <w:proofErr w:type="spellStart"/>
            <w:r w:rsidRPr="00D7735B">
              <w:t>AHGFContractedCatchment</w:t>
            </w:r>
            <w:proofErr w:type="spellEnd"/>
            <w:r w:rsidRPr="00D7735B">
              <w:t xml:space="preserve"> (</w:t>
            </w:r>
            <w:proofErr w:type="spellStart"/>
            <w:r w:rsidR="00CC6131">
              <w:t>HY_DendriticCatchment</w:t>
            </w:r>
            <w:proofErr w:type="spellEnd"/>
            <w:r w:rsidRPr="00D7735B">
              <w: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proofErr w:type="spellStart"/>
            <w:r w:rsidRPr="00D7735B">
              <w:t>HY_RiverReferenceSystem</w:t>
            </w:r>
            <w:proofErr w:type="spellEnd"/>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proofErr w:type="spellStart"/>
            <w:r w:rsidRPr="00D7735B">
              <w:t>HY_IndirectPostition</w:t>
            </w:r>
            <w:proofErr w:type="spellEnd"/>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986726">
          <w:footerReference w:type="even" r:id="rId98"/>
          <w:footerReference w:type="default" r:id="rId99"/>
          <w:type w:val="oddPage"/>
          <w:pgSz w:w="15840" w:h="12240" w:orient="landscape"/>
          <w:pgMar w:top="1800" w:right="1440" w:bottom="1800" w:left="1440" w:header="720" w:footer="720" w:gutter="0"/>
          <w:pgNumType w:start="1"/>
          <w:cols w:space="720"/>
          <w:docGrid w:linePitch="360"/>
        </w:sectPr>
      </w:pPr>
    </w:p>
    <w:p w14:paraId="5F27F243" w14:textId="11A77E1B" w:rsidR="001D27A5" w:rsidRDefault="001D27A5" w:rsidP="00B44DA2">
      <w:pPr>
        <w:pStyle w:val="berschrift1"/>
        <w:numPr>
          <w:ilvl w:val="0"/>
          <w:numId w:val="0"/>
        </w:numPr>
      </w:pPr>
      <w:bookmarkStart w:id="213" w:name="_Toc464111013"/>
      <w:r w:rsidRPr="00F11F37">
        <w:lastRenderedPageBreak/>
        <w:t xml:space="preserve">ANNEX D: HY_Features - </w:t>
      </w:r>
      <w:proofErr w:type="spellStart"/>
      <w:r w:rsidRPr="00F11F37">
        <w:t>NHDPlus</w:t>
      </w:r>
      <w:proofErr w:type="spellEnd"/>
      <w:r w:rsidRPr="00F11F37">
        <w:t xml:space="preserve">  Mapping</w:t>
      </w:r>
      <w:bookmarkEnd w:id="213"/>
    </w:p>
    <w:p w14:paraId="28935695" w14:textId="75945A70" w:rsidR="00AF47A8" w:rsidRPr="00613CC2" w:rsidRDefault="00AF47A8" w:rsidP="00613CC2">
      <w:r w:rsidRPr="00D7735B">
        <w:t xml:space="preserve">This is a </w:t>
      </w:r>
      <w:r>
        <w:t>descriptive</w:t>
      </w:r>
      <w:r w:rsidRPr="00D7735B">
        <w:t xml:space="preserve"> mapping for the </w:t>
      </w:r>
      <w:r w:rsidR="00613CC2">
        <w:t xml:space="preserve">USGS </w:t>
      </w:r>
      <w:r w:rsidR="00613CC2" w:rsidRPr="00F11F37">
        <w:t>National Hydrography Dataset P</w:t>
      </w:r>
      <w:r w:rsidR="00613CC2">
        <w:t>l</w:t>
      </w:r>
      <w:r w:rsidR="00613CC2" w:rsidRPr="00F11F37">
        <w:t xml:space="preserve">us </w:t>
      </w:r>
      <w:r w:rsidR="00613CC2">
        <w:t>(</w:t>
      </w:r>
      <w:proofErr w:type="spellStart"/>
      <w:r w:rsidR="00613CC2" w:rsidRPr="00F11F37">
        <w:t>NHDPlus</w:t>
      </w:r>
      <w:proofErr w:type="spellEnd"/>
      <w:r w:rsidR="00613CC2" w:rsidRPr="00F11F37">
        <w:t>)</w:t>
      </w:r>
      <w:r w:rsidR="00254E14">
        <w:t>[10].</w:t>
      </w:r>
      <w:r>
        <w:t xml:space="preserve"> It is intended to provide an understanding of the basic relationship of HY_Features concepts and the </w:t>
      </w:r>
      <w:proofErr w:type="spellStart"/>
      <w:r>
        <w:t>NHDPlus</w:t>
      </w:r>
      <w:proofErr w:type="spellEnd"/>
      <w:r>
        <w:t xml:space="preserve"> hydrologic feature implementation.</w:t>
      </w:r>
      <w:r w:rsidR="00AA15D6">
        <w:t xml:space="preserve"> </w:t>
      </w:r>
    </w:p>
    <w:p w14:paraId="1EE3D71A" w14:textId="4C738E77" w:rsidR="001D27A5" w:rsidRPr="00F11F37" w:rsidRDefault="001D27A5" w:rsidP="00B44DA2">
      <w:pPr>
        <w:pStyle w:val="berschrift2"/>
        <w:numPr>
          <w:ilvl w:val="0"/>
          <w:numId w:val="0"/>
        </w:numPr>
      </w:pPr>
      <w:bookmarkStart w:id="214" w:name="_Toc464111014"/>
      <w:r w:rsidRPr="00F11F37">
        <w:t>D.1 Catchment Model</w:t>
      </w:r>
      <w:bookmarkEnd w:id="214"/>
    </w:p>
    <w:tbl>
      <w:tblPr>
        <w:tblStyle w:val="Tabellenraster"/>
        <w:tblW w:w="0" w:type="auto"/>
        <w:tblLook w:val="04A0" w:firstRow="1" w:lastRow="0" w:firstColumn="1" w:lastColumn="0" w:noHBand="0" w:noVBand="1"/>
      </w:tblPr>
      <w:tblGrid>
        <w:gridCol w:w="3029"/>
        <w:gridCol w:w="2487"/>
        <w:gridCol w:w="7660"/>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7A8140E" w14:textId="77777777" w:rsidR="001D27A5" w:rsidRPr="00F11F37" w:rsidRDefault="001D27A5" w:rsidP="00882601">
            <w:pPr>
              <w:spacing w:after="0"/>
            </w:pPr>
            <w:r w:rsidRPr="00F11F37">
              <w:t xml:space="preserve">The </w:t>
            </w:r>
            <w:proofErr w:type="spellStart"/>
            <w:r w:rsidRPr="00F11F37">
              <w:t>comid</w:t>
            </w:r>
            <w:proofErr w:type="spellEnd"/>
            <w:r w:rsidRPr="00F11F37">
              <w:t xml:space="preserve"> catchment is the feature that takes part in </w:t>
            </w:r>
            <w:proofErr w:type="spellStart"/>
            <w:r w:rsidRPr="00F11F37">
              <w:t>PlusFlow</w:t>
            </w:r>
            <w:proofErr w:type="spellEnd"/>
            <w:r w:rsidRPr="00F11F37">
              <w:t xml:space="preserve"> topology table, has associated accumulated characteristics, etc. Could also be the collection of catchments that contribute to a given </w:t>
            </w:r>
            <w:proofErr w:type="spellStart"/>
            <w:r w:rsidRPr="00F11F37">
              <w:t>reachcode</w:t>
            </w:r>
            <w:proofErr w:type="spellEnd"/>
            <w:r w:rsidRPr="00F11F37">
              <w:t xml:space="preserv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4D82D659" w:rsidR="001D27A5" w:rsidRPr="00F11F37" w:rsidRDefault="00CC6131" w:rsidP="00882601">
            <w:pPr>
              <w:spacing w:after="0"/>
            </w:pPr>
            <w:proofErr w:type="spellStart"/>
            <w:r>
              <w:t>HY_DendriticCatchment</w:t>
            </w:r>
            <w:proofErr w:type="spellEnd"/>
          </w:p>
        </w:tc>
        <w:tc>
          <w:tcPr>
            <w:tcW w:w="0" w:type="auto"/>
            <w:hideMark/>
          </w:tcPr>
          <w:p w14:paraId="0ACE08B8"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1D3122EF" w14:textId="77777777" w:rsidR="001D27A5" w:rsidRPr="00F11F37" w:rsidRDefault="001D27A5" w:rsidP="00882601">
            <w:pPr>
              <w:spacing w:after="0"/>
            </w:pPr>
            <w:proofErr w:type="spellStart"/>
            <w:r w:rsidRPr="00F11F37">
              <w:t>NHDPlus</w:t>
            </w:r>
            <w:proofErr w:type="spellEnd"/>
            <w:r w:rsidRPr="00F11F37">
              <w:t xml:space="preserve">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proofErr w:type="spellStart"/>
            <w:r w:rsidRPr="00F11F37">
              <w:t>HY_InteriorCatchment</w:t>
            </w:r>
            <w:proofErr w:type="spellEnd"/>
          </w:p>
        </w:tc>
        <w:tc>
          <w:tcPr>
            <w:tcW w:w="0" w:type="auto"/>
            <w:hideMark/>
          </w:tcPr>
          <w:p w14:paraId="64999461" w14:textId="77777777" w:rsidR="001D27A5" w:rsidRPr="00F11F37" w:rsidRDefault="001D27A5" w:rsidP="00882601">
            <w:pPr>
              <w:spacing w:after="0"/>
            </w:pPr>
            <w:proofErr w:type="spellStart"/>
            <w:r w:rsidRPr="00F11F37">
              <w:t>comid</w:t>
            </w:r>
            <w:proofErr w:type="spellEnd"/>
            <w:r w:rsidRPr="00F11F37">
              <w:t xml:space="preserve"> catchment</w:t>
            </w:r>
          </w:p>
        </w:tc>
        <w:tc>
          <w:tcPr>
            <w:tcW w:w="0" w:type="auto"/>
            <w:hideMark/>
          </w:tcPr>
          <w:p w14:paraId="72DE4904" w14:textId="77777777" w:rsidR="001D27A5" w:rsidRPr="00F11F37" w:rsidRDefault="001D27A5" w:rsidP="00882601">
            <w:pPr>
              <w:spacing w:after="0"/>
            </w:pPr>
            <w:proofErr w:type="spellStart"/>
            <w:r w:rsidRPr="00F11F37">
              <w:t>NHDPlus</w:t>
            </w:r>
            <w:proofErr w:type="spellEnd"/>
            <w:r w:rsidRPr="00F11F37">
              <w:t xml:space="preserve">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proofErr w:type="spellStart"/>
            <w:r w:rsidRPr="00F11F37">
              <w:t>HY_CatchmentAggregate</w:t>
            </w:r>
            <w:proofErr w:type="spellEnd"/>
          </w:p>
        </w:tc>
        <w:tc>
          <w:tcPr>
            <w:tcW w:w="0" w:type="auto"/>
            <w:hideMark/>
          </w:tcPr>
          <w:p w14:paraId="1E946AB8" w14:textId="77777777" w:rsidR="001D27A5" w:rsidRPr="00F11F37" w:rsidRDefault="001D27A5" w:rsidP="00882601">
            <w:pPr>
              <w:spacing w:after="0"/>
            </w:pPr>
            <w:r w:rsidRPr="00F11F37">
              <w:t xml:space="preserve">collection of </w:t>
            </w:r>
            <w:proofErr w:type="spellStart"/>
            <w:r w:rsidRPr="00F11F37">
              <w:t>comid</w:t>
            </w:r>
            <w:proofErr w:type="spellEnd"/>
            <w:r w:rsidRPr="00F11F37">
              <w:t xml:space="preserve">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proofErr w:type="spellStart"/>
            <w:r w:rsidRPr="00F11F37">
              <w:t>HY_Outfall</w:t>
            </w:r>
            <w:proofErr w:type="spellEnd"/>
          </w:p>
        </w:tc>
        <w:tc>
          <w:tcPr>
            <w:tcW w:w="0" w:type="auto"/>
            <w:hideMark/>
          </w:tcPr>
          <w:p w14:paraId="2D5BCF1F"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p>
        </w:tc>
        <w:tc>
          <w:tcPr>
            <w:tcW w:w="0" w:type="auto"/>
            <w:hideMark/>
          </w:tcPr>
          <w:p w14:paraId="36259A93" w14:textId="77777777" w:rsidR="001D27A5" w:rsidRPr="00F11F37" w:rsidRDefault="001D27A5" w:rsidP="00882601">
            <w:pPr>
              <w:spacing w:after="0"/>
            </w:pPr>
            <w:proofErr w:type="spellStart"/>
            <w:r w:rsidRPr="00F11F37">
              <w:t>NHDPlus</w:t>
            </w:r>
            <w:proofErr w:type="spellEnd"/>
            <w:r w:rsidRPr="00F11F37">
              <w:t xml:space="preserve"> nodes are inflow (</w:t>
            </w:r>
            <w:proofErr w:type="spellStart"/>
            <w:r w:rsidRPr="00F11F37">
              <w:t>fromNode</w:t>
            </w:r>
            <w:proofErr w:type="spellEnd"/>
            <w:r w:rsidRPr="00F11F37">
              <w:t>) and outflow (</w:t>
            </w:r>
            <w:proofErr w:type="spellStart"/>
            <w:r w:rsidRPr="00F11F37">
              <w:t>toNode</w:t>
            </w:r>
            <w:proofErr w:type="spellEnd"/>
            <w:r w:rsidRPr="00F11F37">
              <w:t xml:space="preserve">) nodes of a given </w:t>
            </w:r>
            <w:proofErr w:type="spellStart"/>
            <w:r w:rsidRPr="00F11F37">
              <w:t>comid</w:t>
            </w:r>
            <w:proofErr w:type="spellEnd"/>
            <w:r w:rsidRPr="00F11F37">
              <w:t xml:space="preserve">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proofErr w:type="spellStart"/>
            <w:r w:rsidRPr="00F11F37">
              <w:t>HY_OutfallRealization</w:t>
            </w:r>
            <w:proofErr w:type="spellEnd"/>
          </w:p>
        </w:tc>
        <w:tc>
          <w:tcPr>
            <w:tcW w:w="0" w:type="auto"/>
            <w:hideMark/>
          </w:tcPr>
          <w:p w14:paraId="4FE1A670" w14:textId="77777777" w:rsidR="001D27A5" w:rsidRPr="00F11F37" w:rsidRDefault="001D27A5" w:rsidP="00882601">
            <w:pPr>
              <w:spacing w:after="0"/>
            </w:pPr>
            <w:proofErr w:type="spellStart"/>
            <w:r w:rsidRPr="00F11F37">
              <w:t>fromNode</w:t>
            </w:r>
            <w:proofErr w:type="spellEnd"/>
            <w:r w:rsidRPr="00F11F37">
              <w:t xml:space="preserve"> or </w:t>
            </w:r>
            <w:proofErr w:type="spellStart"/>
            <w:r w:rsidRPr="00F11F37">
              <w:t>toNode</w:t>
            </w:r>
            <w:proofErr w:type="spellEnd"/>
            <w:r w:rsidRPr="00F11F37">
              <w:t xml:space="preserve"> location, point location of point events, etc.</w:t>
            </w:r>
          </w:p>
        </w:tc>
        <w:tc>
          <w:tcPr>
            <w:tcW w:w="0" w:type="auto"/>
            <w:hideMark/>
          </w:tcPr>
          <w:p w14:paraId="1EBB0210" w14:textId="77777777" w:rsidR="001D27A5" w:rsidRPr="00F11F37" w:rsidRDefault="001D27A5" w:rsidP="00882601">
            <w:pPr>
              <w:spacing w:after="0"/>
            </w:pPr>
            <w:proofErr w:type="spellStart"/>
            <w:r w:rsidRPr="00F11F37">
              <w:t>HY_ReferenceLocation</w:t>
            </w:r>
            <w:proofErr w:type="spellEnd"/>
            <w:r w:rsidRPr="00F11F37">
              <w:t xml:space="preserve">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proofErr w:type="spellStart"/>
            <w:r w:rsidRPr="00F11F37">
              <w:t>HY_CatchmentRealization</w:t>
            </w:r>
            <w:proofErr w:type="spellEnd"/>
          </w:p>
        </w:tc>
        <w:tc>
          <w:tcPr>
            <w:tcW w:w="0" w:type="auto"/>
            <w:hideMark/>
          </w:tcPr>
          <w:p w14:paraId="12C3B5B0" w14:textId="77777777" w:rsidR="001D27A5" w:rsidRPr="00F11F37" w:rsidRDefault="001D27A5" w:rsidP="00882601">
            <w:pPr>
              <w:spacing w:after="0"/>
            </w:pPr>
            <w:r w:rsidRPr="00F11F37">
              <w:t xml:space="preserve">Any entity that is identified by a </w:t>
            </w:r>
            <w:proofErr w:type="spellStart"/>
            <w:r w:rsidRPr="00F11F37">
              <w:t>comid</w:t>
            </w:r>
            <w:proofErr w:type="spellEnd"/>
          </w:p>
        </w:tc>
        <w:tc>
          <w:tcPr>
            <w:tcW w:w="0" w:type="auto"/>
            <w:hideMark/>
          </w:tcPr>
          <w:p w14:paraId="791DDA41" w14:textId="77777777" w:rsidR="001D27A5" w:rsidRPr="00F11F37" w:rsidRDefault="001D27A5" w:rsidP="00882601">
            <w:pPr>
              <w:spacing w:after="0"/>
            </w:pPr>
            <w:r w:rsidRPr="00F11F37">
              <w:t xml:space="preserve">In </w:t>
            </w:r>
            <w:proofErr w:type="spellStart"/>
            <w:r w:rsidRPr="00F11F37">
              <w:t>NHDPlus</w:t>
            </w:r>
            <w:proofErr w:type="spellEnd"/>
            <w:r w:rsidRPr="00F11F37">
              <w:t xml:space="preserve">, the </w:t>
            </w:r>
            <w:proofErr w:type="spellStart"/>
            <w:r w:rsidRPr="00F11F37">
              <w:t>comid</w:t>
            </w:r>
            <w:proofErr w:type="spellEnd"/>
            <w:r w:rsidRPr="00F11F37">
              <w:t xml:space="preserve"> identifier represents an unrealized catchment. Any geometric or topologic data that is referenced to a </w:t>
            </w:r>
            <w:proofErr w:type="spellStart"/>
            <w:r w:rsidRPr="00F11F37">
              <w:t>comid</w:t>
            </w:r>
            <w:proofErr w:type="spellEnd"/>
            <w:r w:rsidRPr="00F11F37">
              <w:t xml:space="preserve">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proofErr w:type="spellStart"/>
            <w:r w:rsidRPr="00F11F37">
              <w:t>HY_CatchmentArea</w:t>
            </w:r>
            <w:proofErr w:type="spellEnd"/>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proofErr w:type="spellStart"/>
            <w:r w:rsidRPr="00F11F37">
              <w:t>CatchmentArea</w:t>
            </w:r>
            <w:proofErr w:type="spellEnd"/>
            <w:r w:rsidRPr="00F11F37">
              <w:t>.</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proofErr w:type="spellStart"/>
            <w:r w:rsidRPr="00F11F37">
              <w:t>HY_CatchmentBoundary</w:t>
            </w:r>
            <w:proofErr w:type="spellEnd"/>
          </w:p>
        </w:tc>
        <w:tc>
          <w:tcPr>
            <w:tcW w:w="0" w:type="auto"/>
            <w:hideMark/>
          </w:tcPr>
          <w:p w14:paraId="0BB6001B" w14:textId="77777777" w:rsidR="001D27A5" w:rsidRPr="00F11F37" w:rsidRDefault="001D27A5" w:rsidP="00882601">
            <w:pPr>
              <w:spacing w:after="0"/>
            </w:pPr>
            <w:proofErr w:type="spellStart"/>
            <w:r w:rsidRPr="00F11F37">
              <w:t>comid</w:t>
            </w:r>
            <w:proofErr w:type="spellEnd"/>
            <w:r w:rsidRPr="00F11F37">
              <w:t xml:space="preserve"> catchment </w:t>
            </w:r>
            <w:r w:rsidRPr="00F11F37">
              <w:lastRenderedPageBreak/>
              <w:t>polygon</w:t>
            </w:r>
          </w:p>
        </w:tc>
        <w:tc>
          <w:tcPr>
            <w:tcW w:w="0" w:type="auto"/>
            <w:hideMark/>
          </w:tcPr>
          <w:p w14:paraId="602ECF51" w14:textId="77777777" w:rsidR="001D27A5" w:rsidRPr="00F11F37" w:rsidRDefault="001D27A5" w:rsidP="00882601">
            <w:pPr>
              <w:spacing w:after="0"/>
            </w:pPr>
            <w:r w:rsidRPr="00F11F37">
              <w:lastRenderedPageBreak/>
              <w:t xml:space="preserve">The polygon representing a </w:t>
            </w:r>
            <w:proofErr w:type="spellStart"/>
            <w:r w:rsidRPr="00F11F37">
              <w:t>comid</w:t>
            </w:r>
            <w:proofErr w:type="spellEnd"/>
            <w:r w:rsidRPr="00F11F37">
              <w:t xml:space="preserve"> catchment should be thought of as both </w:t>
            </w:r>
            <w:r w:rsidRPr="00F11F37">
              <w:lastRenderedPageBreak/>
              <w:t xml:space="preserve">the </w:t>
            </w:r>
            <w:proofErr w:type="spellStart"/>
            <w:r w:rsidRPr="00F11F37">
              <w:t>catchmentBoundary</w:t>
            </w:r>
            <w:proofErr w:type="spellEnd"/>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proofErr w:type="spellStart"/>
            <w:r w:rsidRPr="00F11F37">
              <w:lastRenderedPageBreak/>
              <w:t>HY_CartographicRealization</w:t>
            </w:r>
            <w:proofErr w:type="spellEnd"/>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 xml:space="preserve">The </w:t>
            </w:r>
            <w:proofErr w:type="spellStart"/>
            <w:r w:rsidRPr="00F11F37">
              <w:t>NHDPlus</w:t>
            </w:r>
            <w:proofErr w:type="spellEnd"/>
            <w:r w:rsidRPr="00F11F37">
              <w:t xml:space="preserve">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215" w:name="_Toc464111015"/>
      <w:r w:rsidRPr="00F11F37">
        <w:t>D.2 Hydrographic Network Model</w:t>
      </w:r>
      <w:bookmarkEnd w:id="215"/>
    </w:p>
    <w:tbl>
      <w:tblPr>
        <w:tblStyle w:val="Tabellenraster"/>
        <w:tblW w:w="0" w:type="auto"/>
        <w:tblLook w:val="04A0" w:firstRow="1" w:lastRow="0" w:firstColumn="1" w:lastColumn="0" w:noHBand="0" w:noVBand="1"/>
      </w:tblPr>
      <w:tblGrid>
        <w:gridCol w:w="2856"/>
        <w:gridCol w:w="2233"/>
        <w:gridCol w:w="8087"/>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1B6FF782" w:rsidR="001D27A5" w:rsidRPr="00F11F37" w:rsidRDefault="001D27A5" w:rsidP="00882601">
            <w:pPr>
              <w:spacing w:after="0"/>
            </w:pPr>
            <w:r w:rsidRPr="00F11F37">
              <w:t xml:space="preserve">The collection of </w:t>
            </w:r>
            <w:r w:rsidR="00CC6131" w:rsidRPr="00F11F37">
              <w:t>perennial</w:t>
            </w:r>
            <w:r w:rsidRPr="00F11F37">
              <w:t xml:space="preserve">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proofErr w:type="spellStart"/>
            <w:r w:rsidRPr="00F11F37">
              <w:t>HY_WaterBody</w:t>
            </w:r>
            <w:proofErr w:type="spellEnd"/>
          </w:p>
        </w:tc>
        <w:tc>
          <w:tcPr>
            <w:tcW w:w="0" w:type="auto"/>
            <w:hideMark/>
          </w:tcPr>
          <w:p w14:paraId="5A69499A" w14:textId="511E459E" w:rsidR="001D27A5" w:rsidRPr="00F11F37" w:rsidRDefault="00CC6131" w:rsidP="00882601">
            <w:pPr>
              <w:spacing w:after="0"/>
            </w:pPr>
            <w:r w:rsidRPr="00F11F37">
              <w:t>Perennial</w:t>
            </w:r>
            <w:r w:rsidR="001D27A5" w:rsidRPr="00F11F37">
              <w:t xml:space="preserve"> flowlines and waterbodies</w:t>
            </w:r>
          </w:p>
        </w:tc>
        <w:tc>
          <w:tcPr>
            <w:tcW w:w="0" w:type="auto"/>
            <w:hideMark/>
          </w:tcPr>
          <w:p w14:paraId="14398C90" w14:textId="7917C2ED" w:rsidR="001D27A5" w:rsidRPr="00F11F37" w:rsidRDefault="00CC6131" w:rsidP="00882601">
            <w:pPr>
              <w:spacing w:after="0"/>
            </w:pPr>
            <w:r w:rsidRPr="00F11F37">
              <w:t>Perennial</w:t>
            </w:r>
            <w:r w:rsidR="001D27A5" w:rsidRPr="00F11F37">
              <w:t xml:space="preserve">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proofErr w:type="spellStart"/>
            <w:r w:rsidRPr="00F11F37">
              <w:t>HY_ChannelNetwork</w:t>
            </w:r>
            <w:proofErr w:type="spellEnd"/>
          </w:p>
        </w:tc>
        <w:tc>
          <w:tcPr>
            <w:tcW w:w="0" w:type="auto"/>
            <w:hideMark/>
          </w:tcPr>
          <w:p w14:paraId="1330475B" w14:textId="5CD3B5F2" w:rsidR="001D27A5" w:rsidRPr="00F11F37" w:rsidRDefault="00221BB8" w:rsidP="00882601">
            <w:pPr>
              <w:spacing w:after="0"/>
            </w:pPr>
            <w:r>
              <w:t>Not represented</w:t>
            </w:r>
          </w:p>
        </w:tc>
        <w:tc>
          <w:tcPr>
            <w:tcW w:w="0" w:type="auto"/>
            <w:hideMark/>
          </w:tcPr>
          <w:p w14:paraId="3E2E2A9A" w14:textId="66162A55" w:rsidR="001D27A5" w:rsidRPr="00F11F37" w:rsidRDefault="001D27A5" w:rsidP="00882601">
            <w:pPr>
              <w:spacing w:after="0"/>
            </w:pP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proofErr w:type="spellStart"/>
            <w:r w:rsidRPr="00F11F37">
              <w:t>HY_Depression</w:t>
            </w:r>
            <w:proofErr w:type="spellEnd"/>
          </w:p>
        </w:tc>
        <w:tc>
          <w:tcPr>
            <w:tcW w:w="0" w:type="auto"/>
            <w:hideMark/>
          </w:tcPr>
          <w:p w14:paraId="3643D3D0" w14:textId="01E9CF9D" w:rsidR="001D27A5" w:rsidRPr="00F11F37" w:rsidRDefault="00221BB8" w:rsidP="00882601">
            <w:pPr>
              <w:spacing w:after="0"/>
            </w:pPr>
            <w:r>
              <w:t>Not represented</w:t>
            </w:r>
          </w:p>
        </w:tc>
        <w:tc>
          <w:tcPr>
            <w:tcW w:w="0" w:type="auto"/>
            <w:hideMark/>
          </w:tcPr>
          <w:p w14:paraId="63219A31" w14:textId="2DA8128F" w:rsidR="001D27A5" w:rsidRPr="00F11F37" w:rsidRDefault="001D27A5" w:rsidP="00882601">
            <w:pPr>
              <w:spacing w:after="0"/>
            </w:pP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proofErr w:type="spellStart"/>
            <w:r w:rsidRPr="00F11F37">
              <w:t>HY_Channel</w:t>
            </w:r>
            <w:proofErr w:type="spellEnd"/>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proofErr w:type="spellStart"/>
            <w:r w:rsidRPr="00F11F37">
              <w:t>HY_Reservoir</w:t>
            </w:r>
            <w:proofErr w:type="spellEnd"/>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proofErr w:type="spellStart"/>
            <w:r w:rsidRPr="00F11F37">
              <w:t>HY_FlowPath</w:t>
            </w:r>
            <w:proofErr w:type="spellEnd"/>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proofErr w:type="spellStart"/>
            <w:r w:rsidRPr="00F11F37">
              <w:t>HY_WaterEdge</w:t>
            </w:r>
            <w:proofErr w:type="spellEnd"/>
          </w:p>
        </w:tc>
        <w:tc>
          <w:tcPr>
            <w:tcW w:w="0" w:type="auto"/>
            <w:hideMark/>
          </w:tcPr>
          <w:p w14:paraId="54408407" w14:textId="689F3D00" w:rsidR="001D27A5" w:rsidRPr="00F11F37" w:rsidRDefault="00221BB8" w:rsidP="00882601">
            <w:pPr>
              <w:spacing w:after="0"/>
            </w:pPr>
            <w:r>
              <w:t>Not represented</w:t>
            </w:r>
          </w:p>
        </w:tc>
        <w:tc>
          <w:tcPr>
            <w:tcW w:w="0" w:type="auto"/>
            <w:hideMark/>
          </w:tcPr>
          <w:p w14:paraId="4A15F5A8" w14:textId="035F2856" w:rsidR="001D27A5" w:rsidRPr="00F11F37" w:rsidRDefault="001D27A5" w:rsidP="00882601">
            <w:pPr>
              <w:spacing w:after="0"/>
            </w:pPr>
          </w:p>
        </w:tc>
      </w:tr>
      <w:tr w:rsidR="001D27A5" w:rsidRPr="00F11F37" w14:paraId="41FA3BAD" w14:textId="77777777" w:rsidTr="00882601">
        <w:tc>
          <w:tcPr>
            <w:tcW w:w="0" w:type="auto"/>
            <w:shd w:val="clear" w:color="auto" w:fill="F2F2F2" w:themeFill="background1" w:themeFillShade="F2"/>
            <w:hideMark/>
          </w:tcPr>
          <w:p w14:paraId="4873EE05" w14:textId="116190E6" w:rsidR="001D27A5" w:rsidRPr="00F11F37" w:rsidRDefault="001D27A5" w:rsidP="00882601">
            <w:pPr>
              <w:spacing w:after="0"/>
            </w:pPr>
            <w:proofErr w:type="spellStart"/>
            <w:r w:rsidRPr="00F11F37">
              <w:t>HY_LinearSegment</w:t>
            </w:r>
            <w:proofErr w:type="spellEnd"/>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67007A81" w:rsidR="001D27A5" w:rsidRPr="00F11F37" w:rsidRDefault="001D27A5" w:rsidP="00882601">
            <w:pPr>
              <w:spacing w:after="0"/>
            </w:pPr>
            <w:r w:rsidRPr="00F11F37">
              <w:t xml:space="preserve">For </w:t>
            </w:r>
            <w:proofErr w:type="spellStart"/>
            <w:r w:rsidRPr="00F11F37">
              <w:t>reachcode</w:t>
            </w:r>
            <w:proofErr w:type="spellEnd"/>
            <w:r w:rsidRPr="00F11F37">
              <w:t xml:space="preserve"> linear referencing, the </w:t>
            </w:r>
            <w:proofErr w:type="spellStart"/>
            <w:r w:rsidRPr="00F11F37">
              <w:t>reachcode</w:t>
            </w:r>
            <w:proofErr w:type="spellEnd"/>
            <w:r w:rsidRPr="00F11F37">
              <w:t xml:space="preserv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proofErr w:type="spellStart"/>
            <w:r w:rsidRPr="00F11F37">
              <w:t>HY_LongitudinalSection</w:t>
            </w:r>
            <w:proofErr w:type="spellEnd"/>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proofErr w:type="spellStart"/>
            <w:r w:rsidRPr="00F11F37">
              <w:t>HY_CrossSection</w:t>
            </w:r>
            <w:proofErr w:type="spellEnd"/>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54B5042E" w:rsidR="001D27A5" w:rsidRPr="00F11F37" w:rsidRDefault="001D27A5" w:rsidP="00882601">
            <w:pPr>
              <w:spacing w:after="0"/>
            </w:pP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proofErr w:type="spellStart"/>
            <w:r w:rsidRPr="00F11F37">
              <w:t>HY_WaterBodyStratum</w:t>
            </w:r>
            <w:proofErr w:type="spellEnd"/>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6CF1DDF4" w:rsidR="001D27A5" w:rsidRPr="00F11F37" w:rsidRDefault="001D27A5" w:rsidP="00882601">
            <w:pPr>
              <w:spacing w:after="0"/>
            </w:pP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proofErr w:type="spellStart"/>
            <w:r w:rsidRPr="00F11F37">
              <w:t>HY_Water_LiquidPhase</w:t>
            </w:r>
            <w:proofErr w:type="spellEnd"/>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0A1FC136" w:rsidR="001D27A5" w:rsidRPr="00F11F37" w:rsidRDefault="001D27A5" w:rsidP="00882601">
            <w:pPr>
              <w:spacing w:after="0"/>
            </w:pP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proofErr w:type="spellStart"/>
            <w:r w:rsidRPr="00F11F37">
              <w:lastRenderedPageBreak/>
              <w:t>HY_Water_SolidPhase</w:t>
            </w:r>
            <w:proofErr w:type="spellEnd"/>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41240DBD" w:rsidR="001D27A5" w:rsidRPr="00F11F37" w:rsidRDefault="001D27A5" w:rsidP="00882601">
            <w:pPr>
              <w:spacing w:after="0"/>
            </w:pPr>
          </w:p>
        </w:tc>
      </w:tr>
    </w:tbl>
    <w:p w14:paraId="44E4E100" w14:textId="77777777" w:rsidR="001D27A5" w:rsidRPr="00F11F37" w:rsidRDefault="001D27A5" w:rsidP="00B44DA2">
      <w:pPr>
        <w:pStyle w:val="berschrift2"/>
        <w:numPr>
          <w:ilvl w:val="0"/>
          <w:numId w:val="0"/>
        </w:numPr>
      </w:pPr>
      <w:bookmarkStart w:id="216" w:name="_Toc464111016"/>
      <w:r w:rsidRPr="00F11F37">
        <w:t>D.3 Hydrometric Network Model</w:t>
      </w:r>
      <w:bookmarkEnd w:id="216"/>
    </w:p>
    <w:tbl>
      <w:tblPr>
        <w:tblStyle w:val="Tabellenraster"/>
        <w:tblW w:w="0" w:type="auto"/>
        <w:tblLook w:val="04A0" w:firstRow="1" w:lastRow="0" w:firstColumn="1" w:lastColumn="0" w:noHBand="0" w:noVBand="1"/>
      </w:tblPr>
      <w:tblGrid>
        <w:gridCol w:w="2896"/>
        <w:gridCol w:w="2032"/>
        <w:gridCol w:w="8248"/>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proofErr w:type="spellStart"/>
            <w:r w:rsidRPr="00F11F37">
              <w:rPr>
                <w:b/>
                <w:bCs/>
              </w:rPr>
              <w:t>NHDPlus</w:t>
            </w:r>
            <w:proofErr w:type="spellEnd"/>
            <w:r w:rsidRPr="00F11F37">
              <w:rPr>
                <w:b/>
                <w:bCs/>
              </w:rPr>
              <w:t xml:space="preserve">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A285671" w:rsidR="001D27A5" w:rsidRPr="00F11F37" w:rsidRDefault="001D27A5" w:rsidP="00882601">
            <w:pPr>
              <w:spacing w:after="0"/>
            </w:pP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proofErr w:type="spellStart"/>
            <w:r w:rsidRPr="00F11F37">
              <w:t>HY_HydrometricFeature</w:t>
            </w:r>
            <w:proofErr w:type="spellEnd"/>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proofErr w:type="spellStart"/>
            <w:r w:rsidRPr="00F11F37">
              <w:t>HY_RiverReferenceSystem</w:t>
            </w:r>
            <w:proofErr w:type="spellEnd"/>
          </w:p>
        </w:tc>
        <w:tc>
          <w:tcPr>
            <w:tcW w:w="0" w:type="auto"/>
            <w:hideMark/>
          </w:tcPr>
          <w:p w14:paraId="151AB9FE" w14:textId="77777777" w:rsidR="001D27A5" w:rsidRPr="00F11F37" w:rsidRDefault="001D27A5" w:rsidP="00882601">
            <w:pPr>
              <w:spacing w:after="0"/>
            </w:pPr>
            <w:proofErr w:type="spellStart"/>
            <w:r w:rsidRPr="00F11F37">
              <w:t>reachcode</w:t>
            </w:r>
            <w:proofErr w:type="spellEnd"/>
            <w:r w:rsidRPr="00F11F37">
              <w:t xml:space="preserve"> and measure</w:t>
            </w:r>
          </w:p>
        </w:tc>
        <w:tc>
          <w:tcPr>
            <w:tcW w:w="0" w:type="auto"/>
            <w:hideMark/>
          </w:tcPr>
          <w:p w14:paraId="3D5E02B7" w14:textId="77777777" w:rsidR="001D27A5" w:rsidRPr="00F11F37" w:rsidRDefault="001D27A5" w:rsidP="00882601">
            <w:pPr>
              <w:spacing w:after="0"/>
            </w:pPr>
            <w:r w:rsidRPr="00F11F37">
              <w:t xml:space="preserve">A </w:t>
            </w:r>
            <w:proofErr w:type="spellStart"/>
            <w:r w:rsidRPr="00F11F37">
              <w:t>reachcode</w:t>
            </w:r>
            <w:proofErr w:type="spellEnd"/>
            <w:r w:rsidRPr="00F11F37">
              <w:t xml:space="preserv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proofErr w:type="spellStart"/>
            <w:r w:rsidRPr="00F11F37">
              <w:t>HY_IndirectPosition</w:t>
            </w:r>
            <w:proofErr w:type="spellEnd"/>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F1528EB" w:rsidR="001D27A5" w:rsidRPr="00F11F37" w:rsidRDefault="001D27A5" w:rsidP="00882601">
            <w:pPr>
              <w:spacing w:after="0"/>
            </w:pPr>
            <w:r w:rsidRPr="00F11F37">
              <w:t>The measure is a</w:t>
            </w:r>
            <w:r w:rsidR="00CC6131">
              <w:t>n</w:t>
            </w:r>
            <w:r w:rsidRPr="00F11F37">
              <w:t xml:space="preserve">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986726">
          <w:footerReference w:type="even" r:id="rId100"/>
          <w:footerReference w:type="default" r:id="rId101"/>
          <w:type w:val="oddPage"/>
          <w:pgSz w:w="15840" w:h="12240" w:orient="landscape"/>
          <w:pgMar w:top="1800" w:right="1440" w:bottom="1800" w:left="1440" w:header="720" w:footer="720" w:gutter="0"/>
          <w:pgNumType w:start="1"/>
          <w:cols w:space="720"/>
          <w:docGrid w:linePitch="360"/>
        </w:sectPr>
      </w:pPr>
    </w:p>
    <w:p w14:paraId="5C674CA0" w14:textId="477AC6DE" w:rsidR="00E65591" w:rsidRPr="00EC4103" w:rsidRDefault="00E65591" w:rsidP="00E65591">
      <w:pPr>
        <w:pStyle w:val="berschrift1"/>
        <w:numPr>
          <w:ilvl w:val="0"/>
          <w:numId w:val="0"/>
        </w:numPr>
      </w:pPr>
      <w:bookmarkStart w:id="217" w:name="_Toc459388267"/>
      <w:bookmarkStart w:id="218" w:name="_Toc464111017"/>
      <w:r w:rsidRPr="00EC4103">
        <w:lastRenderedPageBreak/>
        <w:t xml:space="preserve">ANNEX </w:t>
      </w:r>
      <w:r w:rsidR="00FD636F">
        <w:t>E</w:t>
      </w:r>
      <w:r w:rsidRPr="00EC4103">
        <w:t>: HY_F</w:t>
      </w:r>
      <w:r w:rsidR="00337E73">
        <w:t>eatures - INSPIRE Hydrography T</w:t>
      </w:r>
      <w:r w:rsidRPr="00EC4103">
        <w:t>heme</w:t>
      </w:r>
      <w:bookmarkEnd w:id="217"/>
      <w:bookmarkEnd w:id="218"/>
    </w:p>
    <w:p w14:paraId="01F36B53" w14:textId="2E7DBB0B" w:rsidR="00E65591" w:rsidRDefault="00E65591" w:rsidP="00E65591">
      <w:pPr>
        <w:rPr>
          <w:bCs/>
        </w:rPr>
      </w:pPr>
      <w:r w:rsidRPr="00EC4103">
        <w:rPr>
          <w:bCs/>
        </w:rPr>
        <w:t xml:space="preserve">This table assigns core features </w:t>
      </w:r>
      <w:r w:rsidR="00337E73">
        <w:rPr>
          <w:bCs/>
        </w:rPr>
        <w:t>as</w:t>
      </w:r>
      <w:r w:rsidRPr="00EC4103">
        <w:rPr>
          <w:bCs/>
        </w:rPr>
        <w:t xml:space="preserve"> defined in</w:t>
      </w:r>
      <w:r w:rsidR="00337E73">
        <w:rPr>
          <w:bCs/>
        </w:rPr>
        <w:t xml:space="preserve"> the INSPIRE Hydrography theme [2] </w:t>
      </w:r>
      <w:r w:rsidRPr="00EC4103">
        <w:rPr>
          <w:bCs/>
        </w:rPr>
        <w:t xml:space="preserve">to HY_Features core concepts. </w:t>
      </w:r>
      <w:r>
        <w:rPr>
          <w:bCs/>
        </w:rPr>
        <w:t>It also indicates relationship between both terms and potential conditions in which they can be associated.</w:t>
      </w:r>
    </w:p>
    <w:p w14:paraId="7268F06B" w14:textId="2A6F819E" w:rsidR="00E65591" w:rsidRPr="00EC4103" w:rsidRDefault="00E65591" w:rsidP="00E65591">
      <w:r w:rsidRPr="00EC4103">
        <w:rPr>
          <w:bCs/>
        </w:rPr>
        <w:t xml:space="preserve">This table </w:t>
      </w:r>
      <w:r w:rsidR="00337E73">
        <w:rPr>
          <w:bCs/>
        </w:rPr>
        <w:t>should</w:t>
      </w:r>
      <w:r w:rsidRPr="00EC4103">
        <w:rPr>
          <w:bCs/>
        </w:rPr>
        <w:t xml:space="preserve"> not be understood in terms of a  ‘conceptual mapping’ of clearly defined relationships between two logical concepts, but rather as a simple approach to show compatibility of concepts, based on the meaning expressed in the definitions, and </w:t>
      </w:r>
      <w:r w:rsidRPr="00EC4103">
        <w:t xml:space="preserve">without imposing a particular implementation. </w:t>
      </w:r>
      <w:r w:rsidR="00337E73" w:rsidRPr="00EC4103">
        <w:t xml:space="preserve">Since each dataset </w:t>
      </w:r>
      <w:r w:rsidR="00337E73">
        <w:t>that implements the INSPIRE theme will have</w:t>
      </w:r>
      <w:r w:rsidR="00337E73" w:rsidRPr="00EC4103">
        <w:t xml:space="preserve"> a different legacy of documentation and information modeling, a </w:t>
      </w:r>
      <w:r w:rsidR="00337E73">
        <w:t>conceptual mapping would</w:t>
      </w:r>
      <w:r w:rsidR="00337E73" w:rsidRPr="00EC4103">
        <w:t xml:space="preserve"> be expressed</w:t>
      </w:r>
      <w:r w:rsidR="00337E73">
        <w:t xml:space="preserve"> differently.  </w:t>
      </w:r>
      <w:r w:rsidR="00DB37AA">
        <w:t>Applications implementing</w:t>
      </w:r>
      <w:r w:rsidRPr="00EC4103">
        <w:t xml:space="preserve"> the INSPIRE Hydrography theme </w:t>
      </w:r>
      <w:r w:rsidR="00337E73">
        <w:t>can use this listing to understand</w:t>
      </w:r>
      <w:r w:rsidRPr="00EC4103">
        <w:t xml:space="preserve"> how a particular dataset may relate to the HY_Features concepts.  </w:t>
      </w:r>
    </w:p>
    <w:p w14:paraId="3EDC2B97" w14:textId="798C29DC" w:rsidR="00E65591" w:rsidRPr="00EC4103" w:rsidRDefault="00FD636F" w:rsidP="00E65591">
      <w:pPr>
        <w:pStyle w:val="berschrift2"/>
        <w:numPr>
          <w:ilvl w:val="0"/>
          <w:numId w:val="0"/>
        </w:numPr>
      </w:pPr>
      <w:bookmarkStart w:id="219" w:name="_Toc459038746"/>
      <w:bookmarkStart w:id="220" w:name="_Toc459388268"/>
      <w:bookmarkStart w:id="221" w:name="_Toc464111018"/>
      <w:r>
        <w:t>E</w:t>
      </w:r>
      <w:r w:rsidR="00E65591" w:rsidRPr="00EC4103">
        <w:t>.1 Catchment Model</w:t>
      </w:r>
      <w:bookmarkEnd w:id="219"/>
      <w:bookmarkEnd w:id="220"/>
      <w:bookmarkEnd w:id="221"/>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50A3EB51" w14:textId="77777777" w:rsidTr="00E65591">
        <w:tc>
          <w:tcPr>
            <w:tcW w:w="3085" w:type="dxa"/>
            <w:shd w:val="clear" w:color="auto" w:fill="F2F2F2" w:themeFill="background1" w:themeFillShade="F2"/>
            <w:hideMark/>
          </w:tcPr>
          <w:p w14:paraId="1F810DDC" w14:textId="77777777" w:rsidR="00E65591" w:rsidRPr="00EC4103" w:rsidRDefault="00E65591" w:rsidP="00E65591">
            <w:pPr>
              <w:spacing w:after="0"/>
              <w:rPr>
                <w:b/>
                <w:bCs/>
              </w:rPr>
            </w:pPr>
            <w:r w:rsidRPr="00EC4103">
              <w:rPr>
                <w:b/>
                <w:bCs/>
              </w:rPr>
              <w:t>HY_Features Name</w:t>
            </w:r>
          </w:p>
        </w:tc>
        <w:tc>
          <w:tcPr>
            <w:tcW w:w="1559" w:type="dxa"/>
          </w:tcPr>
          <w:p w14:paraId="34FD67C5" w14:textId="77777777" w:rsidR="00E65591" w:rsidRPr="00EC4103" w:rsidRDefault="00E65591" w:rsidP="00E65591">
            <w:pPr>
              <w:spacing w:after="0"/>
              <w:jc w:val="center"/>
              <w:rPr>
                <w:b/>
                <w:bCs/>
              </w:rPr>
            </w:pPr>
            <w:r>
              <w:rPr>
                <w:b/>
                <w:bCs/>
              </w:rPr>
              <w:t>Relationship between concepts</w:t>
            </w:r>
          </w:p>
        </w:tc>
        <w:tc>
          <w:tcPr>
            <w:tcW w:w="3261" w:type="dxa"/>
            <w:hideMark/>
          </w:tcPr>
          <w:p w14:paraId="7882C8E7"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720BFADD" w14:textId="31C816C2" w:rsidR="00E65591" w:rsidRPr="00EC4103" w:rsidRDefault="00E65591" w:rsidP="004F6763">
            <w:pPr>
              <w:spacing w:after="0"/>
              <w:jc w:val="center"/>
              <w:rPr>
                <w:b/>
                <w:bCs/>
              </w:rPr>
            </w:pPr>
            <w:r w:rsidRPr="00EC4103">
              <w:rPr>
                <w:b/>
                <w:bCs/>
              </w:rPr>
              <w:t>Definition / Description</w:t>
            </w:r>
          </w:p>
        </w:tc>
      </w:tr>
      <w:tr w:rsidR="00E65591" w:rsidRPr="00EC4103" w14:paraId="694030A2" w14:textId="77777777" w:rsidTr="00E65591">
        <w:tc>
          <w:tcPr>
            <w:tcW w:w="3085" w:type="dxa"/>
            <w:shd w:val="clear" w:color="auto" w:fill="F2F2F2" w:themeFill="background1" w:themeFillShade="F2"/>
            <w:hideMark/>
          </w:tcPr>
          <w:p w14:paraId="3B876628" w14:textId="77777777" w:rsidR="00E65591" w:rsidRPr="00EC4103" w:rsidRDefault="00E65591" w:rsidP="00E65591">
            <w:pPr>
              <w:spacing w:after="0"/>
            </w:pPr>
            <w:r w:rsidRPr="00EC4103">
              <w:t>HY_Catchment</w:t>
            </w:r>
          </w:p>
        </w:tc>
        <w:tc>
          <w:tcPr>
            <w:tcW w:w="1559" w:type="dxa"/>
          </w:tcPr>
          <w:p w14:paraId="5466DD4E" w14:textId="77777777" w:rsidR="00E65591" w:rsidRPr="00EC4103" w:rsidRDefault="00E65591" w:rsidP="00E65591">
            <w:pPr>
              <w:spacing w:after="0"/>
            </w:pPr>
            <w:r>
              <w:t>Is like</w:t>
            </w:r>
          </w:p>
        </w:tc>
        <w:tc>
          <w:tcPr>
            <w:tcW w:w="3261" w:type="dxa"/>
            <w:hideMark/>
          </w:tcPr>
          <w:p w14:paraId="0944CBD6" w14:textId="77777777" w:rsidR="00E65591" w:rsidRDefault="00E65591" w:rsidP="00E65591">
            <w:pPr>
              <w:spacing w:after="0"/>
            </w:pPr>
            <w:r w:rsidRPr="00EC4103">
              <w:t>DrainageBasin</w:t>
            </w:r>
          </w:p>
          <w:p w14:paraId="2F4C83B2" w14:textId="77777777" w:rsidR="00E65591" w:rsidRDefault="00E65591" w:rsidP="00E65591">
            <w:pPr>
              <w:spacing w:after="0"/>
            </w:pPr>
          </w:p>
          <w:p w14:paraId="25650AEC"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3060CF9C"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0D095F47"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3B98E4D6"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738FA880"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11B37455" w14:textId="77777777" w:rsidTr="00E65591">
        <w:tc>
          <w:tcPr>
            <w:tcW w:w="3085" w:type="dxa"/>
            <w:shd w:val="clear" w:color="auto" w:fill="F2F2F2" w:themeFill="background1" w:themeFillShade="F2"/>
            <w:hideMark/>
          </w:tcPr>
          <w:p w14:paraId="5E9693B0" w14:textId="77777777" w:rsidR="00E65591" w:rsidRPr="00EC4103" w:rsidRDefault="00E65591" w:rsidP="00E65591">
            <w:pPr>
              <w:spacing w:after="0"/>
            </w:pPr>
            <w:proofErr w:type="spellStart"/>
            <w:r w:rsidRPr="00EC4103">
              <w:t>HY_DendriticCat</w:t>
            </w:r>
            <w:r>
              <w:t>ch</w:t>
            </w:r>
            <w:r w:rsidRPr="00EC4103">
              <w:t>ment</w:t>
            </w:r>
            <w:proofErr w:type="spellEnd"/>
          </w:p>
        </w:tc>
        <w:tc>
          <w:tcPr>
            <w:tcW w:w="1559" w:type="dxa"/>
          </w:tcPr>
          <w:p w14:paraId="51ACA2CD" w14:textId="77777777" w:rsidR="00E65591" w:rsidRPr="00EC4103" w:rsidDel="00D529AF" w:rsidRDefault="00E65591" w:rsidP="00E65591">
            <w:pPr>
              <w:spacing w:after="0"/>
            </w:pPr>
            <w:r>
              <w:t>Is narrower than</w:t>
            </w:r>
          </w:p>
        </w:tc>
        <w:tc>
          <w:tcPr>
            <w:tcW w:w="3261" w:type="dxa"/>
            <w:hideMark/>
          </w:tcPr>
          <w:p w14:paraId="66EE6079" w14:textId="77777777" w:rsidR="00E65591" w:rsidRDefault="00E65591" w:rsidP="00E65591">
            <w:pPr>
              <w:spacing w:after="0"/>
            </w:pPr>
            <w:r>
              <w:t>DrainageBasin</w:t>
            </w:r>
          </w:p>
          <w:p w14:paraId="61F7DF2B" w14:textId="77777777" w:rsidR="00E65591" w:rsidRDefault="00E65591" w:rsidP="00E65591">
            <w:pPr>
              <w:spacing w:after="0"/>
            </w:pPr>
          </w:p>
          <w:p w14:paraId="7D394CF5" w14:textId="77777777" w:rsidR="00E65591" w:rsidRDefault="00E65591" w:rsidP="00E65591">
            <w:pPr>
              <w:spacing w:after="0"/>
            </w:pPr>
            <w:r>
              <w:lastRenderedPageBreak/>
              <w:t xml:space="preserve">In case that HY_Catchment is realized by </w:t>
            </w:r>
            <w:proofErr w:type="spellStart"/>
            <w:r>
              <w:t>HY_CatchmentArea</w:t>
            </w:r>
            <w:proofErr w:type="spellEnd"/>
          </w:p>
          <w:p w14:paraId="1A4A5921" w14:textId="77777777" w:rsidR="00E65591" w:rsidRDefault="00E65591" w:rsidP="00E65591">
            <w:pPr>
              <w:spacing w:after="0"/>
            </w:pPr>
          </w:p>
          <w:p w14:paraId="3149FFDC" w14:textId="77777777" w:rsidR="00E65591" w:rsidRPr="00EC4103" w:rsidRDefault="00E65591" w:rsidP="00E65591">
            <w:pPr>
              <w:spacing w:after="0"/>
            </w:pPr>
            <w:r>
              <w:t>With one outlet</w:t>
            </w:r>
          </w:p>
        </w:tc>
        <w:tc>
          <w:tcPr>
            <w:tcW w:w="5103" w:type="dxa"/>
            <w:hideMark/>
          </w:tcPr>
          <w:p w14:paraId="7EE96F96" w14:textId="77777777" w:rsidR="00E65591" w:rsidRPr="00EC4103" w:rsidRDefault="00E65591" w:rsidP="00E65591">
            <w:pPr>
              <w:autoSpaceDE w:val="0"/>
              <w:autoSpaceDN w:val="0"/>
              <w:adjustRightInd w:val="0"/>
              <w:spacing w:after="0"/>
            </w:pPr>
            <w:r w:rsidRPr="00EC4103">
              <w:lastRenderedPageBreak/>
              <w:t xml:space="preserve">Area having a common outlet for its surface runoff. </w:t>
            </w:r>
          </w:p>
          <w:p w14:paraId="5C6AD76F" w14:textId="77777777" w:rsidR="00E65591" w:rsidRPr="00EC4103" w:rsidRDefault="00E65591" w:rsidP="00E65591">
            <w:pPr>
              <w:autoSpaceDE w:val="0"/>
              <w:autoSpaceDN w:val="0"/>
              <w:adjustRightInd w:val="0"/>
              <w:spacing w:after="0"/>
            </w:pPr>
            <w:r w:rsidRPr="00EC4103">
              <w:lastRenderedPageBreak/>
              <w:t>NOTE 1 Regarding the different classifications of drainage basins, no distinction is made between drainage basins / sub-basins since this will vary with application. It is possible to build basins from other basins.</w:t>
            </w:r>
          </w:p>
          <w:p w14:paraId="09D7A69A"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311F1D4A"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65E2B015" w14:textId="77777777" w:rsidTr="00E65591">
        <w:tc>
          <w:tcPr>
            <w:tcW w:w="3085" w:type="dxa"/>
            <w:shd w:val="clear" w:color="auto" w:fill="F2F2F2" w:themeFill="background1" w:themeFillShade="F2"/>
            <w:hideMark/>
          </w:tcPr>
          <w:p w14:paraId="2C828931" w14:textId="77777777" w:rsidR="00E65591" w:rsidRPr="00EC4103" w:rsidRDefault="00E65591" w:rsidP="00E65591">
            <w:pPr>
              <w:spacing w:after="0"/>
            </w:pPr>
            <w:proofErr w:type="spellStart"/>
            <w:r w:rsidRPr="00EC4103">
              <w:lastRenderedPageBreak/>
              <w:t>HY_InteriorCatchment</w:t>
            </w:r>
            <w:proofErr w:type="spellEnd"/>
          </w:p>
        </w:tc>
        <w:tc>
          <w:tcPr>
            <w:tcW w:w="1559" w:type="dxa"/>
          </w:tcPr>
          <w:p w14:paraId="26D5EC00" w14:textId="5F91A69E" w:rsidR="00E65591" w:rsidRPr="00EC4103" w:rsidDel="00D529AF" w:rsidRDefault="00E65591" w:rsidP="00E65591">
            <w:pPr>
              <w:spacing w:after="0"/>
            </w:pPr>
          </w:p>
        </w:tc>
        <w:tc>
          <w:tcPr>
            <w:tcW w:w="3261" w:type="dxa"/>
            <w:hideMark/>
          </w:tcPr>
          <w:p w14:paraId="77CB959C" w14:textId="77777777" w:rsidR="00E65591" w:rsidRPr="00EC4103" w:rsidRDefault="00E65591" w:rsidP="00E65591">
            <w:pPr>
              <w:spacing w:after="0"/>
            </w:pPr>
            <w:r w:rsidRPr="00EC4103">
              <w:t>Not represented</w:t>
            </w:r>
          </w:p>
        </w:tc>
        <w:tc>
          <w:tcPr>
            <w:tcW w:w="5103" w:type="dxa"/>
            <w:hideMark/>
          </w:tcPr>
          <w:p w14:paraId="58378B2A" w14:textId="71B1DDED" w:rsidR="00E65591" w:rsidRPr="00EC4103" w:rsidRDefault="00E65591" w:rsidP="00E65591">
            <w:pPr>
              <w:spacing w:after="0"/>
            </w:pPr>
          </w:p>
        </w:tc>
      </w:tr>
      <w:tr w:rsidR="00E65591" w:rsidRPr="00EC4103" w14:paraId="1D776E28" w14:textId="77777777" w:rsidTr="00E65591">
        <w:tc>
          <w:tcPr>
            <w:tcW w:w="3085" w:type="dxa"/>
            <w:shd w:val="clear" w:color="auto" w:fill="F2F2F2" w:themeFill="background1" w:themeFillShade="F2"/>
            <w:hideMark/>
          </w:tcPr>
          <w:p w14:paraId="448A1010" w14:textId="77777777" w:rsidR="00E65591" w:rsidRPr="00EC4103" w:rsidRDefault="00E65591" w:rsidP="00E65591">
            <w:pPr>
              <w:spacing w:after="0"/>
            </w:pPr>
            <w:proofErr w:type="spellStart"/>
            <w:r w:rsidRPr="00EC4103">
              <w:t>HY_CatchmentAggregate</w:t>
            </w:r>
            <w:proofErr w:type="spellEnd"/>
          </w:p>
        </w:tc>
        <w:tc>
          <w:tcPr>
            <w:tcW w:w="1559" w:type="dxa"/>
          </w:tcPr>
          <w:p w14:paraId="7F970801" w14:textId="77777777" w:rsidR="00E65591" w:rsidRPr="00EC4103" w:rsidRDefault="00E65591" w:rsidP="00E65591">
            <w:pPr>
              <w:spacing w:after="0"/>
            </w:pPr>
            <w:r>
              <w:t>Is like</w:t>
            </w:r>
          </w:p>
        </w:tc>
        <w:tc>
          <w:tcPr>
            <w:tcW w:w="3261" w:type="dxa"/>
            <w:hideMark/>
          </w:tcPr>
          <w:p w14:paraId="601B1888" w14:textId="77777777" w:rsidR="00E65591" w:rsidRDefault="00E65591" w:rsidP="00E65591">
            <w:pPr>
              <w:spacing w:after="0"/>
            </w:pPr>
            <w:proofErr w:type="spellStart"/>
            <w:r w:rsidRPr="00EC4103">
              <w:t>RiverBasin</w:t>
            </w:r>
            <w:proofErr w:type="spellEnd"/>
          </w:p>
          <w:p w14:paraId="0A88F127" w14:textId="77777777" w:rsidR="00E65591" w:rsidRDefault="00E65591" w:rsidP="00E65591">
            <w:pPr>
              <w:spacing w:after="0"/>
            </w:pPr>
          </w:p>
          <w:p w14:paraId="42980D2E" w14:textId="77777777" w:rsidR="00E65591" w:rsidRPr="00EC4103" w:rsidRDefault="00E65591" w:rsidP="00E65591">
            <w:pPr>
              <w:spacing w:after="0"/>
            </w:pPr>
            <w:r>
              <w:t xml:space="preserve">In case that HY_Catchment is realized by </w:t>
            </w:r>
            <w:proofErr w:type="spellStart"/>
            <w:r>
              <w:t>HY_CatchmentArea</w:t>
            </w:r>
            <w:proofErr w:type="spellEnd"/>
          </w:p>
        </w:tc>
        <w:tc>
          <w:tcPr>
            <w:tcW w:w="5103" w:type="dxa"/>
            <w:hideMark/>
          </w:tcPr>
          <w:p w14:paraId="5E3E7766" w14:textId="264DFE3D" w:rsidR="00E65591" w:rsidRPr="00EC4103" w:rsidRDefault="00E65591" w:rsidP="00E65591">
            <w:pPr>
              <w:autoSpaceDE w:val="0"/>
              <w:autoSpaceDN w:val="0"/>
              <w:adjustRightInd w:val="0"/>
              <w:spacing w:after="0"/>
            </w:pPr>
            <w:r w:rsidRPr="00EC4103">
              <w:t>The area of land from which all surface run-off flows through a sequence of streams, rivers and, possibly, lakes into the sea at a single river mouth, estuary or delta</w:t>
            </w:r>
            <w:r w:rsidR="006477EE">
              <w:t>.</w:t>
            </w:r>
          </w:p>
        </w:tc>
      </w:tr>
      <w:tr w:rsidR="00E65591" w:rsidRPr="00EC4103" w14:paraId="21F83D77" w14:textId="77777777" w:rsidTr="00E65591">
        <w:tc>
          <w:tcPr>
            <w:tcW w:w="3085" w:type="dxa"/>
            <w:shd w:val="clear" w:color="auto" w:fill="F2F2F2" w:themeFill="background1" w:themeFillShade="F2"/>
            <w:hideMark/>
          </w:tcPr>
          <w:p w14:paraId="09C9AFCE" w14:textId="77777777" w:rsidR="00E65591" w:rsidRPr="00EC4103" w:rsidRDefault="00E65591" w:rsidP="00E65591">
            <w:pPr>
              <w:spacing w:after="0"/>
            </w:pPr>
            <w:proofErr w:type="spellStart"/>
            <w:r w:rsidRPr="00EC4103">
              <w:t>HY_Outfall</w:t>
            </w:r>
            <w:proofErr w:type="spellEnd"/>
          </w:p>
        </w:tc>
        <w:tc>
          <w:tcPr>
            <w:tcW w:w="1559" w:type="dxa"/>
          </w:tcPr>
          <w:p w14:paraId="196A18F4" w14:textId="77777777" w:rsidR="00E65591" w:rsidRDefault="00E65591" w:rsidP="00E65591">
            <w:pPr>
              <w:spacing w:after="0"/>
            </w:pPr>
            <w:r>
              <w:t>Is like</w:t>
            </w:r>
          </w:p>
        </w:tc>
        <w:tc>
          <w:tcPr>
            <w:tcW w:w="3261" w:type="dxa"/>
            <w:hideMark/>
          </w:tcPr>
          <w:p w14:paraId="164BF513" w14:textId="77777777" w:rsidR="00E65591" w:rsidRDefault="00E65591" w:rsidP="00E65591">
            <w:pPr>
              <w:spacing w:after="0"/>
            </w:pPr>
            <w:proofErr w:type="spellStart"/>
            <w:r w:rsidRPr="00EC4103">
              <w:t>HydroNode</w:t>
            </w:r>
            <w:proofErr w:type="spellEnd"/>
          </w:p>
          <w:p w14:paraId="7B05A8B9" w14:textId="77777777" w:rsidR="00E65591" w:rsidRDefault="00E65591" w:rsidP="00E65591">
            <w:pPr>
              <w:spacing w:after="0"/>
            </w:pPr>
          </w:p>
          <w:p w14:paraId="2326C4B5" w14:textId="77777777" w:rsidR="00E65591" w:rsidRPr="00EC4103" w:rsidRDefault="00E65591" w:rsidP="00E65591">
            <w:pPr>
              <w:spacing w:after="0"/>
            </w:pPr>
            <w:r>
              <w:t xml:space="preserve">In case that HY_Catchment is realized by </w:t>
            </w:r>
            <w:proofErr w:type="spellStart"/>
            <w:r>
              <w:t>HY_FlowPath</w:t>
            </w:r>
            <w:proofErr w:type="spellEnd"/>
          </w:p>
        </w:tc>
        <w:tc>
          <w:tcPr>
            <w:tcW w:w="5103" w:type="dxa"/>
            <w:hideMark/>
          </w:tcPr>
          <w:p w14:paraId="21552534" w14:textId="77777777" w:rsidR="00E65591" w:rsidRPr="00CC0638" w:rsidRDefault="00E65591" w:rsidP="00E65591">
            <w:pPr>
              <w:autoSpaceDE w:val="0"/>
              <w:autoSpaceDN w:val="0"/>
              <w:adjustRightInd w:val="0"/>
              <w:spacing w:after="0"/>
            </w:pPr>
            <w:r w:rsidRPr="00CC0638">
              <w:t xml:space="preserve">A node within the hydrographic network. </w:t>
            </w:r>
          </w:p>
          <w:p w14:paraId="5A810060" w14:textId="77777777" w:rsidR="00E65591" w:rsidRPr="00EC4103" w:rsidRDefault="00E65591" w:rsidP="00E65591">
            <w:pPr>
              <w:spacing w:after="0"/>
            </w:pPr>
            <w:r w:rsidRPr="00CC0638">
              <w:t>NOTE May represent a physical confluence, bifurcation/confluence/vanishing point etc., or it may be associated with a hydrographic point of interest or facility.</w:t>
            </w:r>
          </w:p>
        </w:tc>
      </w:tr>
      <w:tr w:rsidR="00E65591" w:rsidRPr="00EC4103" w14:paraId="5DBF030D" w14:textId="77777777" w:rsidTr="00E65591">
        <w:tc>
          <w:tcPr>
            <w:tcW w:w="3085" w:type="dxa"/>
            <w:shd w:val="clear" w:color="auto" w:fill="F2F2F2" w:themeFill="background1" w:themeFillShade="F2"/>
            <w:hideMark/>
          </w:tcPr>
          <w:p w14:paraId="4B5AC8DC" w14:textId="77777777" w:rsidR="00E65591" w:rsidRPr="00EC4103" w:rsidRDefault="00E65591" w:rsidP="00E65591">
            <w:pPr>
              <w:spacing w:after="0"/>
            </w:pPr>
            <w:proofErr w:type="spellStart"/>
            <w:r w:rsidRPr="00EC4103">
              <w:t>HY_OutfallRealization</w:t>
            </w:r>
            <w:proofErr w:type="spellEnd"/>
          </w:p>
        </w:tc>
        <w:tc>
          <w:tcPr>
            <w:tcW w:w="1559" w:type="dxa"/>
          </w:tcPr>
          <w:p w14:paraId="74D87676" w14:textId="77777777" w:rsidR="00E65591" w:rsidRDefault="00E65591" w:rsidP="00E65591">
            <w:pPr>
              <w:spacing w:after="0"/>
            </w:pPr>
            <w:r>
              <w:t>Is like</w:t>
            </w:r>
          </w:p>
        </w:tc>
        <w:tc>
          <w:tcPr>
            <w:tcW w:w="3261" w:type="dxa"/>
            <w:hideMark/>
          </w:tcPr>
          <w:p w14:paraId="2F458534" w14:textId="77777777" w:rsidR="00E65591" w:rsidRPr="00EC4103" w:rsidRDefault="00E65591" w:rsidP="00E65591">
            <w:pPr>
              <w:spacing w:after="0"/>
            </w:pPr>
            <w:proofErr w:type="spellStart"/>
            <w:r w:rsidRPr="00EC4103">
              <w:t>HydroPOI</w:t>
            </w:r>
            <w:proofErr w:type="spellEnd"/>
          </w:p>
        </w:tc>
        <w:tc>
          <w:tcPr>
            <w:tcW w:w="5103" w:type="dxa"/>
            <w:hideMark/>
          </w:tcPr>
          <w:p w14:paraId="1913EAF1" w14:textId="77777777" w:rsidR="00E65591" w:rsidRPr="00CC0638" w:rsidRDefault="00E65591" w:rsidP="00E65591">
            <w:pPr>
              <w:autoSpaceDE w:val="0"/>
              <w:autoSpaceDN w:val="0"/>
              <w:adjustRightInd w:val="0"/>
              <w:spacing w:after="0"/>
            </w:pPr>
            <w:r w:rsidRPr="00CC0638">
              <w:t>A natural place where water appears, disappears or changes its flow.</w:t>
            </w:r>
          </w:p>
          <w:p w14:paraId="2C28EB3B" w14:textId="77777777" w:rsidR="00E65591" w:rsidRPr="00CC0638" w:rsidRDefault="00E65591" w:rsidP="00E65591">
            <w:pPr>
              <w:autoSpaceDE w:val="0"/>
              <w:autoSpaceDN w:val="0"/>
              <w:adjustRightInd w:val="0"/>
              <w:spacing w:after="0"/>
            </w:pPr>
            <w:r w:rsidRPr="00CC0638">
              <w:t>EXAMPLE Fluvial points (waterfall, cascade, rapids, breaker), spring/water hole (spring, source, geyser, thermal spring, natural fountain, well, also fumarole, artesian), sinkhole (sinkhole, drainage loss).</w:t>
            </w:r>
          </w:p>
          <w:p w14:paraId="38D4FB71" w14:textId="77777777" w:rsidR="00E65591" w:rsidRPr="00EC4103" w:rsidRDefault="00E65591" w:rsidP="00E65591">
            <w:pPr>
              <w:spacing w:after="0"/>
            </w:pPr>
            <w:r w:rsidRPr="00CC0638">
              <w:t>NOTE A hydro point of interest may create a flow constriction in the network.</w:t>
            </w:r>
          </w:p>
        </w:tc>
      </w:tr>
      <w:tr w:rsidR="00E65591" w:rsidRPr="00EC4103" w14:paraId="69AFD424" w14:textId="77777777" w:rsidTr="00E65591">
        <w:tc>
          <w:tcPr>
            <w:tcW w:w="3085" w:type="dxa"/>
            <w:shd w:val="clear" w:color="auto" w:fill="F2F2F2" w:themeFill="background1" w:themeFillShade="F2"/>
            <w:hideMark/>
          </w:tcPr>
          <w:p w14:paraId="03E5043C" w14:textId="77777777" w:rsidR="00E65591" w:rsidRPr="00EC4103" w:rsidRDefault="00E65591" w:rsidP="00E65591">
            <w:pPr>
              <w:spacing w:after="0"/>
            </w:pPr>
            <w:proofErr w:type="spellStart"/>
            <w:r w:rsidRPr="00EC4103">
              <w:t>HY_CatchmentRealization</w:t>
            </w:r>
            <w:proofErr w:type="spellEnd"/>
          </w:p>
        </w:tc>
        <w:tc>
          <w:tcPr>
            <w:tcW w:w="1559" w:type="dxa"/>
          </w:tcPr>
          <w:p w14:paraId="03E0249A" w14:textId="16010B80" w:rsidR="00E65591" w:rsidRPr="00EC4103" w:rsidRDefault="00E65591" w:rsidP="00E65591">
            <w:pPr>
              <w:spacing w:after="0"/>
            </w:pPr>
          </w:p>
        </w:tc>
        <w:tc>
          <w:tcPr>
            <w:tcW w:w="3261" w:type="dxa"/>
            <w:hideMark/>
          </w:tcPr>
          <w:p w14:paraId="48E8E144" w14:textId="77777777" w:rsidR="00E65591" w:rsidRPr="00EC4103" w:rsidRDefault="00E65591" w:rsidP="00E65591">
            <w:pPr>
              <w:spacing w:after="0"/>
            </w:pPr>
            <w:r w:rsidRPr="00EC4103">
              <w:t>Not represented</w:t>
            </w:r>
          </w:p>
        </w:tc>
        <w:tc>
          <w:tcPr>
            <w:tcW w:w="5103" w:type="dxa"/>
            <w:hideMark/>
          </w:tcPr>
          <w:p w14:paraId="2916C5D2" w14:textId="4122EDB7" w:rsidR="00E65591" w:rsidRPr="00EC4103" w:rsidRDefault="00E65591" w:rsidP="00E65591">
            <w:pPr>
              <w:spacing w:after="0"/>
            </w:pPr>
          </w:p>
        </w:tc>
      </w:tr>
      <w:tr w:rsidR="00E65591" w:rsidRPr="00EC4103" w14:paraId="3D7E3CD1" w14:textId="77777777" w:rsidTr="00E65591">
        <w:tc>
          <w:tcPr>
            <w:tcW w:w="3085" w:type="dxa"/>
            <w:shd w:val="clear" w:color="auto" w:fill="F2F2F2" w:themeFill="background1" w:themeFillShade="F2"/>
            <w:hideMark/>
          </w:tcPr>
          <w:p w14:paraId="196A5487" w14:textId="77777777" w:rsidR="00E65591" w:rsidRPr="00EC4103" w:rsidRDefault="00E65591" w:rsidP="00E65591">
            <w:pPr>
              <w:spacing w:after="0"/>
            </w:pPr>
            <w:proofErr w:type="spellStart"/>
            <w:r w:rsidRPr="00EC4103">
              <w:lastRenderedPageBreak/>
              <w:t>HY_CatchmentArea</w:t>
            </w:r>
            <w:proofErr w:type="spellEnd"/>
          </w:p>
        </w:tc>
        <w:tc>
          <w:tcPr>
            <w:tcW w:w="1559" w:type="dxa"/>
          </w:tcPr>
          <w:p w14:paraId="1F3984A7" w14:textId="77777777" w:rsidR="00E65591" w:rsidRPr="00EC4103" w:rsidRDefault="00E65591" w:rsidP="00E65591">
            <w:pPr>
              <w:spacing w:after="0"/>
            </w:pPr>
            <w:r>
              <w:t>Is like</w:t>
            </w:r>
          </w:p>
        </w:tc>
        <w:tc>
          <w:tcPr>
            <w:tcW w:w="3261" w:type="dxa"/>
            <w:hideMark/>
          </w:tcPr>
          <w:p w14:paraId="7CA2CAB0" w14:textId="77777777" w:rsidR="00E65591" w:rsidRPr="00EC4103" w:rsidRDefault="00E65591" w:rsidP="00E65591">
            <w:pPr>
              <w:spacing w:after="0"/>
            </w:pPr>
            <w:r w:rsidRPr="00EC4103">
              <w:t>DrainageBasin</w:t>
            </w:r>
          </w:p>
        </w:tc>
        <w:tc>
          <w:tcPr>
            <w:tcW w:w="5103" w:type="dxa"/>
            <w:hideMark/>
          </w:tcPr>
          <w:p w14:paraId="0C46C1D8" w14:textId="77777777" w:rsidR="00E65591" w:rsidRPr="00EC4103" w:rsidRDefault="00E65591" w:rsidP="00E65591">
            <w:pPr>
              <w:autoSpaceDE w:val="0"/>
              <w:autoSpaceDN w:val="0"/>
              <w:adjustRightInd w:val="0"/>
              <w:spacing w:after="0"/>
            </w:pPr>
            <w:r w:rsidRPr="00EC4103">
              <w:t xml:space="preserve">Area having a common outlet for its surface runoff. </w:t>
            </w:r>
          </w:p>
          <w:p w14:paraId="11873158" w14:textId="77777777" w:rsidR="00E65591" w:rsidRPr="00EC4103" w:rsidRDefault="00E65591" w:rsidP="00E65591">
            <w:pPr>
              <w:autoSpaceDE w:val="0"/>
              <w:autoSpaceDN w:val="0"/>
              <w:adjustRightInd w:val="0"/>
              <w:spacing w:after="0"/>
            </w:pPr>
            <w:r w:rsidRPr="00EC4103">
              <w:t>NOTE 1 Regarding the different classifications of drainage basins, no distinction is made between drainage basins / sub-basins since this will vary with application. It is possible to build basins from other basins.</w:t>
            </w:r>
          </w:p>
          <w:p w14:paraId="0A7CC773" w14:textId="77777777" w:rsidR="00E65591" w:rsidRPr="00EC4103" w:rsidRDefault="00E65591" w:rsidP="00E65591">
            <w:pPr>
              <w:autoSpaceDE w:val="0"/>
              <w:autoSpaceDN w:val="0"/>
              <w:adjustRightInd w:val="0"/>
              <w:spacing w:after="0"/>
            </w:pPr>
            <w:r w:rsidRPr="00EC4103">
              <w:t>NOTE 2 The outlet of a drainage basin may be a canal or a lake.</w:t>
            </w:r>
          </w:p>
          <w:p w14:paraId="6FFC4F61" w14:textId="77777777" w:rsidR="00E65591" w:rsidRPr="00EC4103" w:rsidRDefault="00E65591" w:rsidP="00E65591">
            <w:pPr>
              <w:spacing w:after="0"/>
            </w:pPr>
            <w:r w:rsidRPr="00EC4103">
              <w:t>NOTE 3 Synonyms for drainage basin include: catchment; catchment area; drainage area; river basin; watershed.</w:t>
            </w:r>
          </w:p>
        </w:tc>
      </w:tr>
      <w:tr w:rsidR="00E65591" w:rsidRPr="00EC4103" w14:paraId="2F6A3427" w14:textId="77777777" w:rsidTr="00E65591">
        <w:tc>
          <w:tcPr>
            <w:tcW w:w="3085" w:type="dxa"/>
            <w:shd w:val="clear" w:color="auto" w:fill="F2F2F2" w:themeFill="background1" w:themeFillShade="F2"/>
            <w:hideMark/>
          </w:tcPr>
          <w:p w14:paraId="2EEFEC14" w14:textId="77777777" w:rsidR="00E65591" w:rsidRPr="00EC4103" w:rsidRDefault="00E65591" w:rsidP="00E65591">
            <w:pPr>
              <w:spacing w:after="0"/>
            </w:pPr>
            <w:proofErr w:type="spellStart"/>
            <w:r w:rsidRPr="00EC4103">
              <w:t>HY_CatchmentBoundary</w:t>
            </w:r>
            <w:proofErr w:type="spellEnd"/>
          </w:p>
        </w:tc>
        <w:tc>
          <w:tcPr>
            <w:tcW w:w="1559" w:type="dxa"/>
          </w:tcPr>
          <w:p w14:paraId="4540800D" w14:textId="74065281" w:rsidR="00E65591" w:rsidRPr="00EC4103" w:rsidRDefault="00E65591" w:rsidP="00E65591">
            <w:pPr>
              <w:spacing w:after="0"/>
            </w:pPr>
          </w:p>
        </w:tc>
        <w:tc>
          <w:tcPr>
            <w:tcW w:w="3261" w:type="dxa"/>
            <w:hideMark/>
          </w:tcPr>
          <w:p w14:paraId="567D42D2" w14:textId="77777777" w:rsidR="00E65591" w:rsidRPr="00EC4103" w:rsidRDefault="00E65591" w:rsidP="00E65591">
            <w:pPr>
              <w:spacing w:after="0"/>
            </w:pPr>
            <w:r w:rsidRPr="00EC4103">
              <w:t>Not represented</w:t>
            </w:r>
          </w:p>
        </w:tc>
        <w:tc>
          <w:tcPr>
            <w:tcW w:w="5103" w:type="dxa"/>
            <w:hideMark/>
          </w:tcPr>
          <w:p w14:paraId="1E7952CD" w14:textId="31981494" w:rsidR="00E65591" w:rsidRPr="00EC4103" w:rsidRDefault="00E65591" w:rsidP="00E65591">
            <w:pPr>
              <w:spacing w:after="0"/>
            </w:pPr>
          </w:p>
        </w:tc>
      </w:tr>
      <w:tr w:rsidR="00E65591" w:rsidRPr="00EC4103" w14:paraId="56E21537" w14:textId="77777777" w:rsidTr="00E65591">
        <w:tc>
          <w:tcPr>
            <w:tcW w:w="3085" w:type="dxa"/>
            <w:shd w:val="clear" w:color="auto" w:fill="F2F2F2" w:themeFill="background1" w:themeFillShade="F2"/>
            <w:hideMark/>
          </w:tcPr>
          <w:p w14:paraId="185F800E" w14:textId="77777777" w:rsidR="00E65591" w:rsidRPr="00EC4103" w:rsidRDefault="00E65591" w:rsidP="00E65591">
            <w:pPr>
              <w:spacing w:after="0"/>
            </w:pPr>
            <w:proofErr w:type="spellStart"/>
            <w:r w:rsidRPr="00EC4103">
              <w:t>HY_CartographicRealization</w:t>
            </w:r>
            <w:proofErr w:type="spellEnd"/>
          </w:p>
        </w:tc>
        <w:tc>
          <w:tcPr>
            <w:tcW w:w="1559" w:type="dxa"/>
          </w:tcPr>
          <w:p w14:paraId="22C0624B" w14:textId="325A3308" w:rsidR="00E65591" w:rsidRPr="00EC4103" w:rsidRDefault="00E65591" w:rsidP="00E65591">
            <w:pPr>
              <w:spacing w:after="0"/>
            </w:pPr>
          </w:p>
        </w:tc>
        <w:tc>
          <w:tcPr>
            <w:tcW w:w="3261" w:type="dxa"/>
            <w:hideMark/>
          </w:tcPr>
          <w:p w14:paraId="49879C7B" w14:textId="77777777" w:rsidR="00E65591" w:rsidRPr="00EC4103" w:rsidRDefault="00E65591" w:rsidP="00E65591">
            <w:pPr>
              <w:spacing w:after="0"/>
            </w:pPr>
            <w:r w:rsidRPr="00EC4103">
              <w:t>Not represented</w:t>
            </w:r>
          </w:p>
        </w:tc>
        <w:tc>
          <w:tcPr>
            <w:tcW w:w="5103" w:type="dxa"/>
          </w:tcPr>
          <w:p w14:paraId="728AEE3A" w14:textId="49647566" w:rsidR="00E65591" w:rsidRPr="00EC4103" w:rsidRDefault="00E65591" w:rsidP="00E65591">
            <w:pPr>
              <w:spacing w:after="0"/>
            </w:pPr>
          </w:p>
        </w:tc>
      </w:tr>
    </w:tbl>
    <w:p w14:paraId="3A54B96B" w14:textId="77777777" w:rsidR="00E65591" w:rsidRPr="00EC4103" w:rsidRDefault="00E65591" w:rsidP="00E65591">
      <w:pPr>
        <w:spacing w:after="0"/>
        <w:rPr>
          <w:b/>
          <w:bCs/>
          <w:sz w:val="28"/>
        </w:rPr>
      </w:pPr>
    </w:p>
    <w:p w14:paraId="5F5A20ED" w14:textId="51BA77A1" w:rsidR="00E65591" w:rsidRPr="00EC4103" w:rsidRDefault="00FD636F" w:rsidP="00E65591">
      <w:pPr>
        <w:pStyle w:val="berschrift2"/>
        <w:numPr>
          <w:ilvl w:val="0"/>
          <w:numId w:val="0"/>
        </w:numPr>
      </w:pPr>
      <w:bookmarkStart w:id="222" w:name="_Toc459038747"/>
      <w:bookmarkStart w:id="223" w:name="_Toc459388269"/>
      <w:bookmarkStart w:id="224" w:name="_Toc464111019"/>
      <w:r>
        <w:t>E</w:t>
      </w:r>
      <w:r w:rsidR="00E65591" w:rsidRPr="00EC4103">
        <w:t>.2 Hydrographic Network Model</w:t>
      </w:r>
      <w:bookmarkEnd w:id="222"/>
      <w:bookmarkEnd w:id="223"/>
      <w:bookmarkEnd w:id="224"/>
    </w:p>
    <w:tbl>
      <w:tblPr>
        <w:tblStyle w:val="Tabellenraster"/>
        <w:tblW w:w="13008" w:type="dxa"/>
        <w:tblLayout w:type="fixed"/>
        <w:tblLook w:val="04A0" w:firstRow="1" w:lastRow="0" w:firstColumn="1" w:lastColumn="0" w:noHBand="0" w:noVBand="1"/>
      </w:tblPr>
      <w:tblGrid>
        <w:gridCol w:w="3085"/>
        <w:gridCol w:w="1559"/>
        <w:gridCol w:w="3261"/>
        <w:gridCol w:w="5103"/>
      </w:tblGrid>
      <w:tr w:rsidR="00E65591" w:rsidRPr="00EC4103" w14:paraId="19AFF5E9" w14:textId="77777777" w:rsidTr="00E65591">
        <w:tc>
          <w:tcPr>
            <w:tcW w:w="3085" w:type="dxa"/>
            <w:shd w:val="clear" w:color="auto" w:fill="F2F2F2" w:themeFill="background1" w:themeFillShade="F2"/>
            <w:hideMark/>
          </w:tcPr>
          <w:p w14:paraId="1FAE02E2" w14:textId="77777777" w:rsidR="00E65591" w:rsidRPr="00EC4103" w:rsidRDefault="00E65591" w:rsidP="00E65591">
            <w:pPr>
              <w:spacing w:after="0"/>
              <w:rPr>
                <w:b/>
                <w:bCs/>
              </w:rPr>
            </w:pPr>
            <w:r w:rsidRPr="00EC4103">
              <w:rPr>
                <w:b/>
                <w:bCs/>
              </w:rPr>
              <w:t>HY_Features Name</w:t>
            </w:r>
          </w:p>
        </w:tc>
        <w:tc>
          <w:tcPr>
            <w:tcW w:w="1559" w:type="dxa"/>
          </w:tcPr>
          <w:p w14:paraId="71B16952" w14:textId="77777777" w:rsidR="00E65591" w:rsidRPr="00EC4103" w:rsidRDefault="00E65591" w:rsidP="00E65591">
            <w:pPr>
              <w:spacing w:after="0"/>
              <w:jc w:val="center"/>
              <w:rPr>
                <w:b/>
                <w:bCs/>
              </w:rPr>
            </w:pPr>
            <w:r>
              <w:rPr>
                <w:b/>
                <w:bCs/>
              </w:rPr>
              <w:t>Relationship between concepts</w:t>
            </w:r>
          </w:p>
        </w:tc>
        <w:tc>
          <w:tcPr>
            <w:tcW w:w="3261" w:type="dxa"/>
            <w:hideMark/>
          </w:tcPr>
          <w:p w14:paraId="3E226B18" w14:textId="77777777" w:rsidR="00E65591" w:rsidRPr="00EC4103" w:rsidRDefault="00E65591" w:rsidP="00E65591">
            <w:pPr>
              <w:spacing w:after="0"/>
              <w:jc w:val="center"/>
              <w:rPr>
                <w:b/>
                <w:bCs/>
              </w:rPr>
            </w:pPr>
            <w:r w:rsidRPr="00EC4103">
              <w:rPr>
                <w:b/>
                <w:bCs/>
              </w:rPr>
              <w:t>INSPIRE Hydrography Name</w:t>
            </w:r>
            <w:r>
              <w:rPr>
                <w:b/>
                <w:bCs/>
              </w:rPr>
              <w:t xml:space="preserve"> + potential condition(s)</w:t>
            </w:r>
          </w:p>
        </w:tc>
        <w:tc>
          <w:tcPr>
            <w:tcW w:w="5103" w:type="dxa"/>
            <w:hideMark/>
          </w:tcPr>
          <w:p w14:paraId="49735EBF" w14:textId="77777777" w:rsidR="00E65591" w:rsidRPr="00EC4103" w:rsidRDefault="00E65591" w:rsidP="00E65591">
            <w:pPr>
              <w:spacing w:after="0"/>
              <w:jc w:val="center"/>
              <w:rPr>
                <w:b/>
                <w:bCs/>
              </w:rPr>
            </w:pPr>
            <w:r w:rsidRPr="00EC4103">
              <w:rPr>
                <w:b/>
                <w:bCs/>
              </w:rPr>
              <w:t>Definition / Description</w:t>
            </w:r>
          </w:p>
          <w:p w14:paraId="6A0695DC" w14:textId="6A7979AF" w:rsidR="00E65591" w:rsidRPr="00EC4103" w:rsidRDefault="00E65591" w:rsidP="004F6763">
            <w:pPr>
              <w:spacing w:after="0"/>
              <w:rPr>
                <w:b/>
                <w:bCs/>
              </w:rPr>
            </w:pPr>
          </w:p>
        </w:tc>
      </w:tr>
      <w:tr w:rsidR="00E65591" w:rsidRPr="00EC4103" w14:paraId="16415814" w14:textId="77777777" w:rsidTr="00E65591">
        <w:tc>
          <w:tcPr>
            <w:tcW w:w="3085" w:type="dxa"/>
            <w:shd w:val="clear" w:color="auto" w:fill="F2F2F2" w:themeFill="background1" w:themeFillShade="F2"/>
            <w:hideMark/>
          </w:tcPr>
          <w:p w14:paraId="0E79AF15" w14:textId="77777777" w:rsidR="00E65591" w:rsidRPr="00EC4103" w:rsidRDefault="00E65591" w:rsidP="00E65591">
            <w:pPr>
              <w:spacing w:after="0"/>
            </w:pPr>
            <w:r w:rsidRPr="00EC4103">
              <w:t>HY_HydrographicNetwork</w:t>
            </w:r>
          </w:p>
        </w:tc>
        <w:tc>
          <w:tcPr>
            <w:tcW w:w="1559" w:type="dxa"/>
          </w:tcPr>
          <w:p w14:paraId="6D3E7E62" w14:textId="77777777" w:rsidR="00E65591" w:rsidRPr="00EC4103" w:rsidRDefault="00E65591" w:rsidP="00E65591">
            <w:pPr>
              <w:spacing w:after="0"/>
            </w:pPr>
            <w:r>
              <w:t>Is narrower than</w:t>
            </w:r>
          </w:p>
        </w:tc>
        <w:tc>
          <w:tcPr>
            <w:tcW w:w="3261" w:type="dxa"/>
            <w:hideMark/>
          </w:tcPr>
          <w:p w14:paraId="118379EE" w14:textId="77777777" w:rsidR="00E65591" w:rsidRDefault="00E65591" w:rsidP="00E65591">
            <w:pPr>
              <w:spacing w:after="0"/>
            </w:pPr>
            <w:proofErr w:type="spellStart"/>
            <w:r w:rsidRPr="00EC4103">
              <w:t>WatercourseLinkSequence</w:t>
            </w:r>
            <w:proofErr w:type="spellEnd"/>
          </w:p>
          <w:p w14:paraId="7BE94A8B" w14:textId="77777777" w:rsidR="00E65591" w:rsidRDefault="00E65591" w:rsidP="00E65591">
            <w:pPr>
              <w:spacing w:after="0"/>
            </w:pPr>
          </w:p>
          <w:p w14:paraId="3FDDA158" w14:textId="77777777" w:rsidR="00E65591" w:rsidRPr="00CC0638" w:rsidRDefault="00E65591" w:rsidP="00E65591">
            <w:pPr>
              <w:spacing w:after="0"/>
            </w:pPr>
            <w:r w:rsidRPr="00CC0638">
              <w:t>In case that features of interest are water bodies and not channels.</w:t>
            </w:r>
          </w:p>
          <w:p w14:paraId="348387B5" w14:textId="77777777" w:rsidR="00E65591" w:rsidRPr="00CC0638" w:rsidRDefault="00E65591" w:rsidP="00E65591">
            <w:pPr>
              <w:spacing w:after="0"/>
            </w:pPr>
            <w:r w:rsidRPr="00CC0638">
              <w:t>AND</w:t>
            </w:r>
          </w:p>
          <w:p w14:paraId="34FA0352" w14:textId="77777777" w:rsidR="00E65591" w:rsidRPr="00EC4103" w:rsidRDefault="00E65591" w:rsidP="00E65591">
            <w:pPr>
              <w:spacing w:after="0"/>
            </w:pPr>
            <w:r w:rsidRPr="00CC0638">
              <w:t>In case that network is non branching.</w:t>
            </w:r>
          </w:p>
        </w:tc>
        <w:tc>
          <w:tcPr>
            <w:tcW w:w="5103" w:type="dxa"/>
            <w:hideMark/>
          </w:tcPr>
          <w:p w14:paraId="765E2F16"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00E2C133" w14:textId="77777777" w:rsidTr="00E65591">
        <w:tc>
          <w:tcPr>
            <w:tcW w:w="3085" w:type="dxa"/>
            <w:shd w:val="clear" w:color="auto" w:fill="F2F2F2" w:themeFill="background1" w:themeFillShade="F2"/>
            <w:hideMark/>
          </w:tcPr>
          <w:p w14:paraId="63DCBF1F" w14:textId="77777777" w:rsidR="00E65591" w:rsidRPr="00EC4103" w:rsidRDefault="00E65591" w:rsidP="00E65591">
            <w:pPr>
              <w:spacing w:after="0"/>
            </w:pPr>
            <w:proofErr w:type="spellStart"/>
            <w:r w:rsidRPr="00EC4103">
              <w:t>HY_WaterBody</w:t>
            </w:r>
            <w:proofErr w:type="spellEnd"/>
          </w:p>
        </w:tc>
        <w:tc>
          <w:tcPr>
            <w:tcW w:w="1559" w:type="dxa"/>
          </w:tcPr>
          <w:p w14:paraId="269CE985" w14:textId="77777777" w:rsidR="00E65591" w:rsidRPr="00EC4103" w:rsidRDefault="00E65591" w:rsidP="00E65591">
            <w:pPr>
              <w:spacing w:after="0"/>
            </w:pPr>
            <w:r>
              <w:t>Is narrower than</w:t>
            </w:r>
          </w:p>
        </w:tc>
        <w:tc>
          <w:tcPr>
            <w:tcW w:w="3261" w:type="dxa"/>
            <w:hideMark/>
          </w:tcPr>
          <w:p w14:paraId="6CB76450" w14:textId="77777777" w:rsidR="00E65591" w:rsidRPr="00EC4103" w:rsidRDefault="00E65591" w:rsidP="00E65591">
            <w:pPr>
              <w:spacing w:after="0"/>
            </w:pPr>
          </w:p>
          <w:p w14:paraId="52903876" w14:textId="77777777" w:rsidR="00E65591" w:rsidRDefault="00E65591" w:rsidP="00E65591">
            <w:pPr>
              <w:spacing w:after="0"/>
            </w:pPr>
            <w:proofErr w:type="spellStart"/>
            <w:r w:rsidRPr="00EC4103">
              <w:t>Watercourse</w:t>
            </w:r>
            <w:r>
              <w:t>Link</w:t>
            </w:r>
            <w:proofErr w:type="spellEnd"/>
          </w:p>
          <w:p w14:paraId="01D2FA30" w14:textId="77777777" w:rsidR="00E65591" w:rsidRDefault="00E65591" w:rsidP="00E65591">
            <w:pPr>
              <w:spacing w:after="0"/>
            </w:pPr>
          </w:p>
          <w:p w14:paraId="15D4A575" w14:textId="77777777" w:rsidR="00E65591" w:rsidRPr="00CC0638" w:rsidRDefault="00E65591" w:rsidP="00E65591">
            <w:pPr>
              <w:spacing w:after="0"/>
            </w:pPr>
            <w:r w:rsidRPr="00CC0638">
              <w:t>In case that features of interest are water bodies and not channels.</w:t>
            </w:r>
          </w:p>
          <w:p w14:paraId="19DC3ED1" w14:textId="77777777" w:rsidR="00E65591" w:rsidRPr="00EC4103" w:rsidRDefault="00E65591" w:rsidP="00E65591">
            <w:pPr>
              <w:spacing w:after="0"/>
            </w:pPr>
          </w:p>
        </w:tc>
        <w:tc>
          <w:tcPr>
            <w:tcW w:w="5103" w:type="dxa"/>
            <w:hideMark/>
          </w:tcPr>
          <w:p w14:paraId="3162A314" w14:textId="77777777" w:rsidR="00E65591" w:rsidRPr="00CC0638" w:rsidRDefault="00E65591" w:rsidP="00E65591">
            <w:pPr>
              <w:spacing w:after="0"/>
            </w:pPr>
          </w:p>
          <w:p w14:paraId="30171739" w14:textId="0D0327B9" w:rsidR="00E65591" w:rsidRPr="00CC0638" w:rsidRDefault="00E65591" w:rsidP="00E65591">
            <w:pPr>
              <w:spacing w:after="0"/>
            </w:pPr>
            <w:r w:rsidRPr="00CC0638">
              <w:t xml:space="preserve">A segment of a watercourse within a hydrographic </w:t>
            </w:r>
            <w:r w:rsidRPr="00CC0638">
              <w:lastRenderedPageBreak/>
              <w:t>network.  A watercourse link may be fictitious, with no direct correspondence to a real-world object and included only to ensure a closed network.</w:t>
            </w:r>
          </w:p>
        </w:tc>
      </w:tr>
      <w:tr w:rsidR="00E65591" w:rsidRPr="00EC4103" w14:paraId="3A52D24B" w14:textId="77777777" w:rsidTr="00E65591">
        <w:tc>
          <w:tcPr>
            <w:tcW w:w="3085" w:type="dxa"/>
            <w:shd w:val="clear" w:color="auto" w:fill="F2F2F2" w:themeFill="background1" w:themeFillShade="F2"/>
            <w:hideMark/>
          </w:tcPr>
          <w:p w14:paraId="161A6CB0" w14:textId="77777777" w:rsidR="00E65591" w:rsidRPr="00EC4103" w:rsidRDefault="00E65591" w:rsidP="00E65591">
            <w:pPr>
              <w:spacing w:after="0"/>
            </w:pPr>
            <w:proofErr w:type="spellStart"/>
            <w:r w:rsidRPr="00EC4103">
              <w:lastRenderedPageBreak/>
              <w:t>HY_ChannelNetwork</w:t>
            </w:r>
            <w:proofErr w:type="spellEnd"/>
          </w:p>
        </w:tc>
        <w:tc>
          <w:tcPr>
            <w:tcW w:w="1559" w:type="dxa"/>
          </w:tcPr>
          <w:p w14:paraId="0EC86765" w14:textId="77777777" w:rsidR="00E65591" w:rsidRPr="00EC4103" w:rsidRDefault="00E65591" w:rsidP="00E65591">
            <w:pPr>
              <w:spacing w:after="0"/>
            </w:pPr>
            <w:r>
              <w:t>Is narrower than</w:t>
            </w:r>
          </w:p>
        </w:tc>
        <w:tc>
          <w:tcPr>
            <w:tcW w:w="3261" w:type="dxa"/>
            <w:hideMark/>
          </w:tcPr>
          <w:p w14:paraId="3933494C" w14:textId="77777777" w:rsidR="00E65591" w:rsidRDefault="00E65591" w:rsidP="00E65591">
            <w:pPr>
              <w:spacing w:after="0"/>
            </w:pPr>
            <w:proofErr w:type="spellStart"/>
            <w:r w:rsidRPr="00EC4103">
              <w:t>WatercourseLinkSequence</w:t>
            </w:r>
            <w:proofErr w:type="spellEnd"/>
          </w:p>
          <w:p w14:paraId="7F8FC242" w14:textId="77777777" w:rsidR="00E65591" w:rsidRDefault="00E65591" w:rsidP="00E65591">
            <w:pPr>
              <w:spacing w:after="0"/>
            </w:pPr>
          </w:p>
          <w:p w14:paraId="491C57CF" w14:textId="77777777" w:rsidR="00E65591" w:rsidRPr="00CC0638" w:rsidRDefault="00E65591" w:rsidP="00E65591">
            <w:pPr>
              <w:spacing w:after="0"/>
            </w:pPr>
            <w:r w:rsidRPr="00CC0638">
              <w:t>In case that features of interest are channels and not water bodies.</w:t>
            </w:r>
          </w:p>
          <w:p w14:paraId="5F618786" w14:textId="77777777" w:rsidR="00E65591" w:rsidRPr="00CC0638" w:rsidRDefault="00E65591" w:rsidP="00E65591">
            <w:pPr>
              <w:spacing w:after="0"/>
            </w:pPr>
            <w:r w:rsidRPr="00CC0638">
              <w:t>AND</w:t>
            </w:r>
          </w:p>
          <w:p w14:paraId="3B990C07" w14:textId="77777777" w:rsidR="00E65591" w:rsidRPr="00EC4103" w:rsidRDefault="00E65591" w:rsidP="00E65591">
            <w:pPr>
              <w:spacing w:after="0"/>
            </w:pPr>
            <w:r w:rsidRPr="00CC0638">
              <w:t>In case that network is non branching.</w:t>
            </w:r>
          </w:p>
        </w:tc>
        <w:tc>
          <w:tcPr>
            <w:tcW w:w="5103" w:type="dxa"/>
            <w:hideMark/>
          </w:tcPr>
          <w:p w14:paraId="796F350B" w14:textId="77777777" w:rsidR="00E65591" w:rsidRPr="00CC0638" w:rsidRDefault="00E65591" w:rsidP="00E65591">
            <w:pPr>
              <w:spacing w:after="0"/>
            </w:pPr>
            <w:r w:rsidRPr="00CC0638">
              <w:t>A sequence of watercourse links representing a non-branching path through a hydrographic network.</w:t>
            </w:r>
          </w:p>
        </w:tc>
      </w:tr>
      <w:tr w:rsidR="00E65591" w:rsidRPr="00EC4103" w14:paraId="516A25F1" w14:textId="77777777" w:rsidTr="00E65591">
        <w:tc>
          <w:tcPr>
            <w:tcW w:w="3085" w:type="dxa"/>
            <w:shd w:val="clear" w:color="auto" w:fill="F2F2F2" w:themeFill="background1" w:themeFillShade="F2"/>
            <w:hideMark/>
          </w:tcPr>
          <w:p w14:paraId="165A6549" w14:textId="77777777" w:rsidR="00E65591" w:rsidRPr="00EC4103" w:rsidRDefault="00E65591" w:rsidP="00E65591">
            <w:pPr>
              <w:spacing w:after="0"/>
            </w:pPr>
            <w:proofErr w:type="spellStart"/>
            <w:r w:rsidRPr="00EC4103">
              <w:t>HY_Depression</w:t>
            </w:r>
            <w:proofErr w:type="spellEnd"/>
          </w:p>
        </w:tc>
        <w:tc>
          <w:tcPr>
            <w:tcW w:w="1559" w:type="dxa"/>
          </w:tcPr>
          <w:p w14:paraId="24EC536C" w14:textId="77777777" w:rsidR="00E65591" w:rsidRPr="00EC4103" w:rsidRDefault="00E65591" w:rsidP="00E65591">
            <w:pPr>
              <w:spacing w:after="0"/>
            </w:pPr>
            <w:r>
              <w:t>Is like</w:t>
            </w:r>
          </w:p>
        </w:tc>
        <w:tc>
          <w:tcPr>
            <w:tcW w:w="3261" w:type="dxa"/>
            <w:hideMark/>
          </w:tcPr>
          <w:p w14:paraId="19492F07" w14:textId="77777777" w:rsidR="00E65591" w:rsidRPr="00EC4103" w:rsidRDefault="00E65591" w:rsidP="00E65591">
            <w:pPr>
              <w:spacing w:after="0"/>
            </w:pPr>
          </w:p>
          <w:p w14:paraId="279DDC63" w14:textId="77777777" w:rsidR="00E65591" w:rsidRPr="00CC0638" w:rsidRDefault="00E65591" w:rsidP="00E65591">
            <w:pPr>
              <w:spacing w:after="0"/>
            </w:pPr>
            <w:proofErr w:type="spellStart"/>
            <w:r w:rsidRPr="00EC4103">
              <w:t>StandingWater</w:t>
            </w:r>
            <w:proofErr w:type="spellEnd"/>
          </w:p>
          <w:p w14:paraId="6E1C8852" w14:textId="77777777" w:rsidR="00E65591" w:rsidRPr="00CC0638" w:rsidRDefault="00E65591" w:rsidP="00E65591">
            <w:pPr>
              <w:spacing w:after="0"/>
            </w:pPr>
          </w:p>
          <w:p w14:paraId="57A6A122" w14:textId="77777777" w:rsidR="00E65591" w:rsidRPr="00EC4103" w:rsidRDefault="00E65591" w:rsidP="00E65591">
            <w:pPr>
              <w:spacing w:after="0"/>
            </w:pPr>
            <w:r w:rsidRPr="00CC0638">
              <w:t>In case that geometry is surface or point.</w:t>
            </w:r>
          </w:p>
        </w:tc>
        <w:tc>
          <w:tcPr>
            <w:tcW w:w="5103" w:type="dxa"/>
            <w:hideMark/>
          </w:tcPr>
          <w:p w14:paraId="2E806C32" w14:textId="77777777" w:rsidR="00E65591" w:rsidRPr="00CC0638" w:rsidRDefault="00E65591" w:rsidP="00E65591">
            <w:pPr>
              <w:autoSpaceDE w:val="0"/>
              <w:autoSpaceDN w:val="0"/>
              <w:adjustRightInd w:val="0"/>
              <w:spacing w:after="0"/>
            </w:pPr>
            <w:r w:rsidRPr="00CC0638">
              <w:t xml:space="preserve">Any known inland waterway body. </w:t>
            </w:r>
          </w:p>
          <w:p w14:paraId="0FC381A6" w14:textId="77777777" w:rsidR="00E65591" w:rsidRPr="00CC0638" w:rsidRDefault="00E65591" w:rsidP="00E65591">
            <w:pPr>
              <w:autoSpaceDE w:val="0"/>
              <w:autoSpaceDN w:val="0"/>
              <w:adjustRightInd w:val="0"/>
              <w:spacing w:after="0"/>
            </w:pPr>
            <w:r w:rsidRPr="00CC0638">
              <w:t>EXAMPLE Lake/pond, reservoir, river/stream, etc.</w:t>
            </w:r>
          </w:p>
          <w:p w14:paraId="5A517BB8" w14:textId="77777777" w:rsidR="00E65591" w:rsidRPr="00CC0638" w:rsidRDefault="00E65591" w:rsidP="00E65591">
            <w:pPr>
              <w:spacing w:after="0"/>
            </w:pPr>
            <w:r w:rsidRPr="00CC0638">
              <w:t>NOTE: May include islands, represented as 'holes' in its geometry. Islands may be surrounded by a shore and / or land-ware boundary.</w:t>
            </w:r>
          </w:p>
          <w:p w14:paraId="03042773" w14:textId="77777777" w:rsidR="00E65591" w:rsidRPr="00EC4103" w:rsidRDefault="00E65591" w:rsidP="00E65591">
            <w:pPr>
              <w:spacing w:after="0"/>
            </w:pPr>
          </w:p>
        </w:tc>
      </w:tr>
      <w:tr w:rsidR="00E65591" w:rsidRPr="00EC4103" w14:paraId="1A03972F" w14:textId="77777777" w:rsidTr="00E65591">
        <w:tc>
          <w:tcPr>
            <w:tcW w:w="3085" w:type="dxa"/>
            <w:shd w:val="clear" w:color="auto" w:fill="F2F2F2" w:themeFill="background1" w:themeFillShade="F2"/>
            <w:hideMark/>
          </w:tcPr>
          <w:p w14:paraId="703E6D1C" w14:textId="77777777" w:rsidR="00E65591" w:rsidRPr="00EC4103" w:rsidRDefault="00E65591" w:rsidP="00E65591">
            <w:pPr>
              <w:spacing w:after="0"/>
            </w:pPr>
            <w:proofErr w:type="spellStart"/>
            <w:r w:rsidRPr="00EC4103">
              <w:t>HY_Channel</w:t>
            </w:r>
            <w:proofErr w:type="spellEnd"/>
          </w:p>
        </w:tc>
        <w:tc>
          <w:tcPr>
            <w:tcW w:w="1559" w:type="dxa"/>
          </w:tcPr>
          <w:p w14:paraId="25ECC4DB" w14:textId="77777777" w:rsidR="00E65591" w:rsidRPr="00EC4103" w:rsidRDefault="00E65591" w:rsidP="00E65591">
            <w:pPr>
              <w:spacing w:after="0"/>
            </w:pPr>
            <w:r>
              <w:t>Is narrower than</w:t>
            </w:r>
          </w:p>
        </w:tc>
        <w:tc>
          <w:tcPr>
            <w:tcW w:w="3261" w:type="dxa"/>
            <w:hideMark/>
          </w:tcPr>
          <w:p w14:paraId="0748DECD" w14:textId="77777777" w:rsidR="00E65591" w:rsidRDefault="00E65591" w:rsidP="00E65591">
            <w:pPr>
              <w:spacing w:after="0"/>
            </w:pPr>
            <w:proofErr w:type="spellStart"/>
            <w:r w:rsidRPr="00EC4103">
              <w:t>Watercourse</w:t>
            </w:r>
            <w:r>
              <w:t>Link</w:t>
            </w:r>
            <w:proofErr w:type="spellEnd"/>
          </w:p>
          <w:p w14:paraId="11981EC4" w14:textId="77777777" w:rsidR="00E65591" w:rsidRDefault="00E65591" w:rsidP="00E65591">
            <w:pPr>
              <w:spacing w:after="0"/>
            </w:pPr>
          </w:p>
          <w:p w14:paraId="13E0F2D6" w14:textId="77777777" w:rsidR="00E65591" w:rsidRPr="00EC4103" w:rsidRDefault="00E65591" w:rsidP="00E65591">
            <w:pPr>
              <w:spacing w:after="0"/>
            </w:pPr>
            <w:r w:rsidRPr="00CC0638">
              <w:t>In case that features of interest are channels and not water bodies.</w:t>
            </w:r>
          </w:p>
        </w:tc>
        <w:tc>
          <w:tcPr>
            <w:tcW w:w="5103" w:type="dxa"/>
            <w:hideMark/>
          </w:tcPr>
          <w:p w14:paraId="37D0C6F9" w14:textId="77777777" w:rsidR="00E65591" w:rsidRPr="00CC0638" w:rsidRDefault="00E65591" w:rsidP="00E65591">
            <w:pPr>
              <w:spacing w:after="0"/>
            </w:pPr>
          </w:p>
          <w:p w14:paraId="5F6E0005" w14:textId="1F7BAB38"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1E5F551C" w14:textId="77777777" w:rsidTr="00E65591">
        <w:tc>
          <w:tcPr>
            <w:tcW w:w="3085" w:type="dxa"/>
            <w:shd w:val="clear" w:color="auto" w:fill="F2F2F2" w:themeFill="background1" w:themeFillShade="F2"/>
            <w:hideMark/>
          </w:tcPr>
          <w:p w14:paraId="16CBB7F9" w14:textId="77777777" w:rsidR="00E65591" w:rsidRPr="00BA33D5" w:rsidRDefault="00E65591" w:rsidP="00E65591">
            <w:pPr>
              <w:spacing w:after="0"/>
            </w:pPr>
            <w:proofErr w:type="spellStart"/>
            <w:r w:rsidRPr="00BA33D5">
              <w:t>HY_Reservoir</w:t>
            </w:r>
            <w:proofErr w:type="spellEnd"/>
          </w:p>
        </w:tc>
        <w:tc>
          <w:tcPr>
            <w:tcW w:w="1559" w:type="dxa"/>
          </w:tcPr>
          <w:p w14:paraId="205D9364" w14:textId="77777777" w:rsidR="00E65591" w:rsidRPr="00BA33D5" w:rsidRDefault="00E65591" w:rsidP="00E65591">
            <w:pPr>
              <w:spacing w:after="0"/>
            </w:pPr>
            <w:r w:rsidRPr="00BA33D5">
              <w:t xml:space="preserve">Is </w:t>
            </w:r>
            <w:r>
              <w:t>like</w:t>
            </w:r>
          </w:p>
        </w:tc>
        <w:tc>
          <w:tcPr>
            <w:tcW w:w="3261" w:type="dxa"/>
            <w:hideMark/>
          </w:tcPr>
          <w:p w14:paraId="40EC2531" w14:textId="77777777" w:rsidR="00E65591" w:rsidRPr="00BA33D5" w:rsidRDefault="00E65591" w:rsidP="00E65591">
            <w:pPr>
              <w:spacing w:after="0"/>
            </w:pPr>
            <w:r w:rsidRPr="00BA33D5">
              <w:t xml:space="preserve"> </w:t>
            </w:r>
          </w:p>
          <w:p w14:paraId="3E5B95AD" w14:textId="77777777" w:rsidR="00E65591" w:rsidRPr="00CC0638" w:rsidRDefault="00E65591" w:rsidP="00E65591">
            <w:pPr>
              <w:spacing w:after="0"/>
            </w:pPr>
            <w:proofErr w:type="spellStart"/>
            <w:r w:rsidRPr="00BA33D5">
              <w:t>StandingWater</w:t>
            </w:r>
            <w:proofErr w:type="spellEnd"/>
          </w:p>
          <w:p w14:paraId="5A89F59F" w14:textId="77777777" w:rsidR="00E65591" w:rsidRPr="00CC0638" w:rsidRDefault="00E65591" w:rsidP="00E65591">
            <w:pPr>
              <w:spacing w:after="0"/>
            </w:pPr>
          </w:p>
          <w:p w14:paraId="79A0C48D" w14:textId="77777777" w:rsidR="00E65591" w:rsidRPr="00BA33D5" w:rsidRDefault="00E65591" w:rsidP="00E65591">
            <w:pPr>
              <w:spacing w:after="0"/>
            </w:pPr>
            <w:r w:rsidRPr="00CC0638">
              <w:t>In case that geometry is surface or point.</w:t>
            </w:r>
          </w:p>
        </w:tc>
        <w:tc>
          <w:tcPr>
            <w:tcW w:w="5103" w:type="dxa"/>
            <w:hideMark/>
          </w:tcPr>
          <w:p w14:paraId="27A155BA" w14:textId="77777777" w:rsidR="00E65591" w:rsidRPr="00CC0638" w:rsidRDefault="00E65591" w:rsidP="00E65591">
            <w:pPr>
              <w:spacing w:after="0"/>
            </w:pPr>
          </w:p>
          <w:p w14:paraId="736287D3" w14:textId="77777777" w:rsidR="00E65591" w:rsidRPr="00CC0638" w:rsidRDefault="00E65591" w:rsidP="00E65591">
            <w:pPr>
              <w:autoSpaceDE w:val="0"/>
              <w:autoSpaceDN w:val="0"/>
              <w:adjustRightInd w:val="0"/>
              <w:spacing w:after="0"/>
            </w:pPr>
            <w:r w:rsidRPr="00CC0638">
              <w:t xml:space="preserve">Any known inland waterway body. </w:t>
            </w:r>
          </w:p>
          <w:p w14:paraId="26019FE4" w14:textId="77777777" w:rsidR="00E65591" w:rsidRPr="00CC0638" w:rsidRDefault="00E65591" w:rsidP="00E65591">
            <w:pPr>
              <w:autoSpaceDE w:val="0"/>
              <w:autoSpaceDN w:val="0"/>
              <w:adjustRightInd w:val="0"/>
              <w:spacing w:after="0"/>
            </w:pPr>
            <w:r w:rsidRPr="00CC0638">
              <w:t>EXAMPLE Lake/pond, reservoir, river/stream, etc.</w:t>
            </w:r>
          </w:p>
          <w:p w14:paraId="275FB995" w14:textId="77777777" w:rsidR="00E65591" w:rsidRPr="00CC0638" w:rsidRDefault="00E65591" w:rsidP="00E65591">
            <w:pPr>
              <w:spacing w:after="0"/>
            </w:pPr>
            <w:r w:rsidRPr="00CC0638">
              <w:t xml:space="preserve">NOTE: May include islands, represented as 'holes' </w:t>
            </w:r>
            <w:r w:rsidRPr="00CC0638">
              <w:lastRenderedPageBreak/>
              <w:t>in its geometry. Islands may be surrounded by a shore and / or land-ware boundary.</w:t>
            </w:r>
          </w:p>
        </w:tc>
      </w:tr>
      <w:tr w:rsidR="00E65591" w:rsidRPr="00EC4103" w14:paraId="3CF9DCFA" w14:textId="77777777" w:rsidTr="00E65591">
        <w:trPr>
          <w:trHeight w:val="428"/>
        </w:trPr>
        <w:tc>
          <w:tcPr>
            <w:tcW w:w="3085" w:type="dxa"/>
            <w:shd w:val="clear" w:color="auto" w:fill="F2F2F2" w:themeFill="background1" w:themeFillShade="F2"/>
            <w:hideMark/>
          </w:tcPr>
          <w:p w14:paraId="4A50CDB1" w14:textId="77777777" w:rsidR="00E65591" w:rsidRPr="00EC4103" w:rsidRDefault="00E65591" w:rsidP="00E65591">
            <w:pPr>
              <w:spacing w:after="0"/>
            </w:pPr>
            <w:proofErr w:type="spellStart"/>
            <w:r w:rsidRPr="00EC4103">
              <w:lastRenderedPageBreak/>
              <w:t>HY_FlowPath</w:t>
            </w:r>
            <w:proofErr w:type="spellEnd"/>
          </w:p>
        </w:tc>
        <w:tc>
          <w:tcPr>
            <w:tcW w:w="1559" w:type="dxa"/>
          </w:tcPr>
          <w:p w14:paraId="18EFD3D3" w14:textId="77777777" w:rsidR="00E65591" w:rsidRPr="00EC4103" w:rsidRDefault="00E65591" w:rsidP="00E65591">
            <w:pPr>
              <w:spacing w:after="0"/>
            </w:pPr>
            <w:r>
              <w:t>Is like</w:t>
            </w:r>
          </w:p>
        </w:tc>
        <w:tc>
          <w:tcPr>
            <w:tcW w:w="3261" w:type="dxa"/>
            <w:hideMark/>
          </w:tcPr>
          <w:p w14:paraId="439DF4EF" w14:textId="77777777" w:rsidR="00E65591" w:rsidRPr="00CC0638" w:rsidRDefault="00E65591" w:rsidP="00E65591">
            <w:pPr>
              <w:spacing w:after="0"/>
            </w:pPr>
            <w:proofErr w:type="spellStart"/>
            <w:r w:rsidRPr="00EC4103">
              <w:t>WatercourseLink</w:t>
            </w:r>
            <w:proofErr w:type="spellEnd"/>
          </w:p>
          <w:p w14:paraId="1DCA3FE8" w14:textId="77777777" w:rsidR="00E65591" w:rsidRPr="00CC0638" w:rsidRDefault="00E65591" w:rsidP="00E65591">
            <w:pPr>
              <w:spacing w:after="0"/>
            </w:pPr>
          </w:p>
          <w:p w14:paraId="73025AE7" w14:textId="77777777" w:rsidR="00E65591" w:rsidRPr="00EC4103" w:rsidRDefault="00E65591" w:rsidP="00E65591">
            <w:pPr>
              <w:spacing w:after="0"/>
            </w:pPr>
            <w:r w:rsidRPr="00CC0638">
              <w:t>With a fictitious representation</w:t>
            </w:r>
          </w:p>
        </w:tc>
        <w:tc>
          <w:tcPr>
            <w:tcW w:w="5103" w:type="dxa"/>
            <w:hideMark/>
          </w:tcPr>
          <w:p w14:paraId="3C6655E4" w14:textId="30AE6466" w:rsidR="00E65591" w:rsidRPr="00CC0638" w:rsidRDefault="00E65591" w:rsidP="00E65591">
            <w:pPr>
              <w:spacing w:after="0"/>
            </w:pPr>
            <w:r w:rsidRPr="00CC0638">
              <w:t>A segment of a watercourse within a hydrographic network.  A watercourse link may be fictitious, with no direct correspondence to a real-world object and included only to ensure a closed network</w:t>
            </w:r>
            <w:r w:rsidR="006477EE">
              <w:t>.</w:t>
            </w:r>
          </w:p>
        </w:tc>
      </w:tr>
      <w:tr w:rsidR="00E65591" w:rsidRPr="00EC4103" w14:paraId="7B455406" w14:textId="77777777" w:rsidTr="00E65591">
        <w:trPr>
          <w:trHeight w:val="125"/>
        </w:trPr>
        <w:tc>
          <w:tcPr>
            <w:tcW w:w="3085" w:type="dxa"/>
            <w:shd w:val="clear" w:color="auto" w:fill="F2F2F2" w:themeFill="background1" w:themeFillShade="F2"/>
            <w:hideMark/>
          </w:tcPr>
          <w:p w14:paraId="589F31CB" w14:textId="77777777" w:rsidR="00E65591" w:rsidRPr="00EC4103" w:rsidRDefault="00E65591" w:rsidP="00E65591">
            <w:pPr>
              <w:spacing w:after="0"/>
            </w:pPr>
            <w:proofErr w:type="spellStart"/>
            <w:r w:rsidRPr="00EC4103">
              <w:t>HY_WaterEdge</w:t>
            </w:r>
            <w:proofErr w:type="spellEnd"/>
          </w:p>
        </w:tc>
        <w:tc>
          <w:tcPr>
            <w:tcW w:w="1559" w:type="dxa"/>
          </w:tcPr>
          <w:p w14:paraId="6E4623D1" w14:textId="77777777" w:rsidR="00E65591" w:rsidRPr="00EC4103" w:rsidRDefault="00E65591" w:rsidP="00E65591">
            <w:pPr>
              <w:spacing w:after="0"/>
            </w:pPr>
            <w:r>
              <w:t>Is like</w:t>
            </w:r>
          </w:p>
        </w:tc>
        <w:tc>
          <w:tcPr>
            <w:tcW w:w="3261" w:type="dxa"/>
            <w:hideMark/>
          </w:tcPr>
          <w:p w14:paraId="13D8F86C" w14:textId="77777777" w:rsidR="00E65591" w:rsidRPr="00EC4103" w:rsidRDefault="00E65591" w:rsidP="00E65591">
            <w:pPr>
              <w:spacing w:after="0"/>
            </w:pPr>
            <w:proofErr w:type="spellStart"/>
            <w:r>
              <w:t>LandWaterBoundary</w:t>
            </w:r>
            <w:proofErr w:type="spellEnd"/>
          </w:p>
        </w:tc>
        <w:tc>
          <w:tcPr>
            <w:tcW w:w="5103" w:type="dxa"/>
            <w:hideMark/>
          </w:tcPr>
          <w:p w14:paraId="05BF0581" w14:textId="77777777" w:rsidR="00E65591" w:rsidRPr="00CC0638" w:rsidRDefault="00E65591" w:rsidP="00E65591">
            <w:pPr>
              <w:spacing w:after="0"/>
            </w:pPr>
          </w:p>
          <w:p w14:paraId="0C42D72B" w14:textId="77777777" w:rsidR="00E65591" w:rsidRPr="00CC0638" w:rsidRDefault="00E65591" w:rsidP="00E65591">
            <w:pPr>
              <w:autoSpaceDE w:val="0"/>
              <w:autoSpaceDN w:val="0"/>
              <w:adjustRightInd w:val="0"/>
              <w:spacing w:after="0"/>
            </w:pPr>
            <w:r w:rsidRPr="00CC0638">
              <w:t>The line where a land mass is in contact with a body of water.</w:t>
            </w:r>
          </w:p>
        </w:tc>
      </w:tr>
      <w:tr w:rsidR="00E65591" w:rsidRPr="00EC4103" w14:paraId="7BCA2D42" w14:textId="77777777" w:rsidTr="00E65591">
        <w:tc>
          <w:tcPr>
            <w:tcW w:w="3085" w:type="dxa"/>
            <w:shd w:val="clear" w:color="auto" w:fill="F2F2F2" w:themeFill="background1" w:themeFillShade="F2"/>
            <w:hideMark/>
          </w:tcPr>
          <w:p w14:paraId="2DB56E5B" w14:textId="77777777" w:rsidR="00E65591" w:rsidRPr="00EC4103" w:rsidRDefault="00E65591" w:rsidP="00E65591">
            <w:pPr>
              <w:spacing w:after="0"/>
            </w:pPr>
            <w:proofErr w:type="spellStart"/>
            <w:r w:rsidRPr="00EC4103">
              <w:t>HY_LongitudinalSection</w:t>
            </w:r>
            <w:proofErr w:type="spellEnd"/>
          </w:p>
        </w:tc>
        <w:tc>
          <w:tcPr>
            <w:tcW w:w="1559" w:type="dxa"/>
          </w:tcPr>
          <w:p w14:paraId="24575C6C" w14:textId="77777777" w:rsidR="00E65591" w:rsidRPr="00EC4103" w:rsidRDefault="00E65591" w:rsidP="00E65591">
            <w:pPr>
              <w:spacing w:after="0"/>
            </w:pPr>
          </w:p>
        </w:tc>
        <w:tc>
          <w:tcPr>
            <w:tcW w:w="3261" w:type="dxa"/>
            <w:hideMark/>
          </w:tcPr>
          <w:p w14:paraId="46815A06" w14:textId="77777777" w:rsidR="00E65591" w:rsidRPr="00EC4103" w:rsidRDefault="00E65591" w:rsidP="00E65591">
            <w:pPr>
              <w:spacing w:after="0"/>
            </w:pPr>
            <w:r w:rsidRPr="00EC4103">
              <w:t>Not represented</w:t>
            </w:r>
          </w:p>
        </w:tc>
        <w:tc>
          <w:tcPr>
            <w:tcW w:w="5103" w:type="dxa"/>
            <w:hideMark/>
          </w:tcPr>
          <w:p w14:paraId="6B677A42" w14:textId="2D4E61B1" w:rsidR="00E65591" w:rsidRPr="00EC4103" w:rsidRDefault="00E65591" w:rsidP="00E65591">
            <w:pPr>
              <w:spacing w:after="0"/>
            </w:pPr>
          </w:p>
        </w:tc>
      </w:tr>
      <w:tr w:rsidR="00E65591" w:rsidRPr="00EC4103" w14:paraId="54611BEE" w14:textId="77777777" w:rsidTr="00E65591">
        <w:tc>
          <w:tcPr>
            <w:tcW w:w="3085" w:type="dxa"/>
            <w:shd w:val="clear" w:color="auto" w:fill="F2F2F2" w:themeFill="background1" w:themeFillShade="F2"/>
            <w:hideMark/>
          </w:tcPr>
          <w:p w14:paraId="163743C7" w14:textId="77777777" w:rsidR="00E65591" w:rsidRPr="00EC4103" w:rsidRDefault="00E65591" w:rsidP="00E65591">
            <w:pPr>
              <w:spacing w:after="0"/>
            </w:pPr>
            <w:proofErr w:type="spellStart"/>
            <w:r w:rsidRPr="00EC4103">
              <w:t>HY_CrossSection</w:t>
            </w:r>
            <w:proofErr w:type="spellEnd"/>
          </w:p>
        </w:tc>
        <w:tc>
          <w:tcPr>
            <w:tcW w:w="1559" w:type="dxa"/>
          </w:tcPr>
          <w:p w14:paraId="612FD413" w14:textId="77777777" w:rsidR="00E65591" w:rsidRPr="00EC4103" w:rsidRDefault="00E65591" w:rsidP="00E65591">
            <w:pPr>
              <w:spacing w:after="0"/>
            </w:pPr>
          </w:p>
        </w:tc>
        <w:tc>
          <w:tcPr>
            <w:tcW w:w="3261" w:type="dxa"/>
            <w:hideMark/>
          </w:tcPr>
          <w:p w14:paraId="02E7D23E" w14:textId="77777777" w:rsidR="00E65591" w:rsidRPr="00EC4103" w:rsidRDefault="00E65591" w:rsidP="00E65591">
            <w:pPr>
              <w:spacing w:after="0"/>
            </w:pPr>
            <w:r w:rsidRPr="00EC4103">
              <w:t>Not represented</w:t>
            </w:r>
          </w:p>
        </w:tc>
        <w:tc>
          <w:tcPr>
            <w:tcW w:w="5103" w:type="dxa"/>
            <w:hideMark/>
          </w:tcPr>
          <w:p w14:paraId="1279593C" w14:textId="33068577" w:rsidR="00E65591" w:rsidRPr="00EC4103" w:rsidRDefault="00E65591" w:rsidP="00E65591">
            <w:pPr>
              <w:spacing w:after="0"/>
            </w:pPr>
          </w:p>
        </w:tc>
      </w:tr>
      <w:tr w:rsidR="00E65591" w:rsidRPr="00EC4103" w14:paraId="73B1FA0D" w14:textId="77777777" w:rsidTr="00E65591">
        <w:tc>
          <w:tcPr>
            <w:tcW w:w="3085" w:type="dxa"/>
            <w:shd w:val="clear" w:color="auto" w:fill="F2F2F2" w:themeFill="background1" w:themeFillShade="F2"/>
            <w:hideMark/>
          </w:tcPr>
          <w:p w14:paraId="2C794EBB" w14:textId="77777777" w:rsidR="00E65591" w:rsidRPr="00EC4103" w:rsidRDefault="00E65591" w:rsidP="00E65591">
            <w:pPr>
              <w:spacing w:after="0"/>
            </w:pPr>
            <w:proofErr w:type="spellStart"/>
            <w:r w:rsidRPr="00EC4103">
              <w:t>HY_WaterBodyStratum</w:t>
            </w:r>
            <w:proofErr w:type="spellEnd"/>
          </w:p>
        </w:tc>
        <w:tc>
          <w:tcPr>
            <w:tcW w:w="1559" w:type="dxa"/>
          </w:tcPr>
          <w:p w14:paraId="44CE2A89" w14:textId="77777777" w:rsidR="00E65591" w:rsidRPr="00EC4103" w:rsidRDefault="00E65591" w:rsidP="00E65591">
            <w:pPr>
              <w:spacing w:after="0"/>
            </w:pPr>
          </w:p>
        </w:tc>
        <w:tc>
          <w:tcPr>
            <w:tcW w:w="3261" w:type="dxa"/>
            <w:hideMark/>
          </w:tcPr>
          <w:p w14:paraId="34429200" w14:textId="77777777" w:rsidR="00E65591" w:rsidRPr="00EC4103" w:rsidRDefault="00E65591" w:rsidP="00E65591">
            <w:pPr>
              <w:spacing w:after="0"/>
            </w:pPr>
            <w:r w:rsidRPr="00EC4103">
              <w:t>Not represented</w:t>
            </w:r>
          </w:p>
        </w:tc>
        <w:tc>
          <w:tcPr>
            <w:tcW w:w="5103" w:type="dxa"/>
            <w:hideMark/>
          </w:tcPr>
          <w:p w14:paraId="78E7E7BB" w14:textId="1C3AE89F" w:rsidR="00E65591" w:rsidRPr="00EC4103" w:rsidRDefault="00E65591" w:rsidP="00E65591">
            <w:pPr>
              <w:spacing w:after="0"/>
            </w:pPr>
          </w:p>
        </w:tc>
      </w:tr>
      <w:tr w:rsidR="00E65591" w:rsidRPr="00EC4103" w14:paraId="270EFF37" w14:textId="77777777" w:rsidTr="00E65591">
        <w:tc>
          <w:tcPr>
            <w:tcW w:w="3085" w:type="dxa"/>
            <w:shd w:val="clear" w:color="auto" w:fill="F2F2F2" w:themeFill="background1" w:themeFillShade="F2"/>
            <w:hideMark/>
          </w:tcPr>
          <w:p w14:paraId="0DD2AE26" w14:textId="77777777" w:rsidR="00E65591" w:rsidRPr="00EC4103" w:rsidRDefault="00E65591" w:rsidP="00E65591">
            <w:pPr>
              <w:spacing w:after="0"/>
            </w:pPr>
            <w:proofErr w:type="spellStart"/>
            <w:r w:rsidRPr="00EC4103">
              <w:t>HY_Water_LiquidPhase</w:t>
            </w:r>
            <w:proofErr w:type="spellEnd"/>
          </w:p>
        </w:tc>
        <w:tc>
          <w:tcPr>
            <w:tcW w:w="1559" w:type="dxa"/>
          </w:tcPr>
          <w:p w14:paraId="666FB128" w14:textId="77777777" w:rsidR="00E65591" w:rsidRPr="00EC4103" w:rsidRDefault="00E65591" w:rsidP="00E65591">
            <w:pPr>
              <w:spacing w:after="0"/>
            </w:pPr>
          </w:p>
        </w:tc>
        <w:tc>
          <w:tcPr>
            <w:tcW w:w="3261" w:type="dxa"/>
            <w:hideMark/>
          </w:tcPr>
          <w:p w14:paraId="65EC4510" w14:textId="77777777" w:rsidR="00E65591" w:rsidRPr="00EC4103" w:rsidRDefault="00E65591" w:rsidP="00E65591">
            <w:pPr>
              <w:spacing w:after="0"/>
            </w:pPr>
            <w:r w:rsidRPr="00EC4103">
              <w:t>Not represented</w:t>
            </w:r>
          </w:p>
        </w:tc>
        <w:tc>
          <w:tcPr>
            <w:tcW w:w="5103" w:type="dxa"/>
            <w:hideMark/>
          </w:tcPr>
          <w:p w14:paraId="3422687B" w14:textId="1AFACCB1" w:rsidR="00E65591" w:rsidRPr="00EC4103" w:rsidRDefault="00E65591" w:rsidP="00E65591">
            <w:pPr>
              <w:spacing w:after="0"/>
            </w:pPr>
          </w:p>
        </w:tc>
      </w:tr>
      <w:tr w:rsidR="00E65591" w:rsidRPr="00EC4103" w14:paraId="033E49AD" w14:textId="77777777" w:rsidTr="00E65591">
        <w:tc>
          <w:tcPr>
            <w:tcW w:w="3085" w:type="dxa"/>
            <w:shd w:val="clear" w:color="auto" w:fill="F2F2F2" w:themeFill="background1" w:themeFillShade="F2"/>
            <w:hideMark/>
          </w:tcPr>
          <w:p w14:paraId="0561B43B" w14:textId="77777777" w:rsidR="00E65591" w:rsidRPr="00EC4103" w:rsidRDefault="00E65591" w:rsidP="00E65591">
            <w:pPr>
              <w:spacing w:after="0"/>
            </w:pPr>
            <w:proofErr w:type="spellStart"/>
            <w:r w:rsidRPr="00EC4103">
              <w:t>HY_Water_SolidPhase</w:t>
            </w:r>
            <w:proofErr w:type="spellEnd"/>
          </w:p>
        </w:tc>
        <w:tc>
          <w:tcPr>
            <w:tcW w:w="1559" w:type="dxa"/>
          </w:tcPr>
          <w:p w14:paraId="104BE758" w14:textId="77777777" w:rsidR="00E65591" w:rsidRPr="00EC4103" w:rsidRDefault="00E65591" w:rsidP="00E65591">
            <w:pPr>
              <w:spacing w:after="0"/>
            </w:pPr>
          </w:p>
        </w:tc>
        <w:tc>
          <w:tcPr>
            <w:tcW w:w="3261" w:type="dxa"/>
            <w:hideMark/>
          </w:tcPr>
          <w:p w14:paraId="4AF6DF61" w14:textId="77777777" w:rsidR="00E65591" w:rsidRPr="00EC4103" w:rsidRDefault="00E65591" w:rsidP="00E65591">
            <w:pPr>
              <w:spacing w:after="0"/>
            </w:pPr>
            <w:r w:rsidRPr="00EC4103">
              <w:t>Not represented</w:t>
            </w:r>
          </w:p>
        </w:tc>
        <w:tc>
          <w:tcPr>
            <w:tcW w:w="5103" w:type="dxa"/>
            <w:hideMark/>
          </w:tcPr>
          <w:p w14:paraId="7BE45FDB" w14:textId="228B6D3B" w:rsidR="00E65591" w:rsidRPr="00EC4103" w:rsidRDefault="00E65591" w:rsidP="00E65591">
            <w:pPr>
              <w:spacing w:after="0"/>
            </w:pPr>
          </w:p>
        </w:tc>
      </w:tr>
    </w:tbl>
    <w:p w14:paraId="516A1551" w14:textId="77777777" w:rsidR="00881984" w:rsidRDefault="00881984" w:rsidP="00F7549D">
      <w:pPr>
        <w:pStyle w:val="berschrift2"/>
        <w:numPr>
          <w:ilvl w:val="0"/>
          <w:numId w:val="0"/>
        </w:numPr>
        <w:rPr>
          <w:i/>
        </w:rPr>
        <w:sectPr w:rsidR="00881984" w:rsidSect="00986726">
          <w:headerReference w:type="default" r:id="rId102"/>
          <w:footerReference w:type="even" r:id="rId103"/>
          <w:footerReference w:type="default" r:id="rId104"/>
          <w:type w:val="oddPage"/>
          <w:pgSz w:w="15840" w:h="12240" w:orient="landscape"/>
          <w:pgMar w:top="1800" w:right="1440" w:bottom="1800" w:left="1440" w:header="720" w:footer="720" w:gutter="0"/>
          <w:pgNumType w:start="1"/>
          <w:cols w:space="720"/>
          <w:docGrid w:linePitch="360"/>
        </w:sectPr>
      </w:pPr>
    </w:p>
    <w:p w14:paraId="57F92C8A" w14:textId="3114EC85" w:rsidR="00881984" w:rsidRDefault="00881984" w:rsidP="00881984">
      <w:pPr>
        <w:pStyle w:val="berschrift1"/>
        <w:numPr>
          <w:ilvl w:val="0"/>
          <w:numId w:val="0"/>
        </w:numPr>
      </w:pPr>
      <w:bookmarkStart w:id="225" w:name="_Toc464111020"/>
      <w:r w:rsidRPr="00F11F37">
        <w:lastRenderedPageBreak/>
        <w:t xml:space="preserve">ANNEX </w:t>
      </w:r>
      <w:r>
        <w:t>F</w:t>
      </w:r>
      <w:r w:rsidRPr="00F11F37">
        <w:t xml:space="preserve">: HY_Features - </w:t>
      </w:r>
      <w:r w:rsidR="00E65591">
        <w:t>SANDRE</w:t>
      </w:r>
      <w:r w:rsidRPr="00F11F37">
        <w:t xml:space="preserve">  Mapping</w:t>
      </w:r>
      <w:bookmarkEnd w:id="225"/>
    </w:p>
    <w:p w14:paraId="4BF86D92" w14:textId="1015A1F7" w:rsidR="00E65591" w:rsidRPr="008F6E99" w:rsidRDefault="00E65591" w:rsidP="00E65591">
      <w:bookmarkStart w:id="226" w:name="_Toc458775773"/>
      <w:r w:rsidRPr="00D7735B">
        <w:t xml:space="preserve">This is a </w:t>
      </w:r>
      <w:r>
        <w:t>descriptive</w:t>
      </w:r>
      <w:r w:rsidRPr="00D7735B">
        <w:t xml:space="preserve"> mapping for the </w:t>
      </w:r>
      <w:r w:rsidRPr="008F6E99">
        <w:t>French National Service for Water Data and Reference-dataset Management (SANDRE</w:t>
      </w:r>
      <w:r w:rsidRPr="00F11F37">
        <w:t>)</w:t>
      </w:r>
      <w:r w:rsidR="00FB7ACB">
        <w:t xml:space="preserve"> [12].</w:t>
      </w:r>
      <w:r>
        <w:t xml:space="preserve"> It is intended to provide an understanding of the basic relationship of HY_Features concepts and the SANDRE hydrologic feature d</w:t>
      </w:r>
      <w:r w:rsidRPr="008F6E99">
        <w:t>ictionary for Hydrography.</w:t>
      </w:r>
    </w:p>
    <w:p w14:paraId="14904B7D" w14:textId="77777777" w:rsidR="00E65591" w:rsidRPr="008F6E99" w:rsidRDefault="00E65591" w:rsidP="00E65591">
      <w:r w:rsidRPr="008F6E99">
        <w:t xml:space="preserve">Please notice that terms for SANDRE are </w:t>
      </w:r>
      <w:r>
        <w:t xml:space="preserve">based on </w:t>
      </w:r>
      <w:r w:rsidRPr="008F6E99">
        <w:t>French</w:t>
      </w:r>
      <w:r>
        <w:t xml:space="preserve"> words</w:t>
      </w:r>
      <w:r w:rsidRPr="008F6E99">
        <w:t>.</w:t>
      </w:r>
    </w:p>
    <w:p w14:paraId="7EACBEE4" w14:textId="5938424C" w:rsidR="00E65591" w:rsidRPr="008F6E99" w:rsidRDefault="00FD636F" w:rsidP="00E65591">
      <w:pPr>
        <w:pStyle w:val="berschrift2"/>
        <w:numPr>
          <w:ilvl w:val="0"/>
          <w:numId w:val="0"/>
        </w:numPr>
      </w:pPr>
      <w:bookmarkStart w:id="227" w:name="_Toc459388264"/>
      <w:bookmarkStart w:id="228" w:name="_Toc464111021"/>
      <w:r>
        <w:t>F</w:t>
      </w:r>
      <w:r w:rsidR="00E65591" w:rsidRPr="008F6E99">
        <w:t>.1 Catchment Model</w:t>
      </w:r>
      <w:bookmarkEnd w:id="227"/>
      <w:bookmarkEnd w:id="228"/>
    </w:p>
    <w:tbl>
      <w:tblPr>
        <w:tblStyle w:val="Tabellenraster"/>
        <w:tblW w:w="0" w:type="auto"/>
        <w:tblLook w:val="04A0" w:firstRow="1" w:lastRow="0" w:firstColumn="1" w:lastColumn="0" w:noHBand="0" w:noVBand="1"/>
      </w:tblPr>
      <w:tblGrid>
        <w:gridCol w:w="3029"/>
        <w:gridCol w:w="2429"/>
        <w:gridCol w:w="7718"/>
      </w:tblGrid>
      <w:tr w:rsidR="00E65591" w:rsidRPr="008F6E99" w14:paraId="4A09FCAD" w14:textId="77777777" w:rsidTr="00E65591">
        <w:tc>
          <w:tcPr>
            <w:tcW w:w="0" w:type="auto"/>
            <w:shd w:val="clear" w:color="auto" w:fill="F2F2F2" w:themeFill="background1" w:themeFillShade="F2"/>
            <w:hideMark/>
          </w:tcPr>
          <w:p w14:paraId="442431C8" w14:textId="77777777" w:rsidR="00E65591" w:rsidRPr="008F6E99" w:rsidRDefault="00E65591" w:rsidP="00E65591">
            <w:pPr>
              <w:spacing w:after="0"/>
              <w:rPr>
                <w:b/>
                <w:bCs/>
              </w:rPr>
            </w:pPr>
            <w:r w:rsidRPr="008F6E99">
              <w:rPr>
                <w:b/>
                <w:bCs/>
              </w:rPr>
              <w:t>HY_Features Name</w:t>
            </w:r>
          </w:p>
        </w:tc>
        <w:tc>
          <w:tcPr>
            <w:tcW w:w="0" w:type="auto"/>
            <w:hideMark/>
          </w:tcPr>
          <w:p w14:paraId="3B96905C" w14:textId="77777777" w:rsidR="00E65591" w:rsidRPr="008F6E99" w:rsidRDefault="00E65591" w:rsidP="00E65591">
            <w:pPr>
              <w:spacing w:after="0"/>
              <w:jc w:val="center"/>
              <w:rPr>
                <w:b/>
                <w:bCs/>
              </w:rPr>
            </w:pPr>
            <w:r w:rsidRPr="008F6E99">
              <w:rPr>
                <w:b/>
                <w:bCs/>
              </w:rPr>
              <w:t>SANDRE Name</w:t>
            </w:r>
          </w:p>
        </w:tc>
        <w:tc>
          <w:tcPr>
            <w:tcW w:w="0" w:type="auto"/>
            <w:hideMark/>
          </w:tcPr>
          <w:p w14:paraId="1A2CF6EF" w14:textId="77777777" w:rsidR="00E65591" w:rsidRPr="00A51AF2" w:rsidRDefault="00E65591" w:rsidP="00E65591">
            <w:pPr>
              <w:spacing w:after="0"/>
              <w:jc w:val="center"/>
              <w:rPr>
                <w:b/>
                <w:bCs/>
              </w:rPr>
            </w:pPr>
            <w:r w:rsidRPr="00A51AF2">
              <w:rPr>
                <w:b/>
                <w:bCs/>
              </w:rPr>
              <w:t>Comment</w:t>
            </w:r>
          </w:p>
        </w:tc>
      </w:tr>
      <w:tr w:rsidR="00E65591" w:rsidRPr="008F6E99" w14:paraId="75533EEF" w14:textId="77777777" w:rsidTr="00E65591">
        <w:tc>
          <w:tcPr>
            <w:tcW w:w="0" w:type="auto"/>
            <w:shd w:val="clear" w:color="auto" w:fill="F2F2F2" w:themeFill="background1" w:themeFillShade="F2"/>
            <w:hideMark/>
          </w:tcPr>
          <w:p w14:paraId="7C2F481E" w14:textId="77777777" w:rsidR="00E65591" w:rsidRPr="008F6E99" w:rsidRDefault="00E65591" w:rsidP="00E65591">
            <w:pPr>
              <w:spacing w:after="0"/>
            </w:pPr>
            <w:r w:rsidRPr="008F6E99">
              <w:t>HY_Catchment</w:t>
            </w:r>
          </w:p>
        </w:tc>
        <w:tc>
          <w:tcPr>
            <w:tcW w:w="0" w:type="auto"/>
            <w:hideMark/>
          </w:tcPr>
          <w:p w14:paraId="3CEEADD8" w14:textId="77777777" w:rsidR="00E65591" w:rsidRPr="008F6E99" w:rsidRDefault="00E65591" w:rsidP="00E65591">
            <w:pPr>
              <w:spacing w:after="0"/>
            </w:pPr>
            <w:proofErr w:type="spellStart"/>
            <w:r w:rsidRPr="008F6E99">
              <w:t>RegionHydro</w:t>
            </w:r>
            <w:proofErr w:type="spellEnd"/>
          </w:p>
          <w:p w14:paraId="2B90168E" w14:textId="77777777" w:rsidR="00E65591" w:rsidRPr="008F6E99" w:rsidRDefault="00E65591" w:rsidP="00E65591">
            <w:pPr>
              <w:spacing w:after="0"/>
            </w:pPr>
            <w:r w:rsidRPr="008F6E99">
              <w:t>OR</w:t>
            </w:r>
          </w:p>
          <w:p w14:paraId="51BE0C51" w14:textId="77777777" w:rsidR="00E65591" w:rsidRPr="008F6E99" w:rsidRDefault="00E65591" w:rsidP="00E65591">
            <w:pPr>
              <w:spacing w:after="0"/>
            </w:pPr>
            <w:proofErr w:type="spellStart"/>
            <w:r w:rsidRPr="008F6E99">
              <w:t>SecteurHydro</w:t>
            </w:r>
            <w:proofErr w:type="spellEnd"/>
          </w:p>
          <w:p w14:paraId="02EB6B40" w14:textId="77777777" w:rsidR="00E65591" w:rsidRPr="008F6E99" w:rsidRDefault="00E65591" w:rsidP="00E65591">
            <w:pPr>
              <w:spacing w:after="0"/>
            </w:pPr>
            <w:r w:rsidRPr="008F6E99">
              <w:t>OR</w:t>
            </w:r>
          </w:p>
          <w:p w14:paraId="1C7E3857" w14:textId="77777777" w:rsidR="00E65591" w:rsidRPr="008F6E99" w:rsidRDefault="00E65591" w:rsidP="00E65591">
            <w:pPr>
              <w:spacing w:after="0"/>
            </w:pPr>
            <w:proofErr w:type="spellStart"/>
            <w:r w:rsidRPr="008F6E99">
              <w:t>SousSecteurHydro</w:t>
            </w:r>
            <w:proofErr w:type="spellEnd"/>
          </w:p>
          <w:p w14:paraId="31441D07" w14:textId="77777777" w:rsidR="00E65591" w:rsidRPr="008F6E99" w:rsidRDefault="00E65591" w:rsidP="00E65591">
            <w:pPr>
              <w:spacing w:after="0"/>
            </w:pPr>
            <w:r w:rsidRPr="008F6E99">
              <w:t>OR</w:t>
            </w:r>
          </w:p>
          <w:p w14:paraId="1D1A6199" w14:textId="77777777" w:rsidR="00E65591" w:rsidRPr="008F6E99" w:rsidRDefault="00E65591" w:rsidP="00E65591">
            <w:pPr>
              <w:spacing w:after="0"/>
            </w:pPr>
            <w:proofErr w:type="spellStart"/>
            <w:r w:rsidRPr="008F6E99">
              <w:t>ZoneHydro</w:t>
            </w:r>
            <w:proofErr w:type="spellEnd"/>
          </w:p>
        </w:tc>
        <w:tc>
          <w:tcPr>
            <w:tcW w:w="0" w:type="auto"/>
            <w:hideMark/>
          </w:tcPr>
          <w:p w14:paraId="181EEC12" w14:textId="77777777" w:rsidR="00E65591" w:rsidRPr="008F6E99" w:rsidRDefault="00E65591" w:rsidP="00E65591">
            <w:pPr>
              <w:spacing w:after="0"/>
            </w:pPr>
            <w:r w:rsidRPr="008F6E99">
              <w:t>SANDRE make distinction between basins and sub-basins</w:t>
            </w:r>
          </w:p>
        </w:tc>
      </w:tr>
      <w:tr w:rsidR="00E65591" w:rsidRPr="006341E3" w14:paraId="0ED51EB9" w14:textId="77777777" w:rsidTr="00E65591">
        <w:tc>
          <w:tcPr>
            <w:tcW w:w="0" w:type="auto"/>
            <w:shd w:val="clear" w:color="auto" w:fill="F2F2F2" w:themeFill="background1" w:themeFillShade="F2"/>
            <w:hideMark/>
          </w:tcPr>
          <w:p w14:paraId="15A25335" w14:textId="77777777" w:rsidR="00E65591" w:rsidRPr="008F6E99" w:rsidRDefault="00E65591" w:rsidP="00E65591">
            <w:pPr>
              <w:spacing w:after="0"/>
            </w:pPr>
            <w:proofErr w:type="spellStart"/>
            <w:r w:rsidRPr="008F6E99">
              <w:t>HY_DendriticCatchment</w:t>
            </w:r>
            <w:proofErr w:type="spellEnd"/>
          </w:p>
        </w:tc>
        <w:tc>
          <w:tcPr>
            <w:tcW w:w="0" w:type="auto"/>
            <w:hideMark/>
          </w:tcPr>
          <w:p w14:paraId="0F5EDFD0" w14:textId="77777777" w:rsidR="00E65591" w:rsidRPr="008F6E99" w:rsidRDefault="00E65591" w:rsidP="00E65591">
            <w:pPr>
              <w:spacing w:after="0"/>
            </w:pPr>
            <w:proofErr w:type="spellStart"/>
            <w:r w:rsidRPr="008F6E99">
              <w:t>RegionHydro</w:t>
            </w:r>
            <w:proofErr w:type="spellEnd"/>
          </w:p>
          <w:p w14:paraId="45BCF3F2" w14:textId="77777777" w:rsidR="00E65591" w:rsidRPr="008F6E99" w:rsidRDefault="00E65591" w:rsidP="00E65591">
            <w:pPr>
              <w:spacing w:after="0"/>
            </w:pPr>
            <w:r w:rsidRPr="008F6E99">
              <w:t>OR</w:t>
            </w:r>
          </w:p>
          <w:p w14:paraId="7CE76C64" w14:textId="77777777" w:rsidR="00E65591" w:rsidRPr="008F6E99" w:rsidRDefault="00E65591" w:rsidP="00E65591">
            <w:pPr>
              <w:spacing w:after="0"/>
            </w:pPr>
            <w:proofErr w:type="spellStart"/>
            <w:r w:rsidRPr="008F6E99">
              <w:t>SecteurHydro</w:t>
            </w:r>
            <w:proofErr w:type="spellEnd"/>
          </w:p>
          <w:p w14:paraId="55364498" w14:textId="77777777" w:rsidR="00E65591" w:rsidRPr="008F6E99" w:rsidRDefault="00E65591" w:rsidP="00E65591">
            <w:pPr>
              <w:spacing w:after="0"/>
            </w:pPr>
            <w:r w:rsidRPr="008F6E99">
              <w:t>OR</w:t>
            </w:r>
          </w:p>
          <w:p w14:paraId="1DF25642" w14:textId="77777777" w:rsidR="00E65591" w:rsidRPr="008F6E99" w:rsidRDefault="00E65591" w:rsidP="00E65591">
            <w:pPr>
              <w:spacing w:after="0"/>
            </w:pPr>
            <w:proofErr w:type="spellStart"/>
            <w:r w:rsidRPr="008F6E99">
              <w:t>SousSecteurHydro</w:t>
            </w:r>
            <w:proofErr w:type="spellEnd"/>
          </w:p>
          <w:p w14:paraId="74E3F00D" w14:textId="77777777" w:rsidR="00E65591" w:rsidRPr="008F6E99" w:rsidRDefault="00E65591" w:rsidP="00E65591">
            <w:pPr>
              <w:spacing w:after="0"/>
            </w:pPr>
            <w:r w:rsidRPr="008F6E99">
              <w:t>OR</w:t>
            </w:r>
          </w:p>
          <w:p w14:paraId="677D06E6" w14:textId="77777777" w:rsidR="00E65591" w:rsidRPr="008F6E99" w:rsidRDefault="00E65591" w:rsidP="00E65591">
            <w:pPr>
              <w:spacing w:after="0"/>
            </w:pPr>
            <w:proofErr w:type="spellStart"/>
            <w:r w:rsidRPr="008F6E99">
              <w:t>ZoneHydro</w:t>
            </w:r>
            <w:proofErr w:type="spellEnd"/>
          </w:p>
        </w:tc>
        <w:tc>
          <w:tcPr>
            <w:tcW w:w="0" w:type="auto"/>
            <w:hideMark/>
          </w:tcPr>
          <w:p w14:paraId="427EA036" w14:textId="77777777" w:rsidR="00E65591" w:rsidRPr="008F6E99" w:rsidRDefault="00E65591" w:rsidP="00E65591">
            <w:pPr>
              <w:spacing w:after="0"/>
            </w:pPr>
            <w:r>
              <w:t>SANDRE: all catchments are</w:t>
            </w:r>
            <w:r w:rsidRPr="008F6E99">
              <w:t xml:space="preserve"> dendritic</w:t>
            </w:r>
          </w:p>
        </w:tc>
      </w:tr>
      <w:tr w:rsidR="00E65591" w:rsidRPr="006341E3" w14:paraId="6CA28A87" w14:textId="77777777" w:rsidTr="00E65591">
        <w:tc>
          <w:tcPr>
            <w:tcW w:w="0" w:type="auto"/>
            <w:shd w:val="clear" w:color="auto" w:fill="F2F2F2" w:themeFill="background1" w:themeFillShade="F2"/>
            <w:hideMark/>
          </w:tcPr>
          <w:p w14:paraId="2108504A" w14:textId="77777777" w:rsidR="00E65591" w:rsidRPr="008F6E99" w:rsidRDefault="00E65591" w:rsidP="00E65591">
            <w:pPr>
              <w:spacing w:after="0"/>
            </w:pPr>
            <w:proofErr w:type="spellStart"/>
            <w:r w:rsidRPr="008F6E99">
              <w:t>HY_InteriorCatchment</w:t>
            </w:r>
            <w:proofErr w:type="spellEnd"/>
          </w:p>
        </w:tc>
        <w:tc>
          <w:tcPr>
            <w:tcW w:w="0" w:type="auto"/>
            <w:hideMark/>
          </w:tcPr>
          <w:p w14:paraId="56FCD962" w14:textId="77777777" w:rsidR="00E65591" w:rsidRPr="008F6E99" w:rsidRDefault="00E65591" w:rsidP="00E65591">
            <w:pPr>
              <w:spacing w:after="0"/>
            </w:pPr>
            <w:r w:rsidRPr="00A51AF2">
              <w:t>Not represented</w:t>
            </w:r>
          </w:p>
        </w:tc>
        <w:tc>
          <w:tcPr>
            <w:tcW w:w="0" w:type="auto"/>
            <w:hideMark/>
          </w:tcPr>
          <w:p w14:paraId="3D2C6EC7" w14:textId="59EA3C7C" w:rsidR="00E65591" w:rsidRPr="008F6E99" w:rsidRDefault="00E65591" w:rsidP="00E65591">
            <w:pPr>
              <w:spacing w:after="0"/>
            </w:pPr>
          </w:p>
        </w:tc>
      </w:tr>
      <w:tr w:rsidR="00E65591" w:rsidRPr="006341E3" w14:paraId="75B769A4" w14:textId="77777777" w:rsidTr="00E65591">
        <w:tc>
          <w:tcPr>
            <w:tcW w:w="0" w:type="auto"/>
            <w:shd w:val="clear" w:color="auto" w:fill="F2F2F2" w:themeFill="background1" w:themeFillShade="F2"/>
            <w:hideMark/>
          </w:tcPr>
          <w:p w14:paraId="32A94CC3" w14:textId="77777777" w:rsidR="00E65591" w:rsidRPr="00A51AF2" w:rsidRDefault="00E65591" w:rsidP="00E65591">
            <w:pPr>
              <w:spacing w:after="0"/>
            </w:pPr>
            <w:proofErr w:type="spellStart"/>
            <w:r w:rsidRPr="00A51AF2">
              <w:t>HY_CatchmentAggregate</w:t>
            </w:r>
            <w:proofErr w:type="spellEnd"/>
          </w:p>
        </w:tc>
        <w:tc>
          <w:tcPr>
            <w:tcW w:w="0" w:type="auto"/>
            <w:hideMark/>
          </w:tcPr>
          <w:p w14:paraId="23F2A816" w14:textId="77777777" w:rsidR="00E65591" w:rsidRPr="00A51AF2" w:rsidRDefault="00E65591" w:rsidP="00E65591">
            <w:pPr>
              <w:spacing w:after="0"/>
            </w:pPr>
            <w:proofErr w:type="spellStart"/>
            <w:r w:rsidRPr="00A51AF2">
              <w:t>RegionHydro</w:t>
            </w:r>
            <w:proofErr w:type="spellEnd"/>
          </w:p>
          <w:p w14:paraId="2F272644" w14:textId="77777777" w:rsidR="00E65591" w:rsidRPr="00A51AF2" w:rsidRDefault="00E65591" w:rsidP="00E65591">
            <w:pPr>
              <w:spacing w:after="0"/>
            </w:pPr>
            <w:r w:rsidRPr="00A51AF2">
              <w:t>OR</w:t>
            </w:r>
          </w:p>
          <w:p w14:paraId="0BF3C31E" w14:textId="77777777" w:rsidR="00E65591" w:rsidRPr="00A51AF2" w:rsidRDefault="00E65591" w:rsidP="00E65591">
            <w:pPr>
              <w:spacing w:after="0"/>
            </w:pPr>
            <w:proofErr w:type="spellStart"/>
            <w:r w:rsidRPr="00A51AF2">
              <w:t>SecteurHydro</w:t>
            </w:r>
            <w:proofErr w:type="spellEnd"/>
          </w:p>
          <w:p w14:paraId="21910328" w14:textId="77777777" w:rsidR="00E65591" w:rsidRPr="00A51AF2" w:rsidRDefault="00E65591" w:rsidP="00E65591">
            <w:pPr>
              <w:spacing w:after="0"/>
            </w:pPr>
            <w:r w:rsidRPr="00A51AF2">
              <w:lastRenderedPageBreak/>
              <w:t>OR</w:t>
            </w:r>
          </w:p>
          <w:p w14:paraId="5332E448" w14:textId="77777777" w:rsidR="00E65591" w:rsidRPr="00A51AF2" w:rsidRDefault="00E65591" w:rsidP="00E65591">
            <w:pPr>
              <w:spacing w:after="0"/>
            </w:pPr>
            <w:proofErr w:type="spellStart"/>
            <w:r w:rsidRPr="00A51AF2">
              <w:t>SousSecteurHydro</w:t>
            </w:r>
            <w:proofErr w:type="spellEnd"/>
          </w:p>
        </w:tc>
        <w:tc>
          <w:tcPr>
            <w:tcW w:w="0" w:type="auto"/>
            <w:hideMark/>
          </w:tcPr>
          <w:p w14:paraId="626C7452" w14:textId="77777777" w:rsidR="00E65591" w:rsidRPr="00A51AF2" w:rsidRDefault="00E65591" w:rsidP="00E65591">
            <w:pPr>
              <w:spacing w:after="0"/>
            </w:pPr>
            <w:r>
              <w:lastRenderedPageBreak/>
              <w:t>SANDRE</w:t>
            </w:r>
            <w:r w:rsidRPr="00A51AF2">
              <w:t xml:space="preserve">: </w:t>
            </w:r>
            <w:proofErr w:type="spellStart"/>
            <w:r w:rsidRPr="00A51AF2">
              <w:t>RegionHydro</w:t>
            </w:r>
            <w:proofErr w:type="spellEnd"/>
            <w:r w:rsidRPr="00A51AF2">
              <w:t xml:space="preserve"> are aggregation of </w:t>
            </w:r>
            <w:proofErr w:type="spellStart"/>
            <w:r w:rsidRPr="00A51AF2">
              <w:t>SecteurHydro</w:t>
            </w:r>
            <w:proofErr w:type="spellEnd"/>
            <w:r w:rsidRPr="00A51AF2">
              <w:t xml:space="preserve"> that are aggregation of </w:t>
            </w:r>
            <w:proofErr w:type="spellStart"/>
            <w:r w:rsidRPr="00A51AF2">
              <w:t>SousSecteurHydro</w:t>
            </w:r>
            <w:proofErr w:type="spellEnd"/>
            <w:r w:rsidRPr="00A51AF2">
              <w:t xml:space="preserve"> that are aggregation of </w:t>
            </w:r>
            <w:proofErr w:type="spellStart"/>
            <w:r w:rsidRPr="00A51AF2">
              <w:t>ZoneHydro</w:t>
            </w:r>
            <w:proofErr w:type="spellEnd"/>
          </w:p>
        </w:tc>
      </w:tr>
      <w:tr w:rsidR="00E65591" w:rsidRPr="006341E3" w14:paraId="16A581AB" w14:textId="77777777" w:rsidTr="00E65591">
        <w:tc>
          <w:tcPr>
            <w:tcW w:w="0" w:type="auto"/>
            <w:shd w:val="clear" w:color="auto" w:fill="F2F2F2" w:themeFill="background1" w:themeFillShade="F2"/>
            <w:hideMark/>
          </w:tcPr>
          <w:p w14:paraId="185CC273" w14:textId="77777777" w:rsidR="00E65591" w:rsidRPr="00A51AF2" w:rsidRDefault="00E65591" w:rsidP="00E65591">
            <w:pPr>
              <w:spacing w:after="0"/>
            </w:pPr>
            <w:proofErr w:type="spellStart"/>
            <w:r w:rsidRPr="00A51AF2">
              <w:lastRenderedPageBreak/>
              <w:t>HY_Outfall</w:t>
            </w:r>
            <w:proofErr w:type="spellEnd"/>
          </w:p>
        </w:tc>
        <w:tc>
          <w:tcPr>
            <w:tcW w:w="0" w:type="auto"/>
            <w:hideMark/>
          </w:tcPr>
          <w:p w14:paraId="399C71A5" w14:textId="77777777" w:rsidR="00E65591" w:rsidRPr="00A51AF2" w:rsidRDefault="00E65591" w:rsidP="00E65591">
            <w:pPr>
              <w:spacing w:after="0"/>
            </w:pPr>
            <w:proofErr w:type="spellStart"/>
            <w:r w:rsidRPr="00A51AF2">
              <w:t>NoeudHydrographique</w:t>
            </w:r>
            <w:proofErr w:type="spellEnd"/>
          </w:p>
        </w:tc>
        <w:tc>
          <w:tcPr>
            <w:tcW w:w="0" w:type="auto"/>
            <w:hideMark/>
          </w:tcPr>
          <w:p w14:paraId="41C0A5CD"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6341E3" w14:paraId="357730E5" w14:textId="77777777" w:rsidTr="00E65591">
        <w:tc>
          <w:tcPr>
            <w:tcW w:w="0" w:type="auto"/>
            <w:shd w:val="clear" w:color="auto" w:fill="F2F2F2" w:themeFill="background1" w:themeFillShade="F2"/>
            <w:hideMark/>
          </w:tcPr>
          <w:p w14:paraId="666C2894" w14:textId="77777777" w:rsidR="00E65591" w:rsidRPr="00A51AF2" w:rsidRDefault="00E65591" w:rsidP="00E65591">
            <w:pPr>
              <w:spacing w:after="0"/>
            </w:pPr>
            <w:proofErr w:type="spellStart"/>
            <w:r w:rsidRPr="00A51AF2">
              <w:t>HY_OutfallRealization</w:t>
            </w:r>
            <w:proofErr w:type="spellEnd"/>
          </w:p>
        </w:tc>
        <w:tc>
          <w:tcPr>
            <w:tcW w:w="0" w:type="auto"/>
            <w:hideMark/>
          </w:tcPr>
          <w:p w14:paraId="5E5D9D17" w14:textId="77777777" w:rsidR="00E65591" w:rsidRPr="00A51AF2" w:rsidRDefault="00E65591" w:rsidP="00E65591">
            <w:pPr>
              <w:spacing w:after="0"/>
            </w:pPr>
            <w:proofErr w:type="spellStart"/>
            <w:r w:rsidRPr="00A51AF2">
              <w:t>NoeudHydrographique</w:t>
            </w:r>
            <w:proofErr w:type="spellEnd"/>
          </w:p>
        </w:tc>
        <w:tc>
          <w:tcPr>
            <w:tcW w:w="0" w:type="auto"/>
            <w:hideMark/>
          </w:tcPr>
          <w:p w14:paraId="486067B4" w14:textId="77777777" w:rsidR="00E65591" w:rsidRPr="00A51AF2" w:rsidRDefault="00E65591" w:rsidP="00E65591">
            <w:pPr>
              <w:spacing w:after="0"/>
            </w:pPr>
            <w:proofErr w:type="spellStart"/>
            <w:r>
              <w:t>HY_Outfall</w:t>
            </w:r>
            <w:proofErr w:type="spellEnd"/>
            <w:r>
              <w:t xml:space="preserve"> can be seen as a specific </w:t>
            </w:r>
            <w:proofErr w:type="spellStart"/>
            <w:r>
              <w:t>NoeudHydrographique</w:t>
            </w:r>
            <w:proofErr w:type="spellEnd"/>
          </w:p>
        </w:tc>
      </w:tr>
      <w:tr w:rsidR="00E65591" w:rsidRPr="000157CF" w14:paraId="11C21A30" w14:textId="77777777" w:rsidTr="00E65591">
        <w:tc>
          <w:tcPr>
            <w:tcW w:w="0" w:type="auto"/>
            <w:shd w:val="clear" w:color="auto" w:fill="F2F2F2" w:themeFill="background1" w:themeFillShade="F2"/>
            <w:hideMark/>
          </w:tcPr>
          <w:p w14:paraId="389B8620" w14:textId="77777777" w:rsidR="00E65591" w:rsidRPr="000157CF" w:rsidRDefault="00E65591" w:rsidP="00E65591">
            <w:pPr>
              <w:spacing w:after="0"/>
            </w:pPr>
            <w:proofErr w:type="spellStart"/>
            <w:r w:rsidRPr="000157CF">
              <w:t>HY_CatchmentRealization</w:t>
            </w:r>
            <w:proofErr w:type="spellEnd"/>
          </w:p>
        </w:tc>
        <w:tc>
          <w:tcPr>
            <w:tcW w:w="0" w:type="auto"/>
            <w:hideMark/>
          </w:tcPr>
          <w:p w14:paraId="417557A9" w14:textId="77777777" w:rsidR="00E65591" w:rsidRPr="000157CF" w:rsidRDefault="00E65591" w:rsidP="00E65591">
            <w:pPr>
              <w:spacing w:after="0"/>
            </w:pPr>
            <w:r w:rsidRPr="000157CF">
              <w:t>Not represented</w:t>
            </w:r>
          </w:p>
        </w:tc>
        <w:tc>
          <w:tcPr>
            <w:tcW w:w="0" w:type="auto"/>
            <w:hideMark/>
          </w:tcPr>
          <w:p w14:paraId="4DB0C6A9" w14:textId="0A1F48E7" w:rsidR="00E65591" w:rsidRPr="000157CF" w:rsidRDefault="00E65591" w:rsidP="00E65591">
            <w:pPr>
              <w:spacing w:after="0"/>
            </w:pPr>
          </w:p>
        </w:tc>
      </w:tr>
      <w:tr w:rsidR="00E65591" w:rsidRPr="006341E3" w14:paraId="530A6E8A" w14:textId="77777777" w:rsidTr="00E65591">
        <w:tc>
          <w:tcPr>
            <w:tcW w:w="0" w:type="auto"/>
            <w:shd w:val="clear" w:color="auto" w:fill="F2F2F2" w:themeFill="background1" w:themeFillShade="F2"/>
            <w:hideMark/>
          </w:tcPr>
          <w:p w14:paraId="5E736047" w14:textId="77777777" w:rsidR="00E65591" w:rsidRPr="002534C0" w:rsidRDefault="00E65591" w:rsidP="00E65591">
            <w:pPr>
              <w:spacing w:after="0"/>
            </w:pPr>
            <w:proofErr w:type="spellStart"/>
            <w:r w:rsidRPr="002534C0">
              <w:t>HY_CatchmentArea</w:t>
            </w:r>
            <w:proofErr w:type="spellEnd"/>
          </w:p>
        </w:tc>
        <w:tc>
          <w:tcPr>
            <w:tcW w:w="0" w:type="auto"/>
            <w:hideMark/>
          </w:tcPr>
          <w:p w14:paraId="0B417084" w14:textId="77777777" w:rsidR="00E65591" w:rsidRPr="002534C0" w:rsidRDefault="00E65591" w:rsidP="00E65591">
            <w:pPr>
              <w:spacing w:after="0"/>
            </w:pPr>
            <w:proofErr w:type="spellStart"/>
            <w:r w:rsidRPr="002534C0">
              <w:t>RegionHydro</w:t>
            </w:r>
            <w:proofErr w:type="spellEnd"/>
          </w:p>
          <w:p w14:paraId="688640EE" w14:textId="77777777" w:rsidR="00E65591" w:rsidRPr="002534C0" w:rsidRDefault="00E65591" w:rsidP="00E65591">
            <w:pPr>
              <w:spacing w:after="0"/>
            </w:pPr>
            <w:r w:rsidRPr="002534C0">
              <w:t>OR</w:t>
            </w:r>
          </w:p>
          <w:p w14:paraId="0175E785" w14:textId="77777777" w:rsidR="00E65591" w:rsidRPr="002534C0" w:rsidRDefault="00E65591" w:rsidP="00E65591">
            <w:pPr>
              <w:spacing w:after="0"/>
            </w:pPr>
            <w:proofErr w:type="spellStart"/>
            <w:r w:rsidRPr="002534C0">
              <w:t>SecteurHydro</w:t>
            </w:r>
            <w:proofErr w:type="spellEnd"/>
          </w:p>
          <w:p w14:paraId="233F92DD" w14:textId="77777777" w:rsidR="00E65591" w:rsidRPr="002534C0" w:rsidRDefault="00E65591" w:rsidP="00E65591">
            <w:pPr>
              <w:spacing w:after="0"/>
            </w:pPr>
            <w:r w:rsidRPr="002534C0">
              <w:t>OR</w:t>
            </w:r>
          </w:p>
          <w:p w14:paraId="58F1EEF1" w14:textId="77777777" w:rsidR="00E65591" w:rsidRPr="002534C0" w:rsidRDefault="00E65591" w:rsidP="00E65591">
            <w:pPr>
              <w:spacing w:after="0"/>
            </w:pPr>
            <w:proofErr w:type="spellStart"/>
            <w:r w:rsidRPr="002534C0">
              <w:t>SousSecteurHydro</w:t>
            </w:r>
            <w:proofErr w:type="spellEnd"/>
          </w:p>
          <w:p w14:paraId="546883E8" w14:textId="77777777" w:rsidR="00E65591" w:rsidRPr="002534C0" w:rsidRDefault="00E65591" w:rsidP="00E65591">
            <w:pPr>
              <w:spacing w:after="0"/>
            </w:pPr>
            <w:r w:rsidRPr="002534C0">
              <w:t>OR</w:t>
            </w:r>
          </w:p>
          <w:p w14:paraId="4899301A" w14:textId="77777777" w:rsidR="00E65591" w:rsidRPr="002534C0" w:rsidRDefault="00E65591" w:rsidP="00E65591">
            <w:pPr>
              <w:spacing w:after="0"/>
            </w:pPr>
            <w:proofErr w:type="spellStart"/>
            <w:r w:rsidRPr="002534C0">
              <w:t>ZoneHydro</w:t>
            </w:r>
            <w:proofErr w:type="spellEnd"/>
          </w:p>
        </w:tc>
        <w:tc>
          <w:tcPr>
            <w:tcW w:w="0" w:type="auto"/>
            <w:hideMark/>
          </w:tcPr>
          <w:p w14:paraId="37D72099" w14:textId="77777777" w:rsidR="00E65591" w:rsidRPr="002534C0" w:rsidRDefault="00E65591" w:rsidP="00E65591">
            <w:pPr>
              <w:spacing w:after="0"/>
            </w:pPr>
            <w:r w:rsidRPr="002534C0">
              <w:t xml:space="preserve">While the polygon representing a catchment might be thought of as an area, the subset of a DEM or another land cover dataset would be more in line with the meaning of </w:t>
            </w:r>
            <w:proofErr w:type="spellStart"/>
            <w:r w:rsidRPr="002534C0">
              <w:t>CatchmentArea</w:t>
            </w:r>
            <w:proofErr w:type="spellEnd"/>
            <w:r w:rsidRPr="002534C0">
              <w:t>.</w:t>
            </w:r>
          </w:p>
        </w:tc>
      </w:tr>
      <w:tr w:rsidR="00E65591" w:rsidRPr="006341E3" w14:paraId="549F1DEC" w14:textId="77777777" w:rsidTr="00E65591">
        <w:tc>
          <w:tcPr>
            <w:tcW w:w="0" w:type="auto"/>
            <w:shd w:val="clear" w:color="auto" w:fill="F2F2F2" w:themeFill="background1" w:themeFillShade="F2"/>
            <w:hideMark/>
          </w:tcPr>
          <w:p w14:paraId="523F7F9F" w14:textId="77777777" w:rsidR="00E65591" w:rsidRPr="002534C0" w:rsidRDefault="00E65591" w:rsidP="00E65591">
            <w:pPr>
              <w:spacing w:after="0"/>
            </w:pPr>
            <w:proofErr w:type="spellStart"/>
            <w:r w:rsidRPr="002534C0">
              <w:t>HY_CatchmentBoundary</w:t>
            </w:r>
            <w:proofErr w:type="spellEnd"/>
          </w:p>
        </w:tc>
        <w:tc>
          <w:tcPr>
            <w:tcW w:w="0" w:type="auto"/>
            <w:hideMark/>
          </w:tcPr>
          <w:p w14:paraId="690FC848" w14:textId="77777777" w:rsidR="00E65591" w:rsidRPr="002534C0" w:rsidRDefault="00E65591" w:rsidP="00E65591">
            <w:pPr>
              <w:spacing w:after="0"/>
            </w:pPr>
            <w:proofErr w:type="spellStart"/>
            <w:r>
              <w:t>LimiteHydroBassin</w:t>
            </w:r>
            <w:proofErr w:type="spellEnd"/>
          </w:p>
        </w:tc>
        <w:tc>
          <w:tcPr>
            <w:tcW w:w="0" w:type="auto"/>
            <w:hideMark/>
          </w:tcPr>
          <w:p w14:paraId="1D8363FA" w14:textId="77777777" w:rsidR="00E65591" w:rsidRPr="004C1BA3" w:rsidRDefault="00E65591" w:rsidP="00E65591">
            <w:pPr>
              <w:spacing w:after="0"/>
            </w:pPr>
            <w:r>
              <w:t xml:space="preserve">SANDRE : </w:t>
            </w:r>
            <w:proofErr w:type="spellStart"/>
            <w:r>
              <w:t>LimiteHydroBassin</w:t>
            </w:r>
            <w:proofErr w:type="spellEnd"/>
            <w:r>
              <w:t xml:space="preserve"> is the boundary of a catchment. It has a linear representation.</w:t>
            </w:r>
          </w:p>
        </w:tc>
      </w:tr>
      <w:tr w:rsidR="00E65591" w:rsidRPr="006341E3" w14:paraId="01DE3625" w14:textId="77777777" w:rsidTr="00E65591">
        <w:tc>
          <w:tcPr>
            <w:tcW w:w="0" w:type="auto"/>
            <w:shd w:val="clear" w:color="auto" w:fill="F2F2F2" w:themeFill="background1" w:themeFillShade="F2"/>
            <w:hideMark/>
          </w:tcPr>
          <w:p w14:paraId="774BD819" w14:textId="77777777" w:rsidR="00E65591" w:rsidRPr="002534C0" w:rsidRDefault="00E65591" w:rsidP="00E65591">
            <w:pPr>
              <w:spacing w:after="0"/>
            </w:pPr>
            <w:proofErr w:type="spellStart"/>
            <w:r w:rsidRPr="002534C0">
              <w:t>HY_CartographicRealization</w:t>
            </w:r>
            <w:proofErr w:type="spellEnd"/>
          </w:p>
        </w:tc>
        <w:tc>
          <w:tcPr>
            <w:tcW w:w="0" w:type="auto"/>
            <w:hideMark/>
          </w:tcPr>
          <w:p w14:paraId="33AE3078" w14:textId="77777777" w:rsidR="00E65591" w:rsidRPr="002534C0" w:rsidRDefault="00E65591" w:rsidP="00E65591">
            <w:pPr>
              <w:spacing w:after="0"/>
            </w:pPr>
            <w:r w:rsidRPr="002534C0">
              <w:t>Not represented</w:t>
            </w:r>
          </w:p>
        </w:tc>
        <w:tc>
          <w:tcPr>
            <w:tcW w:w="0" w:type="auto"/>
            <w:hideMark/>
          </w:tcPr>
          <w:p w14:paraId="3C8628F6" w14:textId="6D3C6FF3" w:rsidR="00E65591" w:rsidRPr="004C1BA3" w:rsidRDefault="00E65591" w:rsidP="00E65591">
            <w:pPr>
              <w:spacing w:after="0"/>
            </w:pPr>
          </w:p>
        </w:tc>
      </w:tr>
    </w:tbl>
    <w:p w14:paraId="44CFD593" w14:textId="5E544F93" w:rsidR="00E65591" w:rsidRPr="002534C0" w:rsidRDefault="00FD636F" w:rsidP="00E65591">
      <w:pPr>
        <w:pStyle w:val="berschrift2"/>
        <w:numPr>
          <w:ilvl w:val="0"/>
          <w:numId w:val="0"/>
        </w:numPr>
      </w:pPr>
      <w:bookmarkStart w:id="229" w:name="_Toc459388265"/>
      <w:bookmarkStart w:id="230" w:name="_Toc464111022"/>
      <w:r>
        <w:t>F</w:t>
      </w:r>
      <w:r w:rsidR="00E65591" w:rsidRPr="002534C0">
        <w:t>.2 Hydrographic Network Model</w:t>
      </w:r>
      <w:bookmarkEnd w:id="229"/>
      <w:bookmarkEnd w:id="230"/>
    </w:p>
    <w:tbl>
      <w:tblPr>
        <w:tblStyle w:val="Tabellenraster"/>
        <w:tblW w:w="0" w:type="auto"/>
        <w:tblLook w:val="04A0" w:firstRow="1" w:lastRow="0" w:firstColumn="1" w:lastColumn="0" w:noHBand="0" w:noVBand="1"/>
      </w:tblPr>
      <w:tblGrid>
        <w:gridCol w:w="2856"/>
        <w:gridCol w:w="2602"/>
        <w:gridCol w:w="7718"/>
      </w:tblGrid>
      <w:tr w:rsidR="00E65591" w:rsidRPr="002534C0" w14:paraId="3FAE8191" w14:textId="77777777" w:rsidTr="00E65591">
        <w:tc>
          <w:tcPr>
            <w:tcW w:w="0" w:type="auto"/>
            <w:shd w:val="clear" w:color="auto" w:fill="F2F2F2" w:themeFill="background1" w:themeFillShade="F2"/>
            <w:hideMark/>
          </w:tcPr>
          <w:p w14:paraId="744141B7" w14:textId="77777777" w:rsidR="00E65591" w:rsidRPr="002534C0" w:rsidRDefault="00E65591" w:rsidP="00E65591">
            <w:pPr>
              <w:spacing w:after="0"/>
              <w:rPr>
                <w:b/>
                <w:bCs/>
              </w:rPr>
            </w:pPr>
            <w:r w:rsidRPr="002534C0">
              <w:rPr>
                <w:b/>
                <w:bCs/>
              </w:rPr>
              <w:t>HY_Features Name</w:t>
            </w:r>
          </w:p>
        </w:tc>
        <w:tc>
          <w:tcPr>
            <w:tcW w:w="0" w:type="auto"/>
            <w:hideMark/>
          </w:tcPr>
          <w:p w14:paraId="06830E1B" w14:textId="77777777" w:rsidR="00E65591" w:rsidRPr="002116D5" w:rsidRDefault="00E65591" w:rsidP="00E65591">
            <w:pPr>
              <w:spacing w:after="0"/>
              <w:jc w:val="center"/>
              <w:rPr>
                <w:b/>
                <w:bCs/>
              </w:rPr>
            </w:pPr>
            <w:r w:rsidRPr="002116D5">
              <w:rPr>
                <w:b/>
                <w:bCs/>
              </w:rPr>
              <w:t>SANDRE Name</w:t>
            </w:r>
          </w:p>
        </w:tc>
        <w:tc>
          <w:tcPr>
            <w:tcW w:w="0" w:type="auto"/>
            <w:hideMark/>
          </w:tcPr>
          <w:p w14:paraId="6CC0E8C3" w14:textId="77777777" w:rsidR="00E65591" w:rsidRPr="002116D5" w:rsidRDefault="00E65591" w:rsidP="00E65591">
            <w:pPr>
              <w:spacing w:after="0"/>
              <w:jc w:val="center"/>
              <w:rPr>
                <w:b/>
                <w:bCs/>
              </w:rPr>
            </w:pPr>
            <w:r w:rsidRPr="002116D5">
              <w:rPr>
                <w:b/>
                <w:bCs/>
              </w:rPr>
              <w:t>Comment</w:t>
            </w:r>
          </w:p>
        </w:tc>
      </w:tr>
      <w:tr w:rsidR="00E65591" w:rsidRPr="002534C0" w14:paraId="379599AB" w14:textId="77777777" w:rsidTr="00E65591">
        <w:tc>
          <w:tcPr>
            <w:tcW w:w="0" w:type="auto"/>
            <w:shd w:val="clear" w:color="auto" w:fill="F2F2F2" w:themeFill="background1" w:themeFillShade="F2"/>
            <w:hideMark/>
          </w:tcPr>
          <w:p w14:paraId="24AD73EA" w14:textId="77777777" w:rsidR="00E65591" w:rsidRPr="002534C0" w:rsidRDefault="00E65591" w:rsidP="00E65591">
            <w:pPr>
              <w:spacing w:after="0"/>
            </w:pPr>
            <w:r w:rsidRPr="002534C0">
              <w:t>HY_HydrographicNetwork</w:t>
            </w:r>
          </w:p>
        </w:tc>
        <w:tc>
          <w:tcPr>
            <w:tcW w:w="0" w:type="auto"/>
            <w:hideMark/>
          </w:tcPr>
          <w:p w14:paraId="2D44A27D" w14:textId="77777777" w:rsidR="00E65591" w:rsidRPr="002534C0" w:rsidRDefault="00E65591" w:rsidP="00E65591">
            <w:pPr>
              <w:spacing w:after="0"/>
            </w:pPr>
            <w:r w:rsidRPr="002534C0">
              <w:t>Not represented</w:t>
            </w:r>
          </w:p>
        </w:tc>
        <w:tc>
          <w:tcPr>
            <w:tcW w:w="0" w:type="auto"/>
            <w:hideMark/>
          </w:tcPr>
          <w:p w14:paraId="3D1A5E04" w14:textId="77777777" w:rsidR="00E65591" w:rsidRPr="002534C0" w:rsidRDefault="00E65591" w:rsidP="00E65591">
            <w:pPr>
              <w:spacing w:after="0"/>
            </w:pPr>
            <w:r w:rsidRPr="002534C0">
              <w:t>SANDRE focuses on channels, not on water bodies</w:t>
            </w:r>
          </w:p>
        </w:tc>
      </w:tr>
      <w:tr w:rsidR="00E65591" w:rsidRPr="002534C0" w14:paraId="2A27E23D" w14:textId="77777777" w:rsidTr="00E65591">
        <w:tc>
          <w:tcPr>
            <w:tcW w:w="0" w:type="auto"/>
            <w:shd w:val="clear" w:color="auto" w:fill="F2F2F2" w:themeFill="background1" w:themeFillShade="F2"/>
            <w:hideMark/>
          </w:tcPr>
          <w:p w14:paraId="01350347" w14:textId="77777777" w:rsidR="00E65591" w:rsidRPr="002534C0" w:rsidRDefault="00E65591" w:rsidP="00E65591">
            <w:pPr>
              <w:spacing w:after="0"/>
            </w:pPr>
            <w:proofErr w:type="spellStart"/>
            <w:r w:rsidRPr="002534C0">
              <w:t>HY_WaterBody</w:t>
            </w:r>
            <w:proofErr w:type="spellEnd"/>
          </w:p>
        </w:tc>
        <w:tc>
          <w:tcPr>
            <w:tcW w:w="0" w:type="auto"/>
            <w:hideMark/>
          </w:tcPr>
          <w:p w14:paraId="69CB5936" w14:textId="77777777" w:rsidR="00E65591" w:rsidRPr="002534C0" w:rsidRDefault="00E65591" w:rsidP="00E65591">
            <w:pPr>
              <w:spacing w:after="0"/>
            </w:pPr>
            <w:r w:rsidRPr="002534C0">
              <w:t>Not represented</w:t>
            </w:r>
          </w:p>
        </w:tc>
        <w:tc>
          <w:tcPr>
            <w:tcW w:w="0" w:type="auto"/>
            <w:hideMark/>
          </w:tcPr>
          <w:p w14:paraId="392A6315" w14:textId="77777777" w:rsidR="00E65591" w:rsidRPr="002534C0" w:rsidRDefault="00E65591" w:rsidP="00E65591">
            <w:pPr>
              <w:spacing w:after="0"/>
            </w:pPr>
            <w:r w:rsidRPr="002534C0">
              <w:t>SANDRE focuses on channels, not on water bodies</w:t>
            </w:r>
          </w:p>
        </w:tc>
      </w:tr>
      <w:tr w:rsidR="00E65591" w:rsidRPr="006341E3" w14:paraId="6DBE0C02" w14:textId="77777777" w:rsidTr="00E65591">
        <w:tc>
          <w:tcPr>
            <w:tcW w:w="0" w:type="auto"/>
            <w:shd w:val="clear" w:color="auto" w:fill="F2F2F2" w:themeFill="background1" w:themeFillShade="F2"/>
            <w:hideMark/>
          </w:tcPr>
          <w:p w14:paraId="571F0E2F" w14:textId="77777777" w:rsidR="00E65591" w:rsidRPr="002534C0" w:rsidRDefault="00E65591" w:rsidP="00E65591">
            <w:pPr>
              <w:spacing w:after="0"/>
            </w:pPr>
            <w:proofErr w:type="spellStart"/>
            <w:r w:rsidRPr="002534C0">
              <w:t>HY_ChannelNetwork</w:t>
            </w:r>
            <w:proofErr w:type="spellEnd"/>
          </w:p>
        </w:tc>
        <w:tc>
          <w:tcPr>
            <w:tcW w:w="0" w:type="auto"/>
            <w:hideMark/>
          </w:tcPr>
          <w:p w14:paraId="5D6FFA9D" w14:textId="77777777" w:rsidR="00E65591" w:rsidRPr="002534C0" w:rsidRDefault="00E65591" w:rsidP="00E65591">
            <w:pPr>
              <w:spacing w:after="0"/>
            </w:pPr>
            <w:proofErr w:type="spellStart"/>
            <w:r w:rsidRPr="002534C0">
              <w:t>CoursEau</w:t>
            </w:r>
            <w:proofErr w:type="spellEnd"/>
          </w:p>
          <w:p w14:paraId="2BEE3533" w14:textId="77777777" w:rsidR="00E65591" w:rsidRPr="002534C0" w:rsidRDefault="00E65591" w:rsidP="00E65591">
            <w:pPr>
              <w:spacing w:after="0"/>
            </w:pPr>
            <w:r w:rsidRPr="002534C0">
              <w:t>OR</w:t>
            </w:r>
          </w:p>
          <w:p w14:paraId="6C7BA909" w14:textId="77777777" w:rsidR="00E65591" w:rsidRPr="002534C0" w:rsidRDefault="00E65591" w:rsidP="00E65591">
            <w:pPr>
              <w:spacing w:after="0"/>
            </w:pPr>
            <w:proofErr w:type="spellStart"/>
            <w:r w:rsidRPr="002534C0">
              <w:t>TronconHydrographique</w:t>
            </w:r>
            <w:proofErr w:type="spellEnd"/>
          </w:p>
        </w:tc>
        <w:tc>
          <w:tcPr>
            <w:tcW w:w="0" w:type="auto"/>
            <w:hideMark/>
          </w:tcPr>
          <w:p w14:paraId="5F10B15C" w14:textId="77777777" w:rsidR="00E65591" w:rsidRDefault="00E65591" w:rsidP="00E65591">
            <w:pPr>
              <w:spacing w:after="0"/>
            </w:pPr>
            <w:r>
              <w:t>SANDRE</w:t>
            </w:r>
            <w:r w:rsidRPr="002534C0">
              <w:t xml:space="preserve">: </w:t>
            </w:r>
            <w:proofErr w:type="spellStart"/>
            <w:r w:rsidRPr="002534C0">
              <w:t>CoursEau</w:t>
            </w:r>
            <w:proofErr w:type="spellEnd"/>
            <w:r w:rsidRPr="002534C0">
              <w:t xml:space="preserve"> is </w:t>
            </w:r>
            <w:r>
              <w:t xml:space="preserve">an </w:t>
            </w:r>
            <w:r w:rsidRPr="002534C0">
              <w:t xml:space="preserve">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w:t>
            </w:r>
          </w:p>
          <w:p w14:paraId="1E70F043" w14:textId="77777777" w:rsidR="00E65591" w:rsidRPr="002534C0" w:rsidRDefault="00E65591" w:rsidP="00E65591">
            <w:pPr>
              <w:spacing w:after="0"/>
            </w:pPr>
            <w:r>
              <w:t>All of them have a linear representation.</w:t>
            </w:r>
          </w:p>
        </w:tc>
      </w:tr>
      <w:tr w:rsidR="00E65591" w:rsidRPr="002116D5" w14:paraId="16796746" w14:textId="77777777" w:rsidTr="00E65591">
        <w:tc>
          <w:tcPr>
            <w:tcW w:w="0" w:type="auto"/>
            <w:shd w:val="clear" w:color="auto" w:fill="F2F2F2" w:themeFill="background1" w:themeFillShade="F2"/>
            <w:hideMark/>
          </w:tcPr>
          <w:p w14:paraId="2EDFA87B" w14:textId="77777777" w:rsidR="00E65591" w:rsidRPr="002116D5" w:rsidRDefault="00E65591" w:rsidP="00E65591">
            <w:pPr>
              <w:spacing w:after="0"/>
            </w:pPr>
            <w:proofErr w:type="spellStart"/>
            <w:r w:rsidRPr="002116D5">
              <w:t>HY_Depression</w:t>
            </w:r>
            <w:proofErr w:type="spellEnd"/>
          </w:p>
        </w:tc>
        <w:tc>
          <w:tcPr>
            <w:tcW w:w="0" w:type="auto"/>
            <w:hideMark/>
          </w:tcPr>
          <w:p w14:paraId="554F44FC" w14:textId="77777777" w:rsidR="00E65591" w:rsidRPr="002116D5" w:rsidRDefault="00E65591" w:rsidP="00E65591">
            <w:pPr>
              <w:spacing w:after="0"/>
            </w:pPr>
            <w:proofErr w:type="spellStart"/>
            <w:r w:rsidRPr="002116D5">
              <w:t>EntiteHydroSurface</w:t>
            </w:r>
            <w:proofErr w:type="spellEnd"/>
          </w:p>
          <w:p w14:paraId="5D164A44" w14:textId="77777777" w:rsidR="00E65591" w:rsidRPr="002116D5" w:rsidRDefault="00E65591" w:rsidP="00E65591">
            <w:pPr>
              <w:spacing w:after="0"/>
            </w:pPr>
            <w:r w:rsidRPr="002116D5">
              <w:t>OR</w:t>
            </w:r>
          </w:p>
          <w:p w14:paraId="3B2C00EC" w14:textId="77777777" w:rsidR="00E65591" w:rsidRPr="002116D5" w:rsidRDefault="00E65591" w:rsidP="00E65591">
            <w:pPr>
              <w:spacing w:after="0"/>
            </w:pPr>
            <w:proofErr w:type="spellStart"/>
            <w:r w:rsidRPr="002116D5">
              <w:t>EltHydroSurface</w:t>
            </w:r>
            <w:proofErr w:type="spellEnd"/>
          </w:p>
        </w:tc>
        <w:tc>
          <w:tcPr>
            <w:tcW w:w="0" w:type="auto"/>
            <w:hideMark/>
          </w:tcPr>
          <w:p w14:paraId="222C3EFE" w14:textId="77777777" w:rsidR="00E65591" w:rsidRPr="002116D5" w:rsidRDefault="00E65591" w:rsidP="00E65591">
            <w:pPr>
              <w:spacing w:after="0"/>
            </w:pPr>
            <w:r>
              <w:t>SANDRE</w:t>
            </w:r>
            <w:r w:rsidRPr="002116D5">
              <w:t xml:space="preserve">: </w:t>
            </w:r>
            <w:proofErr w:type="spellStart"/>
            <w:r w:rsidRPr="002116D5">
              <w:t>EntiteHydroSurface</w:t>
            </w:r>
            <w:proofErr w:type="spellEnd"/>
            <w:r w:rsidRPr="002116D5">
              <w:t xml:space="preserve"> is an aggregation of </w:t>
            </w:r>
            <w:proofErr w:type="spellStart"/>
            <w:r w:rsidRPr="002116D5">
              <w:t>EltHydro</w:t>
            </w:r>
            <w:r>
              <w:t>Surface</w:t>
            </w:r>
            <w:proofErr w:type="spellEnd"/>
            <w:r>
              <w:t xml:space="preserve">. Both have a </w:t>
            </w:r>
            <w:proofErr w:type="spellStart"/>
            <w:r>
              <w:t>surfacic</w:t>
            </w:r>
            <w:proofErr w:type="spellEnd"/>
            <w:r w:rsidRPr="002116D5">
              <w:t xml:space="preserve"> representation.</w:t>
            </w:r>
          </w:p>
        </w:tc>
      </w:tr>
      <w:tr w:rsidR="00E65591" w:rsidRPr="002534C0" w14:paraId="16AA0ABE" w14:textId="77777777" w:rsidTr="00E65591">
        <w:tc>
          <w:tcPr>
            <w:tcW w:w="0" w:type="auto"/>
            <w:shd w:val="clear" w:color="auto" w:fill="F2F2F2" w:themeFill="background1" w:themeFillShade="F2"/>
            <w:hideMark/>
          </w:tcPr>
          <w:p w14:paraId="4A7BA978" w14:textId="77777777" w:rsidR="00E65591" w:rsidRPr="002534C0" w:rsidRDefault="00E65591" w:rsidP="00E65591">
            <w:pPr>
              <w:spacing w:after="0"/>
            </w:pPr>
            <w:proofErr w:type="spellStart"/>
            <w:r w:rsidRPr="002534C0">
              <w:t>HY_Channel</w:t>
            </w:r>
            <w:proofErr w:type="spellEnd"/>
          </w:p>
        </w:tc>
        <w:tc>
          <w:tcPr>
            <w:tcW w:w="0" w:type="auto"/>
            <w:hideMark/>
          </w:tcPr>
          <w:p w14:paraId="05212D8D" w14:textId="77777777" w:rsidR="00E65591" w:rsidRPr="00A824B4" w:rsidRDefault="00E65591" w:rsidP="00E65591">
            <w:pPr>
              <w:spacing w:after="0"/>
              <w:rPr>
                <w:lang w:val="fr-FR"/>
              </w:rPr>
            </w:pPr>
            <w:proofErr w:type="spellStart"/>
            <w:r w:rsidRPr="00A824B4">
              <w:rPr>
                <w:lang w:val="fr-FR"/>
              </w:rPr>
              <w:t>TronconHydrographique</w:t>
            </w:r>
            <w:proofErr w:type="spellEnd"/>
          </w:p>
          <w:p w14:paraId="64DD1C3D" w14:textId="77777777" w:rsidR="00E65591" w:rsidRPr="00A824B4" w:rsidRDefault="00E65591" w:rsidP="00E65591">
            <w:pPr>
              <w:spacing w:after="0"/>
              <w:rPr>
                <w:lang w:val="fr-FR"/>
              </w:rPr>
            </w:pPr>
            <w:r w:rsidRPr="00A824B4">
              <w:rPr>
                <w:lang w:val="fr-FR"/>
              </w:rPr>
              <w:t>OR</w:t>
            </w:r>
          </w:p>
          <w:p w14:paraId="11913BD6" w14:textId="77777777" w:rsidR="00E65591" w:rsidRPr="00A824B4" w:rsidRDefault="00E65591" w:rsidP="00E65591">
            <w:pPr>
              <w:spacing w:after="0"/>
              <w:rPr>
                <w:lang w:val="fr-FR"/>
              </w:rPr>
            </w:pPr>
            <w:proofErr w:type="spellStart"/>
            <w:r w:rsidRPr="00A824B4">
              <w:rPr>
                <w:lang w:val="fr-FR"/>
              </w:rPr>
              <w:t>TronconHydrograElt</w:t>
            </w:r>
            <w:proofErr w:type="spellEnd"/>
          </w:p>
          <w:p w14:paraId="0BB134E5" w14:textId="77777777" w:rsidR="00E65591" w:rsidRPr="00A824B4" w:rsidRDefault="00E65591" w:rsidP="00E65591">
            <w:pPr>
              <w:spacing w:after="0"/>
              <w:rPr>
                <w:lang w:val="fr-FR"/>
              </w:rPr>
            </w:pPr>
            <w:r w:rsidRPr="00A824B4">
              <w:rPr>
                <w:lang w:val="fr-FR"/>
              </w:rPr>
              <w:t>OR</w:t>
            </w:r>
          </w:p>
          <w:p w14:paraId="2846F8DA" w14:textId="77777777" w:rsidR="00E65591" w:rsidRPr="00A824B4" w:rsidRDefault="00E65591" w:rsidP="00E65591">
            <w:pPr>
              <w:spacing w:after="0"/>
              <w:rPr>
                <w:lang w:val="fr-FR"/>
              </w:rPr>
            </w:pPr>
            <w:proofErr w:type="spellStart"/>
            <w:r w:rsidRPr="00A824B4">
              <w:rPr>
                <w:lang w:val="fr-FR"/>
              </w:rPr>
              <w:lastRenderedPageBreak/>
              <w:t>EltHydroSurface</w:t>
            </w:r>
            <w:proofErr w:type="spellEnd"/>
          </w:p>
        </w:tc>
        <w:tc>
          <w:tcPr>
            <w:tcW w:w="0" w:type="auto"/>
            <w:hideMark/>
          </w:tcPr>
          <w:p w14:paraId="45C59DDC" w14:textId="77777777" w:rsidR="00E65591" w:rsidRDefault="00E65591" w:rsidP="00E65591">
            <w:pPr>
              <w:spacing w:after="0"/>
            </w:pPr>
            <w:r>
              <w:lastRenderedPageBreak/>
              <w:t>SANDRE</w:t>
            </w:r>
            <w:r w:rsidRPr="002534C0">
              <w:t xml:space="preserve">: </w:t>
            </w:r>
            <w:proofErr w:type="spellStart"/>
            <w:r w:rsidRPr="002534C0">
              <w:t>CoursEau</w:t>
            </w:r>
            <w:proofErr w:type="spellEnd"/>
            <w:r w:rsidRPr="002534C0">
              <w:t xml:space="preserve"> is aggregation of </w:t>
            </w:r>
            <w:proofErr w:type="spellStart"/>
            <w:r w:rsidRPr="002534C0">
              <w:t>TronconHydrographique</w:t>
            </w:r>
            <w:proofErr w:type="spellEnd"/>
            <w:r w:rsidRPr="002534C0">
              <w:t xml:space="preserve"> that is an aggregation of </w:t>
            </w:r>
            <w:proofErr w:type="spellStart"/>
            <w:r w:rsidRPr="002534C0">
              <w:t>TronconHydrograElt</w:t>
            </w:r>
            <w:proofErr w:type="spellEnd"/>
            <w:r>
              <w:t>. All of them have a linear representation.</w:t>
            </w:r>
          </w:p>
          <w:p w14:paraId="4945D285" w14:textId="77777777" w:rsidR="00E65591" w:rsidRPr="002534C0" w:rsidRDefault="00E65591" w:rsidP="00E65591">
            <w:pPr>
              <w:spacing w:after="0"/>
            </w:pPr>
            <w:proofErr w:type="spellStart"/>
            <w:r>
              <w:t>EntiteHydroSurface</w:t>
            </w:r>
            <w:proofErr w:type="spellEnd"/>
          </w:p>
        </w:tc>
      </w:tr>
      <w:tr w:rsidR="00E65591" w:rsidRPr="006341E3" w14:paraId="29A8DF25" w14:textId="77777777" w:rsidTr="00E65591">
        <w:tc>
          <w:tcPr>
            <w:tcW w:w="0" w:type="auto"/>
            <w:shd w:val="clear" w:color="auto" w:fill="F2F2F2" w:themeFill="background1" w:themeFillShade="F2"/>
            <w:hideMark/>
          </w:tcPr>
          <w:p w14:paraId="146AC702" w14:textId="77777777" w:rsidR="00E65591" w:rsidRPr="001257FE" w:rsidRDefault="00E65591" w:rsidP="00E65591">
            <w:pPr>
              <w:spacing w:after="0"/>
            </w:pPr>
            <w:proofErr w:type="spellStart"/>
            <w:r w:rsidRPr="001257FE">
              <w:lastRenderedPageBreak/>
              <w:t>HY_Reservoir</w:t>
            </w:r>
            <w:proofErr w:type="spellEnd"/>
          </w:p>
        </w:tc>
        <w:tc>
          <w:tcPr>
            <w:tcW w:w="0" w:type="auto"/>
            <w:hideMark/>
          </w:tcPr>
          <w:p w14:paraId="5F61631A" w14:textId="77777777" w:rsidR="00E65591" w:rsidRPr="00A824B4" w:rsidRDefault="00E65591" w:rsidP="00E65591">
            <w:pPr>
              <w:spacing w:after="0"/>
              <w:rPr>
                <w:lang w:val="fr-FR"/>
              </w:rPr>
            </w:pPr>
            <w:proofErr w:type="spellStart"/>
            <w:r w:rsidRPr="00A824B4">
              <w:rPr>
                <w:lang w:val="fr-FR"/>
              </w:rPr>
              <w:t>EntiteHydroSurface</w:t>
            </w:r>
            <w:proofErr w:type="spellEnd"/>
          </w:p>
          <w:p w14:paraId="3623D24F" w14:textId="77777777" w:rsidR="00E65591" w:rsidRPr="00A824B4" w:rsidRDefault="00E65591" w:rsidP="00E65591">
            <w:pPr>
              <w:spacing w:after="0"/>
              <w:rPr>
                <w:lang w:val="fr-FR"/>
              </w:rPr>
            </w:pPr>
            <w:r w:rsidRPr="00A824B4">
              <w:rPr>
                <w:lang w:val="fr-FR"/>
              </w:rPr>
              <w:t>OR</w:t>
            </w:r>
          </w:p>
          <w:p w14:paraId="1747EFD4" w14:textId="77777777" w:rsidR="00E65591" w:rsidRPr="00A824B4" w:rsidRDefault="00E65591" w:rsidP="00E65591">
            <w:pPr>
              <w:spacing w:after="0"/>
              <w:rPr>
                <w:lang w:val="fr-FR"/>
              </w:rPr>
            </w:pPr>
            <w:proofErr w:type="spellStart"/>
            <w:r w:rsidRPr="00A824B4">
              <w:rPr>
                <w:lang w:val="fr-FR"/>
              </w:rPr>
              <w:t>EltHydroSurface</w:t>
            </w:r>
            <w:proofErr w:type="spellEnd"/>
          </w:p>
          <w:p w14:paraId="3DC8444C" w14:textId="77777777" w:rsidR="00E65591" w:rsidRPr="00A824B4" w:rsidRDefault="00E65591" w:rsidP="00E65591">
            <w:pPr>
              <w:spacing w:after="0"/>
              <w:rPr>
                <w:lang w:val="fr-FR"/>
              </w:rPr>
            </w:pPr>
            <w:r w:rsidRPr="00A824B4">
              <w:rPr>
                <w:lang w:val="fr-FR"/>
              </w:rPr>
              <w:t>OR</w:t>
            </w:r>
          </w:p>
          <w:p w14:paraId="46F0FEDC" w14:textId="77777777" w:rsidR="00E65591" w:rsidRPr="00A824B4" w:rsidRDefault="00E65591" w:rsidP="00E65591">
            <w:pPr>
              <w:spacing w:after="0"/>
              <w:rPr>
                <w:lang w:val="fr-FR"/>
              </w:rPr>
            </w:pPr>
            <w:proofErr w:type="spellStart"/>
            <w:r w:rsidRPr="00A824B4">
              <w:rPr>
                <w:lang w:val="fr-FR"/>
              </w:rPr>
              <w:t>PointEauIsole</w:t>
            </w:r>
            <w:proofErr w:type="spellEnd"/>
          </w:p>
        </w:tc>
        <w:tc>
          <w:tcPr>
            <w:tcW w:w="0" w:type="auto"/>
            <w:hideMark/>
          </w:tcPr>
          <w:p w14:paraId="266E234D" w14:textId="77777777" w:rsidR="00E65591" w:rsidRDefault="00E65591" w:rsidP="00E65591">
            <w:pPr>
              <w:spacing w:after="0"/>
            </w:pPr>
            <w:r>
              <w:t>SANDRE</w:t>
            </w:r>
            <w:r w:rsidRPr="00230BC3">
              <w:t xml:space="preserve">: </w:t>
            </w:r>
            <w:proofErr w:type="spellStart"/>
            <w:r w:rsidRPr="00230BC3">
              <w:t>EntiteHydroSurface</w:t>
            </w:r>
            <w:proofErr w:type="spellEnd"/>
            <w:r w:rsidRPr="00230BC3">
              <w:t xml:space="preserve"> is </w:t>
            </w:r>
            <w:r w:rsidRPr="00571C60">
              <w:t xml:space="preserve">an aggregation of </w:t>
            </w:r>
            <w:proofErr w:type="spellStart"/>
            <w:r w:rsidRPr="00571C60">
              <w:t>EltHydro</w:t>
            </w:r>
            <w:r w:rsidRPr="001257FE">
              <w:t>Surface</w:t>
            </w:r>
            <w:proofErr w:type="spellEnd"/>
            <w:r w:rsidRPr="001257FE">
              <w:t xml:space="preserve">. Both have a </w:t>
            </w:r>
            <w:proofErr w:type="spellStart"/>
            <w:r w:rsidRPr="001257FE">
              <w:t>surfac</w:t>
            </w:r>
            <w:r>
              <w:t>ic</w:t>
            </w:r>
            <w:proofErr w:type="spellEnd"/>
            <w:r w:rsidRPr="00230BC3">
              <w:t xml:space="preserve"> representation.</w:t>
            </w:r>
          </w:p>
          <w:p w14:paraId="6A4D1198" w14:textId="77777777" w:rsidR="00E65591" w:rsidRPr="00230BC3" w:rsidRDefault="00E65591" w:rsidP="00E65591">
            <w:pPr>
              <w:spacing w:after="0"/>
            </w:pPr>
            <w:proofErr w:type="spellStart"/>
            <w:r>
              <w:t>PointEauIsole</w:t>
            </w:r>
            <w:proofErr w:type="spellEnd"/>
            <w:r>
              <w:t xml:space="preserve"> can be used in case that </w:t>
            </w:r>
            <w:proofErr w:type="spellStart"/>
            <w:r>
              <w:t>HY_Reservoir</w:t>
            </w:r>
            <w:proofErr w:type="spellEnd"/>
            <w:r>
              <w:t xml:space="preserve"> is not linked to the hydrographic network and is represented by a point </w:t>
            </w:r>
          </w:p>
        </w:tc>
      </w:tr>
      <w:tr w:rsidR="00E65591" w:rsidRPr="006341E3" w14:paraId="26AC6214" w14:textId="77777777" w:rsidTr="00E65591">
        <w:tc>
          <w:tcPr>
            <w:tcW w:w="0" w:type="auto"/>
            <w:shd w:val="clear" w:color="auto" w:fill="F2F2F2" w:themeFill="background1" w:themeFillShade="F2"/>
            <w:hideMark/>
          </w:tcPr>
          <w:p w14:paraId="4E8549A2" w14:textId="77777777" w:rsidR="00E65591" w:rsidRPr="001257FE" w:rsidRDefault="00E65591" w:rsidP="00E65591">
            <w:pPr>
              <w:spacing w:after="0"/>
            </w:pPr>
            <w:proofErr w:type="spellStart"/>
            <w:r w:rsidRPr="001257FE">
              <w:t>HY_FlowPath</w:t>
            </w:r>
            <w:proofErr w:type="spellEnd"/>
          </w:p>
        </w:tc>
        <w:tc>
          <w:tcPr>
            <w:tcW w:w="0" w:type="auto"/>
            <w:hideMark/>
          </w:tcPr>
          <w:p w14:paraId="6A66B8B8" w14:textId="77777777" w:rsidR="00E65591" w:rsidRPr="001257FE" w:rsidRDefault="00E65591" w:rsidP="00E65591">
            <w:pPr>
              <w:spacing w:after="0"/>
            </w:pPr>
            <w:r w:rsidRPr="001257FE">
              <w:t>Not represented</w:t>
            </w:r>
          </w:p>
        </w:tc>
        <w:tc>
          <w:tcPr>
            <w:tcW w:w="0" w:type="auto"/>
            <w:hideMark/>
          </w:tcPr>
          <w:p w14:paraId="01C96821" w14:textId="429FB9A9" w:rsidR="00E65591" w:rsidRPr="00230BC3" w:rsidRDefault="00E65591" w:rsidP="00E65591">
            <w:pPr>
              <w:spacing w:after="0"/>
            </w:pPr>
          </w:p>
        </w:tc>
      </w:tr>
      <w:tr w:rsidR="00E65591" w:rsidRPr="006341E3" w14:paraId="7475AA32" w14:textId="77777777" w:rsidTr="00E65591">
        <w:tc>
          <w:tcPr>
            <w:tcW w:w="0" w:type="auto"/>
            <w:shd w:val="clear" w:color="auto" w:fill="F2F2F2" w:themeFill="background1" w:themeFillShade="F2"/>
            <w:hideMark/>
          </w:tcPr>
          <w:p w14:paraId="3E3B5390" w14:textId="77777777" w:rsidR="00E65591" w:rsidRPr="001257FE" w:rsidRDefault="00E65591" w:rsidP="00E65591">
            <w:pPr>
              <w:spacing w:after="0"/>
            </w:pPr>
            <w:proofErr w:type="spellStart"/>
            <w:r w:rsidRPr="001257FE">
              <w:t>HY_WaterEdge</w:t>
            </w:r>
            <w:proofErr w:type="spellEnd"/>
          </w:p>
        </w:tc>
        <w:tc>
          <w:tcPr>
            <w:tcW w:w="0" w:type="auto"/>
            <w:hideMark/>
          </w:tcPr>
          <w:p w14:paraId="050191EF" w14:textId="77777777" w:rsidR="00E65591" w:rsidRPr="001257FE" w:rsidRDefault="00E65591" w:rsidP="00E65591">
            <w:pPr>
              <w:spacing w:after="0"/>
            </w:pPr>
            <w:r w:rsidRPr="001257FE">
              <w:t>Not represented</w:t>
            </w:r>
          </w:p>
        </w:tc>
        <w:tc>
          <w:tcPr>
            <w:tcW w:w="0" w:type="auto"/>
            <w:hideMark/>
          </w:tcPr>
          <w:p w14:paraId="28483067" w14:textId="04A24FF4" w:rsidR="00E65591" w:rsidRPr="00230BC3" w:rsidRDefault="00E65591" w:rsidP="00E65591">
            <w:pPr>
              <w:spacing w:after="0"/>
            </w:pPr>
          </w:p>
        </w:tc>
      </w:tr>
      <w:tr w:rsidR="00E65591" w:rsidRPr="006341E3" w14:paraId="45376C4E" w14:textId="77777777" w:rsidTr="00E65591">
        <w:tc>
          <w:tcPr>
            <w:tcW w:w="0" w:type="auto"/>
            <w:shd w:val="clear" w:color="auto" w:fill="F2F2F2" w:themeFill="background1" w:themeFillShade="F2"/>
            <w:hideMark/>
          </w:tcPr>
          <w:p w14:paraId="610F24A4" w14:textId="77777777" w:rsidR="00E65591" w:rsidRPr="001257FE" w:rsidRDefault="00E65591" w:rsidP="00E65591">
            <w:pPr>
              <w:spacing w:after="0"/>
            </w:pPr>
            <w:proofErr w:type="spellStart"/>
            <w:r w:rsidRPr="001257FE">
              <w:t>HY_LongitudinalSection</w:t>
            </w:r>
            <w:proofErr w:type="spellEnd"/>
          </w:p>
        </w:tc>
        <w:tc>
          <w:tcPr>
            <w:tcW w:w="0" w:type="auto"/>
            <w:hideMark/>
          </w:tcPr>
          <w:p w14:paraId="1CFD97C0" w14:textId="77777777" w:rsidR="00E65591" w:rsidRPr="00230BC3" w:rsidRDefault="00E65591" w:rsidP="00E65591">
            <w:pPr>
              <w:spacing w:after="0"/>
            </w:pPr>
            <w:r w:rsidRPr="00230BC3">
              <w:t>Not represented</w:t>
            </w:r>
          </w:p>
        </w:tc>
        <w:tc>
          <w:tcPr>
            <w:tcW w:w="0" w:type="auto"/>
            <w:hideMark/>
          </w:tcPr>
          <w:p w14:paraId="47B35101" w14:textId="61E20906" w:rsidR="00E65591" w:rsidRPr="00230BC3" w:rsidRDefault="00E65591" w:rsidP="00E65591">
            <w:pPr>
              <w:spacing w:after="0"/>
            </w:pPr>
          </w:p>
        </w:tc>
      </w:tr>
      <w:tr w:rsidR="00E65591" w:rsidRPr="006341E3" w14:paraId="407D29AB" w14:textId="77777777" w:rsidTr="00E65591">
        <w:tc>
          <w:tcPr>
            <w:tcW w:w="0" w:type="auto"/>
            <w:shd w:val="clear" w:color="auto" w:fill="F2F2F2" w:themeFill="background1" w:themeFillShade="F2"/>
            <w:hideMark/>
          </w:tcPr>
          <w:p w14:paraId="7A42B71C" w14:textId="77777777" w:rsidR="00E65591" w:rsidRPr="001257FE" w:rsidRDefault="00E65591" w:rsidP="00E65591">
            <w:pPr>
              <w:spacing w:after="0"/>
            </w:pPr>
            <w:proofErr w:type="spellStart"/>
            <w:r w:rsidRPr="001257FE">
              <w:t>HY_CrossSection</w:t>
            </w:r>
            <w:proofErr w:type="spellEnd"/>
          </w:p>
        </w:tc>
        <w:tc>
          <w:tcPr>
            <w:tcW w:w="0" w:type="auto"/>
            <w:hideMark/>
          </w:tcPr>
          <w:p w14:paraId="6C77B803" w14:textId="77777777" w:rsidR="00E65591" w:rsidRPr="00230BC3" w:rsidRDefault="00E65591" w:rsidP="00E65591">
            <w:pPr>
              <w:spacing w:after="0"/>
            </w:pPr>
            <w:r w:rsidRPr="00230BC3">
              <w:t>Not represented</w:t>
            </w:r>
          </w:p>
        </w:tc>
        <w:tc>
          <w:tcPr>
            <w:tcW w:w="0" w:type="auto"/>
            <w:hideMark/>
          </w:tcPr>
          <w:p w14:paraId="47DB3B42" w14:textId="37810CAA" w:rsidR="00E65591" w:rsidRPr="00230BC3" w:rsidRDefault="00E65591" w:rsidP="00E65591">
            <w:pPr>
              <w:spacing w:after="0"/>
            </w:pPr>
          </w:p>
        </w:tc>
      </w:tr>
      <w:tr w:rsidR="00E65591" w:rsidRPr="006341E3" w14:paraId="27CAA6D5" w14:textId="77777777" w:rsidTr="00E65591">
        <w:tc>
          <w:tcPr>
            <w:tcW w:w="0" w:type="auto"/>
            <w:shd w:val="clear" w:color="auto" w:fill="F2F2F2" w:themeFill="background1" w:themeFillShade="F2"/>
            <w:hideMark/>
          </w:tcPr>
          <w:p w14:paraId="1CB46508" w14:textId="77777777" w:rsidR="00E65591" w:rsidRPr="001257FE" w:rsidRDefault="00E65591" w:rsidP="00E65591">
            <w:pPr>
              <w:spacing w:after="0"/>
            </w:pPr>
            <w:proofErr w:type="spellStart"/>
            <w:r w:rsidRPr="001257FE">
              <w:t>HY_WaterBodyStratum</w:t>
            </w:r>
            <w:proofErr w:type="spellEnd"/>
          </w:p>
        </w:tc>
        <w:tc>
          <w:tcPr>
            <w:tcW w:w="0" w:type="auto"/>
            <w:hideMark/>
          </w:tcPr>
          <w:p w14:paraId="4F94AA90" w14:textId="77777777" w:rsidR="00E65591" w:rsidRPr="00230BC3" w:rsidRDefault="00E65591" w:rsidP="00E65591">
            <w:pPr>
              <w:spacing w:after="0"/>
            </w:pPr>
            <w:r w:rsidRPr="00230BC3">
              <w:t>Not represented</w:t>
            </w:r>
          </w:p>
        </w:tc>
        <w:tc>
          <w:tcPr>
            <w:tcW w:w="0" w:type="auto"/>
            <w:hideMark/>
          </w:tcPr>
          <w:p w14:paraId="15603B2B" w14:textId="6CCF954B" w:rsidR="00E65591" w:rsidRPr="00230BC3" w:rsidRDefault="00E65591" w:rsidP="00E65591">
            <w:pPr>
              <w:spacing w:after="0"/>
            </w:pPr>
          </w:p>
        </w:tc>
      </w:tr>
      <w:tr w:rsidR="00E65591" w:rsidRPr="006341E3" w14:paraId="7EFF985A" w14:textId="77777777" w:rsidTr="00E65591">
        <w:tc>
          <w:tcPr>
            <w:tcW w:w="0" w:type="auto"/>
            <w:shd w:val="clear" w:color="auto" w:fill="F2F2F2" w:themeFill="background1" w:themeFillShade="F2"/>
            <w:hideMark/>
          </w:tcPr>
          <w:p w14:paraId="246EF46D" w14:textId="77777777" w:rsidR="00E65591" w:rsidRPr="001257FE" w:rsidRDefault="00E65591" w:rsidP="00E65591">
            <w:pPr>
              <w:spacing w:after="0"/>
            </w:pPr>
            <w:proofErr w:type="spellStart"/>
            <w:r w:rsidRPr="001257FE">
              <w:t>HY_Water_LiquidPhase</w:t>
            </w:r>
            <w:proofErr w:type="spellEnd"/>
          </w:p>
        </w:tc>
        <w:tc>
          <w:tcPr>
            <w:tcW w:w="0" w:type="auto"/>
            <w:hideMark/>
          </w:tcPr>
          <w:p w14:paraId="4FA3B22B" w14:textId="77777777" w:rsidR="00E65591" w:rsidRPr="00230BC3" w:rsidRDefault="00E65591" w:rsidP="00E65591">
            <w:pPr>
              <w:spacing w:after="0"/>
            </w:pPr>
            <w:r w:rsidRPr="00230BC3">
              <w:t>Not represented</w:t>
            </w:r>
          </w:p>
        </w:tc>
        <w:tc>
          <w:tcPr>
            <w:tcW w:w="0" w:type="auto"/>
            <w:hideMark/>
          </w:tcPr>
          <w:p w14:paraId="55F6FAC7" w14:textId="729F5FA5" w:rsidR="00E65591" w:rsidRPr="001257FE" w:rsidRDefault="00E65591" w:rsidP="00E65591">
            <w:pPr>
              <w:spacing w:after="0"/>
            </w:pPr>
          </w:p>
        </w:tc>
      </w:tr>
      <w:tr w:rsidR="00E65591" w:rsidRPr="006341E3" w14:paraId="2FD0699B" w14:textId="77777777" w:rsidTr="00E65591">
        <w:tc>
          <w:tcPr>
            <w:tcW w:w="0" w:type="auto"/>
            <w:shd w:val="clear" w:color="auto" w:fill="F2F2F2" w:themeFill="background1" w:themeFillShade="F2"/>
            <w:hideMark/>
          </w:tcPr>
          <w:p w14:paraId="2E84C2C3" w14:textId="77777777" w:rsidR="00E65591" w:rsidRPr="001257FE" w:rsidRDefault="00E65591" w:rsidP="00E65591">
            <w:pPr>
              <w:spacing w:after="0"/>
            </w:pPr>
            <w:proofErr w:type="spellStart"/>
            <w:r w:rsidRPr="001257FE">
              <w:t>HY_Water_SolidPhase</w:t>
            </w:r>
            <w:proofErr w:type="spellEnd"/>
          </w:p>
        </w:tc>
        <w:tc>
          <w:tcPr>
            <w:tcW w:w="0" w:type="auto"/>
            <w:hideMark/>
          </w:tcPr>
          <w:p w14:paraId="3630754D" w14:textId="77777777" w:rsidR="00E65591" w:rsidRPr="00230BC3" w:rsidRDefault="00E65591" w:rsidP="00E65591">
            <w:pPr>
              <w:spacing w:after="0"/>
            </w:pPr>
            <w:r w:rsidRPr="00230BC3">
              <w:t>Not represented</w:t>
            </w:r>
          </w:p>
        </w:tc>
        <w:tc>
          <w:tcPr>
            <w:tcW w:w="0" w:type="auto"/>
            <w:hideMark/>
          </w:tcPr>
          <w:p w14:paraId="7C10E93B" w14:textId="67253174" w:rsidR="00E65591" w:rsidRPr="00230BC3" w:rsidRDefault="00E65591" w:rsidP="00E65591">
            <w:pPr>
              <w:spacing w:after="0"/>
            </w:pPr>
          </w:p>
        </w:tc>
      </w:tr>
    </w:tbl>
    <w:p w14:paraId="0F4D8F80" w14:textId="637D9ECE" w:rsidR="00E65591" w:rsidRPr="00A51AF2" w:rsidRDefault="00FD636F" w:rsidP="00E65591">
      <w:pPr>
        <w:pStyle w:val="berschrift2"/>
        <w:numPr>
          <w:ilvl w:val="0"/>
          <w:numId w:val="0"/>
        </w:numPr>
      </w:pPr>
      <w:bookmarkStart w:id="231" w:name="_Toc459388266"/>
      <w:bookmarkStart w:id="232" w:name="_Toc464111023"/>
      <w:r>
        <w:t>F</w:t>
      </w:r>
      <w:r w:rsidR="00E65591" w:rsidRPr="00A51AF2">
        <w:t>.3 Hydrometric Network Model</w:t>
      </w:r>
      <w:bookmarkEnd w:id="231"/>
      <w:bookmarkEnd w:id="232"/>
    </w:p>
    <w:tbl>
      <w:tblPr>
        <w:tblStyle w:val="Tabellenraster"/>
        <w:tblW w:w="8897" w:type="dxa"/>
        <w:tblLook w:val="04A0" w:firstRow="1" w:lastRow="0" w:firstColumn="1" w:lastColumn="0" w:noHBand="0" w:noVBand="1"/>
      </w:tblPr>
      <w:tblGrid>
        <w:gridCol w:w="2896"/>
        <w:gridCol w:w="1850"/>
        <w:gridCol w:w="4151"/>
      </w:tblGrid>
      <w:tr w:rsidR="00E65591" w:rsidRPr="00A51AF2" w14:paraId="0AF23FD7" w14:textId="77777777" w:rsidTr="00E65591">
        <w:tc>
          <w:tcPr>
            <w:tcW w:w="0" w:type="auto"/>
            <w:shd w:val="clear" w:color="auto" w:fill="F2F2F2" w:themeFill="background1" w:themeFillShade="F2"/>
            <w:hideMark/>
          </w:tcPr>
          <w:p w14:paraId="2D86D92C" w14:textId="77777777" w:rsidR="00E65591" w:rsidRPr="00A51AF2" w:rsidRDefault="00E65591" w:rsidP="00E65591">
            <w:pPr>
              <w:spacing w:after="0"/>
              <w:rPr>
                <w:b/>
                <w:bCs/>
              </w:rPr>
            </w:pPr>
            <w:r w:rsidRPr="00A51AF2">
              <w:rPr>
                <w:b/>
                <w:bCs/>
              </w:rPr>
              <w:t>HY_Features Name</w:t>
            </w:r>
          </w:p>
        </w:tc>
        <w:tc>
          <w:tcPr>
            <w:tcW w:w="0" w:type="auto"/>
            <w:hideMark/>
          </w:tcPr>
          <w:p w14:paraId="29464540" w14:textId="77777777" w:rsidR="00E65591" w:rsidRPr="004C1BA3" w:rsidRDefault="00E65591" w:rsidP="00E65591">
            <w:pPr>
              <w:spacing w:after="0"/>
              <w:jc w:val="center"/>
              <w:rPr>
                <w:b/>
                <w:bCs/>
              </w:rPr>
            </w:pPr>
            <w:proofErr w:type="spellStart"/>
            <w:r w:rsidRPr="004C1BA3">
              <w:rPr>
                <w:b/>
                <w:bCs/>
              </w:rPr>
              <w:t>NHDPlus</w:t>
            </w:r>
            <w:proofErr w:type="spellEnd"/>
            <w:r w:rsidRPr="004C1BA3">
              <w:rPr>
                <w:b/>
                <w:bCs/>
              </w:rPr>
              <w:t xml:space="preserve"> Name</w:t>
            </w:r>
          </w:p>
        </w:tc>
        <w:tc>
          <w:tcPr>
            <w:tcW w:w="4151" w:type="dxa"/>
            <w:hideMark/>
          </w:tcPr>
          <w:p w14:paraId="07DB810B" w14:textId="77777777" w:rsidR="00E65591" w:rsidRPr="004C1BA3" w:rsidRDefault="00E65591" w:rsidP="00E65591">
            <w:pPr>
              <w:spacing w:after="0"/>
              <w:jc w:val="center"/>
              <w:rPr>
                <w:b/>
                <w:bCs/>
              </w:rPr>
            </w:pPr>
            <w:r w:rsidRPr="004C1BA3">
              <w:rPr>
                <w:b/>
                <w:bCs/>
              </w:rPr>
              <w:t>Comment</w:t>
            </w:r>
          </w:p>
        </w:tc>
      </w:tr>
      <w:tr w:rsidR="00E65591" w:rsidRPr="00A51AF2" w14:paraId="24269F9C" w14:textId="77777777" w:rsidTr="00E65591">
        <w:tc>
          <w:tcPr>
            <w:tcW w:w="0" w:type="auto"/>
            <w:shd w:val="clear" w:color="auto" w:fill="F2F2F2" w:themeFill="background1" w:themeFillShade="F2"/>
            <w:hideMark/>
          </w:tcPr>
          <w:p w14:paraId="0A87E177" w14:textId="77777777" w:rsidR="00E65591" w:rsidRPr="00A51AF2" w:rsidRDefault="00E65591" w:rsidP="00E65591">
            <w:pPr>
              <w:spacing w:after="0"/>
            </w:pPr>
            <w:r w:rsidRPr="00A51AF2">
              <w:t>HY_HydrometricNetwork</w:t>
            </w:r>
          </w:p>
        </w:tc>
        <w:tc>
          <w:tcPr>
            <w:tcW w:w="0" w:type="auto"/>
            <w:hideMark/>
          </w:tcPr>
          <w:p w14:paraId="19E15B37" w14:textId="77777777" w:rsidR="00E65591" w:rsidRPr="00A51AF2" w:rsidRDefault="00E65591" w:rsidP="00E65591">
            <w:pPr>
              <w:spacing w:after="0"/>
            </w:pPr>
            <w:r w:rsidRPr="00A51AF2">
              <w:t>Not Represented</w:t>
            </w:r>
          </w:p>
        </w:tc>
        <w:tc>
          <w:tcPr>
            <w:tcW w:w="4151" w:type="dxa"/>
            <w:hideMark/>
          </w:tcPr>
          <w:p w14:paraId="7574FD4E" w14:textId="18E71A5E" w:rsidR="00E65591" w:rsidRPr="00A51AF2" w:rsidRDefault="00E65591" w:rsidP="00E65591">
            <w:pPr>
              <w:spacing w:after="0"/>
            </w:pPr>
          </w:p>
        </w:tc>
      </w:tr>
      <w:tr w:rsidR="00E65591" w:rsidRPr="00A51AF2" w14:paraId="2AC812FE" w14:textId="77777777" w:rsidTr="00E65591">
        <w:tc>
          <w:tcPr>
            <w:tcW w:w="0" w:type="auto"/>
            <w:shd w:val="clear" w:color="auto" w:fill="F2F2F2" w:themeFill="background1" w:themeFillShade="F2"/>
            <w:hideMark/>
          </w:tcPr>
          <w:p w14:paraId="78C5EA53" w14:textId="77777777" w:rsidR="00E65591" w:rsidRPr="00A51AF2" w:rsidRDefault="00E65591" w:rsidP="00E65591">
            <w:pPr>
              <w:spacing w:after="0"/>
            </w:pPr>
            <w:proofErr w:type="spellStart"/>
            <w:r w:rsidRPr="00A51AF2">
              <w:t>HY_HydrometricFeature</w:t>
            </w:r>
            <w:proofErr w:type="spellEnd"/>
          </w:p>
        </w:tc>
        <w:tc>
          <w:tcPr>
            <w:tcW w:w="0" w:type="auto"/>
            <w:hideMark/>
          </w:tcPr>
          <w:p w14:paraId="5BBB7D5E" w14:textId="77777777" w:rsidR="00E65591" w:rsidRPr="00A51AF2" w:rsidRDefault="00E65591" w:rsidP="00E65591">
            <w:pPr>
              <w:spacing w:after="0"/>
            </w:pPr>
            <w:r w:rsidRPr="00A51AF2">
              <w:t>Not Represented</w:t>
            </w:r>
          </w:p>
        </w:tc>
        <w:tc>
          <w:tcPr>
            <w:tcW w:w="4151" w:type="dxa"/>
          </w:tcPr>
          <w:p w14:paraId="42C56BDF" w14:textId="74EB38D9" w:rsidR="00E65591" w:rsidRPr="00A51AF2" w:rsidRDefault="00E65591" w:rsidP="00E65591">
            <w:pPr>
              <w:spacing w:after="0"/>
            </w:pPr>
          </w:p>
        </w:tc>
      </w:tr>
      <w:tr w:rsidR="00E65591" w:rsidRPr="00A51AF2" w14:paraId="1908FFA7" w14:textId="77777777" w:rsidTr="00E65591">
        <w:tc>
          <w:tcPr>
            <w:tcW w:w="0" w:type="auto"/>
            <w:shd w:val="clear" w:color="auto" w:fill="F2F2F2" w:themeFill="background1" w:themeFillShade="F2"/>
            <w:hideMark/>
          </w:tcPr>
          <w:p w14:paraId="588D70F7" w14:textId="77777777" w:rsidR="00E65591" w:rsidRPr="00A51AF2" w:rsidRDefault="00E65591" w:rsidP="00E65591">
            <w:pPr>
              <w:spacing w:after="0"/>
            </w:pPr>
            <w:proofErr w:type="spellStart"/>
            <w:r w:rsidRPr="00A51AF2">
              <w:t>HY_RiverReferenceSystem</w:t>
            </w:r>
            <w:proofErr w:type="spellEnd"/>
          </w:p>
        </w:tc>
        <w:tc>
          <w:tcPr>
            <w:tcW w:w="0" w:type="auto"/>
            <w:hideMark/>
          </w:tcPr>
          <w:p w14:paraId="453393A4" w14:textId="77777777" w:rsidR="00E65591" w:rsidRPr="00A51AF2" w:rsidRDefault="00E65591" w:rsidP="00E65591">
            <w:pPr>
              <w:spacing w:after="0"/>
            </w:pPr>
            <w:r w:rsidRPr="00A51AF2">
              <w:t>Not Represented</w:t>
            </w:r>
          </w:p>
        </w:tc>
        <w:tc>
          <w:tcPr>
            <w:tcW w:w="4151" w:type="dxa"/>
          </w:tcPr>
          <w:p w14:paraId="66B3C13C" w14:textId="7EF0DF94" w:rsidR="00E65591" w:rsidRPr="00A51AF2" w:rsidRDefault="00E65591" w:rsidP="00E65591">
            <w:pPr>
              <w:spacing w:after="0"/>
            </w:pPr>
          </w:p>
        </w:tc>
      </w:tr>
      <w:tr w:rsidR="00E65591" w:rsidRPr="00F11F37" w14:paraId="274D4804" w14:textId="77777777" w:rsidTr="00E65591">
        <w:tc>
          <w:tcPr>
            <w:tcW w:w="0" w:type="auto"/>
            <w:shd w:val="clear" w:color="auto" w:fill="F2F2F2" w:themeFill="background1" w:themeFillShade="F2"/>
            <w:hideMark/>
          </w:tcPr>
          <w:p w14:paraId="09446FE1" w14:textId="77777777" w:rsidR="00E65591" w:rsidRPr="00A51AF2" w:rsidRDefault="00E65591" w:rsidP="00E65591">
            <w:pPr>
              <w:spacing w:after="0"/>
            </w:pPr>
            <w:proofErr w:type="spellStart"/>
            <w:r w:rsidRPr="00A51AF2">
              <w:t>HY_IndirectPosition</w:t>
            </w:r>
            <w:proofErr w:type="spellEnd"/>
          </w:p>
        </w:tc>
        <w:tc>
          <w:tcPr>
            <w:tcW w:w="0" w:type="auto"/>
            <w:hideMark/>
          </w:tcPr>
          <w:p w14:paraId="2184C5C9" w14:textId="77777777" w:rsidR="00E65591" w:rsidRPr="00A51AF2" w:rsidRDefault="00E65591" w:rsidP="00E65591">
            <w:pPr>
              <w:spacing w:after="0"/>
            </w:pPr>
            <w:r w:rsidRPr="00A51AF2">
              <w:t>Not Represented</w:t>
            </w:r>
          </w:p>
        </w:tc>
        <w:tc>
          <w:tcPr>
            <w:tcW w:w="4151" w:type="dxa"/>
          </w:tcPr>
          <w:p w14:paraId="7DA46896" w14:textId="79BE2F9E" w:rsidR="00E65591" w:rsidRPr="00F11F37" w:rsidRDefault="00E65591" w:rsidP="00E65591">
            <w:pPr>
              <w:spacing w:after="0"/>
            </w:pPr>
          </w:p>
        </w:tc>
      </w:tr>
    </w:tbl>
    <w:p w14:paraId="5AD08F4D" w14:textId="77777777" w:rsidR="00E65591" w:rsidRDefault="00E65591" w:rsidP="00E65591">
      <w:pPr>
        <w:pStyle w:val="berschrift1"/>
        <w:numPr>
          <w:ilvl w:val="0"/>
          <w:numId w:val="0"/>
        </w:numPr>
        <w:sectPr w:rsidR="00E65591" w:rsidSect="00E65591">
          <w:footerReference w:type="even" r:id="rId105"/>
          <w:footerReference w:type="default" r:id="rId106"/>
          <w:pgSz w:w="15840" w:h="12240" w:orient="landscape"/>
          <w:pgMar w:top="1800" w:right="1440" w:bottom="1800" w:left="1440" w:header="720" w:footer="720" w:gutter="0"/>
          <w:pgNumType w:start="1"/>
          <w:cols w:space="720"/>
          <w:docGrid w:linePitch="360"/>
        </w:sectPr>
      </w:pPr>
    </w:p>
    <w:p w14:paraId="537294E1" w14:textId="149DC4AF" w:rsidR="008F339B" w:rsidRPr="00B809FB" w:rsidRDefault="00785A05" w:rsidP="00B809FB">
      <w:pPr>
        <w:pStyle w:val="berschrift1"/>
        <w:numPr>
          <w:ilvl w:val="0"/>
          <w:numId w:val="0"/>
        </w:numPr>
      </w:pPr>
      <w:bookmarkStart w:id="233" w:name="_Toc464111024"/>
      <w:r>
        <w:lastRenderedPageBreak/>
        <w:t>ANNEX</w:t>
      </w:r>
      <w:r w:rsidR="00881984">
        <w:t xml:space="preserve"> G</w:t>
      </w:r>
      <w:r w:rsidR="008F339B" w:rsidRPr="00B809FB">
        <w:t>: Bibliography</w:t>
      </w:r>
      <w:bookmarkEnd w:id="226"/>
      <w:bookmarkEnd w:id="233"/>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107"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108"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109"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110"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111"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112" w:history="1">
        <w:r w:rsidRPr="00020318">
          <w:rPr>
            <w:rStyle w:val="Hyperlink"/>
            <w:lang w:val="en-US"/>
          </w:rPr>
          <w:t>http://www.whycos.org/chy/guide/168_Vol_I_en.pdf</w:t>
        </w:r>
      </w:hyperlink>
      <w:r w:rsidRPr="00020318">
        <w:rPr>
          <w:lang w:val="en-US"/>
        </w:rPr>
        <w:t>.</w:t>
      </w:r>
    </w:p>
    <w:p w14:paraId="728A0476" w14:textId="719D9888" w:rsidR="008F339B"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52865C01" w14:textId="00E6D9A8" w:rsidR="00DB37AA" w:rsidRDefault="00DB37AA" w:rsidP="0055713B">
      <w:pPr>
        <w:pStyle w:val="StandardWeb"/>
        <w:numPr>
          <w:ilvl w:val="0"/>
          <w:numId w:val="26"/>
        </w:numPr>
        <w:spacing w:after="120" w:afterAutospacing="0"/>
        <w:ind w:left="425" w:hanging="357"/>
        <w:rPr>
          <w:lang w:val="en-US"/>
        </w:rPr>
      </w:pPr>
      <w:r w:rsidRPr="00DB37AA">
        <w:rPr>
          <w:lang w:val="en-US"/>
        </w:rPr>
        <w:t>McKay, L., Bondelid, T., Dewald, T., Johnston, J., Moore, R., and Rea, A.: NHDPlus Version 2: User Guide, Horizon Systems (2012), ftp://ftp.horizon-systems.com/nhdplus/NHDPlusV21/Documentation/NHDPlusV2_User_Guide.pdf</w:t>
      </w:r>
    </w:p>
    <w:p w14:paraId="6DC22265" w14:textId="77B0378A" w:rsidR="00FA3B31" w:rsidRDefault="00FA3B31" w:rsidP="0055713B">
      <w:pPr>
        <w:pStyle w:val="StandardWeb"/>
        <w:numPr>
          <w:ilvl w:val="0"/>
          <w:numId w:val="26"/>
        </w:numPr>
        <w:spacing w:after="120" w:afterAutospacing="0"/>
        <w:ind w:left="425" w:hanging="357"/>
        <w:rPr>
          <w:lang w:val="en-US"/>
        </w:rPr>
      </w:pPr>
      <w:r w:rsidRPr="00FA3B31">
        <w:rPr>
          <w:lang w:val="en-US"/>
        </w:rPr>
        <w:t>Bureau of Meteorology</w:t>
      </w:r>
      <w:r>
        <w:rPr>
          <w:lang w:val="en-US"/>
        </w:rPr>
        <w:t>:</w:t>
      </w:r>
      <w:r w:rsidRPr="00FA3B31">
        <w:rPr>
          <w:lang w:val="en-US"/>
        </w:rPr>
        <w:t xml:space="preserve"> Australian Hydrological Geospatial Fabric (Geofabric) version 3.0, Product Guide, Bur</w:t>
      </w:r>
      <w:r>
        <w:rPr>
          <w:lang w:val="en-US"/>
        </w:rPr>
        <w:t>eau of Meteorology, Australia</w:t>
      </w:r>
      <w:r w:rsidRPr="00FA3B31">
        <w:rPr>
          <w:lang w:val="en-US"/>
        </w:rPr>
        <w:t xml:space="preserve"> (2015)</w:t>
      </w:r>
      <w:r>
        <w:rPr>
          <w:lang w:val="en-US"/>
        </w:rPr>
        <w:t xml:space="preserve">, </w:t>
      </w:r>
      <w:r w:rsidRPr="00FA3B31">
        <w:rPr>
          <w:lang w:val="en-US"/>
        </w:rPr>
        <w:t>http://www.bom.gov.au/water/geofabric/documents/v3_0/ahgf</w:t>
      </w:r>
      <w:r w:rsidR="00755F16">
        <w:rPr>
          <w:lang w:val="en-US"/>
        </w:rPr>
        <w:t>_productguide_V3_0_release.pdf</w:t>
      </w:r>
    </w:p>
    <w:p w14:paraId="28F33D6D" w14:textId="676F3F87" w:rsidR="00FB7ACB" w:rsidRPr="00020318" w:rsidRDefault="00FB7ACB" w:rsidP="0055713B">
      <w:pPr>
        <w:pStyle w:val="StandardWeb"/>
        <w:numPr>
          <w:ilvl w:val="0"/>
          <w:numId w:val="26"/>
        </w:numPr>
        <w:spacing w:after="120" w:afterAutospacing="0"/>
        <w:ind w:left="425" w:hanging="357"/>
        <w:rPr>
          <w:lang w:val="en-US"/>
        </w:rPr>
      </w:pPr>
      <w:r w:rsidRPr="00FB7ACB">
        <w:rPr>
          <w:lang w:val="en-US"/>
        </w:rPr>
        <w:t>National service for water-data and reference-dataset management</w:t>
      </w:r>
      <w:r>
        <w:rPr>
          <w:lang w:val="en-US"/>
        </w:rPr>
        <w:t xml:space="preserve"> (2010), </w:t>
      </w:r>
      <w:r w:rsidRPr="00FB7ACB">
        <w:rPr>
          <w:lang w:val="en-US"/>
        </w:rPr>
        <w:t>http://www.sandre.eaufrance.fr/concept/national-service-water-data-and-reference-dataset-management?lang=en</w:t>
      </w:r>
    </w:p>
    <w:p w14:paraId="36D3D730" w14:textId="77777777" w:rsidR="00BA30D2" w:rsidRDefault="008F339B">
      <w:pPr>
        <w:pStyle w:val="berschrift2"/>
        <w:numPr>
          <w:ilvl w:val="0"/>
          <w:numId w:val="0"/>
        </w:numPr>
        <w:rPr>
          <w:lang w:eastAsia="en-AU"/>
        </w:rPr>
        <w:sectPr w:rsidR="00BA30D2" w:rsidSect="008F339B">
          <w:footerReference w:type="default" r:id="rId113"/>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26EDAAA3" w:rsidR="00BA30D2" w:rsidRDefault="00881984" w:rsidP="00BA30D2">
      <w:pPr>
        <w:pStyle w:val="berschrift1"/>
        <w:numPr>
          <w:ilvl w:val="0"/>
          <w:numId w:val="0"/>
        </w:numPr>
        <w:rPr>
          <w:lang w:eastAsia="en-AU"/>
        </w:rPr>
      </w:pPr>
      <w:bookmarkStart w:id="234" w:name="_Toc464111025"/>
      <w:r>
        <w:lastRenderedPageBreak/>
        <w:t>ANNEX H</w:t>
      </w:r>
      <w:r w:rsidR="00BA30D2" w:rsidRPr="00BA30D2">
        <w:t>: Revision history</w:t>
      </w:r>
      <w:bookmarkEnd w:id="23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502E1B">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502E1B">
        <w:tc>
          <w:tcPr>
            <w:tcW w:w="1276" w:type="dxa"/>
            <w:tcBorders>
              <w:top w:val="single" w:sz="4" w:space="0" w:color="auto"/>
              <w:left w:val="single" w:sz="4" w:space="0" w:color="auto"/>
              <w:bottom w:val="single" w:sz="4" w:space="0" w:color="auto"/>
              <w:right w:val="single" w:sz="4" w:space="0" w:color="auto"/>
            </w:tcBorders>
          </w:tcPr>
          <w:p w14:paraId="0FAA6253" w14:textId="34A189FF" w:rsidR="00BA30D2" w:rsidRPr="00105FC1" w:rsidRDefault="00BA30D2" w:rsidP="00671237">
            <w:pPr>
              <w:pStyle w:val="OGCtabletext"/>
            </w:pPr>
            <w:r w:rsidRPr="00105FC1">
              <w:t>08</w:t>
            </w:r>
            <w:r w:rsidR="0087145C">
              <w:t>.</w:t>
            </w:r>
            <w:r w:rsidRPr="00105FC1">
              <w:t>10</w:t>
            </w:r>
            <w:r w:rsidR="0087145C">
              <w:t>.</w:t>
            </w:r>
            <w:r w:rsidRPr="00105FC1">
              <w:t>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502E1B">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2CCE13AC"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502E1B">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502E1B">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44D2771B" w14:textId="4593D647" w:rsidR="003125F8" w:rsidRDefault="0087145C" w:rsidP="00671237">
            <w:pPr>
              <w:pStyle w:val="Aufzhlungszeichen"/>
            </w:pPr>
            <w:r>
              <w:t>S</w:t>
            </w:r>
            <w:r w:rsidR="00390906">
              <w:t>ection 6</w:t>
            </w:r>
            <w:r w:rsidR="003125F8">
              <w:t xml:space="preserve"> </w:t>
            </w:r>
          </w:p>
          <w:p w14:paraId="39E58EEB" w14:textId="1FDA2E1E" w:rsidR="0087145C" w:rsidRDefault="0087145C" w:rsidP="00671237">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36A89EAB" w14:textId="0476ACF6" w:rsidR="00502E1B" w:rsidRDefault="00390906" w:rsidP="00671237">
            <w:pPr>
              <w:pStyle w:val="Aufzhlungszeichen"/>
            </w:pPr>
            <w:r>
              <w:t xml:space="preserve">Catchment + UML figures </w:t>
            </w:r>
            <w:r w:rsidR="003125F8">
              <w:t>added</w:t>
            </w:r>
          </w:p>
        </w:tc>
      </w:tr>
      <w:tr w:rsidR="00502E1B" w14:paraId="7E333500" w14:textId="77777777" w:rsidTr="00502E1B">
        <w:tc>
          <w:tcPr>
            <w:tcW w:w="1276" w:type="dxa"/>
            <w:tcBorders>
              <w:top w:val="single" w:sz="4" w:space="0" w:color="auto"/>
              <w:left w:val="single" w:sz="4" w:space="0" w:color="auto"/>
              <w:bottom w:val="single" w:sz="4" w:space="0" w:color="auto"/>
              <w:right w:val="single" w:sz="4" w:space="0" w:color="auto"/>
            </w:tcBorders>
          </w:tcPr>
          <w:p w14:paraId="6DCB1753" w14:textId="70698A21" w:rsidR="00502E1B" w:rsidRDefault="0087145C" w:rsidP="0087145C">
            <w:pPr>
              <w:pStyle w:val="Aufzhlungszeichen"/>
            </w:pPr>
            <w:r>
              <w:t>31</w:t>
            </w:r>
            <w:r w:rsidR="00502E1B">
              <w:t>.</w:t>
            </w:r>
            <w:r>
              <w:t>08</w:t>
            </w:r>
            <w:r w:rsidR="00502E1B">
              <w:t>.2016</w:t>
            </w:r>
          </w:p>
        </w:tc>
        <w:tc>
          <w:tcPr>
            <w:tcW w:w="809" w:type="dxa"/>
            <w:tcBorders>
              <w:top w:val="single" w:sz="4" w:space="0" w:color="auto"/>
              <w:left w:val="single" w:sz="4" w:space="0" w:color="auto"/>
              <w:bottom w:val="single" w:sz="4" w:space="0" w:color="auto"/>
              <w:right w:val="single" w:sz="4" w:space="0" w:color="auto"/>
            </w:tcBorders>
          </w:tcPr>
          <w:p w14:paraId="234AAC69" w14:textId="0AFC2A10" w:rsidR="00502E1B" w:rsidRDefault="00502E1B" w:rsidP="00671237">
            <w:pPr>
              <w:pStyle w:val="Aufzhlungszeichen"/>
            </w:pPr>
            <w:r>
              <w:t>0.5</w:t>
            </w:r>
          </w:p>
        </w:tc>
        <w:tc>
          <w:tcPr>
            <w:tcW w:w="1417" w:type="dxa"/>
            <w:tcBorders>
              <w:top w:val="single" w:sz="4" w:space="0" w:color="auto"/>
              <w:left w:val="single" w:sz="4" w:space="0" w:color="auto"/>
              <w:bottom w:val="single" w:sz="4" w:space="0" w:color="auto"/>
              <w:right w:val="single" w:sz="4" w:space="0" w:color="auto"/>
            </w:tcBorders>
          </w:tcPr>
          <w:p w14:paraId="02C5094C" w14:textId="327E6FB1" w:rsidR="00502E1B" w:rsidRDefault="00502E1B" w:rsidP="00671237">
            <w:pPr>
              <w:pStyle w:val="Aufzhlungszeichen"/>
            </w:pPr>
            <w:r>
              <w:t>David Blodgett, Darren Smith, David Arctur</w:t>
            </w:r>
          </w:p>
        </w:tc>
        <w:tc>
          <w:tcPr>
            <w:tcW w:w="1703" w:type="dxa"/>
            <w:tcBorders>
              <w:top w:val="single" w:sz="4" w:space="0" w:color="auto"/>
              <w:left w:val="single" w:sz="4" w:space="0" w:color="auto"/>
              <w:bottom w:val="single" w:sz="4" w:space="0" w:color="auto"/>
              <w:right w:val="single" w:sz="4" w:space="0" w:color="auto"/>
            </w:tcBorders>
          </w:tcPr>
          <w:p w14:paraId="5C025138" w14:textId="189B3599" w:rsidR="00502E1B" w:rsidRDefault="00502E1B" w:rsidP="00671237">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5FF2BC6B" w14:textId="1563FD42" w:rsidR="00502E1B" w:rsidRDefault="00502E1B" w:rsidP="00671237">
            <w:pPr>
              <w:pStyle w:val="Aufzhlungszeichen"/>
            </w:pPr>
            <w:r>
              <w:t>General edit for clarity and consistency.</w:t>
            </w:r>
          </w:p>
        </w:tc>
      </w:tr>
      <w:tr w:rsidR="002877E1" w:rsidRPr="002877E1" w14:paraId="192EA59F" w14:textId="77777777" w:rsidTr="00502E1B">
        <w:tc>
          <w:tcPr>
            <w:tcW w:w="1276" w:type="dxa"/>
            <w:tcBorders>
              <w:top w:val="single" w:sz="4" w:space="0" w:color="auto"/>
              <w:left w:val="single" w:sz="4" w:space="0" w:color="auto"/>
              <w:bottom w:val="single" w:sz="4" w:space="0" w:color="auto"/>
              <w:right w:val="single" w:sz="4" w:space="0" w:color="auto"/>
            </w:tcBorders>
          </w:tcPr>
          <w:p w14:paraId="0CC5CEF9" w14:textId="2447213F" w:rsidR="002877E1" w:rsidRDefault="0087145C" w:rsidP="0087145C">
            <w:pPr>
              <w:pStyle w:val="Aufzhlungszeichen"/>
            </w:pPr>
            <w:r>
              <w:t>12</w:t>
            </w:r>
            <w:r w:rsidR="002877E1">
              <w:t>.09.2016</w:t>
            </w:r>
          </w:p>
        </w:tc>
        <w:tc>
          <w:tcPr>
            <w:tcW w:w="809" w:type="dxa"/>
            <w:tcBorders>
              <w:top w:val="single" w:sz="4" w:space="0" w:color="auto"/>
              <w:left w:val="single" w:sz="4" w:space="0" w:color="auto"/>
              <w:bottom w:val="single" w:sz="4" w:space="0" w:color="auto"/>
              <w:right w:val="single" w:sz="4" w:space="0" w:color="auto"/>
            </w:tcBorders>
          </w:tcPr>
          <w:p w14:paraId="1BA1E8EC" w14:textId="3D584D59" w:rsidR="002877E1" w:rsidRDefault="002877E1" w:rsidP="00671237">
            <w:pPr>
              <w:pStyle w:val="Aufzhlungszeichen"/>
            </w:pPr>
            <w:r>
              <w:t>0.6</w:t>
            </w:r>
          </w:p>
        </w:tc>
        <w:tc>
          <w:tcPr>
            <w:tcW w:w="1417" w:type="dxa"/>
            <w:tcBorders>
              <w:top w:val="single" w:sz="4" w:space="0" w:color="auto"/>
              <w:left w:val="single" w:sz="4" w:space="0" w:color="auto"/>
              <w:bottom w:val="single" w:sz="4" w:space="0" w:color="auto"/>
              <w:right w:val="single" w:sz="4" w:space="0" w:color="auto"/>
            </w:tcBorders>
          </w:tcPr>
          <w:p w14:paraId="3F095869" w14:textId="77777777" w:rsidR="002877E1" w:rsidRDefault="002877E1" w:rsidP="00671237">
            <w:pPr>
              <w:pStyle w:val="Aufzhlungszeichen"/>
            </w:pPr>
            <w:r>
              <w:t>Irina Dornblut</w:t>
            </w:r>
          </w:p>
          <w:p w14:paraId="2D715DA2" w14:textId="1117F66D" w:rsidR="00390906" w:rsidRDefault="00390906" w:rsidP="00671237">
            <w:pPr>
              <w:pStyle w:val="Aufzhlungszeichen"/>
            </w:pPr>
          </w:p>
        </w:tc>
        <w:tc>
          <w:tcPr>
            <w:tcW w:w="1703" w:type="dxa"/>
            <w:tcBorders>
              <w:top w:val="single" w:sz="4" w:space="0" w:color="auto"/>
              <w:left w:val="single" w:sz="4" w:space="0" w:color="auto"/>
              <w:bottom w:val="single" w:sz="4" w:space="0" w:color="auto"/>
              <w:right w:val="single" w:sz="4" w:space="0" w:color="auto"/>
            </w:tcBorders>
          </w:tcPr>
          <w:p w14:paraId="59EA303A" w14:textId="13FE17D9" w:rsidR="002877E1" w:rsidRDefault="001A20E5" w:rsidP="002877E1">
            <w:pPr>
              <w:pStyle w:val="Aufzhlungszeichen"/>
            </w:pPr>
            <w:r>
              <w:t>Entire document</w:t>
            </w:r>
          </w:p>
          <w:p w14:paraId="0848FCA3" w14:textId="77777777" w:rsidR="002877E1" w:rsidRDefault="002877E1" w:rsidP="002877E1">
            <w:pPr>
              <w:pStyle w:val="Aufzhlungszeichen"/>
            </w:pPr>
          </w:p>
          <w:p w14:paraId="7121D6A8" w14:textId="5E04941F" w:rsidR="002877E1" w:rsidRDefault="002877E1" w:rsidP="00766380">
            <w:pPr>
              <w:pStyle w:val="Aufzhlungszeichen"/>
            </w:pPr>
          </w:p>
        </w:tc>
        <w:tc>
          <w:tcPr>
            <w:tcW w:w="3345" w:type="dxa"/>
            <w:tcBorders>
              <w:top w:val="single" w:sz="4" w:space="0" w:color="auto"/>
              <w:left w:val="single" w:sz="4" w:space="0" w:color="auto"/>
              <w:bottom w:val="single" w:sz="4" w:space="0" w:color="auto"/>
              <w:right w:val="single" w:sz="4" w:space="0" w:color="auto"/>
            </w:tcBorders>
          </w:tcPr>
          <w:p w14:paraId="6C03B204" w14:textId="2A8B067D" w:rsidR="0087145C" w:rsidRDefault="0087145C" w:rsidP="00390906">
            <w:pPr>
              <w:pStyle w:val="Aufzhlungszeichen"/>
            </w:pPr>
            <w:r>
              <w:t>More edits for clarity and consistency</w:t>
            </w:r>
          </w:p>
          <w:p w14:paraId="3A34DDD2" w14:textId="29DE8856" w:rsidR="00390906" w:rsidRDefault="001A20E5" w:rsidP="00390906">
            <w:pPr>
              <w:pStyle w:val="Aufzhlungszeichen"/>
            </w:pPr>
            <w:r>
              <w:t>Translation into American</w:t>
            </w:r>
            <w:r w:rsidR="00390906">
              <w:t xml:space="preserve"> English</w:t>
            </w:r>
          </w:p>
        </w:tc>
      </w:tr>
      <w:tr w:rsidR="0087145C" w:rsidRPr="002877E1" w14:paraId="0064236E" w14:textId="77777777" w:rsidTr="00502E1B">
        <w:tc>
          <w:tcPr>
            <w:tcW w:w="1276" w:type="dxa"/>
            <w:tcBorders>
              <w:top w:val="single" w:sz="4" w:space="0" w:color="auto"/>
              <w:left w:val="single" w:sz="4" w:space="0" w:color="auto"/>
              <w:bottom w:val="single" w:sz="4" w:space="0" w:color="auto"/>
              <w:right w:val="single" w:sz="4" w:space="0" w:color="auto"/>
            </w:tcBorders>
          </w:tcPr>
          <w:p w14:paraId="02EC9295" w14:textId="2C98CE69" w:rsidR="0087145C" w:rsidRDefault="0087145C" w:rsidP="0087145C">
            <w:pPr>
              <w:pStyle w:val="Aufzhlungszeichen"/>
            </w:pPr>
            <w:r>
              <w:t>2</w:t>
            </w:r>
            <w:r w:rsidR="00651AE3">
              <w:t>0</w:t>
            </w:r>
            <w:r>
              <w:t>.09.2016</w:t>
            </w:r>
          </w:p>
        </w:tc>
        <w:tc>
          <w:tcPr>
            <w:tcW w:w="809" w:type="dxa"/>
            <w:tcBorders>
              <w:top w:val="single" w:sz="4" w:space="0" w:color="auto"/>
              <w:left w:val="single" w:sz="4" w:space="0" w:color="auto"/>
              <w:bottom w:val="single" w:sz="4" w:space="0" w:color="auto"/>
              <w:right w:val="single" w:sz="4" w:space="0" w:color="auto"/>
            </w:tcBorders>
          </w:tcPr>
          <w:p w14:paraId="48C002EB" w14:textId="404830B3" w:rsidR="0087145C" w:rsidRDefault="0087145C" w:rsidP="00671237">
            <w:pPr>
              <w:pStyle w:val="Aufzhlungszeichen"/>
            </w:pPr>
            <w:r>
              <w:t>0.7</w:t>
            </w:r>
          </w:p>
        </w:tc>
        <w:tc>
          <w:tcPr>
            <w:tcW w:w="1417" w:type="dxa"/>
            <w:tcBorders>
              <w:top w:val="single" w:sz="4" w:space="0" w:color="auto"/>
              <w:left w:val="single" w:sz="4" w:space="0" w:color="auto"/>
              <w:bottom w:val="single" w:sz="4" w:space="0" w:color="auto"/>
              <w:right w:val="single" w:sz="4" w:space="0" w:color="auto"/>
            </w:tcBorders>
          </w:tcPr>
          <w:p w14:paraId="79DE453E" w14:textId="77777777" w:rsidR="003C1512" w:rsidRDefault="0087145C" w:rsidP="00651AE3">
            <w:pPr>
              <w:pStyle w:val="Aufzhlungszeichen"/>
            </w:pPr>
            <w:r>
              <w:t>HYF-SWG</w:t>
            </w:r>
            <w:r w:rsidR="00651AE3">
              <w:t xml:space="preserve"> a</w:t>
            </w:r>
            <w:r w:rsidR="003C1512">
              <w:t>t Orlando TC meeting</w:t>
            </w:r>
          </w:p>
          <w:p w14:paraId="093CD256" w14:textId="60AC98F6" w:rsidR="0043100A" w:rsidRDefault="0043100A" w:rsidP="00651AE3">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7D5DD301" w14:textId="29AD07CE" w:rsidR="0087145C" w:rsidRDefault="0087145C" w:rsidP="002877E1">
            <w:pPr>
              <w:pStyle w:val="Aufzhlungszeichen"/>
            </w:pPr>
            <w:r>
              <w:t>Entire Document</w:t>
            </w:r>
          </w:p>
        </w:tc>
        <w:tc>
          <w:tcPr>
            <w:tcW w:w="3345" w:type="dxa"/>
            <w:tcBorders>
              <w:top w:val="single" w:sz="4" w:space="0" w:color="auto"/>
              <w:left w:val="single" w:sz="4" w:space="0" w:color="auto"/>
              <w:bottom w:val="single" w:sz="4" w:space="0" w:color="auto"/>
              <w:right w:val="single" w:sz="4" w:space="0" w:color="auto"/>
            </w:tcBorders>
          </w:tcPr>
          <w:p w14:paraId="267B325D" w14:textId="77777777" w:rsidR="0087145C" w:rsidRDefault="0087145C" w:rsidP="00390906">
            <w:pPr>
              <w:pStyle w:val="Aufzhlungszeichen"/>
            </w:pPr>
            <w:r>
              <w:t>Reconciling of comments from the initial OAB review</w:t>
            </w:r>
          </w:p>
          <w:p w14:paraId="1374BC2F" w14:textId="483D51E7" w:rsidR="0087145C" w:rsidRDefault="0087145C" w:rsidP="0043100A">
            <w:pPr>
              <w:pStyle w:val="Aufzhlungszeichen"/>
            </w:pPr>
            <w:r>
              <w:t>Review of conformance and requirements classes</w:t>
            </w:r>
          </w:p>
        </w:tc>
      </w:tr>
    </w:tbl>
    <w:p w14:paraId="2E9DE2FA" w14:textId="7EADC5A2" w:rsidR="00BA30D2" w:rsidRDefault="00671237" w:rsidP="00BA30D2">
      <w:pPr>
        <w:rPr>
          <w:lang w:eastAsia="en-AU"/>
        </w:rPr>
      </w:pPr>
      <w:r>
        <w:rPr>
          <w:lang w:eastAsia="en-AU"/>
        </w:rPr>
        <w:t xml:space="preserve"> </w:t>
      </w:r>
    </w:p>
    <w:sectPr w:rsidR="00BA30D2" w:rsidSect="008F339B">
      <w:footerReference w:type="default" r:id="rId114"/>
      <w:type w:val="oddPage"/>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GRDC/ID" w:date="2016-10-11T15:49:00Z" w:initials="GRDC/ID">
    <w:p w14:paraId="39D2FE4B" w14:textId="77777777" w:rsidR="00825927" w:rsidRDefault="00825927" w:rsidP="00825927">
      <w:pPr>
        <w:pStyle w:val="Kommentartext"/>
      </w:pPr>
      <w:r>
        <w:rPr>
          <w:rStyle w:val="Kommentarzeichen"/>
        </w:rPr>
        <w:annotationRef/>
      </w:r>
    </w:p>
    <w:p w14:paraId="4B90B144" w14:textId="6E724747" w:rsidR="00825927" w:rsidRDefault="00825927" w:rsidP="00825927">
      <w:pPr>
        <w:pStyle w:val="Kommentartext"/>
      </w:pPr>
      <w:r>
        <w:t>Target is an  implementation  of the conceptual UML model  ‘Mapping  to the HYF</w:t>
      </w:r>
    </w:p>
    <w:p w14:paraId="08ED4A49" w14:textId="77777777" w:rsidR="00825927" w:rsidRDefault="00825927" w:rsidP="00825927">
      <w:pPr>
        <w:pStyle w:val="Kommentartext"/>
      </w:pPr>
    </w:p>
    <w:p w14:paraId="12477810" w14:textId="0D1C99C4" w:rsidR="00825927" w:rsidRDefault="00825927" w:rsidP="00825927">
      <w:pPr>
        <w:pStyle w:val="Kommentartext"/>
      </w:pPr>
      <w:r>
        <w:t>Requirement expressing that the implementation schema has to be conformant  to the conceptual model</w:t>
      </w:r>
    </w:p>
    <w:p w14:paraId="5AD5B15D" w14:textId="77777777" w:rsidR="00825927" w:rsidRDefault="00825927" w:rsidP="00825927">
      <w:pPr>
        <w:pStyle w:val="Kommentartext"/>
      </w:pPr>
    </w:p>
    <w:p w14:paraId="5302156D" w14:textId="1D43A249" w:rsidR="00825927" w:rsidRDefault="00825927" w:rsidP="00825927">
      <w:pPr>
        <w:pStyle w:val="Kommentartext"/>
      </w:pPr>
      <w:r>
        <w:t>Conformance target of the mapping is transformation</w:t>
      </w:r>
    </w:p>
    <w:p w14:paraId="11FCCBDF" w14:textId="77777777" w:rsidR="00825927" w:rsidRDefault="00825927" w:rsidP="00825927">
      <w:pPr>
        <w:pStyle w:val="Kommentartext"/>
      </w:pPr>
    </w:p>
    <w:p w14:paraId="2A25D240" w14:textId="6DA327D3" w:rsidR="00825927" w:rsidRDefault="00825927" w:rsidP="00825927">
      <w:pPr>
        <w:pStyle w:val="Kommentartext"/>
      </w:pPr>
      <w:r>
        <w:t xml:space="preserve">Implementation  consistent with the conceptual model shall  specify how names from mapped data get encoded in mapping to </w:t>
      </w:r>
      <w:proofErr w:type="spellStart"/>
      <w:r>
        <w:t>HY_Feature</w:t>
      </w:r>
      <w:proofErr w:type="spellEnd"/>
      <w:r>
        <w:t xml:space="preserve">  names</w:t>
      </w:r>
    </w:p>
    <w:p w14:paraId="07FFA97C" w14:textId="77777777" w:rsidR="00825927" w:rsidRDefault="00825927" w:rsidP="00825927">
      <w:pPr>
        <w:pStyle w:val="Kommentartext"/>
      </w:pPr>
    </w:p>
    <w:p w14:paraId="6D133B1A" w14:textId="7615B16A" w:rsidR="00825927" w:rsidRDefault="00825927" w:rsidP="00825927">
      <w:pPr>
        <w:pStyle w:val="Kommentartext"/>
      </w:pPr>
      <w:r>
        <w:t>Conformance target</w:t>
      </w:r>
    </w:p>
  </w:comment>
  <w:comment w:id="77" w:author="GRDC/ID" w:date="2016-10-11T13:15:00Z" w:initials="GRDC/ID">
    <w:p w14:paraId="03AC84D6" w14:textId="77777777" w:rsidR="00825927" w:rsidRDefault="00825927" w:rsidP="00521E2C">
      <w:pPr>
        <w:pStyle w:val="Kommentartext"/>
      </w:pPr>
      <w:r>
        <w:rPr>
          <w:rStyle w:val="Kommentarzeichen"/>
        </w:rPr>
        <w:annotationRef/>
      </w:r>
    </w:p>
    <w:p w14:paraId="58CF69EC" w14:textId="77777777" w:rsidR="00825927" w:rsidRDefault="00825927" w:rsidP="00521E2C">
      <w:pPr>
        <w:pStyle w:val="Kommentartext"/>
      </w:pPr>
      <w:proofErr w:type="spellStart"/>
      <w:r>
        <w:t>Dazzasmith</w:t>
      </w:r>
      <w:proofErr w:type="spellEnd"/>
      <w:r>
        <w:t xml:space="preserve"> wrote: </w:t>
      </w:r>
    </w:p>
    <w:p w14:paraId="63C990EE" w14:textId="281F75FA" w:rsidR="00825927" w:rsidRDefault="00825927" w:rsidP="00521E2C">
      <w:pPr>
        <w:pStyle w:val="Kommentartext"/>
      </w:pPr>
      <w:r>
        <w:t xml:space="preserve">C8 should show the result of joining E,B,C,D and F into X, when the left stream would be removed from figure. </w:t>
      </w:r>
    </w:p>
    <w:p w14:paraId="46C9D859" w14:textId="77777777" w:rsidR="00825927" w:rsidRDefault="00825927" w:rsidP="00521E2C">
      <w:pPr>
        <w:pStyle w:val="Kommentartext"/>
      </w:pPr>
    </w:p>
    <w:p w14:paraId="487D98A9" w14:textId="75B7FC39" w:rsidR="00825927" w:rsidRDefault="00825927" w:rsidP="00521E2C">
      <w:pPr>
        <w:pStyle w:val="Kommentartext"/>
      </w:pPr>
      <w:r>
        <w:t xml:space="preserve">ID:  not sure, whether we need an additional figure. - it could be helpful, to add  C8 without  the green divides between D </w:t>
      </w:r>
      <w:proofErr w:type="spellStart"/>
      <w:r>
        <w:t>an</w:t>
      </w:r>
      <w:proofErr w:type="spellEnd"/>
      <w:r>
        <w:t xml:space="preserve"> F, D and X, F and X, and draw all streams within the now encapsulated catchment X could dashed lines, except the one logical flowpath from N3 to N1</w:t>
      </w:r>
    </w:p>
  </w:comment>
  <w:comment w:id="87" w:author="GRDC/ID" w:date="2016-10-07T15:42:00Z" w:initials="GRDC/ID">
    <w:p w14:paraId="28BF331E" w14:textId="637CF44E" w:rsidR="00825927" w:rsidRDefault="00825927">
      <w:pPr>
        <w:pStyle w:val="Kommentartext"/>
      </w:pPr>
      <w:r>
        <w:rPr>
          <w:rStyle w:val="Kommentarzeichen"/>
        </w:rPr>
        <w:annotationRef/>
      </w:r>
      <w:r>
        <w:t xml:space="preserve">Current figure (copy of 15)  is placeholder </w:t>
      </w:r>
    </w:p>
  </w:comment>
  <w:comment w:id="90" w:author="GRDC/ID" w:date="2016-09-28T11:58:00Z" w:initials="GRDC/ID">
    <w:p w14:paraId="4B4C72D7" w14:textId="77777777" w:rsidR="00825927" w:rsidRDefault="00825927" w:rsidP="00526406">
      <w:pPr>
        <w:pStyle w:val="StandardWeb"/>
        <w:jc w:val="both"/>
        <w:rPr>
          <w:lang w:val="en-US"/>
        </w:rPr>
      </w:pPr>
      <w:r>
        <w:rPr>
          <w:rStyle w:val="Kommentarzeichen"/>
        </w:rPr>
        <w:annotationRef/>
      </w:r>
    </w:p>
    <w:p w14:paraId="48798242" w14:textId="266501E9" w:rsidR="00825927" w:rsidRDefault="00825927" w:rsidP="00526406">
      <w:pPr>
        <w:pStyle w:val="StandardWeb"/>
        <w:jc w:val="both"/>
        <w:rPr>
          <w:lang w:val="en-US"/>
        </w:rPr>
      </w:pPr>
      <w:r w:rsidRPr="00526406">
        <w:rPr>
          <w:highlight w:val="yellow"/>
          <w:lang w:val="en-US"/>
        </w:rPr>
        <w:t>THIS FIGURE IS A PLACEHOLDER</w:t>
      </w:r>
      <w:r>
        <w:rPr>
          <w:lang w:val="en-US"/>
        </w:rPr>
        <w:t>:</w:t>
      </w:r>
    </w:p>
    <w:p w14:paraId="77087B56" w14:textId="7886F9E9" w:rsidR="00825927" w:rsidRDefault="00825927" w:rsidP="00526406">
      <w:pPr>
        <w:pStyle w:val="StandardWeb"/>
        <w:jc w:val="both"/>
      </w:pPr>
      <w:r>
        <w:t xml:space="preserve">Create a new figure 15 with a flowpath having  red dots at both ends (inflow and outflow) and a yellow position dot between them, ideally not mid of them.  – </w:t>
      </w:r>
    </w:p>
    <w:p w14:paraId="66CDF4CF" w14:textId="5F205923" w:rsidR="00825927" w:rsidRDefault="00825927" w:rsidP="00DD072F">
      <w:pPr>
        <w:pStyle w:val="StandardWeb"/>
        <w:jc w:val="both"/>
        <w:rPr>
          <w:lang w:val="en-US"/>
        </w:rPr>
      </w:pPr>
    </w:p>
    <w:p w14:paraId="31D67BD7" w14:textId="0C59A9A6" w:rsidR="00825927" w:rsidRDefault="00825927">
      <w:pPr>
        <w:pStyle w:val="Kommentartext"/>
      </w:pPr>
    </w:p>
  </w:comment>
  <w:comment w:id="125" w:author="GRDC/ID" w:date="2016-09-28T11:58:00Z" w:initials="GRDC/ID">
    <w:p w14:paraId="65197B93" w14:textId="77777777" w:rsidR="00825927" w:rsidRDefault="00825927" w:rsidP="006747CE">
      <w:pPr>
        <w:pStyle w:val="Kommentartext"/>
      </w:pPr>
      <w:r>
        <w:rPr>
          <w:rStyle w:val="Kommentarzeichen"/>
        </w:rPr>
        <w:annotationRef/>
      </w:r>
      <w:proofErr w:type="spellStart"/>
      <w:r>
        <w:rPr>
          <w:rFonts w:eastAsia="MS Mincho"/>
          <w:lang w:val="en-AU"/>
        </w:rPr>
        <w:t>CharacterString</w:t>
      </w:r>
      <w:proofErr w:type="spellEnd"/>
      <w:r>
        <w:rPr>
          <w:rFonts w:eastAsia="MS Mincho"/>
          <w:lang w:val="en-AU"/>
        </w:rPr>
        <w:t xml:space="preserve">, Length, Distance, Real, Boolean, </w:t>
      </w:r>
      <w:proofErr w:type="spellStart"/>
      <w:r>
        <w:rPr>
          <w:rFonts w:eastAsia="MS Mincho"/>
          <w:lang w:val="en-AU"/>
        </w:rPr>
        <w:t>ScopedName</w:t>
      </w:r>
      <w:proofErr w:type="spellEnd"/>
    </w:p>
    <w:p w14:paraId="5A160203" w14:textId="195821E8" w:rsidR="00825927" w:rsidRDefault="00825927">
      <w:pPr>
        <w:pStyle w:val="Kommentartext"/>
      </w:pPr>
    </w:p>
  </w:comment>
  <w:comment w:id="127" w:author="GRDC/ID" w:date="2016-09-28T11:58:00Z" w:initials="GRDC/ID">
    <w:p w14:paraId="2A4F12EE" w14:textId="6D876225" w:rsidR="00825927" w:rsidRDefault="00825927">
      <w:pPr>
        <w:pStyle w:val="Kommentartext"/>
      </w:pPr>
      <w:r>
        <w:rPr>
          <w:rStyle w:val="Kommentarzeichen"/>
        </w:rPr>
        <w:annotationRef/>
      </w:r>
      <w:proofErr w:type="spellStart"/>
      <w:r>
        <w:t>GM_Object</w:t>
      </w:r>
      <w:proofErr w:type="spellEnd"/>
      <w:r>
        <w:t xml:space="preserve">, </w:t>
      </w:r>
      <w:proofErr w:type="spellStart"/>
      <w:r>
        <w:t>GM_Curve</w:t>
      </w:r>
      <w:proofErr w:type="spellEnd"/>
      <w:r>
        <w:t xml:space="preserve">, </w:t>
      </w:r>
      <w:proofErr w:type="spellStart"/>
      <w:r>
        <w:t>GM_Surface</w:t>
      </w:r>
      <w:proofErr w:type="spellEnd"/>
      <w:r>
        <w:t xml:space="preserve">, </w:t>
      </w:r>
      <w:proofErr w:type="spellStart"/>
      <w:r>
        <w:t>GM_CompositeCurve</w:t>
      </w:r>
      <w:proofErr w:type="spellEnd"/>
      <w:r>
        <w:t xml:space="preserve">, </w:t>
      </w:r>
      <w:proofErr w:type="spellStart"/>
      <w:r>
        <w:t>GM_MultiCurve</w:t>
      </w:r>
      <w:proofErr w:type="spellEnd"/>
    </w:p>
  </w:comment>
  <w:comment w:id="129" w:author="GRDC/ID" w:date="2016-09-28T11:58:00Z" w:initials="GRDC/ID">
    <w:p w14:paraId="7276079E" w14:textId="5361EE2C" w:rsidR="00825927" w:rsidRDefault="00825927">
      <w:pPr>
        <w:pStyle w:val="Kommentartext"/>
      </w:pPr>
      <w:r>
        <w:rPr>
          <w:rStyle w:val="Kommentarzeichen"/>
        </w:rPr>
        <w:annotationRef/>
      </w:r>
      <w:r>
        <w:t xml:space="preserve">River reference system specializes </w:t>
      </w:r>
      <w:r w:rsidRPr="006747CE">
        <w:t>CS_LinearCS</w:t>
      </w:r>
    </w:p>
  </w:comment>
  <w:comment w:id="132" w:author="GRDC/ID" w:date="2016-09-28T11:58:00Z" w:initials="GRDC/ID">
    <w:p w14:paraId="2E528051" w14:textId="092E19BF" w:rsidR="00825927" w:rsidRDefault="00825927">
      <w:pPr>
        <w:pStyle w:val="Kommentartext"/>
      </w:pPr>
      <w:r>
        <w:rPr>
          <w:rStyle w:val="Kommentarzeichen"/>
        </w:rPr>
        <w:annotationRef/>
      </w:r>
      <w:r>
        <w:t xml:space="preserve"> outfalls (indirect) position determined using referencing along the linear flowpath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7E614D" w14:textId="77777777" w:rsidR="006B301F" w:rsidRDefault="006B301F">
      <w:pPr>
        <w:spacing w:after="0"/>
      </w:pPr>
      <w:r>
        <w:separator/>
      </w:r>
    </w:p>
  </w:endnote>
  <w:endnote w:type="continuationSeparator" w:id="0">
    <w:p w14:paraId="73470EA2" w14:textId="77777777" w:rsidR="006B301F" w:rsidRDefault="006B30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0548970"/>
      <w:docPartObj>
        <w:docPartGallery w:val="Page Numbers (Bottom of Page)"/>
        <w:docPartUnique/>
      </w:docPartObj>
    </w:sdtPr>
    <w:sdtEndPr/>
    <w:sdtContent>
      <w:p w14:paraId="1800CE91" w14:textId="77777777" w:rsidR="00825927" w:rsidRDefault="00825927">
        <w:pPr>
          <w:pStyle w:val="Fuzeile"/>
          <w:jc w:val="center"/>
        </w:pPr>
        <w:r>
          <w:fldChar w:fldCharType="begin"/>
        </w:r>
        <w:r>
          <w:instrText>PAGE   \* MERGEFORMAT</w:instrText>
        </w:r>
        <w:r>
          <w:fldChar w:fldCharType="separate"/>
        </w:r>
        <w:r w:rsidR="0026708A" w:rsidRPr="0026708A">
          <w:rPr>
            <w:noProof/>
            <w:lang w:val="de-DE"/>
          </w:rPr>
          <w:t>iv</w:t>
        </w:r>
        <w:r>
          <w:fldChar w:fldCharType="end"/>
        </w:r>
      </w:p>
    </w:sdtContent>
  </w:sdt>
  <w:p w14:paraId="3480EAC6" w14:textId="730C691C"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825927" w:rsidRDefault="00825927">
        <w:pPr>
          <w:pStyle w:val="Fuzeile"/>
          <w:jc w:val="center"/>
        </w:pPr>
        <w:r>
          <w:t xml:space="preserve">C - </w:t>
        </w:r>
        <w:r>
          <w:fldChar w:fldCharType="begin"/>
        </w:r>
        <w:r>
          <w:instrText>PAGE   \* MERGEFORMAT</w:instrText>
        </w:r>
        <w:r>
          <w:fldChar w:fldCharType="separate"/>
        </w:r>
        <w:r w:rsidR="0026708A" w:rsidRPr="0026708A">
          <w:rPr>
            <w:noProof/>
            <w:lang w:val="de-DE"/>
          </w:rPr>
          <w:t>2</w:t>
        </w:r>
        <w:r>
          <w:fldChar w:fldCharType="end"/>
        </w:r>
      </w:p>
    </w:sdtContent>
  </w:sdt>
  <w:p w14:paraId="5496D8BD" w14:textId="77777777" w:rsidR="00825927" w:rsidRPr="002F3E1E" w:rsidRDefault="00825927"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825927" w:rsidRDefault="00825927" w:rsidP="00B62D99">
        <w:pPr>
          <w:pStyle w:val="Fuzeile"/>
          <w:jc w:val="center"/>
        </w:pPr>
        <w:r>
          <w:t xml:space="preserve">C - </w:t>
        </w:r>
        <w:r>
          <w:fldChar w:fldCharType="begin"/>
        </w:r>
        <w:r>
          <w:instrText>PAGE   \* MERGEFORMAT</w:instrText>
        </w:r>
        <w:r>
          <w:fldChar w:fldCharType="separate"/>
        </w:r>
        <w:r w:rsidR="0026708A" w:rsidRPr="0026708A">
          <w:rPr>
            <w:noProof/>
            <w:lang w:val="de-DE"/>
          </w:rPr>
          <w:t>1</w:t>
        </w:r>
        <w:r>
          <w:fldChar w:fldCharType="end"/>
        </w:r>
      </w:p>
      <w:p w14:paraId="01A4B7B5" w14:textId="05F8B6FC"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825927" w:rsidRDefault="00825927">
        <w:pPr>
          <w:pStyle w:val="Fuzeile"/>
          <w:jc w:val="center"/>
        </w:pPr>
        <w:r>
          <w:t xml:space="preserve">D - </w:t>
        </w:r>
        <w:r>
          <w:fldChar w:fldCharType="begin"/>
        </w:r>
        <w:r>
          <w:instrText>PAGE   \* MERGEFORMAT</w:instrText>
        </w:r>
        <w:r>
          <w:fldChar w:fldCharType="separate"/>
        </w:r>
        <w:r w:rsidR="0026708A">
          <w:rPr>
            <w:noProof/>
          </w:rPr>
          <w:t>2</w:t>
        </w:r>
        <w:r>
          <w:fldChar w:fldCharType="end"/>
        </w:r>
      </w:p>
    </w:sdtContent>
  </w:sdt>
  <w:p w14:paraId="2249092B" w14:textId="7D9EED5B"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825927" w:rsidRDefault="00825927" w:rsidP="00B62D99">
        <w:pPr>
          <w:pStyle w:val="Fuzeile"/>
          <w:jc w:val="center"/>
        </w:pPr>
        <w:r>
          <w:t xml:space="preserve">D - </w:t>
        </w:r>
        <w:r>
          <w:fldChar w:fldCharType="begin"/>
        </w:r>
        <w:r>
          <w:instrText>PAGE   \* MERGEFORMAT</w:instrText>
        </w:r>
        <w:r>
          <w:fldChar w:fldCharType="separate"/>
        </w:r>
        <w:r w:rsidR="0026708A" w:rsidRPr="0026708A">
          <w:rPr>
            <w:noProof/>
            <w:lang w:val="de-DE"/>
          </w:rPr>
          <w:t>3</w:t>
        </w:r>
        <w:r>
          <w:fldChar w:fldCharType="end"/>
        </w:r>
      </w:p>
      <w:p w14:paraId="1455CD11"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825927" w:rsidRDefault="00825927">
        <w:pPr>
          <w:pStyle w:val="Fuzeile"/>
          <w:jc w:val="center"/>
        </w:pPr>
        <w:r>
          <w:t xml:space="preserve">E - </w:t>
        </w:r>
        <w:r>
          <w:fldChar w:fldCharType="begin"/>
        </w:r>
        <w:r>
          <w:instrText>PAGE   \* MERGEFORMAT</w:instrText>
        </w:r>
        <w:r>
          <w:fldChar w:fldCharType="separate"/>
        </w:r>
        <w:r w:rsidR="0026708A">
          <w:rPr>
            <w:noProof/>
          </w:rPr>
          <w:t>2</w:t>
        </w:r>
        <w:r>
          <w:fldChar w:fldCharType="end"/>
        </w:r>
      </w:p>
    </w:sdtContent>
  </w:sdt>
  <w:p w14:paraId="7E9A3639" w14:textId="3907762D" w:rsidR="00825927" w:rsidRPr="002F3E1E" w:rsidRDefault="00825927"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825927" w:rsidRDefault="00825927" w:rsidP="00B62D99">
        <w:pPr>
          <w:pStyle w:val="Fuzeile"/>
          <w:jc w:val="center"/>
        </w:pPr>
        <w:r>
          <w:t xml:space="preserve">E - </w:t>
        </w:r>
        <w:r>
          <w:fldChar w:fldCharType="begin"/>
        </w:r>
        <w:r>
          <w:instrText>PAGE   \* MERGEFORMAT</w:instrText>
        </w:r>
        <w:r>
          <w:fldChar w:fldCharType="separate"/>
        </w:r>
        <w:r w:rsidR="0026708A" w:rsidRPr="0026708A">
          <w:rPr>
            <w:noProof/>
            <w:lang w:val="de-DE"/>
          </w:rPr>
          <w:t>1</w:t>
        </w:r>
        <w:r>
          <w:fldChar w:fldCharType="end"/>
        </w:r>
      </w:p>
      <w:p w14:paraId="0649BD0A" w14:textId="77777777" w:rsidR="00825927" w:rsidRDefault="00825927"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19238"/>
      <w:docPartObj>
        <w:docPartGallery w:val="Page Numbers (Bottom of Page)"/>
        <w:docPartUnique/>
      </w:docPartObj>
    </w:sdtPr>
    <w:sdtEndPr/>
    <w:sdtContent>
      <w:p w14:paraId="0E16729D" w14:textId="4C03C6A3" w:rsidR="00825927" w:rsidRDefault="00825927">
        <w:pPr>
          <w:pStyle w:val="Fuzeile"/>
          <w:jc w:val="center"/>
        </w:pPr>
        <w:r>
          <w:t xml:space="preserve">F - </w:t>
        </w:r>
        <w:r>
          <w:fldChar w:fldCharType="begin"/>
        </w:r>
        <w:r>
          <w:instrText>PAGE   \* MERGEFORMAT</w:instrText>
        </w:r>
        <w:r>
          <w:fldChar w:fldCharType="separate"/>
        </w:r>
        <w:r w:rsidR="0026708A">
          <w:rPr>
            <w:noProof/>
          </w:rPr>
          <w:t>2</w:t>
        </w:r>
        <w:r>
          <w:fldChar w:fldCharType="end"/>
        </w:r>
      </w:p>
    </w:sdtContent>
  </w:sdt>
  <w:p w14:paraId="0E37AB42" w14:textId="77777777" w:rsidR="00825927" w:rsidRPr="002F3E1E" w:rsidRDefault="00825927"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559169"/>
      <w:docPartObj>
        <w:docPartGallery w:val="Page Numbers (Bottom of Page)"/>
        <w:docPartUnique/>
      </w:docPartObj>
    </w:sdtPr>
    <w:sdtEndPr/>
    <w:sdtContent>
      <w:p w14:paraId="2577A8E4" w14:textId="39EA700C" w:rsidR="00825927" w:rsidRDefault="00825927" w:rsidP="00B62D99">
        <w:pPr>
          <w:pStyle w:val="Fuzeile"/>
          <w:jc w:val="center"/>
        </w:pPr>
        <w:r>
          <w:t xml:space="preserve">F - </w:t>
        </w:r>
        <w:r>
          <w:fldChar w:fldCharType="begin"/>
        </w:r>
        <w:r>
          <w:instrText>PAGE   \* MERGEFORMAT</w:instrText>
        </w:r>
        <w:r>
          <w:fldChar w:fldCharType="separate"/>
        </w:r>
        <w:r w:rsidR="0026708A" w:rsidRPr="0026708A">
          <w:rPr>
            <w:noProof/>
            <w:lang w:val="de-DE"/>
          </w:rPr>
          <w:t>1</w:t>
        </w:r>
        <w:r>
          <w:fldChar w:fldCharType="end"/>
        </w:r>
      </w:p>
      <w:p w14:paraId="7A96FC68"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017696C6" w:rsidR="00825927" w:rsidRDefault="00825927" w:rsidP="00B62D99">
        <w:pPr>
          <w:pStyle w:val="Fuzeile"/>
          <w:jc w:val="center"/>
        </w:pPr>
        <w:r>
          <w:t xml:space="preserve">G - </w:t>
        </w:r>
        <w:r>
          <w:fldChar w:fldCharType="begin"/>
        </w:r>
        <w:r>
          <w:instrText>PAGE   \* MERGEFORMAT</w:instrText>
        </w:r>
        <w:r>
          <w:fldChar w:fldCharType="separate"/>
        </w:r>
        <w:r w:rsidR="0026708A" w:rsidRPr="0026708A">
          <w:rPr>
            <w:noProof/>
            <w:lang w:val="de-DE"/>
          </w:rPr>
          <w:t>1</w:t>
        </w:r>
        <w:r>
          <w:fldChar w:fldCharType="end"/>
        </w:r>
      </w:p>
      <w:p w14:paraId="49B0929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4BEFFDC5" w:rsidR="00825927" w:rsidRDefault="00825927" w:rsidP="00B62D99">
        <w:pPr>
          <w:pStyle w:val="Fuzeile"/>
          <w:jc w:val="center"/>
        </w:pPr>
        <w:r>
          <w:t xml:space="preserve">H - </w:t>
        </w:r>
        <w:r>
          <w:fldChar w:fldCharType="begin"/>
        </w:r>
        <w:r>
          <w:instrText>PAGE   \* MERGEFORMAT</w:instrText>
        </w:r>
        <w:r>
          <w:fldChar w:fldCharType="separate"/>
        </w:r>
        <w:r w:rsidR="0026708A" w:rsidRPr="0026708A">
          <w:rPr>
            <w:noProof/>
            <w:lang w:val="de-DE"/>
          </w:rPr>
          <w:t>1</w:t>
        </w:r>
        <w:r>
          <w:fldChar w:fldCharType="end"/>
        </w:r>
      </w:p>
      <w:p w14:paraId="1A9AF0FD" w14:textId="77777777" w:rsidR="00825927" w:rsidRDefault="00825927"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2638857"/>
      <w:docPartObj>
        <w:docPartGallery w:val="Page Numbers (Bottom of Page)"/>
        <w:docPartUnique/>
      </w:docPartObj>
    </w:sdtPr>
    <w:sdtEndPr>
      <w:rPr>
        <w:noProof/>
      </w:rPr>
    </w:sdtEndPr>
    <w:sdtContent>
      <w:p w14:paraId="43CD73D4" w14:textId="77777777" w:rsidR="00825927" w:rsidRDefault="00825927">
        <w:pPr>
          <w:pStyle w:val="Fuzeile"/>
          <w:jc w:val="center"/>
        </w:pPr>
        <w:r>
          <w:fldChar w:fldCharType="begin"/>
        </w:r>
        <w:r>
          <w:instrText xml:space="preserve"> PAGE   \* MERGEFORMAT </w:instrText>
        </w:r>
        <w:r>
          <w:fldChar w:fldCharType="separate"/>
        </w:r>
        <w:r w:rsidR="0026708A">
          <w:rPr>
            <w:noProof/>
          </w:rPr>
          <w:t>v</w:t>
        </w:r>
        <w:r>
          <w:rPr>
            <w:noProof/>
          </w:rPr>
          <w:fldChar w:fldCharType="end"/>
        </w:r>
      </w:p>
    </w:sdtContent>
  </w:sdt>
  <w:p w14:paraId="3BE1566C" w14:textId="2F48DFE9" w:rsidR="00825927" w:rsidRPr="0079517D" w:rsidRDefault="00825927"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825927" w:rsidRPr="0079517D" w:rsidRDefault="00825927"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825927" w:rsidRDefault="00825927">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02260"/>
      <w:docPartObj>
        <w:docPartGallery w:val="Page Numbers (Bottom of Page)"/>
        <w:docPartUnique/>
      </w:docPartObj>
    </w:sdtPr>
    <w:sdtEndPr/>
    <w:sdtContent>
      <w:p w14:paraId="3CDD83C1" w14:textId="77777777" w:rsidR="00825927" w:rsidRDefault="00825927">
        <w:pPr>
          <w:pStyle w:val="Fuzeile"/>
          <w:jc w:val="center"/>
        </w:pPr>
        <w:r>
          <w:fldChar w:fldCharType="begin"/>
        </w:r>
        <w:r>
          <w:instrText>PAGE   \* MERGEFORMAT</w:instrText>
        </w:r>
        <w:r>
          <w:fldChar w:fldCharType="separate"/>
        </w:r>
        <w:r w:rsidR="0026708A" w:rsidRPr="0026708A">
          <w:rPr>
            <w:noProof/>
            <w:lang w:val="de-DE"/>
          </w:rPr>
          <w:t>84</w:t>
        </w:r>
        <w:r>
          <w:fldChar w:fldCharType="end"/>
        </w:r>
      </w:p>
    </w:sdtContent>
  </w:sdt>
  <w:p w14:paraId="1914505E" w14:textId="77777777" w:rsidR="00825927" w:rsidRPr="002F3E1E" w:rsidRDefault="00825927"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0024975"/>
      <w:docPartObj>
        <w:docPartGallery w:val="Page Numbers (Bottom of Page)"/>
        <w:docPartUnique/>
      </w:docPartObj>
    </w:sdtPr>
    <w:sdtEndPr/>
    <w:sdtContent>
      <w:p w14:paraId="654FE81C" w14:textId="4F1EABD6" w:rsidR="00825927" w:rsidRDefault="00825927">
        <w:pPr>
          <w:pStyle w:val="Fuzeile"/>
          <w:jc w:val="center"/>
        </w:pPr>
        <w:r>
          <w:fldChar w:fldCharType="begin"/>
        </w:r>
        <w:r>
          <w:instrText>PAGE   \* MERGEFORMAT</w:instrText>
        </w:r>
        <w:r>
          <w:fldChar w:fldCharType="separate"/>
        </w:r>
        <w:r w:rsidR="0026708A">
          <w:rPr>
            <w:noProof/>
          </w:rPr>
          <w:t>85</w:t>
        </w:r>
        <w:r>
          <w:fldChar w:fldCharType="end"/>
        </w:r>
      </w:p>
    </w:sdtContent>
  </w:sdt>
  <w:p w14:paraId="4588677E" w14:textId="70B8495A" w:rsidR="00825927" w:rsidRPr="0079517D" w:rsidRDefault="00825927"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825927" w:rsidRDefault="00825927">
        <w:pPr>
          <w:pStyle w:val="Fuzeile"/>
          <w:jc w:val="center"/>
        </w:pPr>
        <w:r>
          <w:t xml:space="preserve">A - </w:t>
        </w:r>
        <w:r>
          <w:fldChar w:fldCharType="begin"/>
        </w:r>
        <w:r>
          <w:instrText>PAGE   \* MERGEFORMAT</w:instrText>
        </w:r>
        <w:r>
          <w:fldChar w:fldCharType="separate"/>
        </w:r>
        <w:r w:rsidR="0026708A" w:rsidRPr="0026708A">
          <w:rPr>
            <w:noProof/>
            <w:lang w:val="de-DE"/>
          </w:rPr>
          <w:t>2</w:t>
        </w:r>
        <w:r>
          <w:fldChar w:fldCharType="end"/>
        </w:r>
      </w:p>
    </w:sdtContent>
  </w:sdt>
  <w:p w14:paraId="0A8DC310"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825927" w:rsidRDefault="00825927">
        <w:pPr>
          <w:pStyle w:val="Fuzeile"/>
          <w:jc w:val="center"/>
        </w:pPr>
        <w:r>
          <w:t xml:space="preserve"> A - </w:t>
        </w:r>
        <w:r>
          <w:fldChar w:fldCharType="begin"/>
        </w:r>
        <w:r>
          <w:instrText>PAGE   \* MERGEFORMAT</w:instrText>
        </w:r>
        <w:r>
          <w:fldChar w:fldCharType="separate"/>
        </w:r>
        <w:r w:rsidR="0026708A">
          <w:rPr>
            <w:noProof/>
          </w:rPr>
          <w:t>1</w:t>
        </w:r>
        <w:r>
          <w:fldChar w:fldCharType="end"/>
        </w:r>
      </w:p>
    </w:sdtContent>
  </w:sdt>
  <w:p w14:paraId="115A612A"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825927" w:rsidRDefault="00825927">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26708A" w:rsidRPr="0026708A">
          <w:rPr>
            <w:noProof/>
            <w:lang w:val="de-DE"/>
          </w:rPr>
          <w:t>2</w:t>
        </w:r>
        <w:r>
          <w:fldChar w:fldCharType="end"/>
        </w:r>
      </w:sdtContent>
    </w:sdt>
  </w:p>
  <w:p w14:paraId="694C3FDE" w14:textId="77777777" w:rsidR="00825927" w:rsidRPr="002F3E1E" w:rsidRDefault="00825927"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825927" w:rsidRDefault="00825927">
        <w:pPr>
          <w:pStyle w:val="Fuzeile"/>
          <w:jc w:val="center"/>
        </w:pPr>
        <w:r>
          <w:t xml:space="preserve"> B - </w:t>
        </w:r>
        <w:r>
          <w:fldChar w:fldCharType="begin"/>
        </w:r>
        <w:r>
          <w:instrText>PAGE   \* MERGEFORMAT</w:instrText>
        </w:r>
        <w:r>
          <w:fldChar w:fldCharType="separate"/>
        </w:r>
        <w:r w:rsidR="0026708A">
          <w:rPr>
            <w:noProof/>
          </w:rPr>
          <w:t>1</w:t>
        </w:r>
        <w:r>
          <w:fldChar w:fldCharType="end"/>
        </w:r>
      </w:p>
    </w:sdtContent>
  </w:sdt>
  <w:p w14:paraId="65AC16F3" w14:textId="77777777" w:rsidR="00825927" w:rsidRPr="0079517D" w:rsidRDefault="00825927"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DA82BC" w14:textId="77777777" w:rsidR="006B301F" w:rsidRDefault="006B301F">
      <w:pPr>
        <w:spacing w:after="0"/>
      </w:pPr>
      <w:r>
        <w:separator/>
      </w:r>
    </w:p>
  </w:footnote>
  <w:footnote w:type="continuationSeparator" w:id="0">
    <w:p w14:paraId="5DE573AD" w14:textId="77777777" w:rsidR="006B301F" w:rsidRDefault="006B301F">
      <w:pPr>
        <w:spacing w:after="0"/>
      </w:pPr>
      <w:r>
        <w:continuationSeparator/>
      </w:r>
    </w:p>
  </w:footnote>
  <w:footnote w:id="1">
    <w:p w14:paraId="7BE6A6E5" w14:textId="66C60F19" w:rsidR="00825927" w:rsidRPr="00552B26" w:rsidRDefault="00825927">
      <w:pPr>
        <w:pStyle w:val="Funotentext"/>
        <w:rPr>
          <w:lang w:val="de-DE"/>
        </w:rPr>
      </w:pPr>
      <w:r>
        <w:rPr>
          <w:rStyle w:val="Funotenzeichen"/>
        </w:rPr>
        <w:footnoteRef/>
      </w:r>
      <w:r>
        <w:t xml:space="preserve"> </w:t>
      </w:r>
      <w:r w:rsidRPr="00D5760F">
        <w:t>https://cite.opengeospatial.org/</w:t>
      </w:r>
    </w:p>
  </w:footnote>
  <w:footnote w:id="2">
    <w:p w14:paraId="77DDBD3E" w14:textId="14BDA54F" w:rsidR="00825927" w:rsidRPr="000E6040" w:rsidRDefault="00825927" w:rsidP="000E6040">
      <w:pPr>
        <w:pStyle w:val="Funotentext"/>
      </w:pPr>
      <w:r>
        <w:rPr>
          <w:rStyle w:val="Funotenzeichen"/>
        </w:rPr>
        <w:footnoteRef/>
      </w:r>
      <w:r w:rsidRPr="000E6040">
        <w:t xml:space="preserve"> </w:t>
      </w:r>
      <w:r>
        <w:t>a</w:t>
      </w:r>
      <w:r w:rsidRPr="00394D5A">
        <w:t>lso online</w:t>
      </w:r>
      <w:r>
        <w:t>,</w:t>
      </w:r>
      <w:r w:rsidRPr="00394D5A">
        <w:t xml:space="preserve"> </w:t>
      </w:r>
      <w:r w:rsidRPr="00394D5A">
        <w:rPr>
          <w:lang w:val="es-ES"/>
        </w:rPr>
        <w:t>http://webworld.unesco.org/water/ihp/db/glossary/glu/aglo.htm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0D91F834" w:rsidR="00825927" w:rsidRPr="00C060A8" w:rsidRDefault="00825927"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67CB33AC" w:rsidR="00825927" w:rsidRPr="00A434DB" w:rsidRDefault="00825927"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sidR="0026708A">
      <w:rPr>
        <w:lang w:val="en-GB"/>
      </w:rPr>
      <w:t>3</w:t>
    </w:r>
  </w:p>
  <w:p w14:paraId="4CBCB097" w14:textId="77777777" w:rsidR="00825927" w:rsidRPr="005D4956" w:rsidRDefault="00825927"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4EF51071" w:rsidR="00825927" w:rsidRPr="00A434DB" w:rsidRDefault="00825927"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825927" w:rsidRPr="00C71A5E" w:rsidRDefault="00825927"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604814FC"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sidR="0026708A">
      <w:rPr>
        <w:lang w:val="en-GB"/>
      </w:rPr>
      <w:t>3</w:t>
    </w:r>
  </w:p>
  <w:p w14:paraId="22EB8458" w14:textId="77777777" w:rsidR="00825927" w:rsidRPr="00C71A5E" w:rsidRDefault="00825927"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1A07BF97" w:rsidR="00825927" w:rsidRPr="00A434DB" w:rsidRDefault="00825927" w:rsidP="009F20BA">
    <w:pPr>
      <w:pStyle w:val="Kopfzeile"/>
      <w:tabs>
        <w:tab w:val="clear" w:pos="9360"/>
        <w:tab w:val="right" w:pos="8647"/>
      </w:tabs>
      <w:jc w:val="right"/>
      <w:rPr>
        <w:lang w:val="en-GB"/>
      </w:rPr>
    </w:pPr>
    <w:r>
      <w:rPr>
        <w:lang w:val="en-GB"/>
      </w:rPr>
      <w:t>OGC 14-111</w:t>
    </w:r>
    <w:r w:rsidRPr="00A434DB">
      <w:rPr>
        <w:lang w:val="en-GB"/>
      </w:rPr>
      <w:t>r</w:t>
    </w:r>
    <w:r w:rsidR="0026708A">
      <w:rPr>
        <w:lang w:val="en-GB"/>
      </w:rPr>
      <w:t>3</w:t>
    </w:r>
  </w:p>
  <w:p w14:paraId="12A1F71B" w14:textId="77777777" w:rsidR="00825927" w:rsidRPr="00C71A5E" w:rsidRDefault="00825927"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FF1D3F"/>
    <w:multiLevelType w:val="hybridMultilevel"/>
    <w:tmpl w:val="8350105C"/>
    <w:lvl w:ilvl="0" w:tplc="39E209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4">
    <w:nsid w:val="27FB7A3C"/>
    <w:multiLevelType w:val="singleLevel"/>
    <w:tmpl w:val="70AE539E"/>
    <w:lvl w:ilvl="0">
      <w:start w:val="1"/>
      <w:numFmt w:val="decimal"/>
      <w:pStyle w:val="TermNum"/>
      <w:lvlText w:val="4.%1"/>
      <w:lvlJc w:val="left"/>
      <w:pPr>
        <w:tabs>
          <w:tab w:val="num" w:pos="1004"/>
        </w:tabs>
        <w:ind w:left="1004" w:hanging="720"/>
      </w:pPr>
      <w:rPr>
        <w:rFonts w:ascii="Arial" w:hAnsi="Arial" w:cs="Arial" w:hint="default"/>
        <w:b/>
        <w:i w:val="0"/>
      </w:rPr>
    </w:lvl>
  </w:abstractNum>
  <w:abstractNum w:abstractNumId="15">
    <w:nsid w:val="2A8E5315"/>
    <w:multiLevelType w:val="hybridMultilevel"/>
    <w:tmpl w:val="121C01A4"/>
    <w:lvl w:ilvl="0" w:tplc="68CE13FC">
      <w:start w:val="1"/>
      <w:numFmt w:val="bullet"/>
      <w:pStyle w:val="List2OGCbullets"/>
      <w:lvlText w:val=""/>
      <w:lvlJc w:val="left"/>
      <w:pPr>
        <w:tabs>
          <w:tab w:val="num" w:pos="1778"/>
        </w:tabs>
        <w:ind w:left="177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B7378BF"/>
    <w:multiLevelType w:val="hybridMultilevel"/>
    <w:tmpl w:val="0E50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9852F3"/>
    <w:multiLevelType w:val="hybridMultilevel"/>
    <w:tmpl w:val="F18A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F45E54"/>
    <w:multiLevelType w:val="hybridMultilevel"/>
    <w:tmpl w:val="F238FC58"/>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4">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8"/>
  </w:num>
  <w:num w:numId="2">
    <w:abstractNumId w:val="9"/>
  </w:num>
  <w:num w:numId="3">
    <w:abstractNumId w:val="12"/>
  </w:num>
  <w:num w:numId="4">
    <w:abstractNumId w:val="15"/>
  </w:num>
  <w:num w:numId="5">
    <w:abstractNumId w:val="14"/>
  </w:num>
  <w:num w:numId="6">
    <w:abstractNumId w:val="13"/>
  </w:num>
  <w:num w:numId="7">
    <w:abstractNumId w:val="16"/>
  </w:num>
  <w:num w:numId="8">
    <w:abstractNumId w:val="18"/>
  </w:num>
  <w:num w:numId="9">
    <w:abstractNumId w:val="17"/>
  </w:num>
  <w:num w:numId="10">
    <w:abstractNumId w:val="8"/>
  </w:num>
  <w:num w:numId="11">
    <w:abstractNumId w:val="27"/>
  </w:num>
  <w:num w:numId="12">
    <w:abstractNumId w:val="2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0"/>
  </w:num>
  <w:num w:numId="24">
    <w:abstractNumId w:val="25"/>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8"/>
  </w:num>
  <w:num w:numId="28">
    <w:abstractNumId w:val="11"/>
  </w:num>
  <w:num w:numId="29">
    <w:abstractNumId w:val="14"/>
  </w:num>
  <w:num w:numId="30">
    <w:abstractNumId w:val="14"/>
  </w:num>
  <w:num w:numId="31">
    <w:abstractNumId w:val="15"/>
  </w:num>
  <w:num w:numId="32">
    <w:abstractNumId w:val="21"/>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5"/>
  </w:num>
  <w:num w:numId="43">
    <w:abstractNumId w:val="19"/>
  </w:num>
  <w:num w:numId="44">
    <w:abstractNumId w:val="28"/>
  </w:num>
  <w:num w:numId="45">
    <w:abstractNumId w:val="28"/>
  </w:num>
  <w:num w:numId="46">
    <w:abstractNumId w:val="22"/>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trackRevisions/>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055"/>
    <w:rsid w:val="000002B3"/>
    <w:rsid w:val="00000352"/>
    <w:rsid w:val="000009F5"/>
    <w:rsid w:val="0000110E"/>
    <w:rsid w:val="00002E89"/>
    <w:rsid w:val="00005CA5"/>
    <w:rsid w:val="00005E29"/>
    <w:rsid w:val="000062C0"/>
    <w:rsid w:val="0001318A"/>
    <w:rsid w:val="00014ECC"/>
    <w:rsid w:val="0001508C"/>
    <w:rsid w:val="0001661B"/>
    <w:rsid w:val="00017536"/>
    <w:rsid w:val="00017651"/>
    <w:rsid w:val="000200A1"/>
    <w:rsid w:val="000203FF"/>
    <w:rsid w:val="00021804"/>
    <w:rsid w:val="00022947"/>
    <w:rsid w:val="00024219"/>
    <w:rsid w:val="0002466E"/>
    <w:rsid w:val="000248C5"/>
    <w:rsid w:val="0002492A"/>
    <w:rsid w:val="00026E27"/>
    <w:rsid w:val="000271EF"/>
    <w:rsid w:val="00030624"/>
    <w:rsid w:val="00031D1A"/>
    <w:rsid w:val="00032B54"/>
    <w:rsid w:val="00033C57"/>
    <w:rsid w:val="00033F3D"/>
    <w:rsid w:val="00034259"/>
    <w:rsid w:val="00034A6D"/>
    <w:rsid w:val="00035283"/>
    <w:rsid w:val="00035727"/>
    <w:rsid w:val="00040D04"/>
    <w:rsid w:val="000410A3"/>
    <w:rsid w:val="000421BB"/>
    <w:rsid w:val="00042787"/>
    <w:rsid w:val="00042E10"/>
    <w:rsid w:val="00043CED"/>
    <w:rsid w:val="00045E28"/>
    <w:rsid w:val="00046160"/>
    <w:rsid w:val="0004665B"/>
    <w:rsid w:val="0005355F"/>
    <w:rsid w:val="00053564"/>
    <w:rsid w:val="00053FB3"/>
    <w:rsid w:val="00054D70"/>
    <w:rsid w:val="00056156"/>
    <w:rsid w:val="00056311"/>
    <w:rsid w:val="00057460"/>
    <w:rsid w:val="0006047D"/>
    <w:rsid w:val="000605D4"/>
    <w:rsid w:val="00060AA6"/>
    <w:rsid w:val="0006438B"/>
    <w:rsid w:val="00064FB5"/>
    <w:rsid w:val="00065CF9"/>
    <w:rsid w:val="00070673"/>
    <w:rsid w:val="0007152C"/>
    <w:rsid w:val="000716B0"/>
    <w:rsid w:val="000717BA"/>
    <w:rsid w:val="00074DA9"/>
    <w:rsid w:val="00076A3C"/>
    <w:rsid w:val="000809AE"/>
    <w:rsid w:val="00082198"/>
    <w:rsid w:val="000845C2"/>
    <w:rsid w:val="00084719"/>
    <w:rsid w:val="0008537B"/>
    <w:rsid w:val="0008552D"/>
    <w:rsid w:val="0008573D"/>
    <w:rsid w:val="00091BC3"/>
    <w:rsid w:val="00091F5D"/>
    <w:rsid w:val="000935B3"/>
    <w:rsid w:val="00093A75"/>
    <w:rsid w:val="00095CAE"/>
    <w:rsid w:val="00095D0D"/>
    <w:rsid w:val="000961E0"/>
    <w:rsid w:val="00096BFA"/>
    <w:rsid w:val="00097C5C"/>
    <w:rsid w:val="000A06CE"/>
    <w:rsid w:val="000A1BD4"/>
    <w:rsid w:val="000A3859"/>
    <w:rsid w:val="000A4D54"/>
    <w:rsid w:val="000A5CC4"/>
    <w:rsid w:val="000A6104"/>
    <w:rsid w:val="000A641C"/>
    <w:rsid w:val="000A7F9D"/>
    <w:rsid w:val="000B013A"/>
    <w:rsid w:val="000B04FE"/>
    <w:rsid w:val="000B0A53"/>
    <w:rsid w:val="000B1258"/>
    <w:rsid w:val="000B5BA5"/>
    <w:rsid w:val="000C0055"/>
    <w:rsid w:val="000C1474"/>
    <w:rsid w:val="000C3282"/>
    <w:rsid w:val="000C6BB2"/>
    <w:rsid w:val="000C73A5"/>
    <w:rsid w:val="000C7924"/>
    <w:rsid w:val="000D1475"/>
    <w:rsid w:val="000D29E9"/>
    <w:rsid w:val="000D2B0D"/>
    <w:rsid w:val="000D3531"/>
    <w:rsid w:val="000D365E"/>
    <w:rsid w:val="000D4093"/>
    <w:rsid w:val="000D4A65"/>
    <w:rsid w:val="000D6819"/>
    <w:rsid w:val="000D7633"/>
    <w:rsid w:val="000D7B6E"/>
    <w:rsid w:val="000D7B72"/>
    <w:rsid w:val="000E0093"/>
    <w:rsid w:val="000E41C9"/>
    <w:rsid w:val="000E5820"/>
    <w:rsid w:val="000E5A5E"/>
    <w:rsid w:val="000E6040"/>
    <w:rsid w:val="000E6847"/>
    <w:rsid w:val="000E6C4D"/>
    <w:rsid w:val="000F0EDB"/>
    <w:rsid w:val="000F2914"/>
    <w:rsid w:val="000F2E21"/>
    <w:rsid w:val="000F3647"/>
    <w:rsid w:val="000F3CB4"/>
    <w:rsid w:val="000F3DAB"/>
    <w:rsid w:val="000F4CF0"/>
    <w:rsid w:val="000F51AE"/>
    <w:rsid w:val="00100CB3"/>
    <w:rsid w:val="00100EE1"/>
    <w:rsid w:val="001024B6"/>
    <w:rsid w:val="001033D9"/>
    <w:rsid w:val="00104C4A"/>
    <w:rsid w:val="00104CFA"/>
    <w:rsid w:val="00106C0B"/>
    <w:rsid w:val="001101C6"/>
    <w:rsid w:val="00110451"/>
    <w:rsid w:val="00112351"/>
    <w:rsid w:val="00113A18"/>
    <w:rsid w:val="00114B44"/>
    <w:rsid w:val="001155BB"/>
    <w:rsid w:val="00115940"/>
    <w:rsid w:val="00117633"/>
    <w:rsid w:val="00120235"/>
    <w:rsid w:val="00120914"/>
    <w:rsid w:val="001214AF"/>
    <w:rsid w:val="0012269F"/>
    <w:rsid w:val="00124063"/>
    <w:rsid w:val="0012406C"/>
    <w:rsid w:val="00125664"/>
    <w:rsid w:val="00125F7F"/>
    <w:rsid w:val="00126E9C"/>
    <w:rsid w:val="00127449"/>
    <w:rsid w:val="00127BFD"/>
    <w:rsid w:val="0013068F"/>
    <w:rsid w:val="00130EE7"/>
    <w:rsid w:val="00131569"/>
    <w:rsid w:val="00131585"/>
    <w:rsid w:val="0013283D"/>
    <w:rsid w:val="001330F5"/>
    <w:rsid w:val="00133DDD"/>
    <w:rsid w:val="00134887"/>
    <w:rsid w:val="00136A2A"/>
    <w:rsid w:val="00142A5B"/>
    <w:rsid w:val="00142F91"/>
    <w:rsid w:val="001443EB"/>
    <w:rsid w:val="001446E4"/>
    <w:rsid w:val="0014512F"/>
    <w:rsid w:val="00145BEA"/>
    <w:rsid w:val="00145C24"/>
    <w:rsid w:val="00145DBB"/>
    <w:rsid w:val="00146D92"/>
    <w:rsid w:val="00147019"/>
    <w:rsid w:val="00147024"/>
    <w:rsid w:val="0015168C"/>
    <w:rsid w:val="00152486"/>
    <w:rsid w:val="00152A48"/>
    <w:rsid w:val="00153131"/>
    <w:rsid w:val="001533F5"/>
    <w:rsid w:val="00154114"/>
    <w:rsid w:val="00154490"/>
    <w:rsid w:val="00155E8A"/>
    <w:rsid w:val="00155F92"/>
    <w:rsid w:val="001564E6"/>
    <w:rsid w:val="00157B8E"/>
    <w:rsid w:val="0016027C"/>
    <w:rsid w:val="001604FA"/>
    <w:rsid w:val="00160DCF"/>
    <w:rsid w:val="001617FA"/>
    <w:rsid w:val="00162066"/>
    <w:rsid w:val="00162765"/>
    <w:rsid w:val="00164650"/>
    <w:rsid w:val="00164A2A"/>
    <w:rsid w:val="00165E04"/>
    <w:rsid w:val="00166118"/>
    <w:rsid w:val="00167E1C"/>
    <w:rsid w:val="001708E4"/>
    <w:rsid w:val="00170C4B"/>
    <w:rsid w:val="00171FEA"/>
    <w:rsid w:val="0017415C"/>
    <w:rsid w:val="001742B1"/>
    <w:rsid w:val="001744D6"/>
    <w:rsid w:val="00177E46"/>
    <w:rsid w:val="00180C2B"/>
    <w:rsid w:val="001811FA"/>
    <w:rsid w:val="00181314"/>
    <w:rsid w:val="00181AFC"/>
    <w:rsid w:val="00182684"/>
    <w:rsid w:val="00182AFE"/>
    <w:rsid w:val="0018587E"/>
    <w:rsid w:val="00190110"/>
    <w:rsid w:val="00191A84"/>
    <w:rsid w:val="00191AB3"/>
    <w:rsid w:val="0019201A"/>
    <w:rsid w:val="00192181"/>
    <w:rsid w:val="00192AA3"/>
    <w:rsid w:val="0019472A"/>
    <w:rsid w:val="00196E79"/>
    <w:rsid w:val="00196FAD"/>
    <w:rsid w:val="0019707D"/>
    <w:rsid w:val="00197CF6"/>
    <w:rsid w:val="001A20E5"/>
    <w:rsid w:val="001A2B71"/>
    <w:rsid w:val="001A30DA"/>
    <w:rsid w:val="001A32D0"/>
    <w:rsid w:val="001A3F5C"/>
    <w:rsid w:val="001A48BA"/>
    <w:rsid w:val="001A53F2"/>
    <w:rsid w:val="001B151F"/>
    <w:rsid w:val="001B1F0D"/>
    <w:rsid w:val="001B213F"/>
    <w:rsid w:val="001B2330"/>
    <w:rsid w:val="001B3F3F"/>
    <w:rsid w:val="001B4195"/>
    <w:rsid w:val="001B5AD0"/>
    <w:rsid w:val="001B7094"/>
    <w:rsid w:val="001C15D3"/>
    <w:rsid w:val="001C1C57"/>
    <w:rsid w:val="001C263A"/>
    <w:rsid w:val="001C2CD6"/>
    <w:rsid w:val="001C37FB"/>
    <w:rsid w:val="001C565D"/>
    <w:rsid w:val="001C6D07"/>
    <w:rsid w:val="001C6D69"/>
    <w:rsid w:val="001C7695"/>
    <w:rsid w:val="001C775D"/>
    <w:rsid w:val="001C7981"/>
    <w:rsid w:val="001D13E7"/>
    <w:rsid w:val="001D27A5"/>
    <w:rsid w:val="001D2F59"/>
    <w:rsid w:val="001D3AD6"/>
    <w:rsid w:val="001D437D"/>
    <w:rsid w:val="001D4508"/>
    <w:rsid w:val="001D4813"/>
    <w:rsid w:val="001D51DE"/>
    <w:rsid w:val="001D594B"/>
    <w:rsid w:val="001D7357"/>
    <w:rsid w:val="001E0A06"/>
    <w:rsid w:val="001E1CB1"/>
    <w:rsid w:val="001E2095"/>
    <w:rsid w:val="001E44C3"/>
    <w:rsid w:val="001E451B"/>
    <w:rsid w:val="001E5A6D"/>
    <w:rsid w:val="001E5F25"/>
    <w:rsid w:val="001F0339"/>
    <w:rsid w:val="001F1677"/>
    <w:rsid w:val="001F1EBD"/>
    <w:rsid w:val="001F682A"/>
    <w:rsid w:val="00200093"/>
    <w:rsid w:val="002002CB"/>
    <w:rsid w:val="002007E4"/>
    <w:rsid w:val="0020179A"/>
    <w:rsid w:val="002027D3"/>
    <w:rsid w:val="0020452A"/>
    <w:rsid w:val="002052E5"/>
    <w:rsid w:val="00205CA7"/>
    <w:rsid w:val="00206983"/>
    <w:rsid w:val="0021024C"/>
    <w:rsid w:val="002104D0"/>
    <w:rsid w:val="00211657"/>
    <w:rsid w:val="002141DD"/>
    <w:rsid w:val="0021435B"/>
    <w:rsid w:val="002159A7"/>
    <w:rsid w:val="00220723"/>
    <w:rsid w:val="00221BB8"/>
    <w:rsid w:val="002228F1"/>
    <w:rsid w:val="00222EB4"/>
    <w:rsid w:val="002246FB"/>
    <w:rsid w:val="002276C0"/>
    <w:rsid w:val="0022780C"/>
    <w:rsid w:val="00227920"/>
    <w:rsid w:val="00232D4E"/>
    <w:rsid w:val="00234F88"/>
    <w:rsid w:val="00236F26"/>
    <w:rsid w:val="002404D5"/>
    <w:rsid w:val="00241299"/>
    <w:rsid w:val="00241C2C"/>
    <w:rsid w:val="002423BE"/>
    <w:rsid w:val="00243F02"/>
    <w:rsid w:val="002441D8"/>
    <w:rsid w:val="002449AA"/>
    <w:rsid w:val="00245415"/>
    <w:rsid w:val="00247248"/>
    <w:rsid w:val="002504AB"/>
    <w:rsid w:val="0025073A"/>
    <w:rsid w:val="002525CE"/>
    <w:rsid w:val="00252E49"/>
    <w:rsid w:val="0025355F"/>
    <w:rsid w:val="0025382E"/>
    <w:rsid w:val="00254080"/>
    <w:rsid w:val="00254E14"/>
    <w:rsid w:val="002574EC"/>
    <w:rsid w:val="00260603"/>
    <w:rsid w:val="00260EB6"/>
    <w:rsid w:val="00261C0D"/>
    <w:rsid w:val="00262AB4"/>
    <w:rsid w:val="00263BE6"/>
    <w:rsid w:val="00263DBA"/>
    <w:rsid w:val="00264040"/>
    <w:rsid w:val="00264598"/>
    <w:rsid w:val="00266517"/>
    <w:rsid w:val="0026671F"/>
    <w:rsid w:val="0026708A"/>
    <w:rsid w:val="00270F2E"/>
    <w:rsid w:val="00273C2A"/>
    <w:rsid w:val="00274AAD"/>
    <w:rsid w:val="00274E95"/>
    <w:rsid w:val="00275FC8"/>
    <w:rsid w:val="002760FE"/>
    <w:rsid w:val="00276AB9"/>
    <w:rsid w:val="00277D72"/>
    <w:rsid w:val="0028056A"/>
    <w:rsid w:val="002822E3"/>
    <w:rsid w:val="00282A94"/>
    <w:rsid w:val="00283A23"/>
    <w:rsid w:val="00286014"/>
    <w:rsid w:val="00287354"/>
    <w:rsid w:val="002877E1"/>
    <w:rsid w:val="0029194C"/>
    <w:rsid w:val="002921AB"/>
    <w:rsid w:val="00292BFD"/>
    <w:rsid w:val="002937CD"/>
    <w:rsid w:val="0029408D"/>
    <w:rsid w:val="00296573"/>
    <w:rsid w:val="00296DF1"/>
    <w:rsid w:val="0029760E"/>
    <w:rsid w:val="002A018A"/>
    <w:rsid w:val="002A326F"/>
    <w:rsid w:val="002A3454"/>
    <w:rsid w:val="002A41A8"/>
    <w:rsid w:val="002A4903"/>
    <w:rsid w:val="002A4B5B"/>
    <w:rsid w:val="002A5861"/>
    <w:rsid w:val="002A6E4C"/>
    <w:rsid w:val="002B1D11"/>
    <w:rsid w:val="002B2109"/>
    <w:rsid w:val="002B3130"/>
    <w:rsid w:val="002B3A83"/>
    <w:rsid w:val="002B3E61"/>
    <w:rsid w:val="002B5BA8"/>
    <w:rsid w:val="002B633E"/>
    <w:rsid w:val="002B764B"/>
    <w:rsid w:val="002C0B9E"/>
    <w:rsid w:val="002C1A4A"/>
    <w:rsid w:val="002C207B"/>
    <w:rsid w:val="002C28A1"/>
    <w:rsid w:val="002C3C8A"/>
    <w:rsid w:val="002C41BE"/>
    <w:rsid w:val="002C507E"/>
    <w:rsid w:val="002C5340"/>
    <w:rsid w:val="002C6563"/>
    <w:rsid w:val="002C6683"/>
    <w:rsid w:val="002C71EA"/>
    <w:rsid w:val="002C765F"/>
    <w:rsid w:val="002D14B0"/>
    <w:rsid w:val="002D1C4A"/>
    <w:rsid w:val="002D268C"/>
    <w:rsid w:val="002D41FF"/>
    <w:rsid w:val="002D61AE"/>
    <w:rsid w:val="002D6722"/>
    <w:rsid w:val="002D6E67"/>
    <w:rsid w:val="002D6E7C"/>
    <w:rsid w:val="002D7422"/>
    <w:rsid w:val="002D769B"/>
    <w:rsid w:val="002D7875"/>
    <w:rsid w:val="002E2EB7"/>
    <w:rsid w:val="002E3205"/>
    <w:rsid w:val="002E3CF0"/>
    <w:rsid w:val="002E4ADE"/>
    <w:rsid w:val="002E508B"/>
    <w:rsid w:val="002E77D1"/>
    <w:rsid w:val="002F0B2A"/>
    <w:rsid w:val="002F1216"/>
    <w:rsid w:val="002F1406"/>
    <w:rsid w:val="002F15C4"/>
    <w:rsid w:val="002F345C"/>
    <w:rsid w:val="002F3E1E"/>
    <w:rsid w:val="002F4646"/>
    <w:rsid w:val="002F67B9"/>
    <w:rsid w:val="002F6FCF"/>
    <w:rsid w:val="002F7311"/>
    <w:rsid w:val="00300EAD"/>
    <w:rsid w:val="00301535"/>
    <w:rsid w:val="003037AB"/>
    <w:rsid w:val="00304EBC"/>
    <w:rsid w:val="0030610F"/>
    <w:rsid w:val="003065A2"/>
    <w:rsid w:val="003067C2"/>
    <w:rsid w:val="003101B9"/>
    <w:rsid w:val="003106AA"/>
    <w:rsid w:val="003125F8"/>
    <w:rsid w:val="003135B6"/>
    <w:rsid w:val="00314D4B"/>
    <w:rsid w:val="00315FE6"/>
    <w:rsid w:val="00316EBB"/>
    <w:rsid w:val="00320041"/>
    <w:rsid w:val="00320579"/>
    <w:rsid w:val="00322A4A"/>
    <w:rsid w:val="003247A2"/>
    <w:rsid w:val="00324FE3"/>
    <w:rsid w:val="00327231"/>
    <w:rsid w:val="00331C52"/>
    <w:rsid w:val="00331CB6"/>
    <w:rsid w:val="003328EA"/>
    <w:rsid w:val="00334360"/>
    <w:rsid w:val="0033593D"/>
    <w:rsid w:val="00337E73"/>
    <w:rsid w:val="003403E7"/>
    <w:rsid w:val="003408E5"/>
    <w:rsid w:val="00341250"/>
    <w:rsid w:val="0034166A"/>
    <w:rsid w:val="00341FA7"/>
    <w:rsid w:val="00342709"/>
    <w:rsid w:val="0034377C"/>
    <w:rsid w:val="00343A3A"/>
    <w:rsid w:val="00343F95"/>
    <w:rsid w:val="003446B8"/>
    <w:rsid w:val="00351F87"/>
    <w:rsid w:val="003550F0"/>
    <w:rsid w:val="0035613A"/>
    <w:rsid w:val="00356C23"/>
    <w:rsid w:val="003602D6"/>
    <w:rsid w:val="00360E45"/>
    <w:rsid w:val="00360E85"/>
    <w:rsid w:val="0036157A"/>
    <w:rsid w:val="003622E5"/>
    <w:rsid w:val="00362A3B"/>
    <w:rsid w:val="0036327C"/>
    <w:rsid w:val="003641D9"/>
    <w:rsid w:val="00364AAD"/>
    <w:rsid w:val="00365409"/>
    <w:rsid w:val="0036587F"/>
    <w:rsid w:val="00366A60"/>
    <w:rsid w:val="00367D68"/>
    <w:rsid w:val="0037077B"/>
    <w:rsid w:val="00370C3B"/>
    <w:rsid w:val="003712C9"/>
    <w:rsid w:val="00371ADB"/>
    <w:rsid w:val="00372327"/>
    <w:rsid w:val="00373248"/>
    <w:rsid w:val="00374C1B"/>
    <w:rsid w:val="00376FAC"/>
    <w:rsid w:val="00377235"/>
    <w:rsid w:val="0038066D"/>
    <w:rsid w:val="003808AE"/>
    <w:rsid w:val="0038152E"/>
    <w:rsid w:val="00385CCA"/>
    <w:rsid w:val="00385F60"/>
    <w:rsid w:val="00390906"/>
    <w:rsid w:val="00390D3E"/>
    <w:rsid w:val="00391E6A"/>
    <w:rsid w:val="00392C79"/>
    <w:rsid w:val="0039317A"/>
    <w:rsid w:val="00393925"/>
    <w:rsid w:val="00395DC4"/>
    <w:rsid w:val="003A0802"/>
    <w:rsid w:val="003A42C2"/>
    <w:rsid w:val="003A537B"/>
    <w:rsid w:val="003A5E97"/>
    <w:rsid w:val="003A6616"/>
    <w:rsid w:val="003A7274"/>
    <w:rsid w:val="003B04D4"/>
    <w:rsid w:val="003B267B"/>
    <w:rsid w:val="003B5D4E"/>
    <w:rsid w:val="003C092C"/>
    <w:rsid w:val="003C13A9"/>
    <w:rsid w:val="003C144A"/>
    <w:rsid w:val="003C1512"/>
    <w:rsid w:val="003C3400"/>
    <w:rsid w:val="003C4D82"/>
    <w:rsid w:val="003C58D9"/>
    <w:rsid w:val="003D0498"/>
    <w:rsid w:val="003D1006"/>
    <w:rsid w:val="003D1BB3"/>
    <w:rsid w:val="003D1C38"/>
    <w:rsid w:val="003D254C"/>
    <w:rsid w:val="003D56BD"/>
    <w:rsid w:val="003E0D1E"/>
    <w:rsid w:val="003E23E5"/>
    <w:rsid w:val="003E289F"/>
    <w:rsid w:val="003E35C5"/>
    <w:rsid w:val="003E39C6"/>
    <w:rsid w:val="003E39F6"/>
    <w:rsid w:val="003E4ABF"/>
    <w:rsid w:val="003E4BDF"/>
    <w:rsid w:val="003E4FB3"/>
    <w:rsid w:val="003E5488"/>
    <w:rsid w:val="003E594B"/>
    <w:rsid w:val="003E7189"/>
    <w:rsid w:val="003F0677"/>
    <w:rsid w:val="003F08FA"/>
    <w:rsid w:val="003F0A38"/>
    <w:rsid w:val="003F4288"/>
    <w:rsid w:val="003F4892"/>
    <w:rsid w:val="004031C9"/>
    <w:rsid w:val="00403615"/>
    <w:rsid w:val="004050DA"/>
    <w:rsid w:val="004056DE"/>
    <w:rsid w:val="00406971"/>
    <w:rsid w:val="00406DFE"/>
    <w:rsid w:val="00407043"/>
    <w:rsid w:val="0041223F"/>
    <w:rsid w:val="00412528"/>
    <w:rsid w:val="00413CF9"/>
    <w:rsid w:val="00413FCC"/>
    <w:rsid w:val="00415CDC"/>
    <w:rsid w:val="004203F0"/>
    <w:rsid w:val="004213A8"/>
    <w:rsid w:val="0042228B"/>
    <w:rsid w:val="0042245E"/>
    <w:rsid w:val="00423F3C"/>
    <w:rsid w:val="00424A26"/>
    <w:rsid w:val="0043037C"/>
    <w:rsid w:val="0043100A"/>
    <w:rsid w:val="00432582"/>
    <w:rsid w:val="00433AB4"/>
    <w:rsid w:val="00433CC9"/>
    <w:rsid w:val="00433D90"/>
    <w:rsid w:val="00434EC2"/>
    <w:rsid w:val="00436031"/>
    <w:rsid w:val="00436079"/>
    <w:rsid w:val="00437E50"/>
    <w:rsid w:val="00441825"/>
    <w:rsid w:val="004423BE"/>
    <w:rsid w:val="004426C0"/>
    <w:rsid w:val="004438CC"/>
    <w:rsid w:val="00445ACD"/>
    <w:rsid w:val="00446118"/>
    <w:rsid w:val="00446195"/>
    <w:rsid w:val="0044777B"/>
    <w:rsid w:val="004500E7"/>
    <w:rsid w:val="00450A24"/>
    <w:rsid w:val="00450C77"/>
    <w:rsid w:val="00452B33"/>
    <w:rsid w:val="00452D2F"/>
    <w:rsid w:val="00454423"/>
    <w:rsid w:val="00455B4B"/>
    <w:rsid w:val="00456A0D"/>
    <w:rsid w:val="00456BF2"/>
    <w:rsid w:val="004618DA"/>
    <w:rsid w:val="00463826"/>
    <w:rsid w:val="004664CB"/>
    <w:rsid w:val="00467427"/>
    <w:rsid w:val="0046755F"/>
    <w:rsid w:val="00467904"/>
    <w:rsid w:val="00467DE0"/>
    <w:rsid w:val="00470067"/>
    <w:rsid w:val="00470110"/>
    <w:rsid w:val="0047039F"/>
    <w:rsid w:val="00470EF6"/>
    <w:rsid w:val="00472C39"/>
    <w:rsid w:val="0047776A"/>
    <w:rsid w:val="004808E0"/>
    <w:rsid w:val="004818BE"/>
    <w:rsid w:val="00482839"/>
    <w:rsid w:val="00482CC5"/>
    <w:rsid w:val="00483908"/>
    <w:rsid w:val="0048421B"/>
    <w:rsid w:val="00485264"/>
    <w:rsid w:val="00485D53"/>
    <w:rsid w:val="004865A5"/>
    <w:rsid w:val="004879CE"/>
    <w:rsid w:val="00487DE4"/>
    <w:rsid w:val="00491555"/>
    <w:rsid w:val="004918F5"/>
    <w:rsid w:val="0049222C"/>
    <w:rsid w:val="00493101"/>
    <w:rsid w:val="00493AC6"/>
    <w:rsid w:val="004943AE"/>
    <w:rsid w:val="004948FE"/>
    <w:rsid w:val="00494BC5"/>
    <w:rsid w:val="00495FE8"/>
    <w:rsid w:val="00497558"/>
    <w:rsid w:val="004977F3"/>
    <w:rsid w:val="004A04F6"/>
    <w:rsid w:val="004A43FE"/>
    <w:rsid w:val="004A53E8"/>
    <w:rsid w:val="004A5507"/>
    <w:rsid w:val="004A7342"/>
    <w:rsid w:val="004B14C5"/>
    <w:rsid w:val="004B1A4C"/>
    <w:rsid w:val="004B20F4"/>
    <w:rsid w:val="004B2996"/>
    <w:rsid w:val="004B4373"/>
    <w:rsid w:val="004B6A47"/>
    <w:rsid w:val="004B721E"/>
    <w:rsid w:val="004B760B"/>
    <w:rsid w:val="004B7D66"/>
    <w:rsid w:val="004C109D"/>
    <w:rsid w:val="004C2A3D"/>
    <w:rsid w:val="004C414A"/>
    <w:rsid w:val="004C43DA"/>
    <w:rsid w:val="004C5486"/>
    <w:rsid w:val="004C6ABA"/>
    <w:rsid w:val="004C77EE"/>
    <w:rsid w:val="004D0877"/>
    <w:rsid w:val="004D27AF"/>
    <w:rsid w:val="004D3166"/>
    <w:rsid w:val="004D33F5"/>
    <w:rsid w:val="004D39D3"/>
    <w:rsid w:val="004D40C2"/>
    <w:rsid w:val="004D4CF7"/>
    <w:rsid w:val="004D58C8"/>
    <w:rsid w:val="004E0FED"/>
    <w:rsid w:val="004E2941"/>
    <w:rsid w:val="004E325F"/>
    <w:rsid w:val="004E3896"/>
    <w:rsid w:val="004E3B6F"/>
    <w:rsid w:val="004E4DE6"/>
    <w:rsid w:val="004E5E44"/>
    <w:rsid w:val="004E763B"/>
    <w:rsid w:val="004F1B71"/>
    <w:rsid w:val="004F2DCA"/>
    <w:rsid w:val="004F4B6D"/>
    <w:rsid w:val="004F4EE3"/>
    <w:rsid w:val="004F51E1"/>
    <w:rsid w:val="004F5D4B"/>
    <w:rsid w:val="004F61F1"/>
    <w:rsid w:val="004F6763"/>
    <w:rsid w:val="004F7CCB"/>
    <w:rsid w:val="00502287"/>
    <w:rsid w:val="00502E1B"/>
    <w:rsid w:val="00504571"/>
    <w:rsid w:val="005052C3"/>
    <w:rsid w:val="00505D54"/>
    <w:rsid w:val="005069AC"/>
    <w:rsid w:val="00510352"/>
    <w:rsid w:val="00510EBB"/>
    <w:rsid w:val="005130F1"/>
    <w:rsid w:val="00513A40"/>
    <w:rsid w:val="005142E4"/>
    <w:rsid w:val="00514373"/>
    <w:rsid w:val="005145F3"/>
    <w:rsid w:val="00515E21"/>
    <w:rsid w:val="00516DEE"/>
    <w:rsid w:val="005170C8"/>
    <w:rsid w:val="0051776F"/>
    <w:rsid w:val="00517C7A"/>
    <w:rsid w:val="0052045D"/>
    <w:rsid w:val="00521E2C"/>
    <w:rsid w:val="00522D16"/>
    <w:rsid w:val="00523A9B"/>
    <w:rsid w:val="00523C54"/>
    <w:rsid w:val="00523E12"/>
    <w:rsid w:val="00524BAB"/>
    <w:rsid w:val="00526406"/>
    <w:rsid w:val="00527BFC"/>
    <w:rsid w:val="00530F0D"/>
    <w:rsid w:val="0053261E"/>
    <w:rsid w:val="0053276C"/>
    <w:rsid w:val="00532F88"/>
    <w:rsid w:val="00533568"/>
    <w:rsid w:val="005346E5"/>
    <w:rsid w:val="00534974"/>
    <w:rsid w:val="00534F6B"/>
    <w:rsid w:val="00535608"/>
    <w:rsid w:val="005367E7"/>
    <w:rsid w:val="00540B68"/>
    <w:rsid w:val="005416D8"/>
    <w:rsid w:val="0054513A"/>
    <w:rsid w:val="00545400"/>
    <w:rsid w:val="005458C5"/>
    <w:rsid w:val="005461AD"/>
    <w:rsid w:val="00546D4E"/>
    <w:rsid w:val="00546E2B"/>
    <w:rsid w:val="00546F87"/>
    <w:rsid w:val="00547049"/>
    <w:rsid w:val="00552A62"/>
    <w:rsid w:val="00552B26"/>
    <w:rsid w:val="00553407"/>
    <w:rsid w:val="005553CA"/>
    <w:rsid w:val="005556CC"/>
    <w:rsid w:val="00556C82"/>
    <w:rsid w:val="0055713B"/>
    <w:rsid w:val="00557B1D"/>
    <w:rsid w:val="00557D11"/>
    <w:rsid w:val="0056071D"/>
    <w:rsid w:val="0056213B"/>
    <w:rsid w:val="00563488"/>
    <w:rsid w:val="00563798"/>
    <w:rsid w:val="0056454E"/>
    <w:rsid w:val="00571B2C"/>
    <w:rsid w:val="005728BE"/>
    <w:rsid w:val="00572AE9"/>
    <w:rsid w:val="00574CED"/>
    <w:rsid w:val="005767C4"/>
    <w:rsid w:val="005804A4"/>
    <w:rsid w:val="00581E61"/>
    <w:rsid w:val="005839D5"/>
    <w:rsid w:val="005858EB"/>
    <w:rsid w:val="00585BA6"/>
    <w:rsid w:val="00586714"/>
    <w:rsid w:val="005924B5"/>
    <w:rsid w:val="00592DA5"/>
    <w:rsid w:val="00593476"/>
    <w:rsid w:val="00594E99"/>
    <w:rsid w:val="005965AB"/>
    <w:rsid w:val="00597DDD"/>
    <w:rsid w:val="005A011C"/>
    <w:rsid w:val="005A0706"/>
    <w:rsid w:val="005A2A63"/>
    <w:rsid w:val="005A3CEC"/>
    <w:rsid w:val="005A640F"/>
    <w:rsid w:val="005A6A5F"/>
    <w:rsid w:val="005A7FC9"/>
    <w:rsid w:val="005B0252"/>
    <w:rsid w:val="005B0C37"/>
    <w:rsid w:val="005B17AD"/>
    <w:rsid w:val="005B5062"/>
    <w:rsid w:val="005B59DA"/>
    <w:rsid w:val="005B6E0F"/>
    <w:rsid w:val="005C029C"/>
    <w:rsid w:val="005C25F9"/>
    <w:rsid w:val="005C51E7"/>
    <w:rsid w:val="005C6279"/>
    <w:rsid w:val="005C6F2B"/>
    <w:rsid w:val="005D0298"/>
    <w:rsid w:val="005D0471"/>
    <w:rsid w:val="005D1758"/>
    <w:rsid w:val="005D26B0"/>
    <w:rsid w:val="005D327C"/>
    <w:rsid w:val="005D43C0"/>
    <w:rsid w:val="005D46D9"/>
    <w:rsid w:val="005D4956"/>
    <w:rsid w:val="005D4FDE"/>
    <w:rsid w:val="005D5867"/>
    <w:rsid w:val="005D60D3"/>
    <w:rsid w:val="005D68A8"/>
    <w:rsid w:val="005D6DE1"/>
    <w:rsid w:val="005D715A"/>
    <w:rsid w:val="005D7941"/>
    <w:rsid w:val="005E02FE"/>
    <w:rsid w:val="005E0E03"/>
    <w:rsid w:val="005E5043"/>
    <w:rsid w:val="005E6B6A"/>
    <w:rsid w:val="005E6FEB"/>
    <w:rsid w:val="005F1D17"/>
    <w:rsid w:val="005F6C5B"/>
    <w:rsid w:val="005F7BDD"/>
    <w:rsid w:val="005F7C31"/>
    <w:rsid w:val="00601FA8"/>
    <w:rsid w:val="00603338"/>
    <w:rsid w:val="00604011"/>
    <w:rsid w:val="00604B6C"/>
    <w:rsid w:val="00604C0F"/>
    <w:rsid w:val="00605384"/>
    <w:rsid w:val="006056F2"/>
    <w:rsid w:val="00606092"/>
    <w:rsid w:val="006060E4"/>
    <w:rsid w:val="0060713B"/>
    <w:rsid w:val="00610099"/>
    <w:rsid w:val="00610E0A"/>
    <w:rsid w:val="006119FB"/>
    <w:rsid w:val="0061218B"/>
    <w:rsid w:val="0061311A"/>
    <w:rsid w:val="00613CC2"/>
    <w:rsid w:val="006157DD"/>
    <w:rsid w:val="0061691D"/>
    <w:rsid w:val="006177A6"/>
    <w:rsid w:val="00622259"/>
    <w:rsid w:val="006238C9"/>
    <w:rsid w:val="006276FB"/>
    <w:rsid w:val="00627773"/>
    <w:rsid w:val="00633A72"/>
    <w:rsid w:val="00637EFB"/>
    <w:rsid w:val="0064089C"/>
    <w:rsid w:val="00640D92"/>
    <w:rsid w:val="00644EF0"/>
    <w:rsid w:val="00645F3A"/>
    <w:rsid w:val="0064763C"/>
    <w:rsid w:val="006477EE"/>
    <w:rsid w:val="00647B0F"/>
    <w:rsid w:val="00647D98"/>
    <w:rsid w:val="006512DB"/>
    <w:rsid w:val="00651AE3"/>
    <w:rsid w:val="00655456"/>
    <w:rsid w:val="00661D3F"/>
    <w:rsid w:val="00664C36"/>
    <w:rsid w:val="0066630B"/>
    <w:rsid w:val="00666A3F"/>
    <w:rsid w:val="00671237"/>
    <w:rsid w:val="00671495"/>
    <w:rsid w:val="00671D34"/>
    <w:rsid w:val="00672889"/>
    <w:rsid w:val="00673ABF"/>
    <w:rsid w:val="00674174"/>
    <w:rsid w:val="006747CE"/>
    <w:rsid w:val="006757C8"/>
    <w:rsid w:val="00675A90"/>
    <w:rsid w:val="006760A2"/>
    <w:rsid w:val="006764E3"/>
    <w:rsid w:val="006765B5"/>
    <w:rsid w:val="00683144"/>
    <w:rsid w:val="006845DB"/>
    <w:rsid w:val="00684C85"/>
    <w:rsid w:val="0068660C"/>
    <w:rsid w:val="006911E4"/>
    <w:rsid w:val="006926C8"/>
    <w:rsid w:val="00692820"/>
    <w:rsid w:val="006929D9"/>
    <w:rsid w:val="006947C2"/>
    <w:rsid w:val="006959E7"/>
    <w:rsid w:val="00697554"/>
    <w:rsid w:val="006A08DC"/>
    <w:rsid w:val="006A0B3A"/>
    <w:rsid w:val="006A17E9"/>
    <w:rsid w:val="006A307E"/>
    <w:rsid w:val="006A541A"/>
    <w:rsid w:val="006A6A09"/>
    <w:rsid w:val="006B12E3"/>
    <w:rsid w:val="006B2388"/>
    <w:rsid w:val="006B2E9A"/>
    <w:rsid w:val="006B301F"/>
    <w:rsid w:val="006B515E"/>
    <w:rsid w:val="006B59E1"/>
    <w:rsid w:val="006B6649"/>
    <w:rsid w:val="006B6E5C"/>
    <w:rsid w:val="006B7DB1"/>
    <w:rsid w:val="006C1759"/>
    <w:rsid w:val="006C2113"/>
    <w:rsid w:val="006C2F5B"/>
    <w:rsid w:val="006C43FF"/>
    <w:rsid w:val="006C5D1E"/>
    <w:rsid w:val="006C61CD"/>
    <w:rsid w:val="006C6F72"/>
    <w:rsid w:val="006C7508"/>
    <w:rsid w:val="006C7CAA"/>
    <w:rsid w:val="006D0F16"/>
    <w:rsid w:val="006D2CB5"/>
    <w:rsid w:val="006D45A2"/>
    <w:rsid w:val="006D6A27"/>
    <w:rsid w:val="006D78A4"/>
    <w:rsid w:val="006E4B54"/>
    <w:rsid w:val="006E4E00"/>
    <w:rsid w:val="006E4E04"/>
    <w:rsid w:val="006E545A"/>
    <w:rsid w:val="006E7628"/>
    <w:rsid w:val="006E7F3A"/>
    <w:rsid w:val="006F0F00"/>
    <w:rsid w:val="006F1231"/>
    <w:rsid w:val="006F2C68"/>
    <w:rsid w:val="006F457F"/>
    <w:rsid w:val="006F4847"/>
    <w:rsid w:val="006F6259"/>
    <w:rsid w:val="006F6447"/>
    <w:rsid w:val="006F65FC"/>
    <w:rsid w:val="006F68A9"/>
    <w:rsid w:val="007004D7"/>
    <w:rsid w:val="00700A6F"/>
    <w:rsid w:val="00705313"/>
    <w:rsid w:val="00705A2E"/>
    <w:rsid w:val="00705D09"/>
    <w:rsid w:val="007064F7"/>
    <w:rsid w:val="00711659"/>
    <w:rsid w:val="00712778"/>
    <w:rsid w:val="007128E6"/>
    <w:rsid w:val="0071416D"/>
    <w:rsid w:val="007148F7"/>
    <w:rsid w:val="00714C6D"/>
    <w:rsid w:val="00714D78"/>
    <w:rsid w:val="007162D5"/>
    <w:rsid w:val="007164C2"/>
    <w:rsid w:val="007238DD"/>
    <w:rsid w:val="0072653B"/>
    <w:rsid w:val="007267C1"/>
    <w:rsid w:val="00727835"/>
    <w:rsid w:val="00732BE5"/>
    <w:rsid w:val="00732F89"/>
    <w:rsid w:val="00733152"/>
    <w:rsid w:val="007332F8"/>
    <w:rsid w:val="00733C91"/>
    <w:rsid w:val="00733E46"/>
    <w:rsid w:val="007355CE"/>
    <w:rsid w:val="007366B6"/>
    <w:rsid w:val="00736764"/>
    <w:rsid w:val="00736BD2"/>
    <w:rsid w:val="0074022F"/>
    <w:rsid w:val="00742DC3"/>
    <w:rsid w:val="00743755"/>
    <w:rsid w:val="00743FBA"/>
    <w:rsid w:val="00744A67"/>
    <w:rsid w:val="007451BA"/>
    <w:rsid w:val="0074606A"/>
    <w:rsid w:val="00747D39"/>
    <w:rsid w:val="007501D5"/>
    <w:rsid w:val="00750451"/>
    <w:rsid w:val="0075085D"/>
    <w:rsid w:val="0075184D"/>
    <w:rsid w:val="0075194F"/>
    <w:rsid w:val="007526CB"/>
    <w:rsid w:val="007526FB"/>
    <w:rsid w:val="00753A5E"/>
    <w:rsid w:val="00755F16"/>
    <w:rsid w:val="00757091"/>
    <w:rsid w:val="00757620"/>
    <w:rsid w:val="0075777E"/>
    <w:rsid w:val="0076120B"/>
    <w:rsid w:val="007619E9"/>
    <w:rsid w:val="00763879"/>
    <w:rsid w:val="007656B3"/>
    <w:rsid w:val="00765EA6"/>
    <w:rsid w:val="00766205"/>
    <w:rsid w:val="00766380"/>
    <w:rsid w:val="007669BE"/>
    <w:rsid w:val="00766EA5"/>
    <w:rsid w:val="00767EB5"/>
    <w:rsid w:val="00772250"/>
    <w:rsid w:val="00772251"/>
    <w:rsid w:val="00772BFC"/>
    <w:rsid w:val="00773158"/>
    <w:rsid w:val="0077485D"/>
    <w:rsid w:val="00776A41"/>
    <w:rsid w:val="00776C29"/>
    <w:rsid w:val="00780495"/>
    <w:rsid w:val="00780784"/>
    <w:rsid w:val="00780865"/>
    <w:rsid w:val="00782246"/>
    <w:rsid w:val="00784F7C"/>
    <w:rsid w:val="00785A05"/>
    <w:rsid w:val="007865B2"/>
    <w:rsid w:val="007865C1"/>
    <w:rsid w:val="00787BAC"/>
    <w:rsid w:val="00787CC1"/>
    <w:rsid w:val="00791A49"/>
    <w:rsid w:val="00791ECE"/>
    <w:rsid w:val="00791FA2"/>
    <w:rsid w:val="007927D6"/>
    <w:rsid w:val="0079310C"/>
    <w:rsid w:val="00793409"/>
    <w:rsid w:val="00793430"/>
    <w:rsid w:val="00794DC7"/>
    <w:rsid w:val="0079517D"/>
    <w:rsid w:val="0079623C"/>
    <w:rsid w:val="00796530"/>
    <w:rsid w:val="00797742"/>
    <w:rsid w:val="0079783A"/>
    <w:rsid w:val="007A44C4"/>
    <w:rsid w:val="007A4BD5"/>
    <w:rsid w:val="007A6686"/>
    <w:rsid w:val="007A7216"/>
    <w:rsid w:val="007A7224"/>
    <w:rsid w:val="007B0835"/>
    <w:rsid w:val="007B3407"/>
    <w:rsid w:val="007B530E"/>
    <w:rsid w:val="007C1AA4"/>
    <w:rsid w:val="007C1F9E"/>
    <w:rsid w:val="007C233B"/>
    <w:rsid w:val="007C26E3"/>
    <w:rsid w:val="007C3984"/>
    <w:rsid w:val="007C46AD"/>
    <w:rsid w:val="007C5290"/>
    <w:rsid w:val="007C539E"/>
    <w:rsid w:val="007C7588"/>
    <w:rsid w:val="007C78EE"/>
    <w:rsid w:val="007D1FE2"/>
    <w:rsid w:val="007D2BFC"/>
    <w:rsid w:val="007D57FE"/>
    <w:rsid w:val="007D60F4"/>
    <w:rsid w:val="007D7206"/>
    <w:rsid w:val="007E0352"/>
    <w:rsid w:val="007E0704"/>
    <w:rsid w:val="007E1059"/>
    <w:rsid w:val="007E4044"/>
    <w:rsid w:val="007E45B2"/>
    <w:rsid w:val="007E52CC"/>
    <w:rsid w:val="007E6B11"/>
    <w:rsid w:val="007E6E77"/>
    <w:rsid w:val="007F0DBC"/>
    <w:rsid w:val="007F2B3A"/>
    <w:rsid w:val="007F3C4D"/>
    <w:rsid w:val="007F416C"/>
    <w:rsid w:val="007F492E"/>
    <w:rsid w:val="007F6680"/>
    <w:rsid w:val="007F7A66"/>
    <w:rsid w:val="00800D2D"/>
    <w:rsid w:val="00801244"/>
    <w:rsid w:val="00801400"/>
    <w:rsid w:val="00802D55"/>
    <w:rsid w:val="00803111"/>
    <w:rsid w:val="00803910"/>
    <w:rsid w:val="00806268"/>
    <w:rsid w:val="00807D2F"/>
    <w:rsid w:val="00810BB1"/>
    <w:rsid w:val="00810C46"/>
    <w:rsid w:val="00813594"/>
    <w:rsid w:val="008136F7"/>
    <w:rsid w:val="008137B6"/>
    <w:rsid w:val="00814F6B"/>
    <w:rsid w:val="00816CA9"/>
    <w:rsid w:val="00817F8E"/>
    <w:rsid w:val="00820462"/>
    <w:rsid w:val="00822AB2"/>
    <w:rsid w:val="00823CDE"/>
    <w:rsid w:val="00824D47"/>
    <w:rsid w:val="00825927"/>
    <w:rsid w:val="00825D22"/>
    <w:rsid w:val="0083058B"/>
    <w:rsid w:val="00830688"/>
    <w:rsid w:val="008314A8"/>
    <w:rsid w:val="00832021"/>
    <w:rsid w:val="008327CD"/>
    <w:rsid w:val="00832E19"/>
    <w:rsid w:val="00832FB9"/>
    <w:rsid w:val="0083305D"/>
    <w:rsid w:val="00833485"/>
    <w:rsid w:val="00834985"/>
    <w:rsid w:val="00834C6C"/>
    <w:rsid w:val="00836956"/>
    <w:rsid w:val="00836D74"/>
    <w:rsid w:val="00840923"/>
    <w:rsid w:val="008410C4"/>
    <w:rsid w:val="008420BD"/>
    <w:rsid w:val="00842D1B"/>
    <w:rsid w:val="008436AA"/>
    <w:rsid w:val="00844BA9"/>
    <w:rsid w:val="008464F2"/>
    <w:rsid w:val="0084673D"/>
    <w:rsid w:val="00850B5F"/>
    <w:rsid w:val="00851012"/>
    <w:rsid w:val="00851D0E"/>
    <w:rsid w:val="008523B2"/>
    <w:rsid w:val="008523D2"/>
    <w:rsid w:val="00852DE1"/>
    <w:rsid w:val="008545BE"/>
    <w:rsid w:val="00854B8A"/>
    <w:rsid w:val="00855BF2"/>
    <w:rsid w:val="00855EAF"/>
    <w:rsid w:val="0085634D"/>
    <w:rsid w:val="00857818"/>
    <w:rsid w:val="00860515"/>
    <w:rsid w:val="00862C1B"/>
    <w:rsid w:val="00862DE5"/>
    <w:rsid w:val="00864A94"/>
    <w:rsid w:val="0086592B"/>
    <w:rsid w:val="00866323"/>
    <w:rsid w:val="008672EB"/>
    <w:rsid w:val="00870394"/>
    <w:rsid w:val="00870420"/>
    <w:rsid w:val="0087145C"/>
    <w:rsid w:val="00872A71"/>
    <w:rsid w:val="00872B25"/>
    <w:rsid w:val="008733BB"/>
    <w:rsid w:val="008733EF"/>
    <w:rsid w:val="00874BCD"/>
    <w:rsid w:val="00875418"/>
    <w:rsid w:val="0087592C"/>
    <w:rsid w:val="00875D44"/>
    <w:rsid w:val="00880EAA"/>
    <w:rsid w:val="00881984"/>
    <w:rsid w:val="00882601"/>
    <w:rsid w:val="00882BF5"/>
    <w:rsid w:val="00883307"/>
    <w:rsid w:val="00884E5A"/>
    <w:rsid w:val="00885D6E"/>
    <w:rsid w:val="0088723E"/>
    <w:rsid w:val="00890C2F"/>
    <w:rsid w:val="00890E35"/>
    <w:rsid w:val="00891D8B"/>
    <w:rsid w:val="00893C90"/>
    <w:rsid w:val="00894D9A"/>
    <w:rsid w:val="00895E54"/>
    <w:rsid w:val="00896699"/>
    <w:rsid w:val="00896853"/>
    <w:rsid w:val="008A04C4"/>
    <w:rsid w:val="008A21B6"/>
    <w:rsid w:val="008A241C"/>
    <w:rsid w:val="008A28CA"/>
    <w:rsid w:val="008A3C9A"/>
    <w:rsid w:val="008A4A86"/>
    <w:rsid w:val="008A4FEB"/>
    <w:rsid w:val="008A596B"/>
    <w:rsid w:val="008A6608"/>
    <w:rsid w:val="008A6D92"/>
    <w:rsid w:val="008B0259"/>
    <w:rsid w:val="008B442C"/>
    <w:rsid w:val="008B4C0B"/>
    <w:rsid w:val="008B4F04"/>
    <w:rsid w:val="008B5362"/>
    <w:rsid w:val="008B54DB"/>
    <w:rsid w:val="008B6A43"/>
    <w:rsid w:val="008B79EA"/>
    <w:rsid w:val="008C03C8"/>
    <w:rsid w:val="008C10C5"/>
    <w:rsid w:val="008C1880"/>
    <w:rsid w:val="008C2160"/>
    <w:rsid w:val="008C33A2"/>
    <w:rsid w:val="008C473D"/>
    <w:rsid w:val="008C5B1C"/>
    <w:rsid w:val="008C5ED1"/>
    <w:rsid w:val="008C70C9"/>
    <w:rsid w:val="008C7756"/>
    <w:rsid w:val="008D0D58"/>
    <w:rsid w:val="008D149E"/>
    <w:rsid w:val="008D213A"/>
    <w:rsid w:val="008D2D49"/>
    <w:rsid w:val="008D2F3D"/>
    <w:rsid w:val="008D38D6"/>
    <w:rsid w:val="008D3FA4"/>
    <w:rsid w:val="008D4DB5"/>
    <w:rsid w:val="008D4EE7"/>
    <w:rsid w:val="008D5284"/>
    <w:rsid w:val="008D60B2"/>
    <w:rsid w:val="008E04DB"/>
    <w:rsid w:val="008E2DE5"/>
    <w:rsid w:val="008E35DE"/>
    <w:rsid w:val="008E4E26"/>
    <w:rsid w:val="008E510D"/>
    <w:rsid w:val="008E5881"/>
    <w:rsid w:val="008E6952"/>
    <w:rsid w:val="008E6ED4"/>
    <w:rsid w:val="008E727D"/>
    <w:rsid w:val="008E79F3"/>
    <w:rsid w:val="008E7D00"/>
    <w:rsid w:val="008F01F8"/>
    <w:rsid w:val="008F1A01"/>
    <w:rsid w:val="008F339B"/>
    <w:rsid w:val="008F384C"/>
    <w:rsid w:val="008F4DA8"/>
    <w:rsid w:val="008F68A0"/>
    <w:rsid w:val="008F6A9A"/>
    <w:rsid w:val="008F752E"/>
    <w:rsid w:val="008F7AD1"/>
    <w:rsid w:val="008F7CEF"/>
    <w:rsid w:val="00902FDD"/>
    <w:rsid w:val="00903EBE"/>
    <w:rsid w:val="00904AE0"/>
    <w:rsid w:val="00904DE3"/>
    <w:rsid w:val="00905542"/>
    <w:rsid w:val="009061FF"/>
    <w:rsid w:val="00910EA3"/>
    <w:rsid w:val="00911653"/>
    <w:rsid w:val="00911946"/>
    <w:rsid w:val="009124F8"/>
    <w:rsid w:val="00912C85"/>
    <w:rsid w:val="009138D6"/>
    <w:rsid w:val="00913FDC"/>
    <w:rsid w:val="00914A5E"/>
    <w:rsid w:val="00915084"/>
    <w:rsid w:val="00915693"/>
    <w:rsid w:val="009157AF"/>
    <w:rsid w:val="009164E6"/>
    <w:rsid w:val="009211C5"/>
    <w:rsid w:val="00922B13"/>
    <w:rsid w:val="00923EF6"/>
    <w:rsid w:val="00924371"/>
    <w:rsid w:val="00924580"/>
    <w:rsid w:val="00925CB2"/>
    <w:rsid w:val="009272C8"/>
    <w:rsid w:val="00927BB0"/>
    <w:rsid w:val="00927BEE"/>
    <w:rsid w:val="00930DB7"/>
    <w:rsid w:val="00932243"/>
    <w:rsid w:val="0093230C"/>
    <w:rsid w:val="00935684"/>
    <w:rsid w:val="009361FC"/>
    <w:rsid w:val="0093775D"/>
    <w:rsid w:val="00940B7C"/>
    <w:rsid w:val="009412CB"/>
    <w:rsid w:val="009434AC"/>
    <w:rsid w:val="00944012"/>
    <w:rsid w:val="00944403"/>
    <w:rsid w:val="0094464E"/>
    <w:rsid w:val="00946809"/>
    <w:rsid w:val="0095395F"/>
    <w:rsid w:val="00954482"/>
    <w:rsid w:val="009567D1"/>
    <w:rsid w:val="00962AD4"/>
    <w:rsid w:val="009639FA"/>
    <w:rsid w:val="00965CE8"/>
    <w:rsid w:val="00967910"/>
    <w:rsid w:val="00971102"/>
    <w:rsid w:val="00972EC5"/>
    <w:rsid w:val="00974BF6"/>
    <w:rsid w:val="0097511A"/>
    <w:rsid w:val="0097621F"/>
    <w:rsid w:val="00976511"/>
    <w:rsid w:val="00976BBA"/>
    <w:rsid w:val="00981807"/>
    <w:rsid w:val="00984E85"/>
    <w:rsid w:val="00985742"/>
    <w:rsid w:val="00986726"/>
    <w:rsid w:val="009868AC"/>
    <w:rsid w:val="00986F05"/>
    <w:rsid w:val="00986F8F"/>
    <w:rsid w:val="0099183F"/>
    <w:rsid w:val="00992749"/>
    <w:rsid w:val="00992987"/>
    <w:rsid w:val="009933CB"/>
    <w:rsid w:val="00994301"/>
    <w:rsid w:val="00995355"/>
    <w:rsid w:val="0099570A"/>
    <w:rsid w:val="00995C33"/>
    <w:rsid w:val="00995DD3"/>
    <w:rsid w:val="00997C07"/>
    <w:rsid w:val="00997CEC"/>
    <w:rsid w:val="009A1D97"/>
    <w:rsid w:val="009A1DC9"/>
    <w:rsid w:val="009A2651"/>
    <w:rsid w:val="009A64CF"/>
    <w:rsid w:val="009A7047"/>
    <w:rsid w:val="009A7B37"/>
    <w:rsid w:val="009B0454"/>
    <w:rsid w:val="009B1249"/>
    <w:rsid w:val="009B1312"/>
    <w:rsid w:val="009B16C7"/>
    <w:rsid w:val="009B1A38"/>
    <w:rsid w:val="009B292A"/>
    <w:rsid w:val="009B2B08"/>
    <w:rsid w:val="009B2B13"/>
    <w:rsid w:val="009B61A9"/>
    <w:rsid w:val="009C2610"/>
    <w:rsid w:val="009C3082"/>
    <w:rsid w:val="009C468F"/>
    <w:rsid w:val="009C536D"/>
    <w:rsid w:val="009C55CD"/>
    <w:rsid w:val="009C635D"/>
    <w:rsid w:val="009C6627"/>
    <w:rsid w:val="009C68C1"/>
    <w:rsid w:val="009C6BA5"/>
    <w:rsid w:val="009C71C3"/>
    <w:rsid w:val="009D3223"/>
    <w:rsid w:val="009D35CD"/>
    <w:rsid w:val="009D4186"/>
    <w:rsid w:val="009D463E"/>
    <w:rsid w:val="009D5A79"/>
    <w:rsid w:val="009D5ADB"/>
    <w:rsid w:val="009E106A"/>
    <w:rsid w:val="009E110B"/>
    <w:rsid w:val="009E1477"/>
    <w:rsid w:val="009E1AE7"/>
    <w:rsid w:val="009E2DB2"/>
    <w:rsid w:val="009E4992"/>
    <w:rsid w:val="009E50F8"/>
    <w:rsid w:val="009E524C"/>
    <w:rsid w:val="009F02CC"/>
    <w:rsid w:val="009F20BA"/>
    <w:rsid w:val="009F3336"/>
    <w:rsid w:val="009F6B1A"/>
    <w:rsid w:val="00A00ACE"/>
    <w:rsid w:val="00A00C82"/>
    <w:rsid w:val="00A00D9A"/>
    <w:rsid w:val="00A017E4"/>
    <w:rsid w:val="00A04AD2"/>
    <w:rsid w:val="00A05757"/>
    <w:rsid w:val="00A10CCD"/>
    <w:rsid w:val="00A1142D"/>
    <w:rsid w:val="00A12536"/>
    <w:rsid w:val="00A146F0"/>
    <w:rsid w:val="00A16A6C"/>
    <w:rsid w:val="00A25AB2"/>
    <w:rsid w:val="00A2617B"/>
    <w:rsid w:val="00A27EFB"/>
    <w:rsid w:val="00A30056"/>
    <w:rsid w:val="00A30529"/>
    <w:rsid w:val="00A3135F"/>
    <w:rsid w:val="00A314D9"/>
    <w:rsid w:val="00A32515"/>
    <w:rsid w:val="00A32660"/>
    <w:rsid w:val="00A35280"/>
    <w:rsid w:val="00A35AB1"/>
    <w:rsid w:val="00A35EAE"/>
    <w:rsid w:val="00A36357"/>
    <w:rsid w:val="00A373F0"/>
    <w:rsid w:val="00A37EDC"/>
    <w:rsid w:val="00A4167C"/>
    <w:rsid w:val="00A41AB6"/>
    <w:rsid w:val="00A4249C"/>
    <w:rsid w:val="00A433B8"/>
    <w:rsid w:val="00A434DB"/>
    <w:rsid w:val="00A45372"/>
    <w:rsid w:val="00A47715"/>
    <w:rsid w:val="00A50C62"/>
    <w:rsid w:val="00A51B67"/>
    <w:rsid w:val="00A52C2E"/>
    <w:rsid w:val="00A53A37"/>
    <w:rsid w:val="00A54AD6"/>
    <w:rsid w:val="00A55976"/>
    <w:rsid w:val="00A627CB"/>
    <w:rsid w:val="00A634BD"/>
    <w:rsid w:val="00A63543"/>
    <w:rsid w:val="00A649DA"/>
    <w:rsid w:val="00A6576E"/>
    <w:rsid w:val="00A65BD7"/>
    <w:rsid w:val="00A6686E"/>
    <w:rsid w:val="00A700E5"/>
    <w:rsid w:val="00A70FC0"/>
    <w:rsid w:val="00A719B6"/>
    <w:rsid w:val="00A73CDA"/>
    <w:rsid w:val="00A73F31"/>
    <w:rsid w:val="00A74C3E"/>
    <w:rsid w:val="00A75449"/>
    <w:rsid w:val="00A76204"/>
    <w:rsid w:val="00A76C36"/>
    <w:rsid w:val="00A771F5"/>
    <w:rsid w:val="00A7757F"/>
    <w:rsid w:val="00A779E6"/>
    <w:rsid w:val="00A81F60"/>
    <w:rsid w:val="00A823EB"/>
    <w:rsid w:val="00A82FF3"/>
    <w:rsid w:val="00A9021D"/>
    <w:rsid w:val="00A91595"/>
    <w:rsid w:val="00A91E03"/>
    <w:rsid w:val="00A91E7B"/>
    <w:rsid w:val="00A935AC"/>
    <w:rsid w:val="00A94450"/>
    <w:rsid w:val="00A96E51"/>
    <w:rsid w:val="00A9767A"/>
    <w:rsid w:val="00AA15D6"/>
    <w:rsid w:val="00AA3A6D"/>
    <w:rsid w:val="00AA50B1"/>
    <w:rsid w:val="00AA685E"/>
    <w:rsid w:val="00AA7741"/>
    <w:rsid w:val="00AB0747"/>
    <w:rsid w:val="00AB0879"/>
    <w:rsid w:val="00AB256D"/>
    <w:rsid w:val="00AB2AC7"/>
    <w:rsid w:val="00AB3658"/>
    <w:rsid w:val="00AB3763"/>
    <w:rsid w:val="00AB6BBE"/>
    <w:rsid w:val="00AB6DAC"/>
    <w:rsid w:val="00AB769F"/>
    <w:rsid w:val="00AC181F"/>
    <w:rsid w:val="00AC2741"/>
    <w:rsid w:val="00AC27D3"/>
    <w:rsid w:val="00AC2E40"/>
    <w:rsid w:val="00AC3AA2"/>
    <w:rsid w:val="00AC5977"/>
    <w:rsid w:val="00AC61BB"/>
    <w:rsid w:val="00AC68EF"/>
    <w:rsid w:val="00AC7D96"/>
    <w:rsid w:val="00AD06AC"/>
    <w:rsid w:val="00AD1130"/>
    <w:rsid w:val="00AD3EA7"/>
    <w:rsid w:val="00AD570C"/>
    <w:rsid w:val="00AD5F53"/>
    <w:rsid w:val="00AD66E5"/>
    <w:rsid w:val="00AE0777"/>
    <w:rsid w:val="00AE0A98"/>
    <w:rsid w:val="00AE0DE4"/>
    <w:rsid w:val="00AE3373"/>
    <w:rsid w:val="00AE5B3D"/>
    <w:rsid w:val="00AF01A3"/>
    <w:rsid w:val="00AF0A86"/>
    <w:rsid w:val="00AF47A8"/>
    <w:rsid w:val="00AF49A2"/>
    <w:rsid w:val="00AF4ECC"/>
    <w:rsid w:val="00AF6100"/>
    <w:rsid w:val="00AF6DDF"/>
    <w:rsid w:val="00B00D42"/>
    <w:rsid w:val="00B0182C"/>
    <w:rsid w:val="00B02CFB"/>
    <w:rsid w:val="00B062FE"/>
    <w:rsid w:val="00B0746B"/>
    <w:rsid w:val="00B10363"/>
    <w:rsid w:val="00B12058"/>
    <w:rsid w:val="00B128CC"/>
    <w:rsid w:val="00B134CF"/>
    <w:rsid w:val="00B13E7D"/>
    <w:rsid w:val="00B149B7"/>
    <w:rsid w:val="00B152E5"/>
    <w:rsid w:val="00B16924"/>
    <w:rsid w:val="00B17F0B"/>
    <w:rsid w:val="00B20912"/>
    <w:rsid w:val="00B21F25"/>
    <w:rsid w:val="00B21FB6"/>
    <w:rsid w:val="00B24173"/>
    <w:rsid w:val="00B246A3"/>
    <w:rsid w:val="00B2500C"/>
    <w:rsid w:val="00B25331"/>
    <w:rsid w:val="00B260CB"/>
    <w:rsid w:val="00B27E4D"/>
    <w:rsid w:val="00B3016F"/>
    <w:rsid w:val="00B30B68"/>
    <w:rsid w:val="00B30ED9"/>
    <w:rsid w:val="00B31486"/>
    <w:rsid w:val="00B31F36"/>
    <w:rsid w:val="00B33E21"/>
    <w:rsid w:val="00B3448F"/>
    <w:rsid w:val="00B3484B"/>
    <w:rsid w:val="00B353CF"/>
    <w:rsid w:val="00B379FA"/>
    <w:rsid w:val="00B37B77"/>
    <w:rsid w:val="00B37DA8"/>
    <w:rsid w:val="00B4081A"/>
    <w:rsid w:val="00B41C54"/>
    <w:rsid w:val="00B4245D"/>
    <w:rsid w:val="00B44CE3"/>
    <w:rsid w:val="00B44DA2"/>
    <w:rsid w:val="00B514C8"/>
    <w:rsid w:val="00B5398E"/>
    <w:rsid w:val="00B53DAA"/>
    <w:rsid w:val="00B55A1A"/>
    <w:rsid w:val="00B567DA"/>
    <w:rsid w:val="00B57C47"/>
    <w:rsid w:val="00B608A8"/>
    <w:rsid w:val="00B628D4"/>
    <w:rsid w:val="00B62D99"/>
    <w:rsid w:val="00B64C3F"/>
    <w:rsid w:val="00B67EBE"/>
    <w:rsid w:val="00B70144"/>
    <w:rsid w:val="00B70D14"/>
    <w:rsid w:val="00B71767"/>
    <w:rsid w:val="00B71C68"/>
    <w:rsid w:val="00B7556D"/>
    <w:rsid w:val="00B7698D"/>
    <w:rsid w:val="00B76A7D"/>
    <w:rsid w:val="00B76D15"/>
    <w:rsid w:val="00B77375"/>
    <w:rsid w:val="00B804D8"/>
    <w:rsid w:val="00B809FB"/>
    <w:rsid w:val="00B817B2"/>
    <w:rsid w:val="00B833D3"/>
    <w:rsid w:val="00B844F3"/>
    <w:rsid w:val="00B86035"/>
    <w:rsid w:val="00B86CEA"/>
    <w:rsid w:val="00B9008D"/>
    <w:rsid w:val="00B90BB6"/>
    <w:rsid w:val="00B90C2C"/>
    <w:rsid w:val="00B90FE2"/>
    <w:rsid w:val="00B91E1B"/>
    <w:rsid w:val="00B953D7"/>
    <w:rsid w:val="00BA07C8"/>
    <w:rsid w:val="00BA2B12"/>
    <w:rsid w:val="00BA30D2"/>
    <w:rsid w:val="00BA6FB7"/>
    <w:rsid w:val="00BA7865"/>
    <w:rsid w:val="00BB076F"/>
    <w:rsid w:val="00BB1AD7"/>
    <w:rsid w:val="00BB1F1B"/>
    <w:rsid w:val="00BB27F7"/>
    <w:rsid w:val="00BB28ED"/>
    <w:rsid w:val="00BB368C"/>
    <w:rsid w:val="00BB3F6E"/>
    <w:rsid w:val="00BB71B1"/>
    <w:rsid w:val="00BC0157"/>
    <w:rsid w:val="00BC04B2"/>
    <w:rsid w:val="00BC2FEA"/>
    <w:rsid w:val="00BC31F4"/>
    <w:rsid w:val="00BC4589"/>
    <w:rsid w:val="00BC4757"/>
    <w:rsid w:val="00BC5B04"/>
    <w:rsid w:val="00BD09B2"/>
    <w:rsid w:val="00BD2227"/>
    <w:rsid w:val="00BD3066"/>
    <w:rsid w:val="00BD3C2C"/>
    <w:rsid w:val="00BD4152"/>
    <w:rsid w:val="00BD7744"/>
    <w:rsid w:val="00BD774E"/>
    <w:rsid w:val="00BE0AA5"/>
    <w:rsid w:val="00BE1679"/>
    <w:rsid w:val="00BE23CD"/>
    <w:rsid w:val="00BE6932"/>
    <w:rsid w:val="00BE7E1E"/>
    <w:rsid w:val="00BF44A3"/>
    <w:rsid w:val="00BF74FD"/>
    <w:rsid w:val="00BF7F33"/>
    <w:rsid w:val="00C007FB"/>
    <w:rsid w:val="00C019EA"/>
    <w:rsid w:val="00C055D7"/>
    <w:rsid w:val="00C060A8"/>
    <w:rsid w:val="00C0756F"/>
    <w:rsid w:val="00C10D60"/>
    <w:rsid w:val="00C14BA3"/>
    <w:rsid w:val="00C1502B"/>
    <w:rsid w:val="00C20518"/>
    <w:rsid w:val="00C20785"/>
    <w:rsid w:val="00C210E5"/>
    <w:rsid w:val="00C2153A"/>
    <w:rsid w:val="00C234F4"/>
    <w:rsid w:val="00C260BD"/>
    <w:rsid w:val="00C300E0"/>
    <w:rsid w:val="00C309B3"/>
    <w:rsid w:val="00C31F07"/>
    <w:rsid w:val="00C33EA5"/>
    <w:rsid w:val="00C3550E"/>
    <w:rsid w:val="00C40224"/>
    <w:rsid w:val="00C41A88"/>
    <w:rsid w:val="00C429B8"/>
    <w:rsid w:val="00C42CC9"/>
    <w:rsid w:val="00C461B5"/>
    <w:rsid w:val="00C462F6"/>
    <w:rsid w:val="00C50EF1"/>
    <w:rsid w:val="00C53E18"/>
    <w:rsid w:val="00C57841"/>
    <w:rsid w:val="00C57BC3"/>
    <w:rsid w:val="00C57FF3"/>
    <w:rsid w:val="00C60E2C"/>
    <w:rsid w:val="00C626DD"/>
    <w:rsid w:val="00C62790"/>
    <w:rsid w:val="00C646F9"/>
    <w:rsid w:val="00C671BA"/>
    <w:rsid w:val="00C71A5E"/>
    <w:rsid w:val="00C74EBF"/>
    <w:rsid w:val="00C75B19"/>
    <w:rsid w:val="00C77238"/>
    <w:rsid w:val="00C77AC4"/>
    <w:rsid w:val="00C822A5"/>
    <w:rsid w:val="00C832D9"/>
    <w:rsid w:val="00C85133"/>
    <w:rsid w:val="00C85D57"/>
    <w:rsid w:val="00C86433"/>
    <w:rsid w:val="00C8681F"/>
    <w:rsid w:val="00C906C9"/>
    <w:rsid w:val="00C92D86"/>
    <w:rsid w:val="00C9308C"/>
    <w:rsid w:val="00C94F48"/>
    <w:rsid w:val="00C964C6"/>
    <w:rsid w:val="00C96558"/>
    <w:rsid w:val="00C96F06"/>
    <w:rsid w:val="00C9749D"/>
    <w:rsid w:val="00CA0636"/>
    <w:rsid w:val="00CA2109"/>
    <w:rsid w:val="00CA3290"/>
    <w:rsid w:val="00CA36F1"/>
    <w:rsid w:val="00CA3C2A"/>
    <w:rsid w:val="00CA4E2C"/>
    <w:rsid w:val="00CA7567"/>
    <w:rsid w:val="00CB2504"/>
    <w:rsid w:val="00CB3275"/>
    <w:rsid w:val="00CB3795"/>
    <w:rsid w:val="00CB40C9"/>
    <w:rsid w:val="00CB5329"/>
    <w:rsid w:val="00CB62DF"/>
    <w:rsid w:val="00CB65AB"/>
    <w:rsid w:val="00CB6A2A"/>
    <w:rsid w:val="00CC3285"/>
    <w:rsid w:val="00CC6131"/>
    <w:rsid w:val="00CC68A4"/>
    <w:rsid w:val="00CC6BA3"/>
    <w:rsid w:val="00CC7805"/>
    <w:rsid w:val="00CC784A"/>
    <w:rsid w:val="00CD1075"/>
    <w:rsid w:val="00CD2FAF"/>
    <w:rsid w:val="00CD304F"/>
    <w:rsid w:val="00CD36E2"/>
    <w:rsid w:val="00CD5B4D"/>
    <w:rsid w:val="00CD66F1"/>
    <w:rsid w:val="00CD6724"/>
    <w:rsid w:val="00CE0F74"/>
    <w:rsid w:val="00CE26DE"/>
    <w:rsid w:val="00CE2BEB"/>
    <w:rsid w:val="00CE301D"/>
    <w:rsid w:val="00CE4736"/>
    <w:rsid w:val="00CE6B94"/>
    <w:rsid w:val="00CE6D2B"/>
    <w:rsid w:val="00CE725E"/>
    <w:rsid w:val="00CE7628"/>
    <w:rsid w:val="00CE7CA4"/>
    <w:rsid w:val="00CF041F"/>
    <w:rsid w:val="00CF0CE0"/>
    <w:rsid w:val="00CF380B"/>
    <w:rsid w:val="00CF4A7F"/>
    <w:rsid w:val="00CF5484"/>
    <w:rsid w:val="00CF55D4"/>
    <w:rsid w:val="00CF64F7"/>
    <w:rsid w:val="00CF6596"/>
    <w:rsid w:val="00D03383"/>
    <w:rsid w:val="00D034D6"/>
    <w:rsid w:val="00D0562B"/>
    <w:rsid w:val="00D0587B"/>
    <w:rsid w:val="00D0692D"/>
    <w:rsid w:val="00D06B4D"/>
    <w:rsid w:val="00D07078"/>
    <w:rsid w:val="00D078F8"/>
    <w:rsid w:val="00D11AB2"/>
    <w:rsid w:val="00D11D52"/>
    <w:rsid w:val="00D1218C"/>
    <w:rsid w:val="00D12A62"/>
    <w:rsid w:val="00D12AAB"/>
    <w:rsid w:val="00D137C2"/>
    <w:rsid w:val="00D1438E"/>
    <w:rsid w:val="00D1743A"/>
    <w:rsid w:val="00D17502"/>
    <w:rsid w:val="00D211E6"/>
    <w:rsid w:val="00D21277"/>
    <w:rsid w:val="00D218EB"/>
    <w:rsid w:val="00D21D93"/>
    <w:rsid w:val="00D21FDE"/>
    <w:rsid w:val="00D21FE6"/>
    <w:rsid w:val="00D22441"/>
    <w:rsid w:val="00D2287B"/>
    <w:rsid w:val="00D231B0"/>
    <w:rsid w:val="00D23448"/>
    <w:rsid w:val="00D250A7"/>
    <w:rsid w:val="00D252F6"/>
    <w:rsid w:val="00D2586C"/>
    <w:rsid w:val="00D27AE1"/>
    <w:rsid w:val="00D30F93"/>
    <w:rsid w:val="00D32766"/>
    <w:rsid w:val="00D32AD9"/>
    <w:rsid w:val="00D33591"/>
    <w:rsid w:val="00D35301"/>
    <w:rsid w:val="00D3543D"/>
    <w:rsid w:val="00D35D92"/>
    <w:rsid w:val="00D36600"/>
    <w:rsid w:val="00D36DF9"/>
    <w:rsid w:val="00D37266"/>
    <w:rsid w:val="00D4047D"/>
    <w:rsid w:val="00D42844"/>
    <w:rsid w:val="00D429B6"/>
    <w:rsid w:val="00D44A43"/>
    <w:rsid w:val="00D44A9D"/>
    <w:rsid w:val="00D44D80"/>
    <w:rsid w:val="00D45802"/>
    <w:rsid w:val="00D52E32"/>
    <w:rsid w:val="00D539E4"/>
    <w:rsid w:val="00D542A3"/>
    <w:rsid w:val="00D548E2"/>
    <w:rsid w:val="00D56EAC"/>
    <w:rsid w:val="00D5712A"/>
    <w:rsid w:val="00D604FF"/>
    <w:rsid w:val="00D65D94"/>
    <w:rsid w:val="00D66264"/>
    <w:rsid w:val="00D66A28"/>
    <w:rsid w:val="00D67CA3"/>
    <w:rsid w:val="00D67EBA"/>
    <w:rsid w:val="00D71BD0"/>
    <w:rsid w:val="00D735AA"/>
    <w:rsid w:val="00D73C95"/>
    <w:rsid w:val="00D740F1"/>
    <w:rsid w:val="00D7707E"/>
    <w:rsid w:val="00D776D1"/>
    <w:rsid w:val="00D77B53"/>
    <w:rsid w:val="00D819AD"/>
    <w:rsid w:val="00D84AFC"/>
    <w:rsid w:val="00D84C90"/>
    <w:rsid w:val="00D9108D"/>
    <w:rsid w:val="00D9140F"/>
    <w:rsid w:val="00D92003"/>
    <w:rsid w:val="00D924D8"/>
    <w:rsid w:val="00D93796"/>
    <w:rsid w:val="00D94C41"/>
    <w:rsid w:val="00D94FD8"/>
    <w:rsid w:val="00D963E7"/>
    <w:rsid w:val="00D96D34"/>
    <w:rsid w:val="00DA0757"/>
    <w:rsid w:val="00DA26DD"/>
    <w:rsid w:val="00DA2C56"/>
    <w:rsid w:val="00DA46F9"/>
    <w:rsid w:val="00DA68B6"/>
    <w:rsid w:val="00DA7491"/>
    <w:rsid w:val="00DA7887"/>
    <w:rsid w:val="00DB1F99"/>
    <w:rsid w:val="00DB37AA"/>
    <w:rsid w:val="00DB41AC"/>
    <w:rsid w:val="00DB4BD2"/>
    <w:rsid w:val="00DB5CBF"/>
    <w:rsid w:val="00DB5F41"/>
    <w:rsid w:val="00DC023B"/>
    <w:rsid w:val="00DC0E9A"/>
    <w:rsid w:val="00DC1B1D"/>
    <w:rsid w:val="00DC6037"/>
    <w:rsid w:val="00DC67FB"/>
    <w:rsid w:val="00DC6FF6"/>
    <w:rsid w:val="00DC74A1"/>
    <w:rsid w:val="00DD072F"/>
    <w:rsid w:val="00DD1530"/>
    <w:rsid w:val="00DD1A2D"/>
    <w:rsid w:val="00DD350D"/>
    <w:rsid w:val="00DD6C54"/>
    <w:rsid w:val="00DE0459"/>
    <w:rsid w:val="00DE106F"/>
    <w:rsid w:val="00DE33E7"/>
    <w:rsid w:val="00DE3568"/>
    <w:rsid w:val="00DE3BF4"/>
    <w:rsid w:val="00DE6827"/>
    <w:rsid w:val="00DE698C"/>
    <w:rsid w:val="00DF1727"/>
    <w:rsid w:val="00DF2CB0"/>
    <w:rsid w:val="00DF40C5"/>
    <w:rsid w:val="00DF497D"/>
    <w:rsid w:val="00DF73C0"/>
    <w:rsid w:val="00DF7B13"/>
    <w:rsid w:val="00E00114"/>
    <w:rsid w:val="00E009B3"/>
    <w:rsid w:val="00E01A7D"/>
    <w:rsid w:val="00E0226F"/>
    <w:rsid w:val="00E0238C"/>
    <w:rsid w:val="00E033E7"/>
    <w:rsid w:val="00E03FE3"/>
    <w:rsid w:val="00E05B9E"/>
    <w:rsid w:val="00E06F66"/>
    <w:rsid w:val="00E10244"/>
    <w:rsid w:val="00E11FC0"/>
    <w:rsid w:val="00E13A66"/>
    <w:rsid w:val="00E15377"/>
    <w:rsid w:val="00E156F4"/>
    <w:rsid w:val="00E16AA6"/>
    <w:rsid w:val="00E16CDE"/>
    <w:rsid w:val="00E1766A"/>
    <w:rsid w:val="00E202B4"/>
    <w:rsid w:val="00E226E8"/>
    <w:rsid w:val="00E2369E"/>
    <w:rsid w:val="00E23DD6"/>
    <w:rsid w:val="00E24C80"/>
    <w:rsid w:val="00E266F1"/>
    <w:rsid w:val="00E30BF1"/>
    <w:rsid w:val="00E31C42"/>
    <w:rsid w:val="00E32129"/>
    <w:rsid w:val="00E3328F"/>
    <w:rsid w:val="00E33EF4"/>
    <w:rsid w:val="00E34401"/>
    <w:rsid w:val="00E357E5"/>
    <w:rsid w:val="00E361B8"/>
    <w:rsid w:val="00E36C2C"/>
    <w:rsid w:val="00E36CB1"/>
    <w:rsid w:val="00E36D84"/>
    <w:rsid w:val="00E400E6"/>
    <w:rsid w:val="00E44561"/>
    <w:rsid w:val="00E45170"/>
    <w:rsid w:val="00E50724"/>
    <w:rsid w:val="00E50AC2"/>
    <w:rsid w:val="00E50ED2"/>
    <w:rsid w:val="00E535D8"/>
    <w:rsid w:val="00E53D54"/>
    <w:rsid w:val="00E5514A"/>
    <w:rsid w:val="00E56CA1"/>
    <w:rsid w:val="00E60305"/>
    <w:rsid w:val="00E60A3D"/>
    <w:rsid w:val="00E62168"/>
    <w:rsid w:val="00E63310"/>
    <w:rsid w:val="00E64137"/>
    <w:rsid w:val="00E649AD"/>
    <w:rsid w:val="00E65591"/>
    <w:rsid w:val="00E66825"/>
    <w:rsid w:val="00E6790F"/>
    <w:rsid w:val="00E7001E"/>
    <w:rsid w:val="00E70397"/>
    <w:rsid w:val="00E71327"/>
    <w:rsid w:val="00E7147F"/>
    <w:rsid w:val="00E71C8E"/>
    <w:rsid w:val="00E7272C"/>
    <w:rsid w:val="00E727AE"/>
    <w:rsid w:val="00E74EC0"/>
    <w:rsid w:val="00E75D39"/>
    <w:rsid w:val="00E76006"/>
    <w:rsid w:val="00E80059"/>
    <w:rsid w:val="00E8076C"/>
    <w:rsid w:val="00E83400"/>
    <w:rsid w:val="00E83526"/>
    <w:rsid w:val="00E84282"/>
    <w:rsid w:val="00E8548F"/>
    <w:rsid w:val="00E90EC5"/>
    <w:rsid w:val="00E916E1"/>
    <w:rsid w:val="00E946D6"/>
    <w:rsid w:val="00E9724B"/>
    <w:rsid w:val="00EA08EB"/>
    <w:rsid w:val="00EA0BDE"/>
    <w:rsid w:val="00EA17E1"/>
    <w:rsid w:val="00EA38BC"/>
    <w:rsid w:val="00EA4C55"/>
    <w:rsid w:val="00EA5FA8"/>
    <w:rsid w:val="00EA61AB"/>
    <w:rsid w:val="00EA7028"/>
    <w:rsid w:val="00EB1238"/>
    <w:rsid w:val="00EB4332"/>
    <w:rsid w:val="00EB5A8C"/>
    <w:rsid w:val="00EB644F"/>
    <w:rsid w:val="00EB646B"/>
    <w:rsid w:val="00EC4720"/>
    <w:rsid w:val="00EC521A"/>
    <w:rsid w:val="00EC64B8"/>
    <w:rsid w:val="00EC6724"/>
    <w:rsid w:val="00EC769E"/>
    <w:rsid w:val="00ED0575"/>
    <w:rsid w:val="00ED0695"/>
    <w:rsid w:val="00ED3501"/>
    <w:rsid w:val="00ED6249"/>
    <w:rsid w:val="00EE1015"/>
    <w:rsid w:val="00EE12EA"/>
    <w:rsid w:val="00EE2057"/>
    <w:rsid w:val="00EE30E8"/>
    <w:rsid w:val="00EE3161"/>
    <w:rsid w:val="00EE319C"/>
    <w:rsid w:val="00EE49F8"/>
    <w:rsid w:val="00EE4F2B"/>
    <w:rsid w:val="00EE618E"/>
    <w:rsid w:val="00EE622C"/>
    <w:rsid w:val="00EE65DE"/>
    <w:rsid w:val="00EE784D"/>
    <w:rsid w:val="00EE7F25"/>
    <w:rsid w:val="00EF07E1"/>
    <w:rsid w:val="00EF0B74"/>
    <w:rsid w:val="00EF0E54"/>
    <w:rsid w:val="00EF287E"/>
    <w:rsid w:val="00EF2AFB"/>
    <w:rsid w:val="00EF3864"/>
    <w:rsid w:val="00EF3E7E"/>
    <w:rsid w:val="00EF550C"/>
    <w:rsid w:val="00EF55CB"/>
    <w:rsid w:val="00EF78FF"/>
    <w:rsid w:val="00EF7A06"/>
    <w:rsid w:val="00F0084E"/>
    <w:rsid w:val="00F00D72"/>
    <w:rsid w:val="00F0120F"/>
    <w:rsid w:val="00F04909"/>
    <w:rsid w:val="00F062FF"/>
    <w:rsid w:val="00F07AD8"/>
    <w:rsid w:val="00F07B88"/>
    <w:rsid w:val="00F1203F"/>
    <w:rsid w:val="00F13368"/>
    <w:rsid w:val="00F148FE"/>
    <w:rsid w:val="00F16F57"/>
    <w:rsid w:val="00F173CA"/>
    <w:rsid w:val="00F201C3"/>
    <w:rsid w:val="00F20882"/>
    <w:rsid w:val="00F21B53"/>
    <w:rsid w:val="00F21FCB"/>
    <w:rsid w:val="00F22CC8"/>
    <w:rsid w:val="00F24DA9"/>
    <w:rsid w:val="00F25803"/>
    <w:rsid w:val="00F25E95"/>
    <w:rsid w:val="00F27D5A"/>
    <w:rsid w:val="00F30512"/>
    <w:rsid w:val="00F3058B"/>
    <w:rsid w:val="00F30A25"/>
    <w:rsid w:val="00F32C8F"/>
    <w:rsid w:val="00F36EDC"/>
    <w:rsid w:val="00F371F9"/>
    <w:rsid w:val="00F41705"/>
    <w:rsid w:val="00F4227F"/>
    <w:rsid w:val="00F42599"/>
    <w:rsid w:val="00F437CE"/>
    <w:rsid w:val="00F448A4"/>
    <w:rsid w:val="00F45A4D"/>
    <w:rsid w:val="00F45B20"/>
    <w:rsid w:val="00F47DD6"/>
    <w:rsid w:val="00F52340"/>
    <w:rsid w:val="00F55788"/>
    <w:rsid w:val="00F560B3"/>
    <w:rsid w:val="00F56164"/>
    <w:rsid w:val="00F56670"/>
    <w:rsid w:val="00F57590"/>
    <w:rsid w:val="00F57D4A"/>
    <w:rsid w:val="00F60762"/>
    <w:rsid w:val="00F60840"/>
    <w:rsid w:val="00F60CB2"/>
    <w:rsid w:val="00F60DD4"/>
    <w:rsid w:val="00F61353"/>
    <w:rsid w:val="00F613F1"/>
    <w:rsid w:val="00F61663"/>
    <w:rsid w:val="00F6368D"/>
    <w:rsid w:val="00F63F4C"/>
    <w:rsid w:val="00F65677"/>
    <w:rsid w:val="00F66C26"/>
    <w:rsid w:val="00F6748B"/>
    <w:rsid w:val="00F67765"/>
    <w:rsid w:val="00F7066B"/>
    <w:rsid w:val="00F72DF5"/>
    <w:rsid w:val="00F74DA3"/>
    <w:rsid w:val="00F7549D"/>
    <w:rsid w:val="00F76486"/>
    <w:rsid w:val="00F772C0"/>
    <w:rsid w:val="00F776C0"/>
    <w:rsid w:val="00F822A9"/>
    <w:rsid w:val="00F83A11"/>
    <w:rsid w:val="00F855AD"/>
    <w:rsid w:val="00F85A8C"/>
    <w:rsid w:val="00F8713B"/>
    <w:rsid w:val="00F875C3"/>
    <w:rsid w:val="00F8795C"/>
    <w:rsid w:val="00F92A61"/>
    <w:rsid w:val="00F9408D"/>
    <w:rsid w:val="00F941F9"/>
    <w:rsid w:val="00F96CE8"/>
    <w:rsid w:val="00FA15A5"/>
    <w:rsid w:val="00FA201E"/>
    <w:rsid w:val="00FA3B31"/>
    <w:rsid w:val="00FA43E9"/>
    <w:rsid w:val="00FA576C"/>
    <w:rsid w:val="00FA590F"/>
    <w:rsid w:val="00FA5D4B"/>
    <w:rsid w:val="00FA6052"/>
    <w:rsid w:val="00FA6342"/>
    <w:rsid w:val="00FA7B0D"/>
    <w:rsid w:val="00FB03E8"/>
    <w:rsid w:val="00FB2AEA"/>
    <w:rsid w:val="00FB3E50"/>
    <w:rsid w:val="00FB5278"/>
    <w:rsid w:val="00FB579C"/>
    <w:rsid w:val="00FB5A94"/>
    <w:rsid w:val="00FB7ACB"/>
    <w:rsid w:val="00FB7CD3"/>
    <w:rsid w:val="00FC01FD"/>
    <w:rsid w:val="00FC14D3"/>
    <w:rsid w:val="00FC178F"/>
    <w:rsid w:val="00FC1881"/>
    <w:rsid w:val="00FC5074"/>
    <w:rsid w:val="00FC54F9"/>
    <w:rsid w:val="00FC674C"/>
    <w:rsid w:val="00FD04D6"/>
    <w:rsid w:val="00FD124F"/>
    <w:rsid w:val="00FD2288"/>
    <w:rsid w:val="00FD56D4"/>
    <w:rsid w:val="00FD5E6D"/>
    <w:rsid w:val="00FD636F"/>
    <w:rsid w:val="00FD6D0B"/>
    <w:rsid w:val="00FE0219"/>
    <w:rsid w:val="00FE3278"/>
    <w:rsid w:val="00FE4E06"/>
    <w:rsid w:val="00FE51C7"/>
    <w:rsid w:val="00FF0226"/>
    <w:rsid w:val="00FF247D"/>
    <w:rsid w:val="00FF293A"/>
    <w:rsid w:val="00FF2FD4"/>
    <w:rsid w:val="00FF37ED"/>
    <w:rsid w:val="00FF62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index 1" w:uiPriority="99"/>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EB5A8C"/>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D44A9D"/>
    <w:pPr>
      <w:numPr>
        <w:numId w:val="4"/>
      </w:numPr>
      <w:jc w:val="both"/>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uiPriority w:val="99"/>
    <w:qFormat/>
    <w:rsid w:val="00F27D5A"/>
    <w:pPr>
      <w:keepNext/>
      <w:suppressAutoHyphens/>
      <w:spacing w:after="0"/>
    </w:pPr>
    <w:rPr>
      <w:b/>
      <w:szCs w:val="20"/>
      <w:lang w:val="en-GB"/>
    </w:rPr>
  </w:style>
  <w:style w:type="paragraph" w:customStyle="1" w:styleId="TermNum">
    <w:name w:val="TermNum"/>
    <w:basedOn w:val="Standard"/>
    <w:next w:val="Terms"/>
    <w:uiPriority w:val="99"/>
    <w:qFormat/>
    <w:rsid w:val="00F27D5A"/>
    <w:pPr>
      <w:keepNext/>
      <w:numPr>
        <w:numId w:val="5"/>
      </w:numPr>
      <w:tabs>
        <w:tab w:val="clear" w:pos="1004"/>
        <w:tab w:val="num" w:pos="720"/>
        <w:tab w:val="num" w:pos="1430"/>
      </w:tabs>
      <w:spacing w:after="0"/>
      <w:ind w:left="72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uiPriority w:val="99"/>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uiPriority w:val="99"/>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15299423">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32684119">
      <w:bodyDiv w:val="1"/>
      <w:marLeft w:val="0"/>
      <w:marRight w:val="0"/>
      <w:marTop w:val="0"/>
      <w:marBottom w:val="0"/>
      <w:divBdr>
        <w:top w:val="none" w:sz="0" w:space="0" w:color="auto"/>
        <w:left w:val="none" w:sz="0" w:space="0" w:color="auto"/>
        <w:bottom w:val="none" w:sz="0" w:space="0" w:color="auto"/>
        <w:right w:val="none" w:sz="0" w:space="0" w:color="auto"/>
      </w:divBdr>
    </w:div>
    <w:div w:id="336617001">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985744696">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68215800">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45896323">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329" Type="http://schemas.microsoft.com/office/2011/relationships/commentsExtended" Target="commentsExtended.xml"/><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hyperlink" Target="https://github.com/opengeospatial/HY_Features/blob/master/req/hy_features_conceptual_model" TargetMode="External"/><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github.com/opengeospatial/HY_Features/blob/master/conf/uml_hydrofeature/hydrocomplex/*" TargetMode="External"/><Relationship Id="rId89" Type="http://schemas.openxmlformats.org/officeDocument/2006/relationships/hyperlink" Target="https://github.com/opengeospatial/HY_Features/blob/master/conf/uml_surfacehydrofeature/surfacewaterbodies/*" TargetMode="External"/><Relationship Id="rId112" Type="http://schemas.openxmlformats.org/officeDocument/2006/relationships/hyperlink" Target="http://www.whycos.org/chy/guide/168_Vol_I_en.pdf" TargetMode="External"/><Relationship Id="rId16" Type="http://schemas.openxmlformats.org/officeDocument/2006/relationships/comments" Target="comments.xml"/><Relationship Id="rId107" Type="http://schemas.openxmlformats.org/officeDocument/2006/relationships/hyperlink" Target="http://inspire.ec.europa.eu/documents/Data_Specifications/INSPIRE_DataSpecification_HY_v3.1.pdf" TargetMode="Externa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spire-twg.jrc.it/svn/iso" TargetMode="Externa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header" Target="header3.xml"/><Relationship Id="rId87" Type="http://schemas.openxmlformats.org/officeDocument/2006/relationships/hyperlink" Target="https://github.com/opengeospatial/HY_Features/blob/master/conf/uml_surfacehydrofeature/channelnetwork/*" TargetMode="External"/><Relationship Id="rId102" Type="http://schemas.openxmlformats.org/officeDocument/2006/relationships/header" Target="header5.xml"/><Relationship Id="rId110" Type="http://schemas.openxmlformats.org/officeDocument/2006/relationships/hyperlink" Target="https://portal.opengeospatial.org/files/?artifact_id=55157" TargetMode="External"/><Relationship Id="rId115" Type="http://schemas.openxmlformats.org/officeDocument/2006/relationships/fontTable" Target="fontTable.xml"/><Relationship Id="rId330"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yperlink" Target="https://github.com/opengeospatial/HY_Features/blob/master/spec/hydrology/hydrofeature/1.0/conf/hy_%20hydrofeature" TargetMode="External"/><Relationship Id="rId90" Type="http://schemas.openxmlformats.org/officeDocument/2006/relationships/hyperlink" Target="https://github.com/opengeospatial/HY_Features/blob/master/conf/uml_surfacehydrofeature/storage/*" TargetMode="External"/><Relationship Id="rId95" Type="http://schemas.openxmlformats.org/officeDocument/2006/relationships/footer" Target="footer7.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inspire-twg.jrc.it/svn/iso"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footer" Target="footer12.xml"/><Relationship Id="rId105" Type="http://schemas.openxmlformats.org/officeDocument/2006/relationships/footer" Target="footer16.xml"/><Relationship Id="rId113" Type="http://schemas.openxmlformats.org/officeDocument/2006/relationships/footer" Target="footer18.xm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image" Target="media/image49.png"/><Relationship Id="rId80" Type="http://schemas.openxmlformats.org/officeDocument/2006/relationships/footer" Target="footer4.xml"/><Relationship Id="rId85" Type="http://schemas.openxmlformats.org/officeDocument/2006/relationships/hyperlink" Target="https://conf/uml_hydrofeature/positioning/*" TargetMode="External"/><Relationship Id="rId93" Type="http://schemas.openxmlformats.org/officeDocument/2006/relationships/header" Target="header4.xml"/><Relationship Id="rId98"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pengis.net/spec/%7Bstandard%7D/%7Bm.n%7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oter" Target="footer14.xml"/><Relationship Id="rId108" Type="http://schemas.openxmlformats.org/officeDocument/2006/relationships/hyperlink" Target="https://portal.opengeospatial.org/files/?artifact_id=59773" TargetMode="External"/><Relationship Id="rId11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github.com/opengeospatial/HY_Features/blob/master/conf/uml_hydrofeature/namedfeature/*" TargetMode="External"/><Relationship Id="rId88" Type="http://schemas.openxmlformats.org/officeDocument/2006/relationships/hyperlink" Target="https://github.com/opengeospatial/HY_Features/blob/master/conf/uml_surfacehydrofeature/hydrographicnetwork/*" TargetMode="External"/><Relationship Id="rId91" Type="http://schemas.openxmlformats.org/officeDocument/2006/relationships/hyperlink" Target="https://github.com/opengeospatial/HY_Features/blob/master/%20spec/hydrology/hydrometricfeature/1.0/conf/hy_hydrometricfeature" TargetMode="External"/><Relationship Id="rId96" Type="http://schemas.openxmlformats.org/officeDocument/2006/relationships/footer" Target="footer8.xml"/><Relationship Id="rId111" Type="http://schemas.openxmlformats.org/officeDocument/2006/relationships/hyperlink" Target="https://water.usgs.gov/nawqa/sparrow/wrr97/geograp/hucs.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github.com/opengeospatial/HY_Features/blob/master/req/hy_features_content" TargetMode="External"/><Relationship Id="rId57" Type="http://schemas.openxmlformats.org/officeDocument/2006/relationships/image" Target="media/image34.png"/><Relationship Id="rId106" Type="http://schemas.openxmlformats.org/officeDocument/2006/relationships/footer" Target="footer17.xml"/><Relationship Id="rId114" Type="http://schemas.openxmlformats.org/officeDocument/2006/relationships/footer" Target="footer19.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inspire-twg.jrc.it/svn/iso"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oter" Target="footer5.xml"/><Relationship Id="rId86" Type="http://schemas.openxmlformats.org/officeDocument/2006/relationships/hyperlink" Target="https://github.com/opengeospatial/HY_Features/blob/master/%20spec/hydrology/surfacehydrofeature/1.0/conf/hy_%20surfacehydrofeature" TargetMode="External"/><Relationship Id="rId94" Type="http://schemas.openxmlformats.org/officeDocument/2006/relationships/footer" Target="footer6.xml"/><Relationship Id="rId99" Type="http://schemas.openxmlformats.org/officeDocument/2006/relationships/footer" Target="footer11.xml"/><Relationship Id="rId101" Type="http://schemas.openxmlformats.org/officeDocument/2006/relationships/footer" Target="footer13.xm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hyperlink" Target="https://portal.opengeospatial.org/files/?artifact_id=57222" TargetMode="External"/><Relationship Id="rId34" Type="http://schemas.openxmlformats.org/officeDocument/2006/relationships/image" Target="media/image18.png"/><Relationship Id="rId50" Type="http://schemas.openxmlformats.org/officeDocument/2006/relationships/hyperlink" Target="https://github.com/opengeospatial/HY_Features/blob/master/req/hy_features_conceptual_model" TargetMode="External"/><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footer" Target="footer9.xml"/><Relationship Id="rId104" Type="http://schemas.openxmlformats.org/officeDocument/2006/relationships/footer" Target="footer15.xm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github.com/opengeospatial/HY_Features/blob/master/conf/uml_hydrometricfeature/hydrometricfeature/*" TargetMode="External"/><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B666A-729C-4DBD-9579-1A6EA337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127</Pages>
  <Words>30534</Words>
  <Characters>174048</Characters>
  <Application>Microsoft Office Word</Application>
  <DocSecurity>0</DocSecurity>
  <Lines>1450</Lines>
  <Paragraphs>408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204174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64</cp:revision>
  <cp:lastPrinted>2016-09-28T08:30:00Z</cp:lastPrinted>
  <dcterms:created xsi:type="dcterms:W3CDTF">2016-09-29T11:19:00Z</dcterms:created>
  <dcterms:modified xsi:type="dcterms:W3CDTF">2016-10-13T06:38:00Z</dcterms:modified>
</cp:coreProperties>
</file>