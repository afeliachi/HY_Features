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5" w:name="_Toc165888228"/>
      <w:r w:rsidRPr="00E83400">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Inhaltsverzeichnisberschrift"/>
          </w:pPr>
        </w:p>
        <w:p w14:paraId="555F74E7" w14:textId="77777777" w:rsidR="00E83400"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780912" w:history="1">
            <w:r w:rsidR="00E83400" w:rsidRPr="00C0788E">
              <w:rPr>
                <w:rStyle w:val="Hyperlink"/>
                <w:noProof/>
              </w:rPr>
              <w:t>1.</w:t>
            </w:r>
            <w:r w:rsidR="00E83400">
              <w:rPr>
                <w:rFonts w:asciiTheme="minorHAnsi" w:eastAsiaTheme="minorEastAsia" w:hAnsiTheme="minorHAnsi" w:cstheme="minorBidi"/>
                <w:noProof/>
                <w:sz w:val="22"/>
                <w:szCs w:val="22"/>
              </w:rPr>
              <w:tab/>
            </w:r>
            <w:r w:rsidR="00E83400" w:rsidRPr="00C0788E">
              <w:rPr>
                <w:rStyle w:val="Hyperlink"/>
                <w:noProof/>
              </w:rPr>
              <w:t>Scope</w:t>
            </w:r>
            <w:r w:rsidR="00E83400">
              <w:rPr>
                <w:noProof/>
                <w:webHidden/>
              </w:rPr>
              <w:tab/>
            </w:r>
            <w:r w:rsidR="00E83400">
              <w:rPr>
                <w:noProof/>
                <w:webHidden/>
              </w:rPr>
              <w:fldChar w:fldCharType="begin"/>
            </w:r>
            <w:r w:rsidR="00E83400">
              <w:rPr>
                <w:noProof/>
                <w:webHidden/>
              </w:rPr>
              <w:instrText xml:space="preserve"> PAGEREF _Toc461780912 \h </w:instrText>
            </w:r>
            <w:r w:rsidR="00E83400">
              <w:rPr>
                <w:noProof/>
                <w:webHidden/>
              </w:rPr>
            </w:r>
            <w:r w:rsidR="00E83400">
              <w:rPr>
                <w:noProof/>
                <w:webHidden/>
              </w:rPr>
              <w:fldChar w:fldCharType="separate"/>
            </w:r>
            <w:r w:rsidR="00E83400">
              <w:rPr>
                <w:noProof/>
                <w:webHidden/>
              </w:rPr>
              <w:t>12</w:t>
            </w:r>
            <w:r w:rsidR="00E83400">
              <w:rPr>
                <w:noProof/>
                <w:webHidden/>
              </w:rPr>
              <w:fldChar w:fldCharType="end"/>
            </w:r>
          </w:hyperlink>
        </w:p>
        <w:p w14:paraId="4A149E28" w14:textId="77777777" w:rsidR="00E83400" w:rsidRDefault="00E83400">
          <w:pPr>
            <w:pStyle w:val="Verzeichnis1"/>
            <w:tabs>
              <w:tab w:val="left" w:pos="480"/>
              <w:tab w:val="right" w:leader="dot" w:pos="8630"/>
            </w:tabs>
            <w:rPr>
              <w:rFonts w:asciiTheme="minorHAnsi" w:eastAsiaTheme="minorEastAsia" w:hAnsiTheme="minorHAnsi" w:cstheme="minorBidi"/>
              <w:noProof/>
              <w:sz w:val="22"/>
              <w:szCs w:val="22"/>
            </w:rPr>
          </w:pPr>
          <w:hyperlink w:anchor="_Toc461780913" w:history="1">
            <w:r w:rsidRPr="00C0788E">
              <w:rPr>
                <w:rStyle w:val="Hyperlink"/>
                <w:noProof/>
              </w:rPr>
              <w:t>2.</w:t>
            </w:r>
            <w:r>
              <w:rPr>
                <w:rFonts w:asciiTheme="minorHAnsi" w:eastAsiaTheme="minorEastAsia" w:hAnsiTheme="minorHAnsi" w:cstheme="minorBidi"/>
                <w:noProof/>
                <w:sz w:val="22"/>
                <w:szCs w:val="22"/>
              </w:rPr>
              <w:tab/>
            </w:r>
            <w:r w:rsidRPr="00C0788E">
              <w:rPr>
                <w:rStyle w:val="Hyperlink"/>
                <w:noProof/>
              </w:rPr>
              <w:t>Conformance</w:t>
            </w:r>
            <w:r>
              <w:rPr>
                <w:noProof/>
                <w:webHidden/>
              </w:rPr>
              <w:tab/>
            </w:r>
            <w:r>
              <w:rPr>
                <w:noProof/>
                <w:webHidden/>
              </w:rPr>
              <w:fldChar w:fldCharType="begin"/>
            </w:r>
            <w:r>
              <w:rPr>
                <w:noProof/>
                <w:webHidden/>
              </w:rPr>
              <w:instrText xml:space="preserve"> PAGEREF _Toc461780913 \h </w:instrText>
            </w:r>
            <w:r>
              <w:rPr>
                <w:noProof/>
                <w:webHidden/>
              </w:rPr>
            </w:r>
            <w:r>
              <w:rPr>
                <w:noProof/>
                <w:webHidden/>
              </w:rPr>
              <w:fldChar w:fldCharType="separate"/>
            </w:r>
            <w:r>
              <w:rPr>
                <w:noProof/>
                <w:webHidden/>
              </w:rPr>
              <w:t>15</w:t>
            </w:r>
            <w:r>
              <w:rPr>
                <w:noProof/>
                <w:webHidden/>
              </w:rPr>
              <w:fldChar w:fldCharType="end"/>
            </w:r>
          </w:hyperlink>
        </w:p>
        <w:p w14:paraId="14042F03" w14:textId="77777777" w:rsidR="00E83400" w:rsidRDefault="00E83400">
          <w:pPr>
            <w:pStyle w:val="Verzeichnis1"/>
            <w:tabs>
              <w:tab w:val="left" w:pos="480"/>
              <w:tab w:val="right" w:leader="dot" w:pos="8630"/>
            </w:tabs>
            <w:rPr>
              <w:rFonts w:asciiTheme="minorHAnsi" w:eastAsiaTheme="minorEastAsia" w:hAnsiTheme="minorHAnsi" w:cstheme="minorBidi"/>
              <w:noProof/>
              <w:sz w:val="22"/>
              <w:szCs w:val="22"/>
            </w:rPr>
          </w:pPr>
          <w:hyperlink w:anchor="_Toc461780914" w:history="1">
            <w:r w:rsidRPr="00C0788E">
              <w:rPr>
                <w:rStyle w:val="Hyperlink"/>
                <w:noProof/>
              </w:rPr>
              <w:t>3.</w:t>
            </w:r>
            <w:r>
              <w:rPr>
                <w:rFonts w:asciiTheme="minorHAnsi" w:eastAsiaTheme="minorEastAsia" w:hAnsiTheme="minorHAnsi" w:cstheme="minorBidi"/>
                <w:noProof/>
                <w:sz w:val="22"/>
                <w:szCs w:val="22"/>
              </w:rPr>
              <w:tab/>
            </w:r>
            <w:r w:rsidRPr="00C0788E">
              <w:rPr>
                <w:rStyle w:val="Hyperlink"/>
                <w:noProof/>
              </w:rPr>
              <w:t>Normative References</w:t>
            </w:r>
            <w:r>
              <w:rPr>
                <w:noProof/>
                <w:webHidden/>
              </w:rPr>
              <w:tab/>
            </w:r>
            <w:r>
              <w:rPr>
                <w:noProof/>
                <w:webHidden/>
              </w:rPr>
              <w:fldChar w:fldCharType="begin"/>
            </w:r>
            <w:r>
              <w:rPr>
                <w:noProof/>
                <w:webHidden/>
              </w:rPr>
              <w:instrText xml:space="preserve"> PAGEREF _Toc461780914 \h </w:instrText>
            </w:r>
            <w:r>
              <w:rPr>
                <w:noProof/>
                <w:webHidden/>
              </w:rPr>
            </w:r>
            <w:r>
              <w:rPr>
                <w:noProof/>
                <w:webHidden/>
              </w:rPr>
              <w:fldChar w:fldCharType="separate"/>
            </w:r>
            <w:r>
              <w:rPr>
                <w:noProof/>
                <w:webHidden/>
              </w:rPr>
              <w:t>16</w:t>
            </w:r>
            <w:r>
              <w:rPr>
                <w:noProof/>
                <w:webHidden/>
              </w:rPr>
              <w:fldChar w:fldCharType="end"/>
            </w:r>
          </w:hyperlink>
        </w:p>
        <w:p w14:paraId="7F8C4EB1" w14:textId="77777777" w:rsidR="00E83400" w:rsidRDefault="00E83400">
          <w:pPr>
            <w:pStyle w:val="Verzeichnis1"/>
            <w:tabs>
              <w:tab w:val="left" w:pos="480"/>
              <w:tab w:val="right" w:leader="dot" w:pos="8630"/>
            </w:tabs>
            <w:rPr>
              <w:rFonts w:asciiTheme="minorHAnsi" w:eastAsiaTheme="minorEastAsia" w:hAnsiTheme="minorHAnsi" w:cstheme="minorBidi"/>
              <w:noProof/>
              <w:sz w:val="22"/>
              <w:szCs w:val="22"/>
            </w:rPr>
          </w:pPr>
          <w:hyperlink w:anchor="_Toc461780915" w:history="1">
            <w:r w:rsidRPr="00C0788E">
              <w:rPr>
                <w:rStyle w:val="Hyperlink"/>
                <w:noProof/>
              </w:rPr>
              <w:t>4.</w:t>
            </w:r>
            <w:r>
              <w:rPr>
                <w:rFonts w:asciiTheme="minorHAnsi" w:eastAsiaTheme="minorEastAsia" w:hAnsiTheme="minorHAnsi" w:cstheme="minorBidi"/>
                <w:noProof/>
                <w:sz w:val="22"/>
                <w:szCs w:val="22"/>
              </w:rPr>
              <w:tab/>
            </w:r>
            <w:r w:rsidRPr="00C0788E">
              <w:rPr>
                <w:rStyle w:val="Hyperlink"/>
                <w:noProof/>
              </w:rPr>
              <w:t>Terms and Definitions</w:t>
            </w:r>
            <w:r>
              <w:rPr>
                <w:noProof/>
                <w:webHidden/>
              </w:rPr>
              <w:tab/>
            </w:r>
            <w:r>
              <w:rPr>
                <w:noProof/>
                <w:webHidden/>
              </w:rPr>
              <w:fldChar w:fldCharType="begin"/>
            </w:r>
            <w:r>
              <w:rPr>
                <w:noProof/>
                <w:webHidden/>
              </w:rPr>
              <w:instrText xml:space="preserve"> PAGEREF _Toc461780915 \h </w:instrText>
            </w:r>
            <w:r>
              <w:rPr>
                <w:noProof/>
                <w:webHidden/>
              </w:rPr>
            </w:r>
            <w:r>
              <w:rPr>
                <w:noProof/>
                <w:webHidden/>
              </w:rPr>
              <w:fldChar w:fldCharType="separate"/>
            </w:r>
            <w:r>
              <w:rPr>
                <w:noProof/>
                <w:webHidden/>
              </w:rPr>
              <w:t>16</w:t>
            </w:r>
            <w:r>
              <w:rPr>
                <w:noProof/>
                <w:webHidden/>
              </w:rPr>
              <w:fldChar w:fldCharType="end"/>
            </w:r>
          </w:hyperlink>
        </w:p>
        <w:p w14:paraId="44B3DCE1" w14:textId="77777777" w:rsidR="00E83400" w:rsidRDefault="00E83400">
          <w:pPr>
            <w:pStyle w:val="Verzeichnis1"/>
            <w:tabs>
              <w:tab w:val="left" w:pos="480"/>
              <w:tab w:val="right" w:leader="dot" w:pos="8630"/>
            </w:tabs>
            <w:rPr>
              <w:rFonts w:asciiTheme="minorHAnsi" w:eastAsiaTheme="minorEastAsia" w:hAnsiTheme="minorHAnsi" w:cstheme="minorBidi"/>
              <w:noProof/>
              <w:sz w:val="22"/>
              <w:szCs w:val="22"/>
            </w:rPr>
          </w:pPr>
          <w:hyperlink w:anchor="_Toc461780916" w:history="1">
            <w:r w:rsidRPr="00C0788E">
              <w:rPr>
                <w:rStyle w:val="Hyperlink"/>
                <w:noProof/>
              </w:rPr>
              <w:t>5.</w:t>
            </w:r>
            <w:r>
              <w:rPr>
                <w:rFonts w:asciiTheme="minorHAnsi" w:eastAsiaTheme="minorEastAsia" w:hAnsiTheme="minorHAnsi" w:cstheme="minorBidi"/>
                <w:noProof/>
                <w:sz w:val="22"/>
                <w:szCs w:val="22"/>
              </w:rPr>
              <w:tab/>
            </w:r>
            <w:r w:rsidRPr="00C0788E">
              <w:rPr>
                <w:rStyle w:val="Hyperlink"/>
                <w:noProof/>
              </w:rPr>
              <w:t>Conventions</w:t>
            </w:r>
            <w:r>
              <w:rPr>
                <w:noProof/>
                <w:webHidden/>
              </w:rPr>
              <w:tab/>
            </w:r>
            <w:r>
              <w:rPr>
                <w:noProof/>
                <w:webHidden/>
              </w:rPr>
              <w:fldChar w:fldCharType="begin"/>
            </w:r>
            <w:r>
              <w:rPr>
                <w:noProof/>
                <w:webHidden/>
              </w:rPr>
              <w:instrText xml:space="preserve"> PAGEREF _Toc461780916 \h </w:instrText>
            </w:r>
            <w:r>
              <w:rPr>
                <w:noProof/>
                <w:webHidden/>
              </w:rPr>
            </w:r>
            <w:r>
              <w:rPr>
                <w:noProof/>
                <w:webHidden/>
              </w:rPr>
              <w:fldChar w:fldCharType="separate"/>
            </w:r>
            <w:r>
              <w:rPr>
                <w:noProof/>
                <w:webHidden/>
              </w:rPr>
              <w:t>25</w:t>
            </w:r>
            <w:r>
              <w:rPr>
                <w:noProof/>
                <w:webHidden/>
              </w:rPr>
              <w:fldChar w:fldCharType="end"/>
            </w:r>
          </w:hyperlink>
        </w:p>
        <w:p w14:paraId="432D71E3"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17" w:history="1">
            <w:r w:rsidRPr="00C0788E">
              <w:rPr>
                <w:rStyle w:val="Hyperlink"/>
                <w:noProof/>
              </w:rPr>
              <w:t>5.1</w:t>
            </w:r>
            <w:r>
              <w:rPr>
                <w:rFonts w:asciiTheme="minorHAnsi" w:eastAsiaTheme="minorEastAsia" w:hAnsiTheme="minorHAnsi" w:cstheme="minorBidi"/>
                <w:noProof/>
                <w:sz w:val="22"/>
                <w:szCs w:val="22"/>
              </w:rPr>
              <w:tab/>
            </w:r>
            <w:r w:rsidRPr="00C0788E">
              <w:rPr>
                <w:rStyle w:val="Hyperlink"/>
                <w:noProof/>
              </w:rPr>
              <w:t>Identifiers</w:t>
            </w:r>
            <w:r>
              <w:rPr>
                <w:noProof/>
                <w:webHidden/>
              </w:rPr>
              <w:tab/>
            </w:r>
            <w:r>
              <w:rPr>
                <w:noProof/>
                <w:webHidden/>
              </w:rPr>
              <w:fldChar w:fldCharType="begin"/>
            </w:r>
            <w:r>
              <w:rPr>
                <w:noProof/>
                <w:webHidden/>
              </w:rPr>
              <w:instrText xml:space="preserve"> PAGEREF _Toc461780917 \h </w:instrText>
            </w:r>
            <w:r>
              <w:rPr>
                <w:noProof/>
                <w:webHidden/>
              </w:rPr>
            </w:r>
            <w:r>
              <w:rPr>
                <w:noProof/>
                <w:webHidden/>
              </w:rPr>
              <w:fldChar w:fldCharType="separate"/>
            </w:r>
            <w:r>
              <w:rPr>
                <w:noProof/>
                <w:webHidden/>
              </w:rPr>
              <w:t>25</w:t>
            </w:r>
            <w:r>
              <w:rPr>
                <w:noProof/>
                <w:webHidden/>
              </w:rPr>
              <w:fldChar w:fldCharType="end"/>
            </w:r>
          </w:hyperlink>
        </w:p>
        <w:p w14:paraId="4176FC9D"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18" w:history="1">
            <w:r w:rsidRPr="00C0788E">
              <w:rPr>
                <w:rStyle w:val="Hyperlink"/>
                <w:noProof/>
              </w:rPr>
              <w:t>5.2</w:t>
            </w:r>
            <w:r>
              <w:rPr>
                <w:rFonts w:asciiTheme="minorHAnsi" w:eastAsiaTheme="minorEastAsia" w:hAnsiTheme="minorHAnsi" w:cstheme="minorBidi"/>
                <w:noProof/>
                <w:sz w:val="22"/>
                <w:szCs w:val="22"/>
              </w:rPr>
              <w:tab/>
            </w:r>
            <w:r w:rsidRPr="00C0788E">
              <w:rPr>
                <w:rStyle w:val="Hyperlink"/>
                <w:noProof/>
              </w:rPr>
              <w:t>Symbols (and abbreviated terms)</w:t>
            </w:r>
            <w:r>
              <w:rPr>
                <w:noProof/>
                <w:webHidden/>
              </w:rPr>
              <w:tab/>
            </w:r>
            <w:r>
              <w:rPr>
                <w:noProof/>
                <w:webHidden/>
              </w:rPr>
              <w:fldChar w:fldCharType="begin"/>
            </w:r>
            <w:r>
              <w:rPr>
                <w:noProof/>
                <w:webHidden/>
              </w:rPr>
              <w:instrText xml:space="preserve"> PAGEREF _Toc461780918 \h </w:instrText>
            </w:r>
            <w:r>
              <w:rPr>
                <w:noProof/>
                <w:webHidden/>
              </w:rPr>
            </w:r>
            <w:r>
              <w:rPr>
                <w:noProof/>
                <w:webHidden/>
              </w:rPr>
              <w:fldChar w:fldCharType="separate"/>
            </w:r>
            <w:r>
              <w:rPr>
                <w:noProof/>
                <w:webHidden/>
              </w:rPr>
              <w:t>25</w:t>
            </w:r>
            <w:r>
              <w:rPr>
                <w:noProof/>
                <w:webHidden/>
              </w:rPr>
              <w:fldChar w:fldCharType="end"/>
            </w:r>
          </w:hyperlink>
        </w:p>
        <w:p w14:paraId="0CC5E323"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19" w:history="1">
            <w:r w:rsidRPr="00C0788E">
              <w:rPr>
                <w:rStyle w:val="Hyperlink"/>
                <w:noProof/>
              </w:rPr>
              <w:t>5.3</w:t>
            </w:r>
            <w:r>
              <w:rPr>
                <w:rFonts w:asciiTheme="minorHAnsi" w:eastAsiaTheme="minorEastAsia" w:hAnsiTheme="minorHAnsi" w:cstheme="minorBidi"/>
                <w:noProof/>
                <w:sz w:val="22"/>
                <w:szCs w:val="22"/>
              </w:rPr>
              <w:tab/>
            </w:r>
            <w:r w:rsidRPr="00C0788E">
              <w:rPr>
                <w:rStyle w:val="Hyperlink"/>
                <w:noProof/>
              </w:rPr>
              <w:t>UML notation</w:t>
            </w:r>
            <w:r>
              <w:rPr>
                <w:noProof/>
                <w:webHidden/>
              </w:rPr>
              <w:tab/>
            </w:r>
            <w:r>
              <w:rPr>
                <w:noProof/>
                <w:webHidden/>
              </w:rPr>
              <w:fldChar w:fldCharType="begin"/>
            </w:r>
            <w:r>
              <w:rPr>
                <w:noProof/>
                <w:webHidden/>
              </w:rPr>
              <w:instrText xml:space="preserve"> PAGEREF _Toc461780919 \h </w:instrText>
            </w:r>
            <w:r>
              <w:rPr>
                <w:noProof/>
                <w:webHidden/>
              </w:rPr>
            </w:r>
            <w:r>
              <w:rPr>
                <w:noProof/>
                <w:webHidden/>
              </w:rPr>
              <w:fldChar w:fldCharType="separate"/>
            </w:r>
            <w:r>
              <w:rPr>
                <w:noProof/>
                <w:webHidden/>
              </w:rPr>
              <w:t>26</w:t>
            </w:r>
            <w:r>
              <w:rPr>
                <w:noProof/>
                <w:webHidden/>
              </w:rPr>
              <w:fldChar w:fldCharType="end"/>
            </w:r>
          </w:hyperlink>
        </w:p>
        <w:p w14:paraId="1EA76FDD"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20" w:history="1">
            <w:r w:rsidRPr="00C0788E">
              <w:rPr>
                <w:rStyle w:val="Hyperlink"/>
                <w:noProof/>
              </w:rPr>
              <w:t>5.4</w:t>
            </w:r>
            <w:r>
              <w:rPr>
                <w:rFonts w:asciiTheme="minorHAnsi" w:eastAsiaTheme="minorEastAsia" w:hAnsiTheme="minorHAnsi" w:cstheme="minorBidi"/>
                <w:noProof/>
                <w:sz w:val="22"/>
                <w:szCs w:val="22"/>
              </w:rPr>
              <w:tab/>
            </w:r>
            <w:r w:rsidRPr="00C0788E">
              <w:rPr>
                <w:rStyle w:val="Hyperlink"/>
                <w:noProof/>
              </w:rPr>
              <w:t>WMO Terminology</w:t>
            </w:r>
            <w:r>
              <w:rPr>
                <w:noProof/>
                <w:webHidden/>
              </w:rPr>
              <w:tab/>
            </w:r>
            <w:r>
              <w:rPr>
                <w:noProof/>
                <w:webHidden/>
              </w:rPr>
              <w:fldChar w:fldCharType="begin"/>
            </w:r>
            <w:r>
              <w:rPr>
                <w:noProof/>
                <w:webHidden/>
              </w:rPr>
              <w:instrText xml:space="preserve"> PAGEREF _Toc461780920 \h </w:instrText>
            </w:r>
            <w:r>
              <w:rPr>
                <w:noProof/>
                <w:webHidden/>
              </w:rPr>
            </w:r>
            <w:r>
              <w:rPr>
                <w:noProof/>
                <w:webHidden/>
              </w:rPr>
              <w:fldChar w:fldCharType="separate"/>
            </w:r>
            <w:r>
              <w:rPr>
                <w:noProof/>
                <w:webHidden/>
              </w:rPr>
              <w:t>26</w:t>
            </w:r>
            <w:r>
              <w:rPr>
                <w:noProof/>
                <w:webHidden/>
              </w:rPr>
              <w:fldChar w:fldCharType="end"/>
            </w:r>
          </w:hyperlink>
        </w:p>
        <w:p w14:paraId="187B22F7"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21" w:history="1">
            <w:r w:rsidRPr="00C0788E">
              <w:rPr>
                <w:rStyle w:val="Hyperlink"/>
                <w:noProof/>
              </w:rPr>
              <w:t>5.5</w:t>
            </w:r>
            <w:r>
              <w:rPr>
                <w:rFonts w:asciiTheme="minorHAnsi" w:eastAsiaTheme="minorEastAsia" w:hAnsiTheme="minorHAnsi" w:cstheme="minorBidi"/>
                <w:noProof/>
                <w:sz w:val="22"/>
                <w:szCs w:val="22"/>
              </w:rPr>
              <w:tab/>
            </w:r>
            <w:r w:rsidRPr="00C0788E">
              <w:rPr>
                <w:rStyle w:val="Hyperlink"/>
                <w:noProof/>
              </w:rPr>
              <w:t>Naming convention</w:t>
            </w:r>
            <w:r>
              <w:rPr>
                <w:noProof/>
                <w:webHidden/>
              </w:rPr>
              <w:tab/>
            </w:r>
            <w:r>
              <w:rPr>
                <w:noProof/>
                <w:webHidden/>
              </w:rPr>
              <w:fldChar w:fldCharType="begin"/>
            </w:r>
            <w:r>
              <w:rPr>
                <w:noProof/>
                <w:webHidden/>
              </w:rPr>
              <w:instrText xml:space="preserve"> PAGEREF _Toc461780921 \h </w:instrText>
            </w:r>
            <w:r>
              <w:rPr>
                <w:noProof/>
                <w:webHidden/>
              </w:rPr>
            </w:r>
            <w:r>
              <w:rPr>
                <w:noProof/>
                <w:webHidden/>
              </w:rPr>
              <w:fldChar w:fldCharType="separate"/>
            </w:r>
            <w:r>
              <w:rPr>
                <w:noProof/>
                <w:webHidden/>
              </w:rPr>
              <w:t>27</w:t>
            </w:r>
            <w:r>
              <w:rPr>
                <w:noProof/>
                <w:webHidden/>
              </w:rPr>
              <w:fldChar w:fldCharType="end"/>
            </w:r>
          </w:hyperlink>
        </w:p>
        <w:p w14:paraId="46F9219E" w14:textId="77777777" w:rsidR="00E83400" w:rsidRDefault="00E83400">
          <w:pPr>
            <w:pStyle w:val="Verzeichnis1"/>
            <w:tabs>
              <w:tab w:val="left" w:pos="480"/>
              <w:tab w:val="right" w:leader="dot" w:pos="8630"/>
            </w:tabs>
            <w:rPr>
              <w:rFonts w:asciiTheme="minorHAnsi" w:eastAsiaTheme="minorEastAsia" w:hAnsiTheme="minorHAnsi" w:cstheme="minorBidi"/>
              <w:noProof/>
              <w:sz w:val="22"/>
              <w:szCs w:val="22"/>
            </w:rPr>
          </w:pPr>
          <w:hyperlink w:anchor="_Toc461780922" w:history="1">
            <w:r w:rsidRPr="00C0788E">
              <w:rPr>
                <w:rStyle w:val="Hyperlink"/>
                <w:noProof/>
              </w:rPr>
              <w:t>6.</w:t>
            </w:r>
            <w:r>
              <w:rPr>
                <w:rFonts w:asciiTheme="minorHAnsi" w:eastAsiaTheme="minorEastAsia" w:hAnsiTheme="minorHAnsi" w:cstheme="minorBidi"/>
                <w:noProof/>
                <w:sz w:val="22"/>
                <w:szCs w:val="22"/>
              </w:rPr>
              <w:tab/>
            </w:r>
            <w:r w:rsidRPr="00C0788E">
              <w:rPr>
                <w:rStyle w:val="Hyperlink"/>
                <w:noProof/>
              </w:rPr>
              <w:t>Clauses not Containing Normative Material</w:t>
            </w:r>
            <w:r>
              <w:rPr>
                <w:noProof/>
                <w:webHidden/>
              </w:rPr>
              <w:tab/>
            </w:r>
            <w:r>
              <w:rPr>
                <w:noProof/>
                <w:webHidden/>
              </w:rPr>
              <w:fldChar w:fldCharType="begin"/>
            </w:r>
            <w:r>
              <w:rPr>
                <w:noProof/>
                <w:webHidden/>
              </w:rPr>
              <w:instrText xml:space="preserve"> PAGEREF _Toc461780922 \h </w:instrText>
            </w:r>
            <w:r>
              <w:rPr>
                <w:noProof/>
                <w:webHidden/>
              </w:rPr>
            </w:r>
            <w:r>
              <w:rPr>
                <w:noProof/>
                <w:webHidden/>
              </w:rPr>
              <w:fldChar w:fldCharType="separate"/>
            </w:r>
            <w:r>
              <w:rPr>
                <w:noProof/>
                <w:webHidden/>
              </w:rPr>
              <w:t>27</w:t>
            </w:r>
            <w:r>
              <w:rPr>
                <w:noProof/>
                <w:webHidden/>
              </w:rPr>
              <w:fldChar w:fldCharType="end"/>
            </w:r>
          </w:hyperlink>
        </w:p>
        <w:p w14:paraId="5E8B739A"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23" w:history="1">
            <w:r w:rsidRPr="00C0788E">
              <w:rPr>
                <w:rStyle w:val="Hyperlink"/>
                <w:noProof/>
              </w:rPr>
              <w:t>6.1</w:t>
            </w:r>
            <w:r>
              <w:rPr>
                <w:rFonts w:asciiTheme="minorHAnsi" w:eastAsiaTheme="minorEastAsia" w:hAnsiTheme="minorHAnsi" w:cstheme="minorBidi"/>
                <w:noProof/>
                <w:sz w:val="22"/>
                <w:szCs w:val="22"/>
              </w:rPr>
              <w:tab/>
            </w:r>
            <w:r w:rsidRPr="00C0788E">
              <w:rPr>
                <w:rStyle w:val="Hyperlink"/>
                <w:noProof/>
              </w:rPr>
              <w:t>The abstract idea of the hydrology phenomenon</w:t>
            </w:r>
            <w:r>
              <w:rPr>
                <w:noProof/>
                <w:webHidden/>
              </w:rPr>
              <w:tab/>
            </w:r>
            <w:r>
              <w:rPr>
                <w:noProof/>
                <w:webHidden/>
              </w:rPr>
              <w:fldChar w:fldCharType="begin"/>
            </w:r>
            <w:r>
              <w:rPr>
                <w:noProof/>
                <w:webHidden/>
              </w:rPr>
              <w:instrText xml:space="preserve"> PAGEREF _Toc461780923 \h </w:instrText>
            </w:r>
            <w:r>
              <w:rPr>
                <w:noProof/>
                <w:webHidden/>
              </w:rPr>
            </w:r>
            <w:r>
              <w:rPr>
                <w:noProof/>
                <w:webHidden/>
              </w:rPr>
              <w:fldChar w:fldCharType="separate"/>
            </w:r>
            <w:r>
              <w:rPr>
                <w:noProof/>
                <w:webHidden/>
              </w:rPr>
              <w:t>27</w:t>
            </w:r>
            <w:r>
              <w:rPr>
                <w:noProof/>
                <w:webHidden/>
              </w:rPr>
              <w:fldChar w:fldCharType="end"/>
            </w:r>
          </w:hyperlink>
        </w:p>
        <w:p w14:paraId="26DEC68B"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24" w:history="1">
            <w:r w:rsidRPr="00C0788E">
              <w:rPr>
                <w:rStyle w:val="Hyperlink"/>
                <w:noProof/>
              </w:rPr>
              <w:t>6.2</w:t>
            </w:r>
            <w:r>
              <w:rPr>
                <w:rFonts w:asciiTheme="minorHAnsi" w:eastAsiaTheme="minorEastAsia" w:hAnsiTheme="minorHAnsi" w:cstheme="minorBidi"/>
                <w:noProof/>
                <w:sz w:val="22"/>
                <w:szCs w:val="22"/>
              </w:rPr>
              <w:tab/>
            </w:r>
            <w:r w:rsidRPr="00C0788E">
              <w:rPr>
                <w:rStyle w:val="Hyperlink"/>
                <w:noProof/>
              </w:rPr>
              <w:t>Catchment and realizations of the catchment concept</w:t>
            </w:r>
            <w:r>
              <w:rPr>
                <w:noProof/>
                <w:webHidden/>
              </w:rPr>
              <w:tab/>
            </w:r>
            <w:r>
              <w:rPr>
                <w:noProof/>
                <w:webHidden/>
              </w:rPr>
              <w:fldChar w:fldCharType="begin"/>
            </w:r>
            <w:r>
              <w:rPr>
                <w:noProof/>
                <w:webHidden/>
              </w:rPr>
              <w:instrText xml:space="preserve"> PAGEREF _Toc461780924 \h </w:instrText>
            </w:r>
            <w:r>
              <w:rPr>
                <w:noProof/>
                <w:webHidden/>
              </w:rPr>
            </w:r>
            <w:r>
              <w:rPr>
                <w:noProof/>
                <w:webHidden/>
              </w:rPr>
              <w:fldChar w:fldCharType="separate"/>
            </w:r>
            <w:r>
              <w:rPr>
                <w:noProof/>
                <w:webHidden/>
              </w:rPr>
              <w:t>30</w:t>
            </w:r>
            <w:r>
              <w:rPr>
                <w:noProof/>
                <w:webHidden/>
              </w:rPr>
              <w:fldChar w:fldCharType="end"/>
            </w:r>
          </w:hyperlink>
        </w:p>
        <w:p w14:paraId="4B73960A"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25" w:history="1">
            <w:r w:rsidRPr="00C0788E">
              <w:rPr>
                <w:rStyle w:val="Hyperlink"/>
                <w:noProof/>
              </w:rPr>
              <w:t>6.3</w:t>
            </w:r>
            <w:r>
              <w:rPr>
                <w:rFonts w:asciiTheme="minorHAnsi" w:eastAsiaTheme="minorEastAsia" w:hAnsiTheme="minorHAnsi" w:cstheme="minorBidi"/>
                <w:noProof/>
                <w:sz w:val="22"/>
                <w:szCs w:val="22"/>
              </w:rPr>
              <w:tab/>
            </w:r>
            <w:r w:rsidRPr="00C0788E">
              <w:rPr>
                <w:rStyle w:val="Hyperlink"/>
                <w:noProof/>
              </w:rPr>
              <w:t>Catchment hierarchy and network topology</w:t>
            </w:r>
            <w:r>
              <w:rPr>
                <w:noProof/>
                <w:webHidden/>
              </w:rPr>
              <w:tab/>
            </w:r>
            <w:r>
              <w:rPr>
                <w:noProof/>
                <w:webHidden/>
              </w:rPr>
              <w:fldChar w:fldCharType="begin"/>
            </w:r>
            <w:r>
              <w:rPr>
                <w:noProof/>
                <w:webHidden/>
              </w:rPr>
              <w:instrText xml:space="preserve"> PAGEREF _Toc461780925 \h </w:instrText>
            </w:r>
            <w:r>
              <w:rPr>
                <w:noProof/>
                <w:webHidden/>
              </w:rPr>
            </w:r>
            <w:r>
              <w:rPr>
                <w:noProof/>
                <w:webHidden/>
              </w:rPr>
              <w:fldChar w:fldCharType="separate"/>
            </w:r>
            <w:r>
              <w:rPr>
                <w:noProof/>
                <w:webHidden/>
              </w:rPr>
              <w:t>33</w:t>
            </w:r>
            <w:r>
              <w:rPr>
                <w:noProof/>
                <w:webHidden/>
              </w:rPr>
              <w:fldChar w:fldCharType="end"/>
            </w:r>
          </w:hyperlink>
        </w:p>
        <w:p w14:paraId="2C4FEBC7"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26" w:history="1">
            <w:r w:rsidRPr="00C0788E">
              <w:rPr>
                <w:rStyle w:val="Hyperlink"/>
                <w:noProof/>
              </w:rPr>
              <w:t>6.3.1</w:t>
            </w:r>
            <w:r>
              <w:rPr>
                <w:rFonts w:asciiTheme="minorHAnsi" w:eastAsiaTheme="minorEastAsia" w:hAnsiTheme="minorHAnsi" w:cstheme="minorBidi"/>
                <w:noProof/>
                <w:sz w:val="22"/>
                <w:szCs w:val="22"/>
              </w:rPr>
              <w:tab/>
            </w:r>
            <w:r w:rsidRPr="00C0788E">
              <w:rPr>
                <w:rStyle w:val="Hyperlink"/>
                <w:noProof/>
              </w:rPr>
              <w:t>Hierarchy of catchments</w:t>
            </w:r>
            <w:r>
              <w:rPr>
                <w:noProof/>
                <w:webHidden/>
              </w:rPr>
              <w:tab/>
            </w:r>
            <w:r>
              <w:rPr>
                <w:noProof/>
                <w:webHidden/>
              </w:rPr>
              <w:fldChar w:fldCharType="begin"/>
            </w:r>
            <w:r>
              <w:rPr>
                <w:noProof/>
                <w:webHidden/>
              </w:rPr>
              <w:instrText xml:space="preserve"> PAGEREF _Toc461780926 \h </w:instrText>
            </w:r>
            <w:r>
              <w:rPr>
                <w:noProof/>
                <w:webHidden/>
              </w:rPr>
            </w:r>
            <w:r>
              <w:rPr>
                <w:noProof/>
                <w:webHidden/>
              </w:rPr>
              <w:fldChar w:fldCharType="separate"/>
            </w:r>
            <w:r>
              <w:rPr>
                <w:noProof/>
                <w:webHidden/>
              </w:rPr>
              <w:t>34</w:t>
            </w:r>
            <w:r>
              <w:rPr>
                <w:noProof/>
                <w:webHidden/>
              </w:rPr>
              <w:fldChar w:fldCharType="end"/>
            </w:r>
          </w:hyperlink>
        </w:p>
        <w:p w14:paraId="11150B96"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27" w:history="1">
            <w:r w:rsidRPr="00C0788E">
              <w:rPr>
                <w:rStyle w:val="Hyperlink"/>
                <w:noProof/>
              </w:rPr>
              <w:t>6.3.2</w:t>
            </w:r>
            <w:r>
              <w:rPr>
                <w:rFonts w:asciiTheme="minorHAnsi" w:eastAsiaTheme="minorEastAsia" w:hAnsiTheme="minorHAnsi" w:cstheme="minorBidi"/>
                <w:noProof/>
                <w:sz w:val="22"/>
                <w:szCs w:val="22"/>
              </w:rPr>
              <w:tab/>
            </w:r>
            <w:r w:rsidRPr="00C0788E">
              <w:rPr>
                <w:rStyle w:val="Hyperlink"/>
                <w:noProof/>
              </w:rPr>
              <w:t>Topological network of catchments</w:t>
            </w:r>
            <w:r>
              <w:rPr>
                <w:noProof/>
                <w:webHidden/>
              </w:rPr>
              <w:tab/>
            </w:r>
            <w:r>
              <w:rPr>
                <w:noProof/>
                <w:webHidden/>
              </w:rPr>
              <w:fldChar w:fldCharType="begin"/>
            </w:r>
            <w:r>
              <w:rPr>
                <w:noProof/>
                <w:webHidden/>
              </w:rPr>
              <w:instrText xml:space="preserve"> PAGEREF _Toc461780927 \h </w:instrText>
            </w:r>
            <w:r>
              <w:rPr>
                <w:noProof/>
                <w:webHidden/>
              </w:rPr>
            </w:r>
            <w:r>
              <w:rPr>
                <w:noProof/>
                <w:webHidden/>
              </w:rPr>
              <w:fldChar w:fldCharType="separate"/>
            </w:r>
            <w:r>
              <w:rPr>
                <w:noProof/>
                <w:webHidden/>
              </w:rPr>
              <w:t>36</w:t>
            </w:r>
            <w:r>
              <w:rPr>
                <w:noProof/>
                <w:webHidden/>
              </w:rPr>
              <w:fldChar w:fldCharType="end"/>
            </w:r>
          </w:hyperlink>
        </w:p>
        <w:p w14:paraId="6F6A283F"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28" w:history="1">
            <w:r w:rsidRPr="00C0788E">
              <w:rPr>
                <w:rStyle w:val="Hyperlink"/>
                <w:noProof/>
              </w:rPr>
              <w:t>6.4</w:t>
            </w:r>
            <w:r>
              <w:rPr>
                <w:rFonts w:asciiTheme="minorHAnsi" w:eastAsiaTheme="minorEastAsia" w:hAnsiTheme="minorHAnsi" w:cstheme="minorBidi"/>
                <w:noProof/>
                <w:sz w:val="22"/>
                <w:szCs w:val="22"/>
              </w:rPr>
              <w:tab/>
            </w:r>
            <w:r w:rsidRPr="00C0788E">
              <w:rPr>
                <w:rStyle w:val="Hyperlink"/>
                <w:noProof/>
              </w:rPr>
              <w:t>River reference system</w:t>
            </w:r>
            <w:r>
              <w:rPr>
                <w:noProof/>
                <w:webHidden/>
              </w:rPr>
              <w:tab/>
            </w:r>
            <w:r>
              <w:rPr>
                <w:noProof/>
                <w:webHidden/>
              </w:rPr>
              <w:fldChar w:fldCharType="begin"/>
            </w:r>
            <w:r>
              <w:rPr>
                <w:noProof/>
                <w:webHidden/>
              </w:rPr>
              <w:instrText xml:space="preserve"> PAGEREF _Toc461780928 \h </w:instrText>
            </w:r>
            <w:r>
              <w:rPr>
                <w:noProof/>
                <w:webHidden/>
              </w:rPr>
            </w:r>
            <w:r>
              <w:rPr>
                <w:noProof/>
                <w:webHidden/>
              </w:rPr>
              <w:fldChar w:fldCharType="separate"/>
            </w:r>
            <w:r>
              <w:rPr>
                <w:noProof/>
                <w:webHidden/>
              </w:rPr>
              <w:t>41</w:t>
            </w:r>
            <w:r>
              <w:rPr>
                <w:noProof/>
                <w:webHidden/>
              </w:rPr>
              <w:fldChar w:fldCharType="end"/>
            </w:r>
          </w:hyperlink>
        </w:p>
        <w:p w14:paraId="5696DFE9"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29" w:history="1">
            <w:r w:rsidRPr="00C0788E">
              <w:rPr>
                <w:rStyle w:val="Hyperlink"/>
                <w:noProof/>
              </w:rPr>
              <w:t>6.5</w:t>
            </w:r>
            <w:r>
              <w:rPr>
                <w:rFonts w:asciiTheme="minorHAnsi" w:eastAsiaTheme="minorEastAsia" w:hAnsiTheme="minorHAnsi" w:cstheme="minorBidi"/>
                <w:noProof/>
                <w:sz w:val="22"/>
                <w:szCs w:val="22"/>
              </w:rPr>
              <w:tab/>
            </w:r>
            <w:r w:rsidRPr="00C0788E">
              <w:rPr>
                <w:rStyle w:val="Hyperlink"/>
                <w:noProof/>
              </w:rPr>
              <w:t>Hydrographic and hydrometric networks</w:t>
            </w:r>
            <w:r>
              <w:rPr>
                <w:noProof/>
                <w:webHidden/>
              </w:rPr>
              <w:tab/>
            </w:r>
            <w:r>
              <w:rPr>
                <w:noProof/>
                <w:webHidden/>
              </w:rPr>
              <w:fldChar w:fldCharType="begin"/>
            </w:r>
            <w:r>
              <w:rPr>
                <w:noProof/>
                <w:webHidden/>
              </w:rPr>
              <w:instrText xml:space="preserve"> PAGEREF _Toc461780929 \h </w:instrText>
            </w:r>
            <w:r>
              <w:rPr>
                <w:noProof/>
                <w:webHidden/>
              </w:rPr>
            </w:r>
            <w:r>
              <w:rPr>
                <w:noProof/>
                <w:webHidden/>
              </w:rPr>
              <w:fldChar w:fldCharType="separate"/>
            </w:r>
            <w:r>
              <w:rPr>
                <w:noProof/>
                <w:webHidden/>
              </w:rPr>
              <w:t>44</w:t>
            </w:r>
            <w:r>
              <w:rPr>
                <w:noProof/>
                <w:webHidden/>
              </w:rPr>
              <w:fldChar w:fldCharType="end"/>
            </w:r>
          </w:hyperlink>
        </w:p>
        <w:p w14:paraId="7518E48E"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30" w:history="1">
            <w:r w:rsidRPr="00C0788E">
              <w:rPr>
                <w:rStyle w:val="Hyperlink"/>
                <w:noProof/>
              </w:rPr>
              <w:t>6.5.1</w:t>
            </w:r>
            <w:r>
              <w:rPr>
                <w:rFonts w:asciiTheme="minorHAnsi" w:eastAsiaTheme="minorEastAsia" w:hAnsiTheme="minorHAnsi" w:cstheme="minorBidi"/>
                <w:noProof/>
                <w:sz w:val="22"/>
                <w:szCs w:val="22"/>
              </w:rPr>
              <w:tab/>
            </w:r>
            <w:r w:rsidRPr="00C0788E">
              <w:rPr>
                <w:rStyle w:val="Hyperlink"/>
                <w:noProof/>
              </w:rPr>
              <w:t>Hydrographic and channel networks</w:t>
            </w:r>
            <w:r>
              <w:rPr>
                <w:noProof/>
                <w:webHidden/>
              </w:rPr>
              <w:tab/>
            </w:r>
            <w:r>
              <w:rPr>
                <w:noProof/>
                <w:webHidden/>
              </w:rPr>
              <w:fldChar w:fldCharType="begin"/>
            </w:r>
            <w:r>
              <w:rPr>
                <w:noProof/>
                <w:webHidden/>
              </w:rPr>
              <w:instrText xml:space="preserve"> PAGEREF _Toc461780930 \h </w:instrText>
            </w:r>
            <w:r>
              <w:rPr>
                <w:noProof/>
                <w:webHidden/>
              </w:rPr>
            </w:r>
            <w:r>
              <w:rPr>
                <w:noProof/>
                <w:webHidden/>
              </w:rPr>
              <w:fldChar w:fldCharType="separate"/>
            </w:r>
            <w:r>
              <w:rPr>
                <w:noProof/>
                <w:webHidden/>
              </w:rPr>
              <w:t>44</w:t>
            </w:r>
            <w:r>
              <w:rPr>
                <w:noProof/>
                <w:webHidden/>
              </w:rPr>
              <w:fldChar w:fldCharType="end"/>
            </w:r>
          </w:hyperlink>
        </w:p>
        <w:p w14:paraId="5704FF8A"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31" w:history="1">
            <w:r w:rsidRPr="00C0788E">
              <w:rPr>
                <w:rStyle w:val="Hyperlink"/>
                <w:noProof/>
              </w:rPr>
              <w:t>6.5.2</w:t>
            </w:r>
            <w:r>
              <w:rPr>
                <w:rFonts w:asciiTheme="minorHAnsi" w:eastAsiaTheme="minorEastAsia" w:hAnsiTheme="minorHAnsi" w:cstheme="minorBidi"/>
                <w:noProof/>
                <w:sz w:val="22"/>
                <w:szCs w:val="22"/>
              </w:rPr>
              <w:tab/>
            </w:r>
            <w:r w:rsidRPr="00C0788E">
              <w:rPr>
                <w:rStyle w:val="Hyperlink"/>
                <w:noProof/>
              </w:rPr>
              <w:t>Hydrometric networks</w:t>
            </w:r>
            <w:r>
              <w:rPr>
                <w:noProof/>
                <w:webHidden/>
              </w:rPr>
              <w:tab/>
            </w:r>
            <w:r>
              <w:rPr>
                <w:noProof/>
                <w:webHidden/>
              </w:rPr>
              <w:fldChar w:fldCharType="begin"/>
            </w:r>
            <w:r>
              <w:rPr>
                <w:noProof/>
                <w:webHidden/>
              </w:rPr>
              <w:instrText xml:space="preserve"> PAGEREF _Toc461780931 \h </w:instrText>
            </w:r>
            <w:r>
              <w:rPr>
                <w:noProof/>
                <w:webHidden/>
              </w:rPr>
            </w:r>
            <w:r>
              <w:rPr>
                <w:noProof/>
                <w:webHidden/>
              </w:rPr>
              <w:fldChar w:fldCharType="separate"/>
            </w:r>
            <w:r>
              <w:rPr>
                <w:noProof/>
                <w:webHidden/>
              </w:rPr>
              <w:t>45</w:t>
            </w:r>
            <w:r>
              <w:rPr>
                <w:noProof/>
                <w:webHidden/>
              </w:rPr>
              <w:fldChar w:fldCharType="end"/>
            </w:r>
          </w:hyperlink>
        </w:p>
        <w:p w14:paraId="75CC36CF"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32" w:history="1">
            <w:r w:rsidRPr="00C0788E">
              <w:rPr>
                <w:rStyle w:val="Hyperlink"/>
                <w:noProof/>
              </w:rPr>
              <w:t>6.5.3</w:t>
            </w:r>
            <w:r>
              <w:rPr>
                <w:rFonts w:asciiTheme="minorHAnsi" w:eastAsiaTheme="minorEastAsia" w:hAnsiTheme="minorHAnsi" w:cstheme="minorBidi"/>
                <w:noProof/>
                <w:sz w:val="22"/>
                <w:szCs w:val="22"/>
              </w:rPr>
              <w:tab/>
            </w:r>
            <w:r w:rsidRPr="00C0788E">
              <w:rPr>
                <w:rStyle w:val="Hyperlink"/>
                <w:noProof/>
              </w:rPr>
              <w:t>HydroNetwork: hydrographic network, channel network and station network - different views of catchment topology</w:t>
            </w:r>
            <w:r>
              <w:rPr>
                <w:noProof/>
                <w:webHidden/>
              </w:rPr>
              <w:tab/>
            </w:r>
            <w:r>
              <w:rPr>
                <w:noProof/>
                <w:webHidden/>
              </w:rPr>
              <w:fldChar w:fldCharType="begin"/>
            </w:r>
            <w:r>
              <w:rPr>
                <w:noProof/>
                <w:webHidden/>
              </w:rPr>
              <w:instrText xml:space="preserve"> PAGEREF _Toc461780932 \h </w:instrText>
            </w:r>
            <w:r>
              <w:rPr>
                <w:noProof/>
                <w:webHidden/>
              </w:rPr>
            </w:r>
            <w:r>
              <w:rPr>
                <w:noProof/>
                <w:webHidden/>
              </w:rPr>
              <w:fldChar w:fldCharType="separate"/>
            </w:r>
            <w:r>
              <w:rPr>
                <w:noProof/>
                <w:webHidden/>
              </w:rPr>
              <w:t>46</w:t>
            </w:r>
            <w:r>
              <w:rPr>
                <w:noProof/>
                <w:webHidden/>
              </w:rPr>
              <w:fldChar w:fldCharType="end"/>
            </w:r>
          </w:hyperlink>
        </w:p>
        <w:p w14:paraId="365F8FB2"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33" w:history="1">
            <w:r w:rsidRPr="00C0788E">
              <w:rPr>
                <w:rStyle w:val="Hyperlink"/>
                <w:noProof/>
              </w:rPr>
              <w:t>6.5.4</w:t>
            </w:r>
            <w:r>
              <w:rPr>
                <w:rFonts w:asciiTheme="minorHAnsi" w:eastAsiaTheme="minorEastAsia" w:hAnsiTheme="minorHAnsi" w:cstheme="minorBidi"/>
                <w:noProof/>
                <w:sz w:val="22"/>
                <w:szCs w:val="22"/>
              </w:rPr>
              <w:tab/>
            </w:r>
            <w:r w:rsidRPr="00C0788E">
              <w:rPr>
                <w:rStyle w:val="Hyperlink"/>
                <w:noProof/>
              </w:rPr>
              <w:t>FlowPath</w:t>
            </w:r>
            <w:r>
              <w:rPr>
                <w:noProof/>
                <w:webHidden/>
              </w:rPr>
              <w:tab/>
            </w:r>
            <w:r>
              <w:rPr>
                <w:noProof/>
                <w:webHidden/>
              </w:rPr>
              <w:fldChar w:fldCharType="begin"/>
            </w:r>
            <w:r>
              <w:rPr>
                <w:noProof/>
                <w:webHidden/>
              </w:rPr>
              <w:instrText xml:space="preserve"> PAGEREF _Toc461780933 \h </w:instrText>
            </w:r>
            <w:r>
              <w:rPr>
                <w:noProof/>
                <w:webHidden/>
              </w:rPr>
            </w:r>
            <w:r>
              <w:rPr>
                <w:noProof/>
                <w:webHidden/>
              </w:rPr>
              <w:fldChar w:fldCharType="separate"/>
            </w:r>
            <w:r>
              <w:rPr>
                <w:noProof/>
                <w:webHidden/>
              </w:rPr>
              <w:t>47</w:t>
            </w:r>
            <w:r>
              <w:rPr>
                <w:noProof/>
                <w:webHidden/>
              </w:rPr>
              <w:fldChar w:fldCharType="end"/>
            </w:r>
          </w:hyperlink>
        </w:p>
        <w:p w14:paraId="0B187A1B"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34" w:history="1">
            <w:r w:rsidRPr="00C0788E">
              <w:rPr>
                <w:rStyle w:val="Hyperlink"/>
                <w:noProof/>
              </w:rPr>
              <w:t>6.6</w:t>
            </w:r>
            <w:r>
              <w:rPr>
                <w:rFonts w:asciiTheme="minorHAnsi" w:eastAsiaTheme="minorEastAsia" w:hAnsiTheme="minorHAnsi" w:cstheme="minorBidi"/>
                <w:noProof/>
                <w:sz w:val="22"/>
                <w:szCs w:val="22"/>
              </w:rPr>
              <w:tab/>
            </w:r>
            <w:r w:rsidRPr="00C0788E">
              <w:rPr>
                <w:rStyle w:val="Hyperlink"/>
                <w:noProof/>
              </w:rPr>
              <w:t>Discussion of purpose and relation to ISO standards baselines.</w:t>
            </w:r>
            <w:r>
              <w:rPr>
                <w:noProof/>
                <w:webHidden/>
              </w:rPr>
              <w:tab/>
            </w:r>
            <w:r>
              <w:rPr>
                <w:noProof/>
                <w:webHidden/>
              </w:rPr>
              <w:fldChar w:fldCharType="begin"/>
            </w:r>
            <w:r>
              <w:rPr>
                <w:noProof/>
                <w:webHidden/>
              </w:rPr>
              <w:instrText xml:space="preserve"> PAGEREF _Toc461780934 \h </w:instrText>
            </w:r>
            <w:r>
              <w:rPr>
                <w:noProof/>
                <w:webHidden/>
              </w:rPr>
            </w:r>
            <w:r>
              <w:rPr>
                <w:noProof/>
                <w:webHidden/>
              </w:rPr>
              <w:fldChar w:fldCharType="separate"/>
            </w:r>
            <w:r>
              <w:rPr>
                <w:noProof/>
                <w:webHidden/>
              </w:rPr>
              <w:t>48</w:t>
            </w:r>
            <w:r>
              <w:rPr>
                <w:noProof/>
                <w:webHidden/>
              </w:rPr>
              <w:fldChar w:fldCharType="end"/>
            </w:r>
          </w:hyperlink>
        </w:p>
        <w:p w14:paraId="45111A80"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35" w:history="1">
            <w:r w:rsidRPr="00C0788E">
              <w:rPr>
                <w:rStyle w:val="Hyperlink"/>
                <w:noProof/>
              </w:rPr>
              <w:t>6.6.1</w:t>
            </w:r>
            <w:r>
              <w:rPr>
                <w:rFonts w:asciiTheme="minorHAnsi" w:eastAsiaTheme="minorEastAsia" w:hAnsiTheme="minorHAnsi" w:cstheme="minorBidi"/>
                <w:noProof/>
                <w:sz w:val="22"/>
                <w:szCs w:val="22"/>
              </w:rPr>
              <w:tab/>
            </w:r>
            <w:r w:rsidRPr="00C0788E">
              <w:rPr>
                <w:rStyle w:val="Hyperlink"/>
                <w:noProof/>
              </w:rPr>
              <w:t>Catchment topology, comparison with the ISO topology model</w:t>
            </w:r>
            <w:r>
              <w:rPr>
                <w:noProof/>
                <w:webHidden/>
              </w:rPr>
              <w:tab/>
            </w:r>
            <w:r>
              <w:rPr>
                <w:noProof/>
                <w:webHidden/>
              </w:rPr>
              <w:fldChar w:fldCharType="begin"/>
            </w:r>
            <w:r>
              <w:rPr>
                <w:noProof/>
                <w:webHidden/>
              </w:rPr>
              <w:instrText xml:space="preserve"> PAGEREF _Toc461780935 \h </w:instrText>
            </w:r>
            <w:r>
              <w:rPr>
                <w:noProof/>
                <w:webHidden/>
              </w:rPr>
            </w:r>
            <w:r>
              <w:rPr>
                <w:noProof/>
                <w:webHidden/>
              </w:rPr>
              <w:fldChar w:fldCharType="separate"/>
            </w:r>
            <w:r>
              <w:rPr>
                <w:noProof/>
                <w:webHidden/>
              </w:rPr>
              <w:t>48</w:t>
            </w:r>
            <w:r>
              <w:rPr>
                <w:noProof/>
                <w:webHidden/>
              </w:rPr>
              <w:fldChar w:fldCharType="end"/>
            </w:r>
          </w:hyperlink>
        </w:p>
        <w:p w14:paraId="3C327F49"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36" w:history="1">
            <w:r w:rsidRPr="00C0788E">
              <w:rPr>
                <w:rStyle w:val="Hyperlink"/>
                <w:noProof/>
              </w:rPr>
              <w:t>6.6.2</w:t>
            </w:r>
            <w:r>
              <w:rPr>
                <w:rFonts w:asciiTheme="minorHAnsi" w:eastAsiaTheme="minorEastAsia" w:hAnsiTheme="minorHAnsi" w:cstheme="minorBidi"/>
                <w:noProof/>
                <w:sz w:val="22"/>
                <w:szCs w:val="22"/>
              </w:rPr>
              <w:tab/>
            </w:r>
            <w:r w:rsidRPr="00C0788E">
              <w:rPr>
                <w:rStyle w:val="Hyperlink"/>
                <w:noProof/>
              </w:rPr>
              <w:t>River Reference System, comparison with ISO linear referencing model</w:t>
            </w:r>
            <w:r>
              <w:rPr>
                <w:noProof/>
                <w:webHidden/>
              </w:rPr>
              <w:tab/>
            </w:r>
            <w:r>
              <w:rPr>
                <w:noProof/>
                <w:webHidden/>
              </w:rPr>
              <w:fldChar w:fldCharType="begin"/>
            </w:r>
            <w:r>
              <w:rPr>
                <w:noProof/>
                <w:webHidden/>
              </w:rPr>
              <w:instrText xml:space="preserve"> PAGEREF _Toc461780936 \h </w:instrText>
            </w:r>
            <w:r>
              <w:rPr>
                <w:noProof/>
                <w:webHidden/>
              </w:rPr>
            </w:r>
            <w:r>
              <w:rPr>
                <w:noProof/>
                <w:webHidden/>
              </w:rPr>
              <w:fldChar w:fldCharType="separate"/>
            </w:r>
            <w:r>
              <w:rPr>
                <w:noProof/>
                <w:webHidden/>
              </w:rPr>
              <w:t>49</w:t>
            </w:r>
            <w:r>
              <w:rPr>
                <w:noProof/>
                <w:webHidden/>
              </w:rPr>
              <w:fldChar w:fldCharType="end"/>
            </w:r>
          </w:hyperlink>
        </w:p>
        <w:p w14:paraId="7849E4BD"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37" w:history="1">
            <w:r w:rsidRPr="00C0788E">
              <w:rPr>
                <w:rStyle w:val="Hyperlink"/>
                <w:noProof/>
              </w:rPr>
              <w:t>6.6.3</w:t>
            </w:r>
            <w:r>
              <w:rPr>
                <w:rFonts w:asciiTheme="minorHAnsi" w:eastAsiaTheme="minorEastAsia" w:hAnsiTheme="minorHAnsi" w:cstheme="minorBidi"/>
                <w:noProof/>
                <w:sz w:val="22"/>
                <w:szCs w:val="22"/>
              </w:rPr>
              <w:tab/>
            </w:r>
            <w:r w:rsidRPr="00C0788E">
              <w:rPr>
                <w:rStyle w:val="Hyperlink"/>
                <w:noProof/>
              </w:rPr>
              <w:t>Catchment Network Navigation, comparison with ISO network (navigation) model</w:t>
            </w:r>
            <w:r>
              <w:rPr>
                <w:noProof/>
                <w:webHidden/>
              </w:rPr>
              <w:tab/>
            </w:r>
            <w:r>
              <w:rPr>
                <w:noProof/>
                <w:webHidden/>
              </w:rPr>
              <w:fldChar w:fldCharType="begin"/>
            </w:r>
            <w:r>
              <w:rPr>
                <w:noProof/>
                <w:webHidden/>
              </w:rPr>
              <w:instrText xml:space="preserve"> PAGEREF _Toc461780937 \h </w:instrText>
            </w:r>
            <w:r>
              <w:rPr>
                <w:noProof/>
                <w:webHidden/>
              </w:rPr>
            </w:r>
            <w:r>
              <w:rPr>
                <w:noProof/>
                <w:webHidden/>
              </w:rPr>
              <w:fldChar w:fldCharType="separate"/>
            </w:r>
            <w:r>
              <w:rPr>
                <w:noProof/>
                <w:webHidden/>
              </w:rPr>
              <w:t>51</w:t>
            </w:r>
            <w:r>
              <w:rPr>
                <w:noProof/>
                <w:webHidden/>
              </w:rPr>
              <w:fldChar w:fldCharType="end"/>
            </w:r>
          </w:hyperlink>
        </w:p>
        <w:p w14:paraId="45D922F7" w14:textId="77777777" w:rsidR="00E83400" w:rsidRDefault="00E83400">
          <w:pPr>
            <w:pStyle w:val="Verzeichnis1"/>
            <w:tabs>
              <w:tab w:val="left" w:pos="480"/>
              <w:tab w:val="right" w:leader="dot" w:pos="8630"/>
            </w:tabs>
            <w:rPr>
              <w:rFonts w:asciiTheme="minorHAnsi" w:eastAsiaTheme="minorEastAsia" w:hAnsiTheme="minorHAnsi" w:cstheme="minorBidi"/>
              <w:noProof/>
              <w:sz w:val="22"/>
              <w:szCs w:val="22"/>
            </w:rPr>
          </w:pPr>
          <w:hyperlink w:anchor="_Toc461780938" w:history="1">
            <w:r w:rsidRPr="00C0788E">
              <w:rPr>
                <w:rStyle w:val="Hyperlink"/>
                <w:noProof/>
              </w:rPr>
              <w:t>7.</w:t>
            </w:r>
            <w:r>
              <w:rPr>
                <w:rFonts w:asciiTheme="minorHAnsi" w:eastAsiaTheme="minorEastAsia" w:hAnsiTheme="minorHAnsi" w:cstheme="minorBidi"/>
                <w:noProof/>
                <w:sz w:val="22"/>
                <w:szCs w:val="22"/>
              </w:rPr>
              <w:tab/>
            </w:r>
            <w:r w:rsidRPr="00C0788E">
              <w:rPr>
                <w:rStyle w:val="Hyperlink"/>
                <w:noProof/>
              </w:rPr>
              <w:t>Clause containing normative material</w:t>
            </w:r>
            <w:r>
              <w:rPr>
                <w:noProof/>
                <w:webHidden/>
              </w:rPr>
              <w:tab/>
            </w:r>
            <w:r>
              <w:rPr>
                <w:noProof/>
                <w:webHidden/>
              </w:rPr>
              <w:fldChar w:fldCharType="begin"/>
            </w:r>
            <w:r>
              <w:rPr>
                <w:noProof/>
                <w:webHidden/>
              </w:rPr>
              <w:instrText xml:space="preserve"> PAGEREF _Toc461780938 \h </w:instrText>
            </w:r>
            <w:r>
              <w:rPr>
                <w:noProof/>
                <w:webHidden/>
              </w:rPr>
            </w:r>
            <w:r>
              <w:rPr>
                <w:noProof/>
                <w:webHidden/>
              </w:rPr>
              <w:fldChar w:fldCharType="separate"/>
            </w:r>
            <w:r>
              <w:rPr>
                <w:noProof/>
                <w:webHidden/>
              </w:rPr>
              <w:t>52</w:t>
            </w:r>
            <w:r>
              <w:rPr>
                <w:noProof/>
                <w:webHidden/>
              </w:rPr>
              <w:fldChar w:fldCharType="end"/>
            </w:r>
          </w:hyperlink>
        </w:p>
        <w:p w14:paraId="361F44C2"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39" w:history="1">
            <w:r w:rsidRPr="00C0788E">
              <w:rPr>
                <w:rStyle w:val="Hyperlink"/>
                <w:noProof/>
              </w:rPr>
              <w:t>7.1</w:t>
            </w:r>
            <w:r>
              <w:rPr>
                <w:rFonts w:asciiTheme="minorHAnsi" w:eastAsiaTheme="minorEastAsia" w:hAnsiTheme="minorHAnsi" w:cstheme="minorBidi"/>
                <w:noProof/>
                <w:sz w:val="22"/>
                <w:szCs w:val="22"/>
              </w:rPr>
              <w:tab/>
            </w:r>
            <w:r w:rsidRPr="00C0788E">
              <w:rPr>
                <w:rStyle w:val="Hyperlink"/>
                <w:noProof/>
              </w:rPr>
              <w:t>The HY_Features conceptual model</w:t>
            </w:r>
            <w:r>
              <w:rPr>
                <w:noProof/>
                <w:webHidden/>
              </w:rPr>
              <w:tab/>
            </w:r>
            <w:r>
              <w:rPr>
                <w:noProof/>
                <w:webHidden/>
              </w:rPr>
              <w:fldChar w:fldCharType="begin"/>
            </w:r>
            <w:r>
              <w:rPr>
                <w:noProof/>
                <w:webHidden/>
              </w:rPr>
              <w:instrText xml:space="preserve"> PAGEREF _Toc461780939 \h </w:instrText>
            </w:r>
            <w:r>
              <w:rPr>
                <w:noProof/>
                <w:webHidden/>
              </w:rPr>
            </w:r>
            <w:r>
              <w:rPr>
                <w:noProof/>
                <w:webHidden/>
              </w:rPr>
              <w:fldChar w:fldCharType="separate"/>
            </w:r>
            <w:r>
              <w:rPr>
                <w:noProof/>
                <w:webHidden/>
              </w:rPr>
              <w:t>52</w:t>
            </w:r>
            <w:r>
              <w:rPr>
                <w:noProof/>
                <w:webHidden/>
              </w:rPr>
              <w:fldChar w:fldCharType="end"/>
            </w:r>
          </w:hyperlink>
        </w:p>
        <w:p w14:paraId="689D96F3"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40" w:history="1">
            <w:r w:rsidRPr="00C0788E">
              <w:rPr>
                <w:rStyle w:val="Hyperlink"/>
                <w:noProof/>
              </w:rPr>
              <w:t>7.2</w:t>
            </w:r>
            <w:r>
              <w:rPr>
                <w:rFonts w:asciiTheme="minorHAnsi" w:eastAsiaTheme="minorEastAsia" w:hAnsiTheme="minorHAnsi" w:cstheme="minorBidi"/>
                <w:noProof/>
                <w:sz w:val="22"/>
                <w:szCs w:val="22"/>
              </w:rPr>
              <w:tab/>
            </w:r>
            <w:r w:rsidRPr="00C0788E">
              <w:rPr>
                <w:rStyle w:val="Hyperlink"/>
                <w:noProof/>
              </w:rPr>
              <w:t>The HY_Features conceptual conformance (mapping)</w:t>
            </w:r>
            <w:r>
              <w:rPr>
                <w:noProof/>
                <w:webHidden/>
              </w:rPr>
              <w:tab/>
            </w:r>
            <w:r>
              <w:rPr>
                <w:noProof/>
                <w:webHidden/>
              </w:rPr>
              <w:fldChar w:fldCharType="begin"/>
            </w:r>
            <w:r>
              <w:rPr>
                <w:noProof/>
                <w:webHidden/>
              </w:rPr>
              <w:instrText xml:space="preserve"> PAGEREF _Toc461780940 \h </w:instrText>
            </w:r>
            <w:r>
              <w:rPr>
                <w:noProof/>
                <w:webHidden/>
              </w:rPr>
            </w:r>
            <w:r>
              <w:rPr>
                <w:noProof/>
                <w:webHidden/>
              </w:rPr>
              <w:fldChar w:fldCharType="separate"/>
            </w:r>
            <w:r>
              <w:rPr>
                <w:noProof/>
                <w:webHidden/>
              </w:rPr>
              <w:t>53</w:t>
            </w:r>
            <w:r>
              <w:rPr>
                <w:noProof/>
                <w:webHidden/>
              </w:rPr>
              <w:fldChar w:fldCharType="end"/>
            </w:r>
          </w:hyperlink>
        </w:p>
        <w:p w14:paraId="00B4C544"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41" w:history="1">
            <w:r w:rsidRPr="00C0788E">
              <w:rPr>
                <w:rStyle w:val="Hyperlink"/>
                <w:noProof/>
              </w:rPr>
              <w:t>7.3</w:t>
            </w:r>
            <w:r>
              <w:rPr>
                <w:rFonts w:asciiTheme="minorHAnsi" w:eastAsiaTheme="minorEastAsia" w:hAnsiTheme="minorHAnsi" w:cstheme="minorBidi"/>
                <w:noProof/>
                <w:sz w:val="22"/>
                <w:szCs w:val="22"/>
              </w:rPr>
              <w:tab/>
            </w:r>
            <w:r w:rsidRPr="00C0788E">
              <w:rPr>
                <w:rStyle w:val="Hyperlink"/>
                <w:noProof/>
              </w:rPr>
              <w:t>The HY_Features data conformance (encoding)</w:t>
            </w:r>
            <w:r>
              <w:rPr>
                <w:noProof/>
                <w:webHidden/>
              </w:rPr>
              <w:tab/>
            </w:r>
            <w:r>
              <w:rPr>
                <w:noProof/>
                <w:webHidden/>
              </w:rPr>
              <w:fldChar w:fldCharType="begin"/>
            </w:r>
            <w:r>
              <w:rPr>
                <w:noProof/>
                <w:webHidden/>
              </w:rPr>
              <w:instrText xml:space="preserve"> PAGEREF _Toc461780941 \h </w:instrText>
            </w:r>
            <w:r>
              <w:rPr>
                <w:noProof/>
                <w:webHidden/>
              </w:rPr>
            </w:r>
            <w:r>
              <w:rPr>
                <w:noProof/>
                <w:webHidden/>
              </w:rPr>
              <w:fldChar w:fldCharType="separate"/>
            </w:r>
            <w:r>
              <w:rPr>
                <w:noProof/>
                <w:webHidden/>
              </w:rPr>
              <w:t>54</w:t>
            </w:r>
            <w:r>
              <w:rPr>
                <w:noProof/>
                <w:webHidden/>
              </w:rPr>
              <w:fldChar w:fldCharType="end"/>
            </w:r>
          </w:hyperlink>
        </w:p>
        <w:p w14:paraId="32008524"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42" w:history="1">
            <w:r w:rsidRPr="00C0788E">
              <w:rPr>
                <w:rStyle w:val="Hyperlink"/>
                <w:noProof/>
              </w:rPr>
              <w:t>7.4</w:t>
            </w:r>
            <w:r>
              <w:rPr>
                <w:rFonts w:asciiTheme="minorHAnsi" w:eastAsiaTheme="minorEastAsia" w:hAnsiTheme="minorHAnsi" w:cstheme="minorBidi"/>
                <w:noProof/>
                <w:sz w:val="22"/>
                <w:szCs w:val="22"/>
              </w:rPr>
              <w:tab/>
            </w:r>
            <w:r w:rsidRPr="00C0788E">
              <w:rPr>
                <w:rStyle w:val="Hyperlink"/>
                <w:noProof/>
              </w:rPr>
              <w:t>The Hydro Feature application schema</w:t>
            </w:r>
            <w:r>
              <w:rPr>
                <w:noProof/>
                <w:webHidden/>
              </w:rPr>
              <w:tab/>
            </w:r>
            <w:r>
              <w:rPr>
                <w:noProof/>
                <w:webHidden/>
              </w:rPr>
              <w:fldChar w:fldCharType="begin"/>
            </w:r>
            <w:r>
              <w:rPr>
                <w:noProof/>
                <w:webHidden/>
              </w:rPr>
              <w:instrText xml:space="preserve"> PAGEREF _Toc461780942 \h </w:instrText>
            </w:r>
            <w:r>
              <w:rPr>
                <w:noProof/>
                <w:webHidden/>
              </w:rPr>
            </w:r>
            <w:r>
              <w:rPr>
                <w:noProof/>
                <w:webHidden/>
              </w:rPr>
              <w:fldChar w:fldCharType="separate"/>
            </w:r>
            <w:r>
              <w:rPr>
                <w:noProof/>
                <w:webHidden/>
              </w:rPr>
              <w:t>55</w:t>
            </w:r>
            <w:r>
              <w:rPr>
                <w:noProof/>
                <w:webHidden/>
              </w:rPr>
              <w:fldChar w:fldCharType="end"/>
            </w:r>
          </w:hyperlink>
        </w:p>
        <w:p w14:paraId="59007BD6"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43" w:history="1">
            <w:r w:rsidRPr="00C0788E">
              <w:rPr>
                <w:rStyle w:val="Hyperlink"/>
                <w:noProof/>
              </w:rPr>
              <w:t>7.4.1</w:t>
            </w:r>
            <w:r>
              <w:rPr>
                <w:rFonts w:asciiTheme="minorHAnsi" w:eastAsiaTheme="minorEastAsia" w:hAnsiTheme="minorHAnsi" w:cstheme="minorBidi"/>
                <w:noProof/>
                <w:sz w:val="22"/>
                <w:szCs w:val="22"/>
              </w:rPr>
              <w:tab/>
            </w:r>
            <w:r w:rsidRPr="00C0788E">
              <w:rPr>
                <w:rStyle w:val="Hyperlink"/>
                <w:noProof/>
              </w:rPr>
              <w:t>The Named Feature model</w:t>
            </w:r>
            <w:r>
              <w:rPr>
                <w:noProof/>
                <w:webHidden/>
              </w:rPr>
              <w:tab/>
            </w:r>
            <w:r>
              <w:rPr>
                <w:noProof/>
                <w:webHidden/>
              </w:rPr>
              <w:fldChar w:fldCharType="begin"/>
            </w:r>
            <w:r>
              <w:rPr>
                <w:noProof/>
                <w:webHidden/>
              </w:rPr>
              <w:instrText xml:space="preserve"> PAGEREF _Toc461780943 \h </w:instrText>
            </w:r>
            <w:r>
              <w:rPr>
                <w:noProof/>
                <w:webHidden/>
              </w:rPr>
            </w:r>
            <w:r>
              <w:rPr>
                <w:noProof/>
                <w:webHidden/>
              </w:rPr>
              <w:fldChar w:fldCharType="separate"/>
            </w:r>
            <w:r>
              <w:rPr>
                <w:noProof/>
                <w:webHidden/>
              </w:rPr>
              <w:t>57</w:t>
            </w:r>
            <w:r>
              <w:rPr>
                <w:noProof/>
                <w:webHidden/>
              </w:rPr>
              <w:fldChar w:fldCharType="end"/>
            </w:r>
          </w:hyperlink>
        </w:p>
        <w:p w14:paraId="029BAA35"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44" w:history="1">
            <w:r w:rsidRPr="00C0788E">
              <w:rPr>
                <w:rStyle w:val="Hyperlink"/>
                <w:noProof/>
              </w:rPr>
              <w:t>7.4.2</w:t>
            </w:r>
            <w:r>
              <w:rPr>
                <w:rFonts w:asciiTheme="minorHAnsi" w:eastAsiaTheme="minorEastAsia" w:hAnsiTheme="minorHAnsi" w:cstheme="minorBidi"/>
                <w:noProof/>
                <w:sz w:val="22"/>
                <w:szCs w:val="22"/>
              </w:rPr>
              <w:tab/>
            </w:r>
            <w:r w:rsidRPr="00C0788E">
              <w:rPr>
                <w:rStyle w:val="Hyperlink"/>
                <w:noProof/>
              </w:rPr>
              <w:t>The Hydro Complex model</w:t>
            </w:r>
            <w:r>
              <w:rPr>
                <w:noProof/>
                <w:webHidden/>
              </w:rPr>
              <w:tab/>
            </w:r>
            <w:r>
              <w:rPr>
                <w:noProof/>
                <w:webHidden/>
              </w:rPr>
              <w:fldChar w:fldCharType="begin"/>
            </w:r>
            <w:r>
              <w:rPr>
                <w:noProof/>
                <w:webHidden/>
              </w:rPr>
              <w:instrText xml:space="preserve"> PAGEREF _Toc461780944 \h </w:instrText>
            </w:r>
            <w:r>
              <w:rPr>
                <w:noProof/>
                <w:webHidden/>
              </w:rPr>
            </w:r>
            <w:r>
              <w:rPr>
                <w:noProof/>
                <w:webHidden/>
              </w:rPr>
              <w:fldChar w:fldCharType="separate"/>
            </w:r>
            <w:r>
              <w:rPr>
                <w:noProof/>
                <w:webHidden/>
              </w:rPr>
              <w:t>59</w:t>
            </w:r>
            <w:r>
              <w:rPr>
                <w:noProof/>
                <w:webHidden/>
              </w:rPr>
              <w:fldChar w:fldCharType="end"/>
            </w:r>
          </w:hyperlink>
        </w:p>
        <w:p w14:paraId="28DD6CE0"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45" w:history="1">
            <w:r w:rsidRPr="00C0788E">
              <w:rPr>
                <w:rStyle w:val="Hyperlink"/>
                <w:noProof/>
              </w:rPr>
              <w:t>7.4.3</w:t>
            </w:r>
            <w:r>
              <w:rPr>
                <w:rFonts w:asciiTheme="minorHAnsi" w:eastAsiaTheme="minorEastAsia" w:hAnsiTheme="minorHAnsi" w:cstheme="minorBidi"/>
                <w:noProof/>
                <w:sz w:val="22"/>
                <w:szCs w:val="22"/>
              </w:rPr>
              <w:tab/>
            </w:r>
            <w:r w:rsidRPr="00C0788E">
              <w:rPr>
                <w:rStyle w:val="Hyperlink"/>
                <w:noProof/>
              </w:rPr>
              <w:t>The River Positioning System model</w:t>
            </w:r>
            <w:r>
              <w:rPr>
                <w:noProof/>
                <w:webHidden/>
              </w:rPr>
              <w:tab/>
            </w:r>
            <w:r>
              <w:rPr>
                <w:noProof/>
                <w:webHidden/>
              </w:rPr>
              <w:fldChar w:fldCharType="begin"/>
            </w:r>
            <w:r>
              <w:rPr>
                <w:noProof/>
                <w:webHidden/>
              </w:rPr>
              <w:instrText xml:space="preserve"> PAGEREF _Toc461780945 \h </w:instrText>
            </w:r>
            <w:r>
              <w:rPr>
                <w:noProof/>
                <w:webHidden/>
              </w:rPr>
            </w:r>
            <w:r>
              <w:rPr>
                <w:noProof/>
                <w:webHidden/>
              </w:rPr>
              <w:fldChar w:fldCharType="separate"/>
            </w:r>
            <w:r>
              <w:rPr>
                <w:noProof/>
                <w:webHidden/>
              </w:rPr>
              <w:t>78</w:t>
            </w:r>
            <w:r>
              <w:rPr>
                <w:noProof/>
                <w:webHidden/>
              </w:rPr>
              <w:fldChar w:fldCharType="end"/>
            </w:r>
          </w:hyperlink>
        </w:p>
        <w:p w14:paraId="51A69B01"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46" w:history="1">
            <w:r w:rsidRPr="00C0788E">
              <w:rPr>
                <w:rStyle w:val="Hyperlink"/>
                <w:noProof/>
              </w:rPr>
              <w:t>7.5</w:t>
            </w:r>
            <w:r>
              <w:rPr>
                <w:rFonts w:asciiTheme="minorHAnsi" w:eastAsiaTheme="minorEastAsia" w:hAnsiTheme="minorHAnsi" w:cstheme="minorBidi"/>
                <w:noProof/>
                <w:sz w:val="22"/>
                <w:szCs w:val="22"/>
              </w:rPr>
              <w:tab/>
            </w:r>
            <w:r w:rsidRPr="00C0788E">
              <w:rPr>
                <w:rStyle w:val="Hyperlink"/>
                <w:noProof/>
              </w:rPr>
              <w:t>The Surface Hydro Feature application schema</w:t>
            </w:r>
            <w:r>
              <w:rPr>
                <w:noProof/>
                <w:webHidden/>
              </w:rPr>
              <w:tab/>
            </w:r>
            <w:r>
              <w:rPr>
                <w:noProof/>
                <w:webHidden/>
              </w:rPr>
              <w:fldChar w:fldCharType="begin"/>
            </w:r>
            <w:r>
              <w:rPr>
                <w:noProof/>
                <w:webHidden/>
              </w:rPr>
              <w:instrText xml:space="preserve"> PAGEREF _Toc461780946 \h </w:instrText>
            </w:r>
            <w:r>
              <w:rPr>
                <w:noProof/>
                <w:webHidden/>
              </w:rPr>
            </w:r>
            <w:r>
              <w:rPr>
                <w:noProof/>
                <w:webHidden/>
              </w:rPr>
              <w:fldChar w:fldCharType="separate"/>
            </w:r>
            <w:r>
              <w:rPr>
                <w:noProof/>
                <w:webHidden/>
              </w:rPr>
              <w:t>81</w:t>
            </w:r>
            <w:r>
              <w:rPr>
                <w:noProof/>
                <w:webHidden/>
              </w:rPr>
              <w:fldChar w:fldCharType="end"/>
            </w:r>
          </w:hyperlink>
        </w:p>
        <w:p w14:paraId="7F9546BB"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47" w:history="1">
            <w:r w:rsidRPr="00C0788E">
              <w:rPr>
                <w:rStyle w:val="Hyperlink"/>
                <w:noProof/>
              </w:rPr>
              <w:t>7.5.1</w:t>
            </w:r>
            <w:r>
              <w:rPr>
                <w:rFonts w:asciiTheme="minorHAnsi" w:eastAsiaTheme="minorEastAsia" w:hAnsiTheme="minorHAnsi" w:cstheme="minorBidi"/>
                <w:noProof/>
                <w:sz w:val="22"/>
                <w:szCs w:val="22"/>
              </w:rPr>
              <w:tab/>
            </w:r>
            <w:r w:rsidRPr="00C0788E">
              <w:rPr>
                <w:rStyle w:val="Hyperlink"/>
                <w:noProof/>
              </w:rPr>
              <w:t>The Channel Network model</w:t>
            </w:r>
            <w:r>
              <w:rPr>
                <w:noProof/>
                <w:webHidden/>
              </w:rPr>
              <w:tab/>
            </w:r>
            <w:r>
              <w:rPr>
                <w:noProof/>
                <w:webHidden/>
              </w:rPr>
              <w:fldChar w:fldCharType="begin"/>
            </w:r>
            <w:r>
              <w:rPr>
                <w:noProof/>
                <w:webHidden/>
              </w:rPr>
              <w:instrText xml:space="preserve"> PAGEREF _Toc461780947 \h </w:instrText>
            </w:r>
            <w:r>
              <w:rPr>
                <w:noProof/>
                <w:webHidden/>
              </w:rPr>
            </w:r>
            <w:r>
              <w:rPr>
                <w:noProof/>
                <w:webHidden/>
              </w:rPr>
              <w:fldChar w:fldCharType="separate"/>
            </w:r>
            <w:r>
              <w:rPr>
                <w:noProof/>
                <w:webHidden/>
              </w:rPr>
              <w:t>83</w:t>
            </w:r>
            <w:r>
              <w:rPr>
                <w:noProof/>
                <w:webHidden/>
              </w:rPr>
              <w:fldChar w:fldCharType="end"/>
            </w:r>
          </w:hyperlink>
        </w:p>
        <w:p w14:paraId="1CC77E2E"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48" w:history="1">
            <w:r w:rsidRPr="00C0788E">
              <w:rPr>
                <w:rStyle w:val="Hyperlink"/>
                <w:noProof/>
              </w:rPr>
              <w:t>7.5.2</w:t>
            </w:r>
            <w:r>
              <w:rPr>
                <w:rFonts w:asciiTheme="minorHAnsi" w:eastAsiaTheme="minorEastAsia" w:hAnsiTheme="minorHAnsi" w:cstheme="minorBidi"/>
                <w:noProof/>
                <w:sz w:val="22"/>
                <w:szCs w:val="22"/>
              </w:rPr>
              <w:tab/>
            </w:r>
            <w:r w:rsidRPr="00C0788E">
              <w:rPr>
                <w:rStyle w:val="Hyperlink"/>
                <w:noProof/>
              </w:rPr>
              <w:t>The Hydrographic Network model</w:t>
            </w:r>
            <w:r>
              <w:rPr>
                <w:noProof/>
                <w:webHidden/>
              </w:rPr>
              <w:tab/>
            </w:r>
            <w:r>
              <w:rPr>
                <w:noProof/>
                <w:webHidden/>
              </w:rPr>
              <w:fldChar w:fldCharType="begin"/>
            </w:r>
            <w:r>
              <w:rPr>
                <w:noProof/>
                <w:webHidden/>
              </w:rPr>
              <w:instrText xml:space="preserve"> PAGEREF _Toc461780948 \h </w:instrText>
            </w:r>
            <w:r>
              <w:rPr>
                <w:noProof/>
                <w:webHidden/>
              </w:rPr>
            </w:r>
            <w:r>
              <w:rPr>
                <w:noProof/>
                <w:webHidden/>
              </w:rPr>
              <w:fldChar w:fldCharType="separate"/>
            </w:r>
            <w:r>
              <w:rPr>
                <w:noProof/>
                <w:webHidden/>
              </w:rPr>
              <w:t>88</w:t>
            </w:r>
            <w:r>
              <w:rPr>
                <w:noProof/>
                <w:webHidden/>
              </w:rPr>
              <w:fldChar w:fldCharType="end"/>
            </w:r>
          </w:hyperlink>
        </w:p>
        <w:p w14:paraId="2C406322"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49" w:history="1">
            <w:r w:rsidRPr="00C0788E">
              <w:rPr>
                <w:rStyle w:val="Hyperlink"/>
                <w:noProof/>
              </w:rPr>
              <w:t>7.5.3</w:t>
            </w:r>
            <w:r>
              <w:rPr>
                <w:rFonts w:asciiTheme="minorHAnsi" w:eastAsiaTheme="minorEastAsia" w:hAnsiTheme="minorHAnsi" w:cstheme="minorBidi"/>
                <w:noProof/>
                <w:sz w:val="22"/>
                <w:szCs w:val="22"/>
              </w:rPr>
              <w:tab/>
            </w:r>
            <w:r w:rsidRPr="00C0788E">
              <w:rPr>
                <w:rStyle w:val="Hyperlink"/>
                <w:noProof/>
              </w:rPr>
              <w:t>The Surface-Water Body types</w:t>
            </w:r>
            <w:r>
              <w:rPr>
                <w:noProof/>
                <w:webHidden/>
              </w:rPr>
              <w:tab/>
            </w:r>
            <w:r>
              <w:rPr>
                <w:noProof/>
                <w:webHidden/>
              </w:rPr>
              <w:fldChar w:fldCharType="begin"/>
            </w:r>
            <w:r>
              <w:rPr>
                <w:noProof/>
                <w:webHidden/>
              </w:rPr>
              <w:instrText xml:space="preserve"> PAGEREF _Toc461780949 \h </w:instrText>
            </w:r>
            <w:r>
              <w:rPr>
                <w:noProof/>
                <w:webHidden/>
              </w:rPr>
            </w:r>
            <w:r>
              <w:rPr>
                <w:noProof/>
                <w:webHidden/>
              </w:rPr>
              <w:fldChar w:fldCharType="separate"/>
            </w:r>
            <w:r>
              <w:rPr>
                <w:noProof/>
                <w:webHidden/>
              </w:rPr>
              <w:t>96</w:t>
            </w:r>
            <w:r>
              <w:rPr>
                <w:noProof/>
                <w:webHidden/>
              </w:rPr>
              <w:fldChar w:fldCharType="end"/>
            </w:r>
          </w:hyperlink>
        </w:p>
        <w:p w14:paraId="3D27E093" w14:textId="77777777" w:rsidR="00E83400" w:rsidRDefault="00E83400">
          <w:pPr>
            <w:pStyle w:val="Verzeichnis3"/>
            <w:tabs>
              <w:tab w:val="left" w:pos="1200"/>
              <w:tab w:val="right" w:leader="dot" w:pos="8630"/>
            </w:tabs>
            <w:rPr>
              <w:rFonts w:asciiTheme="minorHAnsi" w:eastAsiaTheme="minorEastAsia" w:hAnsiTheme="minorHAnsi" w:cstheme="minorBidi"/>
              <w:noProof/>
              <w:sz w:val="22"/>
              <w:szCs w:val="22"/>
            </w:rPr>
          </w:pPr>
          <w:hyperlink w:anchor="_Toc461780950" w:history="1">
            <w:r w:rsidRPr="00C0788E">
              <w:rPr>
                <w:rStyle w:val="Hyperlink"/>
                <w:noProof/>
              </w:rPr>
              <w:t>7.5.4</w:t>
            </w:r>
            <w:r>
              <w:rPr>
                <w:rFonts w:asciiTheme="minorHAnsi" w:eastAsiaTheme="minorEastAsia" w:hAnsiTheme="minorHAnsi" w:cstheme="minorBidi"/>
                <w:noProof/>
                <w:sz w:val="22"/>
                <w:szCs w:val="22"/>
              </w:rPr>
              <w:tab/>
            </w:r>
            <w:r w:rsidRPr="00C0788E">
              <w:rPr>
                <w:rStyle w:val="Hyperlink"/>
                <w:noProof/>
              </w:rPr>
              <w:t>The Storage model</w:t>
            </w:r>
            <w:r>
              <w:rPr>
                <w:noProof/>
                <w:webHidden/>
              </w:rPr>
              <w:tab/>
            </w:r>
            <w:r>
              <w:rPr>
                <w:noProof/>
                <w:webHidden/>
              </w:rPr>
              <w:fldChar w:fldCharType="begin"/>
            </w:r>
            <w:r>
              <w:rPr>
                <w:noProof/>
                <w:webHidden/>
              </w:rPr>
              <w:instrText xml:space="preserve"> PAGEREF _Toc461780950 \h </w:instrText>
            </w:r>
            <w:r>
              <w:rPr>
                <w:noProof/>
                <w:webHidden/>
              </w:rPr>
            </w:r>
            <w:r>
              <w:rPr>
                <w:noProof/>
                <w:webHidden/>
              </w:rPr>
              <w:fldChar w:fldCharType="separate"/>
            </w:r>
            <w:r>
              <w:rPr>
                <w:noProof/>
                <w:webHidden/>
              </w:rPr>
              <w:t>96</w:t>
            </w:r>
            <w:r>
              <w:rPr>
                <w:noProof/>
                <w:webHidden/>
              </w:rPr>
              <w:fldChar w:fldCharType="end"/>
            </w:r>
          </w:hyperlink>
        </w:p>
        <w:p w14:paraId="3DDF3D58" w14:textId="77777777" w:rsidR="00E83400" w:rsidRDefault="00E83400">
          <w:pPr>
            <w:pStyle w:val="Verzeichnis2"/>
            <w:tabs>
              <w:tab w:val="left" w:pos="960"/>
              <w:tab w:val="right" w:leader="dot" w:pos="8630"/>
            </w:tabs>
            <w:rPr>
              <w:rFonts w:asciiTheme="minorHAnsi" w:eastAsiaTheme="minorEastAsia" w:hAnsiTheme="minorHAnsi" w:cstheme="minorBidi"/>
              <w:noProof/>
              <w:sz w:val="22"/>
              <w:szCs w:val="22"/>
            </w:rPr>
          </w:pPr>
          <w:hyperlink w:anchor="_Toc461780951" w:history="1">
            <w:r w:rsidRPr="00C0788E">
              <w:rPr>
                <w:rStyle w:val="Hyperlink"/>
                <w:noProof/>
              </w:rPr>
              <w:t>7.6</w:t>
            </w:r>
            <w:r>
              <w:rPr>
                <w:rFonts w:asciiTheme="minorHAnsi" w:eastAsiaTheme="minorEastAsia" w:hAnsiTheme="minorHAnsi" w:cstheme="minorBidi"/>
                <w:noProof/>
                <w:sz w:val="22"/>
                <w:szCs w:val="22"/>
              </w:rPr>
              <w:tab/>
            </w:r>
            <w:r w:rsidRPr="00C0788E">
              <w:rPr>
                <w:rStyle w:val="Hyperlink"/>
                <w:noProof/>
              </w:rPr>
              <w:t>The Hydrometric Network application schema</w:t>
            </w:r>
            <w:r>
              <w:rPr>
                <w:noProof/>
                <w:webHidden/>
              </w:rPr>
              <w:tab/>
            </w:r>
            <w:r>
              <w:rPr>
                <w:noProof/>
                <w:webHidden/>
              </w:rPr>
              <w:fldChar w:fldCharType="begin"/>
            </w:r>
            <w:r>
              <w:rPr>
                <w:noProof/>
                <w:webHidden/>
              </w:rPr>
              <w:instrText xml:space="preserve"> PAGEREF _Toc461780951 \h </w:instrText>
            </w:r>
            <w:r>
              <w:rPr>
                <w:noProof/>
                <w:webHidden/>
              </w:rPr>
            </w:r>
            <w:r>
              <w:rPr>
                <w:noProof/>
                <w:webHidden/>
              </w:rPr>
              <w:fldChar w:fldCharType="separate"/>
            </w:r>
            <w:r>
              <w:rPr>
                <w:noProof/>
                <w:webHidden/>
              </w:rPr>
              <w:t>98</w:t>
            </w:r>
            <w:r>
              <w:rPr>
                <w:noProof/>
                <w:webHidden/>
              </w:rPr>
              <w:fldChar w:fldCharType="end"/>
            </w:r>
          </w:hyperlink>
        </w:p>
        <w:p w14:paraId="38413FEC"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52" w:history="1">
            <w:r w:rsidRPr="00C0788E">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_Toc461780952 \h </w:instrText>
            </w:r>
            <w:r>
              <w:rPr>
                <w:noProof/>
                <w:webHidden/>
              </w:rPr>
            </w:r>
            <w:r>
              <w:rPr>
                <w:noProof/>
                <w:webHidden/>
              </w:rPr>
              <w:fldChar w:fldCharType="separate"/>
            </w:r>
            <w:r>
              <w:rPr>
                <w:noProof/>
                <w:webHidden/>
              </w:rPr>
              <w:t>1</w:t>
            </w:r>
            <w:r>
              <w:rPr>
                <w:noProof/>
                <w:webHidden/>
              </w:rPr>
              <w:fldChar w:fldCharType="end"/>
            </w:r>
          </w:hyperlink>
        </w:p>
        <w:p w14:paraId="3A3E0A3D"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53" w:history="1">
            <w:r w:rsidRPr="00C0788E">
              <w:rPr>
                <w:rStyle w:val="Hyperlink"/>
                <w:noProof/>
              </w:rPr>
              <w:t>A.1 Introduction</w:t>
            </w:r>
            <w:r>
              <w:rPr>
                <w:noProof/>
                <w:webHidden/>
              </w:rPr>
              <w:tab/>
            </w:r>
            <w:r>
              <w:rPr>
                <w:noProof/>
                <w:webHidden/>
              </w:rPr>
              <w:fldChar w:fldCharType="begin"/>
            </w:r>
            <w:r>
              <w:rPr>
                <w:noProof/>
                <w:webHidden/>
              </w:rPr>
              <w:instrText xml:space="preserve"> PAGEREF _Toc461780953 \h </w:instrText>
            </w:r>
            <w:r>
              <w:rPr>
                <w:noProof/>
                <w:webHidden/>
              </w:rPr>
            </w:r>
            <w:r>
              <w:rPr>
                <w:noProof/>
                <w:webHidden/>
              </w:rPr>
              <w:fldChar w:fldCharType="separate"/>
            </w:r>
            <w:r>
              <w:rPr>
                <w:noProof/>
                <w:webHidden/>
              </w:rPr>
              <w:t>1</w:t>
            </w:r>
            <w:r>
              <w:rPr>
                <w:noProof/>
                <w:webHidden/>
              </w:rPr>
              <w:fldChar w:fldCharType="end"/>
            </w:r>
          </w:hyperlink>
        </w:p>
        <w:p w14:paraId="791BA744"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54" w:history="1">
            <w:r w:rsidRPr="00C0788E">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_Toc461780954 \h </w:instrText>
            </w:r>
            <w:r>
              <w:rPr>
                <w:noProof/>
                <w:webHidden/>
              </w:rPr>
            </w:r>
            <w:r>
              <w:rPr>
                <w:noProof/>
                <w:webHidden/>
              </w:rPr>
              <w:fldChar w:fldCharType="separate"/>
            </w:r>
            <w:r>
              <w:rPr>
                <w:noProof/>
                <w:webHidden/>
              </w:rPr>
              <w:t>1</w:t>
            </w:r>
            <w:r>
              <w:rPr>
                <w:noProof/>
                <w:webHidden/>
              </w:rPr>
              <w:fldChar w:fldCharType="end"/>
            </w:r>
          </w:hyperlink>
        </w:p>
        <w:p w14:paraId="34ECC521"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55" w:history="1">
            <w:r w:rsidRPr="00C0788E">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_Toc461780955 \h </w:instrText>
            </w:r>
            <w:r>
              <w:rPr>
                <w:noProof/>
                <w:webHidden/>
              </w:rPr>
            </w:r>
            <w:r>
              <w:rPr>
                <w:noProof/>
                <w:webHidden/>
              </w:rPr>
              <w:fldChar w:fldCharType="separate"/>
            </w:r>
            <w:r>
              <w:rPr>
                <w:noProof/>
                <w:webHidden/>
              </w:rPr>
              <w:t>2</w:t>
            </w:r>
            <w:r>
              <w:rPr>
                <w:noProof/>
                <w:webHidden/>
              </w:rPr>
              <w:fldChar w:fldCharType="end"/>
            </w:r>
          </w:hyperlink>
        </w:p>
        <w:p w14:paraId="7A534C57"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56" w:history="1">
            <w:r w:rsidRPr="00C0788E">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_Toc461780956 \h </w:instrText>
            </w:r>
            <w:r>
              <w:rPr>
                <w:noProof/>
                <w:webHidden/>
              </w:rPr>
            </w:r>
            <w:r>
              <w:rPr>
                <w:noProof/>
                <w:webHidden/>
              </w:rPr>
              <w:fldChar w:fldCharType="separate"/>
            </w:r>
            <w:r>
              <w:rPr>
                <w:noProof/>
                <w:webHidden/>
              </w:rPr>
              <w:t>2</w:t>
            </w:r>
            <w:r>
              <w:rPr>
                <w:noProof/>
                <w:webHidden/>
              </w:rPr>
              <w:fldChar w:fldCharType="end"/>
            </w:r>
          </w:hyperlink>
        </w:p>
        <w:p w14:paraId="68A49F23"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57" w:history="1">
            <w:r w:rsidRPr="00C0788E">
              <w:rPr>
                <w:rStyle w:val="Hyperlink"/>
                <w:noProof/>
              </w:rPr>
              <w:t>ANNEX B - Code lists for the HY_Features model</w:t>
            </w:r>
            <w:r>
              <w:rPr>
                <w:noProof/>
                <w:webHidden/>
              </w:rPr>
              <w:tab/>
            </w:r>
            <w:r>
              <w:rPr>
                <w:noProof/>
                <w:webHidden/>
              </w:rPr>
              <w:fldChar w:fldCharType="begin"/>
            </w:r>
            <w:r>
              <w:rPr>
                <w:noProof/>
                <w:webHidden/>
              </w:rPr>
              <w:instrText xml:space="preserve"> PAGEREF _Toc461780957 \h </w:instrText>
            </w:r>
            <w:r>
              <w:rPr>
                <w:noProof/>
                <w:webHidden/>
              </w:rPr>
            </w:r>
            <w:r>
              <w:rPr>
                <w:noProof/>
                <w:webHidden/>
              </w:rPr>
              <w:fldChar w:fldCharType="separate"/>
            </w:r>
            <w:r>
              <w:rPr>
                <w:noProof/>
                <w:webHidden/>
              </w:rPr>
              <w:t>1</w:t>
            </w:r>
            <w:r>
              <w:rPr>
                <w:noProof/>
                <w:webHidden/>
              </w:rPr>
              <w:fldChar w:fldCharType="end"/>
            </w:r>
          </w:hyperlink>
        </w:p>
        <w:p w14:paraId="0E79F362"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58" w:history="1">
            <w:r w:rsidRPr="00C0788E">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_Toc461780958 \h </w:instrText>
            </w:r>
            <w:r>
              <w:rPr>
                <w:noProof/>
                <w:webHidden/>
              </w:rPr>
            </w:r>
            <w:r>
              <w:rPr>
                <w:noProof/>
                <w:webHidden/>
              </w:rPr>
              <w:fldChar w:fldCharType="separate"/>
            </w:r>
            <w:r>
              <w:rPr>
                <w:noProof/>
                <w:webHidden/>
              </w:rPr>
              <w:t>1</w:t>
            </w:r>
            <w:r>
              <w:rPr>
                <w:noProof/>
                <w:webHidden/>
              </w:rPr>
              <w:fldChar w:fldCharType="end"/>
            </w:r>
          </w:hyperlink>
        </w:p>
        <w:p w14:paraId="777ABF21"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59" w:history="1">
            <w:r w:rsidRPr="00C0788E">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_Toc461780959 \h </w:instrText>
            </w:r>
            <w:r>
              <w:rPr>
                <w:noProof/>
                <w:webHidden/>
              </w:rPr>
            </w:r>
            <w:r>
              <w:rPr>
                <w:noProof/>
                <w:webHidden/>
              </w:rPr>
              <w:fldChar w:fldCharType="separate"/>
            </w:r>
            <w:r>
              <w:rPr>
                <w:noProof/>
                <w:webHidden/>
              </w:rPr>
              <w:t>2</w:t>
            </w:r>
            <w:r>
              <w:rPr>
                <w:noProof/>
                <w:webHidden/>
              </w:rPr>
              <w:fldChar w:fldCharType="end"/>
            </w:r>
          </w:hyperlink>
        </w:p>
        <w:p w14:paraId="3B034E99"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0" w:history="1">
            <w:r w:rsidRPr="00C0788E">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_Toc461780960 \h </w:instrText>
            </w:r>
            <w:r>
              <w:rPr>
                <w:noProof/>
                <w:webHidden/>
              </w:rPr>
            </w:r>
            <w:r>
              <w:rPr>
                <w:noProof/>
                <w:webHidden/>
              </w:rPr>
              <w:fldChar w:fldCharType="separate"/>
            </w:r>
            <w:r>
              <w:rPr>
                <w:noProof/>
                <w:webHidden/>
              </w:rPr>
              <w:t>2</w:t>
            </w:r>
            <w:r>
              <w:rPr>
                <w:noProof/>
                <w:webHidden/>
              </w:rPr>
              <w:fldChar w:fldCharType="end"/>
            </w:r>
          </w:hyperlink>
        </w:p>
        <w:p w14:paraId="08EB15EF"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1" w:history="1">
            <w:r w:rsidRPr="00C0788E">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_Toc461780961 \h </w:instrText>
            </w:r>
            <w:r>
              <w:rPr>
                <w:noProof/>
                <w:webHidden/>
              </w:rPr>
            </w:r>
            <w:r>
              <w:rPr>
                <w:noProof/>
                <w:webHidden/>
              </w:rPr>
              <w:fldChar w:fldCharType="separate"/>
            </w:r>
            <w:r>
              <w:rPr>
                <w:noProof/>
                <w:webHidden/>
              </w:rPr>
              <w:t>3</w:t>
            </w:r>
            <w:r>
              <w:rPr>
                <w:noProof/>
                <w:webHidden/>
              </w:rPr>
              <w:fldChar w:fldCharType="end"/>
            </w:r>
          </w:hyperlink>
        </w:p>
        <w:p w14:paraId="3DB516D7"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62" w:history="1">
            <w:r w:rsidRPr="00C0788E">
              <w:rPr>
                <w:rStyle w:val="Hyperlink"/>
                <w:noProof/>
              </w:rPr>
              <w:t>ANNEX C:  HY_Features  - AHGF Mapping</w:t>
            </w:r>
            <w:r>
              <w:rPr>
                <w:noProof/>
                <w:webHidden/>
              </w:rPr>
              <w:tab/>
            </w:r>
            <w:r>
              <w:rPr>
                <w:noProof/>
                <w:webHidden/>
              </w:rPr>
              <w:fldChar w:fldCharType="begin"/>
            </w:r>
            <w:r>
              <w:rPr>
                <w:noProof/>
                <w:webHidden/>
              </w:rPr>
              <w:instrText xml:space="preserve"> PAGEREF _Toc461780962 \h </w:instrText>
            </w:r>
            <w:r>
              <w:rPr>
                <w:noProof/>
                <w:webHidden/>
              </w:rPr>
            </w:r>
            <w:r>
              <w:rPr>
                <w:noProof/>
                <w:webHidden/>
              </w:rPr>
              <w:fldChar w:fldCharType="separate"/>
            </w:r>
            <w:r>
              <w:rPr>
                <w:noProof/>
                <w:webHidden/>
              </w:rPr>
              <w:t>1</w:t>
            </w:r>
            <w:r>
              <w:rPr>
                <w:noProof/>
                <w:webHidden/>
              </w:rPr>
              <w:fldChar w:fldCharType="end"/>
            </w:r>
          </w:hyperlink>
        </w:p>
        <w:p w14:paraId="673A059A"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3" w:history="1">
            <w:r w:rsidRPr="00C0788E">
              <w:rPr>
                <w:rStyle w:val="Hyperlink"/>
                <w:noProof/>
              </w:rPr>
              <w:t>C.1 Catchment Model</w:t>
            </w:r>
            <w:r>
              <w:rPr>
                <w:noProof/>
                <w:webHidden/>
              </w:rPr>
              <w:tab/>
            </w:r>
            <w:r>
              <w:rPr>
                <w:noProof/>
                <w:webHidden/>
              </w:rPr>
              <w:fldChar w:fldCharType="begin"/>
            </w:r>
            <w:r>
              <w:rPr>
                <w:noProof/>
                <w:webHidden/>
              </w:rPr>
              <w:instrText xml:space="preserve"> PAGEREF _Toc461780963 \h </w:instrText>
            </w:r>
            <w:r>
              <w:rPr>
                <w:noProof/>
                <w:webHidden/>
              </w:rPr>
            </w:r>
            <w:r>
              <w:rPr>
                <w:noProof/>
                <w:webHidden/>
              </w:rPr>
              <w:fldChar w:fldCharType="separate"/>
            </w:r>
            <w:r>
              <w:rPr>
                <w:noProof/>
                <w:webHidden/>
              </w:rPr>
              <w:t>1</w:t>
            </w:r>
            <w:r>
              <w:rPr>
                <w:noProof/>
                <w:webHidden/>
              </w:rPr>
              <w:fldChar w:fldCharType="end"/>
            </w:r>
          </w:hyperlink>
        </w:p>
        <w:p w14:paraId="37F5DA6F"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4" w:history="1">
            <w:r w:rsidRPr="00C0788E">
              <w:rPr>
                <w:rStyle w:val="Hyperlink"/>
                <w:noProof/>
              </w:rPr>
              <w:t>C.2 Hydrographic Network</w:t>
            </w:r>
            <w:r>
              <w:rPr>
                <w:noProof/>
                <w:webHidden/>
              </w:rPr>
              <w:tab/>
            </w:r>
            <w:r>
              <w:rPr>
                <w:noProof/>
                <w:webHidden/>
              </w:rPr>
              <w:fldChar w:fldCharType="begin"/>
            </w:r>
            <w:r>
              <w:rPr>
                <w:noProof/>
                <w:webHidden/>
              </w:rPr>
              <w:instrText xml:space="preserve"> PAGEREF _Toc461780964 \h </w:instrText>
            </w:r>
            <w:r>
              <w:rPr>
                <w:noProof/>
                <w:webHidden/>
              </w:rPr>
            </w:r>
            <w:r>
              <w:rPr>
                <w:noProof/>
                <w:webHidden/>
              </w:rPr>
              <w:fldChar w:fldCharType="separate"/>
            </w:r>
            <w:r>
              <w:rPr>
                <w:noProof/>
                <w:webHidden/>
              </w:rPr>
              <w:t>2</w:t>
            </w:r>
            <w:r>
              <w:rPr>
                <w:noProof/>
                <w:webHidden/>
              </w:rPr>
              <w:fldChar w:fldCharType="end"/>
            </w:r>
          </w:hyperlink>
        </w:p>
        <w:p w14:paraId="6DC9A6F8"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5" w:history="1">
            <w:r w:rsidRPr="00C0788E">
              <w:rPr>
                <w:rStyle w:val="Hyperlink"/>
                <w:noProof/>
              </w:rPr>
              <w:t>C.3 Hydrometric Network</w:t>
            </w:r>
            <w:r>
              <w:rPr>
                <w:noProof/>
                <w:webHidden/>
              </w:rPr>
              <w:tab/>
            </w:r>
            <w:r>
              <w:rPr>
                <w:noProof/>
                <w:webHidden/>
              </w:rPr>
              <w:fldChar w:fldCharType="begin"/>
            </w:r>
            <w:r>
              <w:rPr>
                <w:noProof/>
                <w:webHidden/>
              </w:rPr>
              <w:instrText xml:space="preserve"> PAGEREF _Toc461780965 \h </w:instrText>
            </w:r>
            <w:r>
              <w:rPr>
                <w:noProof/>
                <w:webHidden/>
              </w:rPr>
            </w:r>
            <w:r>
              <w:rPr>
                <w:noProof/>
                <w:webHidden/>
              </w:rPr>
              <w:fldChar w:fldCharType="separate"/>
            </w:r>
            <w:r>
              <w:rPr>
                <w:noProof/>
                <w:webHidden/>
              </w:rPr>
              <w:t>4</w:t>
            </w:r>
            <w:r>
              <w:rPr>
                <w:noProof/>
                <w:webHidden/>
              </w:rPr>
              <w:fldChar w:fldCharType="end"/>
            </w:r>
          </w:hyperlink>
        </w:p>
        <w:p w14:paraId="6C175F58"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66" w:history="1">
            <w:r w:rsidRPr="00C0788E">
              <w:rPr>
                <w:rStyle w:val="Hyperlink"/>
                <w:noProof/>
              </w:rPr>
              <w:t>ANNEX D:  HY_Features  - NHDPlus  Mapping</w:t>
            </w:r>
            <w:r>
              <w:rPr>
                <w:noProof/>
                <w:webHidden/>
              </w:rPr>
              <w:tab/>
            </w:r>
            <w:r>
              <w:rPr>
                <w:noProof/>
                <w:webHidden/>
              </w:rPr>
              <w:fldChar w:fldCharType="begin"/>
            </w:r>
            <w:r>
              <w:rPr>
                <w:noProof/>
                <w:webHidden/>
              </w:rPr>
              <w:instrText xml:space="preserve"> PAGEREF _Toc461780966 \h </w:instrText>
            </w:r>
            <w:r>
              <w:rPr>
                <w:noProof/>
                <w:webHidden/>
              </w:rPr>
            </w:r>
            <w:r>
              <w:rPr>
                <w:noProof/>
                <w:webHidden/>
              </w:rPr>
              <w:fldChar w:fldCharType="separate"/>
            </w:r>
            <w:r>
              <w:rPr>
                <w:noProof/>
                <w:webHidden/>
              </w:rPr>
              <w:t>1</w:t>
            </w:r>
            <w:r>
              <w:rPr>
                <w:noProof/>
                <w:webHidden/>
              </w:rPr>
              <w:fldChar w:fldCharType="end"/>
            </w:r>
          </w:hyperlink>
        </w:p>
        <w:p w14:paraId="57B19858"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7" w:history="1">
            <w:r w:rsidRPr="00C0788E">
              <w:rPr>
                <w:rStyle w:val="Hyperlink"/>
                <w:noProof/>
              </w:rPr>
              <w:t>D.1 Catchment Model</w:t>
            </w:r>
            <w:r>
              <w:rPr>
                <w:noProof/>
                <w:webHidden/>
              </w:rPr>
              <w:tab/>
            </w:r>
            <w:r>
              <w:rPr>
                <w:noProof/>
                <w:webHidden/>
              </w:rPr>
              <w:fldChar w:fldCharType="begin"/>
            </w:r>
            <w:r>
              <w:rPr>
                <w:noProof/>
                <w:webHidden/>
              </w:rPr>
              <w:instrText xml:space="preserve"> PAGEREF _Toc461780967 \h </w:instrText>
            </w:r>
            <w:r>
              <w:rPr>
                <w:noProof/>
                <w:webHidden/>
              </w:rPr>
            </w:r>
            <w:r>
              <w:rPr>
                <w:noProof/>
                <w:webHidden/>
              </w:rPr>
              <w:fldChar w:fldCharType="separate"/>
            </w:r>
            <w:r>
              <w:rPr>
                <w:noProof/>
                <w:webHidden/>
              </w:rPr>
              <w:t>1</w:t>
            </w:r>
            <w:r>
              <w:rPr>
                <w:noProof/>
                <w:webHidden/>
              </w:rPr>
              <w:fldChar w:fldCharType="end"/>
            </w:r>
          </w:hyperlink>
        </w:p>
        <w:p w14:paraId="532E5F07"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8" w:history="1">
            <w:r w:rsidRPr="00C0788E">
              <w:rPr>
                <w:rStyle w:val="Hyperlink"/>
                <w:noProof/>
              </w:rPr>
              <w:t>D.2 Hydrographic Network Model</w:t>
            </w:r>
            <w:r>
              <w:rPr>
                <w:noProof/>
                <w:webHidden/>
              </w:rPr>
              <w:tab/>
            </w:r>
            <w:r>
              <w:rPr>
                <w:noProof/>
                <w:webHidden/>
              </w:rPr>
              <w:fldChar w:fldCharType="begin"/>
            </w:r>
            <w:r>
              <w:rPr>
                <w:noProof/>
                <w:webHidden/>
              </w:rPr>
              <w:instrText xml:space="preserve"> PAGEREF _Toc461780968 \h </w:instrText>
            </w:r>
            <w:r>
              <w:rPr>
                <w:noProof/>
                <w:webHidden/>
              </w:rPr>
            </w:r>
            <w:r>
              <w:rPr>
                <w:noProof/>
                <w:webHidden/>
              </w:rPr>
              <w:fldChar w:fldCharType="separate"/>
            </w:r>
            <w:r>
              <w:rPr>
                <w:noProof/>
                <w:webHidden/>
              </w:rPr>
              <w:t>2</w:t>
            </w:r>
            <w:r>
              <w:rPr>
                <w:noProof/>
                <w:webHidden/>
              </w:rPr>
              <w:fldChar w:fldCharType="end"/>
            </w:r>
          </w:hyperlink>
        </w:p>
        <w:p w14:paraId="3500816F"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69" w:history="1">
            <w:r w:rsidRPr="00C0788E">
              <w:rPr>
                <w:rStyle w:val="Hyperlink"/>
                <w:noProof/>
              </w:rPr>
              <w:t>D.3 Hydrometric Network Model</w:t>
            </w:r>
            <w:r>
              <w:rPr>
                <w:noProof/>
                <w:webHidden/>
              </w:rPr>
              <w:tab/>
            </w:r>
            <w:r>
              <w:rPr>
                <w:noProof/>
                <w:webHidden/>
              </w:rPr>
              <w:fldChar w:fldCharType="begin"/>
            </w:r>
            <w:r>
              <w:rPr>
                <w:noProof/>
                <w:webHidden/>
              </w:rPr>
              <w:instrText xml:space="preserve"> PAGEREF _Toc461780969 \h </w:instrText>
            </w:r>
            <w:r>
              <w:rPr>
                <w:noProof/>
                <w:webHidden/>
              </w:rPr>
            </w:r>
            <w:r>
              <w:rPr>
                <w:noProof/>
                <w:webHidden/>
              </w:rPr>
              <w:fldChar w:fldCharType="separate"/>
            </w:r>
            <w:r>
              <w:rPr>
                <w:noProof/>
                <w:webHidden/>
              </w:rPr>
              <w:t>3</w:t>
            </w:r>
            <w:r>
              <w:rPr>
                <w:noProof/>
                <w:webHidden/>
              </w:rPr>
              <w:fldChar w:fldCharType="end"/>
            </w:r>
          </w:hyperlink>
        </w:p>
        <w:p w14:paraId="6F725CC2"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70" w:history="1">
            <w:r w:rsidRPr="00C0788E">
              <w:rPr>
                <w:rStyle w:val="Hyperlink"/>
                <w:noProof/>
              </w:rPr>
              <w:t>ANNEX E:  HY_Features  - INSPIRE Hydrography Theme</w:t>
            </w:r>
            <w:r>
              <w:rPr>
                <w:noProof/>
                <w:webHidden/>
              </w:rPr>
              <w:tab/>
            </w:r>
            <w:r>
              <w:rPr>
                <w:noProof/>
                <w:webHidden/>
              </w:rPr>
              <w:fldChar w:fldCharType="begin"/>
            </w:r>
            <w:r>
              <w:rPr>
                <w:noProof/>
                <w:webHidden/>
              </w:rPr>
              <w:instrText xml:space="preserve"> PAGEREF _Toc461780970 \h </w:instrText>
            </w:r>
            <w:r>
              <w:rPr>
                <w:noProof/>
                <w:webHidden/>
              </w:rPr>
            </w:r>
            <w:r>
              <w:rPr>
                <w:noProof/>
                <w:webHidden/>
              </w:rPr>
              <w:fldChar w:fldCharType="separate"/>
            </w:r>
            <w:r>
              <w:rPr>
                <w:noProof/>
                <w:webHidden/>
              </w:rPr>
              <w:t>1</w:t>
            </w:r>
            <w:r>
              <w:rPr>
                <w:noProof/>
                <w:webHidden/>
              </w:rPr>
              <w:fldChar w:fldCharType="end"/>
            </w:r>
          </w:hyperlink>
        </w:p>
        <w:p w14:paraId="115D6BBA"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71" w:history="1">
            <w:r w:rsidRPr="00C0788E">
              <w:rPr>
                <w:rStyle w:val="Hyperlink"/>
                <w:noProof/>
              </w:rPr>
              <w:t>E.1 Catchment Model</w:t>
            </w:r>
            <w:r>
              <w:rPr>
                <w:noProof/>
                <w:webHidden/>
              </w:rPr>
              <w:tab/>
            </w:r>
            <w:r>
              <w:rPr>
                <w:noProof/>
                <w:webHidden/>
              </w:rPr>
              <w:fldChar w:fldCharType="begin"/>
            </w:r>
            <w:r>
              <w:rPr>
                <w:noProof/>
                <w:webHidden/>
              </w:rPr>
              <w:instrText xml:space="preserve"> PAGEREF _Toc461780971 \h </w:instrText>
            </w:r>
            <w:r>
              <w:rPr>
                <w:noProof/>
                <w:webHidden/>
              </w:rPr>
            </w:r>
            <w:r>
              <w:rPr>
                <w:noProof/>
                <w:webHidden/>
              </w:rPr>
              <w:fldChar w:fldCharType="separate"/>
            </w:r>
            <w:r>
              <w:rPr>
                <w:noProof/>
                <w:webHidden/>
              </w:rPr>
              <w:t>1</w:t>
            </w:r>
            <w:r>
              <w:rPr>
                <w:noProof/>
                <w:webHidden/>
              </w:rPr>
              <w:fldChar w:fldCharType="end"/>
            </w:r>
          </w:hyperlink>
        </w:p>
        <w:p w14:paraId="47FA6B9A"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72" w:history="1">
            <w:r w:rsidRPr="00C0788E">
              <w:rPr>
                <w:rStyle w:val="Hyperlink"/>
                <w:noProof/>
              </w:rPr>
              <w:t>E.2 Hydrographic Network Model</w:t>
            </w:r>
            <w:r>
              <w:rPr>
                <w:noProof/>
                <w:webHidden/>
              </w:rPr>
              <w:tab/>
            </w:r>
            <w:r>
              <w:rPr>
                <w:noProof/>
                <w:webHidden/>
              </w:rPr>
              <w:fldChar w:fldCharType="begin"/>
            </w:r>
            <w:r>
              <w:rPr>
                <w:noProof/>
                <w:webHidden/>
              </w:rPr>
              <w:instrText xml:space="preserve"> PAGEREF _Toc461780972 \h </w:instrText>
            </w:r>
            <w:r>
              <w:rPr>
                <w:noProof/>
                <w:webHidden/>
              </w:rPr>
            </w:r>
            <w:r>
              <w:rPr>
                <w:noProof/>
                <w:webHidden/>
              </w:rPr>
              <w:fldChar w:fldCharType="separate"/>
            </w:r>
            <w:r>
              <w:rPr>
                <w:noProof/>
                <w:webHidden/>
              </w:rPr>
              <w:t>3</w:t>
            </w:r>
            <w:r>
              <w:rPr>
                <w:noProof/>
                <w:webHidden/>
              </w:rPr>
              <w:fldChar w:fldCharType="end"/>
            </w:r>
          </w:hyperlink>
        </w:p>
        <w:p w14:paraId="6CFED327"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73" w:history="1">
            <w:r w:rsidRPr="00C0788E">
              <w:rPr>
                <w:rStyle w:val="Hyperlink"/>
                <w:noProof/>
              </w:rPr>
              <w:t>ANNEX F:  HY_Features  - SANDRE  Mapping</w:t>
            </w:r>
            <w:r>
              <w:rPr>
                <w:noProof/>
                <w:webHidden/>
              </w:rPr>
              <w:tab/>
            </w:r>
            <w:r>
              <w:rPr>
                <w:noProof/>
                <w:webHidden/>
              </w:rPr>
              <w:fldChar w:fldCharType="begin"/>
            </w:r>
            <w:r>
              <w:rPr>
                <w:noProof/>
                <w:webHidden/>
              </w:rPr>
              <w:instrText xml:space="preserve"> PAGEREF _Toc461780973 \h </w:instrText>
            </w:r>
            <w:r>
              <w:rPr>
                <w:noProof/>
                <w:webHidden/>
              </w:rPr>
            </w:r>
            <w:r>
              <w:rPr>
                <w:noProof/>
                <w:webHidden/>
              </w:rPr>
              <w:fldChar w:fldCharType="separate"/>
            </w:r>
            <w:r>
              <w:rPr>
                <w:noProof/>
                <w:webHidden/>
              </w:rPr>
              <w:t>1</w:t>
            </w:r>
            <w:r>
              <w:rPr>
                <w:noProof/>
                <w:webHidden/>
              </w:rPr>
              <w:fldChar w:fldCharType="end"/>
            </w:r>
          </w:hyperlink>
        </w:p>
        <w:p w14:paraId="06F761B4"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74" w:history="1">
            <w:r w:rsidRPr="00C0788E">
              <w:rPr>
                <w:rStyle w:val="Hyperlink"/>
                <w:noProof/>
              </w:rPr>
              <w:t>F.1 Catchment Model</w:t>
            </w:r>
            <w:r>
              <w:rPr>
                <w:noProof/>
                <w:webHidden/>
              </w:rPr>
              <w:tab/>
            </w:r>
            <w:r>
              <w:rPr>
                <w:noProof/>
                <w:webHidden/>
              </w:rPr>
              <w:fldChar w:fldCharType="begin"/>
            </w:r>
            <w:r>
              <w:rPr>
                <w:noProof/>
                <w:webHidden/>
              </w:rPr>
              <w:instrText xml:space="preserve"> PAGEREF _Toc461780974 \h </w:instrText>
            </w:r>
            <w:r>
              <w:rPr>
                <w:noProof/>
                <w:webHidden/>
              </w:rPr>
            </w:r>
            <w:r>
              <w:rPr>
                <w:noProof/>
                <w:webHidden/>
              </w:rPr>
              <w:fldChar w:fldCharType="separate"/>
            </w:r>
            <w:r>
              <w:rPr>
                <w:noProof/>
                <w:webHidden/>
              </w:rPr>
              <w:t>1</w:t>
            </w:r>
            <w:r>
              <w:rPr>
                <w:noProof/>
                <w:webHidden/>
              </w:rPr>
              <w:fldChar w:fldCharType="end"/>
            </w:r>
          </w:hyperlink>
        </w:p>
        <w:p w14:paraId="5B6BE478"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75" w:history="1">
            <w:r w:rsidRPr="00C0788E">
              <w:rPr>
                <w:rStyle w:val="Hyperlink"/>
                <w:noProof/>
              </w:rPr>
              <w:t>F.2 Hydrographic Network Model</w:t>
            </w:r>
            <w:r>
              <w:rPr>
                <w:noProof/>
                <w:webHidden/>
              </w:rPr>
              <w:tab/>
            </w:r>
            <w:r>
              <w:rPr>
                <w:noProof/>
                <w:webHidden/>
              </w:rPr>
              <w:fldChar w:fldCharType="begin"/>
            </w:r>
            <w:r>
              <w:rPr>
                <w:noProof/>
                <w:webHidden/>
              </w:rPr>
              <w:instrText xml:space="preserve"> PAGEREF _Toc461780975 \h </w:instrText>
            </w:r>
            <w:r>
              <w:rPr>
                <w:noProof/>
                <w:webHidden/>
              </w:rPr>
            </w:r>
            <w:r>
              <w:rPr>
                <w:noProof/>
                <w:webHidden/>
              </w:rPr>
              <w:fldChar w:fldCharType="separate"/>
            </w:r>
            <w:r>
              <w:rPr>
                <w:noProof/>
                <w:webHidden/>
              </w:rPr>
              <w:t>2</w:t>
            </w:r>
            <w:r>
              <w:rPr>
                <w:noProof/>
                <w:webHidden/>
              </w:rPr>
              <w:fldChar w:fldCharType="end"/>
            </w:r>
          </w:hyperlink>
        </w:p>
        <w:p w14:paraId="5528C4A1" w14:textId="77777777" w:rsidR="00E83400" w:rsidRDefault="00E83400">
          <w:pPr>
            <w:pStyle w:val="Verzeichnis2"/>
            <w:tabs>
              <w:tab w:val="right" w:leader="dot" w:pos="8630"/>
            </w:tabs>
            <w:rPr>
              <w:rFonts w:asciiTheme="minorHAnsi" w:eastAsiaTheme="minorEastAsia" w:hAnsiTheme="minorHAnsi" w:cstheme="minorBidi"/>
              <w:noProof/>
              <w:sz w:val="22"/>
              <w:szCs w:val="22"/>
            </w:rPr>
          </w:pPr>
          <w:hyperlink w:anchor="_Toc461780976" w:history="1">
            <w:r w:rsidRPr="00C0788E">
              <w:rPr>
                <w:rStyle w:val="Hyperlink"/>
                <w:noProof/>
              </w:rPr>
              <w:t>F.3 Hydrometric Network Model</w:t>
            </w:r>
            <w:r>
              <w:rPr>
                <w:noProof/>
                <w:webHidden/>
              </w:rPr>
              <w:tab/>
            </w:r>
            <w:r>
              <w:rPr>
                <w:noProof/>
                <w:webHidden/>
              </w:rPr>
              <w:fldChar w:fldCharType="begin"/>
            </w:r>
            <w:r>
              <w:rPr>
                <w:noProof/>
                <w:webHidden/>
              </w:rPr>
              <w:instrText xml:space="preserve"> PAGEREF _Toc461780976 \h </w:instrText>
            </w:r>
            <w:r>
              <w:rPr>
                <w:noProof/>
                <w:webHidden/>
              </w:rPr>
            </w:r>
            <w:r>
              <w:rPr>
                <w:noProof/>
                <w:webHidden/>
              </w:rPr>
              <w:fldChar w:fldCharType="separate"/>
            </w:r>
            <w:r>
              <w:rPr>
                <w:noProof/>
                <w:webHidden/>
              </w:rPr>
              <w:t>3</w:t>
            </w:r>
            <w:r>
              <w:rPr>
                <w:noProof/>
                <w:webHidden/>
              </w:rPr>
              <w:fldChar w:fldCharType="end"/>
            </w:r>
          </w:hyperlink>
        </w:p>
        <w:p w14:paraId="180C4A0E"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77" w:history="1">
            <w:r w:rsidRPr="00C0788E">
              <w:rPr>
                <w:rStyle w:val="Hyperlink"/>
                <w:noProof/>
              </w:rPr>
              <w:t>ANNEX G: Bibliography</w:t>
            </w:r>
            <w:r>
              <w:rPr>
                <w:noProof/>
                <w:webHidden/>
              </w:rPr>
              <w:tab/>
            </w:r>
            <w:r>
              <w:rPr>
                <w:noProof/>
                <w:webHidden/>
              </w:rPr>
              <w:fldChar w:fldCharType="begin"/>
            </w:r>
            <w:r>
              <w:rPr>
                <w:noProof/>
                <w:webHidden/>
              </w:rPr>
              <w:instrText xml:space="preserve"> PAGEREF _Toc461780977 \h </w:instrText>
            </w:r>
            <w:r>
              <w:rPr>
                <w:noProof/>
                <w:webHidden/>
              </w:rPr>
            </w:r>
            <w:r>
              <w:rPr>
                <w:noProof/>
                <w:webHidden/>
              </w:rPr>
              <w:fldChar w:fldCharType="separate"/>
            </w:r>
            <w:r>
              <w:rPr>
                <w:noProof/>
                <w:webHidden/>
              </w:rPr>
              <w:t>1</w:t>
            </w:r>
            <w:r>
              <w:rPr>
                <w:noProof/>
                <w:webHidden/>
              </w:rPr>
              <w:fldChar w:fldCharType="end"/>
            </w:r>
          </w:hyperlink>
        </w:p>
        <w:p w14:paraId="2A81AE57" w14:textId="77777777" w:rsidR="00E83400" w:rsidRDefault="00E83400">
          <w:pPr>
            <w:pStyle w:val="Verzeichnis1"/>
            <w:tabs>
              <w:tab w:val="right" w:leader="dot" w:pos="8630"/>
            </w:tabs>
            <w:rPr>
              <w:rFonts w:asciiTheme="minorHAnsi" w:eastAsiaTheme="minorEastAsia" w:hAnsiTheme="minorHAnsi" w:cstheme="minorBidi"/>
              <w:noProof/>
              <w:sz w:val="22"/>
              <w:szCs w:val="22"/>
            </w:rPr>
          </w:pPr>
          <w:hyperlink w:anchor="_Toc461780978" w:history="1">
            <w:r w:rsidRPr="00C0788E">
              <w:rPr>
                <w:rStyle w:val="Hyperlink"/>
                <w:noProof/>
              </w:rPr>
              <w:t>ANNEX H: Revision history</w:t>
            </w:r>
            <w:r>
              <w:rPr>
                <w:noProof/>
                <w:webHidden/>
              </w:rPr>
              <w:tab/>
            </w:r>
            <w:r>
              <w:rPr>
                <w:noProof/>
                <w:webHidden/>
              </w:rPr>
              <w:fldChar w:fldCharType="begin"/>
            </w:r>
            <w:r>
              <w:rPr>
                <w:noProof/>
                <w:webHidden/>
              </w:rPr>
              <w:instrText xml:space="preserve"> PAGEREF _Toc461780978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02C4B47E" w14:textId="77777777" w:rsidR="00E83400"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780979" w:history="1">
        <w:r w:rsidR="00E83400" w:rsidRPr="0001297C">
          <w:rPr>
            <w:rStyle w:val="Hyperlink"/>
            <w:noProof/>
          </w:rPr>
          <w:t>Figure 1: HY_Features in the context of the OGC Abstract Specifications</w:t>
        </w:r>
        <w:r w:rsidR="00E83400">
          <w:rPr>
            <w:noProof/>
            <w:webHidden/>
          </w:rPr>
          <w:tab/>
        </w:r>
        <w:r w:rsidR="00E83400">
          <w:rPr>
            <w:noProof/>
            <w:webHidden/>
          </w:rPr>
          <w:fldChar w:fldCharType="begin"/>
        </w:r>
        <w:r w:rsidR="00E83400">
          <w:rPr>
            <w:noProof/>
            <w:webHidden/>
          </w:rPr>
          <w:instrText xml:space="preserve"> PAGEREF _Toc461780979 \h </w:instrText>
        </w:r>
        <w:r w:rsidR="00E83400">
          <w:rPr>
            <w:noProof/>
            <w:webHidden/>
          </w:rPr>
        </w:r>
        <w:r w:rsidR="00E83400">
          <w:rPr>
            <w:noProof/>
            <w:webHidden/>
          </w:rPr>
          <w:fldChar w:fldCharType="separate"/>
        </w:r>
        <w:r w:rsidR="00E83400">
          <w:rPr>
            <w:noProof/>
            <w:webHidden/>
          </w:rPr>
          <w:t>14</w:t>
        </w:r>
        <w:r w:rsidR="00E83400">
          <w:rPr>
            <w:noProof/>
            <w:webHidden/>
          </w:rPr>
          <w:fldChar w:fldCharType="end"/>
        </w:r>
      </w:hyperlink>
    </w:p>
    <w:p w14:paraId="4F4CFB92"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0" w:history="1">
        <w:r w:rsidRPr="0001297C">
          <w:rPr>
            <w:rStyle w:val="Hyperlink"/>
            <w:noProof/>
          </w:rPr>
          <w:t>Figure 2: Processes of the Hydrologic Cycle</w:t>
        </w:r>
        <w:r>
          <w:rPr>
            <w:noProof/>
            <w:webHidden/>
          </w:rPr>
          <w:tab/>
        </w:r>
        <w:r>
          <w:rPr>
            <w:noProof/>
            <w:webHidden/>
          </w:rPr>
          <w:fldChar w:fldCharType="begin"/>
        </w:r>
        <w:r>
          <w:rPr>
            <w:noProof/>
            <w:webHidden/>
          </w:rPr>
          <w:instrText xml:space="preserve"> PAGEREF _Toc461780980 \h </w:instrText>
        </w:r>
        <w:r>
          <w:rPr>
            <w:noProof/>
            <w:webHidden/>
          </w:rPr>
        </w:r>
        <w:r>
          <w:rPr>
            <w:noProof/>
            <w:webHidden/>
          </w:rPr>
          <w:fldChar w:fldCharType="separate"/>
        </w:r>
        <w:r>
          <w:rPr>
            <w:noProof/>
            <w:webHidden/>
          </w:rPr>
          <w:t>28</w:t>
        </w:r>
        <w:r>
          <w:rPr>
            <w:noProof/>
            <w:webHidden/>
          </w:rPr>
          <w:fldChar w:fldCharType="end"/>
        </w:r>
      </w:hyperlink>
    </w:p>
    <w:p w14:paraId="575BF9EA"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1" w:history="1">
        <w:r w:rsidRPr="0001297C">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_Toc461780981 \h </w:instrText>
        </w:r>
        <w:r>
          <w:rPr>
            <w:noProof/>
            <w:webHidden/>
          </w:rPr>
        </w:r>
        <w:r>
          <w:rPr>
            <w:noProof/>
            <w:webHidden/>
          </w:rPr>
          <w:fldChar w:fldCharType="separate"/>
        </w:r>
        <w:r>
          <w:rPr>
            <w:noProof/>
            <w:webHidden/>
          </w:rPr>
          <w:t>30</w:t>
        </w:r>
        <w:r>
          <w:rPr>
            <w:noProof/>
            <w:webHidden/>
          </w:rPr>
          <w:fldChar w:fldCharType="end"/>
        </w:r>
      </w:hyperlink>
    </w:p>
    <w:p w14:paraId="7E8F69BC"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2" w:history="1">
        <w:r w:rsidRPr="0001297C">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Pr>
            <w:noProof/>
            <w:webHidden/>
          </w:rPr>
          <w:tab/>
        </w:r>
        <w:r>
          <w:rPr>
            <w:noProof/>
            <w:webHidden/>
          </w:rPr>
          <w:fldChar w:fldCharType="begin"/>
        </w:r>
        <w:r>
          <w:rPr>
            <w:noProof/>
            <w:webHidden/>
          </w:rPr>
          <w:instrText xml:space="preserve"> PAGEREF _Toc461780982 \h </w:instrText>
        </w:r>
        <w:r>
          <w:rPr>
            <w:noProof/>
            <w:webHidden/>
          </w:rPr>
        </w:r>
        <w:r>
          <w:rPr>
            <w:noProof/>
            <w:webHidden/>
          </w:rPr>
          <w:fldChar w:fldCharType="separate"/>
        </w:r>
        <w:r>
          <w:rPr>
            <w:noProof/>
            <w:webHidden/>
          </w:rPr>
          <w:t>31</w:t>
        </w:r>
        <w:r>
          <w:rPr>
            <w:noProof/>
            <w:webHidden/>
          </w:rPr>
          <w:fldChar w:fldCharType="end"/>
        </w:r>
      </w:hyperlink>
    </w:p>
    <w:p w14:paraId="5ED8486E"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3" w:history="1">
        <w:r w:rsidRPr="0001297C">
          <w:rPr>
            <w:rStyle w:val="Hyperlink"/>
            <w:noProof/>
          </w:rPr>
          <w:t>Figure 5: Multiple graphical representations of a catchment (from top left to bottom right): a) Catchment boundary, b)   Catchment area, c) flowpath of catchment d) network of sub catchments, e) cartographic view, f) abstract flow paths, g) hydrographic network, h) network of logically connected monitoring stations.</w:t>
        </w:r>
        <w:r>
          <w:rPr>
            <w:noProof/>
            <w:webHidden/>
          </w:rPr>
          <w:tab/>
        </w:r>
        <w:r>
          <w:rPr>
            <w:noProof/>
            <w:webHidden/>
          </w:rPr>
          <w:fldChar w:fldCharType="begin"/>
        </w:r>
        <w:r>
          <w:rPr>
            <w:noProof/>
            <w:webHidden/>
          </w:rPr>
          <w:instrText xml:space="preserve"> PAGEREF _Toc461780983 \h </w:instrText>
        </w:r>
        <w:r>
          <w:rPr>
            <w:noProof/>
            <w:webHidden/>
          </w:rPr>
        </w:r>
        <w:r>
          <w:rPr>
            <w:noProof/>
            <w:webHidden/>
          </w:rPr>
          <w:fldChar w:fldCharType="separate"/>
        </w:r>
        <w:r>
          <w:rPr>
            <w:noProof/>
            <w:webHidden/>
          </w:rPr>
          <w:t>32</w:t>
        </w:r>
        <w:r>
          <w:rPr>
            <w:noProof/>
            <w:webHidden/>
          </w:rPr>
          <w:fldChar w:fldCharType="end"/>
        </w:r>
      </w:hyperlink>
    </w:p>
    <w:p w14:paraId="2A5F9CD2"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4" w:history="1">
        <w:r w:rsidRPr="0001297C">
          <w:rPr>
            <w:rStyle w:val="Hyperlink"/>
            <w:noProof/>
          </w:rPr>
          <w: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t>
        </w:r>
        <w:r>
          <w:rPr>
            <w:noProof/>
            <w:webHidden/>
          </w:rPr>
          <w:tab/>
        </w:r>
        <w:r>
          <w:rPr>
            <w:noProof/>
            <w:webHidden/>
          </w:rPr>
          <w:fldChar w:fldCharType="begin"/>
        </w:r>
        <w:r>
          <w:rPr>
            <w:noProof/>
            <w:webHidden/>
          </w:rPr>
          <w:instrText xml:space="preserve"> PAGEREF _Toc461780984 \h </w:instrText>
        </w:r>
        <w:r>
          <w:rPr>
            <w:noProof/>
            <w:webHidden/>
          </w:rPr>
        </w:r>
        <w:r>
          <w:rPr>
            <w:noProof/>
            <w:webHidden/>
          </w:rPr>
          <w:fldChar w:fldCharType="separate"/>
        </w:r>
        <w:r>
          <w:rPr>
            <w:noProof/>
            <w:webHidden/>
          </w:rPr>
          <w:t>34</w:t>
        </w:r>
        <w:r>
          <w:rPr>
            <w:noProof/>
            <w:webHidden/>
          </w:rPr>
          <w:fldChar w:fldCharType="end"/>
        </w:r>
      </w:hyperlink>
    </w:p>
    <w:p w14:paraId="310FFD9B"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5" w:history="1">
        <w:r w:rsidRPr="0001297C">
          <w:rPr>
            <w:rStyle w:val="Hyperlink"/>
            <w:noProof/>
          </w:rPr>
          <w:t>Figure 7: Catchment hierarchy – A catchment (dark grey), may be nested within a containing catchment which is another catchment (light grey)</w:t>
        </w:r>
        <w:r>
          <w:rPr>
            <w:noProof/>
            <w:webHidden/>
          </w:rPr>
          <w:tab/>
        </w:r>
        <w:r>
          <w:rPr>
            <w:noProof/>
            <w:webHidden/>
          </w:rPr>
          <w:fldChar w:fldCharType="begin"/>
        </w:r>
        <w:r>
          <w:rPr>
            <w:noProof/>
            <w:webHidden/>
          </w:rPr>
          <w:instrText xml:space="preserve"> PAGEREF _Toc461780985 \h </w:instrText>
        </w:r>
        <w:r>
          <w:rPr>
            <w:noProof/>
            <w:webHidden/>
          </w:rPr>
        </w:r>
        <w:r>
          <w:rPr>
            <w:noProof/>
            <w:webHidden/>
          </w:rPr>
          <w:fldChar w:fldCharType="separate"/>
        </w:r>
        <w:r>
          <w:rPr>
            <w:noProof/>
            <w:webHidden/>
          </w:rPr>
          <w:t>35</w:t>
        </w:r>
        <w:r>
          <w:rPr>
            <w:noProof/>
            <w:webHidden/>
          </w:rPr>
          <w:fldChar w:fldCharType="end"/>
        </w:r>
      </w:hyperlink>
    </w:p>
    <w:p w14:paraId="4D80EA91"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6" w:history="1">
        <w:r w:rsidRPr="0001297C">
          <w:rPr>
            <w:rStyle w:val="Hyperlink"/>
            <w:noProof/>
          </w:rPr>
          <w:t>Figure 8: Catchment hierarchy – A catchment (C1, C2, or C3) may be part of a simple dendritic network of catchments which is also a catchment.</w:t>
        </w:r>
        <w:r>
          <w:rPr>
            <w:noProof/>
            <w:webHidden/>
          </w:rPr>
          <w:tab/>
        </w:r>
        <w:r>
          <w:rPr>
            <w:noProof/>
            <w:webHidden/>
          </w:rPr>
          <w:fldChar w:fldCharType="begin"/>
        </w:r>
        <w:r>
          <w:rPr>
            <w:noProof/>
            <w:webHidden/>
          </w:rPr>
          <w:instrText xml:space="preserve"> PAGEREF _Toc461780986 \h </w:instrText>
        </w:r>
        <w:r>
          <w:rPr>
            <w:noProof/>
            <w:webHidden/>
          </w:rPr>
        </w:r>
        <w:r>
          <w:rPr>
            <w:noProof/>
            <w:webHidden/>
          </w:rPr>
          <w:fldChar w:fldCharType="separate"/>
        </w:r>
        <w:r>
          <w:rPr>
            <w:noProof/>
            <w:webHidden/>
          </w:rPr>
          <w:t>36</w:t>
        </w:r>
        <w:r>
          <w:rPr>
            <w:noProof/>
            <w:webHidden/>
          </w:rPr>
          <w:fldChar w:fldCharType="end"/>
        </w:r>
      </w:hyperlink>
    </w:p>
    <w:p w14:paraId="65B38C8C"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7" w:history="1">
        <w:r w:rsidRPr="0001297C">
          <w:rPr>
            <w:rStyle w:val="Hyperlink"/>
            <w:noProof/>
          </w:rPr>
          <w:t>Figure 9: A catchment area (grey) and a flowpath connecting inflow to outflow (red) depicting a definable unit where hydrological processes take place.</w:t>
        </w:r>
        <w:r>
          <w:rPr>
            <w:noProof/>
            <w:webHidden/>
          </w:rPr>
          <w:tab/>
        </w:r>
        <w:r>
          <w:rPr>
            <w:noProof/>
            <w:webHidden/>
          </w:rPr>
          <w:fldChar w:fldCharType="begin"/>
        </w:r>
        <w:r>
          <w:rPr>
            <w:noProof/>
            <w:webHidden/>
          </w:rPr>
          <w:instrText xml:space="preserve"> PAGEREF _Toc461780987 \h </w:instrText>
        </w:r>
        <w:r>
          <w:rPr>
            <w:noProof/>
            <w:webHidden/>
          </w:rPr>
        </w:r>
        <w:r>
          <w:rPr>
            <w:noProof/>
            <w:webHidden/>
          </w:rPr>
          <w:fldChar w:fldCharType="separate"/>
        </w:r>
        <w:r>
          <w:rPr>
            <w:noProof/>
            <w:webHidden/>
          </w:rPr>
          <w:t>37</w:t>
        </w:r>
        <w:r>
          <w:rPr>
            <w:noProof/>
            <w:webHidden/>
          </w:rPr>
          <w:fldChar w:fldCharType="end"/>
        </w:r>
      </w:hyperlink>
    </w:p>
    <w:p w14:paraId="3423C8D4"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8" w:history="1">
        <w:r w:rsidRPr="0001297C">
          <w:rPr>
            <w:rStyle w:val="Hyperlink"/>
            <w:noProof/>
          </w:rPr>
          <w:t>Figure 10: Catchments contributing to an identified outflow node. Note that some catchments contribute to a common outflow node.</w:t>
        </w:r>
        <w:r>
          <w:rPr>
            <w:noProof/>
            <w:webHidden/>
          </w:rPr>
          <w:tab/>
        </w:r>
        <w:r>
          <w:rPr>
            <w:noProof/>
            <w:webHidden/>
          </w:rPr>
          <w:fldChar w:fldCharType="begin"/>
        </w:r>
        <w:r>
          <w:rPr>
            <w:noProof/>
            <w:webHidden/>
          </w:rPr>
          <w:instrText xml:space="preserve"> PAGEREF _Toc461780988 \h </w:instrText>
        </w:r>
        <w:r>
          <w:rPr>
            <w:noProof/>
            <w:webHidden/>
          </w:rPr>
        </w:r>
        <w:r>
          <w:rPr>
            <w:noProof/>
            <w:webHidden/>
          </w:rPr>
          <w:fldChar w:fldCharType="separate"/>
        </w:r>
        <w:r>
          <w:rPr>
            <w:noProof/>
            <w:webHidden/>
          </w:rPr>
          <w:t>38</w:t>
        </w:r>
        <w:r>
          <w:rPr>
            <w:noProof/>
            <w:webHidden/>
          </w:rPr>
          <w:fldChar w:fldCharType="end"/>
        </w:r>
      </w:hyperlink>
    </w:p>
    <w:p w14:paraId="5BDC2B0E"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89" w:history="1">
        <w:r w:rsidRPr="0001297C">
          <w:rPr>
            <w:rStyle w:val="Hyperlink"/>
            <w:noProof/>
          </w:rPr>
          <w:t>Figure 11: Catchments receive inflow via an identified inflow node. Note that nodes are not necessarily geographic features, but are rather nodes in a graph representation of the river network.</w:t>
        </w:r>
        <w:r>
          <w:rPr>
            <w:noProof/>
            <w:webHidden/>
          </w:rPr>
          <w:tab/>
        </w:r>
        <w:r>
          <w:rPr>
            <w:noProof/>
            <w:webHidden/>
          </w:rPr>
          <w:fldChar w:fldCharType="begin"/>
        </w:r>
        <w:r>
          <w:rPr>
            <w:noProof/>
            <w:webHidden/>
          </w:rPr>
          <w:instrText xml:space="preserve"> PAGEREF _Toc461780989 \h </w:instrText>
        </w:r>
        <w:r>
          <w:rPr>
            <w:noProof/>
            <w:webHidden/>
          </w:rPr>
        </w:r>
        <w:r>
          <w:rPr>
            <w:noProof/>
            <w:webHidden/>
          </w:rPr>
          <w:fldChar w:fldCharType="separate"/>
        </w:r>
        <w:r>
          <w:rPr>
            <w:noProof/>
            <w:webHidden/>
          </w:rPr>
          <w:t>39</w:t>
        </w:r>
        <w:r>
          <w:rPr>
            <w:noProof/>
            <w:webHidden/>
          </w:rPr>
          <w:fldChar w:fldCharType="end"/>
        </w:r>
      </w:hyperlink>
    </w:p>
    <w:p w14:paraId="286CA136"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0" w:history="1">
        <w:r w:rsidRPr="0001297C">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Pr>
            <w:noProof/>
            <w:webHidden/>
          </w:rPr>
          <w:tab/>
        </w:r>
        <w:r>
          <w:rPr>
            <w:noProof/>
            <w:webHidden/>
          </w:rPr>
          <w:fldChar w:fldCharType="begin"/>
        </w:r>
        <w:r>
          <w:rPr>
            <w:noProof/>
            <w:webHidden/>
          </w:rPr>
          <w:instrText xml:space="preserve"> PAGEREF _Toc461780990 \h </w:instrText>
        </w:r>
        <w:r>
          <w:rPr>
            <w:noProof/>
            <w:webHidden/>
          </w:rPr>
        </w:r>
        <w:r>
          <w:rPr>
            <w:noProof/>
            <w:webHidden/>
          </w:rPr>
          <w:fldChar w:fldCharType="separate"/>
        </w:r>
        <w:r>
          <w:rPr>
            <w:noProof/>
            <w:webHidden/>
          </w:rPr>
          <w:t>40</w:t>
        </w:r>
        <w:r>
          <w:rPr>
            <w:noProof/>
            <w:webHidden/>
          </w:rPr>
          <w:fldChar w:fldCharType="end"/>
        </w:r>
      </w:hyperlink>
    </w:p>
    <w:p w14:paraId="6A716862"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1" w:history="1">
        <w:r w:rsidRPr="0001297C">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Pr>
            <w:noProof/>
            <w:webHidden/>
          </w:rPr>
          <w:tab/>
        </w:r>
        <w:r>
          <w:rPr>
            <w:noProof/>
            <w:webHidden/>
          </w:rPr>
          <w:fldChar w:fldCharType="begin"/>
        </w:r>
        <w:r>
          <w:rPr>
            <w:noProof/>
            <w:webHidden/>
          </w:rPr>
          <w:instrText xml:space="preserve"> PAGEREF _Toc461780991 \h </w:instrText>
        </w:r>
        <w:r>
          <w:rPr>
            <w:noProof/>
            <w:webHidden/>
          </w:rPr>
        </w:r>
        <w:r>
          <w:rPr>
            <w:noProof/>
            <w:webHidden/>
          </w:rPr>
          <w:fldChar w:fldCharType="separate"/>
        </w:r>
        <w:r>
          <w:rPr>
            <w:noProof/>
            <w:webHidden/>
          </w:rPr>
          <w:t>42</w:t>
        </w:r>
        <w:r>
          <w:rPr>
            <w:noProof/>
            <w:webHidden/>
          </w:rPr>
          <w:fldChar w:fldCharType="end"/>
        </w:r>
      </w:hyperlink>
    </w:p>
    <w:p w14:paraId="1BBE7AA7"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2" w:history="1">
        <w:r w:rsidRPr="0001297C">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Pr>
            <w:noProof/>
            <w:webHidden/>
          </w:rPr>
          <w:tab/>
        </w:r>
        <w:r>
          <w:rPr>
            <w:noProof/>
            <w:webHidden/>
          </w:rPr>
          <w:fldChar w:fldCharType="begin"/>
        </w:r>
        <w:r>
          <w:rPr>
            <w:noProof/>
            <w:webHidden/>
          </w:rPr>
          <w:instrText xml:space="preserve"> PAGEREF _Toc461780992 \h </w:instrText>
        </w:r>
        <w:r>
          <w:rPr>
            <w:noProof/>
            <w:webHidden/>
          </w:rPr>
        </w:r>
        <w:r>
          <w:rPr>
            <w:noProof/>
            <w:webHidden/>
          </w:rPr>
          <w:fldChar w:fldCharType="separate"/>
        </w:r>
        <w:r>
          <w:rPr>
            <w:noProof/>
            <w:webHidden/>
          </w:rPr>
          <w:t>43</w:t>
        </w:r>
        <w:r>
          <w:rPr>
            <w:noProof/>
            <w:webHidden/>
          </w:rPr>
          <w:fldChar w:fldCharType="end"/>
        </w:r>
      </w:hyperlink>
    </w:p>
    <w:p w14:paraId="75742697"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3" w:history="1">
        <w:r w:rsidRPr="0001297C">
          <w:rPr>
            <w:rStyle w:val="Hyperlink"/>
            <w:noProof/>
            <w:highlight w:val="yellow"/>
          </w:rPr>
          <w:t>Figure 15</w:t>
        </w:r>
        <w:r w:rsidRPr="0001297C">
          <w:rPr>
            <w:rStyle w:val="Hyperlink"/>
            <w:noProof/>
          </w:rPr>
          <w:t xml:space="preserve">: NEW  </w:t>
        </w:r>
        <w:r w:rsidRPr="0001297C">
          <w:rPr>
            <w:rStyle w:val="Hyperlink"/>
            <w:noProof/>
            <w:highlight w:val="yellow"/>
          </w:rPr>
          <w:t xml:space="preserve">Position (yellow dot) between two a reference points (red dots). </w:t>
        </w:r>
        <w:r>
          <w:rPr>
            <w:noProof/>
            <w:webHidden/>
          </w:rPr>
          <w:tab/>
        </w:r>
        <w:r>
          <w:rPr>
            <w:noProof/>
            <w:webHidden/>
          </w:rPr>
          <w:fldChar w:fldCharType="begin"/>
        </w:r>
        <w:r>
          <w:rPr>
            <w:noProof/>
            <w:webHidden/>
          </w:rPr>
          <w:instrText xml:space="preserve"> PAGEREF _Toc461780993 \h </w:instrText>
        </w:r>
        <w:r>
          <w:rPr>
            <w:noProof/>
            <w:webHidden/>
          </w:rPr>
        </w:r>
        <w:r>
          <w:rPr>
            <w:noProof/>
            <w:webHidden/>
          </w:rPr>
          <w:fldChar w:fldCharType="separate"/>
        </w:r>
        <w:r>
          <w:rPr>
            <w:noProof/>
            <w:webHidden/>
          </w:rPr>
          <w:t>44</w:t>
        </w:r>
        <w:r>
          <w:rPr>
            <w:noProof/>
            <w:webHidden/>
          </w:rPr>
          <w:fldChar w:fldCharType="end"/>
        </w:r>
      </w:hyperlink>
    </w:p>
    <w:p w14:paraId="03F96B77"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4" w:history="1">
        <w:r w:rsidRPr="0001297C">
          <w:rPr>
            <w:rStyle w:val="Hyperlink"/>
            <w:noProof/>
          </w:rPr>
          <w:t>Figure 16: Cyclic nature of the HY_Features basic model</w:t>
        </w:r>
        <w:r>
          <w:rPr>
            <w:noProof/>
            <w:webHidden/>
          </w:rPr>
          <w:tab/>
        </w:r>
        <w:r>
          <w:rPr>
            <w:noProof/>
            <w:webHidden/>
          </w:rPr>
          <w:fldChar w:fldCharType="begin"/>
        </w:r>
        <w:r>
          <w:rPr>
            <w:noProof/>
            <w:webHidden/>
          </w:rPr>
          <w:instrText xml:space="preserve"> PAGEREF _Toc461780994 \h </w:instrText>
        </w:r>
        <w:r>
          <w:rPr>
            <w:noProof/>
            <w:webHidden/>
          </w:rPr>
        </w:r>
        <w:r>
          <w:rPr>
            <w:noProof/>
            <w:webHidden/>
          </w:rPr>
          <w:fldChar w:fldCharType="separate"/>
        </w:r>
        <w:r>
          <w:rPr>
            <w:noProof/>
            <w:webHidden/>
          </w:rPr>
          <w:t>47</w:t>
        </w:r>
        <w:r>
          <w:rPr>
            <w:noProof/>
            <w:webHidden/>
          </w:rPr>
          <w:fldChar w:fldCharType="end"/>
        </w:r>
      </w:hyperlink>
    </w:p>
    <w:p w14:paraId="129C6A68"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5" w:history="1">
        <w:r w:rsidRPr="0001297C">
          <w:rPr>
            <w:rStyle w:val="Hyperlink"/>
            <w:noProof/>
          </w:rPr>
          <w:t>Figure 17: HY_Features modules and packages</w:t>
        </w:r>
        <w:r>
          <w:rPr>
            <w:noProof/>
            <w:webHidden/>
          </w:rPr>
          <w:tab/>
        </w:r>
        <w:r>
          <w:rPr>
            <w:noProof/>
            <w:webHidden/>
          </w:rPr>
          <w:fldChar w:fldCharType="begin"/>
        </w:r>
        <w:r>
          <w:rPr>
            <w:noProof/>
            <w:webHidden/>
          </w:rPr>
          <w:instrText xml:space="preserve"> PAGEREF _Toc461780995 \h </w:instrText>
        </w:r>
        <w:r>
          <w:rPr>
            <w:noProof/>
            <w:webHidden/>
          </w:rPr>
        </w:r>
        <w:r>
          <w:rPr>
            <w:noProof/>
            <w:webHidden/>
          </w:rPr>
          <w:fldChar w:fldCharType="separate"/>
        </w:r>
        <w:r>
          <w:rPr>
            <w:noProof/>
            <w:webHidden/>
          </w:rPr>
          <w:t>53</w:t>
        </w:r>
        <w:r>
          <w:rPr>
            <w:noProof/>
            <w:webHidden/>
          </w:rPr>
          <w:fldChar w:fldCharType="end"/>
        </w:r>
      </w:hyperlink>
    </w:p>
    <w:p w14:paraId="15AAD7C6"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6" w:history="1">
        <w:r w:rsidRPr="0001297C">
          <w:rPr>
            <w:rStyle w:val="Hyperlink"/>
            <w:noProof/>
          </w:rPr>
          <w:t>Figure 18: Hydrologic features describing separate aspects of the hydrology phenomenon</w:t>
        </w:r>
        <w:r>
          <w:rPr>
            <w:noProof/>
            <w:webHidden/>
          </w:rPr>
          <w:tab/>
        </w:r>
        <w:r>
          <w:rPr>
            <w:noProof/>
            <w:webHidden/>
          </w:rPr>
          <w:fldChar w:fldCharType="begin"/>
        </w:r>
        <w:r>
          <w:rPr>
            <w:noProof/>
            <w:webHidden/>
          </w:rPr>
          <w:instrText xml:space="preserve"> PAGEREF _Toc461780996 \h </w:instrText>
        </w:r>
        <w:r>
          <w:rPr>
            <w:noProof/>
            <w:webHidden/>
          </w:rPr>
        </w:r>
        <w:r>
          <w:rPr>
            <w:noProof/>
            <w:webHidden/>
          </w:rPr>
          <w:fldChar w:fldCharType="separate"/>
        </w:r>
        <w:r>
          <w:rPr>
            <w:noProof/>
            <w:webHidden/>
          </w:rPr>
          <w:t>56</w:t>
        </w:r>
        <w:r>
          <w:rPr>
            <w:noProof/>
            <w:webHidden/>
          </w:rPr>
          <w:fldChar w:fldCharType="end"/>
        </w:r>
      </w:hyperlink>
    </w:p>
    <w:p w14:paraId="56247F0D"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7" w:history="1">
        <w:r w:rsidRPr="0001297C">
          <w:rPr>
            <w:rStyle w:val="Hyperlink"/>
            <w:noProof/>
          </w:rPr>
          <w:t>Figure 19: Hydro Feature – external dependencies</w:t>
        </w:r>
        <w:r>
          <w:rPr>
            <w:noProof/>
            <w:webHidden/>
          </w:rPr>
          <w:tab/>
        </w:r>
        <w:r>
          <w:rPr>
            <w:noProof/>
            <w:webHidden/>
          </w:rPr>
          <w:fldChar w:fldCharType="begin"/>
        </w:r>
        <w:r>
          <w:rPr>
            <w:noProof/>
            <w:webHidden/>
          </w:rPr>
          <w:instrText xml:space="preserve"> PAGEREF _Toc461780997 \h </w:instrText>
        </w:r>
        <w:r>
          <w:rPr>
            <w:noProof/>
            <w:webHidden/>
          </w:rPr>
        </w:r>
        <w:r>
          <w:rPr>
            <w:noProof/>
            <w:webHidden/>
          </w:rPr>
          <w:fldChar w:fldCharType="separate"/>
        </w:r>
        <w:r>
          <w:rPr>
            <w:noProof/>
            <w:webHidden/>
          </w:rPr>
          <w:t>57</w:t>
        </w:r>
        <w:r>
          <w:rPr>
            <w:noProof/>
            <w:webHidden/>
          </w:rPr>
          <w:fldChar w:fldCharType="end"/>
        </w:r>
      </w:hyperlink>
    </w:p>
    <w:p w14:paraId="512AF16F"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8" w:history="1">
        <w:r w:rsidRPr="0001297C">
          <w:rPr>
            <w:rStyle w:val="Hyperlink"/>
            <w:noProof/>
          </w:rPr>
          <w:t>Figure 20: Named Feature (UML class diagram, /req/hy_hydrofeature/namedFeature/hydrofeature )</w:t>
        </w:r>
        <w:r>
          <w:rPr>
            <w:noProof/>
            <w:webHidden/>
          </w:rPr>
          <w:tab/>
        </w:r>
        <w:r>
          <w:rPr>
            <w:noProof/>
            <w:webHidden/>
          </w:rPr>
          <w:fldChar w:fldCharType="begin"/>
        </w:r>
        <w:r>
          <w:rPr>
            <w:noProof/>
            <w:webHidden/>
          </w:rPr>
          <w:instrText xml:space="preserve"> PAGEREF _Toc461780998 \h </w:instrText>
        </w:r>
        <w:r>
          <w:rPr>
            <w:noProof/>
            <w:webHidden/>
          </w:rPr>
        </w:r>
        <w:r>
          <w:rPr>
            <w:noProof/>
            <w:webHidden/>
          </w:rPr>
          <w:fldChar w:fldCharType="separate"/>
        </w:r>
        <w:r>
          <w:rPr>
            <w:noProof/>
            <w:webHidden/>
          </w:rPr>
          <w:t>58</w:t>
        </w:r>
        <w:r>
          <w:rPr>
            <w:noProof/>
            <w:webHidden/>
          </w:rPr>
          <w:fldChar w:fldCharType="end"/>
        </w:r>
      </w:hyperlink>
    </w:p>
    <w:p w14:paraId="777D15C0"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0999" w:history="1">
        <w:r w:rsidRPr="0001297C">
          <w:rPr>
            <w:rStyle w:val="Hyperlink"/>
            <w:noProof/>
          </w:rPr>
          <w:t>Figure 21: Catchment (UML class diagram, /req/hy_hydrofeature/hydrocomplex/catchment )</w:t>
        </w:r>
        <w:r>
          <w:rPr>
            <w:noProof/>
            <w:webHidden/>
          </w:rPr>
          <w:tab/>
        </w:r>
        <w:r>
          <w:rPr>
            <w:noProof/>
            <w:webHidden/>
          </w:rPr>
          <w:fldChar w:fldCharType="begin"/>
        </w:r>
        <w:r>
          <w:rPr>
            <w:noProof/>
            <w:webHidden/>
          </w:rPr>
          <w:instrText xml:space="preserve"> PAGEREF _Toc461780999 \h </w:instrText>
        </w:r>
        <w:r>
          <w:rPr>
            <w:noProof/>
            <w:webHidden/>
          </w:rPr>
        </w:r>
        <w:r>
          <w:rPr>
            <w:noProof/>
            <w:webHidden/>
          </w:rPr>
          <w:fldChar w:fldCharType="separate"/>
        </w:r>
        <w:r>
          <w:rPr>
            <w:noProof/>
            <w:webHidden/>
          </w:rPr>
          <w:t>60</w:t>
        </w:r>
        <w:r>
          <w:rPr>
            <w:noProof/>
            <w:webHidden/>
          </w:rPr>
          <w:fldChar w:fldCharType="end"/>
        </w:r>
      </w:hyperlink>
    </w:p>
    <w:p w14:paraId="14B84C35"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0" w:history="1">
        <w:r w:rsidRPr="0001297C">
          <w:rPr>
            <w:rStyle w:val="Hyperlink"/>
            <w:noProof/>
          </w:rPr>
          <w:t>Figure 22: Catchment and outfall (UML class diagram, /req/hy_hydrofeature/hydrocomplex/catchment.inflow , /req/hy_hydrofeature/hydrocomplex/catchment.outflow )</w:t>
        </w:r>
        <w:r>
          <w:rPr>
            <w:noProof/>
            <w:webHidden/>
          </w:rPr>
          <w:tab/>
        </w:r>
        <w:r>
          <w:rPr>
            <w:noProof/>
            <w:webHidden/>
          </w:rPr>
          <w:fldChar w:fldCharType="begin"/>
        </w:r>
        <w:r>
          <w:rPr>
            <w:noProof/>
            <w:webHidden/>
          </w:rPr>
          <w:instrText xml:space="preserve"> PAGEREF _Toc461781000 \h </w:instrText>
        </w:r>
        <w:r>
          <w:rPr>
            <w:noProof/>
            <w:webHidden/>
          </w:rPr>
        </w:r>
        <w:r>
          <w:rPr>
            <w:noProof/>
            <w:webHidden/>
          </w:rPr>
          <w:fldChar w:fldCharType="separate"/>
        </w:r>
        <w:r>
          <w:rPr>
            <w:noProof/>
            <w:webHidden/>
          </w:rPr>
          <w:t>61</w:t>
        </w:r>
        <w:r>
          <w:rPr>
            <w:noProof/>
            <w:webHidden/>
          </w:rPr>
          <w:fldChar w:fldCharType="end"/>
        </w:r>
      </w:hyperlink>
    </w:p>
    <w:p w14:paraId="7D503E7A"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1" w:history="1">
        <w:r w:rsidRPr="0001297C">
          <w:rPr>
            <w:rStyle w:val="Hyperlink"/>
            <w:noProof/>
          </w:rPr>
          <w:t>Figure 23: Containing / contained catchment (UML class diagram, /req/hy_hydrofeature/hydrocomplex/catchment.containingcatchment , /req/hy_hydrofeature/hydrocomplex/catchment.containedcatchment )</w:t>
        </w:r>
        <w:r>
          <w:rPr>
            <w:noProof/>
            <w:webHidden/>
          </w:rPr>
          <w:tab/>
        </w:r>
        <w:r>
          <w:rPr>
            <w:noProof/>
            <w:webHidden/>
          </w:rPr>
          <w:fldChar w:fldCharType="begin"/>
        </w:r>
        <w:r>
          <w:rPr>
            <w:noProof/>
            <w:webHidden/>
          </w:rPr>
          <w:instrText xml:space="preserve"> PAGEREF _Toc461781001 \h </w:instrText>
        </w:r>
        <w:r>
          <w:rPr>
            <w:noProof/>
            <w:webHidden/>
          </w:rPr>
        </w:r>
        <w:r>
          <w:rPr>
            <w:noProof/>
            <w:webHidden/>
          </w:rPr>
          <w:fldChar w:fldCharType="separate"/>
        </w:r>
        <w:r>
          <w:rPr>
            <w:noProof/>
            <w:webHidden/>
          </w:rPr>
          <w:t>62</w:t>
        </w:r>
        <w:r>
          <w:rPr>
            <w:noProof/>
            <w:webHidden/>
          </w:rPr>
          <w:fldChar w:fldCharType="end"/>
        </w:r>
      </w:hyperlink>
    </w:p>
    <w:p w14:paraId="0A79DB7D"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2" w:history="1">
        <w:r w:rsidRPr="0001297C">
          <w:rPr>
            <w:rStyle w:val="Hyperlink"/>
            <w:noProof/>
          </w:rPr>
          <w:t>Figure 24: Conjoint catchment (UML class diagram, /req/hy_hydrofeature/hydrocomplex/catchment.conjointcatchment )</w:t>
        </w:r>
        <w:r>
          <w:rPr>
            <w:noProof/>
            <w:webHidden/>
          </w:rPr>
          <w:tab/>
        </w:r>
        <w:r>
          <w:rPr>
            <w:noProof/>
            <w:webHidden/>
          </w:rPr>
          <w:fldChar w:fldCharType="begin"/>
        </w:r>
        <w:r>
          <w:rPr>
            <w:noProof/>
            <w:webHidden/>
          </w:rPr>
          <w:instrText xml:space="preserve"> PAGEREF _Toc461781002 \h </w:instrText>
        </w:r>
        <w:r>
          <w:rPr>
            <w:noProof/>
            <w:webHidden/>
          </w:rPr>
        </w:r>
        <w:r>
          <w:rPr>
            <w:noProof/>
            <w:webHidden/>
          </w:rPr>
          <w:fldChar w:fldCharType="separate"/>
        </w:r>
        <w:r>
          <w:rPr>
            <w:noProof/>
            <w:webHidden/>
          </w:rPr>
          <w:t>62</w:t>
        </w:r>
        <w:r>
          <w:rPr>
            <w:noProof/>
            <w:webHidden/>
          </w:rPr>
          <w:fldChar w:fldCharType="end"/>
        </w:r>
      </w:hyperlink>
    </w:p>
    <w:p w14:paraId="7FE605F9"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3" w:history="1">
        <w:r w:rsidRPr="0001297C">
          <w:rPr>
            <w:rStyle w:val="Hyperlink"/>
            <w:noProof/>
          </w:rPr>
          <w:t>Figure 25: Upper / lower catchment (UML class diagram, /req/hy_hydrofeature/hydrocomplex/catchment.uppercatchment, /req/hy_hydrofeature/hydrocomplex/catchment.lowercatchment )</w:t>
        </w:r>
        <w:r>
          <w:rPr>
            <w:noProof/>
            <w:webHidden/>
          </w:rPr>
          <w:tab/>
        </w:r>
        <w:r>
          <w:rPr>
            <w:noProof/>
            <w:webHidden/>
          </w:rPr>
          <w:fldChar w:fldCharType="begin"/>
        </w:r>
        <w:r>
          <w:rPr>
            <w:noProof/>
            <w:webHidden/>
          </w:rPr>
          <w:instrText xml:space="preserve"> PAGEREF _Toc461781003 \h </w:instrText>
        </w:r>
        <w:r>
          <w:rPr>
            <w:noProof/>
            <w:webHidden/>
          </w:rPr>
        </w:r>
        <w:r>
          <w:rPr>
            <w:noProof/>
            <w:webHidden/>
          </w:rPr>
          <w:fldChar w:fldCharType="separate"/>
        </w:r>
        <w:r>
          <w:rPr>
            <w:noProof/>
            <w:webHidden/>
          </w:rPr>
          <w:t>62</w:t>
        </w:r>
        <w:r>
          <w:rPr>
            <w:noProof/>
            <w:webHidden/>
          </w:rPr>
          <w:fldChar w:fldCharType="end"/>
        </w:r>
      </w:hyperlink>
    </w:p>
    <w:p w14:paraId="3680312C"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4" w:history="1">
        <w:r w:rsidRPr="0001297C">
          <w:rPr>
            <w:rStyle w:val="Hyperlink"/>
            <w:noProof/>
          </w:rPr>
          <w:t>Figure 26: Catchment aggregate (UML class diagram, /req/hy_hydrofeature/hydrocomplex/catchmentaggregate )</w:t>
        </w:r>
        <w:r>
          <w:rPr>
            <w:noProof/>
            <w:webHidden/>
          </w:rPr>
          <w:tab/>
        </w:r>
        <w:r>
          <w:rPr>
            <w:noProof/>
            <w:webHidden/>
          </w:rPr>
          <w:fldChar w:fldCharType="begin"/>
        </w:r>
        <w:r>
          <w:rPr>
            <w:noProof/>
            <w:webHidden/>
          </w:rPr>
          <w:instrText xml:space="preserve"> PAGEREF _Toc461781004 \h </w:instrText>
        </w:r>
        <w:r>
          <w:rPr>
            <w:noProof/>
            <w:webHidden/>
          </w:rPr>
        </w:r>
        <w:r>
          <w:rPr>
            <w:noProof/>
            <w:webHidden/>
          </w:rPr>
          <w:fldChar w:fldCharType="separate"/>
        </w:r>
        <w:r>
          <w:rPr>
            <w:noProof/>
            <w:webHidden/>
          </w:rPr>
          <w:t>64</w:t>
        </w:r>
        <w:r>
          <w:rPr>
            <w:noProof/>
            <w:webHidden/>
          </w:rPr>
          <w:fldChar w:fldCharType="end"/>
        </w:r>
      </w:hyperlink>
    </w:p>
    <w:p w14:paraId="6EEB274B"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5" w:history="1">
        <w:r w:rsidRPr="0001297C">
          <w:rPr>
            <w:rStyle w:val="Hyperlink"/>
            <w:noProof/>
          </w:rPr>
          <w:t>Figure 27: Dendritic catchment (UML class diagram, /req/hy_hydrofeature/hydrocomplex/dendriticcatchment )</w:t>
        </w:r>
        <w:r>
          <w:rPr>
            <w:noProof/>
            <w:webHidden/>
          </w:rPr>
          <w:tab/>
        </w:r>
        <w:r>
          <w:rPr>
            <w:noProof/>
            <w:webHidden/>
          </w:rPr>
          <w:fldChar w:fldCharType="begin"/>
        </w:r>
        <w:r>
          <w:rPr>
            <w:noProof/>
            <w:webHidden/>
          </w:rPr>
          <w:instrText xml:space="preserve"> PAGEREF _Toc461781005 \h </w:instrText>
        </w:r>
        <w:r>
          <w:rPr>
            <w:noProof/>
            <w:webHidden/>
          </w:rPr>
        </w:r>
        <w:r>
          <w:rPr>
            <w:noProof/>
            <w:webHidden/>
          </w:rPr>
          <w:fldChar w:fldCharType="separate"/>
        </w:r>
        <w:r>
          <w:rPr>
            <w:noProof/>
            <w:webHidden/>
          </w:rPr>
          <w:t>66</w:t>
        </w:r>
        <w:r>
          <w:rPr>
            <w:noProof/>
            <w:webHidden/>
          </w:rPr>
          <w:fldChar w:fldCharType="end"/>
        </w:r>
      </w:hyperlink>
    </w:p>
    <w:p w14:paraId="4E4F5EEF"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6" w:history="1">
        <w:r w:rsidRPr="0001297C">
          <w:rPr>
            <w:rStyle w:val="Hyperlink"/>
            <w:noProof/>
          </w:rPr>
          <w:t>Figure 28: Interior catchment (UML class diagram, /req/hy_hydrofeature/hydrocomplex/interiorcatchment )</w:t>
        </w:r>
        <w:r>
          <w:rPr>
            <w:noProof/>
            <w:webHidden/>
          </w:rPr>
          <w:tab/>
        </w:r>
        <w:r>
          <w:rPr>
            <w:noProof/>
            <w:webHidden/>
          </w:rPr>
          <w:fldChar w:fldCharType="begin"/>
        </w:r>
        <w:r>
          <w:rPr>
            <w:noProof/>
            <w:webHidden/>
          </w:rPr>
          <w:instrText xml:space="preserve"> PAGEREF _Toc461781006 \h </w:instrText>
        </w:r>
        <w:r>
          <w:rPr>
            <w:noProof/>
            <w:webHidden/>
          </w:rPr>
        </w:r>
        <w:r>
          <w:rPr>
            <w:noProof/>
            <w:webHidden/>
          </w:rPr>
          <w:fldChar w:fldCharType="separate"/>
        </w:r>
        <w:r>
          <w:rPr>
            <w:noProof/>
            <w:webHidden/>
          </w:rPr>
          <w:t>67</w:t>
        </w:r>
        <w:r>
          <w:rPr>
            <w:noProof/>
            <w:webHidden/>
          </w:rPr>
          <w:fldChar w:fldCharType="end"/>
        </w:r>
      </w:hyperlink>
    </w:p>
    <w:p w14:paraId="55F9C5DF"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7" w:history="1">
        <w:r w:rsidRPr="0001297C">
          <w:rPr>
            <w:rStyle w:val="Hyperlink"/>
            <w:noProof/>
          </w:rPr>
          <w:t>Figure 29: Outfall (UML class diagram, req/hy_hydrofeature/hydrocomplex/outfall )</w:t>
        </w:r>
        <w:r>
          <w:rPr>
            <w:noProof/>
            <w:webHidden/>
          </w:rPr>
          <w:tab/>
        </w:r>
        <w:r>
          <w:rPr>
            <w:noProof/>
            <w:webHidden/>
          </w:rPr>
          <w:fldChar w:fldCharType="begin"/>
        </w:r>
        <w:r>
          <w:rPr>
            <w:noProof/>
            <w:webHidden/>
          </w:rPr>
          <w:instrText xml:space="preserve"> PAGEREF _Toc461781007 \h </w:instrText>
        </w:r>
        <w:r>
          <w:rPr>
            <w:noProof/>
            <w:webHidden/>
          </w:rPr>
        </w:r>
        <w:r>
          <w:rPr>
            <w:noProof/>
            <w:webHidden/>
          </w:rPr>
          <w:fldChar w:fldCharType="separate"/>
        </w:r>
        <w:r>
          <w:rPr>
            <w:noProof/>
            <w:webHidden/>
          </w:rPr>
          <w:t>69</w:t>
        </w:r>
        <w:r>
          <w:rPr>
            <w:noProof/>
            <w:webHidden/>
          </w:rPr>
          <w:fldChar w:fldCharType="end"/>
        </w:r>
      </w:hyperlink>
    </w:p>
    <w:p w14:paraId="6A28EE0D"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8" w:history="1">
        <w:r w:rsidRPr="0001297C">
          <w:rPr>
            <w:rStyle w:val="Hyperlink"/>
            <w:noProof/>
          </w:rPr>
          <w:t>Figure 30: Catchment realization and its specialization (UML class diagram, /req/hy_hydrofeature/hydrocomplex/catchmentrealisation)</w:t>
        </w:r>
        <w:r>
          <w:rPr>
            <w:noProof/>
            <w:webHidden/>
          </w:rPr>
          <w:tab/>
        </w:r>
        <w:r>
          <w:rPr>
            <w:noProof/>
            <w:webHidden/>
          </w:rPr>
          <w:fldChar w:fldCharType="begin"/>
        </w:r>
        <w:r>
          <w:rPr>
            <w:noProof/>
            <w:webHidden/>
          </w:rPr>
          <w:instrText xml:space="preserve"> PAGEREF _Toc461781008 \h </w:instrText>
        </w:r>
        <w:r>
          <w:rPr>
            <w:noProof/>
            <w:webHidden/>
          </w:rPr>
        </w:r>
        <w:r>
          <w:rPr>
            <w:noProof/>
            <w:webHidden/>
          </w:rPr>
          <w:fldChar w:fldCharType="separate"/>
        </w:r>
        <w:r>
          <w:rPr>
            <w:noProof/>
            <w:webHidden/>
          </w:rPr>
          <w:t>71</w:t>
        </w:r>
        <w:r>
          <w:rPr>
            <w:noProof/>
            <w:webHidden/>
          </w:rPr>
          <w:fldChar w:fldCharType="end"/>
        </w:r>
      </w:hyperlink>
    </w:p>
    <w:p w14:paraId="3F415418"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09" w:history="1">
        <w:r w:rsidRPr="0001297C">
          <w:rPr>
            <w:rStyle w:val="Hyperlink"/>
            <w:noProof/>
          </w:rPr>
          <w:t>Figure 31: Outfall Realization (UML class diagram, /req/hy_hydrofeature/hydrocomplex/outfallrealization )</w:t>
        </w:r>
        <w:r>
          <w:rPr>
            <w:noProof/>
            <w:webHidden/>
          </w:rPr>
          <w:tab/>
        </w:r>
        <w:r>
          <w:rPr>
            <w:noProof/>
            <w:webHidden/>
          </w:rPr>
          <w:fldChar w:fldCharType="begin"/>
        </w:r>
        <w:r>
          <w:rPr>
            <w:noProof/>
            <w:webHidden/>
          </w:rPr>
          <w:instrText xml:space="preserve"> PAGEREF _Toc461781009 \h </w:instrText>
        </w:r>
        <w:r>
          <w:rPr>
            <w:noProof/>
            <w:webHidden/>
          </w:rPr>
        </w:r>
        <w:r>
          <w:rPr>
            <w:noProof/>
            <w:webHidden/>
          </w:rPr>
          <w:fldChar w:fldCharType="separate"/>
        </w:r>
        <w:r>
          <w:rPr>
            <w:noProof/>
            <w:webHidden/>
          </w:rPr>
          <w:t>77</w:t>
        </w:r>
        <w:r>
          <w:rPr>
            <w:noProof/>
            <w:webHidden/>
          </w:rPr>
          <w:fldChar w:fldCharType="end"/>
        </w:r>
      </w:hyperlink>
    </w:p>
    <w:p w14:paraId="484401B9"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0" w:history="1">
        <w:r w:rsidRPr="0001297C">
          <w:rPr>
            <w:rStyle w:val="Hyperlink"/>
            <w:noProof/>
          </w:rPr>
          <w:t>Figure 32: River Positioning System (UML class diagram, /req/hy_hydrofeature/positioning/indirectposition, /req/hy_positioning/riverreferencesystem )</w:t>
        </w:r>
        <w:r>
          <w:rPr>
            <w:noProof/>
            <w:webHidden/>
          </w:rPr>
          <w:tab/>
        </w:r>
        <w:r>
          <w:rPr>
            <w:noProof/>
            <w:webHidden/>
          </w:rPr>
          <w:fldChar w:fldCharType="begin"/>
        </w:r>
        <w:r>
          <w:rPr>
            <w:noProof/>
            <w:webHidden/>
          </w:rPr>
          <w:instrText xml:space="preserve"> PAGEREF _Toc461781010 \h </w:instrText>
        </w:r>
        <w:r>
          <w:rPr>
            <w:noProof/>
            <w:webHidden/>
          </w:rPr>
        </w:r>
        <w:r>
          <w:rPr>
            <w:noProof/>
            <w:webHidden/>
          </w:rPr>
          <w:fldChar w:fldCharType="separate"/>
        </w:r>
        <w:r>
          <w:rPr>
            <w:noProof/>
            <w:webHidden/>
          </w:rPr>
          <w:t>79</w:t>
        </w:r>
        <w:r>
          <w:rPr>
            <w:noProof/>
            <w:webHidden/>
          </w:rPr>
          <w:fldChar w:fldCharType="end"/>
        </w:r>
      </w:hyperlink>
    </w:p>
    <w:p w14:paraId="7402EA59"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1" w:history="1">
        <w:r w:rsidRPr="0001297C">
          <w:rPr>
            <w:rStyle w:val="Hyperlink"/>
            <w:noProof/>
          </w:rPr>
          <w:t>Figure 33: Surface Hydro Feature -  dependencies/req/hy_surfacehydrofeature/storage/*</w:t>
        </w:r>
        <w:r>
          <w:rPr>
            <w:noProof/>
            <w:webHidden/>
          </w:rPr>
          <w:tab/>
        </w:r>
        <w:r>
          <w:rPr>
            <w:noProof/>
            <w:webHidden/>
          </w:rPr>
          <w:fldChar w:fldCharType="begin"/>
        </w:r>
        <w:r>
          <w:rPr>
            <w:noProof/>
            <w:webHidden/>
          </w:rPr>
          <w:instrText xml:space="preserve"> PAGEREF _Toc461781011 \h </w:instrText>
        </w:r>
        <w:r>
          <w:rPr>
            <w:noProof/>
            <w:webHidden/>
          </w:rPr>
        </w:r>
        <w:r>
          <w:rPr>
            <w:noProof/>
            <w:webHidden/>
          </w:rPr>
          <w:fldChar w:fldCharType="separate"/>
        </w:r>
        <w:r>
          <w:rPr>
            <w:noProof/>
            <w:webHidden/>
          </w:rPr>
          <w:t>82</w:t>
        </w:r>
        <w:r>
          <w:rPr>
            <w:noProof/>
            <w:webHidden/>
          </w:rPr>
          <w:fldChar w:fldCharType="end"/>
        </w:r>
      </w:hyperlink>
    </w:p>
    <w:p w14:paraId="2EE557DD"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2" w:history="1">
        <w:r w:rsidRPr="0001297C">
          <w:rPr>
            <w:rStyle w:val="Hyperlink"/>
            <w:noProof/>
          </w:rPr>
          <w:t>Figure 34: Channel Network realizing the catchment (UML class diagram, /req/hy_surfacehydrofeature/channelnetwork/channelnetwork )</w:t>
        </w:r>
        <w:r>
          <w:rPr>
            <w:noProof/>
            <w:webHidden/>
          </w:rPr>
          <w:tab/>
        </w:r>
        <w:r>
          <w:rPr>
            <w:noProof/>
            <w:webHidden/>
          </w:rPr>
          <w:fldChar w:fldCharType="begin"/>
        </w:r>
        <w:r>
          <w:rPr>
            <w:noProof/>
            <w:webHidden/>
          </w:rPr>
          <w:instrText xml:space="preserve"> PAGEREF _Toc461781012 \h </w:instrText>
        </w:r>
        <w:r>
          <w:rPr>
            <w:noProof/>
            <w:webHidden/>
          </w:rPr>
        </w:r>
        <w:r>
          <w:rPr>
            <w:noProof/>
            <w:webHidden/>
          </w:rPr>
          <w:fldChar w:fldCharType="separate"/>
        </w:r>
        <w:r>
          <w:rPr>
            <w:noProof/>
            <w:webHidden/>
          </w:rPr>
          <w:t>83</w:t>
        </w:r>
        <w:r>
          <w:rPr>
            <w:noProof/>
            <w:webHidden/>
          </w:rPr>
          <w:fldChar w:fldCharType="end"/>
        </w:r>
      </w:hyperlink>
    </w:p>
    <w:p w14:paraId="2F68729B"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3" w:history="1">
        <w:r w:rsidRPr="0001297C">
          <w:rPr>
            <w:rStyle w:val="Hyperlink"/>
            <w:noProof/>
          </w:rPr>
          <w:t>Figure 35: Depression and Channel realizing the outfall (UML class diagram, /req/hy_surfacehydrofeature/channelnetwork/depression, /req/hy_surfacehydrofeature/channelnetwork/channel )</w:t>
        </w:r>
        <w:r>
          <w:rPr>
            <w:noProof/>
            <w:webHidden/>
          </w:rPr>
          <w:tab/>
        </w:r>
        <w:r>
          <w:rPr>
            <w:noProof/>
            <w:webHidden/>
          </w:rPr>
          <w:fldChar w:fldCharType="begin"/>
        </w:r>
        <w:r>
          <w:rPr>
            <w:noProof/>
            <w:webHidden/>
          </w:rPr>
          <w:instrText xml:space="preserve"> PAGEREF _Toc461781013 \h </w:instrText>
        </w:r>
        <w:r>
          <w:rPr>
            <w:noProof/>
            <w:webHidden/>
          </w:rPr>
        </w:r>
        <w:r>
          <w:rPr>
            <w:noProof/>
            <w:webHidden/>
          </w:rPr>
          <w:fldChar w:fldCharType="separate"/>
        </w:r>
        <w:r>
          <w:rPr>
            <w:noProof/>
            <w:webHidden/>
          </w:rPr>
          <w:t>84</w:t>
        </w:r>
        <w:r>
          <w:rPr>
            <w:noProof/>
            <w:webHidden/>
          </w:rPr>
          <w:fldChar w:fldCharType="end"/>
        </w:r>
      </w:hyperlink>
    </w:p>
    <w:p w14:paraId="55017C6C"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4" w:history="1">
        <w:r w:rsidRPr="0001297C">
          <w:rPr>
            <w:rStyle w:val="Hyperlink"/>
            <w:noProof/>
          </w:rPr>
          <w:t>Figure 36: Hydrographic Network realizing the catchment (UML class diagram, /req/hy_surfacehydro/hydrographicnetwork/hydrographicnetwork )</w:t>
        </w:r>
        <w:r>
          <w:rPr>
            <w:noProof/>
            <w:webHidden/>
          </w:rPr>
          <w:tab/>
        </w:r>
        <w:r>
          <w:rPr>
            <w:noProof/>
            <w:webHidden/>
          </w:rPr>
          <w:fldChar w:fldCharType="begin"/>
        </w:r>
        <w:r>
          <w:rPr>
            <w:noProof/>
            <w:webHidden/>
          </w:rPr>
          <w:instrText xml:space="preserve"> PAGEREF _Toc461781014 \h </w:instrText>
        </w:r>
        <w:r>
          <w:rPr>
            <w:noProof/>
            <w:webHidden/>
          </w:rPr>
        </w:r>
        <w:r>
          <w:rPr>
            <w:noProof/>
            <w:webHidden/>
          </w:rPr>
          <w:fldChar w:fldCharType="separate"/>
        </w:r>
        <w:r>
          <w:rPr>
            <w:noProof/>
            <w:webHidden/>
          </w:rPr>
          <w:t>89</w:t>
        </w:r>
        <w:r>
          <w:rPr>
            <w:noProof/>
            <w:webHidden/>
          </w:rPr>
          <w:fldChar w:fldCharType="end"/>
        </w:r>
      </w:hyperlink>
    </w:p>
    <w:p w14:paraId="350F2C74"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5" w:history="1">
        <w:r w:rsidRPr="0001297C">
          <w:rPr>
            <w:rStyle w:val="Hyperlink"/>
            <w:noProof/>
          </w:rPr>
          <w:t>Figure 37: Water Body realizing the outfall (UML class diagram, /req/hy_surfacehydro/hydrographicnetwork/waterbody )</w:t>
        </w:r>
        <w:r>
          <w:rPr>
            <w:noProof/>
            <w:webHidden/>
          </w:rPr>
          <w:tab/>
        </w:r>
        <w:r>
          <w:rPr>
            <w:noProof/>
            <w:webHidden/>
          </w:rPr>
          <w:fldChar w:fldCharType="begin"/>
        </w:r>
        <w:r>
          <w:rPr>
            <w:noProof/>
            <w:webHidden/>
          </w:rPr>
          <w:instrText xml:space="preserve"> PAGEREF _Toc461781015 \h </w:instrText>
        </w:r>
        <w:r>
          <w:rPr>
            <w:noProof/>
            <w:webHidden/>
          </w:rPr>
        </w:r>
        <w:r>
          <w:rPr>
            <w:noProof/>
            <w:webHidden/>
          </w:rPr>
          <w:fldChar w:fldCharType="separate"/>
        </w:r>
        <w:r>
          <w:rPr>
            <w:noProof/>
            <w:webHidden/>
          </w:rPr>
          <w:t>90</w:t>
        </w:r>
        <w:r>
          <w:rPr>
            <w:noProof/>
            <w:webHidden/>
          </w:rPr>
          <w:fldChar w:fldCharType="end"/>
        </w:r>
      </w:hyperlink>
    </w:p>
    <w:p w14:paraId="2229233A"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6" w:history="1">
        <w:r w:rsidRPr="0001297C">
          <w:rPr>
            <w:rStyle w:val="Hyperlink"/>
            <w:noProof/>
          </w:rPr>
          <w:t>Figure 38: Reservoir realizing an outfall (UML class diagram, /req/hy_surfacehydrofeature/storage/reservoir )</w:t>
        </w:r>
        <w:r>
          <w:rPr>
            <w:noProof/>
            <w:webHidden/>
          </w:rPr>
          <w:tab/>
        </w:r>
        <w:r>
          <w:rPr>
            <w:noProof/>
            <w:webHidden/>
          </w:rPr>
          <w:fldChar w:fldCharType="begin"/>
        </w:r>
        <w:r>
          <w:rPr>
            <w:noProof/>
            <w:webHidden/>
          </w:rPr>
          <w:instrText xml:space="preserve"> PAGEREF _Toc461781016 \h </w:instrText>
        </w:r>
        <w:r>
          <w:rPr>
            <w:noProof/>
            <w:webHidden/>
          </w:rPr>
        </w:r>
        <w:r>
          <w:rPr>
            <w:noProof/>
            <w:webHidden/>
          </w:rPr>
          <w:fldChar w:fldCharType="separate"/>
        </w:r>
        <w:r>
          <w:rPr>
            <w:noProof/>
            <w:webHidden/>
          </w:rPr>
          <w:t>97</w:t>
        </w:r>
        <w:r>
          <w:rPr>
            <w:noProof/>
            <w:webHidden/>
          </w:rPr>
          <w:fldChar w:fldCharType="end"/>
        </w:r>
      </w:hyperlink>
    </w:p>
    <w:p w14:paraId="1F392DAE"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7" w:history="1">
        <w:r w:rsidRPr="0001297C">
          <w:rPr>
            <w:rStyle w:val="Hyperlink"/>
            <w:noProof/>
          </w:rPr>
          <w:t>Figure 39: Hydrometric Network – dependencies</w:t>
        </w:r>
        <w:r>
          <w:rPr>
            <w:noProof/>
            <w:webHidden/>
          </w:rPr>
          <w:tab/>
        </w:r>
        <w:r>
          <w:rPr>
            <w:noProof/>
            <w:webHidden/>
          </w:rPr>
          <w:fldChar w:fldCharType="begin"/>
        </w:r>
        <w:r>
          <w:rPr>
            <w:noProof/>
            <w:webHidden/>
          </w:rPr>
          <w:instrText xml:space="preserve"> PAGEREF _Toc461781017 \h </w:instrText>
        </w:r>
        <w:r>
          <w:rPr>
            <w:noProof/>
            <w:webHidden/>
          </w:rPr>
        </w:r>
        <w:r>
          <w:rPr>
            <w:noProof/>
            <w:webHidden/>
          </w:rPr>
          <w:fldChar w:fldCharType="separate"/>
        </w:r>
        <w:r>
          <w:rPr>
            <w:noProof/>
            <w:webHidden/>
          </w:rPr>
          <w:t>98</w:t>
        </w:r>
        <w:r>
          <w:rPr>
            <w:noProof/>
            <w:webHidden/>
          </w:rPr>
          <w:fldChar w:fldCharType="end"/>
        </w:r>
      </w:hyperlink>
    </w:p>
    <w:p w14:paraId="6F9A3C3B" w14:textId="77777777" w:rsidR="00E83400" w:rsidRDefault="00E8340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781018" w:history="1">
        <w:r w:rsidRPr="0001297C">
          <w:rPr>
            <w:rStyle w:val="Hyperlink"/>
            <w:noProof/>
          </w:rPr>
          <w:t>Figure 40: Hydrometric network model (UML class diagram, /req/hy_hydrometricfeature/hydrometricnetwork )</w:t>
        </w:r>
        <w:r>
          <w:rPr>
            <w:noProof/>
            <w:webHidden/>
          </w:rPr>
          <w:tab/>
        </w:r>
        <w:r>
          <w:rPr>
            <w:noProof/>
            <w:webHidden/>
          </w:rPr>
          <w:fldChar w:fldCharType="begin"/>
        </w:r>
        <w:r>
          <w:rPr>
            <w:noProof/>
            <w:webHidden/>
          </w:rPr>
          <w:instrText xml:space="preserve"> PAGEREF _Toc461781018 \h </w:instrText>
        </w:r>
        <w:r>
          <w:rPr>
            <w:noProof/>
            <w:webHidden/>
          </w:rPr>
        </w:r>
        <w:r>
          <w:rPr>
            <w:noProof/>
            <w:webHidden/>
          </w:rPr>
          <w:fldChar w:fldCharType="separate"/>
        </w:r>
        <w:r>
          <w:rPr>
            <w:noProof/>
            <w:webHidden/>
          </w:rPr>
          <w:t>99</w:t>
        </w:r>
        <w:r>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6B314E7E"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9C635D">
          <w:rPr>
            <w:noProof/>
            <w:webHidden/>
          </w:rPr>
          <w:t>46</w:t>
        </w:r>
        <w:r w:rsidR="0025355F">
          <w:rPr>
            <w:noProof/>
            <w:webHidden/>
          </w:rPr>
          <w:fldChar w:fldCharType="end"/>
        </w:r>
      </w:hyperlink>
    </w:p>
    <w:p w14:paraId="78753813" w14:textId="06D7CB1F" w:rsidR="00E83400" w:rsidRDefault="008D4EE7">
      <w:pPr>
        <w:spacing w:after="0"/>
        <w:rPr>
          <w:lang w:val="de-DE"/>
        </w:rPr>
      </w:pPr>
      <w:r>
        <w:rPr>
          <w:lang w:val="de-DE"/>
        </w:rPr>
        <w:fldChar w:fldCharType="end"/>
      </w:r>
    </w:p>
    <w:p w14:paraId="08BB9F93" w14:textId="7505A9AD" w:rsidR="00C462F6" w:rsidRPr="00C260BD" w:rsidRDefault="00C260BD" w:rsidP="00C260BD">
      <w:pPr>
        <w:pStyle w:val="Inhaltsverzeichnisberschrift"/>
        <w:rPr>
          <w:color w:val="auto"/>
        </w:rPr>
      </w:pPr>
      <w:commentRangeStart w:id="6"/>
      <w:r w:rsidRPr="00C260BD">
        <w:rPr>
          <w:color w:val="auto"/>
        </w:rPr>
        <w:t xml:space="preserve">List of </w:t>
      </w:r>
      <w:r w:rsidR="00E83400" w:rsidRPr="00C260BD">
        <w:rPr>
          <w:color w:val="auto"/>
        </w:rPr>
        <w:t xml:space="preserve">Requirements </w:t>
      </w:r>
      <w:commentRangeEnd w:id="6"/>
      <w:r w:rsidR="002449AA">
        <w:rPr>
          <w:rStyle w:val="Kommentarzeichen"/>
          <w:rFonts w:ascii="Times New Roman" w:hAnsi="Times New Roman"/>
          <w:b w:val="0"/>
          <w:bCs w:val="0"/>
          <w:color w:val="auto"/>
        </w:rPr>
        <w:commentReference w:id="6"/>
      </w:r>
      <w:r w:rsidR="00C462F6" w:rsidRPr="00C260BD">
        <w:rPr>
          <w:color w:val="auto"/>
        </w:rPr>
        <w:br w:type="page"/>
      </w:r>
    </w:p>
    <w:p w14:paraId="2FF42861" w14:textId="77777777" w:rsidR="007F6680" w:rsidRPr="008E510D" w:rsidRDefault="007F6680" w:rsidP="00450C77">
      <w:pPr>
        <w:pStyle w:val="introelements"/>
        <w:jc w:val="both"/>
      </w:pPr>
      <w:r w:rsidRPr="008E510D">
        <w:lastRenderedPageBreak/>
        <w:t>Abstract</w:t>
      </w:r>
    </w:p>
    <w:p w14:paraId="44F7B595" w14:textId="51A157F4"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r w:rsidR="00AA15D6">
        <w:rPr>
          <w:lang w:val="en-US"/>
        </w:rPr>
        <w:t xml:space="preserve">catchment </w:t>
      </w:r>
      <w:r w:rsidR="00CF4A7F">
        <w:rPr>
          <w:lang w:val="en-US"/>
        </w:rPr>
        <w:t>and water bodies</w:t>
      </w:r>
      <w:r w:rsidRPr="008E510D">
        <w:rPr>
          <w:lang w:val="en-US"/>
        </w:rPr>
        <w:t>.</w:t>
      </w:r>
    </w:p>
    <w:p w14:paraId="6DFE018C" w14:textId="2F569CA6"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ins w:id="7" w:author="GRDC/ID" w:date="2016-09-16T09:35:00Z">
        <w:r w:rsidR="006E545A" w:rsidRPr="006E545A">
          <w:rPr>
            <w:highlight w:val="yellow"/>
            <w:lang w:val="en-US"/>
            <w:rPrChange w:id="8" w:author="GRDC/ID" w:date="2016-09-16T09:35:00Z">
              <w:rPr>
                <w:lang w:val="en-US"/>
              </w:rPr>
            </w:rPrChange>
          </w:rPr>
          <w:t>assisting the organization on having integrated information system. Moreover, this model also supports the</w:t>
        </w:r>
        <w:r w:rsidR="006E545A" w:rsidRPr="006B7AC4">
          <w:rPr>
            <w:lang w:val="en-US"/>
          </w:rPr>
          <w:t xml:space="preserve"> </w:t>
        </w:r>
      </w:ins>
      <w:r w:rsidRPr="008E510D">
        <w:rPr>
          <w:lang w:val="en-US"/>
        </w:rPr>
        <w:t xml:space="preserve">cataloging of observations, model results, or other studies of a feature. The ability to represent the same </w:t>
      </w:r>
      <w:r w:rsidR="00AA15D6">
        <w:rPr>
          <w:lang w:val="en-US"/>
        </w:rPr>
        <w:t>catchment</w:t>
      </w:r>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r w:rsidRPr="008E510D">
        <w:t>ogcdoc, OGC document, hydrology, feature, identification, conceptual model, UML, implementation standard</w:t>
      </w:r>
      <w:r w:rsidR="006E545A">
        <w:t xml:space="preserve">, </w:t>
      </w:r>
      <w:r w:rsidR="006E545A">
        <w:t>hydrology model</w:t>
      </w:r>
      <w:r w:rsidR="006E545A">
        <w:t>.</w:t>
      </w:r>
    </w:p>
    <w:p w14:paraId="5639348D" w14:textId="77777777" w:rsidR="009A7B37" w:rsidRPr="008E510D" w:rsidRDefault="009A7B37" w:rsidP="00450C77">
      <w:pPr>
        <w:pStyle w:val="introelements"/>
        <w:jc w:val="both"/>
      </w:pPr>
      <w:r w:rsidRPr="008E510D">
        <w:t>Preface</w:t>
      </w:r>
      <w:bookmarkEnd w:id="5"/>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9" w:name="_Toc165888229"/>
      <w:r w:rsidRPr="008E510D">
        <w:t>Submitting organizations</w:t>
      </w:r>
      <w:bookmarkEnd w:id="9"/>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2FE27A00" w:rsidR="0094464E" w:rsidRPr="008E510D" w:rsidRDefault="00891D8B" w:rsidP="00450C77">
      <w:pPr>
        <w:pStyle w:val="List2OGCbullets"/>
        <w:jc w:val="both"/>
      </w:pPr>
      <w:r>
        <w:t>French Geological Survey (</w:t>
      </w:r>
      <w:r w:rsidR="0094464E" w:rsidRPr="008E510D">
        <w:t>BRGM</w:t>
      </w:r>
      <w:r>
        <w:t>)</w:t>
      </w:r>
      <w:r w:rsidR="0094464E" w:rsidRPr="008E510D">
        <w:t>,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10" w:name="_Toc165888230"/>
      <w:r w:rsidRPr="008E510D">
        <w:t>Submi</w:t>
      </w:r>
      <w:bookmarkEnd w:id="10"/>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r>
              <w:t>Eurecat</w:t>
            </w: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headerReference w:type="first" r:id="rId15"/>
          <w:footerReference w:type="first" r:id="rId16"/>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11" w:name="_Toc458775718"/>
      <w:bookmarkStart w:id="12" w:name="_Toc461780912"/>
      <w:r w:rsidRPr="008E510D">
        <w:lastRenderedPageBreak/>
        <w:t>Scope</w:t>
      </w:r>
      <w:bookmarkEnd w:id="11"/>
      <w:bookmarkEnd w:id="12"/>
    </w:p>
    <w:p w14:paraId="2BE20D36" w14:textId="07A8B9A2"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ins w:id="13" w:author="GRDC/ID" w:date="2016-09-15T16:44:00Z">
        <w:r w:rsidR="00944012">
          <w:rPr>
            <w:lang w:val="en-US"/>
          </w:rPr>
          <w:t xml:space="preserve"> </w:t>
        </w:r>
      </w:ins>
    </w:p>
    <w:p w14:paraId="4E0263EA" w14:textId="46367CAE" w:rsidR="00DC0E9A" w:rsidRPr="00D604FF" w:rsidRDefault="00C429B8" w:rsidP="00450C77">
      <w:pPr>
        <w:pStyle w:val="StandardWeb"/>
        <w:jc w:val="both"/>
        <w:rPr>
          <w:highlight w:val="yellow"/>
          <w:lang w:val="en-US"/>
          <w:rPrChange w:id="14" w:author="GRDC/ID" w:date="2016-09-16T09:25:00Z">
            <w:rPr>
              <w:lang w:val="en-US"/>
            </w:rPr>
          </w:rPrChange>
        </w:rPr>
      </w:pPr>
      <w:r w:rsidRPr="00D604FF">
        <w:rPr>
          <w:highlight w:val="yellow"/>
          <w:lang w:val="en-US"/>
          <w:rPrChange w:id="15" w:author="GRDC/ID" w:date="2016-09-16T09:25:00Z">
            <w:rPr>
              <w:lang w:val="en-US"/>
            </w:rPr>
          </w:rPrChange>
        </w:rPr>
        <w:t xml:space="preserve">This standard will form the third part of an intended ‘OGC WaterML 2’ suite of standards  which will group the water-related OGC standards. Following Part 1: Timeseries, Part 2: </w:t>
      </w:r>
      <w:r w:rsidRPr="00D604FF">
        <w:rPr>
          <w:highlight w:val="yellow"/>
          <w:rPrChange w:id="16" w:author="GRDC/ID" w:date="2016-09-16T09:25:00Z">
            <w:rPr/>
          </w:rPrChange>
        </w:rPr>
        <w:t>Ratings, Gaugings and Sections</w:t>
      </w:r>
      <w:r w:rsidRPr="00D604FF">
        <w:rPr>
          <w:highlight w:val="yellow"/>
          <w:lang w:val="en-US"/>
          <w:rPrChange w:id="17" w:author="GRDC/ID" w:date="2016-09-16T09:25:00Z">
            <w:rPr>
              <w:lang w:val="en-US"/>
            </w:rPr>
          </w:rPrChange>
        </w:rPr>
        <w:t xml:space="preserve">, this standard will form Part 3: Surface Hydrology Features. </w:t>
      </w:r>
    </w:p>
    <w:p w14:paraId="1A218A9D" w14:textId="40FB0822" w:rsidR="00A45372" w:rsidRPr="00D604FF" w:rsidRDefault="00647B0F" w:rsidP="00450C77">
      <w:pPr>
        <w:pStyle w:val="StandardWeb"/>
        <w:jc w:val="both"/>
        <w:rPr>
          <w:highlight w:val="yellow"/>
          <w:lang w:val="en-US"/>
          <w:rPrChange w:id="18" w:author="GRDC/ID" w:date="2016-09-16T09:25:00Z">
            <w:rPr>
              <w:lang w:val="en-US"/>
            </w:rPr>
          </w:rPrChange>
        </w:rPr>
      </w:pPr>
      <w:r w:rsidRPr="00D604FF">
        <w:rPr>
          <w:highlight w:val="yellow"/>
          <w:lang w:val="en-US"/>
          <w:rPrChange w:id="19" w:author="GRDC/ID" w:date="2016-09-16T09:25:00Z">
            <w:rPr>
              <w:lang w:val="en-US"/>
            </w:rPr>
          </w:rPrChange>
        </w:rPr>
        <w:t xml:space="preserve">This document introduces the HY_Features conceptual model itself. </w:t>
      </w:r>
      <w:r w:rsidR="00A45372" w:rsidRPr="00D604FF">
        <w:rPr>
          <w:highlight w:val="yellow"/>
          <w:lang w:val="en-US"/>
          <w:rPrChange w:id="20" w:author="GRDC/ID" w:date="2016-09-16T09:25:00Z">
            <w:rPr>
              <w:lang w:val="en-US"/>
            </w:rPr>
          </w:rPrChange>
        </w:rPr>
        <w:t xml:space="preserve">The normative model is a machine-readable UML </w:t>
      </w:r>
      <w:r w:rsidR="00C53E18" w:rsidRPr="00D604FF">
        <w:rPr>
          <w:highlight w:val="yellow"/>
          <w:lang w:val="en-US"/>
          <w:rPrChange w:id="21" w:author="GRDC/ID" w:date="2016-09-16T09:25:00Z">
            <w:rPr>
              <w:lang w:val="en-US"/>
            </w:rPr>
          </w:rPrChange>
        </w:rPr>
        <w:t>artifact</w:t>
      </w:r>
      <w:r w:rsidR="00A45372" w:rsidRPr="00D604FF">
        <w:rPr>
          <w:highlight w:val="yellow"/>
          <w:lang w:val="en-US"/>
          <w:rPrChange w:id="22" w:author="GRDC/ID" w:date="2016-09-16T09:25:00Z">
            <w:rPr>
              <w:lang w:val="en-US"/>
            </w:rPr>
          </w:rPrChange>
        </w:rPr>
        <w:t xml:space="preserve"> published by the OGC in conjunction with this document at: </w:t>
      </w:r>
      <w:r w:rsidR="00A45372" w:rsidRPr="00D604FF">
        <w:rPr>
          <w:rStyle w:val="Fett"/>
          <w:highlight w:val="yellow"/>
          <w:lang w:val="en-US"/>
        </w:rPr>
        <w:t>[insert URL here]</w:t>
      </w:r>
      <w:r w:rsidR="00A45372" w:rsidRPr="00D604FF">
        <w:rPr>
          <w:highlight w:val="yellow"/>
          <w:lang w:val="en-US"/>
        </w:rPr>
        <w:t>.</w:t>
      </w:r>
    </w:p>
    <w:p w14:paraId="13CF7324" w14:textId="592DBB1A" w:rsidR="00A45372" w:rsidRPr="008E510D" w:rsidRDefault="00C429B8" w:rsidP="00450C77">
      <w:pPr>
        <w:pStyle w:val="StandardWeb"/>
        <w:jc w:val="both"/>
        <w:rPr>
          <w:lang w:val="en-US"/>
        </w:rPr>
      </w:pPr>
      <w:r w:rsidRPr="006E545A">
        <w:rPr>
          <w:highlight w:val="yellow"/>
          <w:lang w:val="en-US"/>
        </w:rPr>
        <w:t xml:space="preserve">A future document is expected </w:t>
      </w:r>
      <w:r w:rsidR="00A45372" w:rsidRPr="006E545A">
        <w:rPr>
          <w:highlight w:val="yellow"/>
          <w:lang w:val="en-US"/>
        </w:rPr>
        <w:t xml:space="preserve">to define </w:t>
      </w:r>
      <w:r w:rsidR="006E545A" w:rsidRPr="006E545A">
        <w:rPr>
          <w:highlight w:val="yellow"/>
          <w:lang w:val="en-US"/>
        </w:rPr>
        <w:t>a</w:t>
      </w:r>
      <w:r w:rsidR="006E545A" w:rsidRPr="006E545A">
        <w:rPr>
          <w:highlight w:val="yellow"/>
          <w:lang w:val="en-US"/>
        </w:rPr>
        <w:t xml:space="preserve"> semantic representation (</w:t>
      </w:r>
      <w:r w:rsidR="00A45372" w:rsidRPr="006E545A">
        <w:rPr>
          <w:highlight w:val="yellow"/>
          <w:lang w:val="en-US"/>
        </w:rPr>
        <w:t>OWL</w:t>
      </w:r>
      <w:r w:rsidR="006E545A" w:rsidRPr="00D42844">
        <w:rPr>
          <w:highlight w:val="yellow"/>
          <w:lang w:val="en-US"/>
        </w:rPr>
        <w:t>/</w:t>
      </w:r>
      <w:r w:rsidR="00A45372" w:rsidRPr="00D42844">
        <w:rPr>
          <w:highlight w:val="yellow"/>
          <w:lang w:val="en-US"/>
        </w:rPr>
        <w:t>RDF</w:t>
      </w:r>
      <w:r w:rsidR="006E545A" w:rsidRPr="00552B26">
        <w:rPr>
          <w:highlight w:val="yellow"/>
          <w:lang w:val="en-US"/>
        </w:rPr>
        <w:t>)</w:t>
      </w:r>
      <w:r w:rsidR="00A45372" w:rsidRPr="00552B26">
        <w:rPr>
          <w:highlight w:val="yellow"/>
          <w:lang w:val="en-US"/>
        </w:rPr>
        <w:t xml:space="preserve"> of the</w:t>
      </w:r>
      <w:r w:rsidR="00A45372" w:rsidRPr="006E545A">
        <w:rPr>
          <w:highlight w:val="yellow"/>
          <w:lang w:val="en-US"/>
          <w:rPrChange w:id="23" w:author="GRDC/ID" w:date="2016-09-16T09:40:00Z">
            <w:rPr>
              <w:lang w:val="en-US"/>
            </w:rPr>
          </w:rPrChange>
        </w:rPr>
        <w:t xml:space="preserve"> conceptual model suitable for defining links between </w:t>
      </w:r>
      <w:r w:rsidR="0008552D" w:rsidRPr="006E545A">
        <w:rPr>
          <w:highlight w:val="yellow"/>
          <w:lang w:val="en-US"/>
          <w:rPrChange w:id="24" w:author="GRDC/ID" w:date="2016-09-16T09:40:00Z">
            <w:rPr>
              <w:lang w:val="en-US"/>
            </w:rPr>
          </w:rPrChange>
        </w:rPr>
        <w:t>data</w:t>
      </w:r>
      <w:r w:rsidR="00A45372" w:rsidRPr="006E545A">
        <w:rPr>
          <w:highlight w:val="yellow"/>
          <w:lang w:val="en-US"/>
          <w:rPrChange w:id="25" w:author="GRDC/ID" w:date="2016-09-16T09:40:00Z">
            <w:rPr>
              <w:lang w:val="en-US"/>
            </w:rPr>
          </w:rPrChange>
        </w:rPr>
        <w:t xml:space="preserve"> that reference the HY_Features </w:t>
      </w:r>
      <w:r w:rsidR="006E545A" w:rsidRPr="006E545A">
        <w:rPr>
          <w:highlight w:val="yellow"/>
          <w:lang w:val="en-US"/>
          <w:rPrChange w:id="26" w:author="GRDC/ID" w:date="2016-09-16T09:40:00Z">
            <w:rPr>
              <w:lang w:val="en-US"/>
            </w:rPr>
          </w:rPrChange>
        </w:rPr>
        <w:t xml:space="preserve">conceptual </w:t>
      </w:r>
      <w:r w:rsidR="00A45372" w:rsidRPr="006E545A">
        <w:rPr>
          <w:highlight w:val="yellow"/>
          <w:lang w:val="en-US"/>
          <w:rPrChange w:id="27" w:author="GRDC/ID" w:date="2016-09-16T09:40:00Z">
            <w:rPr>
              <w:lang w:val="en-US"/>
            </w:rPr>
          </w:rPrChange>
        </w:rPr>
        <w:t>model</w:t>
      </w:r>
      <w:r w:rsidR="006E545A" w:rsidRPr="006E545A">
        <w:rPr>
          <w:highlight w:val="yellow"/>
          <w:lang w:val="en-US"/>
          <w:rPrChange w:id="28" w:author="GRDC/ID" w:date="2016-09-16T09:40:00Z">
            <w:rPr>
              <w:lang w:val="en-US"/>
            </w:rPr>
          </w:rPrChange>
        </w:rPr>
        <w:t>. This semantic model is expected</w:t>
      </w:r>
      <w:r w:rsidR="00A45372" w:rsidRPr="006E545A">
        <w:rPr>
          <w:highlight w:val="yellow"/>
          <w:lang w:val="en-US"/>
          <w:rPrChange w:id="29" w:author="GRDC/ID" w:date="2016-09-16T09:40:00Z">
            <w:rPr>
              <w:lang w:val="en-US"/>
            </w:rPr>
          </w:rPrChange>
        </w:rPr>
        <w:t xml:space="preserve"> to support documentation and discovery of data </w:t>
      </w:r>
      <w:r w:rsidR="0008552D" w:rsidRPr="006E545A">
        <w:rPr>
          <w:highlight w:val="yellow"/>
          <w:lang w:val="en-US"/>
          <w:rPrChange w:id="30" w:author="GRDC/ID" w:date="2016-09-16T09:40:00Z">
            <w:rPr>
              <w:lang w:val="en-US"/>
            </w:rPr>
          </w:rPrChange>
        </w:rPr>
        <w:t>and to aid future d</w:t>
      </w:r>
      <w:r w:rsidR="00A45372" w:rsidRPr="006E545A">
        <w:rPr>
          <w:highlight w:val="yellow"/>
          <w:lang w:val="en-US"/>
          <w:rPrChange w:id="31" w:author="GRDC/ID" w:date="2016-09-16T09:40:00Z">
            <w:rPr>
              <w:lang w:val="en-US"/>
            </w:rPr>
          </w:rPrChange>
        </w:rPr>
        <w:t>ata transformation</w:t>
      </w:r>
      <w:r w:rsidR="0008552D" w:rsidRPr="006E545A">
        <w:rPr>
          <w:highlight w:val="yellow"/>
          <w:lang w:val="en-US"/>
          <w:rPrChange w:id="32" w:author="GRDC/ID" w:date="2016-09-16T09:40:00Z">
            <w:rPr>
              <w:lang w:val="en-US"/>
            </w:rPr>
          </w:rPrChange>
        </w:rPr>
        <w:t xml:space="preserve"> efforts</w:t>
      </w:r>
      <w:r w:rsidR="00A45372" w:rsidRPr="006E545A">
        <w:rPr>
          <w:highlight w:val="yellow"/>
          <w:lang w:val="en-US"/>
          <w:rPrChange w:id="33" w:author="GRDC/ID" w:date="2016-09-16T09:40:00Z">
            <w:rPr>
              <w:lang w:val="en-US"/>
            </w:rPr>
          </w:rPrChange>
        </w:rPr>
        <w:t>.</w:t>
      </w:r>
      <w:r w:rsidR="00A45372" w:rsidRPr="008E510D">
        <w:rPr>
          <w:lang w:val="en-US"/>
        </w:rPr>
        <w:t xml:space="preserve">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4A6FC091"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w:t>
      </w:r>
      <w:r w:rsidR="006E545A">
        <w:rPr>
          <w:lang w:val="en-US"/>
        </w:rPr>
        <w:t xml:space="preserve">an </w:t>
      </w:r>
      <w:r w:rsidRPr="008E510D">
        <w:rPr>
          <w:lang w:val="en-US"/>
        </w:rPr>
        <w:t>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lastRenderedPageBreak/>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01893451"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w:t>
      </w:r>
      <w:r w:rsidR="00944012">
        <w:rPr>
          <w:lang w:val="en-US"/>
        </w:rPr>
        <w:t xml:space="preserve">[4] </w:t>
      </w:r>
      <w:r w:rsidR="00A45372" w:rsidRPr="008E510D">
        <w:rPr>
          <w:lang w:val="en-US"/>
        </w:rPr>
        <w:t>may use the concepts provided in this standard to identify domain-specific relationships between a sampling feature and the ultimate sampled feature.</w:t>
      </w:r>
    </w:p>
    <w:p w14:paraId="6FB28447" w14:textId="3DC79E79" w:rsidR="00D42844" w:rsidRPr="00394D5A" w:rsidRDefault="00146D92" w:rsidP="00D42844">
      <w:pPr>
        <w:pStyle w:val="StandardWeb"/>
        <w:jc w:val="both"/>
        <w:rPr>
          <w:ins w:id="34" w:author="GRDC/ID" w:date="2016-09-16T09:45:00Z"/>
          <w:lang w:val="en-US"/>
        </w:rPr>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w:t>
      </w:r>
      <w:commentRangeStart w:id="35"/>
      <w:r w:rsidR="00D42844" w:rsidRPr="00D42844">
        <w:rPr>
          <w:highlight w:val="yellow"/>
          <w:lang w:val="en-US"/>
          <w:rPrChange w:id="36" w:author="GRDC/ID" w:date="2016-09-16T09:49:00Z">
            <w:rPr>
              <w:lang w:val="en-US"/>
            </w:rPr>
          </w:rPrChange>
        </w:rPr>
        <w:t xml:space="preserve">this model will </w:t>
      </w:r>
      <w:r w:rsidR="00D42844" w:rsidRPr="00D42844">
        <w:rPr>
          <w:highlight w:val="yellow"/>
          <w:lang w:val="en-US"/>
          <w:rPrChange w:id="37" w:author="GRDC/ID" w:date="2016-09-16T09:49:00Z">
            <w:rPr>
              <w:lang w:val="en-US"/>
            </w:rPr>
          </w:rPrChange>
        </w:rPr>
        <w:t>support</w:t>
      </w:r>
      <w:r w:rsidR="00D42844" w:rsidRPr="00D42844">
        <w:rPr>
          <w:highlight w:val="yellow"/>
          <w:lang w:val="en-US"/>
          <w:rPrChange w:id="38" w:author="GRDC/ID" w:date="2016-09-16T09:49:00Z">
            <w:rPr>
              <w:lang w:val="en-US"/>
            </w:rPr>
          </w:rPrChange>
        </w:rPr>
        <w:t xml:space="preserve"> interoperability at semantic level through</w:t>
      </w:r>
      <w:r w:rsidR="00D42844" w:rsidRPr="00D42844">
        <w:rPr>
          <w:highlight w:val="yellow"/>
          <w:lang w:val="en-US"/>
          <w:rPrChange w:id="39" w:author="GRDC/ID" w:date="2016-09-16T09:49:00Z">
            <w:rPr>
              <w:lang w:val="en-US"/>
            </w:rPr>
          </w:rPrChange>
        </w:rPr>
        <w:t xml:space="preserve"> providing a</w:t>
      </w:r>
      <w:r w:rsidR="00D42844" w:rsidRPr="00D42844">
        <w:rPr>
          <w:highlight w:val="yellow"/>
          <w:lang w:val="en-US"/>
          <w:rPrChange w:id="40" w:author="GRDC/ID" w:date="2016-09-16T09:49:00Z">
            <w:rPr>
              <w:lang w:val="en-US"/>
            </w:rPr>
          </w:rPrChange>
        </w:rPr>
        <w:t xml:space="preserve"> </w:t>
      </w:r>
      <w:r w:rsidR="00D42844" w:rsidRPr="00D42844">
        <w:rPr>
          <w:highlight w:val="yellow"/>
          <w:lang w:val="en-US"/>
          <w:rPrChange w:id="41" w:author="GRDC/ID" w:date="2016-09-16T09:49:00Z">
            <w:rPr>
              <w:lang w:val="en-US"/>
            </w:rPr>
          </w:rPrChange>
        </w:rPr>
        <w:t>standard</w:t>
      </w:r>
      <w:r w:rsidR="00D42844" w:rsidRPr="00D42844">
        <w:rPr>
          <w:highlight w:val="yellow"/>
          <w:lang w:val="en-US"/>
          <w:rPrChange w:id="42" w:author="GRDC/ID" w:date="2016-09-16T09:49:00Z">
            <w:rPr>
              <w:lang w:val="en-US"/>
            </w:rPr>
          </w:rPrChange>
        </w:rPr>
        <w:t xml:space="preserve"> </w:t>
      </w:r>
      <w:r w:rsidR="00D42844" w:rsidRPr="00D42844">
        <w:rPr>
          <w:highlight w:val="yellow"/>
          <w:lang w:val="en-US"/>
          <w:rPrChange w:id="43" w:author="GRDC/ID" w:date="2016-09-16T09:49:00Z">
            <w:rPr>
              <w:lang w:val="en-US"/>
            </w:rPr>
          </w:rPrChange>
        </w:rPr>
        <w:t>terminology</w:t>
      </w:r>
      <w:r w:rsidR="00D42844" w:rsidRPr="00D42844">
        <w:rPr>
          <w:highlight w:val="yellow"/>
          <w:lang w:val="en-US"/>
          <w:rPrChange w:id="44" w:author="GRDC/ID" w:date="2016-09-16T09:49:00Z">
            <w:rPr>
              <w:lang w:val="en-US"/>
            </w:rPr>
          </w:rPrChange>
        </w:rPr>
        <w:t xml:space="preserve">, </w:t>
      </w:r>
      <w:r w:rsidR="00D42844" w:rsidRPr="00D42844">
        <w:rPr>
          <w:highlight w:val="yellow"/>
          <w:lang w:val="en-US"/>
          <w:rPrChange w:id="45" w:author="GRDC/ID" w:date="2016-09-16T09:49:00Z">
            <w:rPr>
              <w:lang w:val="en-US"/>
            </w:rPr>
          </w:rPrChange>
        </w:rPr>
        <w:t xml:space="preserve">and </w:t>
      </w:r>
      <w:r w:rsidR="00D42844" w:rsidRPr="00D42844">
        <w:rPr>
          <w:highlight w:val="yellow"/>
          <w:lang w:val="en-US"/>
          <w:rPrChange w:id="46" w:author="GRDC/ID" w:date="2016-09-16T09:49:00Z">
            <w:rPr>
              <w:lang w:val="en-US"/>
            </w:rPr>
          </w:rPrChange>
        </w:rPr>
        <w:lastRenderedPageBreak/>
        <w:t xml:space="preserve">formalizing the </w:t>
      </w:r>
      <w:r w:rsidR="00D42844" w:rsidRPr="00D42844">
        <w:rPr>
          <w:highlight w:val="yellow"/>
          <w:lang w:val="en-US"/>
          <w:rPrChange w:id="47" w:author="GRDC/ID" w:date="2016-09-16T09:49:00Z">
            <w:rPr>
              <w:lang w:val="en-US"/>
            </w:rPr>
          </w:rPrChange>
        </w:rPr>
        <w:t>information relationships and constraints on behalf the data sharing and system communication.</w:t>
      </w:r>
      <w:commentRangeEnd w:id="35"/>
      <w:r w:rsidR="00D42844" w:rsidRPr="00D42844">
        <w:rPr>
          <w:rStyle w:val="Kommentarzeichen"/>
          <w:highlight w:val="yellow"/>
          <w:lang w:val="en-US" w:eastAsia="en-US"/>
          <w:rPrChange w:id="48" w:author="GRDC/ID" w:date="2016-09-16T09:49:00Z">
            <w:rPr>
              <w:rStyle w:val="Kommentarzeichen"/>
              <w:lang w:val="en-US" w:eastAsia="en-US"/>
            </w:rPr>
          </w:rPrChange>
        </w:rPr>
        <w:commentReference w:id="35"/>
      </w:r>
      <w:ins w:id="49" w:author="GRDC/ID" w:date="2016-09-16T09:45:00Z">
        <w:r w:rsidR="00D42844">
          <w:rPr>
            <w:lang w:val="en-US"/>
          </w:rPr>
          <w:t xml:space="preserve">  </w:t>
        </w:r>
      </w:ins>
    </w:p>
    <w:p w14:paraId="252620C1" w14:textId="3DE16E7A" w:rsidR="0001508C" w:rsidRPr="006E545A" w:rsidRDefault="00A45372" w:rsidP="002B764B">
      <w:pPr>
        <w:pStyle w:val="StandardWeb"/>
        <w:jc w:val="both"/>
        <w:rPr>
          <w:lang w:val="en-US"/>
          <w:rPrChange w:id="50" w:author="GRDC/ID" w:date="2016-09-16T09:44:00Z">
            <w:rPr/>
          </w:rPrChange>
        </w:rPr>
      </w:pPr>
      <w:r w:rsidRPr="008E510D">
        <w:rPr>
          <w:lang w:val="en-US"/>
        </w:rPr>
        <w:t xml:space="preserve">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Pr="008E510D">
        <w:rPr>
          <w:lang w:val="en-US"/>
        </w:rPr>
        <w:t xml:space="preserve"> automat</w:t>
      </w:r>
      <w:r w:rsidR="002B764B">
        <w:rPr>
          <w:lang w:val="en-US"/>
        </w:rPr>
        <w:t>ed workflows and data product</w:t>
      </w:r>
      <w:r w:rsidRPr="008E510D">
        <w:rPr>
          <w:lang w:val="en-US"/>
        </w:rPr>
        <w:t xml:space="preserve"> generat</w:t>
      </w:r>
      <w:r w:rsidR="002B764B">
        <w:rPr>
          <w:lang w:val="en-US"/>
        </w:rPr>
        <w:t>ion.</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51" w:name="_Ref399339259"/>
      <w:bookmarkStart w:id="52" w:name="_Toc461780979"/>
      <w:r w:rsidRPr="008E510D">
        <w:t xml:space="preserve">Figure </w:t>
      </w:r>
      <w:r w:rsidR="00E84282">
        <w:fldChar w:fldCharType="begin"/>
      </w:r>
      <w:r w:rsidR="00E84282">
        <w:instrText xml:space="preserve"> SEQ Figure \* ARABIC </w:instrText>
      </w:r>
      <w:r w:rsidR="00E84282">
        <w:fldChar w:fldCharType="separate"/>
      </w:r>
      <w:r w:rsidR="009C635D">
        <w:rPr>
          <w:noProof/>
        </w:rPr>
        <w:t>1</w:t>
      </w:r>
      <w:r w:rsidR="00E84282">
        <w:rPr>
          <w:noProof/>
        </w:rPr>
        <w:fldChar w:fldCharType="end"/>
      </w:r>
      <w:bookmarkEnd w:id="51"/>
      <w:r w:rsidRPr="008E510D">
        <w:t>: HY_Features in the context of the OGC Abstract Specifications</w:t>
      </w:r>
      <w:bookmarkEnd w:id="52"/>
    </w:p>
    <w:p w14:paraId="7EAE6BE3" w14:textId="77777777" w:rsidR="00B628D4" w:rsidRPr="008E510D" w:rsidRDefault="00B628D4" w:rsidP="00450C77">
      <w:pPr>
        <w:pStyle w:val="berschrift1"/>
        <w:jc w:val="both"/>
      </w:pPr>
      <w:bookmarkStart w:id="53" w:name="_Toc458775719"/>
      <w:bookmarkStart w:id="54" w:name="_Toc461780913"/>
      <w:r w:rsidRPr="008E510D">
        <w:t>Conformance</w:t>
      </w:r>
      <w:bookmarkEnd w:id="53"/>
      <w:bookmarkEnd w:id="54"/>
    </w:p>
    <w:p w14:paraId="7080F3C5" w14:textId="77777777" w:rsidR="00A45372" w:rsidRPr="008E510D" w:rsidRDefault="00A45372" w:rsidP="00450C77">
      <w:pPr>
        <w:spacing w:before="100" w:beforeAutospacing="1" w:after="100" w:afterAutospacing="1"/>
        <w:jc w:val="both"/>
      </w:pPr>
      <w:r w:rsidRPr="008E510D">
        <w:t xml:space="preserve">This standard defines the conceptual model for identification of hydrologic features and their fundamental relationships. The conceptual model may be used in two ways: a) to derive implementation classes for data exchange or b) via reference (referred to here as </w:t>
      </w:r>
      <w:r w:rsidRPr="008E510D">
        <w:lastRenderedPageBreak/>
        <w:t>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69DD2403"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w:t>
      </w:r>
      <w:r w:rsidR="00552B26">
        <w:rPr>
          <w:rStyle w:val="Funotenzeichen"/>
        </w:rPr>
        <w:footnoteReference w:id="1"/>
      </w:r>
      <w:r w:rsidRPr="008E510D">
        <w:t>.</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1AF71530" w14:textId="77777777" w:rsidR="00B628D4" w:rsidRPr="008E510D" w:rsidRDefault="00B628D4" w:rsidP="00450C77">
      <w:pPr>
        <w:pStyle w:val="berschrift1"/>
        <w:jc w:val="both"/>
      </w:pPr>
      <w:bookmarkStart w:id="55" w:name="_Toc458775720"/>
      <w:bookmarkStart w:id="56" w:name="_Toc461780914"/>
      <w:r w:rsidRPr="008E510D">
        <w:t>Normative References</w:t>
      </w:r>
      <w:bookmarkEnd w:id="55"/>
      <w:bookmarkEnd w:id="56"/>
    </w:p>
    <w:p w14:paraId="44228B51" w14:textId="3B119D3B" w:rsidR="00277D72" w:rsidRPr="008E510D" w:rsidRDefault="00277D72" w:rsidP="00450C77">
      <w:pPr>
        <w:pStyle w:val="StandardWeb"/>
        <w:jc w:val="both"/>
        <w:rPr>
          <w:lang w:val="en-US"/>
        </w:rPr>
      </w:pPr>
      <w:r w:rsidRPr="008E510D">
        <w:rPr>
          <w:lang w:val="en-US"/>
        </w:rPr>
        <w:t xml:space="preserve">The following normative documents contain provisions that, through reference in this text, constitute provisions of this document. For dated references, subsequent </w:t>
      </w:r>
      <w:r w:rsidRPr="008E510D">
        <w:rPr>
          <w:lang w:val="en-US"/>
        </w:rPr>
        <w:lastRenderedPageBreak/>
        <w:t>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758CA142" w14:textId="77777777" w:rsidR="00AA50B1" w:rsidRDefault="00277D72" w:rsidP="00450C77">
      <w:pPr>
        <w:pStyle w:val="StandardWeb"/>
        <w:jc w:val="both"/>
        <w:rPr>
          <w:lang w:val="en-US"/>
        </w:rPr>
      </w:pPr>
      <w:r w:rsidRPr="008E510D">
        <w:rPr>
          <w:lang w:val="en-US"/>
        </w:rPr>
        <w:t>ISO 19115:2012, Geographic Information — Metadata – Fundamentals</w:t>
      </w:r>
    </w:p>
    <w:p w14:paraId="082A8356" w14:textId="22522667" w:rsidR="00277D72" w:rsidRPr="00AA50B1" w:rsidRDefault="00AA50B1" w:rsidP="00450C77">
      <w:pPr>
        <w:pStyle w:val="StandardWeb"/>
        <w:jc w:val="both"/>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57" w:name="_Toc458775721"/>
      <w:bookmarkStart w:id="58" w:name="_Toc461780915"/>
      <w:r w:rsidRPr="008E510D">
        <w:t>Terms and Definitions</w:t>
      </w:r>
      <w:bookmarkEnd w:id="57"/>
      <w:bookmarkEnd w:id="58"/>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59"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59"/>
    </w:p>
    <w:p w14:paraId="7B8DC676" w14:textId="307D0FC6" w:rsidR="00463826" w:rsidRDefault="00463826" w:rsidP="00D3543D">
      <w:pPr>
        <w:pStyle w:val="StandardWeb"/>
        <w:jc w:val="both"/>
        <w:rPr>
          <w:lang w:val="en-US"/>
        </w:rPr>
      </w:pPr>
      <w:bookmarkStart w:id="60" w:name="_Toc365297049"/>
      <w:r w:rsidRPr="00D3543D">
        <w:rPr>
          <w:lang w:val="en-US"/>
        </w:rPr>
        <w:t>Conceptual schema for data required by one or more applications [ISO 19101].</w:t>
      </w:r>
    </w:p>
    <w:p w14:paraId="75C636D6" w14:textId="77777777" w:rsidR="00053564" w:rsidRDefault="00053564" w:rsidP="00365409">
      <w:pPr>
        <w:pStyle w:val="TermNum"/>
      </w:pPr>
    </w:p>
    <w:p w14:paraId="058DE755" w14:textId="39B73355" w:rsidR="00053564" w:rsidRPr="00D604FF" w:rsidRDefault="00053564" w:rsidP="00365409">
      <w:pPr>
        <w:pStyle w:val="TermNum"/>
        <w:numPr>
          <w:ilvl w:val="0"/>
          <w:numId w:val="0"/>
        </w:numPr>
      </w:pPr>
      <w:r w:rsidRPr="00D604FF">
        <w:t>boundary (line)</w:t>
      </w:r>
    </w:p>
    <w:p w14:paraId="47CC7726" w14:textId="77777777" w:rsidR="00C964C6" w:rsidRPr="00D604FF" w:rsidRDefault="00053564" w:rsidP="00E84282">
      <w:pPr>
        <w:pStyle w:val="StandardWeb"/>
        <w:jc w:val="both"/>
        <w:rPr>
          <w:lang w:val="en-US"/>
        </w:rPr>
      </w:pPr>
      <w:r w:rsidRPr="00D604FF">
        <w:rPr>
          <w:lang w:val="en-US"/>
        </w:rPr>
        <w:t>Geometric representation of the (topological) catchment boundary, usually a geometric composite curve</w:t>
      </w:r>
    </w:p>
    <w:p w14:paraId="7D901B48" w14:textId="53D34D1E" w:rsidR="00807D2F" w:rsidRDefault="00556C82" w:rsidP="00E84282">
      <w:pPr>
        <w:pStyle w:val="StandardWeb"/>
        <w:jc w:val="both"/>
        <w:rPr>
          <w:lang w:val="en-US"/>
        </w:rPr>
      </w:pPr>
      <w:r w:rsidRPr="00D604FF">
        <w:rPr>
          <w:lang w:val="en-US"/>
        </w:rPr>
        <w:lastRenderedPageBreak/>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61" w:name="_Toc365297050"/>
      <w:bookmarkEnd w:id="60"/>
    </w:p>
    <w:p w14:paraId="179817BF" w14:textId="77777777" w:rsidR="00C964C6" w:rsidRDefault="00C964C6" w:rsidP="00C964C6">
      <w:pPr>
        <w:pStyle w:val="TermNum"/>
      </w:pPr>
    </w:p>
    <w:p w14:paraId="442E6142" w14:textId="4F642D4B" w:rsidR="00B628D4" w:rsidRPr="00E84282" w:rsidRDefault="00B628D4" w:rsidP="00C964C6">
      <w:pPr>
        <w:pStyle w:val="TermNum"/>
        <w:numPr>
          <w:ilvl w:val="0"/>
          <w:numId w:val="0"/>
        </w:numPr>
      </w:pPr>
      <w:r w:rsidRPr="00E84282">
        <w:t>catchment</w:t>
      </w:r>
      <w:bookmarkEnd w:id="61"/>
    </w:p>
    <w:p w14:paraId="17297C21" w14:textId="2FA77E92"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29606C89" w:rsidR="00463826" w:rsidRPr="008E510D" w:rsidRDefault="00463826" w:rsidP="00450C77">
      <w:pPr>
        <w:pStyle w:val="StandardWeb"/>
        <w:jc w:val="both"/>
        <w:rPr>
          <w:lang w:val="en-US"/>
        </w:rPr>
      </w:pPr>
      <w:r w:rsidRPr="008E510D">
        <w:rPr>
          <w:lang w:val="en-US"/>
        </w:rPr>
        <w:t>The synonym use of the terms catchment and catchment area as documented in the WMO</w:t>
      </w:r>
      <w:r w:rsidR="003602D6">
        <w:rPr>
          <w:lang w:val="en-US"/>
        </w:rPr>
        <w:t>/</w:t>
      </w:r>
      <w:r w:rsidRPr="008E510D">
        <w:rPr>
          <w:lang w:val="en-US"/>
        </w:rPr>
        <w:t>UNESCO International Glossary of Hydrology (which is the key reference for the definitions in the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0081A76D" w14:textId="77777777" w:rsidR="00891D8B" w:rsidRDefault="00891D8B" w:rsidP="00365409">
      <w:pPr>
        <w:pStyle w:val="TermNum"/>
      </w:pPr>
    </w:p>
    <w:p w14:paraId="1D601C2E" w14:textId="2E44F877" w:rsidR="00891D8B" w:rsidRDefault="00891D8B" w:rsidP="00365409">
      <w:pPr>
        <w:pStyle w:val="TermNum"/>
        <w:numPr>
          <w:ilvl w:val="0"/>
          <w:numId w:val="0"/>
        </w:numPr>
      </w:pPr>
      <w:r>
        <w:t>c</w:t>
      </w:r>
      <w:r w:rsidR="005A640F">
        <w:t>atchment area</w:t>
      </w:r>
    </w:p>
    <w:p w14:paraId="0B25DE91" w14:textId="77777777" w:rsidR="00891D8B" w:rsidRPr="00365409" w:rsidRDefault="00891D8B" w:rsidP="00365409">
      <w:pPr>
        <w:pStyle w:val="StandardWeb"/>
        <w:jc w:val="both"/>
        <w:rPr>
          <w:lang w:val="en-US"/>
        </w:rPr>
      </w:pPr>
      <w:r w:rsidRPr="00365409">
        <w:rPr>
          <w:lang w:val="en-US"/>
        </w:rPr>
        <w:t xml:space="preserve">Two-dimensional (areal) topological feature realizing the logical catchment (idea) in terms of a face bounded by catchment boundary and flow path edges. The concept of a face bounded by edges is described in detail in the ISO topology model [ISO19107]. </w:t>
      </w:r>
    </w:p>
    <w:p w14:paraId="68F4A013" w14:textId="2006C331" w:rsidR="00891D8B" w:rsidRDefault="00556C82" w:rsidP="003602D6">
      <w:pPr>
        <w:pStyle w:val="StandardWeb"/>
        <w:tabs>
          <w:tab w:val="left" w:pos="7513"/>
        </w:tabs>
        <w:jc w:val="both"/>
      </w:pPr>
      <w:r>
        <w:rPr>
          <w:lang w:val="en-US"/>
        </w:rPr>
        <w:t xml:space="preserve">NOTE: </w:t>
      </w:r>
      <w:r w:rsidR="00891D8B" w:rsidRPr="00365409">
        <w:rPr>
          <w:lang w:val="en-US"/>
        </w:rPr>
        <w:t xml:space="preserve">Hydrologically, the catchment area references the catchment having a common for its runoff </w:t>
      </w:r>
      <w:r w:rsidR="003602D6">
        <w:rPr>
          <w:lang w:val="en-US"/>
        </w:rPr>
        <w:t>[9]</w:t>
      </w:r>
      <w:r w:rsidR="00891D8B" w:rsidRPr="00365409">
        <w:rPr>
          <w:lang w:val="en-US"/>
        </w:rPr>
        <w:t xml:space="preserve">, through using the synonym </w:t>
      </w:r>
      <w:r w:rsidR="00891D8B" w:rsidRPr="00365409">
        <w:rPr>
          <w:i/>
        </w:rPr>
        <w:t>catchment area</w:t>
      </w:r>
      <w:r w:rsidR="00891D8B" w:rsidRPr="00365409">
        <w:rPr>
          <w:lang w:val="en-US"/>
        </w:rPr>
        <w:t xml:space="preserve"> to express the two-dimensional representation of the catchment [4.2].  The catchment area is usually represented as a geometric surface, and the measure of the catchment area may be denoted as surface area (if required). </w:t>
      </w:r>
    </w:p>
    <w:p w14:paraId="04C7D3AD" w14:textId="77777777" w:rsidR="00053564" w:rsidRDefault="00053564" w:rsidP="00365409">
      <w:pPr>
        <w:pStyle w:val="TermNum"/>
      </w:pPr>
    </w:p>
    <w:p w14:paraId="0BADD7EA" w14:textId="432FFA67" w:rsidR="00891D8B" w:rsidRDefault="00053564" w:rsidP="00365409">
      <w:pPr>
        <w:pStyle w:val="TermNum"/>
        <w:numPr>
          <w:ilvl w:val="0"/>
          <w:numId w:val="0"/>
        </w:numPr>
      </w:pPr>
      <w:r>
        <w:t>c</w:t>
      </w:r>
      <w:r w:rsidR="005A640F">
        <w:t>atchment boundary</w:t>
      </w:r>
    </w:p>
    <w:p w14:paraId="2740EBC6" w14:textId="77777777" w:rsidR="00891D8B" w:rsidRPr="00365409" w:rsidRDefault="00891D8B" w:rsidP="00365409">
      <w:pPr>
        <w:pStyle w:val="StandardWeb"/>
        <w:jc w:val="both"/>
        <w:rPr>
          <w:lang w:val="en-US"/>
        </w:rPr>
      </w:pPr>
      <w:r w:rsidRPr="00365409">
        <w:rPr>
          <w:lang w:val="en-US"/>
        </w:rPr>
        <w:t>One-dimensional (linear) feature realizing the logical catchment (idea) in terms of a topological edge bounded by inflow and outflow nodes, and associated with catchment faces inside of the boundary. The concept of an edge bounded by nodes is described in detail in the ISO topology model [ISO19107]. A catchment boundary is usually represented as boundary line.</w:t>
      </w:r>
    </w:p>
    <w:p w14:paraId="00A1D483" w14:textId="2A10AC1B" w:rsidR="00891D8B" w:rsidRPr="00365409" w:rsidRDefault="00556C82" w:rsidP="00365409">
      <w:pPr>
        <w:pStyle w:val="StandardWeb"/>
        <w:jc w:val="both"/>
        <w:rPr>
          <w:lang w:val="en-US"/>
        </w:rPr>
      </w:pPr>
      <w:r>
        <w:rPr>
          <w:lang w:val="en-US"/>
        </w:rPr>
        <w:t>NOTE</w:t>
      </w:r>
      <w:r w:rsidR="00891D8B" w:rsidRPr="00365409">
        <w:rPr>
          <w:lang w:val="en-US"/>
        </w:rPr>
        <w:t xml:space="preserve">: Hydrologically, the catchment boundary references the </w:t>
      </w:r>
      <w:r w:rsidR="00891D8B" w:rsidRPr="00365409">
        <w:rPr>
          <w:i/>
        </w:rPr>
        <w:t xml:space="preserve">divide </w:t>
      </w:r>
      <w:r w:rsidR="00891D8B" w:rsidRPr="00365409">
        <w:rPr>
          <w:lang w:val="en-US"/>
        </w:rPr>
        <w:t xml:space="preserve">separating adjacent catchments </w:t>
      </w:r>
      <w:r w:rsidR="003602D6">
        <w:rPr>
          <w:lang w:val="en-US"/>
        </w:rPr>
        <w:t>[9]</w:t>
      </w:r>
      <w:r w:rsidR="00891D8B" w:rsidRPr="00365409">
        <w:rPr>
          <w:lang w:val="en-US"/>
        </w:rPr>
        <w:t xml:space="preserve">. </w:t>
      </w:r>
    </w:p>
    <w:p w14:paraId="4893D3A5" w14:textId="77777777" w:rsidR="00891D8B" w:rsidRDefault="00891D8B" w:rsidP="00365409">
      <w:pPr>
        <w:pStyle w:val="TermNum"/>
        <w:jc w:val="both"/>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886E2DD" w14:textId="2FF3AAD2" w:rsidR="00053564" w:rsidRDefault="005A640F" w:rsidP="00365409">
      <w:pPr>
        <w:pStyle w:val="StandardWeb"/>
        <w:jc w:val="both"/>
        <w:rPr>
          <w:lang w:val="en-US"/>
        </w:rPr>
      </w:pPr>
      <w:r>
        <w:rPr>
          <w:lang w:val="en-US"/>
        </w:rPr>
        <w:t>T</w:t>
      </w:r>
      <w:r w:rsidR="00891D8B" w:rsidRPr="00365409">
        <w:rPr>
          <w:lang w:val="en-US"/>
        </w:rPr>
        <w:t xml:space="preserve">opological closure of catchment and outfall hydrologically determined through the union of catchment and its common outlet. </w:t>
      </w:r>
    </w:p>
    <w:p w14:paraId="39921B3C" w14:textId="77777777" w:rsidR="00605384" w:rsidRDefault="00605384" w:rsidP="00365409">
      <w:pPr>
        <w:pStyle w:val="TermNum"/>
      </w:pPr>
    </w:p>
    <w:p w14:paraId="5AF0AFF8" w14:textId="21E12759" w:rsidR="004A04F6" w:rsidRDefault="00605384" w:rsidP="00365409">
      <w:pPr>
        <w:pStyle w:val="TermNum"/>
        <w:numPr>
          <w:ilvl w:val="0"/>
          <w:numId w:val="0"/>
        </w:numPr>
      </w:pPr>
      <w:r>
        <w:t>channel</w:t>
      </w:r>
    </w:p>
    <w:p w14:paraId="5E9BA398" w14:textId="5CA746AC" w:rsidR="004A04F6" w:rsidRPr="00365409" w:rsidRDefault="00605384" w:rsidP="00365409">
      <w:pPr>
        <w:pStyle w:val="StandardWeb"/>
        <w:jc w:val="both"/>
        <w:rPr>
          <w:lang w:val="en-US"/>
        </w:rPr>
      </w:pPr>
      <w:r>
        <w:rPr>
          <w:lang w:val="en-US"/>
        </w:rPr>
        <w:t>N</w:t>
      </w:r>
      <w:r w:rsidR="004A04F6" w:rsidRPr="00365409">
        <w:rPr>
          <w:lang w:val="en-US"/>
        </w:rPr>
        <w:t xml:space="preserve">atural or artificial waterway, clearly distinguished, which periodically or continuously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365409">
      <w:pPr>
        <w:pStyle w:val="TermNum"/>
      </w:pPr>
    </w:p>
    <w:p w14:paraId="13DFEAA5" w14:textId="7593CA2F" w:rsidR="004A04F6" w:rsidRDefault="00605384" w:rsidP="00365409">
      <w:pPr>
        <w:pStyle w:val="TermNum"/>
        <w:numPr>
          <w:ilvl w:val="0"/>
          <w:numId w:val="0"/>
        </w:numPr>
      </w:pPr>
      <w:r>
        <w:t>channel network</w:t>
      </w:r>
    </w:p>
    <w:p w14:paraId="1039690D" w14:textId="4B1E6332" w:rsidR="004A04F6" w:rsidRPr="00365409" w:rsidRDefault="00365409" w:rsidP="00365409">
      <w:pPr>
        <w:pStyle w:val="StandardWeb"/>
        <w:jc w:val="both"/>
        <w:rPr>
          <w:lang w:val="en-US"/>
        </w:rPr>
      </w:pPr>
      <w:r>
        <w:t>Aggregate</w:t>
      </w:r>
      <w:r w:rsidRPr="00365409">
        <w:rPr>
          <w:lang w:val="en-US"/>
        </w:rPr>
        <w:t xml:space="preserve"> </w:t>
      </w:r>
      <w:r w:rsidR="004A04F6" w:rsidRPr="00365409">
        <w:rPr>
          <w:lang w:val="en-US"/>
        </w:rPr>
        <w:t>of depressions and channels which continuously or periodically contain water.</w:t>
      </w:r>
    </w:p>
    <w:p w14:paraId="02E96D71" w14:textId="77777777" w:rsidR="00053564" w:rsidRDefault="00053564" w:rsidP="00365409">
      <w:pPr>
        <w:pStyle w:val="TermNum"/>
      </w:pPr>
    </w:p>
    <w:p w14:paraId="2C54FC27" w14:textId="62B5EFEE" w:rsidR="00053564" w:rsidRDefault="00053564" w:rsidP="00365409">
      <w:pPr>
        <w:pStyle w:val="TermNum"/>
        <w:numPr>
          <w:ilvl w:val="0"/>
          <w:numId w:val="0"/>
        </w:numPr>
      </w:pPr>
      <w:r>
        <w:t>contour (line)</w:t>
      </w:r>
    </w:p>
    <w:p w14:paraId="535A3BFC" w14:textId="17D614E0" w:rsidR="00053564" w:rsidRPr="00365409" w:rsidRDefault="00053564" w:rsidP="00365409">
      <w:pPr>
        <w:pStyle w:val="StandardWeb"/>
        <w:jc w:val="both"/>
        <w:rPr>
          <w:lang w:val="en-US"/>
        </w:rPr>
      </w:pPr>
      <w:r w:rsidRPr="00365409">
        <w:rPr>
          <w:lang w:val="en-US"/>
        </w:rPr>
        <w:t>Geometric representation of the (topological) water</w:t>
      </w:r>
      <w:r w:rsidR="00C964C6">
        <w:rPr>
          <w:lang w:val="en-US"/>
        </w:rPr>
        <w:t xml:space="preserve"> </w:t>
      </w:r>
      <w:r w:rsidRPr="00365409">
        <w:rPr>
          <w:lang w:val="en-US"/>
        </w:rPr>
        <w:t>edge, usually a set of curves (multi-curve).</w:t>
      </w:r>
    </w:p>
    <w:p w14:paraId="0F12820B" w14:textId="0A3D0ADA" w:rsidR="00891D8B" w:rsidRDefault="00556C82" w:rsidP="00365409">
      <w:pPr>
        <w:pStyle w:val="StandardWeb"/>
        <w:jc w:val="both"/>
      </w:pPr>
      <w:r>
        <w:rPr>
          <w:lang w:val="en-US"/>
        </w:rPr>
        <w:t xml:space="preserve">NOTE: </w:t>
      </w:r>
      <w:r w:rsidR="00053564" w:rsidRPr="00365409">
        <w:rPr>
          <w:lang w:val="en-US"/>
        </w:rPr>
        <w:t xml:space="preserve">This definition references the  definition of a </w:t>
      </w:r>
      <w:r w:rsidR="00053564" w:rsidRPr="00365409">
        <w:rPr>
          <w:i/>
          <w:lang w:val="en-US"/>
        </w:rPr>
        <w:t>contour-line</w:t>
      </w:r>
      <w:r w:rsidR="00053564" w:rsidRPr="00365409">
        <w:rPr>
          <w:i/>
        </w:rPr>
        <w:t xml:space="preserve"> </w:t>
      </w:r>
      <w:r w:rsidR="00053564" w:rsidRPr="00365409">
        <w:rPr>
          <w:lang w:val="en-US"/>
        </w:rPr>
        <w:t xml:space="preserve">on a map indicating the locus of points at which a certain property is constant (e.g. elevation, salinity) </w:t>
      </w:r>
      <w:r w:rsidR="003602D6">
        <w:rPr>
          <w:lang w:val="en-US"/>
        </w:rPr>
        <w:t>[9]</w:t>
      </w:r>
      <w:r w:rsidR="00053564">
        <w:rPr>
          <w:lang w:val="en-US"/>
        </w:rPr>
        <w:t>.</w:t>
      </w:r>
    </w:p>
    <w:p w14:paraId="2C382BDF" w14:textId="77777777" w:rsidR="00605384" w:rsidRDefault="00605384" w:rsidP="00365409">
      <w:pPr>
        <w:pStyle w:val="TermNum"/>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365409">
      <w:pPr>
        <w:pStyle w:val="TermNum"/>
      </w:pPr>
    </w:p>
    <w:p w14:paraId="67E428F2" w14:textId="5F4632C5" w:rsidR="004A04F6" w:rsidRDefault="00605384" w:rsidP="00365409">
      <w:pPr>
        <w:pStyle w:val="TermNum"/>
        <w:numPr>
          <w:ilvl w:val="0"/>
          <w:numId w:val="0"/>
        </w:numPr>
      </w:pPr>
      <w:r>
        <w:t>c</w:t>
      </w:r>
      <w:r w:rsidR="004A04F6">
        <w:t>ross Section (of a stream bed)</w:t>
      </w:r>
    </w:p>
    <w:p w14:paraId="06B9C4CF" w14:textId="77777777" w:rsidR="00C964C6" w:rsidRDefault="004A04F6" w:rsidP="00C964C6">
      <w:pPr>
        <w:pStyle w:val="StandardWeb"/>
        <w:jc w:val="both"/>
        <w:rPr>
          <w:lang w:val="en-US"/>
        </w:rPr>
      </w:pPr>
      <w:r w:rsidRPr="00365409">
        <w:rPr>
          <w:lang w:val="en-US"/>
        </w:rPr>
        <w:t xml:space="preserve">transversal section of a stream bed in a vertical plane. </w:t>
      </w:r>
    </w:p>
    <w:p w14:paraId="1E6F0DF2" w14:textId="75C23DB4" w:rsidR="00891D8B" w:rsidRPr="00365409" w:rsidRDefault="004A04F6" w:rsidP="00C964C6">
      <w:pPr>
        <w:pStyle w:val="StandardWeb"/>
        <w:jc w:val="both"/>
        <w:rPr>
          <w:lang w:val="en-US"/>
        </w:rPr>
      </w:pPr>
      <w:r>
        <w:rPr>
          <w:lang w:val="en-US"/>
        </w:rPr>
        <w:t xml:space="preserve">NOTE: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C964C6">
      <w:pPr>
        <w:pStyle w:val="TermNum"/>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365409">
      <w:pPr>
        <w:pStyle w:val="TermNum"/>
      </w:pPr>
    </w:p>
    <w:p w14:paraId="71EB7334" w14:textId="5DD3B37E" w:rsidR="004E3896" w:rsidRDefault="004E3896" w:rsidP="00365409">
      <w:pPr>
        <w:pStyle w:val="TermNum"/>
        <w:numPr>
          <w:ilvl w:val="0"/>
          <w:numId w:val="0"/>
        </w:numPr>
      </w:pPr>
      <w:r>
        <w:t>dendritic catchment</w:t>
      </w:r>
    </w:p>
    <w:p w14:paraId="3E8912BC" w14:textId="77777777" w:rsidR="00C964C6" w:rsidRDefault="004E3896" w:rsidP="00C964C6">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p>
    <w:p w14:paraId="044DC744" w14:textId="2BA082F3" w:rsidR="00605384" w:rsidRDefault="00556C82" w:rsidP="00C964C6">
      <w:pPr>
        <w:pStyle w:val="StandardWeb"/>
        <w:jc w:val="both"/>
      </w:pPr>
      <w:r w:rsidRPr="00C964C6">
        <w:t xml:space="preserve">NOTE: </w:t>
      </w:r>
      <w:r w:rsidR="004E3896" w:rsidRPr="00C964C6">
        <w:t xml:space="preserve">This definition references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streams. </w:t>
      </w:r>
    </w:p>
    <w:p w14:paraId="3EF2A618" w14:textId="77777777" w:rsidR="00C964C6" w:rsidRDefault="00C964C6" w:rsidP="00C964C6">
      <w:pPr>
        <w:pStyle w:val="TermNum"/>
      </w:pPr>
    </w:p>
    <w:p w14:paraId="229CB5D3" w14:textId="1A423BAE" w:rsidR="004A04F6" w:rsidRPr="00C964C6" w:rsidRDefault="00605384" w:rsidP="00C964C6">
      <w:pPr>
        <w:pStyle w:val="TermNum"/>
        <w:numPr>
          <w:ilvl w:val="0"/>
          <w:numId w:val="0"/>
        </w:numPr>
      </w:pPr>
      <w:r w:rsidRPr="00C964C6">
        <w:t>d</w:t>
      </w:r>
      <w:r w:rsidR="004A04F6" w:rsidRPr="00C964C6">
        <w:t>epression:</w:t>
      </w:r>
    </w:p>
    <w:p w14:paraId="7927D9BC" w14:textId="13114638" w:rsidR="004A04F6" w:rsidRPr="008E510D" w:rsidRDefault="003037AB" w:rsidP="00605384">
      <w:pPr>
        <w:pStyle w:val="StandardWeb"/>
        <w:jc w:val="both"/>
      </w:pPr>
      <w:r>
        <w:t>L</w:t>
      </w:r>
      <w:r w:rsidR="004A04F6">
        <w:t>andform lower than the surrounding land, containing water, or not.</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365409">
      <w:pPr>
        <w:pStyle w:val="TermNum"/>
      </w:pPr>
    </w:p>
    <w:p w14:paraId="436169BB" w14:textId="69275A5D" w:rsidR="00F0084E" w:rsidRDefault="00F0084E" w:rsidP="00365409">
      <w:pPr>
        <w:pStyle w:val="TermNum"/>
        <w:numPr>
          <w:ilvl w:val="0"/>
          <w:numId w:val="0"/>
        </w:numPr>
      </w:pPr>
      <w:r>
        <w:t>endorheic (drainage)</w:t>
      </w:r>
    </w:p>
    <w:p w14:paraId="0B21FF62" w14:textId="37C6169B" w:rsidR="00F0084E" w:rsidRPr="00365409" w:rsidRDefault="00F0084E" w:rsidP="00365409">
      <w:pPr>
        <w:pStyle w:val="StandardWeb"/>
        <w:jc w:val="both"/>
        <w:rPr>
          <w:lang w:val="en-US"/>
        </w:rPr>
      </w:pPr>
      <w:r w:rsidRPr="00365409">
        <w:rPr>
          <w:lang w:val="en-US"/>
        </w:rPr>
        <w:t xml:space="preserve">Draining (ultimately) into interior catchments </w:t>
      </w:r>
      <w:r w:rsidR="003602D6">
        <w:rPr>
          <w:lang w:val="en-US"/>
        </w:rPr>
        <w:t>[9]</w:t>
      </w:r>
      <w:r w:rsidRPr="00365409">
        <w:rPr>
          <w:lang w:val="en-US"/>
        </w:rPr>
        <w:t>.</w:t>
      </w:r>
    </w:p>
    <w:p w14:paraId="0E5B5D9E" w14:textId="77777777" w:rsidR="00F0084E" w:rsidRDefault="00F0084E" w:rsidP="00365409">
      <w:pPr>
        <w:pStyle w:val="TermNum"/>
      </w:pPr>
    </w:p>
    <w:p w14:paraId="324EFAEA" w14:textId="57B07E7B" w:rsidR="00F0084E" w:rsidRDefault="00F0084E" w:rsidP="00365409">
      <w:pPr>
        <w:pStyle w:val="TermNum"/>
        <w:numPr>
          <w:ilvl w:val="0"/>
          <w:numId w:val="0"/>
        </w:numPr>
      </w:pPr>
      <w:r>
        <w:t>exorheic (drainage)</w:t>
      </w:r>
    </w:p>
    <w:p w14:paraId="523A67DF" w14:textId="6506AC58" w:rsidR="00F0084E" w:rsidRPr="00365409" w:rsidRDefault="00F0084E" w:rsidP="00605384">
      <w:pPr>
        <w:pStyle w:val="StandardWeb"/>
        <w:jc w:val="both"/>
        <w:rPr>
          <w:lang w:val="en-US"/>
        </w:rPr>
      </w:pPr>
      <w:r w:rsidRPr="00365409">
        <w:rPr>
          <w:lang w:val="en-US"/>
        </w:rPr>
        <w:t>Draining (ultimately) into the ocean [WMO, 2016).</w:t>
      </w:r>
    </w:p>
    <w:p w14:paraId="096E725F" w14:textId="77777777" w:rsidR="00807D2F" w:rsidRDefault="00807D2F" w:rsidP="00450C77">
      <w:pPr>
        <w:pStyle w:val="TermNum"/>
        <w:jc w:val="both"/>
        <w:rPr>
          <w:lang w:val="en-US"/>
        </w:rPr>
      </w:pPr>
      <w:bookmarkStart w:id="62"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365409">
      <w:pPr>
        <w:pStyle w:val="TermNum"/>
      </w:pPr>
    </w:p>
    <w:p w14:paraId="7C665371" w14:textId="5D95F6BD" w:rsidR="00053564" w:rsidRDefault="00053564" w:rsidP="00365409">
      <w:pPr>
        <w:pStyle w:val="TermNum"/>
        <w:numPr>
          <w:ilvl w:val="0"/>
          <w:numId w:val="0"/>
        </w:numPr>
      </w:pPr>
      <w:r>
        <w:t>flow path (also flow</w:t>
      </w:r>
      <w:r w:rsidR="005A640F">
        <w:t>path</w:t>
      </w:r>
      <w:r>
        <w:t>)</w:t>
      </w:r>
    </w:p>
    <w:p w14:paraId="7C9C1593" w14:textId="77777777" w:rsidR="00053564" w:rsidRPr="00365409" w:rsidRDefault="00053564" w:rsidP="00365409">
      <w:pPr>
        <w:pStyle w:val="StandardWeb"/>
        <w:jc w:val="both"/>
        <w:rPr>
          <w:lang w:val="en-US"/>
        </w:rPr>
      </w:pPr>
      <w:r w:rsidRPr="00365409">
        <w:rPr>
          <w:lang w:val="en-US"/>
        </w:rPr>
        <w:t xml:space="preserve">One-dimensional (linear) feature realizing the logical catchment (idea) in terms of a topological edge bounded by inflow and outflow nodes, and associated with left-bank and right-bank catchment faces. The concept of an edge bounded by nodes is described in detail in the ISO topology model [ISO19107]. </w:t>
      </w:r>
    </w:p>
    <w:p w14:paraId="0AF4AE74" w14:textId="1EC769F5" w:rsidR="00053564" w:rsidRPr="00365409" w:rsidRDefault="00556C82" w:rsidP="00365409">
      <w:pPr>
        <w:pStyle w:val="StandardWeb"/>
        <w:jc w:val="both"/>
        <w:rPr>
          <w:lang w:val="en-US"/>
        </w:rPr>
      </w:pPr>
      <w:r>
        <w:rPr>
          <w:lang w:val="en-US"/>
        </w:rPr>
        <w:t xml:space="preserve">NOTE: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67D549F7" w14:textId="77777777" w:rsidR="00053564" w:rsidRDefault="00053564" w:rsidP="00053564">
      <w:pPr>
        <w:pStyle w:val="KeinLeerraum"/>
        <w:rPr>
          <w:rFonts w:ascii="ArialMT" w:hAnsi="ArialMT" w:cs="ArialMT"/>
          <w:sz w:val="20"/>
          <w:szCs w:val="20"/>
        </w:rPr>
      </w:pPr>
    </w:p>
    <w:p w14:paraId="229A210E" w14:textId="77777777" w:rsidR="00053564" w:rsidRDefault="00053564" w:rsidP="00365409">
      <w:pPr>
        <w:pStyle w:val="TermNum"/>
      </w:pPr>
    </w:p>
    <w:p w14:paraId="7C8380E9" w14:textId="1F9E1583" w:rsidR="00053564" w:rsidRDefault="00053564" w:rsidP="00365409">
      <w:pPr>
        <w:pStyle w:val="TermNum"/>
        <w:numPr>
          <w:ilvl w:val="0"/>
          <w:numId w:val="0"/>
        </w:numPr>
      </w:pPr>
      <w:r>
        <w:t>flow line (also flowline)</w:t>
      </w:r>
    </w:p>
    <w:p w14:paraId="5BF57855" w14:textId="77777777" w:rsidR="00053564" w:rsidRPr="00365409" w:rsidRDefault="00053564" w:rsidP="00365409">
      <w:pPr>
        <w:pStyle w:val="StandardWeb"/>
        <w:jc w:val="both"/>
        <w:rPr>
          <w:lang w:val="en-US"/>
        </w:rPr>
      </w:pPr>
      <w:r w:rsidRPr="00365409">
        <w:rPr>
          <w:lang w:val="en-US"/>
        </w:rPr>
        <w:t xml:space="preserve">Geometric representation of the (topological) flow path, usually a geometric curve. </w:t>
      </w:r>
    </w:p>
    <w:p w14:paraId="6F2DA7A0" w14:textId="47269855"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representation of the flow path. </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2EAED34A"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03EC92A1" w:rsidR="00463826" w:rsidRPr="008E510D" w:rsidRDefault="00463826" w:rsidP="00450C77">
      <w:pPr>
        <w:pStyle w:val="StandardWeb"/>
        <w:jc w:val="both"/>
        <w:rPr>
          <w:lang w:val="en-US"/>
        </w:rPr>
      </w:pPr>
      <w:r w:rsidRPr="008E510D">
        <w:rPr>
          <w:lang w:val="en-US"/>
        </w:rPr>
        <w:t xml:space="preserve">Science dealing with the description and measurement of open bodies of water. </w:t>
      </w:r>
      <w:r w:rsidR="003602D6">
        <w:rPr>
          <w:lang w:val="en-US"/>
        </w:rPr>
        <w:t>[9]</w:t>
      </w:r>
    </w:p>
    <w:p w14:paraId="54AF3E5B" w14:textId="79153666" w:rsidR="00463826" w:rsidRPr="008E510D" w:rsidRDefault="00463826" w:rsidP="00450C77">
      <w:pPr>
        <w:pStyle w:val="StandardWeb"/>
        <w:jc w:val="both"/>
        <w:rPr>
          <w:lang w:val="en-US"/>
        </w:rPr>
      </w:pPr>
      <w:r w:rsidRPr="008E510D">
        <w:rPr>
          <w:lang w:val="en-US"/>
        </w:rPr>
        <w:t>NOTE: In this context, hydrography refers to the description of surface</w:t>
      </w:r>
      <w:r w:rsidR="002C507E">
        <w:rPr>
          <w:lang w:val="en-US"/>
        </w:rPr>
        <w:t>-</w:t>
      </w:r>
      <w:r w:rsidRPr="008E510D">
        <w:rPr>
          <w:lang w:val="en-US"/>
        </w:rPr>
        <w:t xml:space="preserve">water bodies. Its measurement in terms of surveying, e.g. for navigational purposes, is not in the concern of the HY_Features model. </w:t>
      </w:r>
      <w:commentRangeStart w:id="63"/>
      <w:del w:id="64" w:author="GRDC/ID" w:date="2016-09-06T13:38:00Z">
        <w:r w:rsidRPr="008E510D" w:rsidDel="00604C0F">
          <w:rPr>
            <w:rStyle w:val="Fett"/>
            <w:lang w:val="en-US"/>
          </w:rPr>
          <w:delText>[is this still true? - thinking on water edge]</w:delText>
        </w:r>
        <w:commentRangeEnd w:id="63"/>
        <w:r w:rsidR="00604C0F" w:rsidDel="00604C0F">
          <w:rPr>
            <w:rStyle w:val="Kommentarzeichen"/>
            <w:lang w:val="en-US" w:eastAsia="en-US"/>
          </w:rPr>
          <w:commentReference w:id="63"/>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3239051B"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6A74C0B6"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unknown or </w:t>
      </w:r>
      <w:r w:rsidR="003037AB">
        <w:rPr>
          <w:lang w:val="en-US"/>
        </w:rPr>
        <w:t xml:space="preserve">not </w:t>
      </w:r>
      <w:r w:rsidR="007267C1">
        <w:rPr>
          <w:lang w:val="en-US"/>
        </w:rPr>
        <w:t>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226003B7"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23FAF721"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w:t>
      </w:r>
      <w:r w:rsidR="00552B26">
        <w:rPr>
          <w:lang w:val="en-US"/>
        </w:rPr>
        <w:t xml:space="preserve">logical </w:t>
      </w:r>
      <w:r w:rsidR="00463826" w:rsidRPr="008E510D">
        <w:rPr>
          <w:lang w:val="en-US"/>
        </w:rPr>
        <w:t xml:space="preserve">concept </w:t>
      </w:r>
      <w:r w:rsidR="00552B26">
        <w:rPr>
          <w:lang w:val="en-US"/>
        </w:rPr>
        <w:t xml:space="preserve">(idea) </w:t>
      </w:r>
      <w:r w:rsidR="00463826" w:rsidRPr="008E510D">
        <w:rPr>
          <w:lang w:val="en-US"/>
        </w:rPr>
        <w:t xml:space="preserve">within </w:t>
      </w:r>
      <w:r>
        <w:rPr>
          <w:lang w:val="en-US"/>
        </w:rPr>
        <w:t>the</w:t>
      </w:r>
      <w:r w:rsidR="00463826" w:rsidRPr="008E510D">
        <w:rPr>
          <w:lang w:val="en-US"/>
        </w:rPr>
        <w:t xml:space="preserve"> hydrologic complex.</w:t>
      </w:r>
      <w:r w:rsidR="009D4186">
        <w:rPr>
          <w:lang w:val="en-US"/>
        </w:rPr>
        <w:t xml:space="preserve"> Example: Hydrographic network realizing the logical catchment as network of one-dimensional flowpaths.</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w:t>
      </w:r>
      <w:r w:rsidRPr="008E510D">
        <w:rPr>
          <w:lang w:val="en-US"/>
        </w:rPr>
        <w:lastRenderedPageBreak/>
        <w:t xml:space="preserve">and physical properties, their reaction with their environment, including their relation to living beings. </w:t>
      </w:r>
      <w:r w:rsidR="003602D6">
        <w:rPr>
          <w:lang w:val="en-US"/>
        </w:rPr>
        <w:t>[9]</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1BEE2191"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hydrometric station</w:t>
      </w:r>
      <w:r w:rsidR="00286014">
        <w:rPr>
          <w:i/>
          <w:lang w:val="en-US"/>
        </w:rPr>
        <w:t xml:space="preserve"> </w:t>
      </w:r>
      <w:r w:rsidR="00286014">
        <w:t xml:space="preserve">at which data on water in rivers, lakes or reservoirs are </w:t>
      </w:r>
      <w:r w:rsidR="00286014">
        <w:t>obtained on physical a</w:t>
      </w:r>
      <w:r w:rsidR="000605D4">
        <w:t>nd chemical properties of water</w:t>
      </w:r>
      <w:r w:rsidR="00286014">
        <w:t xml:space="preserve"> </w:t>
      </w:r>
      <w:r w:rsidR="003602D6">
        <w:rPr>
          <w:lang w:val="en-US"/>
        </w:rPr>
        <w:t>[9]</w:t>
      </w:r>
      <w:r w:rsidR="000605D4">
        <w:rPr>
          <w:lang w:val="en-US"/>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00463826" w:rsidRPr="008E510D">
        <w:rPr>
          <w:lang w:val="en-US"/>
        </w:rPr>
        <w:t>[</w:t>
      </w:r>
      <w:r w:rsidR="00110451">
        <w:rPr>
          <w:lang w:val="en-US"/>
        </w:rPr>
        <w:t>4</w:t>
      </w:r>
      <w:r w:rsidR="00463826" w:rsidRPr="008E510D">
        <w:rPr>
          <w:lang w:val="en-US"/>
        </w:rPr>
        <w:t>].</w:t>
      </w:r>
    </w:p>
    <w:p w14:paraId="0B3C874C" w14:textId="77777777" w:rsidR="00556C82" w:rsidRDefault="00556C82" w:rsidP="00365409">
      <w:pPr>
        <w:pStyle w:val="TermNum"/>
      </w:pPr>
    </w:p>
    <w:p w14:paraId="63C6570A" w14:textId="533F1C94" w:rsidR="00CC6BA3" w:rsidRDefault="00CC6BA3" w:rsidP="00365409">
      <w:pPr>
        <w:pStyle w:val="TermNum"/>
        <w:numPr>
          <w:ilvl w:val="0"/>
          <w:numId w:val="0"/>
        </w:numPr>
      </w:pPr>
      <w:r>
        <w:t>hydrometric network</w:t>
      </w:r>
    </w:p>
    <w:p w14:paraId="48C23C75" w14:textId="2703C585" w:rsidR="00CC6BA3" w:rsidRDefault="00605384" w:rsidP="00CC6BA3">
      <w:pPr>
        <w:pStyle w:val="StandardWeb"/>
        <w:jc w:val="both"/>
        <w:rPr>
          <w:lang w:val="en-US"/>
        </w:rPr>
      </w:pPr>
      <w:r>
        <w:rPr>
          <w:lang w:val="en-US"/>
        </w:rPr>
        <w:t>A</w:t>
      </w:r>
      <w:r w:rsidR="00CC6BA3" w:rsidRPr="00365409">
        <w:rPr>
          <w:lang w:val="en-US"/>
        </w:rPr>
        <w:t>ggregate of logically connected monitoring stations</w:t>
      </w:r>
      <w:r w:rsidR="00CC6BA3">
        <w:rPr>
          <w:lang w:val="en-US"/>
        </w:rPr>
        <w:t xml:space="preserve"> used </w:t>
      </w:r>
      <w:r w:rsidR="00556C82">
        <w:rPr>
          <w:lang w:val="en-US"/>
        </w:rPr>
        <w:t>for hydrologic observation.</w:t>
      </w:r>
    </w:p>
    <w:p w14:paraId="3277D36F" w14:textId="1C6481A4" w:rsidR="00CC6BA3" w:rsidRPr="00365409" w:rsidRDefault="00556C82" w:rsidP="00605384">
      <w:pPr>
        <w:pStyle w:val="StandardWeb"/>
        <w:jc w:val="both"/>
        <w:rPr>
          <w:rFonts w:ascii="Segoe UI" w:hAnsi="Segoe UI" w:cs="Segoe UI"/>
          <w:sz w:val="18"/>
          <w:szCs w:val="18"/>
        </w:rPr>
      </w:pPr>
      <w:r>
        <w:rPr>
          <w:lang w:val="en-US"/>
        </w:rPr>
        <w:t>NOTE</w:t>
      </w:r>
      <w:r w:rsidR="00CC6BA3" w:rsidRPr="00C25AD2">
        <w:rPr>
          <w:lang w:val="en-US"/>
        </w:rPr>
        <w:t xml:space="preserve">: This definition references the  definition of a </w:t>
      </w:r>
      <w:r w:rsidR="00CC6BA3">
        <w:rPr>
          <w:i/>
          <w:lang w:val="en-US"/>
        </w:rPr>
        <w:t xml:space="preserve">hydrological network </w:t>
      </w:r>
      <w:r w:rsidR="00CC6BA3">
        <w:t xml:space="preserve">hydrological stations and observing posts situated within catchment in such a way as to provide the means of studying the 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56CE1ECF"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p>
    <w:p w14:paraId="7775D9A3" w14:textId="77777777" w:rsidR="00164A2A" w:rsidRDefault="00164A2A" w:rsidP="00365409">
      <w:pPr>
        <w:pStyle w:val="TermNum"/>
      </w:pPr>
    </w:p>
    <w:p w14:paraId="37DD65B4" w14:textId="1B8E5D2F" w:rsidR="00164A2A" w:rsidRDefault="00164A2A" w:rsidP="00365409">
      <w:pPr>
        <w:pStyle w:val="TermNum"/>
        <w:numPr>
          <w:ilvl w:val="0"/>
          <w:numId w:val="0"/>
        </w:numPr>
      </w:pPr>
      <w:r>
        <w:t>interior catchment</w:t>
      </w:r>
    </w:p>
    <w:p w14:paraId="23EB955C" w14:textId="04A89132" w:rsidR="00164A2A" w:rsidRDefault="00164A2A" w:rsidP="00450C77">
      <w:pPr>
        <w:pStyle w:val="StandardWeb"/>
        <w:jc w:val="both"/>
        <w:rPr>
          <w:lang w:val="en-US"/>
        </w:rPr>
      </w:pPr>
      <w:r>
        <w:t>Catchment wherein all waters are collected endorheic</w:t>
      </w:r>
      <w:r w:rsidR="003037AB">
        <w:t>; an interior catchment is not</w:t>
      </w:r>
      <w:r>
        <w:t xml:space="preserve"> connected to other catchments.</w:t>
      </w:r>
      <w:r w:rsidR="0084673D">
        <w:t xml:space="preserve"> </w:t>
      </w:r>
    </w:p>
    <w:p w14:paraId="123C6835" w14:textId="3C80C7D0" w:rsidR="00164A2A" w:rsidRDefault="00556C82" w:rsidP="00450C77">
      <w:pPr>
        <w:pStyle w:val="StandardWeb"/>
        <w:jc w:val="both"/>
        <w:rPr>
          <w:lang w:val="en-US"/>
        </w:rPr>
      </w:pPr>
      <w:r>
        <w:rPr>
          <w:lang w:val="en-US"/>
        </w:rPr>
        <w:t>NOTE</w:t>
      </w:r>
      <w:r w:rsidR="00164A2A" w:rsidRPr="00C25AD2">
        <w:rPr>
          <w:lang w:val="en-US"/>
        </w:rPr>
        <w:t xml:space="preserve">: This definition </w:t>
      </w:r>
      <w:r w:rsidR="003037AB">
        <w:rPr>
          <w:lang w:val="en-US"/>
        </w:rPr>
        <w:t>is rooted</w:t>
      </w:r>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r w:rsidR="00164A2A">
        <w:t xml:space="preserve">collecting water in sinks or lakes not connected to streams </w:t>
      </w:r>
      <w:r w:rsidR="003602D6">
        <w:t>[9]</w:t>
      </w:r>
      <w:r w:rsidR="00164A2A">
        <w:rPr>
          <w:lang w:val="en-US"/>
        </w:rPr>
        <w:t>.</w:t>
      </w:r>
    </w:p>
    <w:p w14:paraId="6AD4CC26" w14:textId="77777777" w:rsidR="00053564" w:rsidRDefault="00053564" w:rsidP="00365409">
      <w:pPr>
        <w:pStyle w:val="TermNum"/>
      </w:pPr>
    </w:p>
    <w:p w14:paraId="4E74796F" w14:textId="3DF7DD46" w:rsidR="00053564" w:rsidRDefault="00053564" w:rsidP="00365409">
      <w:pPr>
        <w:pStyle w:val="TermNum"/>
        <w:numPr>
          <w:ilvl w:val="0"/>
          <w:numId w:val="0"/>
        </w:numPr>
      </w:pPr>
      <w:r>
        <w:t>l</w:t>
      </w:r>
      <w:r w:rsidR="005A640F">
        <w:t>inear element</w:t>
      </w:r>
    </w:p>
    <w:p w14:paraId="6F8867A3" w14:textId="3D5943F2" w:rsidR="00796530" w:rsidRPr="009E0B55" w:rsidRDefault="00796530" w:rsidP="00796530">
      <w:pPr>
        <w:pStyle w:val="StandardWeb"/>
        <w:jc w:val="both"/>
        <w:rPr>
          <w:lang w:val="en-US"/>
        </w:rPr>
      </w:pPr>
      <w:r>
        <w:rPr>
          <w:lang w:val="en-US"/>
        </w:rPr>
        <w:t>Linear geometric representation</w:t>
      </w:r>
      <w:r w:rsidR="003037AB">
        <w:rPr>
          <w:lang w:val="en-US"/>
        </w:rPr>
        <w:t>,</w:t>
      </w:r>
      <w:r>
        <w:rPr>
          <w:lang w:val="en-US"/>
        </w:rPr>
        <w:t xml:space="preserve"> </w:t>
      </w:r>
      <w:r w:rsidR="003037AB">
        <w:rPr>
          <w:lang w:val="en-US"/>
        </w:rPr>
        <w:t xml:space="preserve">which </w:t>
      </w:r>
      <w:r>
        <w:rPr>
          <w:lang w:val="en-US"/>
        </w:rPr>
        <w:t xml:space="preserve">forms the axis (shape) </w:t>
      </w:r>
      <w:r w:rsidRPr="00A96E51">
        <w:rPr>
          <w:lang w:val="en-US"/>
        </w:rPr>
        <w:t xml:space="preserve">in </w:t>
      </w:r>
      <w:r>
        <w:rPr>
          <w:lang w:val="en-US"/>
        </w:rPr>
        <w:t>a linear</w:t>
      </w:r>
      <w:r w:rsidRPr="00A96E51">
        <w:rPr>
          <w:lang w:val="en-US"/>
        </w:rPr>
        <w:t xml:space="preserve"> </w:t>
      </w:r>
      <w:r>
        <w:rPr>
          <w:lang w:val="en-US"/>
        </w:rPr>
        <w:t>coordinate</w:t>
      </w:r>
      <w:r w:rsidRPr="00A96E51">
        <w:rPr>
          <w:lang w:val="en-US"/>
        </w:rPr>
        <w:t xml:space="preserve"> system</w:t>
      </w:r>
      <w:r>
        <w:rPr>
          <w:lang w:val="en-US"/>
        </w:rPr>
        <w:t>.</w:t>
      </w:r>
      <w:r w:rsidR="003037AB">
        <w:rPr>
          <w:lang w:val="en-US"/>
        </w:rPr>
        <w:t xml:space="preserve"> </w:t>
      </w:r>
    </w:p>
    <w:p w14:paraId="359F8B69" w14:textId="3B87212F" w:rsidR="00053564" w:rsidRDefault="00796530" w:rsidP="00365409">
      <w:pPr>
        <w:pStyle w:val="StandardWeb"/>
        <w:jc w:val="both"/>
        <w:rPr>
          <w:rFonts w:ascii="ArialMT" w:hAnsi="ArialMT" w:cs="ArialMT"/>
          <w:sz w:val="20"/>
          <w:szCs w:val="20"/>
        </w:rPr>
      </w:pPr>
      <w:r>
        <w:rPr>
          <w:lang w:val="en-US"/>
        </w:rPr>
        <w:lastRenderedPageBreak/>
        <w:t>A</w:t>
      </w:r>
      <w:r w:rsidR="00844BA9">
        <w:rPr>
          <w:lang w:val="en-US"/>
        </w:rPr>
        <w:t>nything</w:t>
      </w:r>
      <w:r w:rsidR="005A640F">
        <w:rPr>
          <w:lang w:val="en-US"/>
        </w:rPr>
        <w:t xml:space="preserve"> which can </w:t>
      </w:r>
      <w:r w:rsidR="00053564" w:rsidRPr="00365409">
        <w:rPr>
          <w:lang w:val="en-US"/>
        </w:rPr>
        <w:t xml:space="preserve">be measured using </w:t>
      </w:r>
      <w:r w:rsidR="00844BA9">
        <w:rPr>
          <w:lang w:val="en-US"/>
        </w:rPr>
        <w:t xml:space="preserve">a </w:t>
      </w:r>
      <w:r w:rsidR="00053564" w:rsidRPr="00365409">
        <w:rPr>
          <w:lang w:val="en-US"/>
        </w:rPr>
        <w:t>linear referencing</w:t>
      </w:r>
      <w:r>
        <w:rPr>
          <w:lang w:val="en-US"/>
        </w:rPr>
        <w:t xml:space="preserve"> </w:t>
      </w:r>
      <w:r w:rsidR="00053564" w:rsidRPr="00365409">
        <w:rPr>
          <w:lang w:val="en-US"/>
        </w:rPr>
        <w:t>[ISO 19148]</w:t>
      </w:r>
      <w:r>
        <w:rPr>
          <w:lang w:val="en-US"/>
        </w:rPr>
        <w:t xml:space="preserve">.  </w:t>
      </w:r>
    </w:p>
    <w:p w14:paraId="6246FCCA" w14:textId="77777777" w:rsidR="00053564" w:rsidRDefault="00053564" w:rsidP="00365409">
      <w:pPr>
        <w:pStyle w:val="TermNum"/>
      </w:pPr>
    </w:p>
    <w:p w14:paraId="44B4070C" w14:textId="3C0A317F" w:rsidR="00053564" w:rsidRDefault="00053564" w:rsidP="00365409">
      <w:pPr>
        <w:pStyle w:val="TermNum"/>
        <w:numPr>
          <w:ilvl w:val="0"/>
          <w:numId w:val="0"/>
        </w:numPr>
      </w:pPr>
      <w:r>
        <w:t>l</w:t>
      </w:r>
      <w:r w:rsidR="005A640F">
        <w:t xml:space="preserve">inear coordinate </w:t>
      </w:r>
      <w:r>
        <w:t>system</w:t>
      </w:r>
    </w:p>
    <w:p w14:paraId="13CA11BA" w14:textId="38283B07" w:rsidR="004A04F6" w:rsidRDefault="005A640F" w:rsidP="00450C77">
      <w:pPr>
        <w:pStyle w:val="StandardWeb"/>
        <w:jc w:val="both"/>
        <w:rPr>
          <w:lang w:val="en-US"/>
        </w:rPr>
      </w:pPr>
      <w:r>
        <w:t>O</w:t>
      </w:r>
      <w:r w:rsidR="00053564" w:rsidRPr="00365409">
        <w:rPr>
          <w:lang w:val="en-US"/>
        </w:rPr>
        <w:t xml:space="preserve">ne-dimensional coordinate system in which a linear feature forms the axis [ISO 19111]. </w:t>
      </w:r>
    </w:p>
    <w:p w14:paraId="49CE5C43" w14:textId="77777777" w:rsidR="00605384" w:rsidRDefault="00605384" w:rsidP="00365409">
      <w:pPr>
        <w:pStyle w:val="TermNum"/>
      </w:pPr>
    </w:p>
    <w:p w14:paraId="560A110B" w14:textId="07EC2C52" w:rsidR="004A04F6" w:rsidRDefault="00605384" w:rsidP="00365409">
      <w:pPr>
        <w:pStyle w:val="TermNum"/>
        <w:numPr>
          <w:ilvl w:val="0"/>
          <w:numId w:val="0"/>
        </w:numPr>
      </w:pPr>
      <w:r>
        <w:t>l</w:t>
      </w:r>
      <w:r w:rsidR="004A04F6">
        <w:t>ongitudinal section (of a stream)</w:t>
      </w:r>
    </w:p>
    <w:p w14:paraId="5B3CBB72" w14:textId="77777777" w:rsidR="004A04F6" w:rsidRPr="00365409" w:rsidRDefault="004A04F6" w:rsidP="00365409">
      <w:pPr>
        <w:pStyle w:val="StandardWeb"/>
        <w:jc w:val="both"/>
        <w:rPr>
          <w:lang w:val="en-US"/>
        </w:rPr>
      </w:pPr>
      <w:r w:rsidRPr="00365409">
        <w:rPr>
          <w:lang w:val="en-US"/>
        </w:rPr>
        <w:t>Vertical section of a stream in longitudinal direction.</w:t>
      </w:r>
    </w:p>
    <w:p w14:paraId="43EFE632" w14:textId="337E3D85" w:rsidR="004A04F6" w:rsidRPr="002858D1" w:rsidRDefault="004A04F6" w:rsidP="004A04F6">
      <w:pPr>
        <w:pStyle w:val="StandardWeb"/>
        <w:jc w:val="both"/>
        <w:rPr>
          <w:lang w:val="en-US"/>
        </w:rPr>
      </w:pPr>
      <w:r w:rsidRPr="002858D1">
        <w:rPr>
          <w:lang w:val="en-US"/>
        </w:rPr>
        <w:t xml:space="preserve">NOTE: </w:t>
      </w:r>
      <w:r w:rsidRPr="00365409">
        <w:rPr>
          <w:lang w:val="en-US"/>
        </w:rPr>
        <w:t xml:space="preserve">Note: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365409">
      <w:pPr>
        <w:pStyle w:val="TermNum"/>
      </w:pPr>
    </w:p>
    <w:p w14:paraId="1F1144EA" w14:textId="3DAC49E2" w:rsidR="004A04F6" w:rsidRDefault="00605384" w:rsidP="00365409">
      <w:pPr>
        <w:pStyle w:val="TermNum"/>
        <w:numPr>
          <w:ilvl w:val="0"/>
          <w:numId w:val="0"/>
        </w:numPr>
      </w:pPr>
      <w:r>
        <w:t>l</w:t>
      </w:r>
      <w:r w:rsidR="004A04F6">
        <w:t>ongitudinal section (of a stream bed)</w:t>
      </w:r>
    </w:p>
    <w:p w14:paraId="1B182642" w14:textId="4F85630C" w:rsidR="004A04F6" w:rsidRPr="00365409" w:rsidRDefault="00365409" w:rsidP="00365409">
      <w:pPr>
        <w:pStyle w:val="StandardWeb"/>
        <w:jc w:val="both"/>
        <w:rPr>
          <w:lang w:val="en-US"/>
        </w:rPr>
      </w:pPr>
      <w:r>
        <w:rPr>
          <w:lang w:val="en-US"/>
        </w:rPr>
        <w:t>Longitudinal</w:t>
      </w:r>
      <w:r w:rsidR="004A04F6" w:rsidRPr="00365409">
        <w:rPr>
          <w:lang w:val="en-US"/>
        </w:rPr>
        <w:t xml:space="preserve"> section of a stream bed in a vertical plane. </w:t>
      </w:r>
    </w:p>
    <w:p w14:paraId="2757A59A" w14:textId="75BFA0CE" w:rsidR="004A04F6" w:rsidRPr="00365409" w:rsidRDefault="004A04F6" w:rsidP="00450C77">
      <w:pPr>
        <w:pStyle w:val="StandardWeb"/>
        <w:jc w:val="both"/>
      </w:pPr>
      <w:r>
        <w:rPr>
          <w:lang w:val="en-US"/>
        </w:rPr>
        <w:t xml:space="preserve">NOTE: </w:t>
      </w:r>
      <w:r w:rsidRPr="00C25AD2">
        <w:rPr>
          <w:lang w:val="en-US"/>
        </w:rPr>
        <w:t xml:space="preserve">This definition references the  definition of a </w:t>
      </w:r>
      <w:r w:rsidRPr="00605384">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ABE3115" w14:textId="77777777" w:rsidR="005A640F" w:rsidRDefault="005A640F" w:rsidP="00365409">
      <w:pPr>
        <w:pStyle w:val="TermNum"/>
      </w:pPr>
    </w:p>
    <w:p w14:paraId="7121B29E" w14:textId="51356555" w:rsidR="005A640F" w:rsidRPr="00796530" w:rsidRDefault="005A640F" w:rsidP="00365409">
      <w:pPr>
        <w:pStyle w:val="TermNum"/>
        <w:numPr>
          <w:ilvl w:val="0"/>
          <w:numId w:val="0"/>
        </w:numPr>
      </w:pPr>
      <w:r w:rsidRPr="00796530">
        <w:t>main stem</w:t>
      </w:r>
    </w:p>
    <w:p w14:paraId="0BA0DFF5" w14:textId="24907042" w:rsidR="005A640F" w:rsidRPr="00796530" w:rsidDel="00796530" w:rsidRDefault="00365409" w:rsidP="00450C77">
      <w:pPr>
        <w:pStyle w:val="StandardWeb"/>
        <w:jc w:val="both"/>
        <w:rPr>
          <w:del w:id="65" w:author="GRDC/ID" w:date="2016-09-15T12:56:00Z"/>
          <w:lang w:val="en-US"/>
        </w:rPr>
      </w:pPr>
      <w:commentRangeStart w:id="66"/>
      <w:r>
        <w:t>Main</w:t>
      </w:r>
      <w:r w:rsidRPr="00796530">
        <w:rPr>
          <w:lang w:val="en-US"/>
        </w:rPr>
        <w:t xml:space="preserve"> </w:t>
      </w:r>
      <w:r w:rsidR="005A640F" w:rsidRPr="00796530">
        <w:rPr>
          <w:lang w:val="en-US"/>
        </w:rPr>
        <w:t xml:space="preserve">course along </w:t>
      </w:r>
      <w:r w:rsidR="003037AB">
        <w:rPr>
          <w:lang w:val="en-US"/>
        </w:rPr>
        <w:t xml:space="preserve">which </w:t>
      </w:r>
      <w:r w:rsidR="00796530" w:rsidRPr="00796530">
        <w:rPr>
          <w:lang w:val="en-US"/>
        </w:rPr>
        <w:t xml:space="preserve">a stream </w:t>
      </w:r>
      <w:r w:rsidR="005A640F" w:rsidRPr="00796530">
        <w:rPr>
          <w:lang w:val="en-US"/>
        </w:rPr>
        <w:t xml:space="preserve">flows, usually the </w:t>
      </w:r>
      <w:r w:rsidR="00796530" w:rsidRPr="00796530">
        <w:rPr>
          <w:lang w:val="en-US"/>
        </w:rPr>
        <w:t>main section of a</w:t>
      </w:r>
      <w:r w:rsidR="005A640F" w:rsidRPr="00796530">
        <w:rPr>
          <w:lang w:val="en-US"/>
        </w:rPr>
        <w:t xml:space="preserve"> stream from headwaters to the mouth, except tributaries. </w:t>
      </w:r>
      <w:commentRangeEnd w:id="66"/>
      <w:r w:rsidR="00796530">
        <w:rPr>
          <w:rStyle w:val="Kommentarzeichen"/>
          <w:lang w:val="en-US" w:eastAsia="en-US"/>
        </w:rPr>
        <w:commentReference w:id="66"/>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4E065DA5" w14:textId="5D11DA5A" w:rsidR="00A3135F"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47F5268C" w14:textId="77777777" w:rsidR="00095CAE" w:rsidRDefault="00095CAE" w:rsidP="00365409">
      <w:pPr>
        <w:pStyle w:val="TermNum"/>
      </w:pPr>
    </w:p>
    <w:p w14:paraId="7C858406" w14:textId="3B75013B" w:rsidR="00095CAE" w:rsidRDefault="00095CAE" w:rsidP="00365409">
      <w:pPr>
        <w:pStyle w:val="TermNum"/>
        <w:numPr>
          <w:ilvl w:val="0"/>
          <w:numId w:val="0"/>
        </w:numPr>
      </w:pPr>
      <w:r>
        <w:t>o</w:t>
      </w:r>
      <w:r w:rsidR="00605384">
        <w:t>utfall</w:t>
      </w:r>
    </w:p>
    <w:p w14:paraId="597E23AF" w14:textId="3D57D1C7" w:rsidR="00A75449" w:rsidRDefault="004A04F6" w:rsidP="00450C77">
      <w:pPr>
        <w:pStyle w:val="StandardWeb"/>
        <w:jc w:val="both"/>
        <w:rPr>
          <w:lang w:val="en-US"/>
        </w:rPr>
      </w:pPr>
      <w:r>
        <w:rPr>
          <w:lang w:val="en-US"/>
        </w:rPr>
        <w:t>L</w:t>
      </w:r>
      <w:r w:rsidR="00095CAE" w:rsidRPr="00095CAE">
        <w:rPr>
          <w:lang w:val="en-US"/>
        </w:rPr>
        <w:t>ogical</w:t>
      </w:r>
      <w:r w:rsidR="00095CAE" w:rsidRPr="00365409">
        <w:rPr>
          <w:lang w:val="en-US"/>
        </w:rPr>
        <w:t xml:space="preserve"> outlet of a catchment. The outfall represents the logical place where a catchment interacts with another catchment. The outfall denotes the union of </w:t>
      </w:r>
      <w:r w:rsidR="00547049" w:rsidRPr="00365409">
        <w:rPr>
          <w:lang w:val="en-US"/>
        </w:rPr>
        <w:t xml:space="preserve">catchment and </w:t>
      </w:r>
      <w:r w:rsidR="00A75449">
        <w:rPr>
          <w:lang w:val="en-US"/>
        </w:rPr>
        <w:t>its common outlet</w:t>
      </w:r>
      <w:r w:rsidR="00A75449" w:rsidRPr="00365409">
        <w:rPr>
          <w:lang w:val="en-US"/>
        </w:rPr>
        <w:t xml:space="preserve"> </w:t>
      </w:r>
      <w:r w:rsidR="00547049" w:rsidRPr="00365409">
        <w:rPr>
          <w:lang w:val="en-US"/>
        </w:rPr>
        <w:t xml:space="preserve">which </w:t>
      </w:r>
      <w:r w:rsidR="00095CAE">
        <w:rPr>
          <w:lang w:val="en-US"/>
        </w:rPr>
        <w:t xml:space="preserve">means that </w:t>
      </w:r>
      <w:r w:rsidR="00A75449">
        <w:rPr>
          <w:lang w:val="en-US"/>
        </w:rPr>
        <w:t>the</w:t>
      </w:r>
      <w:r w:rsidR="00A75449" w:rsidRPr="00365409">
        <w:rPr>
          <w:lang w:val="en-US"/>
        </w:rPr>
        <w:t xml:space="preserve"> </w:t>
      </w:r>
      <w:r w:rsidR="00A75449">
        <w:rPr>
          <w:lang w:val="en-US"/>
        </w:rPr>
        <w:t xml:space="preserve">logical </w:t>
      </w:r>
      <w:r w:rsidR="00095CAE" w:rsidRPr="00365409">
        <w:rPr>
          <w:lang w:val="en-US"/>
        </w:rPr>
        <w:t xml:space="preserve">catchment </w:t>
      </w:r>
      <w:r w:rsidR="00A75449">
        <w:rPr>
          <w:lang w:val="en-US"/>
        </w:rPr>
        <w:t>in general</w:t>
      </w:r>
      <w:r w:rsidR="00A75449" w:rsidRPr="00365409">
        <w:rPr>
          <w:lang w:val="en-US"/>
        </w:rPr>
        <w:t xml:space="preserve"> </w:t>
      </w:r>
      <w:r w:rsidR="00095CAE" w:rsidRPr="00365409">
        <w:rPr>
          <w:lang w:val="en-US"/>
        </w:rPr>
        <w:t>exists with a</w:t>
      </w:r>
      <w:r w:rsidR="00547049" w:rsidRPr="00365409">
        <w:rPr>
          <w:lang w:val="en-US"/>
        </w:rPr>
        <w:t>n</w:t>
      </w:r>
      <w:r w:rsidR="00095CAE" w:rsidRPr="00365409">
        <w:rPr>
          <w:lang w:val="en-US"/>
        </w:rPr>
        <w:t xml:space="preserve"> o</w:t>
      </w:r>
      <w:r w:rsidR="00547049" w:rsidRPr="00365409">
        <w:rPr>
          <w:lang w:val="en-US"/>
        </w:rPr>
        <w:t xml:space="preserve">utfall, and </w:t>
      </w:r>
      <w:r w:rsidR="00A75449">
        <w:rPr>
          <w:lang w:val="en-US"/>
        </w:rPr>
        <w:t xml:space="preserve">the logical </w:t>
      </w:r>
      <w:r w:rsidR="00095CAE" w:rsidRPr="00365409">
        <w:rPr>
          <w:lang w:val="en-US"/>
        </w:rPr>
        <w:t xml:space="preserve">outfall </w:t>
      </w:r>
      <w:r w:rsidR="00547049" w:rsidRPr="00365409">
        <w:rPr>
          <w:lang w:val="en-US"/>
        </w:rPr>
        <w:t>can</w:t>
      </w:r>
      <w:r w:rsidR="00095CAE" w:rsidRPr="00365409">
        <w:rPr>
          <w:lang w:val="en-US"/>
        </w:rPr>
        <w:t xml:space="preserve">not </w:t>
      </w:r>
      <w:r w:rsidR="00547049" w:rsidRPr="00365409">
        <w:rPr>
          <w:lang w:val="en-US"/>
        </w:rPr>
        <w:t xml:space="preserve">exists </w:t>
      </w:r>
      <w:r w:rsidR="00095CAE" w:rsidRPr="00365409">
        <w:rPr>
          <w:lang w:val="en-US"/>
        </w:rPr>
        <w:t xml:space="preserve">without a </w:t>
      </w:r>
      <w:r w:rsidR="00547049" w:rsidRPr="00365409">
        <w:rPr>
          <w:lang w:val="en-US"/>
        </w:rPr>
        <w:t xml:space="preserve">corresponding </w:t>
      </w:r>
      <w:r w:rsidR="00095CAE" w:rsidRPr="00365409">
        <w:rPr>
          <w:lang w:val="en-US"/>
        </w:rPr>
        <w:t>catchment</w:t>
      </w:r>
      <w:r w:rsidR="00547049" w:rsidRPr="00365409">
        <w:rPr>
          <w:lang w:val="en-US"/>
        </w:rPr>
        <w:t xml:space="preserve">. </w:t>
      </w:r>
    </w:p>
    <w:p w14:paraId="5B855623" w14:textId="1E0BC832" w:rsidR="00E24C80" w:rsidRPr="00365409" w:rsidRDefault="00A75449" w:rsidP="00450C77">
      <w:pPr>
        <w:pStyle w:val="StandardWeb"/>
        <w:jc w:val="both"/>
        <w:rPr>
          <w:lang w:val="en-US"/>
        </w:rPr>
      </w:pPr>
      <w:r>
        <w:rPr>
          <w:lang w:val="en-US"/>
        </w:rPr>
        <w:t xml:space="preserve">NOTE: </w:t>
      </w:r>
      <w:r w:rsidR="007D7206">
        <w:rPr>
          <w:lang w:val="en-US"/>
        </w:rPr>
        <w:t xml:space="preserve">The existence of a logical outfall which is </w:t>
      </w:r>
      <w:r w:rsidR="007D7206" w:rsidRPr="008E510D">
        <w:rPr>
          <w:lang w:val="en-US"/>
        </w:rPr>
        <w:t>unknown</w:t>
      </w:r>
      <w:r w:rsidR="007D7206" w:rsidRPr="00365409">
        <w:rPr>
          <w:lang w:val="en-US"/>
        </w:rPr>
        <w:t>,</w:t>
      </w:r>
      <w:r w:rsidR="007D7206" w:rsidRPr="008E510D">
        <w:rPr>
          <w:lang w:val="en-US"/>
        </w:rPr>
        <w:t xml:space="preserve"> </w:t>
      </w:r>
      <w:r w:rsidR="007D7206">
        <w:rPr>
          <w:lang w:val="en-US"/>
        </w:rPr>
        <w:t>un-realized</w:t>
      </w:r>
      <w:r w:rsidR="007D7206" w:rsidRPr="00095CAE">
        <w:rPr>
          <w:lang w:val="en-US"/>
        </w:rPr>
        <w:t>,</w:t>
      </w:r>
      <w:r w:rsidR="007D7206">
        <w:rPr>
          <w:lang w:val="en-US"/>
        </w:rPr>
        <w:t xml:space="preserve"> or not represented</w:t>
      </w:r>
      <w:r w:rsidR="007D7206" w:rsidRPr="00095CAE">
        <w:rPr>
          <w:lang w:val="en-US"/>
        </w:rPr>
        <w:t>,</w:t>
      </w:r>
      <w:r w:rsidR="007D7206" w:rsidRPr="008E510D">
        <w:rPr>
          <w:lang w:val="en-US"/>
        </w:rPr>
        <w:t xml:space="preserve"> in a given implementation</w:t>
      </w:r>
      <w:r w:rsidR="007D7206">
        <w:rPr>
          <w:lang w:val="en-US"/>
        </w:rPr>
        <w:t xml:space="preserve"> is </w:t>
      </w:r>
      <w:r w:rsidR="007D7206" w:rsidRPr="00365409">
        <w:rPr>
          <w:lang w:val="en-US"/>
        </w:rPr>
        <w:t>termed ‘nillable’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is </w:t>
      </w:r>
      <w:r w:rsidR="00E24C80">
        <w:rPr>
          <w:lang w:val="en-US"/>
        </w:rPr>
        <w:t>unknown</w:t>
      </w:r>
      <w:r w:rsidR="00E24C80" w:rsidRPr="008E510D">
        <w:rPr>
          <w:lang w:val="en-US"/>
        </w:rPr>
        <w:t xml:space="preserve"> </w:t>
      </w:r>
      <w:r w:rsidR="00E24C80">
        <w:rPr>
          <w:lang w:val="en-US"/>
        </w:rPr>
        <w:t>in a surface-water hydrology implementation.</w:t>
      </w:r>
    </w:p>
    <w:p w14:paraId="20E2D022" w14:textId="1717331E"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1BF2E1F9" w:rsidR="00463826" w:rsidRPr="008E510D" w:rsidRDefault="00467DE0" w:rsidP="00450C77">
      <w:pPr>
        <w:pStyle w:val="StandardWeb"/>
        <w:jc w:val="both"/>
        <w:rPr>
          <w:lang w:val="en-US"/>
        </w:rPr>
      </w:pPr>
      <w:r>
        <w:rPr>
          <w:lang w:val="en-US"/>
        </w:rPr>
        <w:t xml:space="preserve">Any </w:t>
      </w:r>
      <w:r w:rsidR="006F1231">
        <w:rPr>
          <w:lang w:val="en-US"/>
        </w:rPr>
        <w:t>processi</w:t>
      </w:r>
      <w:r w:rsidR="006F1231" w:rsidRPr="008E510D">
        <w:rPr>
          <w:lang w:val="en-US"/>
        </w:rPr>
        <w:t>ble</w:t>
      </w:r>
      <w:r w:rsidR="00463826" w:rsidRPr="008E510D">
        <w:rPr>
          <w:lang w:val="en-US"/>
        </w:rPr>
        <w:t xml:space="preserv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4C951A2A" w:rsidR="004A04F6"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1214182C" w14:textId="77777777" w:rsidR="004A04F6" w:rsidRDefault="004A04F6" w:rsidP="00365409">
      <w:pPr>
        <w:pStyle w:val="TermNum"/>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450C77">
      <w:pPr>
        <w:pStyle w:val="TermNum"/>
        <w:jc w:val="both"/>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62"/>
      <w:r w:rsidR="003602D6">
        <w:rPr>
          <w:lang w:val="en-US"/>
        </w:rPr>
        <w:t>[9]</w:t>
      </w:r>
      <w:r w:rsidR="003135B6">
        <w:rPr>
          <w:lang w:val="en-US"/>
        </w:rPr>
        <w:t>.</w:t>
      </w:r>
    </w:p>
    <w:p w14:paraId="714CA5E7" w14:textId="77777777" w:rsidR="00053564" w:rsidRDefault="00053564" w:rsidP="00365409">
      <w:pPr>
        <w:pStyle w:val="TermNum"/>
      </w:pPr>
    </w:p>
    <w:p w14:paraId="47DE2B75" w14:textId="45928F9C" w:rsidR="00053564" w:rsidRDefault="00053564" w:rsidP="00365409">
      <w:pPr>
        <w:pStyle w:val="TermNum"/>
        <w:numPr>
          <w:ilvl w:val="0"/>
          <w:numId w:val="0"/>
        </w:numPr>
      </w:pPr>
      <w:r>
        <w:t xml:space="preserve">water edge </w:t>
      </w:r>
    </w:p>
    <w:p w14:paraId="072563E5" w14:textId="3C3D6259"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The concept of an edge bounded by nodes is described in detail in the ISO topology model [ISO19107]. </w:t>
      </w:r>
    </w:p>
    <w:p w14:paraId="407603FC" w14:textId="320B18C4" w:rsidR="00053564" w:rsidRPr="00365409" w:rsidRDefault="00556C82" w:rsidP="00365409">
      <w:pPr>
        <w:pStyle w:val="StandardWeb"/>
        <w:jc w:val="both"/>
        <w:rPr>
          <w:lang w:val="en-US"/>
        </w:rPr>
      </w:pPr>
      <w:r>
        <w:rPr>
          <w:lang w:val="en-US"/>
        </w:rPr>
        <w:t>NOTE</w:t>
      </w:r>
      <w:r w:rsidR="00053564" w:rsidRPr="00365409">
        <w:rPr>
          <w:lang w:val="en-US"/>
        </w:rPr>
        <w:t xml:space="preserve">: Hydrologically, the water-edge references the </w:t>
      </w:r>
      <w:r w:rsidR="00053564" w:rsidRPr="00365409">
        <w:rPr>
          <w:i/>
          <w:lang w:val="en-US"/>
        </w:rPr>
        <w:t>shore-line</w:t>
      </w:r>
      <w:r w:rsidR="00053564" w:rsidRPr="00365409">
        <w:rPr>
          <w:lang w:val="en-US"/>
        </w:rPr>
        <w:t xml:space="preserve"> of intersection between a water body stratum and the confining depression, or channel [WMO</w:t>
      </w:r>
      <w:r w:rsidR="00B21F25">
        <w:rPr>
          <w:lang w:val="en-US"/>
        </w:rPr>
        <w:t>.</w:t>
      </w:r>
      <w:r w:rsidR="00053564" w:rsidRPr="00365409">
        <w:rPr>
          <w:lang w:val="en-US"/>
        </w:rPr>
        <w:t xml:space="preserve"> 2016]. </w:t>
      </w:r>
    </w:p>
    <w:p w14:paraId="63F467AD" w14:textId="77777777" w:rsidR="004A04F6" w:rsidRDefault="004A04F6" w:rsidP="00365409">
      <w:pPr>
        <w:pStyle w:val="TermNum"/>
      </w:pPr>
    </w:p>
    <w:p w14:paraId="5A12710A" w14:textId="5DA10D2A" w:rsidR="004A04F6" w:rsidRDefault="004A04F6" w:rsidP="00365409">
      <w:pPr>
        <w:pStyle w:val="TermNum"/>
        <w:numPr>
          <w:ilvl w:val="0"/>
          <w:numId w:val="0"/>
        </w:numPr>
      </w:pPr>
      <w:r>
        <w:t>watercourse</w:t>
      </w:r>
    </w:p>
    <w:p w14:paraId="2EE6DE65" w14:textId="77E67C4B"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bookmarkStart w:id="67" w:name="_Toc458775722"/>
    </w:p>
    <w:p w14:paraId="6D69FC59" w14:textId="69EE9BB6" w:rsidR="00800D2D" w:rsidRPr="008E510D" w:rsidRDefault="00800D2D" w:rsidP="00800D2D">
      <w:pPr>
        <w:pStyle w:val="berschrift1"/>
      </w:pPr>
      <w:bookmarkStart w:id="68" w:name="_Toc461780916"/>
      <w:r w:rsidRPr="008E510D">
        <w:t>Conventions</w:t>
      </w:r>
      <w:bookmarkEnd w:id="67"/>
      <w:bookmarkEnd w:id="68"/>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69" w:name="_Toc458775723"/>
      <w:bookmarkStart w:id="70" w:name="_Toc461780917"/>
      <w:r w:rsidRPr="008E510D">
        <w:t>Identifiers</w:t>
      </w:r>
      <w:bookmarkEnd w:id="69"/>
      <w:bookmarkEnd w:id="70"/>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672889" w:rsidP="00EE3161">
      <w:pPr>
        <w:pStyle w:val="StandardWeb"/>
        <w:ind w:firstLine="720"/>
        <w:rPr>
          <w:lang w:val="en-US"/>
        </w:rPr>
      </w:pPr>
      <w:hyperlink r:id="rId18"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71" w:name="_Toc458775724"/>
      <w:bookmarkStart w:id="72" w:name="_Toc461780918"/>
      <w:r w:rsidRPr="008E510D">
        <w:t>Symbols (and abbreviated terms)</w:t>
      </w:r>
      <w:bookmarkEnd w:id="71"/>
      <w:bookmarkEnd w:id="72"/>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lastRenderedPageBreak/>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28ECEA7D" w:rsidR="00E357E5" w:rsidRPr="006B7AC4" w:rsidRDefault="00800D2D" w:rsidP="00E357E5">
      <w:pPr>
        <w:pStyle w:val="StandardWeb"/>
        <w:ind w:left="1440" w:hanging="1440"/>
        <w:rPr>
          <w:lang w:val="en-US"/>
        </w:rPr>
      </w:pPr>
      <w:r w:rsidRPr="003602D6">
        <w:rPr>
          <w:highlight w:val="yellow"/>
          <w:lang w:val="en-US"/>
          <w:rPrChange w:id="73" w:author="GRDC/ID" w:date="2016-09-16T10:37:00Z">
            <w:rPr>
              <w:lang w:val="en-US"/>
            </w:rPr>
          </w:rPrChange>
        </w:rPr>
        <w:t>WaterML 2</w:t>
      </w:r>
      <w:r w:rsidR="00EE3161" w:rsidRPr="003602D6">
        <w:rPr>
          <w:highlight w:val="yellow"/>
          <w:lang w:val="en-US"/>
          <w:rPrChange w:id="74" w:author="GRDC/ID" w:date="2016-09-16T10:37:00Z">
            <w:rPr>
              <w:lang w:val="en-US"/>
            </w:rPr>
          </w:rPrChange>
        </w:rPr>
        <w:tab/>
      </w:r>
      <w:r w:rsidR="00E357E5" w:rsidRPr="003602D6">
        <w:rPr>
          <w:highlight w:val="yellow"/>
          <w:lang w:val="en-US"/>
          <w:rPrChange w:id="75" w:author="GRDC/ID" w:date="2016-09-16T10:37:00Z">
            <w:rPr>
              <w:lang w:val="en-US"/>
            </w:rPr>
          </w:rPrChange>
        </w:rPr>
        <w:t xml:space="preserve">working title for an </w:t>
      </w:r>
      <w:r w:rsidR="00E357E5" w:rsidRPr="003602D6">
        <w:rPr>
          <w:highlight w:val="yellow"/>
          <w:lang w:val="en-US"/>
          <w:rPrChange w:id="76" w:author="GRDC/ID" w:date="2016-09-16T10:37:00Z">
            <w:rPr>
              <w:lang w:val="en-US"/>
            </w:rPr>
          </w:rPrChange>
        </w:rPr>
        <w:t xml:space="preserve">indented suite of water-related OGC </w:t>
      </w:r>
      <w:r w:rsidR="00E357E5" w:rsidRPr="003602D6">
        <w:rPr>
          <w:highlight w:val="yellow"/>
          <w:lang w:val="en-US"/>
          <w:rPrChange w:id="77" w:author="GRDC/ID" w:date="2016-09-16T10:37:00Z">
            <w:rPr>
              <w:lang w:val="en-US"/>
            </w:rPr>
          </w:rPrChange>
        </w:rPr>
        <w:t>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78" w:name="_Toc458775725"/>
      <w:bookmarkStart w:id="79" w:name="_Toc461780919"/>
      <w:r w:rsidRPr="008E510D">
        <w:t>UML notation</w:t>
      </w:r>
      <w:bookmarkEnd w:id="78"/>
      <w:bookmarkEnd w:id="79"/>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80" w:name="_Toc458775726"/>
      <w:bookmarkStart w:id="81" w:name="_Toc461780920"/>
      <w:r w:rsidRPr="008E510D">
        <w:t>WMO Terminology</w:t>
      </w:r>
      <w:bookmarkEnd w:id="80"/>
      <w:bookmarkEnd w:id="81"/>
    </w:p>
    <w:p w14:paraId="2754E58D" w14:textId="7D42A9C0"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ins w:id="83" w:author="GRDC/ID" w:date="2016-09-16T10:49:00Z">
        <w:r w:rsidR="000E6040">
          <w:rPr>
            <w:lang w:val="en-US"/>
          </w:rPr>
          <w:t xml:space="preserve"> </w:t>
        </w:r>
      </w:ins>
      <w:r w:rsidR="000E6040">
        <w:rPr>
          <w:lang w:val="en-US"/>
        </w:rPr>
        <w:t>(</w:t>
      </w:r>
      <w:r w:rsidR="000E6040">
        <w:rPr>
          <w:rStyle w:val="shorttext"/>
          <w:lang w:val="en"/>
        </w:rPr>
        <w:t>hereinafter referred to as WMO/UNESCO glossary of hydrology</w:t>
      </w:r>
      <w:r w:rsidR="000E6040">
        <w:rPr>
          <w:rStyle w:val="shorttext"/>
          <w:lang w:val="en"/>
        </w:rPr>
        <w:t>).</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3309B48" w:rsidR="00800D2D" w:rsidRPr="008E510D" w:rsidRDefault="008137B6" w:rsidP="00450C77">
      <w:pPr>
        <w:pStyle w:val="StandardWeb"/>
        <w:jc w:val="both"/>
        <w:rPr>
          <w:lang w:val="en-US"/>
        </w:rPr>
      </w:pPr>
      <w:r>
        <w:rPr>
          <w:lang w:val="en-US"/>
        </w:rPr>
        <w:lastRenderedPageBreak/>
        <w:t>Though basically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3F72F54D"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 xml:space="preserve">ISO 19103: </w:t>
      </w:r>
      <w:r w:rsidR="003F0677">
        <w:rPr>
          <w:lang w:val="en-US"/>
        </w:rPr>
        <w:t>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84" w:name="_Toc458775727"/>
      <w:bookmarkStart w:id="85" w:name="_Toc461780921"/>
      <w:r w:rsidRPr="008E510D">
        <w:t>Naming convention</w:t>
      </w:r>
      <w:bookmarkEnd w:id="84"/>
      <w:bookmarkEnd w:id="85"/>
    </w:p>
    <w:p w14:paraId="64823612" w14:textId="5ED962C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t>
      </w:r>
      <w:r w:rsidR="003602D6">
        <w:rPr>
          <w:lang w:val="en-US"/>
        </w:rPr>
        <w:t xml:space="preserve">semantic and </w:t>
      </w:r>
      <w:r w:rsidRPr="008E510D">
        <w:rPr>
          <w:lang w:val="en-US"/>
        </w:rPr>
        <w:t>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86" w:name="_Toc458775728"/>
      <w:bookmarkStart w:id="87" w:name="_Toc461780922"/>
      <w:r w:rsidRPr="008E510D">
        <w:t>Clauses not Containing Normative Material</w:t>
      </w:r>
      <w:bookmarkEnd w:id="86"/>
      <w:bookmarkEnd w:id="87"/>
    </w:p>
    <w:p w14:paraId="22A0E95D" w14:textId="6EF883DB" w:rsidR="00852DE1" w:rsidRPr="008E510D" w:rsidRDefault="00852DE1" w:rsidP="00852DE1">
      <w:pPr>
        <w:pStyle w:val="berschrift2"/>
      </w:pPr>
      <w:bookmarkStart w:id="88" w:name="_Toc458775729"/>
      <w:bookmarkStart w:id="89" w:name="_Toc461780923"/>
      <w:r w:rsidRPr="008E510D">
        <w:t>The abstract idea of the hydrology phenomenon</w:t>
      </w:r>
      <w:bookmarkEnd w:id="88"/>
      <w:bookmarkEnd w:id="89"/>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90" w:name="_Ref458763686"/>
      <w:bookmarkStart w:id="91" w:name="_Toc461780980"/>
      <w:r w:rsidRPr="008E510D">
        <w:t xml:space="preserve">Figure </w:t>
      </w:r>
      <w:r w:rsidR="00E84282">
        <w:fldChar w:fldCharType="begin"/>
      </w:r>
      <w:r w:rsidR="00E84282">
        <w:instrText xml:space="preserve"> SEQ Figure \* ARABIC </w:instrText>
      </w:r>
      <w:r w:rsidR="00E84282">
        <w:fldChar w:fldCharType="separate"/>
      </w:r>
      <w:r w:rsidR="009C635D">
        <w:rPr>
          <w:noProof/>
        </w:rPr>
        <w:t>2</w:t>
      </w:r>
      <w:r w:rsidR="00E84282">
        <w:rPr>
          <w:noProof/>
        </w:rPr>
        <w:fldChar w:fldCharType="end"/>
      </w:r>
      <w:bookmarkEnd w:id="90"/>
      <w:r w:rsidRPr="008E510D">
        <w:t>: Processes of the Hydrologic Cycle</w:t>
      </w:r>
      <w:bookmarkEnd w:id="91"/>
    </w:p>
    <w:p w14:paraId="5E9396B8" w14:textId="6E887C78"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9C635D" w:rsidRPr="003F0677">
        <w:rPr>
          <w:lang w:val="en-US"/>
        </w:rPr>
        <w:t xml:space="preserve">Figure </w:t>
      </w:r>
      <w:r w:rsidR="009C635D" w:rsidRPr="003F0677">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174AC351"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227D90F2" w:rsidR="00852DE1" w:rsidRPr="008E510D" w:rsidRDefault="00852DE1" w:rsidP="00450C77">
      <w:pPr>
        <w:pStyle w:val="StandardWeb"/>
        <w:jc w:val="both"/>
        <w:rPr>
          <w:lang w:val="en-US"/>
        </w:rPr>
      </w:pPr>
      <w:r w:rsidRPr="008E510D">
        <w:rPr>
          <w:lang w:val="en-US"/>
        </w:rPr>
        <w:t xml:space="preserve">Depending on application and </w:t>
      </w:r>
      <w:r w:rsidR="00860515">
        <w:rPr>
          <w:lang w:val="en-US"/>
        </w:rPr>
        <w:t xml:space="preserve">(spatial) </w:t>
      </w:r>
      <w:r w:rsidRPr="008E510D">
        <w:rPr>
          <w:lang w:val="en-US"/>
        </w:rPr>
        <w:t>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5A4EBDA5"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9C635D" w:rsidRPr="008E510D">
        <w:t xml:space="preserve">Figure </w:t>
      </w:r>
      <w:r w:rsidR="009C635D">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92" w:name="_Ref459032822"/>
      <w:bookmarkStart w:id="93" w:name="_Ref458763643"/>
      <w:bookmarkStart w:id="94" w:name="_Toc461780981"/>
      <w:r w:rsidRPr="008E510D">
        <w:t xml:space="preserve">Figure </w:t>
      </w:r>
      <w:r w:rsidR="00E84282">
        <w:fldChar w:fldCharType="begin"/>
      </w:r>
      <w:r w:rsidR="00E84282">
        <w:instrText xml:space="preserve"> SEQ Figure \* ARABIC </w:instrText>
      </w:r>
      <w:r w:rsidR="00E84282">
        <w:fldChar w:fldCharType="separate"/>
      </w:r>
      <w:r w:rsidR="009C635D">
        <w:rPr>
          <w:noProof/>
        </w:rPr>
        <w:t>3</w:t>
      </w:r>
      <w:r w:rsidR="00E84282">
        <w:rPr>
          <w:noProof/>
        </w:rPr>
        <w:fldChar w:fldCharType="end"/>
      </w:r>
      <w:bookmarkEnd w:id="92"/>
      <w:r w:rsidRPr="008E510D">
        <w:t>: Illustration of multiple representations of a catchment</w:t>
      </w:r>
      <w:bookmarkEnd w:id="93"/>
      <w:bookmarkEnd w:id="94"/>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95" w:name="_Toc458775730"/>
      <w:bookmarkStart w:id="96" w:name="_Toc461780924"/>
      <w:r w:rsidRPr="008E510D">
        <w:t>Catchment and realizations of the catchment concept</w:t>
      </w:r>
      <w:bookmarkEnd w:id="95"/>
      <w:bookmarkEnd w:id="96"/>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97" w:name="_Ref458763854"/>
      <w:bookmarkStart w:id="98" w:name="_Toc461780982"/>
      <w:r w:rsidRPr="008E510D">
        <w:t xml:space="preserve">Figure </w:t>
      </w:r>
      <w:r w:rsidR="00E84282">
        <w:fldChar w:fldCharType="begin"/>
      </w:r>
      <w:r w:rsidR="00E84282">
        <w:instrText xml:space="preserve"> SEQ Figure \* ARABIC </w:instrText>
      </w:r>
      <w:r w:rsidR="00E84282">
        <w:fldChar w:fldCharType="separate"/>
      </w:r>
      <w:r w:rsidR="009C635D">
        <w:rPr>
          <w:noProof/>
        </w:rPr>
        <w:t>4</w:t>
      </w:r>
      <w:r w:rsidR="00E84282">
        <w:rPr>
          <w:noProof/>
        </w:rPr>
        <w:fldChar w:fldCharType="end"/>
      </w:r>
      <w:bookmarkEnd w:id="97"/>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98"/>
    </w:p>
    <w:p w14:paraId="166C95A6" w14:textId="1B55AC16"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t>
      </w:r>
      <w:r w:rsidR="00AA15D6">
        <w:rPr>
          <w:lang w:val="en-US"/>
        </w:rPr>
        <w:t>catchment</w:t>
      </w:r>
      <w:r w:rsidR="00AA15D6" w:rsidRPr="008E510D">
        <w:rPr>
          <w:lang w:val="en-US"/>
        </w:rPr>
        <w:t xml:space="preserve"> </w:t>
      </w:r>
      <w:r w:rsidRPr="008E510D">
        <w:rPr>
          <w:lang w:val="en-US"/>
        </w:rPr>
        <w:t>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5964A3A3" w:rsidR="001330F5" w:rsidRPr="008E510D" w:rsidRDefault="001330F5" w:rsidP="006D2CB5">
      <w:pPr>
        <w:pStyle w:val="OGCFigure"/>
        <w:jc w:val="both"/>
      </w:pPr>
      <w:bookmarkStart w:id="99" w:name="_Ref458765840"/>
      <w:bookmarkStart w:id="100" w:name="_Toc461780983"/>
      <w:r w:rsidRPr="008E510D">
        <w:t xml:space="preserve">Figure </w:t>
      </w:r>
      <w:r w:rsidR="00E84282">
        <w:fldChar w:fldCharType="begin"/>
      </w:r>
      <w:r w:rsidR="00E84282">
        <w:instrText xml:space="preserve"> SEQ Figure \* ARABIC </w:instrText>
      </w:r>
      <w:r w:rsidR="00E84282">
        <w:fldChar w:fldCharType="separate"/>
      </w:r>
      <w:r w:rsidR="009C635D">
        <w:rPr>
          <w:noProof/>
        </w:rPr>
        <w:t>5</w:t>
      </w:r>
      <w:r w:rsidR="00E84282">
        <w:rPr>
          <w:noProof/>
        </w:rPr>
        <w:fldChar w:fldCharType="end"/>
      </w:r>
      <w:bookmarkEnd w:id="99"/>
      <w:r w:rsidRPr="008E510D">
        <w:t xml:space="preserve">: Multiple graphical </w:t>
      </w:r>
      <w:r w:rsidR="00056311">
        <w:t>representations</w:t>
      </w:r>
      <w:r w:rsidR="00056311" w:rsidRPr="008E510D">
        <w:t xml:space="preserve"> </w:t>
      </w:r>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100"/>
    </w:p>
    <w:p w14:paraId="170F7F7C" w14:textId="086B580A" w:rsidR="001330F5" w:rsidRPr="008E510D" w:rsidRDefault="001330F5" w:rsidP="00450C77">
      <w:pPr>
        <w:pStyle w:val="StandardWeb"/>
        <w:jc w:val="both"/>
        <w:rPr>
          <w:lang w:val="en-US"/>
        </w:rPr>
      </w:pPr>
      <w:r w:rsidRPr="008E510D">
        <w:rPr>
          <w:lang w:val="en-US"/>
        </w:rPr>
        <w:t xml:space="preserve">Each of these graphical </w:t>
      </w:r>
      <w:r w:rsidR="00056311">
        <w:rPr>
          <w:lang w:val="en-US"/>
        </w:rPr>
        <w:t>representations</w:t>
      </w:r>
      <w:r w:rsidR="00056311" w:rsidRPr="008E510D">
        <w:rPr>
          <w:lang w:val="en-US"/>
        </w:rPr>
        <w:t xml:space="preserve">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62E4D89" w:rsidR="001330F5" w:rsidRPr="008E510D" w:rsidRDefault="001330F5" w:rsidP="00860515">
      <w:pPr>
        <w:pStyle w:val="StandardWeb"/>
        <w:jc w:val="both"/>
        <w:rPr>
          <w:lang w:val="en-US"/>
        </w:rPr>
      </w:pPr>
      <w:r w:rsidRPr="008E510D">
        <w:rPr>
          <w:lang w:val="en-US"/>
        </w:rPr>
        <w:t>In some cases, a catchment may be realized as an identified feature without specified geometry that takes part in a topological network of catchments. This is common, for example, in data systems supporting hydrologic modeling. Catchment attributes needed to parameterize a model</w:t>
      </w:r>
      <w:r w:rsidR="00860515">
        <w:rPr>
          <w:lang w:val="en-US"/>
        </w:rPr>
        <w:t>,</w:t>
      </w:r>
      <w:r w:rsidRPr="008E510D">
        <w:rPr>
          <w:lang w:val="en-US"/>
        </w:rPr>
        <w:t xml:space="preserve">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101" w:name="_Toc458775731"/>
      <w:bookmarkStart w:id="102" w:name="_Toc461780925"/>
      <w:r w:rsidRPr="008E510D">
        <w:t>Catchment hierarchy and network topology</w:t>
      </w:r>
      <w:bookmarkEnd w:id="101"/>
      <w:bookmarkEnd w:id="102"/>
    </w:p>
    <w:p w14:paraId="7C19BF4A" w14:textId="30D9B01C" w:rsidR="00385F60" w:rsidRDefault="007E52CC" w:rsidP="00860515">
      <w:pPr>
        <w:pStyle w:val="StandardWeb"/>
        <w:jc w:val="both"/>
        <w:rPr>
          <w:lang w:val="en-US"/>
        </w:rPr>
        <w:pPrChange w:id="103" w:author="GRDC/ID" w:date="2016-09-16T10:55:00Z">
          <w:pPr>
            <w:pStyle w:val="StandardWeb"/>
          </w:pPr>
        </w:pPrChange>
      </w:pPr>
      <w:r w:rsidRPr="008E510D">
        <w:rPr>
          <w:lang w:val="en-US"/>
        </w:rPr>
        <w:t xml:space="preserve">Catchments </w:t>
      </w:r>
      <w:r w:rsidR="00385F60">
        <w:rPr>
          <w:lang w:val="en-US"/>
        </w:rPr>
        <w:t xml:space="preserve">are </w:t>
      </w:r>
      <w:r w:rsidR="00C646F9">
        <w:rPr>
          <w:lang w:val="en-US"/>
        </w:rPr>
        <w:t xml:space="preserve">usually </w:t>
      </w:r>
      <w:r w:rsidR="00385F60">
        <w:rPr>
          <w:lang w:val="en-US"/>
        </w:rPr>
        <w:t xml:space="preserve">organized </w:t>
      </w:r>
      <w:r w:rsidR="00C646F9">
        <w:rPr>
          <w:lang w:val="en-US"/>
        </w:rPr>
        <w:t xml:space="preserve">in hierarchical networks </w:t>
      </w:r>
      <w:r w:rsidR="00385F60">
        <w:rPr>
          <w:lang w:val="en-US"/>
        </w:rPr>
        <w:t xml:space="preserve">to reflect their continuous interaction.  </w:t>
      </w:r>
      <w:r w:rsidR="00C646F9">
        <w:rPr>
          <w:lang w:val="en-US"/>
        </w:rPr>
        <w:t xml:space="preserve"> This provides </w:t>
      </w:r>
      <w:r w:rsidRPr="008E510D">
        <w:rPr>
          <w:lang w:val="en-US"/>
        </w:rPr>
        <w:t xml:space="preserve">the ability to aggregate catchments, and to trace catchment networks up- or down-stream. </w:t>
      </w:r>
    </w:p>
    <w:p w14:paraId="48C43EBC" w14:textId="5B4697C7" w:rsidR="007E52CC" w:rsidRPr="008E510D" w:rsidRDefault="00C646F9" w:rsidP="00860515">
      <w:pPr>
        <w:pStyle w:val="StandardWeb"/>
        <w:jc w:val="both"/>
        <w:rPr>
          <w:lang w:val="en-US"/>
        </w:rPr>
        <w:pPrChange w:id="104" w:author="GRDC/ID" w:date="2016-09-16T10:55:00Z">
          <w:pPr>
            <w:pStyle w:val="StandardWeb"/>
          </w:pPr>
        </w:pPrChange>
      </w:pPr>
      <w:r w:rsidRPr="00AC7D96">
        <w:rPr>
          <w:highlight w:val="yellow"/>
          <w:lang w:val="en-US"/>
          <w:rPrChange w:id="105" w:author="GRDC/ID" w:date="2016-09-16T09:28:00Z">
            <w:rPr>
              <w:lang w:val="en-US"/>
            </w:rPr>
          </w:rPrChange>
        </w:rPr>
        <w:t xml:space="preserve">Referencing the hydrologic determination through a common outlet, the catchment forms the logical link </w:t>
      </w:r>
      <w:r w:rsidR="00627773" w:rsidRPr="00AC7D96">
        <w:rPr>
          <w:highlight w:val="yellow"/>
          <w:lang w:val="en-US"/>
          <w:rPrChange w:id="106" w:author="GRDC/ID" w:date="2016-09-16T09:28:00Z">
            <w:rPr>
              <w:lang w:val="en-US"/>
            </w:rPr>
          </w:rPrChange>
        </w:rPr>
        <w:t xml:space="preserve">that </w:t>
      </w:r>
      <w:r w:rsidRPr="00AC7D96">
        <w:rPr>
          <w:highlight w:val="yellow"/>
          <w:lang w:val="en-US"/>
          <w:rPrChange w:id="107" w:author="GRDC/ID" w:date="2016-09-16T09:28:00Z">
            <w:rPr>
              <w:lang w:val="en-US"/>
            </w:rPr>
          </w:rPrChange>
        </w:rPr>
        <w:t>connect</w:t>
      </w:r>
      <w:r w:rsidR="00627773" w:rsidRPr="00AC7D96">
        <w:rPr>
          <w:highlight w:val="yellow"/>
          <w:lang w:val="en-US"/>
          <w:rPrChange w:id="108" w:author="GRDC/ID" w:date="2016-09-16T09:28:00Z">
            <w:rPr>
              <w:lang w:val="en-US"/>
            </w:rPr>
          </w:rPrChange>
        </w:rPr>
        <w:t xml:space="preserve">s  a catchment’s </w:t>
      </w:r>
      <w:r w:rsidRPr="00AC7D96">
        <w:rPr>
          <w:highlight w:val="yellow"/>
          <w:lang w:val="en-US"/>
          <w:rPrChange w:id="109" w:author="GRDC/ID" w:date="2016-09-16T09:28:00Z">
            <w:rPr>
              <w:lang w:val="en-US"/>
            </w:rPr>
          </w:rPrChange>
        </w:rPr>
        <w:t xml:space="preserve">inflow and outflow whereby </w:t>
      </w:r>
      <w:r w:rsidR="00627773" w:rsidRPr="00AC7D96">
        <w:rPr>
          <w:highlight w:val="yellow"/>
          <w:lang w:val="en-US"/>
          <w:rPrChange w:id="110" w:author="GRDC/ID" w:date="2016-09-16T09:28:00Z">
            <w:rPr>
              <w:lang w:val="en-US"/>
            </w:rPr>
          </w:rPrChange>
        </w:rPr>
        <w:t>these</w:t>
      </w:r>
      <w:r w:rsidRPr="00AC7D96">
        <w:rPr>
          <w:highlight w:val="yellow"/>
          <w:lang w:val="en-US"/>
          <w:rPrChange w:id="111" w:author="GRDC/ID" w:date="2016-09-16T09:28:00Z">
            <w:rPr>
              <w:lang w:val="en-US"/>
            </w:rPr>
          </w:rPrChange>
        </w:rPr>
        <w:t xml:space="preserve"> may be joined from diffuse inflow</w:t>
      </w:r>
      <w:r w:rsidR="00627773" w:rsidRPr="00AC7D96">
        <w:rPr>
          <w:highlight w:val="yellow"/>
          <w:lang w:val="en-US"/>
          <w:rPrChange w:id="112" w:author="GRDC/ID" w:date="2016-09-16T09:28:00Z">
            <w:rPr>
              <w:lang w:val="en-US"/>
            </w:rPr>
          </w:rPrChange>
        </w:rPr>
        <w:t>,</w:t>
      </w:r>
      <w:r w:rsidRPr="00AC7D96">
        <w:rPr>
          <w:highlight w:val="yellow"/>
          <w:lang w:val="en-US"/>
          <w:rPrChange w:id="113" w:author="GRDC/ID" w:date="2016-09-16T09:28:00Z">
            <w:rPr>
              <w:lang w:val="en-US"/>
            </w:rPr>
          </w:rPrChange>
        </w:rPr>
        <w:t xml:space="preserve"> or spread outflow. </w:t>
      </w:r>
      <w:r w:rsidR="00627773" w:rsidRPr="00AC7D96">
        <w:rPr>
          <w:highlight w:val="yellow"/>
          <w:lang w:val="en-US"/>
          <w:rPrChange w:id="114" w:author="GRDC/ID" w:date="2016-09-16T09:28:00Z">
            <w:rPr>
              <w:lang w:val="en-US"/>
            </w:rPr>
          </w:rPrChange>
        </w:rPr>
        <w:t xml:space="preserve"> In geometric representations,</w:t>
      </w:r>
      <w:r w:rsidR="00627773" w:rsidRPr="006F1231">
        <w:rPr>
          <w:lang w:val="en-US"/>
        </w:rPr>
        <w:t xml:space="preserve"> t</w:t>
      </w:r>
      <w:r w:rsidR="007E52CC" w:rsidRPr="006F1231">
        <w:rPr>
          <w:lang w:val="en-US"/>
        </w:rPr>
        <w:t xml:space="preserve">opological connectivity is typically indicated by adjacent polygon edges, nesting of polygons, or through connection of linear features at nodes. </w:t>
      </w:r>
      <w:r w:rsidR="00D92003" w:rsidRPr="00AC7D96">
        <w:rPr>
          <w:highlight w:val="yellow"/>
          <w:lang w:val="en-US"/>
          <w:rPrChange w:id="115" w:author="GRDC/ID" w:date="2016-09-16T09:28:00Z">
            <w:rPr>
              <w:lang w:val="en-US"/>
            </w:rPr>
          </w:rPrChange>
        </w:rPr>
        <w:t>It is common in hydrology to describe connected catchments using geo-schematic ‘flow</w:t>
      </w:r>
      <w:r w:rsidR="005A640F" w:rsidRPr="00AC7D96">
        <w:rPr>
          <w:highlight w:val="yellow"/>
          <w:lang w:val="en-US"/>
          <w:rPrChange w:id="116" w:author="GRDC/ID" w:date="2016-09-16T09:28:00Z">
            <w:rPr>
              <w:lang w:val="en-US"/>
            </w:rPr>
          </w:rPrChange>
        </w:rPr>
        <w:t xml:space="preserve"> </w:t>
      </w:r>
      <w:r w:rsidR="00D92003" w:rsidRPr="00AC7D96">
        <w:rPr>
          <w:highlight w:val="yellow"/>
          <w:lang w:val="en-US"/>
          <w:rPrChange w:id="117" w:author="GRDC/ID" w:date="2016-09-16T09:28:00Z">
            <w:rPr>
              <w:lang w:val="en-US"/>
            </w:rPr>
          </w:rPrChange>
        </w:rPr>
        <w:t>lines’ which realizes the logical union of catchment and common outlet in terms of a topological edge bounded by inflow and outflow nodes.</w:t>
      </w:r>
      <w:r w:rsidR="00D92003" w:rsidRPr="006F1231">
        <w:rPr>
          <w:lang w:val="en-US"/>
        </w:rPr>
        <w:t xml:space="preserve">  </w:t>
      </w:r>
      <w:r w:rsidR="007E52CC" w:rsidRPr="006F1231">
        <w:rPr>
          <w:lang w:val="en-US"/>
        </w:rPr>
        <w:t xml:space="preserve">However, since geometric </w:t>
      </w:r>
      <w:r w:rsidR="00056311" w:rsidRPr="006F1231">
        <w:rPr>
          <w:lang w:val="en-US"/>
        </w:rPr>
        <w:t xml:space="preserve">representation </w:t>
      </w:r>
      <w:r w:rsidR="007E52CC" w:rsidRPr="006F1231">
        <w:rPr>
          <w:lang w:val="en-US"/>
        </w:rPr>
        <w:t xml:space="preserve">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w:t>
      </w:r>
      <w:r w:rsidR="000F3647" w:rsidRPr="006F1231">
        <w:rPr>
          <w:lang w:val="en-US"/>
        </w:rPr>
        <w:t>representations</w:t>
      </w:r>
      <w:r w:rsidR="007E52CC" w:rsidRPr="006F1231">
        <w:rPr>
          <w:lang w:val="en-US"/>
        </w:rPr>
        <w:t>.</w:t>
      </w:r>
    </w:p>
    <w:p w14:paraId="06993CC7" w14:textId="774CCD7C" w:rsidR="00CD36E2" w:rsidRDefault="007E52CC" w:rsidP="00146D92">
      <w:pPr>
        <w:keepNext/>
        <w:jc w:val="center"/>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60ECD787" w:rsidR="008B0259" w:rsidRPr="00CD36E2" w:rsidRDefault="00CD36E2" w:rsidP="006D2CB5">
      <w:pPr>
        <w:pStyle w:val="OGCFigure"/>
        <w:jc w:val="both"/>
      </w:pPr>
      <w:bookmarkStart w:id="118" w:name="_Ref459016443"/>
      <w:bookmarkStart w:id="119" w:name="_Toc461780984"/>
      <w:r>
        <w:t xml:space="preserve">Figure </w:t>
      </w:r>
      <w:r w:rsidR="00E84282">
        <w:fldChar w:fldCharType="begin"/>
      </w:r>
      <w:r w:rsidR="00E84282">
        <w:instrText xml:space="preserve"> SEQ Figure \* ARABIC </w:instrText>
      </w:r>
      <w:r w:rsidR="00E84282">
        <w:fldChar w:fldCharType="separate"/>
      </w:r>
      <w:r w:rsidR="009C635D">
        <w:rPr>
          <w:noProof/>
        </w:rPr>
        <w:t>6</w:t>
      </w:r>
      <w:r w:rsidR="00E84282">
        <w:rPr>
          <w:noProof/>
        </w:rPr>
        <w:fldChar w:fldCharType="end"/>
      </w:r>
      <w:bookmarkEnd w:id="118"/>
      <w:r>
        <w:t xml:space="preserve"> (C1-C5</w:t>
      </w:r>
      <w:r w:rsidR="00F16F57">
        <w:t>,</w:t>
      </w:r>
      <w:r>
        <w:t xml:space="preserve"> from left to right): </w:t>
      </w:r>
      <w:bookmarkStart w:id="120" w:name="C1"/>
      <w:r w:rsidR="002A3454" w:rsidRPr="008E510D">
        <w:t>C1</w:t>
      </w:r>
      <w:bookmarkEnd w:id="120"/>
      <w:r w:rsidR="002A3454" w:rsidRPr="008E510D">
        <w:t xml:space="preserve">, Typical catchments with one inflow and one outflow each; </w:t>
      </w:r>
      <w:bookmarkStart w:id="121" w:name="C2"/>
      <w:r w:rsidR="002A3454" w:rsidRPr="008E510D">
        <w:t>C2</w:t>
      </w:r>
      <w:bookmarkEnd w:id="121"/>
      <w:r w:rsidR="002A3454" w:rsidRPr="008E510D">
        <w:t xml:space="preserve">, Joined (conjoint) catchments flowing into a single downstream catchment; </w:t>
      </w:r>
      <w:bookmarkStart w:id="122" w:name="C3"/>
      <w:r w:rsidR="002A3454" w:rsidRPr="008E510D">
        <w:t>C3</w:t>
      </w:r>
      <w:bookmarkEnd w:id="122"/>
      <w:r w:rsidR="002A3454" w:rsidRPr="008E510D">
        <w:t xml:space="preserve">, catchments joining in a </w:t>
      </w:r>
      <w:r w:rsidR="002C507E">
        <w:t>water body</w:t>
      </w:r>
      <w:r w:rsidR="002A3454" w:rsidRPr="008E510D">
        <w:t xml:space="preserve"> or wetland with no clear network; </w:t>
      </w:r>
      <w:bookmarkStart w:id="123" w:name="C4"/>
      <w:r w:rsidR="002A3454" w:rsidRPr="008E510D">
        <w:t>C4</w:t>
      </w:r>
      <w:bookmarkEnd w:id="123"/>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124" w:name="C5"/>
      <w:r w:rsidR="002A3454" w:rsidRPr="008E510D">
        <w:t>C5</w:t>
      </w:r>
      <w:bookmarkEnd w:id="124"/>
      <w:r w:rsidR="002A3454" w:rsidRPr="008E510D">
        <w:t>, catchments that join through areas of complex or braided channels.</w:t>
      </w:r>
      <w:bookmarkEnd w:id="119"/>
    </w:p>
    <w:p w14:paraId="0B800385" w14:textId="67630DB4" w:rsidR="002A3454" w:rsidRPr="008E510D" w:rsidRDefault="002A3454" w:rsidP="00860515">
      <w:pPr>
        <w:pStyle w:val="StandardWeb"/>
        <w:jc w:val="both"/>
        <w:rPr>
          <w:lang w:val="en-US"/>
        </w:rPr>
        <w:pPrChange w:id="125" w:author="GRDC/ID" w:date="2016-09-16T10:55:00Z">
          <w:pPr>
            <w:pStyle w:val="StandardWeb"/>
          </w:pPr>
        </w:pPrChange>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9C635D">
        <w:t xml:space="preserve">Figure </w:t>
      </w:r>
      <w:r w:rsidR="009C635D">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C5</w:t>
      </w:r>
      <w:r w:rsidR="000A3859" w:rsidRPr="008E510D">
        <w:rPr>
          <w:lang w:val="en-US"/>
        </w:rPr>
        <w:fldChar w:fldCharType="end"/>
      </w:r>
      <w:r w:rsidR="000A3859" w:rsidRPr="008E510D">
        <w:rPr>
          <w:lang w:val="en-US"/>
        </w:rPr>
        <w:t>)</w:t>
      </w:r>
      <w:r w:rsidRPr="008E510D">
        <w:rPr>
          <w:lang w:val="en-US"/>
        </w:rPr>
        <w:t xml:space="preserve">. </w:t>
      </w:r>
      <w:r w:rsidR="00AE5B3D" w:rsidRPr="00AC7D96">
        <w:rPr>
          <w:highlight w:val="yellow"/>
          <w:lang w:val="en-US"/>
          <w:rPrChange w:id="126" w:author="GRDC/ID" w:date="2016-09-16T09:28:00Z">
            <w:rPr>
              <w:lang w:val="en-US"/>
            </w:rPr>
          </w:rPrChange>
        </w:rPr>
        <w:t xml:space="preserve">Like diffuse (multiple) </w:t>
      </w:r>
      <w:r w:rsidR="00BB076F" w:rsidRPr="00AC7D96">
        <w:rPr>
          <w:highlight w:val="yellow"/>
          <w:lang w:val="en-US"/>
          <w:rPrChange w:id="127" w:author="GRDC/ID" w:date="2016-09-16T09:28:00Z">
            <w:rPr>
              <w:lang w:val="en-US"/>
            </w:rPr>
          </w:rPrChange>
        </w:rPr>
        <w:t>inflow</w:t>
      </w:r>
      <w:r w:rsidR="00AE5B3D" w:rsidRPr="00AC7D96">
        <w:rPr>
          <w:highlight w:val="yellow"/>
          <w:lang w:val="en-US"/>
          <w:rPrChange w:id="128" w:author="GRDC/ID" w:date="2016-09-16T09:28:00Z">
            <w:rPr>
              <w:lang w:val="en-US"/>
            </w:rPr>
          </w:rPrChange>
        </w:rPr>
        <w:t xml:space="preserve"> may be </w:t>
      </w:r>
      <w:r w:rsidR="00433D90" w:rsidRPr="00AC7D96">
        <w:rPr>
          <w:highlight w:val="yellow"/>
          <w:lang w:val="en-US"/>
          <w:rPrChange w:id="129" w:author="GRDC/ID" w:date="2016-09-16T09:28:00Z">
            <w:rPr>
              <w:lang w:val="en-US"/>
            </w:rPr>
          </w:rPrChange>
        </w:rPr>
        <w:t xml:space="preserve">logically </w:t>
      </w:r>
      <w:r w:rsidR="00AE5B3D" w:rsidRPr="00AC7D96">
        <w:rPr>
          <w:highlight w:val="yellow"/>
          <w:lang w:val="en-US"/>
          <w:rPrChange w:id="130" w:author="GRDC/ID" w:date="2016-09-16T09:28:00Z">
            <w:rPr>
              <w:lang w:val="en-US"/>
            </w:rPr>
          </w:rPrChange>
        </w:rPr>
        <w:t>joined</w:t>
      </w:r>
      <w:r w:rsidR="00BB076F" w:rsidRPr="00AC7D96">
        <w:rPr>
          <w:highlight w:val="yellow"/>
          <w:lang w:val="en-US"/>
          <w:rPrChange w:id="131" w:author="GRDC/ID" w:date="2016-09-16T09:28:00Z">
            <w:rPr>
              <w:lang w:val="en-US"/>
            </w:rPr>
          </w:rPrChange>
        </w:rPr>
        <w:t xml:space="preserve"> </w:t>
      </w:r>
      <w:r w:rsidR="00AE5B3D" w:rsidRPr="00AC7D96">
        <w:rPr>
          <w:highlight w:val="yellow"/>
          <w:lang w:val="en-US"/>
          <w:rPrChange w:id="132" w:author="GRDC/ID" w:date="2016-09-16T09:28:00Z">
            <w:rPr>
              <w:lang w:val="en-US"/>
            </w:rPr>
          </w:rPrChange>
        </w:rPr>
        <w:t>in a ‘conjoint’ catchment (C2),</w:t>
      </w:r>
      <w:r w:rsidR="00BB076F" w:rsidRPr="00AC7D96">
        <w:rPr>
          <w:highlight w:val="yellow"/>
          <w:lang w:val="en-US"/>
          <w:rPrChange w:id="133" w:author="GRDC/ID" w:date="2016-09-16T09:28:00Z">
            <w:rPr>
              <w:lang w:val="en-US"/>
            </w:rPr>
          </w:rPrChange>
        </w:rPr>
        <w:t xml:space="preserve"> </w:t>
      </w:r>
      <w:r w:rsidR="00AE5B3D" w:rsidRPr="00AC7D96">
        <w:rPr>
          <w:highlight w:val="yellow"/>
          <w:lang w:val="en-US"/>
          <w:rPrChange w:id="134" w:author="GRDC/ID" w:date="2016-09-16T09:28:00Z">
            <w:rPr>
              <w:lang w:val="en-US"/>
            </w:rPr>
          </w:rPrChange>
        </w:rPr>
        <w:t xml:space="preserve"> spread (multiple) </w:t>
      </w:r>
      <w:r w:rsidR="00BB076F" w:rsidRPr="00AC7D96">
        <w:rPr>
          <w:highlight w:val="yellow"/>
          <w:lang w:val="en-US"/>
          <w:rPrChange w:id="135" w:author="GRDC/ID" w:date="2016-09-16T09:28:00Z">
            <w:rPr>
              <w:lang w:val="en-US"/>
            </w:rPr>
          </w:rPrChange>
        </w:rPr>
        <w:t xml:space="preserve">outflow may be </w:t>
      </w:r>
      <w:r w:rsidR="00AE5B3D" w:rsidRPr="00AC7D96">
        <w:rPr>
          <w:highlight w:val="yellow"/>
          <w:lang w:val="en-US"/>
          <w:rPrChange w:id="136" w:author="GRDC/ID" w:date="2016-09-16T09:28:00Z">
            <w:rPr>
              <w:lang w:val="en-US"/>
            </w:rPr>
          </w:rPrChange>
        </w:rPr>
        <w:t xml:space="preserve">joined </w:t>
      </w:r>
      <w:r w:rsidR="00433D90" w:rsidRPr="00AC7D96">
        <w:rPr>
          <w:highlight w:val="yellow"/>
          <w:lang w:val="en-US"/>
          <w:rPrChange w:id="137" w:author="GRDC/ID" w:date="2016-09-16T09:28:00Z">
            <w:rPr>
              <w:lang w:val="en-US"/>
            </w:rPr>
          </w:rPrChange>
        </w:rPr>
        <w:t xml:space="preserve">in a catchment flowing out </w:t>
      </w:r>
      <w:r w:rsidR="007355CE" w:rsidRPr="00AC7D96">
        <w:rPr>
          <w:highlight w:val="yellow"/>
          <w:lang w:val="en-US"/>
          <w:rPrChange w:id="138" w:author="GRDC/ID" w:date="2016-09-16T09:28:00Z">
            <w:rPr>
              <w:lang w:val="en-US"/>
            </w:rPr>
          </w:rPrChange>
        </w:rPr>
        <w:t>at</w:t>
      </w:r>
      <w:r w:rsidR="00433D90" w:rsidRPr="00AC7D96">
        <w:rPr>
          <w:highlight w:val="yellow"/>
          <w:lang w:val="en-US"/>
          <w:rPrChange w:id="139" w:author="GRDC/ID" w:date="2016-09-16T09:28:00Z">
            <w:rPr>
              <w:lang w:val="en-US"/>
            </w:rPr>
          </w:rPrChange>
        </w:rPr>
        <w:t xml:space="preserve"> </w:t>
      </w:r>
      <w:r w:rsidR="00AE5B3D" w:rsidRPr="00AC7D96">
        <w:rPr>
          <w:highlight w:val="yellow"/>
          <w:lang w:val="en-US"/>
          <w:rPrChange w:id="140" w:author="GRDC/ID" w:date="2016-09-16T09:28:00Z">
            <w:rPr>
              <w:lang w:val="en-US"/>
            </w:rPr>
          </w:rPrChange>
        </w:rPr>
        <w:t xml:space="preserve">a </w:t>
      </w:r>
      <w:r w:rsidR="007355CE" w:rsidRPr="00AC7D96">
        <w:rPr>
          <w:highlight w:val="yellow"/>
          <w:lang w:val="en-US"/>
          <w:rPrChange w:id="141" w:author="GRDC/ID" w:date="2016-09-16T09:28:00Z">
            <w:rPr>
              <w:lang w:val="en-US"/>
            </w:rPr>
          </w:rPrChange>
        </w:rPr>
        <w:t>single, logical outflow</w:t>
      </w:r>
      <w:r w:rsidR="00433D90" w:rsidRPr="00AC7D96">
        <w:rPr>
          <w:highlight w:val="yellow"/>
          <w:lang w:val="en-US"/>
          <w:rPrChange w:id="142" w:author="GRDC/ID" w:date="2016-09-16T09:28:00Z">
            <w:rPr>
              <w:lang w:val="en-US"/>
            </w:rPr>
          </w:rPrChange>
        </w:rPr>
        <w:t>.</w:t>
      </w:r>
      <w:r w:rsidR="003101B9">
        <w:rPr>
          <w:lang w:val="en-US"/>
        </w:rPr>
        <w:t xml:space="preserve"> </w:t>
      </w:r>
      <w:r w:rsidRPr="008E510D">
        <w:rPr>
          <w:lang w:val="en-US"/>
        </w:rPr>
        <w:t>Although these cases require different geographic representations, they can be represented using the same topolog</w:t>
      </w:r>
      <w:r w:rsidR="007355CE">
        <w:rPr>
          <w:lang w:val="en-US"/>
        </w:rPr>
        <w:t xml:space="preserve">ical  pattern of </w:t>
      </w:r>
      <w:r w:rsidR="00AB6DAC">
        <w:rPr>
          <w:lang w:val="en-US"/>
        </w:rPr>
        <w:t>the</w:t>
      </w:r>
      <w:r w:rsidR="007355CE">
        <w:rPr>
          <w:lang w:val="en-US"/>
        </w:rPr>
        <w:t xml:space="preserve"> catchment bound </w:t>
      </w:r>
      <w:r w:rsidR="00AB6DAC">
        <w:rPr>
          <w:lang w:val="en-US"/>
        </w:rPr>
        <w:t>with</w:t>
      </w:r>
      <w:r w:rsidR="007355CE">
        <w:rPr>
          <w:lang w:val="en-US"/>
        </w:rPr>
        <w:t xml:space="preserve"> its common outlet</w:t>
      </w:r>
      <w:r w:rsidRPr="008E510D">
        <w:rPr>
          <w:lang w:val="en-US"/>
        </w:rPr>
        <w:t xml:space="preserve">. Since all these cases can be specified using simple </w:t>
      </w:r>
      <w:r w:rsidR="00054D70">
        <w:rPr>
          <w:lang w:val="en-US"/>
        </w:rPr>
        <w:t xml:space="preserve">catchment </w:t>
      </w:r>
      <w:r w:rsidRPr="008E510D">
        <w:rPr>
          <w:lang w:val="en-US"/>
        </w:rPr>
        <w:t xml:space="preserve">topology, no special treatment is required to handle the variation of flow processes. </w:t>
      </w:r>
    </w:p>
    <w:p w14:paraId="0773B858" w14:textId="3C236C74" w:rsidR="008E5881" w:rsidRPr="008E510D" w:rsidRDefault="008E5881" w:rsidP="008E5881">
      <w:pPr>
        <w:pStyle w:val="berschrift3"/>
      </w:pPr>
      <w:bookmarkStart w:id="143" w:name="_Toc458775732"/>
      <w:bookmarkStart w:id="144" w:name="_Toc461780926"/>
      <w:r w:rsidRPr="008E510D">
        <w:t>Hierarchy of catchments</w:t>
      </w:r>
      <w:bookmarkEnd w:id="143"/>
      <w:bookmarkEnd w:id="144"/>
    </w:p>
    <w:p w14:paraId="27F688A5" w14:textId="72B87141" w:rsidR="000A3859" w:rsidRDefault="008E5881" w:rsidP="00860515">
      <w:pPr>
        <w:pStyle w:val="StandardWeb"/>
        <w:jc w:val="both"/>
        <w:rPr>
          <w:lang w:val="en-US"/>
        </w:rPr>
        <w:pPrChange w:id="145" w:author="GRDC/ID" w:date="2016-09-16T10:56:00Z">
          <w:pPr>
            <w:pStyle w:val="StandardWeb"/>
          </w:pPr>
        </w:pPrChange>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C635D">
        <w:rPr>
          <w:lang w:val="en-US"/>
        </w:rPr>
        <w:fldChar w:fldCharType="begin"/>
      </w:r>
      <w:r w:rsidR="009C635D">
        <w:rPr>
          <w:lang w:val="en-US"/>
        </w:rPr>
        <w:instrText xml:space="preserve"> REF _Ref461114244 \h </w:instrText>
      </w:r>
      <w:r w:rsidR="009C635D">
        <w:rPr>
          <w:lang w:val="en-US"/>
        </w:rPr>
      </w:r>
      <w:r w:rsidR="00860515">
        <w:rPr>
          <w:lang w:val="en-US"/>
        </w:rPr>
        <w:instrText xml:space="preserve"> \* MERGEFORMAT </w:instrText>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C635D">
        <w:rPr>
          <w:lang w:val="en-US"/>
        </w:rPr>
        <w:fldChar w:fldCharType="begin"/>
      </w:r>
      <w:r w:rsidR="009C635D">
        <w:rPr>
          <w:lang w:val="en-US"/>
        </w:rPr>
        <w:instrText xml:space="preserve"> REF _Ref461114271 \h </w:instrText>
      </w:r>
      <w:r w:rsidR="009C635D">
        <w:rPr>
          <w:lang w:val="en-US"/>
        </w:rPr>
      </w:r>
      <w:r w:rsidR="00860515">
        <w:rPr>
          <w:lang w:val="en-US"/>
        </w:rPr>
        <w:instrText xml:space="preserve"> \* MERGEFORMAT </w:instrText>
      </w:r>
      <w:r w:rsidR="009C635D">
        <w:rPr>
          <w:lang w:val="en-US"/>
        </w:rPr>
        <w:fldChar w:fldCharType="separate"/>
      </w:r>
      <w:r w:rsidR="009C635D" w:rsidRPr="00B70144">
        <w:t xml:space="preserve">Figure </w:t>
      </w:r>
      <w:r w:rsidR="009C635D">
        <w:rPr>
          <w:noProof/>
        </w:rPr>
        <w:t>8</w:t>
      </w:r>
      <w:r w:rsidR="009C635D">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146" w:name="_Ref461114244"/>
      <w:bookmarkStart w:id="147" w:name="_Toc461780985"/>
      <w:r w:rsidRPr="00B70144">
        <w:t xml:space="preserve">Figure </w:t>
      </w:r>
      <w:r w:rsidR="00E84282">
        <w:fldChar w:fldCharType="begin"/>
      </w:r>
      <w:r w:rsidR="00E84282">
        <w:instrText xml:space="preserve"> SEQ Figure \* ARABIC </w:instrText>
      </w:r>
      <w:r w:rsidR="00E84282">
        <w:fldChar w:fldCharType="separate"/>
      </w:r>
      <w:r w:rsidR="009C635D">
        <w:rPr>
          <w:noProof/>
        </w:rPr>
        <w:t>7</w:t>
      </w:r>
      <w:r w:rsidR="00E84282">
        <w:rPr>
          <w:noProof/>
        </w:rPr>
        <w:fldChar w:fldCharType="end"/>
      </w:r>
      <w:bookmarkEnd w:id="146"/>
      <w:r w:rsidRPr="00B70144">
        <w:t>: Catchment hierarchy – A catchment (dark grey), may be nested within a containing catchment which is another catchment (light grey)</w:t>
      </w:r>
      <w:bookmarkEnd w:id="147"/>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148" w:name="_Ref461114271"/>
      <w:bookmarkStart w:id="149" w:name="_Toc461780986"/>
      <w:r w:rsidRPr="00B70144">
        <w:t xml:space="preserve">Figure </w:t>
      </w:r>
      <w:r w:rsidR="00E84282">
        <w:fldChar w:fldCharType="begin"/>
      </w:r>
      <w:r w:rsidR="00E84282">
        <w:instrText xml:space="preserve"> SEQ Figure \* ARABIC </w:instrText>
      </w:r>
      <w:r w:rsidR="00E84282">
        <w:fldChar w:fldCharType="separate"/>
      </w:r>
      <w:r w:rsidR="009C635D">
        <w:rPr>
          <w:noProof/>
        </w:rPr>
        <w:t>8</w:t>
      </w:r>
      <w:r w:rsidR="00E84282">
        <w:rPr>
          <w:noProof/>
        </w:rPr>
        <w:fldChar w:fldCharType="end"/>
      </w:r>
      <w:bookmarkEnd w:id="148"/>
      <w:r w:rsidRPr="00B70144">
        <w:t>: Catchment hierarchy – A catchment (C1, C2, or C3) may be part of a simple dendritic network of catchments which is also a catchment.</w:t>
      </w:r>
      <w:bookmarkEnd w:id="149"/>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150" w:name="_Toc458775733"/>
      <w:bookmarkStart w:id="151" w:name="_Toc461780927"/>
      <w:r w:rsidRPr="008E510D">
        <w:t>Topological network of catchments</w:t>
      </w:r>
      <w:bookmarkEnd w:id="150"/>
      <w:bookmarkEnd w:id="151"/>
    </w:p>
    <w:p w14:paraId="7AA225D2" w14:textId="344C6026"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C635D">
        <w:rPr>
          <w:highlight w:val="magenta"/>
          <w:lang w:val="en-US"/>
        </w:rPr>
        <w:fldChar w:fldCharType="begin"/>
      </w:r>
      <w:r w:rsidR="009C635D">
        <w:rPr>
          <w:lang w:val="en-US"/>
        </w:rPr>
        <w:instrText xml:space="preserve"> REF _Ref461114288 \h </w:instrText>
      </w:r>
      <w:r w:rsidR="009C635D">
        <w:rPr>
          <w:highlight w:val="magenta"/>
          <w:lang w:val="en-US"/>
        </w:rPr>
      </w:r>
      <w:r w:rsidR="009C635D">
        <w:rPr>
          <w:highlight w:val="magenta"/>
          <w:lang w:val="en-US"/>
        </w:rPr>
        <w:fldChar w:fldCharType="separate"/>
      </w:r>
      <w:r w:rsidR="009C635D">
        <w:t xml:space="preserve">Figure </w:t>
      </w:r>
      <w:r w:rsidR="009C635D">
        <w:rPr>
          <w:noProof/>
        </w:rPr>
        <w:t>9</w:t>
      </w:r>
      <w:r w:rsidR="009C635D">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lastRenderedPageBreak/>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1A228964" w:rsidR="00B70144" w:rsidRDefault="00B70144" w:rsidP="00B70144">
      <w:pPr>
        <w:pStyle w:val="OGCFigure"/>
      </w:pPr>
      <w:bookmarkStart w:id="152" w:name="_Ref461114288"/>
      <w:bookmarkStart w:id="153" w:name="_Toc461780987"/>
      <w:r>
        <w:t xml:space="preserve">Figure </w:t>
      </w:r>
      <w:r w:rsidR="00E84282">
        <w:fldChar w:fldCharType="begin"/>
      </w:r>
      <w:r w:rsidR="00E84282">
        <w:instrText xml:space="preserve"> SEQ Figure \* ARABIC </w:instrText>
      </w:r>
      <w:r w:rsidR="00E84282">
        <w:fldChar w:fldCharType="separate"/>
      </w:r>
      <w:r w:rsidR="009C635D">
        <w:rPr>
          <w:noProof/>
        </w:rPr>
        <w:t>9</w:t>
      </w:r>
      <w:r w:rsidR="00E84282">
        <w:rPr>
          <w:noProof/>
        </w:rPr>
        <w:fldChar w:fldCharType="end"/>
      </w:r>
      <w:bookmarkEnd w:id="152"/>
      <w:r>
        <w:t xml:space="preserve">: </w:t>
      </w:r>
      <w:r w:rsidRPr="00DF497D">
        <w:t>A catchment area (grey) and a flowpath connecting inflow to outflow (red) depicting a definable unit where hydrological processes take place.</w:t>
      </w:r>
      <w:bookmarkEnd w:id="153"/>
    </w:p>
    <w:p w14:paraId="2090A99C" w14:textId="77777777" w:rsidR="005A7FC9" w:rsidRDefault="005A7FC9" w:rsidP="005A7FC9">
      <w:pPr>
        <w:pStyle w:val="Beschriftung"/>
        <w:keepNext/>
      </w:pPr>
      <w:r>
        <w:rPr>
          <w:noProof/>
          <w:lang w:val="en-US"/>
        </w:rPr>
        <w:lastRenderedPageBreak/>
        <w:drawing>
          <wp:inline distT="0" distB="0" distL="0" distR="0" wp14:anchorId="3198547D" wp14:editId="20F9C045">
            <wp:extent cx="5486400" cy="4052524"/>
            <wp:effectExtent l="0" t="0" r="0" b="571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052524"/>
                    </a:xfrm>
                    <a:prstGeom prst="rect">
                      <a:avLst/>
                    </a:prstGeom>
                    <a:noFill/>
                    <a:ln>
                      <a:noFill/>
                    </a:ln>
                  </pic:spPr>
                </pic:pic>
              </a:graphicData>
            </a:graphic>
          </wp:inline>
        </w:drawing>
      </w:r>
    </w:p>
    <w:p w14:paraId="68C77BFE" w14:textId="240A59E7" w:rsidR="005A7FC9" w:rsidRDefault="005A7FC9" w:rsidP="005A7FC9">
      <w:pPr>
        <w:pStyle w:val="OGCFigure"/>
      </w:pPr>
      <w:bookmarkStart w:id="154" w:name="_Ref461114302"/>
      <w:bookmarkStart w:id="155" w:name="_Toc461780988"/>
      <w:r>
        <w:t xml:space="preserve">Figure </w:t>
      </w:r>
      <w:r w:rsidR="00E84282">
        <w:fldChar w:fldCharType="begin"/>
      </w:r>
      <w:r w:rsidR="00E84282">
        <w:instrText xml:space="preserve"> SEQ Figure \* ARABIC </w:instrText>
      </w:r>
      <w:r w:rsidR="00E84282">
        <w:fldChar w:fldCharType="separate"/>
      </w:r>
      <w:r w:rsidR="009C635D">
        <w:rPr>
          <w:noProof/>
        </w:rPr>
        <w:t>10</w:t>
      </w:r>
      <w:r w:rsidR="00E84282">
        <w:rPr>
          <w:noProof/>
        </w:rPr>
        <w:fldChar w:fldCharType="end"/>
      </w:r>
      <w:bookmarkEnd w:id="154"/>
      <w:r>
        <w:t>:</w:t>
      </w:r>
      <w:r w:rsidRPr="005A7FC9">
        <w:t xml:space="preserve"> </w:t>
      </w:r>
      <w:r w:rsidRPr="00B70144">
        <w:t>Catchments contributing to an identified outflow node. Note that some catchments contribute to a common outflow node.</w:t>
      </w:r>
      <w:bookmarkEnd w:id="155"/>
    </w:p>
    <w:p w14:paraId="3E221315" w14:textId="6DAAB0FA" w:rsidR="00B70144" w:rsidRPr="00B70144" w:rsidRDefault="00B70144" w:rsidP="00B70144">
      <w:pPr>
        <w:pStyle w:val="Beschriftung"/>
        <w:rPr>
          <w:lang w:val="en-US"/>
        </w:rPr>
      </w:pPr>
    </w:p>
    <w:p w14:paraId="2AA2F1D2" w14:textId="77777777" w:rsidR="005A7FC9" w:rsidRDefault="005A7FC9" w:rsidP="005A7FC9">
      <w:pPr>
        <w:pStyle w:val="Beschriftung"/>
        <w:keepNext/>
      </w:pPr>
      <w:r>
        <w:rPr>
          <w:noProof/>
          <w:lang w:val="en-US"/>
        </w:rPr>
        <w:lastRenderedPageBreak/>
        <w:drawing>
          <wp:inline distT="0" distB="0" distL="0" distR="0" wp14:anchorId="56D90A8F" wp14:editId="41CA6486">
            <wp:extent cx="5486400" cy="4116336"/>
            <wp:effectExtent l="0" t="0" r="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6336"/>
                    </a:xfrm>
                    <a:prstGeom prst="rect">
                      <a:avLst/>
                    </a:prstGeom>
                    <a:noFill/>
                    <a:ln>
                      <a:noFill/>
                    </a:ln>
                  </pic:spPr>
                </pic:pic>
              </a:graphicData>
            </a:graphic>
          </wp:inline>
        </w:drawing>
      </w:r>
    </w:p>
    <w:p w14:paraId="4823DB3B" w14:textId="347E5B84" w:rsidR="005A7FC9" w:rsidRDefault="005A7FC9" w:rsidP="005A7FC9">
      <w:pPr>
        <w:pStyle w:val="OGCFigure"/>
      </w:pPr>
      <w:bookmarkStart w:id="156" w:name="_Ref461114312"/>
      <w:bookmarkStart w:id="157" w:name="_Toc461780989"/>
      <w:r>
        <w:t xml:space="preserve">Figure </w:t>
      </w:r>
      <w:r w:rsidR="00E84282">
        <w:fldChar w:fldCharType="begin"/>
      </w:r>
      <w:r w:rsidR="00E84282">
        <w:instrText xml:space="preserve"> SEQ Figure \* ARABIC </w:instrText>
      </w:r>
      <w:r w:rsidR="00E84282">
        <w:fldChar w:fldCharType="separate"/>
      </w:r>
      <w:r w:rsidR="009C635D">
        <w:rPr>
          <w:noProof/>
        </w:rPr>
        <w:t>11</w:t>
      </w:r>
      <w:r w:rsidR="00E84282">
        <w:rPr>
          <w:noProof/>
        </w:rPr>
        <w:fldChar w:fldCharType="end"/>
      </w:r>
      <w:bookmarkEnd w:id="156"/>
      <w:r>
        <w:t xml:space="preserve">: </w:t>
      </w:r>
      <w:r w:rsidRPr="008E510D">
        <w:t>Catchments receive inflow via an identified inflow node. Note that nodes are not necessarily geographic features, but are rather nodes in a graph representation of the river network.</w:t>
      </w:r>
      <w:bookmarkEnd w:id="157"/>
    </w:p>
    <w:p w14:paraId="2AEAE087" w14:textId="44B1A6BC" w:rsidR="00005E29" w:rsidRPr="008E510D" w:rsidRDefault="00A76C36" w:rsidP="00450C77">
      <w:pPr>
        <w:pStyle w:val="StandardWeb"/>
        <w:jc w:val="both"/>
        <w:rPr>
          <w:lang w:val="en-US"/>
        </w:rPr>
      </w:pPr>
      <w:r>
        <w:rPr>
          <w:lang w:val="en-US"/>
        </w:rPr>
        <w:t xml:space="preserve">The catchment C1, shown in </w:t>
      </w:r>
      <w:r w:rsidR="009C635D">
        <w:rPr>
          <w:lang w:val="en-US"/>
        </w:rPr>
        <w:fldChar w:fldCharType="begin"/>
      </w:r>
      <w:r w:rsidR="009C635D">
        <w:rPr>
          <w:lang w:val="en-US"/>
        </w:rPr>
        <w:instrText xml:space="preserve"> REF _Ref461114302 \h </w:instrText>
      </w:r>
      <w:r w:rsidR="009C635D">
        <w:rPr>
          <w:lang w:val="en-US"/>
        </w:rPr>
      </w:r>
      <w:r w:rsidR="009C635D">
        <w:rPr>
          <w:lang w:val="en-US"/>
        </w:rPr>
        <w:fldChar w:fldCharType="separate"/>
      </w:r>
      <w:r w:rsidR="00D92003">
        <w:t xml:space="preserve">Figure </w:t>
      </w:r>
      <w:r w:rsidR="00D92003">
        <w:rPr>
          <w:noProof/>
        </w:rPr>
        <w:t>10</w:t>
      </w:r>
      <w:r w:rsidR="009C635D">
        <w:rPr>
          <w:lang w:val="en-US"/>
        </w:rPr>
        <w:fldChar w:fldCharType="end"/>
      </w:r>
      <w:r>
        <w:rPr>
          <w:lang w:val="en-US"/>
        </w:rPr>
        <w:t xml:space="preserve">, contributes flow to outflow node n1. Node n2, shown in </w:t>
      </w:r>
      <w:r w:rsidR="009C635D">
        <w:rPr>
          <w:lang w:val="en-US"/>
        </w:rPr>
        <w:fldChar w:fldCharType="begin"/>
      </w:r>
      <w:r w:rsidR="009C635D">
        <w:rPr>
          <w:lang w:val="en-US"/>
        </w:rPr>
        <w:instrText xml:space="preserve"> REF _Ref461114312 \h </w:instrText>
      </w:r>
      <w:r w:rsidR="009C635D">
        <w:rPr>
          <w:lang w:val="en-US"/>
        </w:rPr>
      </w:r>
      <w:r w:rsidR="009C635D">
        <w:rPr>
          <w:lang w:val="en-US"/>
        </w:rPr>
        <w:fldChar w:fldCharType="separate"/>
      </w:r>
      <w:r w:rsidR="009C635D">
        <w:t xml:space="preserve">Figure </w:t>
      </w:r>
      <w:r w:rsidR="009C635D">
        <w:rPr>
          <w:noProof/>
        </w:rPr>
        <w:t>11</w:t>
      </w:r>
      <w:r w:rsidR="009C635D">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1C19A0CE"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r w:rsidR="00021804">
        <w:rPr>
          <w:lang w:val="en-US"/>
        </w:rPr>
        <w:t>i</w:t>
      </w:r>
      <w:r w:rsidRPr="008E510D">
        <w:rPr>
          <w:lang w:val="en-US"/>
        </w:rPr>
        <w:t>n reality</w:t>
      </w:r>
      <w:r w:rsidR="00F173CA">
        <w:rPr>
          <w:lang w:val="en-US"/>
        </w:rPr>
        <w:t>,</w:t>
      </w:r>
      <w:r w:rsidRPr="008E510D">
        <w:rPr>
          <w:lang w:val="en-US"/>
        </w:rPr>
        <w:t xml:space="preserve"> they are (potentially complex) </w:t>
      </w:r>
      <w:r w:rsidR="00021804">
        <w:rPr>
          <w:lang w:val="en-US"/>
        </w:rPr>
        <w:t>catchment</w:t>
      </w:r>
      <w:r w:rsidR="00021804" w:rsidRPr="008E510D">
        <w:rPr>
          <w:lang w:val="en-US"/>
        </w:rPr>
        <w:t xml:space="preserve"> </w:t>
      </w:r>
      <w:r w:rsidRPr="008E510D">
        <w:rPr>
          <w:lang w:val="en-US"/>
        </w:rPr>
        <w:t xml:space="preserve">outlets, denoted as outfall features. Whether an outfall (node) is referred to as an inflow </w:t>
      </w:r>
      <w:r w:rsidR="006F1231">
        <w:rPr>
          <w:lang w:val="en-US"/>
        </w:rPr>
        <w:t xml:space="preserve">node </w:t>
      </w:r>
      <w:r w:rsidRPr="008E510D">
        <w:rPr>
          <w:lang w:val="en-US"/>
        </w:rPr>
        <w:t xml:space="preserve">or outflow </w:t>
      </w:r>
      <w:r w:rsidR="006F1231">
        <w:rPr>
          <w:lang w:val="en-US"/>
        </w:rPr>
        <w:t xml:space="preserve">node </w:t>
      </w:r>
      <w:r w:rsidRPr="008E510D">
        <w:rPr>
          <w:lang w:val="en-US"/>
        </w:rPr>
        <w:t xml:space="preserve">is always in reference to a </w:t>
      </w:r>
      <w:r w:rsidR="00467DE0">
        <w:rPr>
          <w:lang w:val="en-US"/>
        </w:rPr>
        <w:t xml:space="preserve">particular </w:t>
      </w:r>
      <w:r w:rsidRPr="008E510D">
        <w:rPr>
          <w:lang w:val="en-US"/>
        </w:rPr>
        <w:t xml:space="preserve">catchment. This means that </w:t>
      </w:r>
      <w:r w:rsidR="00021804">
        <w:rPr>
          <w:lang w:val="en-US"/>
        </w:rPr>
        <w:t>an outfall</w:t>
      </w:r>
      <w:r w:rsidRPr="008E510D">
        <w:rPr>
          <w:lang w:val="en-US"/>
        </w:rPr>
        <w:t xml:space="preserve"> serves as the outflow node of some contributing catchment(s) and the inflow node of some receiving catchment(s). In this standard, the inflow and outflow role names of the conceptual outfall (node) are used to unambiguously describe the role </w:t>
      </w:r>
      <w:r w:rsidR="003E35C5">
        <w:rPr>
          <w:lang w:val="en-US"/>
        </w:rPr>
        <w:t xml:space="preserve">of an outfall </w:t>
      </w:r>
      <w:r w:rsidRPr="008E510D">
        <w:rPr>
          <w:lang w:val="en-US"/>
        </w:rPr>
        <w:t>with respect to a catchment.</w:t>
      </w:r>
    </w:p>
    <w:p w14:paraId="28837C64" w14:textId="5B7FA59E" w:rsidR="00005E29" w:rsidRPr="008E510D" w:rsidRDefault="00005E29" w:rsidP="00450C77">
      <w:pPr>
        <w:pStyle w:val="StandardWeb"/>
        <w:jc w:val="both"/>
        <w:rPr>
          <w:lang w:val="en-US"/>
        </w:rPr>
      </w:pPr>
      <w:r w:rsidRPr="008E510D">
        <w:rPr>
          <w:lang w:val="en-US"/>
        </w:rPr>
        <w: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w:t>
      </w:r>
    </w:p>
    <w:p w14:paraId="5747BF66" w14:textId="53957B30" w:rsidR="00005E29" w:rsidRPr="008E510D" w:rsidDel="00AB6DAC" w:rsidRDefault="00005E29" w:rsidP="00AB6DAC">
      <w:pPr>
        <w:jc w:val="both"/>
        <w:rPr>
          <w:del w:id="158" w:author="GRDC/ID" w:date="2016-09-09T10:25:00Z"/>
        </w:rPr>
      </w:pPr>
      <w:r w:rsidRPr="008E510D">
        <w:lastRenderedPageBreak/>
        <w:t xml:space="preserve">Being topological nodes, inflow and outflow have no explicit positions but are potentially complex </w:t>
      </w:r>
      <w:r w:rsidR="00021804">
        <w:t>catchment</w:t>
      </w:r>
      <w:r w:rsidR="00021804" w:rsidRPr="008E510D">
        <w:t xml:space="preserve"> </w:t>
      </w:r>
      <w:r w:rsidRPr="008E510D">
        <w:t xml:space="preserve">outlets. In fact, </w:t>
      </w:r>
      <w:r w:rsidR="0088723E">
        <w:t xml:space="preserve"> inflow and outflow</w:t>
      </w:r>
      <w:r w:rsidRPr="008E510D">
        <w: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r w:rsidR="0088723E">
        <w:t>outflow</w:t>
      </w:r>
      <w:r w:rsidR="0088723E" w:rsidRPr="008E510D">
        <w:t xml:space="preserve"> </w:t>
      </w:r>
      <w:r w:rsidRPr="008E510D">
        <w:t>and that diffuse</w:t>
      </w:r>
      <w:r w:rsidR="00E946D6">
        <w:t>d</w:t>
      </w:r>
      <w:r w:rsidRPr="008E510D">
        <w:t xml:space="preserve"> inflow can be said to contribute </w:t>
      </w:r>
      <w:r w:rsidR="0036587F" w:rsidRPr="008E510D">
        <w:t>to the catchment in question (</w:t>
      </w:r>
      <w:r w:rsidR="0036587F" w:rsidRPr="008E510D">
        <w:fldChar w:fldCharType="begin"/>
      </w:r>
      <w:r w:rsidR="0036587F" w:rsidRPr="008E510D">
        <w:instrText xml:space="preserve"> REF _Ref458766605 \h </w:instrText>
      </w:r>
      <w:r w:rsidR="0036587F" w:rsidRPr="008E510D">
        <w:fldChar w:fldCharType="separate"/>
      </w:r>
      <w:r w:rsidR="009C635D" w:rsidRPr="008E510D">
        <w:t xml:space="preserve">Figure </w:t>
      </w:r>
      <w:r w:rsidR="009C635D">
        <w:rPr>
          <w:noProof/>
        </w:rPr>
        <w:t>12</w:t>
      </w:r>
      <w:r w:rsidR="0036587F" w:rsidRPr="008E510D">
        <w:fldChar w:fldCharType="end"/>
      </w:r>
      <w:r w:rsidRPr="008E510D">
        <w:t xml:space="preserve">). </w:t>
      </w:r>
      <w:r w:rsidR="00AB6DAC" w:rsidRPr="00AC7D96">
        <w:rPr>
          <w:highlight w:val="yellow"/>
          <w:rPrChange w:id="159" w:author="GRDC/ID" w:date="2016-09-16T09:29:00Z">
            <w:rPr/>
          </w:rPrChange>
        </w:rPr>
        <w: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t>
      </w:r>
      <w:r w:rsidR="00AB6DAC" w:rsidRPr="008E510D">
        <w:t xml:space="preserve"> </w:t>
      </w:r>
      <w:r w:rsidRPr="008E510D">
        <w:t>Note that in this case, the complexity required to support geospatially accurate linear referencing may be lost in the interest of easy network navigation capabilities.</w:t>
      </w:r>
      <w:ins w:id="160" w:author="GRDC/ID" w:date="2016-09-09T10:25:00Z">
        <w:r w:rsidR="00AB6DAC">
          <w:t xml:space="preserve"> </w:t>
        </w:r>
      </w:ins>
    </w:p>
    <w:p w14:paraId="12763133" w14:textId="001EB219" w:rsidR="0036587F" w:rsidRPr="008E510D" w:rsidRDefault="0036587F" w:rsidP="0036587F">
      <w:pPr>
        <w:keepNext/>
      </w:pPr>
      <w:r w:rsidRPr="008E510D">
        <w:rPr>
          <w:noProof/>
        </w:rPr>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674F1429" w:rsidR="00F16F57" w:rsidRDefault="0036587F" w:rsidP="006D2CB5">
      <w:pPr>
        <w:pStyle w:val="OGCFigure"/>
        <w:jc w:val="both"/>
      </w:pPr>
      <w:bookmarkStart w:id="161" w:name="_Ref458766605"/>
      <w:bookmarkStart w:id="162" w:name="_Ref458767275"/>
      <w:bookmarkStart w:id="163" w:name="_Toc461780990"/>
      <w:r w:rsidRPr="008E510D">
        <w:t xml:space="preserve">Figure </w:t>
      </w:r>
      <w:r w:rsidR="00E84282">
        <w:fldChar w:fldCharType="begin"/>
      </w:r>
      <w:r w:rsidR="00E84282">
        <w:instrText xml:space="preserve"> SEQ Figure \* ARABIC </w:instrText>
      </w:r>
      <w:r w:rsidR="00E84282">
        <w:fldChar w:fldCharType="separate"/>
      </w:r>
      <w:r w:rsidR="009C635D">
        <w:rPr>
          <w:noProof/>
        </w:rPr>
        <w:t>12</w:t>
      </w:r>
      <w:r w:rsidR="00E84282">
        <w:rPr>
          <w:noProof/>
        </w:rPr>
        <w:fldChar w:fldCharType="end"/>
      </w:r>
      <w:bookmarkEnd w:id="161"/>
      <w:r w:rsidR="00F16F57">
        <w:t xml:space="preserve">: </w:t>
      </w:r>
      <w:r w:rsidR="00F173CA">
        <w:t>Encapsulation of n</w:t>
      </w:r>
      <w:r w:rsidRPr="008E510D">
        <w:t xml:space="preserve">on-dendritic </w:t>
      </w:r>
      <w:r w:rsidR="00AD570C">
        <w:t xml:space="preserve">stream network </w:t>
      </w:r>
      <w:r w:rsidRPr="008E510D">
        <w:t>topology</w:t>
      </w:r>
      <w:bookmarkEnd w:id="162"/>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163"/>
    </w:p>
    <w:p w14:paraId="52475A85" w14:textId="6883CA4F" w:rsidR="00832021" w:rsidRPr="00F16F57" w:rsidRDefault="00AB6DAC" w:rsidP="00AB6DAC">
      <w:pPr>
        <w:jc w:val="both"/>
      </w:pPr>
      <w:r w:rsidRPr="00AC7D96">
        <w:rPr>
          <w:highlight w:val="yellow"/>
          <w:rPrChange w:id="164" w:author="GRDC/ID" w:date="2016-09-16T09:31:00Z">
            <w:rPr/>
          </w:rPrChange>
        </w:rPr>
        <w:t xml:space="preserve">It is worth noting that non-dendritic networks are often realized as a dendritic catchment network by introducing joint catchments that contain the non-dendritic parts. </w:t>
      </w:r>
      <w:r w:rsidRPr="00AC7D96">
        <w:rPr>
          <w:highlight w:val="yellow"/>
          <w:rPrChange w:id="165" w:author="GRDC/ID" w:date="2016-09-16T09:31:00Z">
            <w:rPr/>
          </w:rPrChange>
        </w:rPr>
        <w:fldChar w:fldCharType="begin"/>
      </w:r>
      <w:r w:rsidRPr="00AC7D96">
        <w:rPr>
          <w:highlight w:val="yellow"/>
          <w:rPrChange w:id="166" w:author="GRDC/ID" w:date="2016-09-16T09:31:00Z">
            <w:rPr/>
          </w:rPrChange>
        </w:rPr>
        <w:instrText xml:space="preserve"> REF _Ref458766605 \h  \* MERGEFORMAT </w:instrText>
      </w:r>
      <w:r w:rsidRPr="00AC7D96">
        <w:rPr>
          <w:highlight w:val="yellow"/>
          <w:rPrChange w:id="167" w:author="GRDC/ID" w:date="2016-09-16T09:31:00Z">
            <w:rPr/>
          </w:rPrChange>
        </w:rPr>
      </w:r>
      <w:r w:rsidRPr="00AC7D96">
        <w:rPr>
          <w:highlight w:val="yellow"/>
          <w:rPrChange w:id="168" w:author="GRDC/ID" w:date="2016-09-16T09:31:00Z">
            <w:rPr/>
          </w:rPrChange>
        </w:rPr>
        <w:fldChar w:fldCharType="separate"/>
      </w:r>
      <w:r w:rsidRPr="00AC7D96">
        <w:rPr>
          <w:highlight w:val="yellow"/>
          <w:rPrChange w:id="169" w:author="GRDC/ID" w:date="2016-09-16T09:31:00Z">
            <w:rPr/>
          </w:rPrChange>
        </w:rPr>
        <w:t xml:space="preserve">Figure </w:t>
      </w:r>
      <w:r w:rsidRPr="00AC7D96">
        <w:rPr>
          <w:noProof/>
          <w:highlight w:val="yellow"/>
          <w:rPrChange w:id="170" w:author="GRDC/ID" w:date="2016-09-16T09:31:00Z">
            <w:rPr>
              <w:noProof/>
            </w:rPr>
          </w:rPrChange>
        </w:rPr>
        <w:t>12</w:t>
      </w:r>
      <w:r w:rsidRPr="00AC7D96">
        <w:rPr>
          <w:highlight w:val="yellow"/>
          <w:rPrChange w:id="171" w:author="GRDC/ID" w:date="2016-09-16T09:31:00Z">
            <w:rPr/>
          </w:rPrChange>
        </w:rPr>
        <w:fldChar w:fldCharType="end"/>
      </w:r>
      <w:r w:rsidRPr="00AC7D96">
        <w:rPr>
          <w:highlight w:val="yellow"/>
          <w:rPrChange w:id="172" w:author="GRDC/ID" w:date="2016-09-16T09:31:00Z">
            <w:rPr/>
          </w:rPrChange>
        </w:rPr>
        <w:t xml:space="preserve"> shows an example of a non-dendritic stream network, where it is not possible to determine to what extent flow from catchment F contributes to catchments E, B or C (</w:t>
      </w:r>
      <w:r w:rsidRPr="00AC7D96">
        <w:rPr>
          <w:highlight w:val="yellow"/>
          <w:rPrChange w:id="173" w:author="GRDC/ID" w:date="2016-09-16T09:31:00Z">
            <w:rPr/>
          </w:rPrChange>
        </w:rPr>
        <w:fldChar w:fldCharType="begin"/>
      </w:r>
      <w:r w:rsidRPr="00AC7D96">
        <w:rPr>
          <w:highlight w:val="yellow"/>
          <w:rPrChange w:id="174" w:author="GRDC/ID" w:date="2016-09-16T09:31:00Z">
            <w:rPr/>
          </w:rPrChange>
        </w:rPr>
        <w:instrText xml:space="preserve"> REF _Ref461114244 \h </w:instrText>
      </w:r>
      <w:r w:rsidRPr="00AC7D96">
        <w:rPr>
          <w:highlight w:val="yellow"/>
          <w:rPrChange w:id="175" w:author="GRDC/ID" w:date="2016-09-16T09:31:00Z">
            <w:rPr/>
          </w:rPrChange>
        </w:rPr>
      </w:r>
      <w:r w:rsidR="00AC7D96">
        <w:rPr>
          <w:highlight w:val="yellow"/>
        </w:rPr>
        <w:instrText xml:space="preserve"> \* MERGEFORMAT </w:instrText>
      </w:r>
      <w:r w:rsidRPr="00AC7D96">
        <w:rPr>
          <w:highlight w:val="yellow"/>
          <w:rPrChange w:id="176" w:author="GRDC/ID" w:date="2016-09-16T09:31:00Z">
            <w:rPr/>
          </w:rPrChange>
        </w:rPr>
        <w:fldChar w:fldCharType="separate"/>
      </w:r>
      <w:r w:rsidRPr="00AC7D96">
        <w:rPr>
          <w:highlight w:val="yellow"/>
          <w:rPrChange w:id="177" w:author="GRDC/ID" w:date="2016-09-16T09:31:00Z">
            <w:rPr/>
          </w:rPrChange>
        </w:rPr>
        <w:t xml:space="preserve">Figure </w:t>
      </w:r>
      <w:r w:rsidRPr="00AC7D96">
        <w:rPr>
          <w:noProof/>
          <w:highlight w:val="yellow"/>
          <w:rPrChange w:id="178" w:author="GRDC/ID" w:date="2016-09-16T09:31:00Z">
            <w:rPr>
              <w:noProof/>
            </w:rPr>
          </w:rPrChange>
        </w:rPr>
        <w:t>7</w:t>
      </w:r>
      <w:r w:rsidRPr="00AC7D96">
        <w:rPr>
          <w:highlight w:val="yellow"/>
          <w:rPrChange w:id="179" w:author="GRDC/ID" w:date="2016-09-16T09:31:00Z">
            <w:rPr/>
          </w:rPrChange>
        </w:rPr>
        <w:fldChar w:fldCharType="end"/>
      </w:r>
      <w:r w:rsidRPr="00AC7D96">
        <w:rPr>
          <w:highlight w:val="yellow"/>
          <w:rPrChange w:id="180" w:author="GRDC/ID" w:date="2016-09-16T09:31:00Z">
            <w:rPr/>
          </w:rPrChange>
        </w:rPr>
        <w:t xml:space="preserve">, C1). </w:t>
      </w:r>
      <w:r w:rsidRPr="00AC7D96">
        <w:rPr>
          <w:rStyle w:val="Kommentarzeichen"/>
          <w:highlight w:val="yellow"/>
          <w:rPrChange w:id="181" w:author="GRDC/ID" w:date="2016-09-16T09:31:00Z">
            <w:rPr>
              <w:rStyle w:val="Kommentarzeichen"/>
            </w:rPr>
          </w:rPrChange>
        </w:rPr>
        <w:commentReference w:id="182"/>
      </w:r>
      <w:r w:rsidRPr="00AC7D96">
        <w:rPr>
          <w:highlight w:val="yellow"/>
          <w:rPrChange w:id="183" w:author="GRDC/ID" w:date="2016-09-16T09:31:00Z">
            <w:rPr/>
          </w:rPrChange>
        </w:rPr>
        <w:t>Aggregating  the catchments E, B, and C  (</w:t>
      </w:r>
      <w:r w:rsidRPr="00AC7D96">
        <w:rPr>
          <w:highlight w:val="yellow"/>
          <w:rPrChange w:id="184" w:author="GRDC/ID" w:date="2016-09-16T09:31:00Z">
            <w:rPr/>
          </w:rPrChange>
        </w:rPr>
        <w:fldChar w:fldCharType="begin"/>
      </w:r>
      <w:r w:rsidRPr="00AC7D96">
        <w:rPr>
          <w:highlight w:val="yellow"/>
          <w:rPrChange w:id="185" w:author="GRDC/ID" w:date="2016-09-16T09:31:00Z">
            <w:rPr/>
          </w:rPrChange>
        </w:rPr>
        <w:instrText xml:space="preserve"> REF _Ref461114244 \h </w:instrText>
      </w:r>
      <w:r w:rsidRPr="00AC7D96">
        <w:rPr>
          <w:highlight w:val="yellow"/>
          <w:rPrChange w:id="186" w:author="GRDC/ID" w:date="2016-09-16T09:31:00Z">
            <w:rPr/>
          </w:rPrChange>
        </w:rPr>
      </w:r>
      <w:r w:rsidR="00AC7D96">
        <w:rPr>
          <w:highlight w:val="yellow"/>
        </w:rPr>
        <w:instrText xml:space="preserve"> \* MERGEFORMAT </w:instrText>
      </w:r>
      <w:r w:rsidRPr="00AC7D96">
        <w:rPr>
          <w:highlight w:val="yellow"/>
          <w:rPrChange w:id="187" w:author="GRDC/ID" w:date="2016-09-16T09:31:00Z">
            <w:rPr/>
          </w:rPrChange>
        </w:rPr>
        <w:fldChar w:fldCharType="separate"/>
      </w:r>
      <w:r w:rsidRPr="00AC7D96">
        <w:rPr>
          <w:highlight w:val="yellow"/>
          <w:rPrChange w:id="188" w:author="GRDC/ID" w:date="2016-09-16T09:31:00Z">
            <w:rPr/>
          </w:rPrChange>
        </w:rPr>
        <w:t xml:space="preserve">Figure </w:t>
      </w:r>
      <w:r w:rsidRPr="00AC7D96">
        <w:rPr>
          <w:noProof/>
          <w:highlight w:val="yellow"/>
          <w:rPrChange w:id="189" w:author="GRDC/ID" w:date="2016-09-16T09:31:00Z">
            <w:rPr>
              <w:noProof/>
            </w:rPr>
          </w:rPrChange>
        </w:rPr>
        <w:t>7</w:t>
      </w:r>
      <w:r w:rsidRPr="00AC7D96">
        <w:rPr>
          <w:highlight w:val="yellow"/>
          <w:rPrChange w:id="190" w:author="GRDC/ID" w:date="2016-09-16T09:31:00Z">
            <w:rPr/>
          </w:rPrChange>
        </w:rPr>
        <w:fldChar w:fldCharType="end"/>
      </w:r>
      <w:r w:rsidRPr="00AC7D96">
        <w:rPr>
          <w:highlight w:val="yellow"/>
          <w:rPrChange w:id="191" w:author="GRDC/ID" w:date="2016-09-16T09:31:00Z">
            <w:rPr/>
          </w:rPrChange>
        </w:rPr>
        <w:t>, C2)</w:t>
      </w:r>
      <w:r w:rsidR="006F1231" w:rsidRPr="00AC7D96">
        <w:rPr>
          <w:highlight w:val="yellow"/>
          <w:rPrChange w:id="192" w:author="GRDC/ID" w:date="2016-09-16T09:31:00Z">
            <w:rPr/>
          </w:rPrChange>
        </w:rPr>
        <w:t xml:space="preserve"> </w:t>
      </w:r>
      <w:r w:rsidRPr="00AC7D96">
        <w:rPr>
          <w:highlight w:val="yellow"/>
          <w:rPrChange w:id="193" w:author="GRDC/ID" w:date="2016-09-16T09:31:00Z">
            <w:rPr/>
          </w:rPrChange>
        </w:rPr>
        <w:t>and collapsing the nodes N2 and N3 into a single virtual inflow (node), will accumulate all the flow from catchments D and F in the resulting catchment X contributing inflow into catchment A via the node N1 (</w:t>
      </w:r>
      <w:r w:rsidRPr="00AC7D96">
        <w:rPr>
          <w:highlight w:val="yellow"/>
          <w:rPrChange w:id="194" w:author="GRDC/ID" w:date="2016-09-16T09:31:00Z">
            <w:rPr/>
          </w:rPrChange>
        </w:rPr>
        <w:fldChar w:fldCharType="begin"/>
      </w:r>
      <w:r w:rsidRPr="00AC7D96">
        <w:rPr>
          <w:highlight w:val="yellow"/>
          <w:rPrChange w:id="195" w:author="GRDC/ID" w:date="2016-09-16T09:31:00Z">
            <w:rPr/>
          </w:rPrChange>
        </w:rPr>
        <w:instrText xml:space="preserve"> REF _Ref461114244 \h </w:instrText>
      </w:r>
      <w:r w:rsidRPr="00AC7D96">
        <w:rPr>
          <w:highlight w:val="yellow"/>
          <w:rPrChange w:id="196" w:author="GRDC/ID" w:date="2016-09-16T09:31:00Z">
            <w:rPr/>
          </w:rPrChange>
        </w:rPr>
      </w:r>
      <w:r w:rsidR="00AC7D96">
        <w:rPr>
          <w:highlight w:val="yellow"/>
        </w:rPr>
        <w:instrText xml:space="preserve"> \* MERGEFORMAT </w:instrText>
      </w:r>
      <w:r w:rsidRPr="00AC7D96">
        <w:rPr>
          <w:highlight w:val="yellow"/>
          <w:rPrChange w:id="197" w:author="GRDC/ID" w:date="2016-09-16T09:31:00Z">
            <w:rPr/>
          </w:rPrChange>
        </w:rPr>
        <w:fldChar w:fldCharType="separate"/>
      </w:r>
      <w:r w:rsidRPr="00AC7D96">
        <w:rPr>
          <w:highlight w:val="yellow"/>
          <w:rPrChange w:id="198" w:author="GRDC/ID" w:date="2016-09-16T09:31:00Z">
            <w:rPr/>
          </w:rPrChange>
        </w:rPr>
        <w:t xml:space="preserve">Figure </w:t>
      </w:r>
      <w:r w:rsidRPr="00AC7D96">
        <w:rPr>
          <w:noProof/>
          <w:highlight w:val="yellow"/>
          <w:rPrChange w:id="199" w:author="GRDC/ID" w:date="2016-09-16T09:31:00Z">
            <w:rPr>
              <w:noProof/>
            </w:rPr>
          </w:rPrChange>
        </w:rPr>
        <w:t>7</w:t>
      </w:r>
      <w:r w:rsidRPr="00AC7D96">
        <w:rPr>
          <w:highlight w:val="yellow"/>
          <w:rPrChange w:id="200" w:author="GRDC/ID" w:date="2016-09-16T09:31:00Z">
            <w:rPr/>
          </w:rPrChange>
        </w:rPr>
        <w:fldChar w:fldCharType="end"/>
      </w:r>
      <w:r w:rsidRPr="00AC7D96">
        <w:rPr>
          <w:highlight w:val="yellow"/>
          <w:rPrChange w:id="201" w:author="GRDC/ID" w:date="2016-09-16T09:31:00Z">
            <w:rPr/>
          </w:rPrChange>
        </w:rPr>
        <w:t>, C3). Using this encapsulation approach, catchments can be represented using a simple tree structure where an upstream-downstream relation can be built without the need for complex hydrography between inflow and outflow nodes</w:t>
      </w:r>
      <w:r w:rsidRPr="008E510D">
        <w:t>.</w:t>
      </w:r>
      <w:r>
        <w:t xml:space="preserve"> </w:t>
      </w:r>
    </w:p>
    <w:p w14:paraId="263895D0" w14:textId="4847A561" w:rsidR="00C86433" w:rsidRPr="00E226E8" w:rsidRDefault="00C86433" w:rsidP="00C86433">
      <w:pPr>
        <w:pStyle w:val="berschrift2"/>
      </w:pPr>
      <w:bookmarkStart w:id="202" w:name="_Toc458775734"/>
      <w:bookmarkStart w:id="203" w:name="_Toc461780928"/>
      <w:r w:rsidRPr="00E226E8">
        <w:lastRenderedPageBreak/>
        <w:t>River reference system</w:t>
      </w:r>
      <w:bookmarkEnd w:id="202"/>
      <w:bookmarkEnd w:id="203"/>
    </w:p>
    <w:p w14:paraId="68171C45" w14:textId="48F0BB14" w:rsidR="0019707D" w:rsidRPr="00E226E8" w:rsidRDefault="00C86433" w:rsidP="00DD072F">
      <w:pPr>
        <w:pStyle w:val="StandardWeb"/>
        <w:jc w:val="both"/>
        <w:rPr>
          <w:lang w:val="en-US"/>
        </w:rPr>
      </w:pPr>
      <w:r w:rsidRPr="00E226E8">
        <w:rPr>
          <w:lang w:val="en-US"/>
        </w:rPr>
        <w:t>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w:t>
      </w:r>
      <w:r w:rsidR="00700A6F">
        <w:rPr>
          <w:lang w:val="en-US"/>
        </w:rPr>
        <w:t xml:space="preserve"> starts at</w:t>
      </w:r>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615674A0" w:rsidR="00C86433" w:rsidRDefault="0019707D" w:rsidP="00450C77">
      <w:pPr>
        <w:pStyle w:val="StandardWeb"/>
        <w:jc w:val="both"/>
      </w:pPr>
      <w:r w:rsidRPr="00AC7D96">
        <w:rPr>
          <w:highlight w:val="yellow"/>
          <w:lang w:val="en-US"/>
          <w:rPrChange w:id="204" w:author="GRDC/ID" w:date="2016-09-16T09:31:00Z">
            <w:rPr>
              <w:lang w:val="en-US"/>
            </w:rPr>
          </w:rPrChange>
        </w:rPr>
        <w:t>Provided that the location to be placed is declared to be outfall of a catchment, an already existing catchment will be split into catchments upstream and downstream of the ‘new’ 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w:t>
      </w:r>
      <w:r w:rsidRPr="00E226E8">
        <w:rPr>
          <w:lang w:val="en-US"/>
        </w:rPr>
        <w:t xml:space="preserve"> </w:t>
      </w:r>
      <w:r w:rsidR="009C635D">
        <w:fldChar w:fldCharType="begin"/>
      </w:r>
      <w:r w:rsidR="009C635D">
        <w:rPr>
          <w:lang w:val="en-US"/>
        </w:rPr>
        <w:instrText xml:space="preserve"> REF _Ref461114335 \h </w:instrText>
      </w:r>
      <w:r w:rsidR="009C635D">
        <w:fldChar w:fldCharType="separate"/>
      </w:r>
      <w:r w:rsidR="009C635D" w:rsidRPr="00EE2057">
        <w:t xml:space="preserve">Figure </w:t>
      </w:r>
      <w:r w:rsidR="009C635D">
        <w:rPr>
          <w:noProof/>
        </w:rPr>
        <w:t>13</w:t>
      </w:r>
      <w:r w:rsidR="009C635D">
        <w:fldChar w:fldCharType="end"/>
      </w:r>
      <w:r w:rsidR="00C86433" w:rsidRPr="00E226E8">
        <w:t xml:space="preserve">, and </w:t>
      </w:r>
      <w:r w:rsidR="009C635D">
        <w:fldChar w:fldCharType="begin"/>
      </w:r>
      <w:r w:rsidR="009C635D">
        <w:instrText xml:space="preserve"> REF _Ref461114343 \h </w:instrText>
      </w:r>
      <w:r w:rsidR="009C635D">
        <w:fldChar w:fldCharType="separate"/>
      </w:r>
      <w:r w:rsidR="009C635D">
        <w:t xml:space="preserve">Figure </w:t>
      </w:r>
      <w:r w:rsidR="009C635D">
        <w:rPr>
          <w:noProof/>
        </w:rPr>
        <w:t>14</w:t>
      </w:r>
      <w:r w:rsidR="009C635D">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5BF968ED" w14:textId="77777777" w:rsidR="00EE2057" w:rsidRDefault="00EE2057" w:rsidP="00EE2057">
      <w:pPr>
        <w:pStyle w:val="StandardWeb"/>
        <w:keepNext/>
        <w:jc w:val="center"/>
      </w:pPr>
      <w:r>
        <w:rPr>
          <w:noProof/>
          <w:lang w:val="en-US" w:eastAsia="en-US"/>
        </w:rPr>
        <w:lastRenderedPageBreak/>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77777777" w:rsidR="00EE2057" w:rsidRPr="00EE2057" w:rsidRDefault="00EE2057" w:rsidP="00EE2057">
      <w:pPr>
        <w:pStyle w:val="OGCFigure"/>
      </w:pPr>
      <w:bookmarkStart w:id="205" w:name="_Ref461114335"/>
      <w:bookmarkStart w:id="206" w:name="_Toc461780991"/>
      <w:r w:rsidRPr="00EE2057">
        <w:t xml:space="preserve">Figure </w:t>
      </w:r>
      <w:r w:rsidR="00E84282">
        <w:fldChar w:fldCharType="begin"/>
      </w:r>
      <w:r w:rsidR="00E84282">
        <w:instrText xml:space="preserve"> SEQ Figure \* ARABIC </w:instrText>
      </w:r>
      <w:r w:rsidR="00E84282">
        <w:fldChar w:fldCharType="separate"/>
      </w:r>
      <w:r w:rsidR="009C635D">
        <w:rPr>
          <w:noProof/>
        </w:rPr>
        <w:t>13</w:t>
      </w:r>
      <w:r w:rsidR="00E84282">
        <w:rPr>
          <w:noProof/>
        </w:rPr>
        <w:fldChar w:fldCharType="end"/>
      </w:r>
      <w:bookmarkEnd w:id="205"/>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206"/>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29F177A9" w:rsidR="00EE2057" w:rsidRDefault="00EE2057" w:rsidP="00EE2057">
      <w:pPr>
        <w:pStyle w:val="OGCFigure"/>
      </w:pPr>
      <w:bookmarkStart w:id="207" w:name="_Ref461114343"/>
      <w:bookmarkStart w:id="208" w:name="_Toc461780992"/>
      <w:r>
        <w:t xml:space="preserve">Figure </w:t>
      </w:r>
      <w:r w:rsidR="00E84282">
        <w:fldChar w:fldCharType="begin"/>
      </w:r>
      <w:r w:rsidR="00E84282">
        <w:instrText xml:space="preserve"> SEQ Figure \* ARABIC </w:instrText>
      </w:r>
      <w:r w:rsidR="00E84282">
        <w:fldChar w:fldCharType="separate"/>
      </w:r>
      <w:r w:rsidR="009C635D">
        <w:rPr>
          <w:noProof/>
        </w:rPr>
        <w:t>14</w:t>
      </w:r>
      <w:r w:rsidR="00E84282">
        <w:rPr>
          <w:noProof/>
        </w:rPr>
        <w:fldChar w:fldCharType="end"/>
      </w:r>
      <w:bookmarkEnd w:id="207"/>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208"/>
    </w:p>
    <w:p w14:paraId="46AB195B" w14:textId="22F5207A" w:rsidR="0019707D" w:rsidRDefault="00526406" w:rsidP="0019707D">
      <w:pPr>
        <w:pStyle w:val="StandardWeb"/>
        <w:jc w:val="both"/>
        <w:rPr>
          <w:ins w:id="209" w:author="GRDC/ID" w:date="2016-09-06T09:51:00Z"/>
          <w:lang w:val="en-US"/>
        </w:rPr>
      </w:pPr>
      <w:r w:rsidRPr="00AC7D96">
        <w:rPr>
          <w:highlight w:val="yellow"/>
          <w:lang w:val="en-US"/>
          <w:rPrChange w:id="210" w:author="GRDC/ID" w:date="2016-09-16T09:31:00Z">
            <w:rPr>
              <w:lang w:val="en-US"/>
            </w:rPr>
          </w:rPrChange>
        </w:rPr>
        <w:t>A</w:t>
      </w:r>
      <w:r w:rsidR="0019707D" w:rsidRPr="00AC7D96">
        <w:rPr>
          <w:highlight w:val="yellow"/>
          <w:lang w:val="en-US"/>
          <w:rPrChange w:id="211" w:author="GRDC/ID" w:date="2016-09-16T09:31:00Z">
            <w:rPr>
              <w:lang w:val="en-US"/>
            </w:rPr>
          </w:rPrChange>
        </w:rPr>
        <w:t xml:space="preserve">lternatively, the position of a new location can be determined interpolative as a percentage of the known distance between two already located outfalls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 as shown in </w:t>
      </w:r>
      <w:r w:rsidR="00F41705" w:rsidRPr="00AC7D96">
        <w:rPr>
          <w:highlight w:val="yellow"/>
          <w:lang w:val="en-US"/>
          <w:rPrChange w:id="212" w:author="GRDC/ID" w:date="2016-09-16T09:31:00Z">
            <w:rPr>
              <w:lang w:val="en-US"/>
            </w:rPr>
          </w:rPrChange>
        </w:rPr>
        <w:fldChar w:fldCharType="begin"/>
      </w:r>
      <w:r w:rsidR="00F41705" w:rsidRPr="00AC7D96">
        <w:rPr>
          <w:highlight w:val="yellow"/>
          <w:lang w:val="en-US"/>
          <w:rPrChange w:id="213" w:author="GRDC/ID" w:date="2016-09-16T09:31:00Z">
            <w:rPr>
              <w:lang w:val="en-US"/>
            </w:rPr>
          </w:rPrChange>
        </w:rPr>
        <w:instrText xml:space="preserve"> REF _Ref460919842 \h </w:instrText>
      </w:r>
      <w:r w:rsidR="00F41705" w:rsidRPr="00AC7D96">
        <w:rPr>
          <w:highlight w:val="yellow"/>
          <w:lang w:val="en-US"/>
          <w:rPrChange w:id="214" w:author="GRDC/ID" w:date="2016-09-16T09:31:00Z">
            <w:rPr>
              <w:lang w:val="en-US"/>
            </w:rPr>
          </w:rPrChange>
        </w:rPr>
      </w:r>
      <w:r w:rsidR="00AC7D96">
        <w:rPr>
          <w:highlight w:val="yellow"/>
          <w:lang w:val="en-US"/>
        </w:rPr>
        <w:instrText xml:space="preserve"> \* MERGEFORMAT </w:instrText>
      </w:r>
      <w:r w:rsidR="00F41705" w:rsidRPr="00AC7D96">
        <w:rPr>
          <w:highlight w:val="yellow"/>
          <w:lang w:val="en-US"/>
          <w:rPrChange w:id="215" w:author="GRDC/ID" w:date="2016-09-16T09:31:00Z">
            <w:rPr>
              <w:lang w:val="en-US"/>
            </w:rPr>
          </w:rPrChange>
        </w:rPr>
        <w:fldChar w:fldCharType="separate"/>
      </w:r>
      <w:r w:rsidR="009C635D" w:rsidRPr="00AC7D96">
        <w:rPr>
          <w:highlight w:val="yellow"/>
          <w:rPrChange w:id="216" w:author="GRDC/ID" w:date="2016-09-16T09:31:00Z">
            <w:rPr>
              <w:highlight w:val="yellow"/>
            </w:rPr>
          </w:rPrChange>
        </w:rPr>
        <w:t xml:space="preserve">Figure </w:t>
      </w:r>
      <w:r w:rsidR="009C635D" w:rsidRPr="00AC7D96">
        <w:rPr>
          <w:noProof/>
          <w:highlight w:val="yellow"/>
          <w:rPrChange w:id="217" w:author="GRDC/ID" w:date="2016-09-16T09:31:00Z">
            <w:rPr>
              <w:noProof/>
              <w:highlight w:val="yellow"/>
            </w:rPr>
          </w:rPrChange>
        </w:rPr>
        <w:t>15</w:t>
      </w:r>
      <w:r w:rsidR="00F41705" w:rsidRPr="00AC7D96">
        <w:rPr>
          <w:highlight w:val="yellow"/>
          <w:lang w:val="en-US"/>
          <w:rPrChange w:id="218" w:author="GRDC/ID" w:date="2016-09-16T09:31:00Z">
            <w:rPr>
              <w:lang w:val="en-US"/>
            </w:rPr>
          </w:rPrChange>
        </w:rPr>
        <w:fldChar w:fldCharType="end"/>
      </w:r>
      <w:commentRangeStart w:id="219"/>
      <w:ins w:id="220" w:author="GRDC/ID" w:date="2016-09-06T09:52:00Z">
        <w:r w:rsidR="0019707D">
          <w:rPr>
            <w:lang w:val="en-US"/>
          </w:rPr>
          <w:t>.</w:t>
        </w:r>
      </w:ins>
      <w:ins w:id="221" w:author="GRDC/ID" w:date="2016-09-06T09:51:00Z">
        <w:r w:rsidR="0019707D">
          <w:rPr>
            <w:lang w:val="en-US"/>
          </w:rPr>
          <w:t xml:space="preserve"> </w:t>
        </w:r>
      </w:ins>
      <w:ins w:id="222" w:author="GRDC/ID" w:date="2016-09-06T09:52:00Z">
        <w:r w:rsidR="0019707D">
          <w:rPr>
            <w:lang w:val="en-US"/>
          </w:rPr>
          <w:t xml:space="preserve"> </w:t>
        </w:r>
      </w:ins>
      <w:commentRangeEnd w:id="219"/>
      <w:ins w:id="223" w:author="GRDC/ID" w:date="2016-09-06T09:59:00Z">
        <w:r w:rsidR="00E226E8">
          <w:rPr>
            <w:rStyle w:val="Kommentarzeichen"/>
            <w:lang w:val="en-US" w:eastAsia="en-US"/>
          </w:rPr>
          <w:commentReference w:id="219"/>
        </w:r>
      </w:ins>
    </w:p>
    <w:p w14:paraId="35A31B56" w14:textId="77777777" w:rsidR="0019707D" w:rsidRDefault="0019707D" w:rsidP="00E226E8">
      <w:pPr>
        <w:pStyle w:val="OGCFigure"/>
        <w:rPr>
          <w:ins w:id="224" w:author="GRDC/ID" w:date="2016-09-06T09:54:00Z"/>
        </w:rPr>
      </w:pPr>
      <w:ins w:id="225"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226" w:author="GRDC/ID" w:date="2016-09-05T15:09:00Z"/>
        </w:rPr>
      </w:pPr>
      <w:bookmarkStart w:id="227" w:name="_Ref460919842"/>
      <w:bookmarkStart w:id="228" w:name="_Toc461780993"/>
      <w:ins w:id="229"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30" w:author="GRDC/ID" w:date="2016-09-08T16:16:00Z">
        <w:r w:rsidR="009C635D">
          <w:rPr>
            <w:noProof/>
            <w:highlight w:val="yellow"/>
          </w:rPr>
          <w:t>15</w:t>
        </w:r>
      </w:ins>
      <w:r w:rsidRPr="00526406">
        <w:rPr>
          <w:highlight w:val="yellow"/>
        </w:rPr>
        <w:fldChar w:fldCharType="end"/>
      </w:r>
      <w:bookmarkEnd w:id="227"/>
      <w:ins w:id="231" w:author="GRDC/ID" w:date="2016-09-06T09:54:00Z">
        <w:r w:rsidRPr="00526406">
          <w:t>:</w:t>
        </w:r>
      </w:ins>
      <w:ins w:id="232" w:author="GRDC/ID" w:date="2016-09-07T15:14:00Z">
        <w:r w:rsidR="00167E1C" w:rsidRPr="00526406">
          <w:t xml:space="preserve"> NEW</w:t>
        </w:r>
        <w:r w:rsidR="00167E1C">
          <w:t xml:space="preserve"> </w:t>
        </w:r>
      </w:ins>
      <w:ins w:id="233" w:author="GRDC/ID" w:date="2016-09-06T09:54:00Z">
        <w:r>
          <w:t xml:space="preserve"> </w:t>
        </w:r>
      </w:ins>
      <w:commentRangeStart w:id="234"/>
      <w:ins w:id="235" w:author="GRDC/ID" w:date="2016-09-05T15:09:00Z">
        <w:r w:rsidR="00DD072F" w:rsidRPr="0019707D">
          <w:rPr>
            <w:highlight w:val="yellow"/>
          </w:rPr>
          <w:t>Position (yellow dot) between two a reference points (red dot</w:t>
        </w:r>
      </w:ins>
      <w:ins w:id="236" w:author="GRDC/ID" w:date="2016-09-06T10:09:00Z">
        <w:r w:rsidR="00F41705">
          <w:rPr>
            <w:highlight w:val="yellow"/>
          </w:rPr>
          <w:t>s</w:t>
        </w:r>
      </w:ins>
      <w:ins w:id="237" w:author="GRDC/ID" w:date="2016-09-05T15:09:00Z">
        <w:r w:rsidR="00DD072F" w:rsidRPr="0019707D">
          <w:rPr>
            <w:highlight w:val="yellow"/>
          </w:rPr>
          <w:t xml:space="preserve">). </w:t>
        </w:r>
      </w:ins>
      <w:commentRangeEnd w:id="234"/>
      <w:ins w:id="238" w:author="GRDC/ID" w:date="2016-09-05T15:10:00Z">
        <w:r w:rsidR="00DD072F" w:rsidRPr="0019707D">
          <w:rPr>
            <w:rStyle w:val="Kommentarzeichen"/>
            <w:b w:val="0"/>
            <w:bCs w:val="0"/>
            <w:highlight w:val="yellow"/>
          </w:rPr>
          <w:commentReference w:id="234"/>
        </w:r>
      </w:ins>
      <w:bookmarkEnd w:id="228"/>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239" w:name="_Toc458775735"/>
      <w:bookmarkStart w:id="240" w:name="_Toc461780929"/>
      <w:r w:rsidRPr="008E510D">
        <w:t>Hydrographic and hydrometric networks</w:t>
      </w:r>
      <w:bookmarkEnd w:id="239"/>
      <w:bookmarkEnd w:id="240"/>
    </w:p>
    <w:p w14:paraId="3E72E664" w14:textId="1B09E104"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241" w:name="_Toc458775736"/>
      <w:bookmarkStart w:id="242" w:name="_Toc461780930"/>
      <w:r w:rsidRPr="008E510D">
        <w:t>Hydrographic and channel networks</w:t>
      </w:r>
      <w:bookmarkEnd w:id="241"/>
      <w:bookmarkEnd w:id="242"/>
    </w:p>
    <w:p w14:paraId="1CFD3259" w14:textId="312B3068"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t>
      </w:r>
      <w:r w:rsidR="002C507E">
        <w:rPr>
          <w:lang w:val="en-US"/>
        </w:rPr>
        <w:t>-</w:t>
      </w:r>
      <w:r w:rsidRPr="008E510D">
        <w:rPr>
          <w:lang w:val="en-US"/>
        </w:rPr>
        <w:t xml:space="preserve">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191423F0"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w:t>
      </w:r>
      <w:r w:rsidR="002C507E">
        <w:rPr>
          <w:lang w:val="en-US"/>
        </w:rPr>
        <w:t>-</w:t>
      </w:r>
      <w:r w:rsidRPr="008E510D">
        <w:rPr>
          <w:lang w:val="en-US"/>
        </w:rPr>
        <w:t>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175EF6B5" w:rsidR="00327231" w:rsidRPr="008E510D" w:rsidRDefault="00327231" w:rsidP="00450C77">
      <w:pPr>
        <w:pStyle w:val="StandardWeb"/>
        <w:jc w:val="both"/>
        <w:rPr>
          <w:lang w:val="en-US"/>
        </w:rPr>
      </w:pPr>
      <w:r w:rsidRPr="008E510D">
        <w:rPr>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t>
      </w:r>
      <w:r w:rsidR="002C507E">
        <w:rPr>
          <w:lang w:val="en-US"/>
        </w:rPr>
        <w:t>water body</w:t>
      </w:r>
      <w:r w:rsidRPr="008E510D">
        <w:rPr>
          <w:lang w:val="en-US"/>
        </w:rPr>
        <w:t xml:space="preserve">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243" w:name="_Toc458775737"/>
      <w:bookmarkStart w:id="244" w:name="_Toc461780931"/>
      <w:r w:rsidRPr="008E510D">
        <w:t>Hydrometric networks</w:t>
      </w:r>
      <w:bookmarkEnd w:id="243"/>
      <w:bookmarkEnd w:id="244"/>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5D0EECE3" w:rsidR="009061FF" w:rsidRPr="008E510D" w:rsidRDefault="009061FF" w:rsidP="009061FF">
      <w:pPr>
        <w:pStyle w:val="berschrift3"/>
      </w:pPr>
      <w:bookmarkStart w:id="245" w:name="_Toc458775738"/>
      <w:bookmarkStart w:id="246" w:name="_Toc461780932"/>
      <w:r w:rsidRPr="008E510D">
        <w:lastRenderedPageBreak/>
        <w:t>Hydro</w:t>
      </w:r>
      <w:r w:rsidR="00AC7D96">
        <w:t xml:space="preserve"> </w:t>
      </w:r>
      <w:r w:rsidRPr="008E510D">
        <w:t>Network: hydrographic network, channel network and station network - different views of catchment topology</w:t>
      </w:r>
      <w:bookmarkEnd w:id="245"/>
      <w:bookmarkEnd w:id="246"/>
    </w:p>
    <w:p w14:paraId="29CC29C6" w14:textId="650A06EE"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Hydro</w:t>
      </w:r>
      <w:ins w:id="247" w:author="GRDC/ID" w:date="2016-09-16T11:02:00Z">
        <w:r w:rsidR="00817F8E">
          <w:rPr>
            <w:lang w:val="en-US"/>
          </w:rPr>
          <w:t xml:space="preserve"> </w:t>
        </w:r>
      </w:ins>
      <w:r w:rsidRPr="008E510D">
        <w:rPr>
          <w:lang w:val="en-US"/>
        </w:rPr>
        <w:t xml:space="preserve">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27285C1E"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2F884624" w:rsidR="00327231" w:rsidRPr="008E510D" w:rsidRDefault="009061FF" w:rsidP="006D2CB5">
      <w:pPr>
        <w:pStyle w:val="OGCFigure"/>
      </w:pPr>
      <w:bookmarkStart w:id="248" w:name="_Ref458768476"/>
      <w:bookmarkStart w:id="249" w:name="_Toc461780994"/>
      <w:r w:rsidRPr="008E510D">
        <w:t xml:space="preserve">Figure </w:t>
      </w:r>
      <w:r w:rsidR="00E84282">
        <w:fldChar w:fldCharType="begin"/>
      </w:r>
      <w:r w:rsidR="00E84282">
        <w:instrText xml:space="preserve"> SEQ Figure \* ARABIC </w:instrText>
      </w:r>
      <w:r w:rsidR="00E84282">
        <w:fldChar w:fldCharType="separate"/>
      </w:r>
      <w:r w:rsidR="009C635D">
        <w:rPr>
          <w:noProof/>
        </w:rPr>
        <w:t>16</w:t>
      </w:r>
      <w:r w:rsidR="00E84282">
        <w:rPr>
          <w:noProof/>
        </w:rPr>
        <w:fldChar w:fldCharType="end"/>
      </w:r>
      <w:bookmarkEnd w:id="248"/>
      <w:r w:rsidRPr="008E510D">
        <w:t>: Cyclic nature of the HY_Features basic model</w:t>
      </w:r>
      <w:bookmarkEnd w:id="249"/>
    </w:p>
    <w:p w14:paraId="4F7D1F5D" w14:textId="3CDC5FB8"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9C635D" w:rsidRPr="008E510D">
        <w:t xml:space="preserve">Figure </w:t>
      </w:r>
      <w:r w:rsidR="009C635D">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30EBB1C0" w:rsidR="009061FF" w:rsidRPr="008E510D" w:rsidRDefault="009061FF" w:rsidP="00450C77">
      <w:pPr>
        <w:pStyle w:val="berschrift3"/>
        <w:jc w:val="both"/>
      </w:pPr>
      <w:bookmarkStart w:id="250" w:name="_Toc458775739"/>
      <w:bookmarkStart w:id="251" w:name="_Toc461780933"/>
      <w:r w:rsidRPr="008E510D">
        <w:t>Flow</w:t>
      </w:r>
      <w:r w:rsidR="00AC7D96">
        <w:t xml:space="preserve"> </w:t>
      </w:r>
      <w:r w:rsidRPr="008E510D">
        <w:t>Path</w:t>
      </w:r>
      <w:bookmarkEnd w:id="250"/>
      <w:bookmarkEnd w:id="251"/>
    </w:p>
    <w:p w14:paraId="39C5E8F3" w14:textId="57BAFA29" w:rsidR="009061FF" w:rsidRPr="008E510D" w:rsidRDefault="009061FF" w:rsidP="00450C77">
      <w:pPr>
        <w:pStyle w:val="StandardWeb"/>
        <w:jc w:val="both"/>
        <w:rPr>
          <w:lang w:val="en-US"/>
        </w:rPr>
      </w:pPr>
      <w:r w:rsidRPr="008E510D">
        <w:rPr>
          <w:lang w:val="en-US"/>
        </w:rPr>
        <w:t xml:space="preserve">In practice, catchments are associated with a single </w:t>
      </w:r>
      <w:r w:rsidR="003E35C5">
        <w:rPr>
          <w:lang w:val="en-US"/>
        </w:rPr>
        <w:t>‘</w:t>
      </w:r>
      <w:r w:rsidR="006157DD">
        <w:rPr>
          <w:lang w:val="en-US"/>
        </w:rPr>
        <w:t>main-stem</w:t>
      </w:r>
      <w:r w:rsidR="003E35C5">
        <w:rPr>
          <w:lang w:val="en-US"/>
        </w:rPr>
        <w:t>’</w:t>
      </w:r>
      <w:r w:rsidRPr="008E510D">
        <w:rPr>
          <w:lang w:val="en-US"/>
        </w:rPr>
        <w:t xml:space="preserve"> flowpath</w:t>
      </w:r>
      <w:r w:rsidR="00F437CE">
        <w:rPr>
          <w:lang w:val="en-US"/>
        </w:rPr>
        <w:t xml:space="preserve"> (Figure 5c)</w:t>
      </w:r>
      <w:r w:rsidR="00467DE0">
        <w:rPr>
          <w:lang w:val="en-US"/>
        </w:rPr>
        <w:t>. Some elevation-</w:t>
      </w:r>
      <w:r w:rsidRPr="008E510D">
        <w:rPr>
          <w:lang w:val="en-US"/>
        </w:rPr>
        <w:t xml:space="preserve">derived hydrographic datasets define one flowpath per catchment such that every line connecting two confluences has a single associated drainage area. Others have an identifiable </w:t>
      </w:r>
      <w:r w:rsidR="003E35C5">
        <w:rPr>
          <w:lang w:val="en-US"/>
        </w:rPr>
        <w:t>‘</w:t>
      </w:r>
      <w:r w:rsidR="006157DD">
        <w:rPr>
          <w:lang w:val="en-US"/>
        </w:rPr>
        <w:t>main-stem</w:t>
      </w:r>
      <w:r w:rsidR="003E35C5">
        <w:rPr>
          <w:lang w:val="en-US"/>
        </w:rPr>
        <w:t>’</w:t>
      </w:r>
      <w:r w:rsidRPr="008E510D">
        <w:rPr>
          <w:lang w:val="en-US"/>
        </w:rPr>
        <w:t xml:space="preserve">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w:t>
      </w:r>
      <w:r w:rsidR="003E35C5">
        <w:rPr>
          <w:lang w:val="en-US"/>
        </w:rPr>
        <w:t>‘</w:t>
      </w:r>
      <w:r w:rsidRPr="008E510D">
        <w:rPr>
          <w:lang w:val="en-US"/>
        </w:rPr>
        <w:t>main</w:t>
      </w:r>
      <w:r w:rsidR="006157DD">
        <w:rPr>
          <w:lang w:val="en-US"/>
        </w:rPr>
        <w:t>-</w:t>
      </w:r>
      <w:r w:rsidRPr="008E510D">
        <w:rPr>
          <w:lang w:val="en-US"/>
        </w:rPr>
        <w:t>stem</w:t>
      </w:r>
      <w:r w:rsidR="003E35C5">
        <w:rPr>
          <w:lang w:val="en-US"/>
        </w:rPr>
        <w:t>’</w:t>
      </w:r>
      <w:r w:rsidRPr="008E510D">
        <w:rPr>
          <w:lang w:val="en-US"/>
        </w:rPr>
        <w:t xml:space="preserve"> idea.</w:t>
      </w:r>
    </w:p>
    <w:p w14:paraId="78868A8A" w14:textId="0C01CE8D"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w:t>
      </w:r>
      <w:r w:rsidR="006157DD">
        <w:rPr>
          <w:lang w:val="en-US"/>
        </w:rPr>
        <w:t>-</w:t>
      </w:r>
      <w:r w:rsidRPr="008E510D">
        <w:rPr>
          <w:lang w:val="en-US"/>
        </w:rPr>
        <w:t>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252" w:name="_Toc458775740"/>
      <w:bookmarkStart w:id="253" w:name="_Toc461780934"/>
      <w:r w:rsidRPr="008E510D">
        <w:t>Discussion of purpose and relation to ISO standards baselines.</w:t>
      </w:r>
      <w:bookmarkEnd w:id="252"/>
      <w:bookmarkEnd w:id="253"/>
    </w:p>
    <w:p w14:paraId="334415CA" w14:textId="2323853F"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encoded in data products. Given that </w:t>
      </w:r>
      <w:r w:rsidR="00467DE0">
        <w:rPr>
          <w:lang w:val="en-US"/>
        </w:rPr>
        <w:t>any given</w:t>
      </w:r>
      <w:r w:rsidRPr="008E510D">
        <w:rPr>
          <w:lang w:val="en-US"/>
        </w:rPr>
        <w:t xml:space="preserve"> real</w:t>
      </w:r>
      <w:r w:rsidR="00817F8E">
        <w:rPr>
          <w:lang w:val="en-US"/>
        </w:rPr>
        <w:t>-</w:t>
      </w:r>
      <w:r w:rsidRPr="008E510D">
        <w:rPr>
          <w:lang w:val="en-US"/>
        </w:rPr>
        <w:t xml:space="preserve">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69360B85"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w:t>
      </w:r>
      <w:r w:rsidR="00056311">
        <w:rPr>
          <w:lang w:val="en-US"/>
        </w:rPr>
        <w:t>representation</w:t>
      </w:r>
      <w:r w:rsidRPr="008E510D">
        <w:rPr>
          <w:lang w:val="en-US"/>
        </w:rPr>
        <w:t>.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254" w:name="_Toc458775741"/>
      <w:bookmarkStart w:id="255" w:name="_Toc461780935"/>
      <w:r w:rsidRPr="008E510D">
        <w:t>Catchment topology, comparison with the ISO topology model</w:t>
      </w:r>
      <w:bookmarkEnd w:id="254"/>
      <w:bookmarkEnd w:id="255"/>
    </w:p>
    <w:p w14:paraId="20AFC68E" w14:textId="24BB7A29"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w:t>
      </w:r>
      <w:r w:rsidRPr="00DE106F">
        <w:rPr>
          <w:i/>
          <w:lang w:val="en-US"/>
        </w:rPr>
        <w:t>realization</w:t>
      </w:r>
      <w:r w:rsidRPr="008E510D">
        <w:rPr>
          <w:lang w:val="en-US"/>
        </w:rPr>
        <w:t xml:space="preserve">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08DA6C26"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 xml:space="preserve">its </w:t>
      </w:r>
      <w:r w:rsidR="00DE106F">
        <w:rPr>
          <w:lang w:val="en-US"/>
        </w:rPr>
        <w:t xml:space="preserve">feature </w:t>
      </w:r>
      <w:r w:rsidR="00CB3795" w:rsidRPr="008E510D">
        <w:rPr>
          <w:lang w:val="en-US"/>
        </w:rPr>
        <w:t>realization</w:t>
      </w:r>
      <w:r w:rsidR="0064089C">
        <w:rPr>
          <w:lang w:val="en-US"/>
        </w:rPr>
        <w:t>(s)</w:t>
      </w:r>
      <w:r w:rsidRPr="008E510D">
        <w:rPr>
          <w:lang w:val="en-US"/>
        </w:rPr>
        <w:t xml:space="preserve"> and </w:t>
      </w:r>
      <w:r w:rsidR="00DE106F">
        <w:rPr>
          <w:lang w:val="en-US"/>
        </w:rPr>
        <w:t xml:space="preserve">geometric </w:t>
      </w:r>
      <w:r w:rsidRPr="008E510D">
        <w:rPr>
          <w:lang w:val="en-US"/>
        </w:rPr>
        <w:t>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256" w:name="_Toc458775742"/>
      <w:bookmarkStart w:id="257" w:name="_Ref459630718"/>
      <w:bookmarkStart w:id="258" w:name="_Toc461780936"/>
      <w:r w:rsidRPr="008E510D">
        <w:t>River Reference System, comparison with ISO linear referencing model</w:t>
      </w:r>
      <w:bookmarkEnd w:id="256"/>
      <w:bookmarkEnd w:id="257"/>
      <w:bookmarkEnd w:id="258"/>
    </w:p>
    <w:p w14:paraId="6E71A13A" w14:textId="77777777" w:rsidR="00A96E51" w:rsidRPr="00AC7D96" w:rsidRDefault="00A96E51" w:rsidP="00A96E51">
      <w:pPr>
        <w:pStyle w:val="StandardWeb"/>
        <w:jc w:val="both"/>
        <w:rPr>
          <w:highlight w:val="yellow"/>
          <w:lang w:val="en-US"/>
          <w:rPrChange w:id="259" w:author="GRDC/ID" w:date="2016-09-16T09:32:00Z">
            <w:rPr>
              <w:lang w:val="en-US"/>
            </w:rPr>
          </w:rPrChange>
        </w:rPr>
      </w:pPr>
      <w:r w:rsidRPr="00AC7D96">
        <w:rPr>
          <w:highlight w:val="yellow"/>
          <w:lang w:val="en-US"/>
          <w:rPrChange w:id="260" w:author="GRDC/ID" w:date="2016-09-16T09:32:00Z">
            <w:rPr>
              <w:lang w:val="en-US"/>
            </w:rPr>
          </w:rPrChange>
        </w:rPr>
        <w:t>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realized, and that the realized catchments have linear realizations, any feature can be referenced along this linear realization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1843128D" w14:textId="474A3A2E" w:rsidR="00A96E51" w:rsidRPr="00AC7D96" w:rsidRDefault="00A96E51" w:rsidP="00A96E51">
      <w:pPr>
        <w:pStyle w:val="StandardWeb"/>
        <w:jc w:val="both"/>
        <w:rPr>
          <w:highlight w:val="yellow"/>
          <w:lang w:val="en-US"/>
          <w:rPrChange w:id="261" w:author="GRDC/ID" w:date="2016-09-16T09:32:00Z">
            <w:rPr>
              <w:lang w:val="en-US"/>
            </w:rPr>
          </w:rPrChange>
        </w:rPr>
      </w:pPr>
      <w:r w:rsidRPr="00AC7D96">
        <w:rPr>
          <w:highlight w:val="yellow"/>
          <w:lang w:val="en-US"/>
          <w:rPrChange w:id="262" w:author="GRDC/ID" w:date="2016-09-16T09:32:00Z">
            <w:rPr>
              <w:lang w:val="en-US"/>
            </w:rPr>
          </w:rPrChange>
        </w:rPr>
        <w:lastRenderedPageBreak/>
        <w:t>This standard defines a simple linear rive</w:t>
      </w:r>
      <w:r w:rsidR="006157DD" w:rsidRPr="00AC7D96">
        <w:rPr>
          <w:highlight w:val="yellow"/>
          <w:lang w:val="en-US"/>
          <w:rPrChange w:id="263" w:author="GRDC/ID" w:date="2016-09-16T09:32:00Z">
            <w:rPr>
              <w:lang w:val="en-US"/>
            </w:rPr>
          </w:rPrChange>
        </w:rPr>
        <w:t>r</w:t>
      </w:r>
      <w:r w:rsidR="000C3282" w:rsidRPr="00AC7D96">
        <w:rPr>
          <w:highlight w:val="yellow"/>
          <w:lang w:val="en-US"/>
          <w:rPrChange w:id="264" w:author="GRDC/ID" w:date="2016-09-16T09:32:00Z">
            <w:rPr>
              <w:lang w:val="en-US"/>
            </w:rPr>
          </w:rPrChange>
        </w:rPr>
        <w:t xml:space="preserve"> </w:t>
      </w:r>
      <w:r w:rsidRPr="00AC7D96">
        <w:rPr>
          <w:highlight w:val="yellow"/>
          <w:lang w:val="en-US"/>
          <w:rPrChange w:id="265" w:author="GRDC/ID" w:date="2016-09-16T09:32:00Z">
            <w:rPr>
              <w:lang w:val="en-US"/>
            </w:rPr>
          </w:rPrChange>
        </w:rPr>
        <w:t>reference system with flowpath realization of a catchment as its shape and the outfall of the catchment as its origin. Understanding the feature of interest as outfall of a corresponding catchment, the unknown position of this outfall can be determined relative to an outfall up</w:t>
      </w:r>
      <w:r w:rsidR="00817F8E">
        <w:rPr>
          <w:highlight w:val="yellow"/>
          <w:lang w:val="en-US"/>
        </w:rPr>
        <w:t>stream</w:t>
      </w:r>
      <w:r w:rsidRPr="00AC7D96">
        <w:rPr>
          <w:highlight w:val="yellow"/>
          <w:lang w:val="en-US"/>
          <w:rPrChange w:id="266" w:author="GRDC/ID" w:date="2016-09-16T09:32:00Z">
            <w:rPr>
              <w:lang w:val="en-US"/>
            </w:rPr>
          </w:rPrChange>
        </w:rPr>
        <w:t xml:space="preserve"> or downstream. Each outfall is potentially the origin of its own river reference system and uses the flowpath realizing the catchment between this origin and another already established outfall (inflow or outflow node) as its shape. The position is provided as the distance (length) of the curve representing the flowpath between both outfalls, or as percentage of the entire distance. In order to use an interpolative (percentage along a flowpath) linear referencing method, the flowpath used as the river reference system's shape must be bounded by an inflow and outflow node, whereby one of these must be the origin.</w:t>
      </w:r>
    </w:p>
    <w:p w14:paraId="602B7506" w14:textId="77777777" w:rsidR="00A96E51" w:rsidRPr="00AC7D96" w:rsidRDefault="00A96E51" w:rsidP="00A96E51">
      <w:pPr>
        <w:autoSpaceDE w:val="0"/>
        <w:autoSpaceDN w:val="0"/>
        <w:adjustRightInd w:val="0"/>
        <w:spacing w:after="0"/>
        <w:rPr>
          <w:highlight w:val="yellow"/>
          <w:lang w:eastAsia="en-GB"/>
          <w:rPrChange w:id="267" w:author="GRDC/ID" w:date="2016-09-16T09:32:00Z">
            <w:rPr>
              <w:lang w:eastAsia="en-GB"/>
            </w:rPr>
          </w:rPrChange>
        </w:rPr>
      </w:pPr>
      <w:r w:rsidRPr="00AC7D96">
        <w:rPr>
          <w:highlight w:val="yellow"/>
          <w:lang w:eastAsia="en-GB"/>
          <w:rPrChange w:id="268" w:author="GRDC/ID" w:date="2016-09-16T09:32:00Z">
            <w:rPr>
              <w:lang w:eastAsia="en-GB"/>
            </w:rPr>
          </w:rPrChange>
        </w:rPr>
        <w:t xml:space="preserve">A standard model for a linear referencing is described in ISO 19148: Linear Referencing.   It defines the position of an event, or referenced feature, located on a linear element (understood as directed edge in terms of the ISO 19107) as a distance relative to a referent using a particular referencing method. The indirect position concept defined in hydrologic feature standard is basically comparable to the general concept defined in ISO 19148. In the terms used by ISO 19148, the one-dimensional flowpath feature (topological realization of a catchment) can be understood as the </w:t>
      </w:r>
      <w:r w:rsidRPr="00AC7D96">
        <w:rPr>
          <w:i/>
          <w:iCs/>
          <w:highlight w:val="yellow"/>
          <w:lang w:eastAsia="en-GB"/>
          <w:rPrChange w:id="269" w:author="GRDC/ID" w:date="2016-09-16T09:32:00Z">
            <w:rPr>
              <w:i/>
              <w:iCs/>
              <w:lang w:eastAsia="en-GB"/>
            </w:rPr>
          </w:rPrChange>
        </w:rPr>
        <w:t>linear element</w:t>
      </w:r>
      <w:r w:rsidRPr="00AC7D96">
        <w:rPr>
          <w:highlight w:val="yellow"/>
          <w:lang w:eastAsia="en-GB"/>
          <w:rPrChange w:id="270" w:author="GRDC/ID" w:date="2016-09-16T09:32:00Z">
            <w:rPr>
              <w:lang w:eastAsia="en-GB"/>
            </w:rPr>
          </w:rPrChange>
        </w:rPr>
        <w:t xml:space="preserve">; the already established outfall can be thought of as the </w:t>
      </w:r>
      <w:r w:rsidRPr="00AC7D96">
        <w:rPr>
          <w:i/>
          <w:iCs/>
          <w:highlight w:val="yellow"/>
          <w:lang w:eastAsia="en-GB"/>
          <w:rPrChange w:id="271" w:author="GRDC/ID" w:date="2016-09-16T09:32:00Z">
            <w:rPr>
              <w:i/>
              <w:iCs/>
              <w:lang w:eastAsia="en-GB"/>
            </w:rPr>
          </w:rPrChange>
        </w:rPr>
        <w:t>referent</w:t>
      </w:r>
      <w:r w:rsidRPr="00AC7D96">
        <w:rPr>
          <w:highlight w:val="yellow"/>
          <w:lang w:eastAsia="en-GB"/>
          <w:rPrChange w:id="272" w:author="GRDC/ID" w:date="2016-09-16T09:32:00Z">
            <w:rPr>
              <w:lang w:eastAsia="en-GB"/>
            </w:rPr>
          </w:rPrChange>
        </w:rPr>
        <w:t xml:space="preserve">; and the newly referenced outfall as an </w:t>
      </w:r>
      <w:r w:rsidRPr="00AC7D96">
        <w:rPr>
          <w:i/>
          <w:iCs/>
          <w:highlight w:val="yellow"/>
          <w:lang w:eastAsia="en-GB"/>
          <w:rPrChange w:id="273" w:author="GRDC/ID" w:date="2016-09-16T09:32:00Z">
            <w:rPr>
              <w:i/>
              <w:iCs/>
              <w:lang w:eastAsia="en-GB"/>
            </w:rPr>
          </w:rPrChange>
        </w:rPr>
        <w:t>event</w:t>
      </w:r>
      <w:r w:rsidRPr="00AC7D96">
        <w:rPr>
          <w:highlight w:val="yellow"/>
          <w:lang w:eastAsia="en-GB"/>
          <w:rPrChange w:id="274" w:author="GRDC/ID" w:date="2016-09-16T09:32:00Z">
            <w:rPr>
              <w:lang w:eastAsia="en-GB"/>
            </w:rPr>
          </w:rPrChange>
        </w:rPr>
        <w:t xml:space="preserve">. </w:t>
      </w:r>
    </w:p>
    <w:p w14:paraId="7E356428" w14:textId="7C7CC7C2" w:rsidR="00A96E51" w:rsidRPr="00AC7D96" w:rsidRDefault="00672889" w:rsidP="00A96E51">
      <w:pPr>
        <w:pStyle w:val="StandardWeb"/>
        <w:jc w:val="both"/>
        <w:rPr>
          <w:highlight w:val="yellow"/>
          <w:lang w:val="en-US"/>
          <w:rPrChange w:id="275" w:author="GRDC/ID" w:date="2016-09-16T09:32:00Z">
            <w:rPr>
              <w:lang w:val="en-US"/>
            </w:rPr>
          </w:rPrChange>
        </w:rPr>
      </w:pPr>
      <w:r w:rsidRPr="00AC7D96">
        <w:rPr>
          <w:highlight w:val="yellow"/>
          <w:lang w:val="en-US"/>
          <w:rPrChange w:id="276" w:author="GRDC/ID" w:date="2016-09-16T09:32:00Z">
            <w:rPr>
              <w:lang w:val="en-US"/>
            </w:rPr>
          </w:rPrChange>
        </w:rPr>
        <w:t>Using</w:t>
      </w:r>
      <w:r w:rsidR="00A96E51" w:rsidRPr="00AC7D96">
        <w:rPr>
          <w:highlight w:val="yellow"/>
          <w:lang w:val="en-US"/>
          <w:rPrChange w:id="277" w:author="GRDC/ID" w:date="2016-09-16T09:32:00Z">
            <w:rPr>
              <w:lang w:val="en-US"/>
            </w:rPr>
          </w:rPrChange>
        </w:rPr>
        <w:t xml:space="preserve"> that the flowpath (feature) </w:t>
      </w:r>
      <w:r w:rsidRPr="00AC7D96">
        <w:rPr>
          <w:highlight w:val="yellow"/>
          <w:lang w:val="en-US"/>
          <w:rPrChange w:id="278" w:author="GRDC/ID" w:date="2016-09-16T09:32:00Z">
            <w:rPr>
              <w:lang w:val="en-US"/>
            </w:rPr>
          </w:rPrChange>
        </w:rPr>
        <w:t xml:space="preserve">as </w:t>
      </w:r>
      <w:r w:rsidR="00A96E51" w:rsidRPr="00AC7D96">
        <w:rPr>
          <w:highlight w:val="yellow"/>
          <w:lang w:val="en-US"/>
          <w:rPrChange w:id="279" w:author="GRDC/ID" w:date="2016-09-16T09:32:00Z">
            <w:rPr>
              <w:lang w:val="en-US"/>
            </w:rPr>
          </w:rPrChange>
        </w:rPr>
        <w:t xml:space="preserve">the only one linear element </w:t>
      </w:r>
      <w:r w:rsidRPr="00AC7D96">
        <w:rPr>
          <w:highlight w:val="yellow"/>
          <w:lang w:val="en-US"/>
          <w:rPrChange w:id="280" w:author="GRDC/ID" w:date="2016-09-16T09:32:00Z">
            <w:rPr>
              <w:lang w:val="en-US"/>
            </w:rPr>
          </w:rPrChange>
        </w:rPr>
        <w:t>forming</w:t>
      </w:r>
      <w:r w:rsidR="00FB5278" w:rsidRPr="00AC7D96">
        <w:rPr>
          <w:highlight w:val="yellow"/>
          <w:lang w:val="en-US"/>
          <w:rPrChange w:id="281" w:author="GRDC/ID" w:date="2016-09-16T09:32:00Z">
            <w:rPr>
              <w:lang w:val="en-US"/>
            </w:rPr>
          </w:rPrChange>
        </w:rPr>
        <w:t xml:space="preserve"> the axis </w:t>
      </w:r>
      <w:r w:rsidR="00A96E51" w:rsidRPr="00AC7D96">
        <w:rPr>
          <w:highlight w:val="yellow"/>
          <w:lang w:val="en-US"/>
          <w:rPrChange w:id="282" w:author="GRDC/ID" w:date="2016-09-16T09:32:00Z">
            <w:rPr>
              <w:lang w:val="en-US"/>
            </w:rPr>
          </w:rPrChange>
        </w:rPr>
        <w:t>in th</w:t>
      </w:r>
      <w:r w:rsidRPr="00AC7D96">
        <w:rPr>
          <w:highlight w:val="yellow"/>
          <w:lang w:val="en-US"/>
          <w:rPrChange w:id="283" w:author="GRDC/ID" w:date="2016-09-16T09:32:00Z">
            <w:rPr>
              <w:lang w:val="en-US"/>
            </w:rPr>
          </w:rPrChange>
        </w:rPr>
        <w:t>e reference system</w:t>
      </w:r>
      <w:r w:rsidR="00A96E51" w:rsidRPr="00AC7D96">
        <w:rPr>
          <w:highlight w:val="yellow"/>
          <w:lang w:val="en-US"/>
          <w:rPrChange w:id="284" w:author="GRDC/ID" w:date="2016-09-16T09:32:00Z">
            <w:rPr>
              <w:lang w:val="en-US"/>
            </w:rPr>
          </w:rPrChange>
        </w:rPr>
        <w:t xml:space="preserve"> always starts at the origin and is directed towards the referent, </w:t>
      </w:r>
      <w:r w:rsidRPr="00AC7D96">
        <w:rPr>
          <w:highlight w:val="yellow"/>
          <w:lang w:val="en-US"/>
          <w:rPrChange w:id="285" w:author="GRDC/ID" w:date="2016-09-16T09:32:00Z">
            <w:rPr>
              <w:lang w:val="en-US"/>
            </w:rPr>
          </w:rPrChange>
        </w:rPr>
        <w:t xml:space="preserve">and that a measurable representation of the flowpath exists, </w:t>
      </w:r>
      <w:r w:rsidR="00A96E51" w:rsidRPr="00AC7D96">
        <w:rPr>
          <w:highlight w:val="yellow"/>
          <w:lang w:val="en-US"/>
          <w:rPrChange w:id="286" w:author="GRDC/ID" w:date="2016-09-16T09:32:00Z">
            <w:rPr>
              <w:lang w:val="en-US"/>
            </w:rPr>
          </w:rPrChange>
        </w:rPr>
        <w:t>the river reference system defined in this standard describes a very common method of referencing along a linear feature comparable with the core concepts of the ISO Linear Referencing model. It allows the positioning of a catchment’s outfall relative to an identified reference location without the complexity of the ISO model by ‘measuring’ the geometric representation (curve) of the linear flowpath realizing the catchment (idea) topologically.</w:t>
      </w:r>
    </w:p>
    <w:p w14:paraId="615051D5" w14:textId="19098869" w:rsidR="00A96E51" w:rsidRPr="00A96E51" w:rsidRDefault="00A96E51" w:rsidP="00A96E51">
      <w:pPr>
        <w:pStyle w:val="StandardWeb"/>
        <w:jc w:val="both"/>
        <w:rPr>
          <w:lang w:val="en-US"/>
        </w:rPr>
      </w:pPr>
      <w:r w:rsidRPr="00AC7D96">
        <w:rPr>
          <w:highlight w:val="yellow"/>
          <w:lang w:val="en-US"/>
          <w:rPrChange w:id="287" w:author="GRDC/ID" w:date="2016-09-16T09:32:00Z">
            <w:rPr>
              <w:lang w:val="en-US"/>
            </w:rPr>
          </w:rPrChange>
        </w:rPr>
        <w:t xml:space="preserve">It is one intended goal of this standard to provide a pragmatic approach to place a feature of interest on a river relative to an already existing feature located on this river using a simple linear referencing along the river under the requirement to use terms that are common in the hydrology domain, as well as to include a simple statement on precision and accuracy of the assigned position. Against this background, the concepts defined in the ISO 19148 are not ‘imported’, but may be implemented for more complex use cases using another type of catchment realization as shape. </w:t>
      </w:r>
      <w:r w:rsidR="00FB5278" w:rsidRPr="00AC7D96">
        <w:rPr>
          <w:highlight w:val="yellow"/>
          <w:lang w:val="en-US"/>
          <w:rPrChange w:id="288" w:author="GRDC/ID" w:date="2016-09-16T09:32:00Z">
            <w:rPr>
              <w:lang w:val="en-US"/>
            </w:rPr>
          </w:rPrChange>
        </w:rPr>
        <w:t>Specializing the CS_Linear CS (described in ISO 19111: Referencing by coordinates), t</w:t>
      </w:r>
      <w:r w:rsidRPr="00AC7D96">
        <w:rPr>
          <w:highlight w:val="yellow"/>
          <w:lang w:val="en-US"/>
          <w:rPrChange w:id="289" w:author="GRDC/ID" w:date="2016-09-16T09:32:00Z">
            <w:rPr>
              <w:lang w:val="en-US"/>
            </w:rPr>
          </w:rPrChange>
        </w:rPr>
        <w:t>he river reference system described in this standard does not require changes to the OpenGIS ® Abstract Specification, Part 19: Linear Referencing.</w:t>
      </w:r>
    </w:p>
    <w:p w14:paraId="29D93570" w14:textId="6D7C38F6" w:rsidR="0008573D" w:rsidRPr="008E510D" w:rsidRDefault="0008573D" w:rsidP="00450C77">
      <w:pPr>
        <w:pStyle w:val="berschrift3"/>
        <w:jc w:val="both"/>
      </w:pPr>
      <w:bookmarkStart w:id="290" w:name="_Toc458775743"/>
      <w:bookmarkStart w:id="291" w:name="_Toc461780937"/>
      <w:r w:rsidRPr="008E510D">
        <w:lastRenderedPageBreak/>
        <w:t>Catchment Network Navigation, comparison with ISO network (navigation) model</w:t>
      </w:r>
      <w:bookmarkEnd w:id="290"/>
      <w:bookmarkEnd w:id="291"/>
    </w:p>
    <w:p w14:paraId="0CE3C5A2" w14:textId="3579E710" w:rsidR="0008573D" w:rsidRPr="0019201A" w:rsidRDefault="0008573D" w:rsidP="00450C77">
      <w:pPr>
        <w:pStyle w:val="StandardWeb"/>
        <w:jc w:val="both"/>
        <w:rPr>
          <w:highlight w:val="yellow"/>
          <w:lang w:val="en-US"/>
          <w:rPrChange w:id="292" w:author="GRDC/ID" w:date="2016-09-16T11:14:00Z">
            <w:rPr>
              <w:lang w:val="en-US"/>
            </w:rPr>
          </w:rPrChange>
        </w:rPr>
      </w:pPr>
      <w:del w:id="293" w:author="GRDC/ID" w:date="2016-09-16T11:13:00Z">
        <w:r w:rsidRPr="0019201A" w:rsidDel="0019201A">
          <w:rPr>
            <w:highlight w:val="yellow"/>
            <w:lang w:val="en-US"/>
            <w:rPrChange w:id="294" w:author="GRDC/ID" w:date="2016-09-16T11:14:00Z">
              <w:rPr>
                <w:lang w:val="en-US"/>
              </w:rPr>
            </w:rPrChange>
          </w:rPr>
          <w:delText xml:space="preserve">Provided that </w:delText>
        </w:r>
      </w:del>
      <w:del w:id="295" w:author="GRDC/ID" w:date="2016-09-16T11:08:00Z">
        <w:r w:rsidRPr="0019201A" w:rsidDel="0019201A">
          <w:rPr>
            <w:highlight w:val="yellow"/>
            <w:lang w:val="en-US"/>
            <w:rPrChange w:id="296" w:author="GRDC/ID" w:date="2016-09-16T11:14:00Z">
              <w:rPr>
                <w:lang w:val="en-US"/>
              </w:rPr>
            </w:rPrChange>
          </w:rPr>
          <w:delText xml:space="preserve">a </w:delText>
        </w:r>
      </w:del>
      <w:del w:id="297" w:author="GRDC/ID" w:date="2016-09-16T11:13:00Z">
        <w:r w:rsidRPr="0019201A" w:rsidDel="0019201A">
          <w:rPr>
            <w:highlight w:val="yellow"/>
            <w:lang w:val="en-US"/>
            <w:rPrChange w:id="298" w:author="GRDC/ID" w:date="2016-09-16T11:14:00Z">
              <w:rPr>
                <w:lang w:val="en-US"/>
              </w:rPr>
            </w:rPrChange>
          </w:rPr>
          <w:delText xml:space="preserve">catchment </w:delText>
        </w:r>
      </w:del>
      <w:del w:id="299" w:author="GRDC/ID" w:date="2016-09-16T11:07:00Z">
        <w:r w:rsidRPr="0019201A" w:rsidDel="00817F8E">
          <w:rPr>
            <w:highlight w:val="yellow"/>
            <w:lang w:val="en-US"/>
            <w:rPrChange w:id="300" w:author="GRDC/ID" w:date="2016-09-16T11:14:00Z">
              <w:rPr>
                <w:lang w:val="en-US"/>
              </w:rPr>
            </w:rPrChange>
          </w:rPr>
          <w:delText xml:space="preserve">topology of inflow/outflow nodes and catchment links is defined </w:delText>
        </w:r>
      </w:del>
      <w:del w:id="301" w:author="GRDC/ID" w:date="2016-09-16T11:09:00Z">
        <w:r w:rsidRPr="0019201A" w:rsidDel="0019201A">
          <w:rPr>
            <w:highlight w:val="yellow"/>
            <w:lang w:val="en-US"/>
            <w:rPrChange w:id="302" w:author="GRDC/ID" w:date="2016-09-16T11:14:00Z">
              <w:rPr>
                <w:lang w:val="en-US"/>
              </w:rPr>
            </w:rPrChange>
          </w:rPr>
          <w:delText xml:space="preserve">and that the </w:delText>
        </w:r>
      </w:del>
      <w:del w:id="303" w:author="GRDC/ID" w:date="2016-09-16T11:08:00Z">
        <w:r w:rsidRPr="0019201A" w:rsidDel="0019201A">
          <w:rPr>
            <w:highlight w:val="yellow"/>
            <w:lang w:val="en-US"/>
            <w:rPrChange w:id="304" w:author="GRDC/ID" w:date="2016-09-16T11:14:00Z">
              <w:rPr>
                <w:lang w:val="en-US"/>
              </w:rPr>
            </w:rPrChange>
          </w:rPr>
          <w:delText xml:space="preserve">hierarchical network of catchments </w:delText>
        </w:r>
      </w:del>
      <w:del w:id="305" w:author="GRDC/ID" w:date="2016-09-16T11:10:00Z">
        <w:r w:rsidRPr="0019201A" w:rsidDel="0019201A">
          <w:rPr>
            <w:highlight w:val="yellow"/>
            <w:lang w:val="en-US"/>
            <w:rPrChange w:id="306" w:author="GRDC/ID" w:date="2016-09-16T11:14:00Z">
              <w:rPr>
                <w:lang w:val="en-US"/>
              </w:rPr>
            </w:rPrChange>
          </w:rPr>
          <w:delText>is expressed in a particular hydrologic dataset</w:delText>
        </w:r>
      </w:del>
      <w:del w:id="307" w:author="GRDC/ID" w:date="2016-09-16T11:11:00Z">
        <w:r w:rsidRPr="0019201A" w:rsidDel="0019201A">
          <w:rPr>
            <w:highlight w:val="yellow"/>
            <w:lang w:val="en-US"/>
            <w:rPrChange w:id="308" w:author="GRDC/ID" w:date="2016-09-16T11:14:00Z">
              <w:rPr>
                <w:lang w:val="en-US"/>
              </w:rPr>
            </w:rPrChange>
          </w:rPr>
          <w:delText xml:space="preserve">, the </w:delText>
        </w:r>
      </w:del>
      <w:del w:id="309" w:author="GRDC/ID" w:date="2016-09-16T11:12:00Z">
        <w:r w:rsidRPr="0019201A" w:rsidDel="0019201A">
          <w:rPr>
            <w:highlight w:val="yellow"/>
            <w:lang w:val="en-US"/>
            <w:rPrChange w:id="310" w:author="GRDC/ID" w:date="2016-09-16T11:14:00Z">
              <w:rPr>
                <w:lang w:val="en-US"/>
              </w:rPr>
            </w:rPrChange>
          </w:rPr>
          <w:delText>upstream</w:delText>
        </w:r>
      </w:del>
      <w:del w:id="311" w:author="GRDC/ID" w:date="2016-09-16T11:11:00Z">
        <w:r w:rsidRPr="0019201A" w:rsidDel="0019201A">
          <w:rPr>
            <w:highlight w:val="yellow"/>
            <w:lang w:val="en-US"/>
            <w:rPrChange w:id="312" w:author="GRDC/ID" w:date="2016-09-16T11:14:00Z">
              <w:rPr>
                <w:lang w:val="en-US"/>
              </w:rPr>
            </w:rPrChange>
          </w:rPr>
          <w:delText>-</w:delText>
        </w:r>
      </w:del>
      <w:del w:id="313" w:author="GRDC/ID" w:date="2016-09-16T11:12:00Z">
        <w:r w:rsidRPr="0019201A" w:rsidDel="0019201A">
          <w:rPr>
            <w:highlight w:val="yellow"/>
            <w:lang w:val="en-US"/>
            <w:rPrChange w:id="314" w:author="GRDC/ID" w:date="2016-09-16T11:14:00Z">
              <w:rPr>
                <w:lang w:val="en-US"/>
              </w:rPr>
            </w:rPrChange>
          </w:rPr>
          <w:delText>downstream</w:delText>
        </w:r>
      </w:del>
      <w:del w:id="315" w:author="GRDC/ID" w:date="2016-09-16T11:11:00Z">
        <w:r w:rsidRPr="0019201A" w:rsidDel="0019201A">
          <w:rPr>
            <w:highlight w:val="yellow"/>
            <w:lang w:val="en-US"/>
            <w:rPrChange w:id="316" w:author="GRDC/ID" w:date="2016-09-16T11:14:00Z">
              <w:rPr>
                <w:lang w:val="en-US"/>
              </w:rPr>
            </w:rPrChange>
          </w:rPr>
          <w:delText xml:space="preserve"> tracking of the catchment network can be transferred to </w:delText>
        </w:r>
        <w:r w:rsidR="00610E0A" w:rsidRPr="0019201A" w:rsidDel="0019201A">
          <w:rPr>
            <w:highlight w:val="yellow"/>
            <w:lang w:val="en-US"/>
            <w:rPrChange w:id="317" w:author="GRDC/ID" w:date="2016-09-16T11:14:00Z">
              <w:rPr>
                <w:lang w:val="en-US"/>
              </w:rPr>
            </w:rPrChange>
          </w:rPr>
          <w:delText xml:space="preserve">a </w:delText>
        </w:r>
        <w:r w:rsidRPr="0019201A" w:rsidDel="0019201A">
          <w:rPr>
            <w:highlight w:val="yellow"/>
            <w:lang w:val="en-US"/>
            <w:rPrChange w:id="318" w:author="GRDC/ID" w:date="2016-09-16T11:14:00Z">
              <w:rPr>
                <w:lang w:val="en-US"/>
              </w:rPr>
            </w:rPrChange>
          </w:rPr>
          <w:delText xml:space="preserve">related </w:delText>
        </w:r>
        <w:r w:rsidR="00610E0A" w:rsidRPr="0019201A" w:rsidDel="0019201A">
          <w:rPr>
            <w:highlight w:val="yellow"/>
            <w:lang w:val="en-US"/>
            <w:rPrChange w:id="319" w:author="GRDC/ID" w:date="2016-09-16T11:14:00Z">
              <w:rPr>
                <w:lang w:val="en-US"/>
              </w:rPr>
            </w:rPrChange>
          </w:rPr>
          <w:delText xml:space="preserve">set of </w:delText>
        </w:r>
        <w:r w:rsidRPr="0019201A" w:rsidDel="0019201A">
          <w:rPr>
            <w:highlight w:val="yellow"/>
            <w:lang w:val="en-US"/>
            <w:rPrChange w:id="320" w:author="GRDC/ID" w:date="2016-09-16T11:14:00Z">
              <w:rPr>
                <w:lang w:val="en-US"/>
              </w:rPr>
            </w:rPrChange>
          </w:rPr>
          <w:delText>water bodies</w:delText>
        </w:r>
      </w:del>
      <w:del w:id="321" w:author="GRDC/ID" w:date="2016-09-16T11:12:00Z">
        <w:r w:rsidRPr="0019201A" w:rsidDel="0019201A">
          <w:rPr>
            <w:highlight w:val="yellow"/>
            <w:lang w:val="en-US"/>
            <w:rPrChange w:id="322" w:author="GRDC/ID" w:date="2016-09-16T11:14:00Z">
              <w:rPr>
                <w:lang w:val="en-US"/>
              </w:rPr>
            </w:rPrChange>
          </w:rPr>
          <w:delText xml:space="preserve">. This is true for any visual or data representation of flowing or stagnant water or channels containing a water body </w:delText>
        </w:r>
        <w:r w:rsidR="00610E0A" w:rsidRPr="0019201A" w:rsidDel="0019201A">
          <w:rPr>
            <w:highlight w:val="yellow"/>
            <w:lang w:val="en-US"/>
            <w:rPrChange w:id="323" w:author="GRDC/ID" w:date="2016-09-16T11:14:00Z">
              <w:rPr>
                <w:lang w:val="en-US"/>
              </w:rPr>
            </w:rPrChange>
          </w:rPr>
          <w:delText xml:space="preserve">either </w:delText>
        </w:r>
        <w:r w:rsidRPr="0019201A" w:rsidDel="0019201A">
          <w:rPr>
            <w:highlight w:val="yellow"/>
            <w:lang w:val="en-US"/>
            <w:rPrChange w:id="324" w:author="GRDC/ID" w:date="2016-09-16T11:14:00Z">
              <w:rPr>
                <w:lang w:val="en-US"/>
              </w:rPr>
            </w:rPrChange>
          </w:rPr>
          <w:delText>permanently or temporarily.</w:delText>
        </w:r>
      </w:del>
    </w:p>
    <w:p w14:paraId="19219752" w14:textId="20A22901" w:rsidR="0008573D" w:rsidRPr="008E510D" w:rsidRDefault="0008573D" w:rsidP="00450C77">
      <w:pPr>
        <w:pStyle w:val="StandardWeb"/>
        <w:jc w:val="both"/>
        <w:rPr>
          <w:lang w:val="en-US"/>
        </w:rPr>
      </w:pPr>
      <w:r w:rsidRPr="0019201A">
        <w:rPr>
          <w:highlight w:val="yellow"/>
          <w:lang w:val="en-US"/>
          <w:rPrChange w:id="325" w:author="GRDC/ID" w:date="2016-09-16T11:14:00Z">
            <w:rPr>
              <w:lang w:val="en-US"/>
            </w:rPr>
          </w:rPrChange>
        </w:rPr>
        <w:t xml:space="preserve">Thinking about catchments </w:t>
      </w:r>
      <w:r w:rsidR="0019201A" w:rsidRPr="0019201A">
        <w:rPr>
          <w:highlight w:val="yellow"/>
          <w:lang w:val="en-US"/>
          <w:rPrChange w:id="326" w:author="GRDC/ID" w:date="2016-09-16T11:14:00Z">
            <w:rPr>
              <w:lang w:val="en-US"/>
            </w:rPr>
          </w:rPrChange>
        </w:rPr>
        <w:t xml:space="preserve">realized </w:t>
      </w:r>
      <w:r w:rsidRPr="0019201A">
        <w:rPr>
          <w:highlight w:val="yellow"/>
          <w:lang w:val="en-US"/>
          <w:rPrChange w:id="327" w:author="GRDC/ID" w:date="2016-09-16T11:14:00Z">
            <w:rPr>
              <w:lang w:val="en-US"/>
            </w:rPr>
          </w:rPrChange>
        </w:rPr>
        <w:t>as topological edges bounded by outfall nodes, a dendritic network of catchments may be traced upstream from the sea or a sink to the inflow</w:t>
      </w:r>
      <w:r w:rsidR="00610E0A" w:rsidRPr="0019201A">
        <w:rPr>
          <w:highlight w:val="yellow"/>
          <w:lang w:val="en-US"/>
          <w:rPrChange w:id="328" w:author="GRDC/ID" w:date="2016-09-16T11:14:00Z">
            <w:rPr>
              <w:lang w:val="en-US"/>
            </w:rPr>
          </w:rPrChange>
        </w:rPr>
        <w:t>/</w:t>
      </w:r>
      <w:r w:rsidRPr="0019201A">
        <w:rPr>
          <w:highlight w:val="yellow"/>
          <w:lang w:val="en-US"/>
          <w:rPrChange w:id="329" w:author="GRDC/ID" w:date="2016-09-16T11:14:00Z">
            <w:rPr>
              <w:lang w:val="en-US"/>
            </w:rPr>
          </w:rPrChange>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19201A">
        <w:rPr>
          <w:highlight w:val="yellow"/>
          <w:lang w:val="en-US"/>
          <w:rPrChange w:id="330" w:author="GRDC/ID" w:date="2016-09-16T11:14:00Z">
            <w:rPr>
              <w:lang w:val="en-US"/>
            </w:rPr>
          </w:rPrChange>
        </w:rPr>
        <w:t>realization</w:t>
      </w:r>
      <w:r w:rsidRPr="0019201A">
        <w:rPr>
          <w:highlight w:val="yellow"/>
          <w:lang w:val="en-US"/>
          <w:rPrChange w:id="331" w:author="GRDC/ID" w:date="2016-09-16T11:14:00Z">
            <w:rPr>
              <w:lang w:val="en-US"/>
            </w:rPr>
          </w:rPrChange>
        </w:rPr>
        <w:t>, a sequence of linear flowpaths, each re</w:t>
      </w:r>
      <w:r w:rsidR="008E510D" w:rsidRPr="0019201A">
        <w:rPr>
          <w:highlight w:val="yellow"/>
          <w:lang w:val="en-US"/>
          <w:rPrChange w:id="332" w:author="GRDC/ID" w:date="2016-09-16T11:14:00Z">
            <w:rPr>
              <w:lang w:val="en-US"/>
            </w:rPr>
          </w:rPrChange>
        </w:rPr>
        <w:t>alizing</w:t>
      </w:r>
      <w:r w:rsidRPr="0019201A">
        <w:rPr>
          <w:highlight w:val="yellow"/>
          <w:lang w:val="en-US"/>
          <w:rPrChange w:id="333" w:author="GRDC/ID" w:date="2016-09-16T11:14:00Z">
            <w:rPr>
              <w:lang w:val="en-US"/>
            </w:rPr>
          </w:rPrChange>
        </w:rPr>
        <w:t xml:space="preserve"> a catchment connected in the catchment network, may be drawn as streams or watercourses, which may </w:t>
      </w:r>
      <w:r w:rsidR="00BB1F1B" w:rsidRPr="0019201A">
        <w:rPr>
          <w:highlight w:val="yellow"/>
          <w:lang w:val="en-US"/>
          <w:rPrChange w:id="334" w:author="GRDC/ID" w:date="2016-09-16T11:14:00Z">
            <w:rPr>
              <w:lang w:val="en-US"/>
            </w:rPr>
          </w:rPrChange>
        </w:rPr>
        <w:t xml:space="preserve">or may not </w:t>
      </w:r>
      <w:r w:rsidRPr="0019201A">
        <w:rPr>
          <w:highlight w:val="yellow"/>
          <w:lang w:val="en-US"/>
          <w:rPrChange w:id="335" w:author="GRDC/ID" w:date="2016-09-16T11:14:00Z">
            <w:rPr>
              <w:lang w:val="en-US"/>
            </w:rPr>
          </w:rPrChange>
        </w:rPr>
        <w:t>be geometrically connected in the representation. For example, water bodies and channel parts of a particular network may be displayed using different geometric shapes</w:t>
      </w:r>
      <w:r w:rsidR="00866323" w:rsidRPr="0019201A">
        <w:rPr>
          <w:highlight w:val="yellow"/>
          <w:lang w:val="en-US"/>
          <w:rPrChange w:id="336" w:author="GRDC/ID" w:date="2016-09-16T11:14:00Z">
            <w:rPr>
              <w:lang w:val="en-US"/>
            </w:rPr>
          </w:rPrChange>
        </w:rPr>
        <w:t>,</w:t>
      </w:r>
      <w:r w:rsidRPr="0019201A">
        <w:rPr>
          <w:highlight w:val="yellow"/>
          <w:lang w:val="en-US"/>
          <w:rPrChange w:id="337" w:author="GRDC/ID" w:date="2016-09-16T11:14:00Z">
            <w:rPr>
              <w:lang w:val="en-US"/>
            </w:rPr>
          </w:rPrChange>
        </w:rPr>
        <w:t xml:space="preserve"> </w:t>
      </w:r>
      <w:r w:rsidR="00F56164" w:rsidRPr="0019201A">
        <w:rPr>
          <w:highlight w:val="yellow"/>
          <w:lang w:val="en-US"/>
          <w:rPrChange w:id="338" w:author="GRDC/ID" w:date="2016-09-16T11:14:00Z">
            <w:rPr>
              <w:lang w:val="en-US"/>
            </w:rPr>
          </w:rPrChange>
        </w:rPr>
        <w:t>and may look connected on a map</w:t>
      </w:r>
      <w:r w:rsidRPr="0019201A">
        <w:rPr>
          <w:highlight w:val="yellow"/>
          <w:lang w:val="en-US"/>
          <w:rPrChange w:id="339" w:author="GRDC/ID" w:date="2016-09-16T11:14:00Z">
            <w:rPr>
              <w:lang w:val="en-US"/>
            </w:rPr>
          </w:rPrChange>
        </w:rPr>
        <w:t xml:space="preserve"> even if they are not.</w:t>
      </w:r>
      <w:r w:rsidRPr="008E510D">
        <w:rPr>
          <w:lang w:val="en-US"/>
        </w:rPr>
        <w:t xml:space="preserve"> </w:t>
      </w:r>
    </w:p>
    <w:p w14:paraId="09CEC8FB" w14:textId="77777777" w:rsidR="00D06B4D" w:rsidRPr="00AC7D96" w:rsidRDefault="00D06B4D" w:rsidP="00D06B4D">
      <w:pPr>
        <w:pStyle w:val="StandardWeb"/>
        <w:jc w:val="both"/>
        <w:rPr>
          <w:highlight w:val="yellow"/>
          <w:lang w:val="en-US"/>
          <w:rPrChange w:id="340" w:author="GRDC/ID" w:date="2016-09-16T09:32:00Z">
            <w:rPr>
              <w:lang w:val="en-US"/>
            </w:rPr>
          </w:rPrChange>
        </w:rPr>
      </w:pPr>
      <w:r w:rsidRPr="00AC7D96">
        <w:rPr>
          <w:highlight w:val="yellow"/>
          <w:lang w:val="en-US"/>
          <w:rPrChange w:id="341" w:author="GRDC/ID" w:date="2016-09-16T09:32:00Z">
            <w:rPr>
              <w:lang w:val="en-US"/>
            </w:rPr>
          </w:rPrChange>
        </w:rPr>
        <w:t xml:space="preserve">A standard model used for tracking and navigation, is defined in ISO 19133: Tracking and Navigation standard. It defines a network complex of </w:t>
      </w:r>
      <w:r w:rsidRPr="00AC7D96">
        <w:rPr>
          <w:i/>
          <w:highlight w:val="yellow"/>
          <w:lang w:val="en-US"/>
          <w:rPrChange w:id="342" w:author="GRDC/ID" w:date="2016-09-16T09:32:00Z">
            <w:rPr>
              <w:i/>
              <w:lang w:val="en-US"/>
            </w:rPr>
          </w:rPrChange>
        </w:rPr>
        <w:t>junctions</w:t>
      </w:r>
      <w:r w:rsidRPr="00AC7D96">
        <w:rPr>
          <w:highlight w:val="yellow"/>
          <w:lang w:val="en-US"/>
          <w:rPrChange w:id="343" w:author="GRDC/ID" w:date="2016-09-16T09:32:00Z">
            <w:rPr>
              <w:lang w:val="en-US"/>
            </w:rPr>
          </w:rPrChange>
        </w:rPr>
        <w:t xml:space="preserve"> and </w:t>
      </w:r>
      <w:r w:rsidRPr="00AC7D96">
        <w:rPr>
          <w:i/>
          <w:highlight w:val="yellow"/>
          <w:lang w:val="en-US"/>
          <w:rPrChange w:id="344" w:author="GRDC/ID" w:date="2016-09-16T09:32:00Z">
            <w:rPr>
              <w:i/>
              <w:lang w:val="en-US"/>
            </w:rPr>
          </w:rPrChange>
        </w:rPr>
        <w:t>links</w:t>
      </w:r>
      <w:r w:rsidRPr="00AC7D96">
        <w:rPr>
          <w:highlight w:val="yellow"/>
          <w:lang w:val="en-US"/>
          <w:rPrChange w:id="345" w:author="GRDC/ID" w:date="2016-09-16T09:32:00Z">
            <w:rPr>
              <w:lang w:val="en-US"/>
            </w:rPr>
          </w:rPrChange>
        </w:rPr>
        <w:t xml:space="preserve"> specializing the directed node and directed edge types defined in ISO topology model. Provided that a catchment is topologically realized comparable with the ISO topology model as topological edge (flowpath) and the outfall as a (inflow/outflow) node, the catchment network (as well as its hydrographic, geomorphologic or hydrometric realizations) can be navigated comparable with the concepts of the ISO network (navigation) model. With reference to catchment topology, this allows to navigate from a realized outfall to realized outfall along the flowpath realizing a catchment, from fixed landmark to fixed landmark along a water body, from section to section along a channel, or from station to station along a virtual line. </w:t>
      </w:r>
    </w:p>
    <w:p w14:paraId="5D00F80F" w14:textId="6EEFA66F" w:rsidR="00D06B4D" w:rsidRPr="00D06B4D" w:rsidRDefault="00D06B4D" w:rsidP="00D06B4D">
      <w:pPr>
        <w:pStyle w:val="StandardWeb"/>
        <w:jc w:val="both"/>
        <w:rPr>
          <w:lang w:val="en-US"/>
        </w:rPr>
      </w:pPr>
      <w:r w:rsidRPr="00AC7D96">
        <w:rPr>
          <w:highlight w:val="yellow"/>
          <w:lang w:val="en-US"/>
          <w:rPrChange w:id="346" w:author="GRDC/ID" w:date="2016-09-16T09:32:00Z">
            <w:rPr>
              <w:lang w:val="en-US"/>
            </w:rPr>
          </w:rPrChange>
        </w:rPr>
        <w:t>To provide a simple approach to navigate upstream or downstream in the hydrographic network of streams, the channel network of watercourses, or a logical network of  stations, using a terminology common in the hydrology domain is one intended goal of this standard. Against this background, the concepts defined in the ISO 19133 are not ‘imported’, but may be implemented for more complex use cases, e.g. network routing including interruptions and turns.</w:t>
      </w:r>
    </w:p>
    <w:p w14:paraId="35AC948E" w14:textId="77777777" w:rsidR="00807D2F" w:rsidRDefault="00807D2F" w:rsidP="00807D2F">
      <w:pPr>
        <w:pStyle w:val="berschrift1"/>
      </w:pPr>
      <w:bookmarkStart w:id="347" w:name="_Toc337499858"/>
      <w:bookmarkStart w:id="348" w:name="_Toc458775744"/>
      <w:bookmarkStart w:id="349" w:name="_Toc461780938"/>
      <w:r>
        <w:lastRenderedPageBreak/>
        <w:t>Clause containing normative material</w:t>
      </w:r>
      <w:bookmarkEnd w:id="347"/>
      <w:bookmarkEnd w:id="349"/>
    </w:p>
    <w:p w14:paraId="54E9DFC0" w14:textId="3EDFF45C" w:rsidR="00F062FF" w:rsidRPr="008E510D" w:rsidRDefault="00F062FF" w:rsidP="00450C77">
      <w:pPr>
        <w:pStyle w:val="berschrift2"/>
        <w:jc w:val="both"/>
      </w:pPr>
      <w:bookmarkStart w:id="350" w:name="_Toc458775745"/>
      <w:bookmarkStart w:id="351" w:name="_Toc461780939"/>
      <w:bookmarkEnd w:id="348"/>
      <w:r w:rsidRPr="008E510D">
        <w:t>The HY_Features conceptual model</w:t>
      </w:r>
      <w:bookmarkEnd w:id="350"/>
      <w:bookmarkEnd w:id="351"/>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50222A2B"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C635D">
        <w:t xml:space="preserve">Table </w:t>
      </w:r>
      <w:r w:rsidR="009C635D">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352" w:name="_Ref460920258"/>
      <w:bookmarkStart w:id="353" w:name="_Toc461026483"/>
      <w:r>
        <w:t xml:space="preserve">Table </w:t>
      </w:r>
      <w:r w:rsidR="00E84282">
        <w:fldChar w:fldCharType="begin"/>
      </w:r>
      <w:r w:rsidR="00E84282">
        <w:instrText xml:space="preserve"> SEQ Table \* ARABIC </w:instrText>
      </w:r>
      <w:r w:rsidR="00E84282">
        <w:fldChar w:fldCharType="separate"/>
      </w:r>
      <w:r w:rsidR="009C635D">
        <w:rPr>
          <w:noProof/>
        </w:rPr>
        <w:t>1</w:t>
      </w:r>
      <w:r w:rsidR="00E84282">
        <w:rPr>
          <w:noProof/>
        </w:rPr>
        <w:fldChar w:fldCharType="end"/>
      </w:r>
      <w:bookmarkEnd w:id="352"/>
      <w:r>
        <w:t xml:space="preserve">: HY_Features modules, </w:t>
      </w:r>
      <w:r w:rsidRPr="008D4EE7">
        <w:t>concepts</w:t>
      </w:r>
      <w:r>
        <w:t xml:space="preserve"> reflected</w:t>
      </w:r>
      <w:r w:rsidR="009138D6">
        <w:t>,</w:t>
      </w:r>
      <w:r>
        <w:t xml:space="preserve"> and leaf packages included</w:t>
      </w:r>
      <w:bookmarkEnd w:id="353"/>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 xml:space="preserve">hydrometric network of logically connected </w:t>
            </w:r>
            <w:r w:rsidRPr="008E510D">
              <w:lastRenderedPageBreak/>
              <w:t>hydrometric features located on or along a hydrologic feature</w:t>
            </w:r>
          </w:p>
        </w:tc>
        <w:tc>
          <w:tcPr>
            <w:tcW w:w="0" w:type="auto"/>
            <w:hideMark/>
          </w:tcPr>
          <w:p w14:paraId="3014E44F" w14:textId="77777777" w:rsidR="007C3984" w:rsidRPr="008E510D" w:rsidRDefault="007C3984" w:rsidP="00866323">
            <w:pPr>
              <w:spacing w:after="0"/>
            </w:pPr>
            <w:r w:rsidRPr="008E510D">
              <w:lastRenderedPageBreak/>
              <w:t>---</w:t>
            </w:r>
          </w:p>
        </w:tc>
      </w:tr>
    </w:tbl>
    <w:p w14:paraId="6A848EF6" w14:textId="77777777" w:rsidR="000A3859" w:rsidRPr="008E510D" w:rsidRDefault="000A3859" w:rsidP="00450C77">
      <w:pPr>
        <w:jc w:val="both"/>
      </w:pPr>
    </w:p>
    <w:p w14:paraId="7A6D5DB0" w14:textId="4A34213A"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9C635D" w:rsidRPr="008E510D">
        <w:t xml:space="preserve">Figure </w:t>
      </w:r>
      <w:r w:rsidR="009C635D">
        <w:rPr>
          <w:noProof/>
        </w:rPr>
        <w:t>17</w:t>
      </w:r>
      <w:r w:rsidRPr="008E510D">
        <w:fldChar w:fldCharType="end"/>
      </w:r>
      <w:r w:rsidRPr="008E510D">
        <w:t xml:space="preserve">. The following sections describe requirements classes for each application schema, whereby each feature addressed in the requirements shall be understood as an instance of the GF_FeatureType (aka FeatureType) «metaclass». </w:t>
      </w:r>
    </w:p>
    <w:p w14:paraId="6B022B29" w14:textId="77777777" w:rsidR="009D5ADB" w:rsidRPr="008E510D" w:rsidRDefault="009D5ADB" w:rsidP="00450C77">
      <w:pPr>
        <w:keepNext/>
        <w:jc w:val="both"/>
      </w:pPr>
      <w:r w:rsidRPr="008E510D">
        <w:rPr>
          <w:noProof/>
        </w:rPr>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19F7B251" w:rsidR="009D5ADB" w:rsidRPr="008E510D" w:rsidRDefault="009D5ADB" w:rsidP="006D2CB5">
      <w:pPr>
        <w:pStyle w:val="OGCFigure"/>
      </w:pPr>
      <w:bookmarkStart w:id="354" w:name="_Ref458769526"/>
      <w:bookmarkStart w:id="355" w:name="_Toc461780995"/>
      <w:r w:rsidRPr="008E510D">
        <w:t xml:space="preserve">Figure </w:t>
      </w:r>
      <w:r w:rsidR="00E84282">
        <w:fldChar w:fldCharType="begin"/>
      </w:r>
      <w:r w:rsidR="00E84282">
        <w:instrText xml:space="preserve"> SEQ Figure \* ARABIC </w:instrText>
      </w:r>
      <w:r w:rsidR="00E84282">
        <w:fldChar w:fldCharType="separate"/>
      </w:r>
      <w:r w:rsidR="009C635D">
        <w:rPr>
          <w:noProof/>
        </w:rPr>
        <w:t>17</w:t>
      </w:r>
      <w:r w:rsidR="00E84282">
        <w:rPr>
          <w:noProof/>
        </w:rPr>
        <w:fldChar w:fldCharType="end"/>
      </w:r>
      <w:bookmarkEnd w:id="354"/>
      <w:r w:rsidRPr="008E510D">
        <w:t>: HY_Features modules and packages</w:t>
      </w:r>
      <w:bookmarkEnd w:id="355"/>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356" w:name="_Toc458775746"/>
      <w:bookmarkStart w:id="357" w:name="_Toc461780940"/>
      <w:r w:rsidRPr="008E510D">
        <w:t>The HY_Features conceptual conformance (mapping)</w:t>
      </w:r>
      <w:bookmarkEnd w:id="356"/>
      <w:bookmarkEnd w:id="357"/>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w:t>
      </w:r>
      <w:r w:rsidRPr="008E510D">
        <w:rPr>
          <w:lang w:val="en-US"/>
        </w:rPr>
        <w:lastRenderedPageBreak/>
        <w:t xml:space="preserve">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57F5FEF2"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672889" w:rsidP="00450C77">
            <w:pPr>
              <w:jc w:val="both"/>
              <w:rPr>
                <w:b/>
                <w:bCs/>
              </w:rPr>
            </w:pPr>
            <w:hyperlink r:id="rId47"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672889" w:rsidP="00450C77">
            <w:pPr>
              <w:jc w:val="both"/>
            </w:pPr>
            <w:hyperlink r:id="rId48"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672889" w:rsidP="00450C77">
            <w:pPr>
              <w:jc w:val="both"/>
            </w:pPr>
            <w:hyperlink r:id="rId49"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358" w:name="_Toc458775747"/>
      <w:bookmarkStart w:id="359" w:name="_Toc461780941"/>
      <w:r w:rsidRPr="008E510D">
        <w:t>The HY_Features data conformance (encoding)</w:t>
      </w:r>
      <w:bookmarkEnd w:id="358"/>
      <w:bookmarkEnd w:id="359"/>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w:t>
      </w:r>
      <w:r w:rsidRPr="008E510D">
        <w:rPr>
          <w:lang w:val="en-US"/>
        </w:rPr>
        <w:lastRenderedPageBreak/>
        <w:t>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672889" w:rsidP="00450C77">
            <w:pPr>
              <w:jc w:val="both"/>
              <w:rPr>
                <w:b/>
                <w:bCs/>
              </w:rPr>
            </w:pPr>
            <w:hyperlink r:id="rId50"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t>Dependency</w:t>
            </w:r>
          </w:p>
        </w:tc>
        <w:tc>
          <w:tcPr>
            <w:tcW w:w="6804" w:type="dxa"/>
            <w:hideMark/>
          </w:tcPr>
          <w:p w14:paraId="4628544F" w14:textId="77777777" w:rsidR="00106C0B" w:rsidRPr="008E510D" w:rsidRDefault="00672889" w:rsidP="00450C77">
            <w:pPr>
              <w:jc w:val="both"/>
            </w:pPr>
            <w:hyperlink r:id="rId51"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672889" w:rsidP="00450C77">
            <w:pPr>
              <w:jc w:val="both"/>
            </w:pPr>
            <w:hyperlink r:id="rId52"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672889" w:rsidP="00450C77">
            <w:pPr>
              <w:jc w:val="both"/>
            </w:pPr>
            <w:hyperlink r:id="rId53"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672889" w:rsidP="00450C77">
            <w:pPr>
              <w:jc w:val="both"/>
            </w:pPr>
            <w:hyperlink r:id="rId54"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672889" w:rsidP="00450C77">
            <w:pPr>
              <w:jc w:val="both"/>
            </w:pPr>
            <w:hyperlink r:id="rId55"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360" w:name="_Toc458775748"/>
      <w:bookmarkStart w:id="361" w:name="_Toc461780942"/>
      <w:r w:rsidRPr="008E510D">
        <w:t>The Hydro Feature application schema</w:t>
      </w:r>
      <w:bookmarkEnd w:id="360"/>
      <w:bookmarkEnd w:id="361"/>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523B7F79"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9C635D" w:rsidRPr="008E510D">
        <w:t xml:space="preserve">Figure </w:t>
      </w:r>
      <w:r w:rsidR="009C635D">
        <w:rPr>
          <w:noProof/>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w:t>
      </w:r>
      <w:r w:rsidRPr="008E510D">
        <w:rPr>
          <w:lang w:val="en-US"/>
        </w:rPr>
        <w:lastRenderedPageBreak/>
        <w:t>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4E807BBB" w:rsidR="000A3859" w:rsidRPr="008E510D" w:rsidRDefault="00106C0B" w:rsidP="006D2CB5">
      <w:pPr>
        <w:pStyle w:val="OGCFigure"/>
      </w:pPr>
      <w:bookmarkStart w:id="362" w:name="_Ref458771227"/>
      <w:bookmarkStart w:id="363" w:name="_Toc461780996"/>
      <w:r w:rsidRPr="008E510D">
        <w:t xml:space="preserve">Figure </w:t>
      </w:r>
      <w:r w:rsidR="00E84282">
        <w:fldChar w:fldCharType="begin"/>
      </w:r>
      <w:r w:rsidR="00E84282">
        <w:instrText xml:space="preserve"> SEQ Figure \* ARABIC </w:instrText>
      </w:r>
      <w:r w:rsidR="00E84282">
        <w:fldChar w:fldCharType="separate"/>
      </w:r>
      <w:r w:rsidR="009C635D">
        <w:rPr>
          <w:noProof/>
        </w:rPr>
        <w:t>18</w:t>
      </w:r>
      <w:r w:rsidR="00E84282">
        <w:rPr>
          <w:noProof/>
        </w:rPr>
        <w:fldChar w:fldCharType="end"/>
      </w:r>
      <w:bookmarkEnd w:id="362"/>
      <w:r w:rsidRPr="008E510D">
        <w:t>: Hydrologic features describing separate aspects of the hydrology phenomenon</w:t>
      </w:r>
      <w:bookmarkEnd w:id="363"/>
      <w:r w:rsidRPr="008E510D">
        <w:t xml:space="preserve"> </w:t>
      </w:r>
    </w:p>
    <w:p w14:paraId="0763711F" w14:textId="2AC21F5B" w:rsidR="00334360" w:rsidRPr="008E510D" w:rsidRDefault="00106C0B" w:rsidP="00450C77">
      <w:pPr>
        <w:pStyle w:val="StandardWeb"/>
        <w:jc w:val="both"/>
        <w:rPr>
          <w:rStyle w:val="Fett"/>
          <w:b w:val="0"/>
          <w:lang w:val="en-US"/>
        </w:rPr>
      </w:pPr>
      <w:r w:rsidRPr="008E510D">
        <w:rPr>
          <w:lang w:val="en-US"/>
        </w:rPr>
        <w:t>The definitions applied in the Hydro Feature schema are rooted in the definitions given in the WMO</w:t>
      </w:r>
      <w:r w:rsidR="003602D6">
        <w:rPr>
          <w:lang w:val="en-US"/>
        </w:rPr>
        <w:t>/UNESCO</w:t>
      </w:r>
      <w:r w:rsidRPr="008E510D">
        <w:rPr>
          <w:lang w:val="en-US"/>
        </w:rPr>
        <w:t xml:space="preserve">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4F5030F3"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9C635D" w:rsidRPr="008E510D">
        <w:t xml:space="preserve">Figure </w:t>
      </w:r>
      <w:r w:rsidR="009C635D">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2179884" w:rsidR="00106C0B" w:rsidRPr="008E510D" w:rsidRDefault="00334360" w:rsidP="006D2CB5">
      <w:pPr>
        <w:pStyle w:val="OGCFigure"/>
      </w:pPr>
      <w:bookmarkStart w:id="364" w:name="_Ref458771445"/>
      <w:bookmarkStart w:id="365" w:name="_Toc461780997"/>
      <w:r w:rsidRPr="008E510D">
        <w:t xml:space="preserve">Figure </w:t>
      </w:r>
      <w:r w:rsidR="00E84282">
        <w:fldChar w:fldCharType="begin"/>
      </w:r>
      <w:r w:rsidR="00E84282">
        <w:instrText xml:space="preserve"> SEQ Figure \* ARABIC </w:instrText>
      </w:r>
      <w:r w:rsidR="00E84282">
        <w:fldChar w:fldCharType="separate"/>
      </w:r>
      <w:r w:rsidR="009C635D">
        <w:rPr>
          <w:noProof/>
        </w:rPr>
        <w:t>19</w:t>
      </w:r>
      <w:r w:rsidR="00E84282">
        <w:rPr>
          <w:noProof/>
        </w:rPr>
        <w:fldChar w:fldCharType="end"/>
      </w:r>
      <w:bookmarkEnd w:id="364"/>
      <w:r w:rsidRPr="008E510D">
        <w:t>: Hydro Feature – external dependencies</w:t>
      </w:r>
      <w:bookmarkEnd w:id="365"/>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672889" w:rsidP="00450C77">
            <w:pPr>
              <w:jc w:val="both"/>
              <w:rPr>
                <w:b/>
                <w:bCs/>
              </w:rPr>
            </w:pPr>
            <w:hyperlink r:id="rId58"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672889" w:rsidP="00450C77">
            <w:pPr>
              <w:jc w:val="both"/>
            </w:pPr>
            <w:hyperlink r:id="rId59"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672889" w:rsidP="00450C77">
            <w:pPr>
              <w:jc w:val="both"/>
            </w:pPr>
            <w:hyperlink r:id="rId60"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672889" w:rsidP="00450C77">
            <w:pPr>
              <w:jc w:val="both"/>
            </w:pPr>
            <w:hyperlink r:id="rId61"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672889" w:rsidP="00450C77">
            <w:pPr>
              <w:jc w:val="both"/>
            </w:pPr>
            <w:hyperlink r:id="rId62"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672889" w:rsidP="00450C77">
            <w:pPr>
              <w:jc w:val="both"/>
            </w:pPr>
            <w:hyperlink r:id="rId63"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672889" w:rsidP="00450C77">
            <w:pPr>
              <w:jc w:val="both"/>
            </w:pPr>
            <w:hyperlink r:id="rId64"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366" w:name="_Toc458775749"/>
      <w:bookmarkStart w:id="367" w:name="_Toc461780943"/>
      <w:r w:rsidRPr="008E510D">
        <w:t>The Named Feature model</w:t>
      </w:r>
      <w:bookmarkEnd w:id="366"/>
      <w:bookmarkEnd w:id="367"/>
    </w:p>
    <w:p w14:paraId="39285DC9" w14:textId="178B5C85"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4E42C2CA" w:rsidR="00106C0B" w:rsidRPr="008E510D" w:rsidRDefault="00334360" w:rsidP="006D2CB5">
      <w:pPr>
        <w:pStyle w:val="OGCFigure"/>
      </w:pPr>
      <w:bookmarkStart w:id="368" w:name="_Ref459017957"/>
      <w:bookmarkStart w:id="369" w:name="_Toc461780998"/>
      <w:r w:rsidRPr="008E510D">
        <w:t xml:space="preserve">Figure </w:t>
      </w:r>
      <w:r w:rsidR="00E84282">
        <w:fldChar w:fldCharType="begin"/>
      </w:r>
      <w:r w:rsidR="00E84282">
        <w:instrText xml:space="preserve"> SEQ Figure \* ARABIC </w:instrText>
      </w:r>
      <w:r w:rsidR="00E84282">
        <w:fldChar w:fldCharType="separate"/>
      </w:r>
      <w:r w:rsidR="009C635D">
        <w:rPr>
          <w:noProof/>
        </w:rPr>
        <w:t>20</w:t>
      </w:r>
      <w:r w:rsidR="00E84282">
        <w:rPr>
          <w:noProof/>
        </w:rPr>
        <w:fldChar w:fldCharType="end"/>
      </w:r>
      <w:bookmarkEnd w:id="368"/>
      <w:r w:rsidRPr="008E510D">
        <w:t xml:space="preserve">: Named Feature (UML class diagram, </w:t>
      </w:r>
      <w:hyperlink r:id="rId66" w:history="1">
        <w:r w:rsidRPr="008E510D">
          <w:rPr>
            <w:rStyle w:val="Hyperlink"/>
          </w:rPr>
          <w:t>/req/hy_hydrofeature/namedFeature/hydrofeature</w:t>
        </w:r>
      </w:hyperlink>
      <w:r w:rsidRPr="008E510D">
        <w:t xml:space="preserve"> )</w:t>
      </w:r>
      <w:bookmarkEnd w:id="369"/>
    </w:p>
    <w:p w14:paraId="7F955018" w14:textId="58CBA3FD" w:rsidR="00334360" w:rsidRPr="008E510D" w:rsidRDefault="00697554" w:rsidP="00450C77">
      <w:pPr>
        <w:pStyle w:val="StandardWeb"/>
        <w:jc w:val="both"/>
        <w:rPr>
          <w:lang w:val="en-US"/>
        </w:rPr>
      </w:pPr>
      <w:ins w:id="370" w:author="GRDC/ID" w:date="2016-09-07T08:40:00Z">
        <w:r>
          <w:rPr>
            <w:lang w:val="en-US"/>
          </w:rPr>
          <w:t xml:space="preserve">The </w:t>
        </w:r>
        <w:r w:rsidRPr="008E510D">
          <w:rPr>
            <w:lang w:val="en-US"/>
          </w:rPr>
          <w:t xml:space="preserve">HY_HydroFeature feature type </w:t>
        </w:r>
      </w:ins>
      <w:ins w:id="371" w:author="GRDC/ID" w:date="2016-09-07T08:51:00Z">
        <w:r w:rsidR="00BA6FB7">
          <w:rPr>
            <w:lang w:val="en-US"/>
          </w:rPr>
          <w:t xml:space="preserve">defines </w:t>
        </w:r>
      </w:ins>
      <w:ins w:id="372" w:author="GRDC/ID" w:date="2016-09-07T08:44:00Z">
        <w:r>
          <w:rPr>
            <w:lang w:val="en-US"/>
          </w:rPr>
          <w:t>the basic feature</w:t>
        </w:r>
      </w:ins>
      <w:ins w:id="373" w:author="GRDC/ID" w:date="2016-09-07T08:50:00Z">
        <w:r w:rsidR="00BA6FB7">
          <w:rPr>
            <w:lang w:val="en-US"/>
          </w:rPr>
          <w:t xml:space="preserve"> </w:t>
        </w:r>
      </w:ins>
      <w:ins w:id="374" w:author="GRDC/ID" w:date="2016-09-07T08:44:00Z">
        <w:r w:rsidRPr="008E510D">
          <w:rPr>
            <w:lang w:val="en-US"/>
          </w:rPr>
          <w:t>to reflect overall properties hydrologic features have</w:t>
        </w:r>
      </w:ins>
      <w:ins w:id="375" w:author="GRDC/ID" w:date="2016-09-15T11:12:00Z">
        <w:r w:rsidR="002C507E">
          <w:rPr>
            <w:lang w:val="en-US"/>
          </w:rPr>
          <w:t>,</w:t>
        </w:r>
      </w:ins>
      <w:ins w:id="376" w:author="GRDC/ID" w:date="2016-09-07T08:44:00Z">
        <w:r w:rsidRPr="008E510D">
          <w:rPr>
            <w:lang w:val="en-US"/>
          </w:rPr>
          <w:t xml:space="preserve"> such as identifier</w:t>
        </w:r>
      </w:ins>
      <w:ins w:id="377" w:author="GRDC/ID" w:date="2016-09-07T08:47:00Z">
        <w:r>
          <w:rPr>
            <w:lang w:val="en-US"/>
          </w:rPr>
          <w:t xml:space="preserve"> and</w:t>
        </w:r>
      </w:ins>
      <w:ins w:id="378" w:author="GRDC/ID" w:date="2016-09-07T08:44:00Z">
        <w:r w:rsidRPr="008E510D">
          <w:rPr>
            <w:lang w:val="en-US"/>
          </w:rPr>
          <w:t xml:space="preserve"> name</w:t>
        </w:r>
      </w:ins>
      <w:ins w:id="379" w:author="GRDC/ID" w:date="2016-09-07T08:47:00Z">
        <w:r>
          <w:rPr>
            <w:lang w:val="en-US"/>
          </w:rPr>
          <w:t>.</w:t>
        </w:r>
      </w:ins>
      <w:ins w:id="380" w:author="GRDC/ID" w:date="2016-09-07T08:44:00Z">
        <w:r w:rsidRPr="008E510D">
          <w:rPr>
            <w:lang w:val="en-US"/>
          </w:rPr>
          <w:t xml:space="preserve"> </w:t>
        </w:r>
      </w:ins>
      <w:r w:rsidR="00334360" w:rsidRPr="008E510D">
        <w:rPr>
          <w:lang w:val="en-US"/>
        </w:rPr>
        <w:t>The HY_HydroFeature feature type is further specialized by separate feature types</w:t>
      </w:r>
      <w:ins w:id="381"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4CEB7FF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w:t>
      </w:r>
      <w:r w:rsidR="00E36D84">
        <w:rPr>
          <w:lang w:val="en-US"/>
        </w:rPr>
        <w:t>which</w:t>
      </w:r>
      <w:r w:rsidR="00E36D84" w:rsidRPr="008E510D">
        <w:rPr>
          <w:lang w:val="en-US"/>
        </w:rPr>
        <w:t xml:space="preserve"> </w:t>
      </w:r>
      <w:r w:rsidRPr="008E510D">
        <w:rPr>
          <w:lang w:val="en-US"/>
        </w:rPr>
        <w:t xml:space="preserve">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672889" w:rsidP="00450C77">
            <w:pPr>
              <w:jc w:val="both"/>
              <w:rPr>
                <w:b/>
                <w:bCs/>
              </w:rPr>
            </w:pPr>
            <w:hyperlink r:id="rId67"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672889" w:rsidP="00450C77">
            <w:pPr>
              <w:jc w:val="both"/>
            </w:pPr>
            <w:hyperlink r:id="rId68"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672889" w:rsidP="00450C77">
            <w:pPr>
              <w:jc w:val="both"/>
            </w:pPr>
            <w:hyperlink r:id="rId69"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r w:rsidR="008F1A01">
        <w:rPr>
          <w:lang w:val="en-US"/>
        </w:rPr>
        <w:t xml:space="preserve">allows </w:t>
      </w:r>
      <w:r w:rsidRPr="008E510D">
        <w:rPr>
          <w:lang w:val="en-US"/>
        </w:rPr>
        <w:t xml:space="preserve">the assignment of a referencable name for all or part of a hydrologic feature without necessarily have a formal model for </w:t>
      </w:r>
      <w:r w:rsidRPr="008E510D">
        <w:rPr>
          <w:lang w:val="en-US"/>
        </w:rPr>
        <w:lastRenderedPageBreak/>
        <w:t xml:space="preserve">naming. HY_HydroFeatureName has five attributes: </w:t>
      </w:r>
      <w:r w:rsidRPr="005B0252">
        <w:rPr>
          <w:i/>
          <w:lang w:val="en-US"/>
        </w:rPr>
        <w:t xml:space="preserve">name, namesPart, preferredBy, 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672889" w:rsidP="00450C77">
            <w:pPr>
              <w:jc w:val="both"/>
              <w:rPr>
                <w:b/>
                <w:bCs/>
              </w:rPr>
            </w:pPr>
            <w:hyperlink r:id="rId70"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672889" w:rsidP="00450C77">
            <w:pPr>
              <w:jc w:val="both"/>
            </w:pPr>
            <w:hyperlink r:id="rId71"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672889" w:rsidP="00450C77">
            <w:pPr>
              <w:jc w:val="both"/>
            </w:pPr>
            <w:hyperlink r:id="rId72"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672889" w:rsidP="00450C77">
            <w:pPr>
              <w:jc w:val="both"/>
            </w:pPr>
            <w:hyperlink r:id="rId73"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672889" w:rsidP="00450C77">
            <w:pPr>
              <w:jc w:val="both"/>
            </w:pPr>
            <w:hyperlink r:id="rId74"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672889" w:rsidP="00450C77">
            <w:pPr>
              <w:jc w:val="both"/>
            </w:pPr>
            <w:hyperlink r:id="rId75"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672889" w:rsidP="00450C77">
            <w:pPr>
              <w:jc w:val="both"/>
            </w:pPr>
            <w:hyperlink r:id="rId76"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672889" w:rsidP="00450C77">
            <w:pPr>
              <w:jc w:val="both"/>
            </w:pPr>
            <w:hyperlink r:id="rId77"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672889" w:rsidP="00450C77">
            <w:pPr>
              <w:jc w:val="both"/>
            </w:pPr>
            <w:hyperlink r:id="rId78"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382" w:name="_Toc458775750"/>
      <w:bookmarkStart w:id="383" w:name="_Toc461780944"/>
      <w:r w:rsidRPr="008E510D">
        <w:t>The Hydro Complex model</w:t>
      </w:r>
      <w:bookmarkEnd w:id="382"/>
      <w:bookmarkEnd w:id="383"/>
    </w:p>
    <w:p w14:paraId="52DF8DF3" w14:textId="6DC65048"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9C635D">
        <w:rPr>
          <w:lang w:val="en-US"/>
        </w:rPr>
        <w:fldChar w:fldCharType="begin"/>
      </w:r>
      <w:r w:rsidR="009C635D">
        <w:rPr>
          <w:lang w:val="en-US"/>
        </w:rPr>
        <w:instrText xml:space="preserve"> REF _Ref461090679 \h  \* MERGEFORMAT </w:instrText>
      </w:r>
      <w:r w:rsidR="009C635D">
        <w:rPr>
          <w:lang w:val="en-US"/>
        </w:rPr>
      </w:r>
      <w:r w:rsidR="009C635D">
        <w:rPr>
          <w:lang w:val="en-US"/>
        </w:rPr>
        <w:fldChar w:fldCharType="separate"/>
      </w:r>
      <w:r w:rsidR="009C635D" w:rsidRPr="00C96558">
        <w:t xml:space="preserve">Figure </w:t>
      </w:r>
      <w:r w:rsidR="009C635D" w:rsidRPr="009C635D">
        <w:rPr>
          <w:bCs/>
          <w:noProof/>
        </w:rPr>
        <w:t>21</w:t>
      </w:r>
      <w:r w:rsidR="009C635D">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14EF79DD"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01991507" w:rsidR="00334360" w:rsidRPr="008E510D" w:rsidRDefault="00334360" w:rsidP="00450C77">
      <w:pPr>
        <w:pStyle w:val="StandardWeb"/>
        <w:jc w:val="both"/>
        <w:rPr>
          <w:lang w:val="en-US"/>
        </w:rPr>
      </w:pPr>
      <w:r w:rsidRPr="008E510D">
        <w:rPr>
          <w:lang w:val="en-US"/>
        </w:rPr>
        <w:lastRenderedPageBreak/>
        <w:t xml:space="preserve">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2EEB7B74"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r w:rsidR="001D437D">
        <w:rPr>
          <w:lang w:val="en-US"/>
        </w:rPr>
        <w:t xml:space="preserve">with </w:t>
      </w:r>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w:t>
      </w:r>
      <w:r w:rsidR="00E36D84">
        <w:rPr>
          <w:lang w:val="en-US"/>
        </w:rPr>
        <w:t>s</w:t>
      </w:r>
      <w:r w:rsidRPr="008E510D">
        <w:rPr>
          <w:lang w:val="en-US"/>
        </w:rPr>
        <w:t xml:space="preserve">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6C02CAB2" w:rsidR="001D437D" w:rsidRPr="001D437D" w:rsidRDefault="00C96558" w:rsidP="00C96558">
      <w:pPr>
        <w:pStyle w:val="OGCFigure"/>
      </w:pPr>
      <w:bookmarkStart w:id="384" w:name="_Ref461090679"/>
      <w:bookmarkStart w:id="385" w:name="_Toc461780999"/>
      <w:r w:rsidRPr="00C96558">
        <w:t xml:space="preserve">Figure </w:t>
      </w:r>
      <w:r w:rsidR="00DA0757">
        <w:rPr>
          <w:b w:val="0"/>
          <w:bCs w:val="0"/>
        </w:rPr>
        <w:fldChar w:fldCharType="begin"/>
      </w:r>
      <w:r w:rsidR="00DA0757">
        <w:rPr>
          <w:b w:val="0"/>
          <w:bCs w:val="0"/>
        </w:rPr>
        <w:instrText xml:space="preserve"> SEQ Figure \* ARABIC </w:instrText>
      </w:r>
      <w:r w:rsidR="00DA0757">
        <w:rPr>
          <w:b w:val="0"/>
          <w:bCs w:val="0"/>
        </w:rPr>
        <w:fldChar w:fldCharType="separate"/>
      </w:r>
      <w:r w:rsidR="009C635D">
        <w:rPr>
          <w:b w:val="0"/>
          <w:bCs w:val="0"/>
          <w:noProof/>
        </w:rPr>
        <w:t>21</w:t>
      </w:r>
      <w:r w:rsidR="00DA0757">
        <w:rPr>
          <w:b w:val="0"/>
          <w:bCs w:val="0"/>
          <w:noProof/>
          <w:sz w:val="24"/>
        </w:rPr>
        <w:fldChar w:fldCharType="end"/>
      </w:r>
      <w:bookmarkEnd w:id="384"/>
      <w:r w:rsidRPr="00C96558">
        <w:t xml:space="preserve">: Catchment (UML class diagram, </w:t>
      </w:r>
      <w:hyperlink r:id="rId80" w:history="1">
        <w:r w:rsidRPr="00C96558">
          <w:rPr>
            <w:rStyle w:val="Hyperlink"/>
            <w:color w:val="auto"/>
            <w:u w:val="none"/>
          </w:rPr>
          <w:t>/req/hy_hydrofeature/hydrocomplex/catchment</w:t>
        </w:r>
      </w:hyperlink>
      <w:r w:rsidRPr="00C96558">
        <w:t xml:space="preserve"> )</w:t>
      </w:r>
      <w:bookmarkEnd w:id="385"/>
    </w:p>
    <w:p w14:paraId="7B81109B" w14:textId="33A7B07E" w:rsidR="00D03383" w:rsidRDefault="001D437D" w:rsidP="00D03383">
      <w:pPr>
        <w:keepNext/>
        <w:jc w:val="center"/>
      </w:pPr>
      <w:r w:rsidRPr="008E510D">
        <w:rPr>
          <w:noProof/>
        </w:rPr>
        <w:lastRenderedPageBreak/>
        <w:t xml:space="preserve"> </w:t>
      </w:r>
    </w:p>
    <w:p w14:paraId="114B3AEA" w14:textId="4227081F"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9C635D" w:rsidRPr="00C96558">
        <w:t xml:space="preserve">Figure </w:t>
      </w:r>
      <w:r w:rsidR="009C635D">
        <w:rPr>
          <w:b/>
          <w:bCs/>
          <w:noProof/>
        </w:rPr>
        <w:t>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A206FD3" w:rsidR="00D11AB2" w:rsidRPr="008E510D" w:rsidRDefault="00D11AB2" w:rsidP="006D2CB5">
      <w:pPr>
        <w:pStyle w:val="OGCFigure"/>
      </w:pPr>
      <w:bookmarkStart w:id="386" w:name="_Ref459018108"/>
      <w:bookmarkStart w:id="387" w:name="_Toc461781000"/>
      <w:r w:rsidRPr="008E510D">
        <w:t xml:space="preserve">Figure </w:t>
      </w:r>
      <w:r w:rsidR="00E84282">
        <w:fldChar w:fldCharType="begin"/>
      </w:r>
      <w:r w:rsidR="00E84282">
        <w:instrText xml:space="preserve"> SEQ Figure \* ARABIC </w:instrText>
      </w:r>
      <w:r w:rsidR="00E84282">
        <w:fldChar w:fldCharType="separate"/>
      </w:r>
      <w:r w:rsidR="009C635D">
        <w:rPr>
          <w:noProof/>
        </w:rPr>
        <w:t>22</w:t>
      </w:r>
      <w:r w:rsidR="00E84282">
        <w:rPr>
          <w:noProof/>
        </w:rPr>
        <w:fldChar w:fldCharType="end"/>
      </w:r>
      <w:bookmarkEnd w:id="386"/>
      <w:r w:rsidRPr="008E510D">
        <w:t xml:space="preserve">: Catchment and outfall (UML class diagram, </w:t>
      </w:r>
      <w:hyperlink r:id="rId82" w:history="1">
        <w:r w:rsidRPr="008E510D">
          <w:rPr>
            <w:rStyle w:val="Hyperlink"/>
          </w:rPr>
          <w:t>/req/hy_hydrofeature/hydrocomplex/catchment.inflow</w:t>
        </w:r>
      </w:hyperlink>
      <w:r w:rsidRPr="008E510D">
        <w:t xml:space="preserve"> , </w:t>
      </w:r>
      <w:hyperlink r:id="rId83" w:history="1">
        <w:r w:rsidRPr="008E510D">
          <w:rPr>
            <w:rStyle w:val="Hyperlink"/>
          </w:rPr>
          <w:t>/req/hy_hydrofeature/hydrocomplex/catchment.outflow</w:t>
        </w:r>
      </w:hyperlink>
      <w:r w:rsidRPr="008E510D">
        <w:t xml:space="preserve"> )</w:t>
      </w:r>
      <w:bookmarkEnd w:id="387"/>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296EE651" w:rsidR="00D11AB2" w:rsidRPr="008E510D" w:rsidRDefault="00D11AB2" w:rsidP="006D2CB5">
      <w:pPr>
        <w:pStyle w:val="OGCFigure"/>
      </w:pPr>
      <w:bookmarkStart w:id="388" w:name="_Toc461781001"/>
      <w:r w:rsidRPr="008E510D">
        <w:t xml:space="preserve">Figure </w:t>
      </w:r>
      <w:r w:rsidR="00E84282">
        <w:fldChar w:fldCharType="begin"/>
      </w:r>
      <w:r w:rsidR="00E84282">
        <w:instrText xml:space="preserve"> SEQ Figure \* ARABIC </w:instrText>
      </w:r>
      <w:r w:rsidR="00E84282">
        <w:fldChar w:fldCharType="separate"/>
      </w:r>
      <w:r w:rsidR="009C635D">
        <w:rPr>
          <w:noProof/>
        </w:rPr>
        <w:t>23</w:t>
      </w:r>
      <w:r w:rsidR="00E84282">
        <w:rPr>
          <w:noProof/>
        </w:rPr>
        <w:fldChar w:fldCharType="end"/>
      </w:r>
      <w:r w:rsidRPr="008E510D">
        <w:t xml:space="preserve">: Containing / contained catchment (UML class diagram, </w:t>
      </w:r>
      <w:hyperlink r:id="rId85" w:history="1">
        <w:r w:rsidRPr="008E510D">
          <w:rPr>
            <w:rStyle w:val="Hyperlink"/>
          </w:rPr>
          <w:t>/req/hy_hydrofeature/hydrocomplex/catchment.containingcatchment</w:t>
        </w:r>
      </w:hyperlink>
      <w:r w:rsidRPr="008E510D">
        <w:t xml:space="preserve"> , </w:t>
      </w:r>
      <w:hyperlink r:id="rId86" w:history="1">
        <w:r w:rsidRPr="008E510D">
          <w:rPr>
            <w:rStyle w:val="Hyperlink"/>
          </w:rPr>
          <w:t>/req/hy_hydrofeature/hydrocomplex/catchment.containedcatchment</w:t>
        </w:r>
      </w:hyperlink>
      <w:r w:rsidRPr="008E510D">
        <w:t xml:space="preserve"> )</w:t>
      </w:r>
      <w:bookmarkEnd w:id="388"/>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E868426" w:rsidR="00D11AB2" w:rsidRPr="008E510D" w:rsidRDefault="00D11AB2" w:rsidP="006D2CB5">
      <w:pPr>
        <w:pStyle w:val="OGCFigure"/>
      </w:pPr>
      <w:bookmarkStart w:id="389" w:name="_Toc461781002"/>
      <w:r w:rsidRPr="008E510D">
        <w:t xml:space="preserve">Figure </w:t>
      </w:r>
      <w:r w:rsidR="00E84282">
        <w:fldChar w:fldCharType="begin"/>
      </w:r>
      <w:r w:rsidR="00E84282">
        <w:instrText xml:space="preserve"> SEQ Figure \* ARABIC </w:instrText>
      </w:r>
      <w:r w:rsidR="00E84282">
        <w:fldChar w:fldCharType="separate"/>
      </w:r>
      <w:r w:rsidR="009C635D">
        <w:rPr>
          <w:noProof/>
        </w:rPr>
        <w:t>24</w:t>
      </w:r>
      <w:r w:rsidR="00E84282">
        <w:rPr>
          <w:noProof/>
        </w:rPr>
        <w:fldChar w:fldCharType="end"/>
      </w:r>
      <w:r w:rsidRPr="008E510D">
        <w:t xml:space="preserve">: Conjoint catchment (UML class diagram, </w:t>
      </w:r>
      <w:hyperlink r:id="rId88" w:history="1">
        <w:r w:rsidRPr="008E510D">
          <w:rPr>
            <w:rStyle w:val="Hyperlink"/>
          </w:rPr>
          <w:t>/req/hy_hydrofeature/hydrocomplex/catchment.conjointcatchment</w:t>
        </w:r>
      </w:hyperlink>
      <w:r w:rsidRPr="008E510D">
        <w:t xml:space="preserve"> )</w:t>
      </w:r>
      <w:bookmarkEnd w:id="389"/>
    </w:p>
    <w:p w14:paraId="0C8EC702" w14:textId="1AEBE630"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w:t>
      </w:r>
      <w:r w:rsidR="00E36D84">
        <w:t xml:space="preserve">an </w:t>
      </w:r>
      <w:r w:rsidRPr="008E510D">
        <w:t>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29886DAA" w:rsidR="00D11AB2" w:rsidRPr="008E510D" w:rsidRDefault="00D11AB2" w:rsidP="006D2CB5">
      <w:pPr>
        <w:pStyle w:val="OGCFigure"/>
      </w:pPr>
      <w:bookmarkStart w:id="390" w:name="_Toc461781003"/>
      <w:r w:rsidRPr="008E510D">
        <w:t xml:space="preserve">Figure </w:t>
      </w:r>
      <w:r w:rsidR="00E84282">
        <w:fldChar w:fldCharType="begin"/>
      </w:r>
      <w:r w:rsidR="00E84282">
        <w:instrText xml:space="preserve"> SEQ Figure \* ARABIC </w:instrText>
      </w:r>
      <w:r w:rsidR="00E84282">
        <w:fldChar w:fldCharType="separate"/>
      </w:r>
      <w:r w:rsidR="009C635D">
        <w:rPr>
          <w:noProof/>
        </w:rPr>
        <w:t>25</w:t>
      </w:r>
      <w:r w:rsidR="00E84282">
        <w:rPr>
          <w:noProof/>
        </w:rPr>
        <w:fldChar w:fldCharType="end"/>
      </w:r>
      <w:r w:rsidRPr="008E510D">
        <w:t xml:space="preserve">: Upper / lower catchment (UML class diagram, </w:t>
      </w:r>
      <w:hyperlink r:id="rId90" w:history="1">
        <w:r w:rsidRPr="008E510D">
          <w:rPr>
            <w:rStyle w:val="Hyperlink"/>
          </w:rPr>
          <w:t>/req/hy_hydrofeature/hydrocomplex/catchment.uppercatchment</w:t>
        </w:r>
      </w:hyperlink>
      <w:r w:rsidRPr="008E510D">
        <w:t xml:space="preserve">, </w:t>
      </w:r>
      <w:hyperlink r:id="rId91" w:history="1">
        <w:r w:rsidRPr="008E510D">
          <w:rPr>
            <w:rStyle w:val="Hyperlink"/>
          </w:rPr>
          <w:t>/req/hy_hydrofeature/hydrocomplex/catchment.lowercatchment</w:t>
        </w:r>
      </w:hyperlink>
      <w:r w:rsidRPr="008E510D">
        <w:t xml:space="preserve"> )</w:t>
      </w:r>
      <w:bookmarkEnd w:id="390"/>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672889" w:rsidP="00450C77">
            <w:pPr>
              <w:jc w:val="both"/>
              <w:rPr>
                <w:b/>
                <w:bCs/>
              </w:rPr>
            </w:pPr>
            <w:hyperlink r:id="rId92"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672889" w:rsidP="00450C77">
            <w:pPr>
              <w:jc w:val="both"/>
            </w:pPr>
            <w:hyperlink r:id="rId93"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672889" w:rsidP="00450C77">
            <w:pPr>
              <w:jc w:val="both"/>
            </w:pPr>
            <w:hyperlink r:id="rId94"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672889" w:rsidP="00450C77">
            <w:pPr>
              <w:jc w:val="both"/>
            </w:pPr>
            <w:hyperlink r:id="rId95"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672889" w:rsidP="00450C77">
            <w:pPr>
              <w:jc w:val="both"/>
            </w:pPr>
            <w:hyperlink r:id="rId96"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672889" w:rsidP="00450C77">
            <w:pPr>
              <w:jc w:val="both"/>
            </w:pPr>
            <w:hyperlink r:id="rId97"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672889" w:rsidP="00450C77">
            <w:pPr>
              <w:jc w:val="both"/>
            </w:pPr>
            <w:hyperlink r:id="rId98"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672889" w:rsidP="00450C77">
            <w:pPr>
              <w:jc w:val="both"/>
            </w:pPr>
            <w:hyperlink r:id="rId99"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672889" w:rsidP="00450C77">
            <w:pPr>
              <w:jc w:val="both"/>
            </w:pPr>
            <w:hyperlink r:id="rId100"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672889" w:rsidP="00450C77">
            <w:pPr>
              <w:jc w:val="both"/>
            </w:pPr>
            <w:hyperlink r:id="rId101"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672889" w:rsidP="00450C77">
            <w:pPr>
              <w:jc w:val="both"/>
            </w:pPr>
            <w:hyperlink r:id="rId102"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672889" w:rsidP="00450C77">
            <w:pPr>
              <w:jc w:val="both"/>
            </w:pPr>
            <w:hyperlink r:id="rId103"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672889" w:rsidP="00450C77">
            <w:pPr>
              <w:jc w:val="both"/>
            </w:pPr>
            <w:hyperlink r:id="rId104"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672889" w:rsidP="00450C77">
            <w:pPr>
              <w:jc w:val="both"/>
            </w:pPr>
            <w:hyperlink r:id="rId105"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455CC4E4"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71E3CDA6" w:rsidR="00D11AB2" w:rsidRPr="008E510D" w:rsidRDefault="00D11AB2" w:rsidP="006D2CB5">
      <w:pPr>
        <w:pStyle w:val="OGCFigure"/>
      </w:pPr>
      <w:bookmarkStart w:id="391" w:name="_Ref458785541"/>
      <w:bookmarkStart w:id="392" w:name="_Toc461781004"/>
      <w:r w:rsidRPr="008E510D">
        <w:t xml:space="preserve">Figure </w:t>
      </w:r>
      <w:r w:rsidR="00E84282">
        <w:fldChar w:fldCharType="begin"/>
      </w:r>
      <w:r w:rsidR="00E84282">
        <w:instrText xml:space="preserve"> SEQ Figure \* ARABIC </w:instrText>
      </w:r>
      <w:r w:rsidR="00E84282">
        <w:fldChar w:fldCharType="separate"/>
      </w:r>
      <w:r w:rsidR="009C635D">
        <w:rPr>
          <w:noProof/>
        </w:rPr>
        <w:t>26</w:t>
      </w:r>
      <w:r w:rsidR="00E84282">
        <w:rPr>
          <w:noProof/>
        </w:rPr>
        <w:fldChar w:fldCharType="end"/>
      </w:r>
      <w:bookmarkEnd w:id="391"/>
      <w:r w:rsidRPr="008E510D">
        <w:t xml:space="preserve">: Catchment aggregate (UML class diagram, </w:t>
      </w:r>
      <w:hyperlink r:id="rId107" w:history="1">
        <w:r w:rsidRPr="008E510D">
          <w:rPr>
            <w:rStyle w:val="Hyperlink"/>
          </w:rPr>
          <w:t>/req/hy_hydrofeature/hydrocomplex/catchmentaggregate</w:t>
        </w:r>
      </w:hyperlink>
      <w:r w:rsidRPr="008E510D">
        <w:t xml:space="preserve"> )</w:t>
      </w:r>
      <w:bookmarkEnd w:id="392"/>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672889" w:rsidP="00450C77">
            <w:pPr>
              <w:jc w:val="both"/>
              <w:rPr>
                <w:b/>
                <w:bCs/>
              </w:rPr>
            </w:pPr>
            <w:hyperlink r:id="rId108"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672889" w:rsidP="00450C77">
            <w:pPr>
              <w:jc w:val="both"/>
            </w:pPr>
            <w:hyperlink r:id="rId109"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672889" w:rsidP="00450C77">
            <w:pPr>
              <w:jc w:val="both"/>
            </w:pPr>
            <w:hyperlink r:id="rId110"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672889" w:rsidP="00450C77">
            <w:pPr>
              <w:jc w:val="both"/>
            </w:pPr>
            <w:hyperlink r:id="rId111"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672889" w:rsidP="00450C77">
            <w:pPr>
              <w:jc w:val="both"/>
            </w:pPr>
            <w:hyperlink r:id="rId112"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672889" w:rsidP="00450C77">
            <w:pPr>
              <w:jc w:val="both"/>
            </w:pPr>
            <w:hyperlink r:id="rId113"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22B35CEF"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4B5550AA" w:rsidR="00D11AB2" w:rsidRPr="008E510D" w:rsidRDefault="00D11AB2" w:rsidP="006D2CB5">
      <w:pPr>
        <w:pStyle w:val="OGCFigure"/>
      </w:pPr>
      <w:bookmarkStart w:id="393" w:name="_Ref458785591"/>
      <w:bookmarkStart w:id="394" w:name="_Toc461781005"/>
      <w:r w:rsidRPr="008E510D">
        <w:t xml:space="preserve">Figure </w:t>
      </w:r>
      <w:r w:rsidR="00E84282">
        <w:fldChar w:fldCharType="begin"/>
      </w:r>
      <w:r w:rsidR="00E84282">
        <w:instrText xml:space="preserve"> SEQ Figure \* ARABIC </w:instrText>
      </w:r>
      <w:r w:rsidR="00E84282">
        <w:fldChar w:fldCharType="separate"/>
      </w:r>
      <w:r w:rsidR="009C635D">
        <w:rPr>
          <w:noProof/>
        </w:rPr>
        <w:t>27</w:t>
      </w:r>
      <w:r w:rsidR="00E84282">
        <w:rPr>
          <w:noProof/>
        </w:rPr>
        <w:fldChar w:fldCharType="end"/>
      </w:r>
      <w:bookmarkEnd w:id="393"/>
      <w:r w:rsidRPr="008E510D">
        <w:t xml:space="preserve">: Dendritic catchment (UML class diagram, </w:t>
      </w:r>
      <w:hyperlink r:id="rId115" w:history="1">
        <w:r w:rsidRPr="008E510D">
          <w:rPr>
            <w:rStyle w:val="Hyperlink"/>
          </w:rPr>
          <w:t>/req/hy_hydrofeature/hydrocomplex/dendriticcatchment</w:t>
        </w:r>
      </w:hyperlink>
      <w:r w:rsidRPr="008E510D">
        <w:t xml:space="preserve"> )</w:t>
      </w:r>
      <w:bookmarkEnd w:id="394"/>
    </w:p>
    <w:p w14:paraId="05CDB643" w14:textId="54766652"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672889" w:rsidP="00450C77">
            <w:pPr>
              <w:jc w:val="both"/>
              <w:rPr>
                <w:b/>
                <w:bCs/>
              </w:rPr>
            </w:pPr>
            <w:hyperlink r:id="rId116"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672889" w:rsidP="00450C77">
            <w:pPr>
              <w:jc w:val="both"/>
            </w:pPr>
            <w:hyperlink r:id="rId117"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672889" w:rsidP="00450C77">
            <w:pPr>
              <w:jc w:val="both"/>
            </w:pPr>
            <w:hyperlink r:id="rId118"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672889" w:rsidP="00450C77">
            <w:pPr>
              <w:jc w:val="both"/>
            </w:pPr>
            <w:hyperlink r:id="rId119"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022890EF"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2304713C" w:rsidR="00D11AB2" w:rsidRPr="008E510D" w:rsidRDefault="00D11AB2" w:rsidP="006D2CB5">
      <w:pPr>
        <w:pStyle w:val="OGCFigure"/>
      </w:pPr>
      <w:bookmarkStart w:id="395" w:name="_Ref458785612"/>
      <w:bookmarkStart w:id="396" w:name="_Toc461781006"/>
      <w:r w:rsidRPr="008E510D">
        <w:t xml:space="preserve">Figure </w:t>
      </w:r>
      <w:r w:rsidR="00E84282">
        <w:fldChar w:fldCharType="begin"/>
      </w:r>
      <w:r w:rsidR="00E84282">
        <w:instrText xml:space="preserve"> SEQ Figure \* ARABIC </w:instrText>
      </w:r>
      <w:r w:rsidR="00E84282">
        <w:fldChar w:fldCharType="separate"/>
      </w:r>
      <w:r w:rsidR="009C635D">
        <w:rPr>
          <w:noProof/>
        </w:rPr>
        <w:t>28</w:t>
      </w:r>
      <w:r w:rsidR="00E84282">
        <w:rPr>
          <w:noProof/>
        </w:rPr>
        <w:fldChar w:fldCharType="end"/>
      </w:r>
      <w:bookmarkEnd w:id="395"/>
      <w:r w:rsidRPr="008E510D">
        <w:t xml:space="preserve">: Interior catchment (UML class diagram, </w:t>
      </w:r>
      <w:hyperlink r:id="rId121" w:history="1">
        <w:r w:rsidRPr="008E510D">
          <w:rPr>
            <w:rStyle w:val="Hyperlink"/>
          </w:rPr>
          <w:t>/req/hy_hydrofeature/hydrocomplex/interiorcatchment</w:t>
        </w:r>
      </w:hyperlink>
      <w:r w:rsidRPr="008E510D">
        <w:t xml:space="preserve"> )</w:t>
      </w:r>
      <w:bookmarkEnd w:id="396"/>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672889" w:rsidP="00450C77">
            <w:pPr>
              <w:jc w:val="both"/>
              <w:rPr>
                <w:b/>
                <w:bCs/>
              </w:rPr>
            </w:pPr>
            <w:hyperlink r:id="rId122"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672889" w:rsidP="00450C77">
            <w:pPr>
              <w:jc w:val="both"/>
            </w:pPr>
            <w:hyperlink r:id="rId123"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672889" w:rsidP="00450C77">
            <w:pPr>
              <w:jc w:val="both"/>
            </w:pPr>
            <w:hyperlink r:id="rId124"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672889" w:rsidP="00450C77">
            <w:pPr>
              <w:jc w:val="both"/>
            </w:pPr>
            <w:hyperlink r:id="rId125"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61258116" w:rsidR="00D11AB2" w:rsidRPr="008E510D" w:rsidRDefault="00D11AB2" w:rsidP="00450C77">
      <w:pPr>
        <w:pStyle w:val="StandardWeb"/>
        <w:jc w:val="both"/>
        <w:rPr>
          <w:lang w:val="en-US"/>
        </w:rPr>
      </w:pPr>
      <w:r w:rsidRPr="008E510D">
        <w:rPr>
          <w:lang w:val="en-US"/>
        </w:rPr>
        <w:t>The HY_Outfall feature type (</w:t>
      </w:r>
      <w:r w:rsidR="009C635D">
        <w:rPr>
          <w:lang w:val="en-US"/>
        </w:rPr>
        <w:fldChar w:fldCharType="begin"/>
      </w:r>
      <w:r w:rsidR="009C635D">
        <w:rPr>
          <w:lang w:val="en-US"/>
        </w:rPr>
        <w:instrText xml:space="preserve"> REF _Ref461114378 \h </w:instrText>
      </w:r>
      <w:r w:rsidR="009C635D">
        <w:rPr>
          <w:lang w:val="en-US"/>
        </w:rPr>
      </w:r>
      <w:r w:rsidR="009C635D">
        <w:rPr>
          <w:lang w:val="en-US"/>
        </w:rPr>
        <w:fldChar w:fldCharType="separate"/>
      </w:r>
      <w:r w:rsidR="009C635D" w:rsidRPr="00C96558">
        <w:t xml:space="preserve">Figure </w:t>
      </w:r>
      <w:r w:rsidR="009C635D">
        <w:rPr>
          <w:noProof/>
        </w:rPr>
        <w:t>29</w:t>
      </w:r>
      <w:r w:rsidR="009C635D">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9C635D" w:rsidRPr="008E510D">
        <w:t xml:space="preserve">Figure </w:t>
      </w:r>
      <w:r w:rsidR="009C635D">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C78DEB7" w:rsidR="00C96558" w:rsidRPr="00C96558" w:rsidRDefault="00C96558" w:rsidP="00C96558">
      <w:pPr>
        <w:pStyle w:val="OGCFigure"/>
      </w:pPr>
      <w:bookmarkStart w:id="397" w:name="_Ref461114378"/>
      <w:bookmarkStart w:id="398" w:name="_Toc461781007"/>
      <w:r w:rsidRPr="00C96558">
        <w:t xml:space="preserve">Figure </w:t>
      </w:r>
      <w:r w:rsidR="00E84282">
        <w:fldChar w:fldCharType="begin"/>
      </w:r>
      <w:r w:rsidR="00E84282">
        <w:instrText xml:space="preserve"> SEQ Figure \* ARABIC </w:instrText>
      </w:r>
      <w:r w:rsidR="00E84282">
        <w:fldChar w:fldCharType="separate"/>
      </w:r>
      <w:r w:rsidR="009C635D">
        <w:rPr>
          <w:noProof/>
        </w:rPr>
        <w:t>29</w:t>
      </w:r>
      <w:r w:rsidR="00E84282">
        <w:rPr>
          <w:noProof/>
        </w:rPr>
        <w:fldChar w:fldCharType="end"/>
      </w:r>
      <w:bookmarkEnd w:id="397"/>
      <w:r w:rsidRPr="00C96558">
        <w:t xml:space="preserve">: Outfall (UML class diagram, </w:t>
      </w:r>
      <w:hyperlink r:id="rId127" w:history="1">
        <w:r w:rsidRPr="00C96558">
          <w:rPr>
            <w:rStyle w:val="Hyperlink"/>
          </w:rPr>
          <w:t>req/hy_hydrofeature/hydrocomplex/outfall</w:t>
        </w:r>
      </w:hyperlink>
      <w:r w:rsidRPr="00C96558">
        <w:t xml:space="preserve"> )</w:t>
      </w:r>
      <w:bookmarkEnd w:id="398"/>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399" w:author="GRDC/ID" w:date="2016-09-08T09:23:00Z">
        <w:r w:rsidR="00911946">
          <w:t xml:space="preserve"> </w:t>
        </w:r>
      </w:ins>
      <w:ins w:id="400" w:author="GRDC/ID" w:date="2016-09-08T09:22:00Z">
        <w:r w:rsidR="00911946">
          <w:t>An</w:t>
        </w:r>
      </w:ins>
      <w:ins w:id="401" w:author="GRDC/ID" w:date="2016-09-06T09:48:00Z">
        <w:r w:rsidR="0019707D" w:rsidRPr="008E510D">
          <w:t xml:space="preserve"> </w:t>
        </w:r>
        <w:r w:rsidR="00585BA6">
          <w:rPr>
            <w:rStyle w:val="Hervorhebung"/>
          </w:rPr>
          <w:t>outflow</w:t>
        </w:r>
      </w:ins>
      <w:ins w:id="402" w:author="GRDC/ID" w:date="2016-09-06T13:04:00Z">
        <w:r w:rsidR="00585BA6">
          <w:rPr>
            <w:rStyle w:val="Hervorhebung"/>
          </w:rPr>
          <w:t>-</w:t>
        </w:r>
      </w:ins>
      <w:ins w:id="403" w:author="GRDC/ID" w:date="2016-09-07T07:38:00Z">
        <w:r w:rsidR="00E11FC0">
          <w:rPr>
            <w:rStyle w:val="Hervorhebung"/>
          </w:rPr>
          <w:t>on-flowpath</w:t>
        </w:r>
      </w:ins>
      <w:ins w:id="404" w:author="GRDC/ID" w:date="2016-09-06T09:48:00Z">
        <w:r w:rsidR="0019707D" w:rsidRPr="008E510D">
          <w:t xml:space="preserve"> </w:t>
        </w:r>
      </w:ins>
      <w:ins w:id="405" w:author="GRDC/ID" w:date="2016-09-06T12:57:00Z">
        <w:r w:rsidR="00661D3F">
          <w:t>and</w:t>
        </w:r>
      </w:ins>
      <w:ins w:id="406" w:author="GRDC/ID" w:date="2016-09-08T09:23:00Z">
        <w:r w:rsidR="00911946">
          <w:t xml:space="preserve"> an </w:t>
        </w:r>
      </w:ins>
      <w:ins w:id="407" w:author="GRDC/ID" w:date="2016-09-06T09:48:00Z">
        <w:r w:rsidR="0019707D" w:rsidRPr="00505D54">
          <w:rPr>
            <w:i/>
          </w:rPr>
          <w:t>inflow</w:t>
        </w:r>
        <w:r w:rsidR="00585BA6" w:rsidRPr="00585BA6">
          <w:rPr>
            <w:i/>
          </w:rPr>
          <w:t>-</w:t>
        </w:r>
      </w:ins>
      <w:ins w:id="408" w:author="GRDC/ID" w:date="2016-09-07T07:38:00Z">
        <w:r w:rsidR="00E11FC0">
          <w:rPr>
            <w:i/>
          </w:rPr>
          <w:t>on-flowpath</w:t>
        </w:r>
      </w:ins>
      <w:ins w:id="409"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410" w:author="GRDC/ID" w:date="2016-09-07T07:39:00Z">
        <w:r w:rsidR="00E11FC0">
          <w:t>shall be</w:t>
        </w:r>
      </w:ins>
      <w:ins w:id="411" w:author="GRDC/ID" w:date="2016-09-06T09:48:00Z">
        <w:r w:rsidR="0019707D">
          <w:t xml:space="preserve"> </w:t>
        </w:r>
      </w:ins>
      <w:ins w:id="412" w:author="GRDC/ID" w:date="2016-09-07T07:40:00Z">
        <w:r w:rsidR="00E11FC0">
          <w:t>realized</w:t>
        </w:r>
      </w:ins>
      <w:ins w:id="413"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672889" w:rsidP="00450C77">
            <w:pPr>
              <w:jc w:val="both"/>
              <w:rPr>
                <w:b/>
                <w:bCs/>
              </w:rPr>
            </w:pPr>
            <w:hyperlink r:id="rId128"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672889" w:rsidP="00450C77">
            <w:pPr>
              <w:jc w:val="both"/>
            </w:pPr>
            <w:hyperlink r:id="rId129"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672889" w:rsidP="00450C77">
            <w:pPr>
              <w:jc w:val="both"/>
            </w:pPr>
            <w:hyperlink r:id="rId130"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672889" w:rsidP="00450C77">
            <w:pPr>
              <w:jc w:val="both"/>
            </w:pPr>
            <w:hyperlink r:id="rId131"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672889" w:rsidP="00450C77">
            <w:pPr>
              <w:jc w:val="both"/>
            </w:pPr>
            <w:hyperlink r:id="rId132"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672889" w:rsidP="00450C77">
            <w:pPr>
              <w:jc w:val="both"/>
            </w:pPr>
            <w:hyperlink r:id="rId133"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672889" w:rsidP="00450C77">
            <w:pPr>
              <w:jc w:val="both"/>
            </w:pPr>
            <w:hyperlink r:id="rId134"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672889" w:rsidP="00450C77">
            <w:pPr>
              <w:jc w:val="both"/>
            </w:pPr>
            <w:hyperlink r:id="rId135"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0C495062"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_Ref461114389 \h </w:instrText>
      </w:r>
      <w:r w:rsidR="009C635D">
        <w:rPr>
          <w:lang w:val="en-US"/>
        </w:rPr>
      </w:r>
      <w:r w:rsidR="009C635D">
        <w:rPr>
          <w:lang w:val="en-US"/>
        </w:rPr>
        <w:fldChar w:fldCharType="separate"/>
      </w:r>
      <w:r w:rsidR="009C635D">
        <w:t xml:space="preserve">Figure </w:t>
      </w:r>
      <w:r w:rsidR="009C635D">
        <w:rPr>
          <w:noProof/>
        </w:rPr>
        <w:t>30</w:t>
      </w:r>
      <w:r w:rsidR="009C635D">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404FD1A" w:rsidR="00C96558" w:rsidRDefault="00C96558" w:rsidP="009D5A79">
      <w:pPr>
        <w:pStyle w:val="OGCFigure"/>
      </w:pPr>
      <w:bookmarkStart w:id="414" w:name="_Ref461114389"/>
      <w:bookmarkStart w:id="415" w:name="_Toc461781008"/>
      <w:r>
        <w:t xml:space="preserve">Figure </w:t>
      </w:r>
      <w:r w:rsidR="00E84282">
        <w:fldChar w:fldCharType="begin"/>
      </w:r>
      <w:r w:rsidR="00E84282">
        <w:instrText xml:space="preserve"> SEQ Figure \* ARABIC </w:instrText>
      </w:r>
      <w:r w:rsidR="00E84282">
        <w:fldChar w:fldCharType="separate"/>
      </w:r>
      <w:r w:rsidR="009C635D">
        <w:rPr>
          <w:noProof/>
        </w:rPr>
        <w:t>30</w:t>
      </w:r>
      <w:r w:rsidR="00E84282">
        <w:rPr>
          <w:noProof/>
        </w:rPr>
        <w:fldChar w:fldCharType="end"/>
      </w:r>
      <w:bookmarkEnd w:id="414"/>
      <w:r w:rsidR="009D5A79">
        <w:t xml:space="preserve">: </w:t>
      </w:r>
      <w:r w:rsidR="009D5A79" w:rsidRPr="008E510D">
        <w:t xml:space="preserve">Catchment realization and its specialization (UML class diagram, </w:t>
      </w:r>
      <w:hyperlink r:id="rId137" w:history="1">
        <w:r w:rsidR="009D5A79" w:rsidRPr="008E510D">
          <w:rPr>
            <w:rStyle w:val="Hyperlink"/>
          </w:rPr>
          <w:t>/req/hy_hydrofeature/hydrocomplex/catchmentrealisation</w:t>
        </w:r>
      </w:hyperlink>
      <w:r w:rsidR="009D5A79">
        <w:rPr>
          <w:rStyle w:val="Hyperlink"/>
        </w:rPr>
        <w:t>)</w:t>
      </w:r>
      <w:bookmarkEnd w:id="415"/>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672889" w:rsidP="00450C77">
            <w:pPr>
              <w:jc w:val="both"/>
              <w:rPr>
                <w:b/>
                <w:bCs/>
              </w:rPr>
            </w:pPr>
            <w:hyperlink r:id="rId138"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672889" w:rsidP="00450C77">
            <w:pPr>
              <w:jc w:val="both"/>
            </w:pPr>
            <w:hyperlink r:id="rId139"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672889" w:rsidP="00450C77">
            <w:pPr>
              <w:jc w:val="both"/>
            </w:pPr>
            <w:hyperlink r:id="rId140"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3A07581E"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085FCC54"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w:t>
      </w:r>
      <w:r w:rsidR="006157DD">
        <w:rPr>
          <w:lang w:val="en-US"/>
        </w:rPr>
        <w:t>-</w:t>
      </w:r>
      <w:r w:rsidRPr="008E510D">
        <w:rPr>
          <w:lang w:val="en-US"/>
        </w:rPr>
        <w:t xml:space="preserve">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672889" w:rsidP="00450C77">
            <w:pPr>
              <w:jc w:val="both"/>
              <w:rPr>
                <w:b/>
                <w:bCs/>
              </w:rPr>
            </w:pPr>
            <w:hyperlink r:id="rId141"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672889" w:rsidP="00450C77">
            <w:pPr>
              <w:jc w:val="both"/>
            </w:pPr>
            <w:hyperlink r:id="rId142"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672889" w:rsidP="00450C77">
            <w:pPr>
              <w:jc w:val="both"/>
            </w:pPr>
            <w:hyperlink r:id="rId143"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672889" w:rsidP="00450C77">
            <w:pPr>
              <w:jc w:val="both"/>
            </w:pPr>
            <w:hyperlink r:id="rId144"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672889" w:rsidP="00450C77">
            <w:pPr>
              <w:jc w:val="both"/>
            </w:pPr>
            <w:hyperlink r:id="rId145"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672889" w:rsidP="00450C77">
            <w:pPr>
              <w:jc w:val="both"/>
            </w:pPr>
            <w:hyperlink r:id="rId146" w:history="1">
              <w:r w:rsidR="00033C57" w:rsidRPr="008E510D">
                <w:rPr>
                  <w:rStyle w:val="Hyperlink"/>
                </w:rPr>
                <w:t>/req/hy_hydrofeature/hydrocomplex/flowpath.flowpathnetwork</w:t>
              </w:r>
            </w:hyperlink>
          </w:p>
        </w:tc>
      </w:tr>
    </w:tbl>
    <w:p w14:paraId="2026830E" w14:textId="3422BD6C"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672889" w:rsidP="00450C77">
            <w:pPr>
              <w:jc w:val="both"/>
              <w:rPr>
                <w:b/>
                <w:bCs/>
              </w:rPr>
            </w:pPr>
            <w:hyperlink r:id="rId147"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672889" w:rsidP="00450C77">
            <w:pPr>
              <w:jc w:val="both"/>
            </w:pPr>
            <w:hyperlink r:id="rId148"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672889" w:rsidP="00450C77">
            <w:pPr>
              <w:jc w:val="both"/>
            </w:pPr>
            <w:hyperlink r:id="rId149"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672889" w:rsidP="00450C77">
            <w:pPr>
              <w:jc w:val="both"/>
            </w:pPr>
            <w:hyperlink r:id="rId150"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672889" w:rsidP="00450C77">
            <w:pPr>
              <w:jc w:val="both"/>
            </w:pPr>
            <w:hyperlink r:id="rId151"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672889" w:rsidP="00450C77">
            <w:pPr>
              <w:jc w:val="both"/>
            </w:pPr>
            <w:hyperlink r:id="rId152" w:history="1">
              <w:r w:rsidR="00033C57" w:rsidRPr="008E510D">
                <w:rPr>
                  <w:rStyle w:val="Hyperlink"/>
                </w:rPr>
                <w:t>/req/hy_hydrofeature/hydrocomplex/wateredge.wateredgenetwork</w:t>
              </w:r>
            </w:hyperlink>
          </w:p>
        </w:tc>
      </w:tr>
    </w:tbl>
    <w:p w14:paraId="5B26AC77" w14:textId="578307B6"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w:t>
      </w:r>
      <w:r w:rsidR="003F0677">
        <w:rPr>
          <w:lang w:val="en-US"/>
        </w:rPr>
        <w:t xml:space="preserve">of connected curves, </w:t>
      </w:r>
      <w:r w:rsidRPr="008E510D">
        <w:rPr>
          <w:lang w:val="en-US"/>
        </w:rPr>
        <w:t xml:space="preserve">including a single polygon. The catchment boundary connect the inflow and outflow of the logical </w:t>
      </w:r>
      <w:r w:rsidRPr="008E510D">
        <w:rPr>
          <w:lang w:val="en-US"/>
        </w:rPr>
        <w:lastRenderedPageBreak/>
        <w:t>catchment, whereby 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672889" w:rsidP="00450C77">
            <w:pPr>
              <w:jc w:val="both"/>
              <w:rPr>
                <w:b/>
                <w:bCs/>
              </w:rPr>
            </w:pPr>
            <w:hyperlink r:id="rId153"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672889" w:rsidP="00450C77">
            <w:pPr>
              <w:jc w:val="both"/>
            </w:pPr>
            <w:hyperlink r:id="rId154"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672889" w:rsidP="00450C77">
            <w:pPr>
              <w:jc w:val="both"/>
            </w:pPr>
            <w:hyperlink r:id="rId155"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672889" w:rsidP="00450C77">
            <w:pPr>
              <w:jc w:val="both"/>
            </w:pPr>
            <w:hyperlink r:id="rId156"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672889" w:rsidP="00450C77">
            <w:pPr>
              <w:jc w:val="both"/>
            </w:pPr>
            <w:hyperlink r:id="rId157"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672889" w:rsidP="00450C77">
            <w:pPr>
              <w:jc w:val="both"/>
            </w:pPr>
            <w:hyperlink r:id="rId158"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672889" w:rsidP="00450C77">
            <w:pPr>
              <w:jc w:val="both"/>
              <w:rPr>
                <w:b/>
                <w:bCs/>
              </w:rPr>
            </w:pPr>
            <w:hyperlink r:id="rId159"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672889" w:rsidP="00450C77">
            <w:pPr>
              <w:jc w:val="both"/>
            </w:pPr>
            <w:hyperlink r:id="rId160"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672889" w:rsidP="00450C77">
            <w:pPr>
              <w:jc w:val="both"/>
            </w:pPr>
            <w:hyperlink r:id="rId161"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672889" w:rsidP="00450C77">
            <w:pPr>
              <w:jc w:val="both"/>
            </w:pPr>
            <w:hyperlink r:id="rId162"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672889" w:rsidP="00450C77">
            <w:pPr>
              <w:jc w:val="both"/>
            </w:pPr>
            <w:hyperlink r:id="rId163"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672889" w:rsidP="00450C77">
            <w:pPr>
              <w:jc w:val="both"/>
            </w:pPr>
            <w:hyperlink r:id="rId164" w:history="1">
              <w:r w:rsidR="00033C57" w:rsidRPr="008E510D">
                <w:rPr>
                  <w:rStyle w:val="Hyperlink"/>
                </w:rPr>
                <w:t>/req/hy_hydrofeature/hydrocomplex/catchmentarea.boundarynetwork</w:t>
              </w:r>
            </w:hyperlink>
          </w:p>
        </w:tc>
      </w:tr>
    </w:tbl>
    <w:p w14:paraId="049284E8" w14:textId="59F84923"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E67D253"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_Ref461114397 \h </w:instrText>
      </w:r>
      <w:r w:rsidR="009C635D">
        <w:rPr>
          <w:lang w:val="en-US"/>
        </w:rPr>
      </w:r>
      <w:r w:rsidR="009C635D">
        <w:rPr>
          <w:lang w:val="en-US"/>
        </w:rPr>
        <w:fldChar w:fldCharType="separate"/>
      </w:r>
      <w:r w:rsidR="009C635D">
        <w:t xml:space="preserve">Figure </w:t>
      </w:r>
      <w:r w:rsidR="009C635D">
        <w:rPr>
          <w:noProof/>
        </w:rPr>
        <w:t>31</w:t>
      </w:r>
      <w:r w:rsidR="009C635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097FBDBC"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0E6EBA92" w:rsidR="009D5A79" w:rsidRDefault="009D5A79" w:rsidP="009D5A79">
      <w:pPr>
        <w:pStyle w:val="OGCFigure"/>
      </w:pPr>
      <w:bookmarkStart w:id="416" w:name="_Ref461114397"/>
      <w:bookmarkStart w:id="417" w:name="_Toc461781009"/>
      <w:r>
        <w:t xml:space="preserve">Figure </w:t>
      </w:r>
      <w:r w:rsidR="00E84282">
        <w:fldChar w:fldCharType="begin"/>
      </w:r>
      <w:r w:rsidR="00E84282">
        <w:instrText xml:space="preserve"> SEQ Figure \* ARABIC </w:instrText>
      </w:r>
      <w:r w:rsidR="00E84282">
        <w:fldChar w:fldCharType="separate"/>
      </w:r>
      <w:r w:rsidR="009C635D">
        <w:rPr>
          <w:noProof/>
        </w:rPr>
        <w:t>31</w:t>
      </w:r>
      <w:r w:rsidR="00E84282">
        <w:rPr>
          <w:noProof/>
        </w:rPr>
        <w:fldChar w:fldCharType="end"/>
      </w:r>
      <w:bookmarkEnd w:id="416"/>
      <w:r>
        <w:t xml:space="preserve">: </w:t>
      </w:r>
      <w:r w:rsidRPr="008E510D">
        <w:t xml:space="preserve">Outfall Realization (UML class diagram, </w:t>
      </w:r>
      <w:hyperlink r:id="rId166" w:history="1">
        <w:r w:rsidRPr="008E510D">
          <w:rPr>
            <w:rStyle w:val="Hyperlink"/>
          </w:rPr>
          <w:t>/req/hy_hydrofeature/hydrocomplex/outfall</w:t>
        </w:r>
        <w:r>
          <w:rPr>
            <w:rStyle w:val="Hyperlink"/>
          </w:rPr>
          <w:t>realization</w:t>
        </w:r>
      </w:hyperlink>
      <w:r w:rsidRPr="008E510D">
        <w:t xml:space="preserve"> )</w:t>
      </w:r>
      <w:bookmarkEnd w:id="417"/>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52423678"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672889" w:rsidP="00450C77">
            <w:pPr>
              <w:jc w:val="both"/>
              <w:rPr>
                <w:b/>
                <w:bCs/>
              </w:rPr>
            </w:pPr>
            <w:hyperlink r:id="rId167"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672889" w:rsidP="00450C77">
            <w:pPr>
              <w:jc w:val="both"/>
            </w:pPr>
            <w:hyperlink r:id="rId168"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672889" w:rsidP="00450C77">
            <w:pPr>
              <w:jc w:val="both"/>
            </w:pPr>
            <w:hyperlink r:id="rId169"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672889" w:rsidP="00450C77">
            <w:pPr>
              <w:jc w:val="both"/>
            </w:pPr>
            <w:hyperlink r:id="rId170"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672889"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672889" w:rsidP="00450C77">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672889" w:rsidP="000C7924">
            <w:pPr>
              <w:jc w:val="both"/>
            </w:pPr>
            <w:hyperlink r:id="rId173"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418" w:name="_Toc458775751"/>
      <w:bookmarkStart w:id="419" w:name="_Toc461780945"/>
      <w:r w:rsidRPr="008E510D">
        <w:t>The River Positioning System model</w:t>
      </w:r>
      <w:bookmarkEnd w:id="418"/>
      <w:bookmarkEnd w:id="419"/>
    </w:p>
    <w:p w14:paraId="0A944DCB" w14:textId="4D333F31"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C635D">
        <w:t xml:space="preserve">Figure </w:t>
      </w:r>
      <w:r w:rsidR="009C635D">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48F82AA3" w:rsidR="009E4992" w:rsidRDefault="009E4992" w:rsidP="009E4992">
      <w:pPr>
        <w:pStyle w:val="OGCFigure"/>
      </w:pPr>
      <w:bookmarkStart w:id="420" w:name="_Ref461092214"/>
      <w:bookmarkStart w:id="421" w:name="_Toc461781010"/>
      <w:r>
        <w:t xml:space="preserve">Figure </w:t>
      </w:r>
      <w:r w:rsidR="00E84282">
        <w:fldChar w:fldCharType="begin"/>
      </w:r>
      <w:r w:rsidR="00E84282">
        <w:instrText xml:space="preserve"> SEQ Figure \* ARABIC </w:instrText>
      </w:r>
      <w:r w:rsidR="00E84282">
        <w:fldChar w:fldCharType="separate"/>
      </w:r>
      <w:r w:rsidR="009C635D">
        <w:rPr>
          <w:noProof/>
        </w:rPr>
        <w:t>32</w:t>
      </w:r>
      <w:r w:rsidR="00E84282">
        <w:rPr>
          <w:noProof/>
        </w:rPr>
        <w:fldChar w:fldCharType="end"/>
      </w:r>
      <w:bookmarkEnd w:id="420"/>
      <w:r>
        <w:t xml:space="preserve">: </w:t>
      </w:r>
      <w:r w:rsidRPr="0029760E">
        <w:t xml:space="preserve">River Positioning System (UML class diagram, </w:t>
      </w:r>
      <w:hyperlink r:id="rId175" w:history="1">
        <w:r w:rsidRPr="0029760E">
          <w:rPr>
            <w:rStyle w:val="Hyperlink"/>
          </w:rPr>
          <w:t>/req/hy_hydrofeature/positioning/indirectposition</w:t>
        </w:r>
      </w:hyperlink>
      <w:r w:rsidRPr="0029760E">
        <w:t xml:space="preserve">, </w:t>
      </w:r>
      <w:hyperlink r:id="rId176" w:history="1">
        <w:r w:rsidRPr="0029760E">
          <w:rPr>
            <w:rStyle w:val="Hyperlink"/>
          </w:rPr>
          <w:t>/req/hy_positioning/riverreferencesystem</w:t>
        </w:r>
      </w:hyperlink>
      <w:r w:rsidRPr="0029760E">
        <w:t xml:space="preserve"> )</w:t>
      </w:r>
      <w:bookmarkEnd w:id="421"/>
    </w:p>
    <w:p w14:paraId="6801209A" w14:textId="761CC0AE"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672889" w:rsidP="00450C77">
            <w:pPr>
              <w:jc w:val="both"/>
              <w:rPr>
                <w:b/>
                <w:bCs/>
              </w:rPr>
            </w:pPr>
            <w:hyperlink r:id="rId177"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672889" w:rsidP="00450C77">
            <w:pPr>
              <w:jc w:val="both"/>
            </w:pPr>
            <w:hyperlink r:id="rId178"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672889" w:rsidP="00450C77">
            <w:pPr>
              <w:jc w:val="both"/>
            </w:pPr>
            <w:hyperlink r:id="rId179"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672889" w:rsidP="00450C77">
            <w:pPr>
              <w:jc w:val="both"/>
            </w:pPr>
            <w:hyperlink r:id="rId180"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672889" w:rsidP="00450C77">
            <w:pPr>
              <w:jc w:val="both"/>
            </w:pPr>
            <w:hyperlink r:id="rId181"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672889" w:rsidP="00450C77">
            <w:pPr>
              <w:jc w:val="both"/>
            </w:pPr>
            <w:hyperlink r:id="rId182"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672889" w:rsidP="00450C77">
            <w:pPr>
              <w:jc w:val="both"/>
            </w:pPr>
            <w:hyperlink r:id="rId183"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672889" w:rsidP="00450C77">
            <w:pPr>
              <w:jc w:val="both"/>
            </w:pPr>
            <w:hyperlink r:id="rId184"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672889" w:rsidP="00450C77">
            <w:pPr>
              <w:jc w:val="both"/>
            </w:pPr>
            <w:hyperlink r:id="rId185" w:history="1">
              <w:r w:rsidR="00033C57" w:rsidRPr="008E510D">
                <w:rPr>
                  <w:rStyle w:val="Hyperlink"/>
                </w:rPr>
                <w:t>/req/hy_hydrofeature/positioning/indirectposition.riverreferencesystem</w:t>
              </w:r>
            </w:hyperlink>
          </w:p>
        </w:tc>
      </w:tr>
    </w:tbl>
    <w:p w14:paraId="5F2F5B15" w14:textId="20A25466"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422" w:author="GRDC/ID" w:date="2016-09-06T09:44:00Z">
        <w:r w:rsidR="00CE6D2B">
          <w:t xml:space="preserve">. </w:t>
        </w:r>
      </w:ins>
      <w:ins w:id="423" w:author="GRDC/ID" w:date="2016-09-06T09:41:00Z">
        <w:r w:rsidR="00CE6D2B">
          <w:t xml:space="preserve"> </w:t>
        </w:r>
      </w:ins>
      <w:ins w:id="424" w:author="GRDC/ID" w:date="2016-09-06T09:44:00Z">
        <w:r w:rsidR="00CE6D2B">
          <w:t>C</w:t>
        </w:r>
      </w:ins>
      <w:ins w:id="425" w:author="GRDC/ID" w:date="2016-09-06T09:43:00Z">
        <w:r w:rsidR="00CE6D2B">
          <w:t xml:space="preserve">onstraints </w:t>
        </w:r>
      </w:ins>
      <w:ins w:id="426" w:author="GRDC/ID" w:date="2016-09-06T09:41:00Z">
        <w:r w:rsidR="00CE6D2B" w:rsidRPr="008E510D">
          <w:t xml:space="preserve"> </w:t>
        </w:r>
      </w:ins>
      <w:ins w:id="427" w:author="GRDC/ID" w:date="2016-09-06T12:59:00Z">
        <w:r w:rsidR="00661D3F" w:rsidRPr="00505D54">
          <w:rPr>
            <w:i/>
          </w:rPr>
          <w:t>start</w:t>
        </w:r>
        <w:r w:rsidR="00661D3F">
          <w:rPr>
            <w:i/>
          </w:rPr>
          <w:t>-at-</w:t>
        </w:r>
      </w:ins>
      <w:ins w:id="428" w:author="GRDC/ID" w:date="2016-09-06T09:41:00Z">
        <w:r w:rsidR="00CE6D2B" w:rsidRPr="00661D3F">
          <w:rPr>
            <w:rStyle w:val="Hervorhebung"/>
          </w:rPr>
          <w:t>outflow</w:t>
        </w:r>
        <w:r w:rsidR="00CE6D2B" w:rsidRPr="008E510D">
          <w:t xml:space="preserve"> </w:t>
        </w:r>
        <w:r w:rsidR="00CE6D2B">
          <w:t xml:space="preserve"> and </w:t>
        </w:r>
      </w:ins>
      <w:ins w:id="429" w:author="GRDC/ID" w:date="2016-09-06T12:58:00Z">
        <w:r w:rsidR="00661D3F" w:rsidRPr="00505D54">
          <w:rPr>
            <w:i/>
          </w:rPr>
          <w:t>s</w:t>
        </w:r>
      </w:ins>
      <w:ins w:id="430" w:author="GRDC/ID" w:date="2016-09-06T09:41:00Z">
        <w:r w:rsidR="00661D3F" w:rsidRPr="00661D3F">
          <w:rPr>
            <w:i/>
          </w:rPr>
          <w:t>tart</w:t>
        </w:r>
      </w:ins>
      <w:ins w:id="431" w:author="GRDC/ID" w:date="2016-09-06T12:59:00Z">
        <w:r w:rsidR="00661D3F">
          <w:rPr>
            <w:i/>
          </w:rPr>
          <w:t>-</w:t>
        </w:r>
      </w:ins>
      <w:ins w:id="432" w:author="GRDC/ID" w:date="2016-09-06T09:41:00Z">
        <w:r w:rsidR="00CE6D2B" w:rsidRPr="00505D54">
          <w:rPr>
            <w:i/>
          </w:rPr>
          <w:t>at</w:t>
        </w:r>
      </w:ins>
      <w:ins w:id="433" w:author="GRDC/ID" w:date="2016-09-06T12:59:00Z">
        <w:r w:rsidR="00661D3F">
          <w:rPr>
            <w:i/>
          </w:rPr>
          <w:t>-</w:t>
        </w:r>
      </w:ins>
      <w:ins w:id="434"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234B9E6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672889" w:rsidP="00450C77">
            <w:pPr>
              <w:jc w:val="both"/>
              <w:rPr>
                <w:b/>
                <w:bCs/>
              </w:rPr>
            </w:pPr>
            <w:hyperlink r:id="rId186"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672889" w:rsidP="00450C77">
            <w:pPr>
              <w:jc w:val="both"/>
            </w:pPr>
            <w:hyperlink r:id="rId187"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672889" w:rsidP="00450C77">
            <w:pPr>
              <w:jc w:val="both"/>
            </w:pPr>
            <w:hyperlink r:id="rId188"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672889" w:rsidP="00450C77">
            <w:pPr>
              <w:jc w:val="both"/>
            </w:pPr>
            <w:hyperlink r:id="rId189"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672889" w:rsidP="00450C77">
            <w:pPr>
              <w:jc w:val="both"/>
            </w:pPr>
            <w:hyperlink r:id="rId190"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672889" w:rsidP="00450C77">
            <w:pPr>
              <w:jc w:val="both"/>
            </w:pPr>
            <w:hyperlink r:id="rId191"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435" w:name="_Toc458775752"/>
      <w:bookmarkStart w:id="436" w:name="_Toc461780946"/>
      <w:r w:rsidRPr="008E510D">
        <w:t>The Surface Hydro Feature application schema</w:t>
      </w:r>
      <w:bookmarkEnd w:id="435"/>
      <w:bookmarkEnd w:id="436"/>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77018EF8" w:rsidR="00A30056" w:rsidRPr="008E510D" w:rsidRDefault="00033C57" w:rsidP="006D2CB5">
      <w:pPr>
        <w:pStyle w:val="OGCFigure"/>
      </w:pPr>
      <w:bookmarkStart w:id="437" w:name="_Toc461781011"/>
      <w:r w:rsidRPr="008E510D">
        <w:t xml:space="preserve">Figure </w:t>
      </w:r>
      <w:r w:rsidR="00E84282">
        <w:fldChar w:fldCharType="begin"/>
      </w:r>
      <w:r w:rsidR="00E84282">
        <w:instrText xml:space="preserve"> SEQ Figure \* ARABIC </w:instrText>
      </w:r>
      <w:r w:rsidR="00E84282">
        <w:fldChar w:fldCharType="separate"/>
      </w:r>
      <w:r w:rsidR="009C635D">
        <w:rPr>
          <w:noProof/>
        </w:rPr>
        <w:t>33</w:t>
      </w:r>
      <w:r w:rsidR="00E84282">
        <w:rPr>
          <w:noProof/>
        </w:rPr>
        <w:fldChar w:fldCharType="end"/>
      </w:r>
      <w:r w:rsidRPr="008E510D">
        <w:t>: Surface Hydro Feature -  dependencies</w:t>
      </w:r>
      <w:hyperlink r:id="rId193" w:history="1">
        <w:r w:rsidR="00A30056" w:rsidRPr="00A30056">
          <w:rPr>
            <w:rStyle w:val="Hyperlink"/>
          </w:rPr>
          <w:t>/req/hy_surfacehydrofeature/storage/</w:t>
        </w:r>
        <w:r w:rsidR="00A30056">
          <w:rPr>
            <w:rStyle w:val="Hyperlink"/>
          </w:rPr>
          <w:t>*</w:t>
        </w:r>
        <w:bookmarkEnd w:id="437"/>
      </w:hyperlink>
    </w:p>
    <w:p w14:paraId="1FCCEC1F" w14:textId="61C248B0" w:rsidR="00033C57" w:rsidRPr="008E510D" w:rsidRDefault="00033C57" w:rsidP="00450C77">
      <w:pPr>
        <w:pStyle w:val="berschrift3"/>
        <w:jc w:val="both"/>
      </w:pPr>
      <w:bookmarkStart w:id="438" w:name="_Toc458775753"/>
      <w:bookmarkStart w:id="439" w:name="_Toc461780947"/>
      <w:r w:rsidRPr="008E510D">
        <w:lastRenderedPageBreak/>
        <w:t>The Channel Network model</w:t>
      </w:r>
      <w:bookmarkEnd w:id="438"/>
      <w:bookmarkEnd w:id="439"/>
    </w:p>
    <w:p w14:paraId="1480CFDA" w14:textId="0E0131FF" w:rsidR="009C662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50F10FB" w14:textId="77777777" w:rsidR="009E4992" w:rsidRDefault="009E4992" w:rsidP="009E4992">
      <w:pPr>
        <w:pStyle w:val="StandardWeb"/>
        <w:keepNext/>
        <w:jc w:val="center"/>
      </w:pPr>
      <w:r>
        <w:rPr>
          <w:noProof/>
          <w:lang w:val="en-US" w:eastAsia="en-US"/>
        </w:rPr>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56B6FE80" w:rsidR="009E4992" w:rsidRPr="009E4992" w:rsidRDefault="009E4992" w:rsidP="009E4992">
      <w:pPr>
        <w:pStyle w:val="OGCFigure"/>
      </w:pPr>
      <w:bookmarkStart w:id="440" w:name="_Ref461114408"/>
      <w:bookmarkStart w:id="441" w:name="_Toc461781012"/>
      <w:r w:rsidRPr="009E4992">
        <w:t xml:space="preserve">Figure </w:t>
      </w:r>
      <w:r w:rsidR="00E84282">
        <w:fldChar w:fldCharType="begin"/>
      </w:r>
      <w:r w:rsidR="00E84282">
        <w:instrText xml:space="preserve"> SEQ Figure \* ARABIC </w:instrText>
      </w:r>
      <w:r w:rsidR="00E84282">
        <w:fldChar w:fldCharType="separate"/>
      </w:r>
      <w:r w:rsidR="009C635D">
        <w:rPr>
          <w:noProof/>
        </w:rPr>
        <w:t>34</w:t>
      </w:r>
      <w:r w:rsidR="00E84282">
        <w:rPr>
          <w:noProof/>
        </w:rPr>
        <w:fldChar w:fldCharType="end"/>
      </w:r>
      <w:bookmarkEnd w:id="440"/>
      <w:r w:rsidRPr="009E4992">
        <w:t xml:space="preserve">: Channel Network realizing the catchment (UML class diagram, </w:t>
      </w:r>
      <w:hyperlink r:id="rId195" w:history="1">
        <w:r w:rsidRPr="009E4992">
          <w:rPr>
            <w:rStyle w:val="Hyperlink"/>
          </w:rPr>
          <w:t>/req/hy_surfacehydrofeature/channelnetwork/channelnetwork</w:t>
        </w:r>
      </w:hyperlink>
      <w:r w:rsidRPr="009E4992">
        <w:t xml:space="preserve"> )</w:t>
      </w:r>
      <w:bookmarkEnd w:id="441"/>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lastRenderedPageBreak/>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4DC7FAA3"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9C635D">
        <w:rPr>
          <w:lang w:val="en-US"/>
        </w:rPr>
        <w:fldChar w:fldCharType="begin"/>
      </w:r>
      <w:r w:rsidR="009C635D">
        <w:rPr>
          <w:lang w:val="en-US"/>
        </w:rPr>
        <w:instrText xml:space="preserve"> REF _Ref461114423 \h </w:instrText>
      </w:r>
      <w:r w:rsidR="009C635D">
        <w:rPr>
          <w:lang w:val="en-US"/>
        </w:rPr>
      </w:r>
      <w:r w:rsidR="009C635D">
        <w:rPr>
          <w:lang w:val="en-US"/>
        </w:rPr>
        <w:fldChar w:fldCharType="separate"/>
      </w:r>
      <w:r w:rsidR="009C635D" w:rsidRPr="009E4992">
        <w:t xml:space="preserve">Figure </w:t>
      </w:r>
      <w:r w:rsidR="009C635D">
        <w:rPr>
          <w:noProof/>
        </w:rPr>
        <w:t>35</w:t>
      </w:r>
      <w:r w:rsidR="009C635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454E5755" w:rsidR="009E4992" w:rsidRPr="009E4992" w:rsidRDefault="009E4992" w:rsidP="009E4992">
      <w:pPr>
        <w:pStyle w:val="OGCFigure"/>
      </w:pPr>
      <w:bookmarkStart w:id="442" w:name="_Ref461114423"/>
      <w:bookmarkStart w:id="443" w:name="_Toc461781013"/>
      <w:r w:rsidRPr="009E4992">
        <w:t xml:space="preserve">Figure </w:t>
      </w:r>
      <w:r w:rsidR="00E84282">
        <w:fldChar w:fldCharType="begin"/>
      </w:r>
      <w:r w:rsidR="00E84282">
        <w:instrText xml:space="preserve"> SEQ Figure \* ARABIC </w:instrText>
      </w:r>
      <w:r w:rsidR="00E84282">
        <w:fldChar w:fldCharType="separate"/>
      </w:r>
      <w:r w:rsidR="009C635D">
        <w:rPr>
          <w:noProof/>
        </w:rPr>
        <w:t>35</w:t>
      </w:r>
      <w:r w:rsidR="00E84282">
        <w:rPr>
          <w:noProof/>
        </w:rPr>
        <w:fldChar w:fldCharType="end"/>
      </w:r>
      <w:bookmarkEnd w:id="442"/>
      <w:r w:rsidRPr="009E4992">
        <w:t xml:space="preserve">: Depression and Channel realizing the outfall (UML class diagram, </w:t>
      </w:r>
      <w:hyperlink r:id="rId197" w:history="1">
        <w:r w:rsidRPr="009E4992">
          <w:rPr>
            <w:rStyle w:val="Hyperlink"/>
          </w:rPr>
          <w:t>/req/hy_surfacehydrofeature/channelnetwork/depression</w:t>
        </w:r>
      </w:hyperlink>
      <w:r w:rsidRPr="009E4992">
        <w:t xml:space="preserve">, </w:t>
      </w:r>
      <w:hyperlink r:id="rId198" w:history="1">
        <w:r w:rsidRPr="009E4992">
          <w:rPr>
            <w:rStyle w:val="Hyperlink"/>
          </w:rPr>
          <w:t>/req/hy_surfacehydrofeature/channelnetwork/channel</w:t>
        </w:r>
      </w:hyperlink>
      <w:r w:rsidRPr="009E4992">
        <w:t xml:space="preserve"> )</w:t>
      </w:r>
      <w:bookmarkEnd w:id="443"/>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lastRenderedPageBreak/>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79717053"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672889" w:rsidP="00450C77">
            <w:pPr>
              <w:jc w:val="both"/>
              <w:rPr>
                <w:b/>
                <w:bCs/>
              </w:rPr>
            </w:pPr>
            <w:hyperlink r:id="rId199"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672889" w:rsidP="00450C77">
            <w:pPr>
              <w:jc w:val="both"/>
            </w:pPr>
            <w:hyperlink r:id="rId200"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lastRenderedPageBreak/>
              <w:t>Dependency</w:t>
            </w:r>
          </w:p>
        </w:tc>
        <w:tc>
          <w:tcPr>
            <w:tcW w:w="7188" w:type="dxa"/>
            <w:hideMark/>
          </w:tcPr>
          <w:p w14:paraId="4B63D60A" w14:textId="77777777" w:rsidR="00033C57" w:rsidRPr="008E510D" w:rsidRDefault="00672889" w:rsidP="00450C77">
            <w:pPr>
              <w:jc w:val="both"/>
            </w:pPr>
            <w:hyperlink r:id="rId201"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672889" w:rsidP="00450C77">
            <w:pPr>
              <w:jc w:val="both"/>
            </w:pPr>
            <w:hyperlink r:id="rId202"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672889" w:rsidP="00450C77">
            <w:pPr>
              <w:jc w:val="both"/>
            </w:pPr>
            <w:hyperlink r:id="rId203"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672889" w:rsidP="00450C77">
            <w:pPr>
              <w:jc w:val="both"/>
            </w:pPr>
            <w:hyperlink r:id="rId204"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672889" w:rsidP="00450C77">
            <w:pPr>
              <w:jc w:val="both"/>
            </w:pPr>
            <w:hyperlink r:id="rId205"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672889" w:rsidP="00450C77">
            <w:pPr>
              <w:jc w:val="both"/>
            </w:pPr>
            <w:hyperlink r:id="rId206"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672889" w:rsidP="00450C77">
            <w:pPr>
              <w:jc w:val="both"/>
              <w:rPr>
                <w:b/>
                <w:bCs/>
              </w:rPr>
            </w:pPr>
            <w:hyperlink r:id="rId207"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lastRenderedPageBreak/>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672889" w:rsidP="00450C77">
            <w:pPr>
              <w:jc w:val="both"/>
            </w:pPr>
            <w:hyperlink r:id="rId208"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672889" w:rsidP="00450C77">
            <w:pPr>
              <w:jc w:val="both"/>
            </w:pPr>
            <w:hyperlink r:id="rId209"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672889" w:rsidP="00450C77">
            <w:pPr>
              <w:jc w:val="both"/>
            </w:pPr>
            <w:hyperlink r:id="rId210"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672889" w:rsidP="00450C77">
            <w:pPr>
              <w:jc w:val="both"/>
            </w:pPr>
            <w:hyperlink r:id="rId211"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672889" w:rsidP="00450C77">
            <w:pPr>
              <w:jc w:val="both"/>
            </w:pPr>
            <w:hyperlink r:id="rId212"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672889" w:rsidP="00450C77">
            <w:pPr>
              <w:jc w:val="both"/>
            </w:pPr>
            <w:hyperlink r:id="rId213"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672889" w:rsidP="00450C77">
            <w:pPr>
              <w:jc w:val="both"/>
            </w:pPr>
            <w:hyperlink r:id="rId214"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672889" w:rsidP="00450C77">
            <w:pPr>
              <w:jc w:val="both"/>
              <w:rPr>
                <w:b/>
                <w:bCs/>
              </w:rPr>
            </w:pPr>
            <w:hyperlink r:id="rId215"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lastRenderedPageBreak/>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672889" w:rsidP="00450C77">
            <w:pPr>
              <w:jc w:val="both"/>
            </w:pPr>
            <w:hyperlink r:id="rId216"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672889" w:rsidP="00450C77">
            <w:pPr>
              <w:jc w:val="both"/>
            </w:pPr>
            <w:hyperlink r:id="rId217"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672889" w:rsidP="00450C77">
            <w:pPr>
              <w:jc w:val="both"/>
            </w:pPr>
            <w:hyperlink r:id="rId218"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672889" w:rsidP="00450C77">
            <w:pPr>
              <w:jc w:val="both"/>
            </w:pPr>
            <w:hyperlink r:id="rId219"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672889" w:rsidP="00450C77">
            <w:pPr>
              <w:jc w:val="both"/>
            </w:pPr>
            <w:hyperlink r:id="rId220"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672889" w:rsidP="00450C77">
            <w:pPr>
              <w:jc w:val="both"/>
            </w:pPr>
            <w:hyperlink r:id="rId221"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672889" w:rsidP="00450C77">
            <w:pPr>
              <w:jc w:val="both"/>
            </w:pPr>
            <w:hyperlink r:id="rId222"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672889" w:rsidP="00450C77">
            <w:pPr>
              <w:jc w:val="both"/>
            </w:pPr>
            <w:hyperlink r:id="rId223"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672889" w:rsidP="00450C77">
            <w:pPr>
              <w:jc w:val="both"/>
            </w:pPr>
            <w:hyperlink r:id="rId224"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444" w:name="_Toc458775754"/>
      <w:bookmarkStart w:id="445" w:name="_Toc461780948"/>
      <w:r w:rsidRPr="008E510D">
        <w:t>The Hydrographic Network model</w:t>
      </w:r>
      <w:bookmarkEnd w:id="444"/>
      <w:bookmarkEnd w:id="445"/>
    </w:p>
    <w:p w14:paraId="13EEAD0C" w14:textId="650685CD"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697921C2" w:rsidR="009E4992" w:rsidRPr="009E4992" w:rsidRDefault="009E4992" w:rsidP="009E4992">
      <w:pPr>
        <w:pStyle w:val="OGCFigure"/>
      </w:pPr>
      <w:bookmarkStart w:id="446" w:name="_Ref461114433"/>
      <w:bookmarkStart w:id="447" w:name="_Toc461781014"/>
      <w:r w:rsidRPr="009E4992">
        <w:t xml:space="preserve">Figure </w:t>
      </w:r>
      <w:r w:rsidR="00E84282">
        <w:fldChar w:fldCharType="begin"/>
      </w:r>
      <w:r w:rsidR="00E84282">
        <w:instrText xml:space="preserve"> SEQ Figure \* ARABIC </w:instrText>
      </w:r>
      <w:r w:rsidR="00E84282">
        <w:fldChar w:fldCharType="separate"/>
      </w:r>
      <w:r w:rsidR="009C635D">
        <w:rPr>
          <w:noProof/>
        </w:rPr>
        <w:t>36</w:t>
      </w:r>
      <w:r w:rsidR="00E84282">
        <w:rPr>
          <w:noProof/>
        </w:rPr>
        <w:fldChar w:fldCharType="end"/>
      </w:r>
      <w:bookmarkEnd w:id="446"/>
      <w:r w:rsidRPr="009E4992">
        <w:t xml:space="preserve">: Hydrographic Network realizing the catchment (UML class diagram, </w:t>
      </w:r>
      <w:hyperlink r:id="rId226" w:history="1">
        <w:r w:rsidRPr="009E4992">
          <w:rPr>
            <w:rStyle w:val="Hyperlink"/>
          </w:rPr>
          <w:t>/req/hy_surfacehydro/hydrographicnetwork/hydrographicnetwork</w:t>
        </w:r>
      </w:hyperlink>
      <w:r w:rsidRPr="009E4992">
        <w:t xml:space="preserve"> )</w:t>
      </w:r>
      <w:bookmarkEnd w:id="447"/>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52FBB6CA"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9C635D">
        <w:rPr>
          <w:lang w:val="en-US"/>
        </w:rPr>
        <w:fldChar w:fldCharType="begin"/>
      </w:r>
      <w:r w:rsidR="009C635D">
        <w:rPr>
          <w:lang w:val="en-US"/>
        </w:rPr>
        <w:instrText xml:space="preserve"> REF _Ref461114457 \h </w:instrText>
      </w:r>
      <w:r w:rsidR="009C635D">
        <w:rPr>
          <w:lang w:val="en-US"/>
        </w:rPr>
      </w:r>
      <w:r w:rsidR="009C635D">
        <w:rPr>
          <w:lang w:val="en-US"/>
        </w:rPr>
        <w:fldChar w:fldCharType="separate"/>
      </w:r>
      <w:r w:rsidR="009C635D" w:rsidRPr="009E4992">
        <w:t xml:space="preserve">Figure </w:t>
      </w:r>
      <w:r w:rsidR="009C635D">
        <w:rPr>
          <w:noProof/>
        </w:rPr>
        <w:t>37</w:t>
      </w:r>
      <w:r w:rsidR="009C635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6710ED0F" w:rsidR="009E4992" w:rsidRPr="009E4992" w:rsidRDefault="009E4992" w:rsidP="009E4992">
      <w:pPr>
        <w:pStyle w:val="OGCFigure"/>
      </w:pPr>
      <w:bookmarkStart w:id="448" w:name="_Ref461114457"/>
      <w:bookmarkStart w:id="449" w:name="_Toc461781015"/>
      <w:r w:rsidRPr="009E4992">
        <w:t xml:space="preserve">Figure </w:t>
      </w:r>
      <w:r w:rsidR="00E84282">
        <w:fldChar w:fldCharType="begin"/>
      </w:r>
      <w:r w:rsidR="00E84282">
        <w:instrText xml:space="preserve"> SEQ Figure \* ARABIC </w:instrText>
      </w:r>
      <w:r w:rsidR="00E84282">
        <w:fldChar w:fldCharType="separate"/>
      </w:r>
      <w:r w:rsidR="009C635D">
        <w:rPr>
          <w:noProof/>
        </w:rPr>
        <w:t>37</w:t>
      </w:r>
      <w:r w:rsidR="00E84282">
        <w:rPr>
          <w:noProof/>
        </w:rPr>
        <w:fldChar w:fldCharType="end"/>
      </w:r>
      <w:bookmarkEnd w:id="448"/>
      <w:r w:rsidRPr="009E4992">
        <w:t xml:space="preserve">: Water Body realizing the outfall (UML class diagram, </w:t>
      </w:r>
      <w:hyperlink r:id="rId228" w:history="1">
        <w:r w:rsidRPr="009E4992">
          <w:rPr>
            <w:rStyle w:val="Hyperlink"/>
          </w:rPr>
          <w:t>/req/hy_surfacehydro/hydrographicnetwork/waterbody</w:t>
        </w:r>
      </w:hyperlink>
      <w:r w:rsidRPr="009E4992">
        <w:t xml:space="preserve"> )</w:t>
      </w:r>
      <w:bookmarkEnd w:id="449"/>
    </w:p>
    <w:p w14:paraId="78218CCA" w14:textId="67225BF8" w:rsidR="007004D7" w:rsidRPr="008E510D" w:rsidRDefault="007004D7" w:rsidP="00450C77">
      <w:pPr>
        <w:pStyle w:val="berschrift4"/>
        <w:jc w:val="both"/>
      </w:pPr>
      <w:r w:rsidRPr="008E510D">
        <w:t>Hydrographic Network</w:t>
      </w:r>
    </w:p>
    <w:p w14:paraId="3A2306C3" w14:textId="11B67D30"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2750E5C5"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r w:rsidR="00911946">
        <w:rPr>
          <w:rStyle w:val="Hervorhebung"/>
          <w:lang w:val="en-US"/>
        </w:rPr>
        <w:t>-</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2C99574A"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w:t>
      </w:r>
      <w:r w:rsidR="002C507E">
        <w:rPr>
          <w:lang w:val="en-US"/>
        </w:rPr>
        <w:t>-</w:t>
      </w:r>
      <w:r w:rsidRPr="008E510D">
        <w:rPr>
          <w:lang w:val="en-US"/>
        </w:rPr>
        <w:t>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672889" w:rsidP="00450C77">
            <w:pPr>
              <w:jc w:val="both"/>
              <w:rPr>
                <w:b/>
                <w:bCs/>
              </w:rPr>
            </w:pPr>
            <w:hyperlink r:id="rId229"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672889" w:rsidP="00450C77">
            <w:pPr>
              <w:jc w:val="both"/>
            </w:pPr>
            <w:hyperlink r:id="rId230"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672889" w:rsidP="00450C77">
            <w:pPr>
              <w:jc w:val="both"/>
            </w:pPr>
            <w:hyperlink r:id="rId231"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672889" w:rsidP="00450C77">
            <w:pPr>
              <w:jc w:val="both"/>
            </w:pPr>
            <w:hyperlink r:id="rId232" w:history="1">
              <w:r w:rsidR="007004D7" w:rsidRPr="008E510D">
                <w:rPr>
                  <w:rStyle w:val="Hyperlink"/>
                </w:rPr>
                <w:t>/req/hy_surfacehydrofeature/hydrographicnetwork/hydrographicnetwork.networkwaterbody</w:t>
              </w:r>
            </w:hyperlink>
          </w:p>
        </w:tc>
      </w:tr>
    </w:tbl>
    <w:p w14:paraId="70F8B487" w14:textId="71E656B5" w:rsidR="007004D7" w:rsidRPr="008E510D" w:rsidRDefault="002C507E" w:rsidP="00450C77">
      <w:pPr>
        <w:pStyle w:val="berschrift4"/>
        <w:jc w:val="both"/>
      </w:pPr>
      <w:r>
        <w:t>Water 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672889" w:rsidP="00450C77">
            <w:pPr>
              <w:jc w:val="both"/>
              <w:rPr>
                <w:b/>
                <w:bCs/>
              </w:rPr>
            </w:pPr>
            <w:hyperlink r:id="rId233"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672889" w:rsidP="00450C77">
            <w:pPr>
              <w:jc w:val="both"/>
            </w:pPr>
            <w:hyperlink r:id="rId234"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672889" w:rsidP="00450C77">
            <w:pPr>
              <w:jc w:val="both"/>
            </w:pPr>
            <w:hyperlink r:id="rId235"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672889" w:rsidP="00450C77">
            <w:pPr>
              <w:jc w:val="both"/>
            </w:pPr>
            <w:hyperlink r:id="rId236"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672889" w:rsidP="00450C77">
            <w:pPr>
              <w:jc w:val="both"/>
            </w:pPr>
            <w:hyperlink r:id="rId237"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672889" w:rsidP="00450C77">
            <w:pPr>
              <w:jc w:val="both"/>
            </w:pPr>
            <w:hyperlink r:id="rId238"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672889" w:rsidP="00450C77">
            <w:pPr>
              <w:jc w:val="both"/>
            </w:pPr>
            <w:hyperlink r:id="rId239"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672889" w:rsidP="00450C77">
            <w:pPr>
              <w:jc w:val="both"/>
            </w:pPr>
            <w:hyperlink r:id="rId240"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672889" w:rsidP="00450C77">
            <w:pPr>
              <w:jc w:val="both"/>
            </w:pPr>
            <w:hyperlink r:id="rId241"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672889" w:rsidP="00450C77">
            <w:pPr>
              <w:jc w:val="both"/>
            </w:pPr>
            <w:hyperlink r:id="rId242"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672889" w:rsidP="00450C77">
            <w:pPr>
              <w:jc w:val="both"/>
            </w:pPr>
            <w:hyperlink r:id="rId243"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672889" w:rsidP="00450C77">
            <w:pPr>
              <w:jc w:val="both"/>
            </w:pPr>
            <w:hyperlink r:id="rId244"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672889" w:rsidP="00450C77">
            <w:pPr>
              <w:jc w:val="both"/>
            </w:pPr>
            <w:hyperlink r:id="rId245"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672889" w:rsidP="00450C77">
            <w:pPr>
              <w:jc w:val="both"/>
            </w:pPr>
            <w:hyperlink r:id="rId246"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672889" w:rsidP="00450C77">
            <w:pPr>
              <w:jc w:val="both"/>
            </w:pPr>
            <w:hyperlink r:id="rId247"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672889" w:rsidP="00450C77">
            <w:pPr>
              <w:jc w:val="both"/>
            </w:pPr>
            <w:hyperlink r:id="rId248"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672889" w:rsidP="00450C77">
            <w:pPr>
              <w:jc w:val="both"/>
            </w:pPr>
            <w:hyperlink r:id="rId249"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672889" w:rsidP="00450C77">
            <w:pPr>
              <w:jc w:val="both"/>
            </w:pPr>
            <w:hyperlink r:id="rId250"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672889" w:rsidP="00450C77">
            <w:pPr>
              <w:jc w:val="both"/>
            </w:pPr>
            <w:hyperlink r:id="rId251" w:history="1">
              <w:r w:rsidR="007004D7" w:rsidRPr="008E510D">
                <w:rPr>
                  <w:rStyle w:val="Hyperlink"/>
                </w:rPr>
                <w:t>/req/hy_surfacehydrofeature/hydrographicnetwork/waterbody.streamlongitudinalsection</w:t>
              </w:r>
            </w:hyperlink>
          </w:p>
        </w:tc>
      </w:tr>
    </w:tbl>
    <w:p w14:paraId="4DC33EDB" w14:textId="2B36D717" w:rsidR="007004D7" w:rsidRPr="008E510D" w:rsidRDefault="007004D7" w:rsidP="00450C77">
      <w:pPr>
        <w:pStyle w:val="berschrift4"/>
        <w:jc w:val="both"/>
      </w:pPr>
      <w:r w:rsidRPr="008E510D">
        <w:t>Water</w:t>
      </w:r>
      <w:r w:rsidR="002C507E">
        <w:t>-</w:t>
      </w:r>
      <w:r w:rsidRPr="008E510D">
        <w:t>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672889" w:rsidP="00450C77">
            <w:pPr>
              <w:jc w:val="both"/>
              <w:rPr>
                <w:b/>
                <w:bCs/>
              </w:rPr>
            </w:pPr>
            <w:hyperlink r:id="rId252"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672889" w:rsidP="00450C77">
            <w:pPr>
              <w:jc w:val="both"/>
            </w:pPr>
            <w:hyperlink r:id="rId253"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672889" w:rsidP="00450C77">
            <w:pPr>
              <w:jc w:val="both"/>
            </w:pPr>
            <w:hyperlink r:id="rId254"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672889" w:rsidP="00450C77">
            <w:pPr>
              <w:jc w:val="both"/>
            </w:pPr>
            <w:hyperlink r:id="rId255"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672889" w:rsidP="00450C77">
            <w:pPr>
              <w:jc w:val="both"/>
            </w:pPr>
            <w:hyperlink r:id="rId256"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672889" w:rsidP="00450C77">
            <w:pPr>
              <w:jc w:val="both"/>
              <w:rPr>
                <w:b/>
                <w:bCs/>
              </w:rPr>
            </w:pPr>
            <w:hyperlink r:id="rId257"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672889" w:rsidP="00450C77">
            <w:pPr>
              <w:jc w:val="both"/>
            </w:pPr>
            <w:hyperlink r:id="rId258"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672889" w:rsidP="00450C77">
            <w:pPr>
              <w:jc w:val="both"/>
            </w:pPr>
            <w:hyperlink r:id="rId259"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672889" w:rsidP="00450C77">
            <w:pPr>
              <w:jc w:val="both"/>
              <w:rPr>
                <w:b/>
                <w:bCs/>
              </w:rPr>
            </w:pPr>
            <w:hyperlink r:id="rId260"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lastRenderedPageBreak/>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672889" w:rsidP="00450C77">
            <w:pPr>
              <w:jc w:val="both"/>
            </w:pPr>
            <w:hyperlink r:id="rId261"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672889" w:rsidP="00450C77">
            <w:pPr>
              <w:jc w:val="both"/>
            </w:pPr>
            <w:hyperlink r:id="rId262"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672889" w:rsidP="00450C77">
            <w:pPr>
              <w:jc w:val="both"/>
              <w:rPr>
                <w:b/>
                <w:bCs/>
                <w:sz w:val="22"/>
                <w:szCs w:val="22"/>
              </w:rPr>
            </w:pPr>
            <w:hyperlink r:id="rId263"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672889" w:rsidP="00450C77">
            <w:pPr>
              <w:jc w:val="both"/>
            </w:pPr>
            <w:hyperlink r:id="rId264"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672889" w:rsidP="00450C77">
            <w:pPr>
              <w:jc w:val="both"/>
            </w:pPr>
            <w:hyperlink r:id="rId265"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672889" w:rsidP="00450C77">
            <w:pPr>
              <w:jc w:val="both"/>
              <w:rPr>
                <w:b/>
                <w:bCs/>
                <w:sz w:val="22"/>
                <w:szCs w:val="22"/>
              </w:rPr>
            </w:pPr>
            <w:hyperlink r:id="rId266"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lastRenderedPageBreak/>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672889" w:rsidP="00450C77">
            <w:pPr>
              <w:jc w:val="both"/>
              <w:rPr>
                <w:sz w:val="22"/>
                <w:szCs w:val="22"/>
              </w:rPr>
            </w:pPr>
            <w:hyperlink r:id="rId267"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t>Dependency</w:t>
            </w:r>
          </w:p>
        </w:tc>
        <w:tc>
          <w:tcPr>
            <w:tcW w:w="7188" w:type="dxa"/>
            <w:hideMark/>
          </w:tcPr>
          <w:p w14:paraId="069933A0" w14:textId="77777777" w:rsidR="00450A24" w:rsidRPr="008E510D" w:rsidRDefault="00672889" w:rsidP="00450C77">
            <w:pPr>
              <w:jc w:val="both"/>
              <w:rPr>
                <w:sz w:val="22"/>
                <w:szCs w:val="22"/>
              </w:rPr>
            </w:pPr>
            <w:hyperlink r:id="rId268"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672889" w:rsidP="00450C77">
            <w:pPr>
              <w:jc w:val="both"/>
              <w:rPr>
                <w:sz w:val="22"/>
                <w:szCs w:val="22"/>
              </w:rPr>
            </w:pPr>
            <w:hyperlink r:id="rId269"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672889" w:rsidP="00450C77">
            <w:pPr>
              <w:jc w:val="both"/>
              <w:rPr>
                <w:sz w:val="22"/>
                <w:szCs w:val="22"/>
              </w:rPr>
            </w:pPr>
            <w:hyperlink r:id="rId270" w:history="1">
              <w:r w:rsidR="00450A24" w:rsidRPr="008E510D">
                <w:rPr>
                  <w:rStyle w:val="Hyperlink"/>
                  <w:sz w:val="22"/>
                  <w:szCs w:val="22"/>
                </w:rPr>
                <w:t>/req/hy_surfacehydrofeature/hydrographicnetwork/watersolidphase.snowmelt</w:t>
              </w:r>
            </w:hyperlink>
          </w:p>
        </w:tc>
      </w:tr>
    </w:tbl>
    <w:p w14:paraId="6AD1D815" w14:textId="4DE026A1" w:rsidR="00450A24" w:rsidRPr="008E510D" w:rsidRDefault="00450A24" w:rsidP="00450C77">
      <w:pPr>
        <w:pStyle w:val="berschrift3"/>
        <w:jc w:val="both"/>
      </w:pPr>
      <w:bookmarkStart w:id="450" w:name="_Toc458775755"/>
      <w:bookmarkStart w:id="451" w:name="_Toc461780949"/>
      <w:r w:rsidRPr="008E510D">
        <w:t>The Surface</w:t>
      </w:r>
      <w:r w:rsidR="002C507E">
        <w:t>-</w:t>
      </w:r>
      <w:r w:rsidRPr="008E510D">
        <w:t>Water Body types</w:t>
      </w:r>
      <w:bookmarkEnd w:id="450"/>
      <w:bookmarkEnd w:id="451"/>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452" w:name="_Toc458775756"/>
      <w:bookmarkStart w:id="453" w:name="_Toc461780950"/>
      <w:r w:rsidRPr="008E510D">
        <w:lastRenderedPageBreak/>
        <w:t>The Storage model</w:t>
      </w:r>
      <w:bookmarkEnd w:id="452"/>
      <w:bookmarkEnd w:id="453"/>
    </w:p>
    <w:p w14:paraId="22B40F6C" w14:textId="3AAF18A9" w:rsidR="007004D7" w:rsidRPr="008E510D" w:rsidRDefault="007004D7" w:rsidP="00450C77">
      <w:pPr>
        <w:pStyle w:val="StandardWeb"/>
        <w:jc w:val="both"/>
        <w:rPr>
          <w:lang w:val="en-US"/>
        </w:rPr>
      </w:pPr>
      <w:r w:rsidRPr="008E510D">
        <w:rPr>
          <w:lang w:val="en-US"/>
        </w:rPr>
        <w:t>The Storage model (</w:t>
      </w:r>
      <w:r w:rsidR="009C635D">
        <w:rPr>
          <w:lang w:val="en-US"/>
        </w:rPr>
        <w:fldChar w:fldCharType="begin"/>
      </w:r>
      <w:r w:rsidR="009C635D">
        <w:rPr>
          <w:lang w:val="en-US"/>
        </w:rPr>
        <w:instrText xml:space="preserve"> REF _Ref461114468 \h </w:instrText>
      </w:r>
      <w:r w:rsidR="009C635D">
        <w:rPr>
          <w:lang w:val="en-US"/>
        </w:rPr>
      </w:r>
      <w:r w:rsidR="009C635D">
        <w:rPr>
          <w:lang w:val="en-US"/>
        </w:rPr>
        <w:fldChar w:fldCharType="separate"/>
      </w:r>
      <w:r w:rsidR="009C635D">
        <w:t xml:space="preserve">Figure </w:t>
      </w:r>
      <w:r w:rsidR="009C635D">
        <w:rPr>
          <w:noProof/>
        </w:rPr>
        <w:t>38</w:t>
      </w:r>
      <w:r w:rsidR="009C635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0F6353A2" w:rsidR="009E4992" w:rsidRDefault="009E4992" w:rsidP="009E4992">
      <w:pPr>
        <w:pStyle w:val="OGCFigure"/>
      </w:pPr>
      <w:bookmarkStart w:id="454" w:name="_Ref461114468"/>
      <w:bookmarkStart w:id="455" w:name="_Toc461781016"/>
      <w:r>
        <w:t xml:space="preserve">Figure </w:t>
      </w:r>
      <w:r w:rsidR="00E84282">
        <w:fldChar w:fldCharType="begin"/>
      </w:r>
      <w:r w:rsidR="00E84282">
        <w:instrText xml:space="preserve"> SEQ Figure \* ARABIC </w:instrText>
      </w:r>
      <w:r w:rsidR="00E84282">
        <w:fldChar w:fldCharType="separate"/>
      </w:r>
      <w:r w:rsidR="009C635D">
        <w:rPr>
          <w:noProof/>
        </w:rPr>
        <w:t>38</w:t>
      </w:r>
      <w:r w:rsidR="00E84282">
        <w:rPr>
          <w:noProof/>
        </w:rPr>
        <w:fldChar w:fldCharType="end"/>
      </w:r>
      <w:bookmarkEnd w:id="454"/>
      <w:r>
        <w:t xml:space="preserve">: </w:t>
      </w:r>
      <w:r w:rsidRPr="006119FB">
        <w:t xml:space="preserve">Reservoir realizing an outfall (UML class diagram, </w:t>
      </w:r>
      <w:hyperlink r:id="rId272" w:history="1">
        <w:r w:rsidRPr="00D03383">
          <w:rPr>
            <w:rStyle w:val="Hyperlink"/>
          </w:rPr>
          <w:t>/req/hy_surfacehydrofeature/storage/reservoir</w:t>
        </w:r>
      </w:hyperlink>
      <w:r w:rsidRPr="006119FB">
        <w:t xml:space="preserve"> )</w:t>
      </w:r>
      <w:bookmarkEnd w:id="455"/>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672889" w:rsidP="00450C77">
            <w:pPr>
              <w:jc w:val="both"/>
              <w:rPr>
                <w:b/>
                <w:bCs/>
              </w:rPr>
            </w:pPr>
            <w:hyperlink r:id="rId273"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672889" w:rsidP="00450C77">
            <w:pPr>
              <w:jc w:val="both"/>
            </w:pPr>
            <w:hyperlink r:id="rId274"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672889" w:rsidP="00450C77">
            <w:pPr>
              <w:jc w:val="both"/>
            </w:pPr>
            <w:hyperlink r:id="rId275"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672889" w:rsidP="00450C77">
            <w:pPr>
              <w:jc w:val="both"/>
            </w:pPr>
            <w:hyperlink r:id="rId276"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lastRenderedPageBreak/>
              <w:t>Requirement</w:t>
            </w:r>
          </w:p>
        </w:tc>
        <w:tc>
          <w:tcPr>
            <w:tcW w:w="6634" w:type="dxa"/>
            <w:hideMark/>
          </w:tcPr>
          <w:p w14:paraId="46CFEC66" w14:textId="77777777" w:rsidR="007004D7" w:rsidRPr="008E510D" w:rsidRDefault="00672889" w:rsidP="00450C77">
            <w:pPr>
              <w:jc w:val="both"/>
            </w:pPr>
            <w:hyperlink r:id="rId277"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456" w:name="_Toc458775757"/>
      <w:bookmarkStart w:id="457" w:name="_Toc461780951"/>
      <w:r w:rsidRPr="008E510D">
        <w:t>The Hydrometric Network application schema</w:t>
      </w:r>
      <w:bookmarkEnd w:id="456"/>
      <w:bookmarkEnd w:id="457"/>
    </w:p>
    <w:p w14:paraId="42EC8615" w14:textId="31162C52"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9C635D">
        <w:rPr>
          <w:lang w:val="en-US"/>
        </w:rPr>
        <w:fldChar w:fldCharType="begin"/>
      </w:r>
      <w:r w:rsidR="009C635D">
        <w:rPr>
          <w:lang w:val="en-US"/>
        </w:rPr>
        <w:instrText xml:space="preserve"> REF _Ref461114477 \h </w:instrText>
      </w:r>
      <w:r w:rsidR="009C635D">
        <w:rPr>
          <w:lang w:val="en-US"/>
        </w:rPr>
      </w:r>
      <w:r w:rsidR="009C635D">
        <w:rPr>
          <w:lang w:val="en-US"/>
        </w:rPr>
        <w:fldChar w:fldCharType="separate"/>
      </w:r>
      <w:r w:rsidR="009C635D">
        <w:t xml:space="preserve">Figure </w:t>
      </w:r>
      <w:r w:rsidR="009C635D">
        <w:rPr>
          <w:noProof/>
        </w:rPr>
        <w:t>40</w:t>
      </w:r>
      <w:r w:rsidR="009C635D">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9C635D" w:rsidRPr="008E510D">
        <w:t xml:space="preserve">Figure </w:t>
      </w:r>
      <w:r w:rsidR="009C635D">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708C3901" w:rsidR="007004D7" w:rsidRPr="008E510D" w:rsidRDefault="007004D7" w:rsidP="006D2CB5">
      <w:pPr>
        <w:pStyle w:val="OGCFigure"/>
      </w:pPr>
      <w:bookmarkStart w:id="458" w:name="_Ref458785979"/>
      <w:bookmarkStart w:id="459" w:name="_Toc461781017"/>
      <w:r w:rsidRPr="008E510D">
        <w:t xml:space="preserve">Figure </w:t>
      </w:r>
      <w:r w:rsidR="00E84282">
        <w:fldChar w:fldCharType="begin"/>
      </w:r>
      <w:r w:rsidR="00E84282">
        <w:instrText xml:space="preserve"> SEQ Figure \* ARABIC </w:instrText>
      </w:r>
      <w:r w:rsidR="00E84282">
        <w:fldChar w:fldCharType="separate"/>
      </w:r>
      <w:r w:rsidR="009C635D">
        <w:rPr>
          <w:noProof/>
        </w:rPr>
        <w:t>39</w:t>
      </w:r>
      <w:r w:rsidR="00E84282">
        <w:rPr>
          <w:noProof/>
        </w:rPr>
        <w:fldChar w:fldCharType="end"/>
      </w:r>
      <w:bookmarkEnd w:id="458"/>
      <w:r w:rsidRPr="008E510D">
        <w:t>: Hydrometric Network – dependencies</w:t>
      </w:r>
      <w:bookmarkEnd w:id="459"/>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4E73BC52" w:rsidR="009E4992" w:rsidRDefault="009E4992" w:rsidP="009E4992">
      <w:pPr>
        <w:pStyle w:val="OGCFigure"/>
      </w:pPr>
      <w:bookmarkStart w:id="460" w:name="_Ref461114477"/>
      <w:bookmarkStart w:id="461" w:name="_Toc461781018"/>
      <w:r>
        <w:t xml:space="preserve">Figure </w:t>
      </w:r>
      <w:r w:rsidR="00E84282">
        <w:fldChar w:fldCharType="begin"/>
      </w:r>
      <w:r w:rsidR="00E84282">
        <w:instrText xml:space="preserve"> SEQ Figure \* ARABIC </w:instrText>
      </w:r>
      <w:r w:rsidR="00E84282">
        <w:fldChar w:fldCharType="separate"/>
      </w:r>
      <w:r w:rsidR="009C635D">
        <w:rPr>
          <w:noProof/>
        </w:rPr>
        <w:t>40</w:t>
      </w:r>
      <w:r w:rsidR="00E84282">
        <w:rPr>
          <w:noProof/>
        </w:rPr>
        <w:fldChar w:fldCharType="end"/>
      </w:r>
      <w:bookmarkEnd w:id="460"/>
      <w:r>
        <w:t xml:space="preserve">: </w:t>
      </w:r>
      <w:r w:rsidRPr="008E510D">
        <w:t xml:space="preserve">Hydrometric network model (UML class diagram, </w:t>
      </w:r>
      <w:hyperlink r:id="rId280" w:history="1">
        <w:r w:rsidRPr="008E510D">
          <w:rPr>
            <w:rStyle w:val="Hyperlink"/>
          </w:rPr>
          <w:t>/req/hy_hydrometricfeature/hydrometricnetwork</w:t>
        </w:r>
      </w:hyperlink>
      <w:r w:rsidRPr="008E510D">
        <w:t xml:space="preserve"> )</w:t>
      </w:r>
      <w:bookmarkEnd w:id="461"/>
    </w:p>
    <w:p w14:paraId="44A0FC68" w14:textId="0CCF6204" w:rsidR="00911946" w:rsidRPr="008E510D" w:rsidRDefault="007004D7" w:rsidP="00911946">
      <w:pPr>
        <w:pStyle w:val="StandardWeb"/>
        <w:jc w:val="both"/>
        <w:rPr>
          <w:ins w:id="462"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463"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464" w:author="GRDC/ID" w:date="2016-09-08T09:18:00Z">
        <w:r w:rsidR="00911946">
          <w:rPr>
            <w:lang w:val="en-US"/>
          </w:rPr>
          <w:t>the</w:t>
        </w:r>
      </w:ins>
      <w:ins w:id="465" w:author="GRDC/ID" w:date="2016-09-08T09:17:00Z">
        <w:r w:rsidR="00911946">
          <w:rPr>
            <w:lang w:val="en-US"/>
          </w:rPr>
          <w:t xml:space="preserve"> hydrometric </w:t>
        </w:r>
      </w:ins>
      <w:ins w:id="466" w:author="GRDC/ID" w:date="2016-09-08T09:18:00Z">
        <w:r w:rsidR="00911946">
          <w:rPr>
            <w:lang w:val="en-US"/>
          </w:rPr>
          <w:t>feature</w:t>
        </w:r>
      </w:ins>
      <w:ins w:id="467"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672889" w:rsidP="00450C77">
            <w:pPr>
              <w:jc w:val="both"/>
              <w:rPr>
                <w:b/>
                <w:bCs/>
              </w:rPr>
            </w:pPr>
            <w:hyperlink r:id="rId281"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672889" w:rsidP="00450C77">
            <w:pPr>
              <w:jc w:val="both"/>
            </w:pPr>
            <w:hyperlink r:id="rId282"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672889" w:rsidP="00450C77">
            <w:pPr>
              <w:jc w:val="both"/>
            </w:pPr>
            <w:hyperlink r:id="rId283"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672889" w:rsidP="00450C77">
            <w:pPr>
              <w:jc w:val="both"/>
            </w:pPr>
            <w:hyperlink r:id="rId284"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672889" w:rsidP="00450C77">
            <w:pPr>
              <w:jc w:val="both"/>
              <w:rPr>
                <w:b/>
                <w:bCs/>
              </w:rPr>
            </w:pPr>
            <w:hyperlink r:id="rId285"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672889" w:rsidP="00450C77">
            <w:pPr>
              <w:jc w:val="both"/>
            </w:pPr>
            <w:hyperlink r:id="rId286"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672889" w:rsidP="00450C77">
            <w:pPr>
              <w:jc w:val="both"/>
            </w:pPr>
            <w:hyperlink r:id="rId287"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672889" w:rsidP="00450C77">
            <w:pPr>
              <w:jc w:val="both"/>
            </w:pPr>
            <w:hyperlink r:id="rId288"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672889" w:rsidP="00450C77">
            <w:pPr>
              <w:jc w:val="both"/>
            </w:pPr>
            <w:hyperlink r:id="rId289"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90"/>
          <w:footerReference w:type="even" r:id="rId291"/>
          <w:footerReference w:type="default" r:id="rId292"/>
          <w:pgSz w:w="12240" w:h="15840"/>
          <w:pgMar w:top="1440" w:right="1800" w:bottom="1440" w:left="1800" w:header="720" w:footer="720" w:gutter="0"/>
          <w:cols w:space="720"/>
          <w:docGrid w:linePitch="360"/>
        </w:sectPr>
      </w:pPr>
    </w:p>
    <w:p w14:paraId="1C001BB8" w14:textId="24874632" w:rsidR="00604B6C" w:rsidDel="00C96F06" w:rsidRDefault="00604B6C" w:rsidP="00604B6C">
      <w:pPr>
        <w:pStyle w:val="berschrift2"/>
        <w:numPr>
          <w:ilvl w:val="0"/>
          <w:numId w:val="0"/>
        </w:numPr>
        <w:rPr>
          <w:del w:id="468" w:author="GRDC/ID" w:date="2016-09-15T16:58:00Z"/>
        </w:rPr>
      </w:pPr>
    </w:p>
    <w:p w14:paraId="2CAE88BA" w14:textId="2C70205F" w:rsidR="00604B6C" w:rsidRDefault="00604B6C" w:rsidP="00B44DA2">
      <w:pPr>
        <w:pStyle w:val="berschrift1"/>
        <w:numPr>
          <w:ilvl w:val="0"/>
          <w:numId w:val="0"/>
        </w:numPr>
      </w:pPr>
      <w:bookmarkStart w:id="469" w:name="_Toc461780952"/>
      <w:r>
        <w:t xml:space="preserve">ANNEX A </w:t>
      </w:r>
      <w:r w:rsidR="00807D2F">
        <w:t>Conformance Class Abstract Test Suite (Normative)</w:t>
      </w:r>
      <w:bookmarkEnd w:id="469"/>
    </w:p>
    <w:p w14:paraId="3EC0005E" w14:textId="77777777" w:rsidR="00604B6C" w:rsidRDefault="00604B6C" w:rsidP="00B44DA2">
      <w:pPr>
        <w:pStyle w:val="berschrift2"/>
        <w:numPr>
          <w:ilvl w:val="0"/>
          <w:numId w:val="0"/>
        </w:numPr>
      </w:pPr>
      <w:bookmarkStart w:id="470" w:name="_Toc461780953"/>
      <w:r>
        <w:t>A.1 Introduction</w:t>
      </w:r>
      <w:bookmarkEnd w:id="470"/>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471" w:name="_Toc461780954"/>
      <w:r>
        <w:t>A.2 Conformance class: HY_HydroFeature application schema equivalence</w:t>
      </w:r>
      <w:bookmarkEnd w:id="471"/>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672889" w:rsidP="00882601">
            <w:pPr>
              <w:rPr>
                <w:b/>
                <w:bCs/>
              </w:rPr>
            </w:pPr>
            <w:hyperlink r:id="rId293"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672889" w:rsidP="00882601">
            <w:hyperlink r:id="rId294"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672889" w:rsidP="00882601">
            <w:hyperlink r:id="rId295"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672889" w:rsidP="00882601">
            <w:hyperlink r:id="rId296"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472" w:name="_Toc461780955"/>
      <w:r>
        <w:lastRenderedPageBreak/>
        <w:t>A.3 Conformance class: HY_SurfaceHydroFeature application schema equivalence</w:t>
      </w:r>
      <w:bookmarkEnd w:id="472"/>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672889" w:rsidP="00882601">
            <w:pPr>
              <w:rPr>
                <w:b/>
                <w:bCs/>
              </w:rPr>
            </w:pPr>
            <w:hyperlink r:id="rId297"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672889" w:rsidP="00882601">
            <w:hyperlink r:id="rId298"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672889" w:rsidP="00882601">
            <w:hyperlink r:id="rId299"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672889" w:rsidP="00882601">
            <w:hyperlink r:id="rId300"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672889" w:rsidP="00882601">
            <w:hyperlink r:id="rId301"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473" w:name="_Toc461780956"/>
      <w:r>
        <w:t>A.4 Conformance class: HY_HydrometricFeature application schema equivalence</w:t>
      </w:r>
      <w:bookmarkEnd w:id="473"/>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672889" w:rsidP="00882601">
            <w:pPr>
              <w:rPr>
                <w:b/>
                <w:bCs/>
              </w:rPr>
            </w:pPr>
            <w:hyperlink r:id="rId302"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672889" w:rsidP="00882601">
            <w:hyperlink r:id="rId303"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4"/>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474" w:name="_Toc461780957"/>
      <w:r>
        <w:lastRenderedPageBreak/>
        <w:t>ANNEX B - Code lists for the HY_Features model</w:t>
      </w:r>
      <w:bookmarkEnd w:id="474"/>
    </w:p>
    <w:p w14:paraId="12F5BE76" w14:textId="77777777" w:rsidR="00436079" w:rsidRDefault="00436079" w:rsidP="00B44DA2">
      <w:pPr>
        <w:pStyle w:val="berschrift2"/>
        <w:numPr>
          <w:ilvl w:val="0"/>
          <w:numId w:val="0"/>
        </w:numPr>
      </w:pPr>
      <w:bookmarkStart w:id="475" w:name="_Toc461780958"/>
      <w:r>
        <w:t>B.1 Terms identifying a fixed landmark determined to realize the conceptual outfall</w:t>
      </w:r>
      <w:bookmarkEnd w:id="475"/>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476" w:name="_Toc461780959"/>
      <w:r>
        <w:t>B.2 Terms commonly used in hydrology to describe a spatial relation between two points</w:t>
      </w:r>
      <w:bookmarkEnd w:id="476"/>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2C8FD092" w:rsidR="005D26B0" w:rsidDel="00164A2A" w:rsidRDefault="005D26B0" w:rsidP="00B44DA2">
      <w:pPr>
        <w:pStyle w:val="berschrift2"/>
        <w:numPr>
          <w:ilvl w:val="0"/>
          <w:numId w:val="0"/>
        </w:numPr>
        <w:rPr>
          <w:del w:id="477" w:author="GRDC/ID" w:date="2016-09-15T14:01:00Z"/>
        </w:rPr>
      </w:pPr>
    </w:p>
    <w:p w14:paraId="340F1C8F" w14:textId="77777777" w:rsidR="00436079" w:rsidRDefault="00436079" w:rsidP="00B44DA2">
      <w:pPr>
        <w:pStyle w:val="berschrift2"/>
        <w:numPr>
          <w:ilvl w:val="0"/>
          <w:numId w:val="0"/>
        </w:numPr>
      </w:pPr>
      <w:bookmarkStart w:id="478" w:name="_Toc461780960"/>
      <w:r>
        <w:t>B.3 Terms commonly used in hydrology to describe a drainage pattern</w:t>
      </w:r>
      <w:bookmarkEnd w:id="478"/>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479" w:name="_Toc461780961"/>
      <w:r>
        <w:t>B.4 Terms commonly used to indicate the type of name usage.</w:t>
      </w:r>
      <w:bookmarkEnd w:id="479"/>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7"/>
          <w:footerReference w:type="default" r:id="rId308"/>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480" w:name="_Toc461780962"/>
      <w:r w:rsidRPr="00B44DA2">
        <w:lastRenderedPageBreak/>
        <w:t>ANNEX C:  HY_Features  - AHGF Mapping</w:t>
      </w:r>
      <w:bookmarkEnd w:id="480"/>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481" w:name="_Toc461780963"/>
      <w:r>
        <w:t>C.1 Catchment</w:t>
      </w:r>
      <w:r w:rsidR="00B246A3">
        <w:t xml:space="preserve"> Model</w:t>
      </w:r>
      <w:bookmarkEnd w:id="481"/>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482" w:name="_Toc461780964"/>
      <w:r w:rsidRPr="00B44DA2">
        <w:t>C.2 Hydrographic Network</w:t>
      </w:r>
      <w:bookmarkEnd w:id="482"/>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483" w:name="_Toc461780965"/>
      <w:r>
        <w:lastRenderedPageBreak/>
        <w:t xml:space="preserve">C.3 </w:t>
      </w:r>
      <w:r w:rsidRPr="00D7735B">
        <w:t>Hydrometric Network</w:t>
      </w:r>
      <w:bookmarkEnd w:id="483"/>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484" w:name="_Toc461780966"/>
      <w:r w:rsidRPr="00F11F37">
        <w:lastRenderedPageBreak/>
        <w:t>ANNEX D:  HY_Features  - NHDPlus  Mapping</w:t>
      </w:r>
      <w:bookmarkEnd w:id="484"/>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ins w:id="485" w:author="GRDC/ID" w:date="2016-09-12T10:18:00Z">
        <w:r w:rsidR="00AA15D6">
          <w:t xml:space="preserve"> </w:t>
        </w:r>
      </w:ins>
    </w:p>
    <w:p w14:paraId="1EE3D71A" w14:textId="4C738E77" w:rsidR="001D27A5" w:rsidRPr="00F11F37" w:rsidRDefault="001D27A5" w:rsidP="00B44DA2">
      <w:pPr>
        <w:pStyle w:val="berschrift2"/>
        <w:numPr>
          <w:ilvl w:val="0"/>
          <w:numId w:val="0"/>
        </w:numPr>
      </w:pPr>
      <w:bookmarkStart w:id="486" w:name="_Toc461780967"/>
      <w:r w:rsidRPr="00F11F37">
        <w:t>D.1 Catchment Model</w:t>
      </w:r>
      <w:bookmarkEnd w:id="486"/>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487" w:name="_Toc461780968"/>
      <w:r w:rsidRPr="00F11F37">
        <w:t>D.2 Hydrographic Network Model</w:t>
      </w:r>
      <w:bookmarkEnd w:id="487"/>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488" w:name="_Toc461780969"/>
      <w:r w:rsidRPr="00F11F37">
        <w:t>D.3 Hydrometric Network Model</w:t>
      </w:r>
      <w:bookmarkEnd w:id="488"/>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11"/>
          <w:footerReference w:type="default" r:id="rId312"/>
          <w:type w:val="oddPage"/>
          <w:pgSz w:w="15840" w:h="12240" w:orient="landscape"/>
          <w:pgMar w:top="1800" w:right="1440" w:bottom="1800" w:left="1440" w:header="720" w:footer="720" w:gutter="0"/>
          <w:pgNumType w:start="1"/>
          <w:cols w:space="720"/>
          <w:docGrid w:linePitch="360"/>
        </w:sectPr>
      </w:pPr>
    </w:p>
    <w:p w14:paraId="5C674CA0" w14:textId="112EDCFA" w:rsidR="00E65591" w:rsidRPr="00EC4103" w:rsidRDefault="00E65591" w:rsidP="00E65591">
      <w:pPr>
        <w:pStyle w:val="berschrift1"/>
        <w:numPr>
          <w:ilvl w:val="0"/>
          <w:numId w:val="0"/>
        </w:numPr>
      </w:pPr>
      <w:bookmarkStart w:id="489" w:name="_Toc459388267"/>
      <w:bookmarkStart w:id="490" w:name="_Toc461780970"/>
      <w:r w:rsidRPr="00EC4103">
        <w:lastRenderedPageBreak/>
        <w:t xml:space="preserve">ANNEX </w:t>
      </w:r>
      <w:r w:rsidR="00FD636F">
        <w:t>E</w:t>
      </w:r>
      <w:r w:rsidRPr="00EC4103">
        <w:t>:  HY_F</w:t>
      </w:r>
      <w:r w:rsidR="00337E73">
        <w:t>eatures  - INSPIRE Hydrography T</w:t>
      </w:r>
      <w:r w:rsidRPr="00EC4103">
        <w:t>heme</w:t>
      </w:r>
      <w:bookmarkEnd w:id="489"/>
      <w:bookmarkEnd w:id="490"/>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E65591">
      <w:pPr>
        <w:pStyle w:val="berschrift2"/>
        <w:numPr>
          <w:ilvl w:val="0"/>
          <w:numId w:val="0"/>
        </w:numPr>
      </w:pPr>
      <w:bookmarkStart w:id="491" w:name="_Toc459038746"/>
      <w:bookmarkStart w:id="492" w:name="_Toc459388268"/>
      <w:bookmarkStart w:id="493" w:name="_Toc461780971"/>
      <w:r>
        <w:t>E</w:t>
      </w:r>
      <w:r w:rsidR="00E65591" w:rsidRPr="00EC4103">
        <w:t>.1 Catchment Model</w:t>
      </w:r>
      <w:bookmarkEnd w:id="491"/>
      <w:bookmarkEnd w:id="492"/>
      <w:bookmarkEnd w:id="493"/>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E65591">
      <w:pPr>
        <w:pStyle w:val="berschrift2"/>
        <w:numPr>
          <w:ilvl w:val="0"/>
          <w:numId w:val="0"/>
        </w:numPr>
      </w:pPr>
      <w:bookmarkStart w:id="494" w:name="_Toc459038747"/>
      <w:bookmarkStart w:id="495" w:name="_Toc459388269"/>
      <w:bookmarkStart w:id="496" w:name="_Toc461780972"/>
      <w:r>
        <w:t>E</w:t>
      </w:r>
      <w:r w:rsidR="00E65591" w:rsidRPr="00EC4103">
        <w:t>.2 Hydrographic Network Model</w:t>
      </w:r>
      <w:bookmarkEnd w:id="494"/>
      <w:bookmarkEnd w:id="495"/>
      <w:bookmarkEnd w:id="496"/>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3"/>
          <w:footerReference w:type="even" r:id="rId314"/>
          <w:footerReference w:type="default" r:id="rId315"/>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497" w:name="_Toc461780973"/>
      <w:r w:rsidRPr="00F11F37">
        <w:lastRenderedPageBreak/>
        <w:t xml:space="preserve">ANNEX </w:t>
      </w:r>
      <w:r>
        <w:t>F</w:t>
      </w:r>
      <w:r w:rsidRPr="00F11F37">
        <w:t xml:space="preserve">:  HY_Features  - </w:t>
      </w:r>
      <w:r w:rsidR="00E65591">
        <w:t>SANDRE</w:t>
      </w:r>
      <w:r w:rsidRPr="00F11F37">
        <w:t xml:space="preserve">  Mapping</w:t>
      </w:r>
      <w:bookmarkEnd w:id="497"/>
    </w:p>
    <w:p w14:paraId="1D51EC67" w14:textId="749CC51A" w:rsidR="00F7549D" w:rsidDel="00C96F06" w:rsidRDefault="00F7549D" w:rsidP="00F7549D">
      <w:pPr>
        <w:pStyle w:val="berschrift2"/>
        <w:numPr>
          <w:ilvl w:val="0"/>
          <w:numId w:val="0"/>
        </w:numPr>
        <w:rPr>
          <w:del w:id="498" w:author="GRDC/ID" w:date="2016-09-15T16:58:00Z"/>
          <w:i/>
        </w:rPr>
      </w:pPr>
    </w:p>
    <w:p w14:paraId="4BF86D92" w14:textId="1015A1F7" w:rsidR="00E65591" w:rsidRPr="008F6E99" w:rsidRDefault="00E65591" w:rsidP="00E65591">
      <w:bookmarkStart w:id="499"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E65591">
      <w:pPr>
        <w:pStyle w:val="berschrift2"/>
        <w:numPr>
          <w:ilvl w:val="0"/>
          <w:numId w:val="0"/>
        </w:numPr>
      </w:pPr>
      <w:bookmarkStart w:id="500" w:name="_Toc459388264"/>
      <w:bookmarkStart w:id="501" w:name="_Toc461780974"/>
      <w:r>
        <w:t>F</w:t>
      </w:r>
      <w:r w:rsidR="00E65591" w:rsidRPr="008F6E99">
        <w:t>.1 Catchment Model</w:t>
      </w:r>
      <w:bookmarkEnd w:id="500"/>
      <w:bookmarkEnd w:id="501"/>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502" w:name="_Toc459388265"/>
      <w:bookmarkStart w:id="503" w:name="_Toc461780975"/>
      <w:r>
        <w:t>F</w:t>
      </w:r>
      <w:r w:rsidR="00E65591" w:rsidRPr="002534C0">
        <w:t>.2 Hydrographic Network Model</w:t>
      </w:r>
      <w:bookmarkEnd w:id="502"/>
      <w:bookmarkEnd w:id="503"/>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3D426796" w:rsidR="00E65591" w:rsidDel="00C96F06" w:rsidRDefault="00E65591" w:rsidP="00E65591">
      <w:pPr>
        <w:pStyle w:val="berschrift2"/>
        <w:numPr>
          <w:ilvl w:val="0"/>
          <w:numId w:val="0"/>
        </w:numPr>
        <w:rPr>
          <w:del w:id="504" w:author="GRDC/ID" w:date="2016-09-15T16:58:00Z"/>
        </w:rPr>
      </w:pPr>
    </w:p>
    <w:p w14:paraId="0F4D8F80" w14:textId="637D9ECE" w:rsidR="00E65591" w:rsidRPr="00A51AF2" w:rsidRDefault="00FD636F" w:rsidP="00E65591">
      <w:pPr>
        <w:pStyle w:val="berschrift2"/>
        <w:numPr>
          <w:ilvl w:val="0"/>
          <w:numId w:val="0"/>
        </w:numPr>
      </w:pPr>
      <w:bookmarkStart w:id="505" w:name="_Toc459388266"/>
      <w:bookmarkStart w:id="506" w:name="_Toc461780976"/>
      <w:r>
        <w:t>F</w:t>
      </w:r>
      <w:r w:rsidR="00E65591" w:rsidRPr="00A51AF2">
        <w:t>.3 Hydrometric Network Model</w:t>
      </w:r>
      <w:bookmarkEnd w:id="505"/>
      <w:bookmarkEnd w:id="506"/>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6"/>
          <w:footerReference w:type="default" r:id="rId317"/>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507" w:name="_Toc461780977"/>
      <w:r>
        <w:lastRenderedPageBreak/>
        <w:t>ANNEX</w:t>
      </w:r>
      <w:r w:rsidR="00881984">
        <w:t xml:space="preserve"> G</w:t>
      </w:r>
      <w:r w:rsidR="008F339B" w:rsidRPr="00B809FB">
        <w:t>: Bibliography</w:t>
      </w:r>
      <w:bookmarkEnd w:id="499"/>
      <w:bookmarkEnd w:id="507"/>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8"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9"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20"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21"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2"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3"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4"/>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508" w:name="_Toc461780978"/>
      <w:r>
        <w:lastRenderedPageBreak/>
        <w:t>ANNEX H</w:t>
      </w:r>
      <w:r w:rsidR="00BA30D2" w:rsidRPr="00BA30D2">
        <w:t>: Revision history</w:t>
      </w:r>
      <w:bookmarkEnd w:id="50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509"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1FFA3875" w:rsidR="002877E1" w:rsidRDefault="001A20E5" w:rsidP="002877E1">
            <w:pPr>
              <w:pStyle w:val="Aufzhlungszeichen"/>
              <w:rPr>
                <w:ins w:id="510" w:author="GRDC/ID" w:date="2016-09-06T10:23:00Z"/>
              </w:rPr>
            </w:pPr>
            <w:ins w:id="511" w:author="GRDC/ID" w:date="2016-09-15T08:05:00Z">
              <w:r>
                <w:t>12</w:t>
              </w:r>
            </w:ins>
            <w:ins w:id="512" w:author="GRDC/ID" w:date="2016-09-06T10:24:00Z">
              <w:r w:rsidR="002877E1">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513" w:author="GRDC/ID" w:date="2016-09-06T10:23:00Z"/>
              </w:rPr>
            </w:pPr>
            <w:ins w:id="514"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515" w:author="GRDC/ID" w:date="2016-09-06T10:23:00Z"/>
              </w:rPr>
            </w:pPr>
            <w:ins w:id="516"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rPr>
                <w:ins w:id="517" w:author="GRDC/ID" w:date="2016-09-06T10:32:00Z"/>
              </w:rPr>
            </w:pPr>
            <w:ins w:id="518" w:author="GRDC/ID" w:date="2016-09-15T08:04:00Z">
              <w:r>
                <w:t>Entire document</w:t>
              </w:r>
            </w:ins>
          </w:p>
          <w:p w14:paraId="0848FCA3" w14:textId="77777777" w:rsidR="002877E1" w:rsidRDefault="002877E1" w:rsidP="002877E1">
            <w:pPr>
              <w:pStyle w:val="Aufzhlungszeichen"/>
              <w:rPr>
                <w:ins w:id="519" w:author="GRDC/ID" w:date="2016-09-06T10:32:00Z"/>
              </w:rPr>
            </w:pPr>
          </w:p>
          <w:p w14:paraId="7121D6A8" w14:textId="5E04941F" w:rsidR="002877E1" w:rsidRDefault="002877E1" w:rsidP="00766380">
            <w:pPr>
              <w:pStyle w:val="Aufzhlungszeichen"/>
              <w:rPr>
                <w:ins w:id="520"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15EE5660" w14:textId="65422DF5" w:rsidR="002877E1" w:rsidRDefault="002877E1" w:rsidP="00766380">
            <w:pPr>
              <w:pStyle w:val="Aufzhlungszeichen"/>
              <w:rPr>
                <w:ins w:id="521" w:author="GRDC/ID" w:date="2016-09-07T15:53:00Z"/>
              </w:rPr>
            </w:pPr>
            <w:ins w:id="522" w:author="GRDC/ID" w:date="2016-09-06T10:32:00Z">
              <w:r>
                <w:t>edits for clarity and consistency.</w:t>
              </w:r>
            </w:ins>
          </w:p>
          <w:p w14:paraId="6F445E86" w14:textId="77777777" w:rsidR="00053FB3" w:rsidRDefault="001A20E5" w:rsidP="001A20E5">
            <w:pPr>
              <w:pStyle w:val="Aufzhlungszeichen"/>
              <w:rPr>
                <w:ins w:id="523" w:author="GRDC/ID" w:date="2016-09-15T08:04:00Z"/>
              </w:rPr>
            </w:pPr>
            <w:ins w:id="524" w:author="GRDC/ID" w:date="2016-09-15T08:04:00Z">
              <w:r>
                <w:t xml:space="preserve">All </w:t>
              </w:r>
            </w:ins>
            <w:ins w:id="525" w:author="GRDC/ID" w:date="2016-09-07T15:53:00Z">
              <w:r w:rsidR="00053FB3">
                <w:t xml:space="preserve">Figures </w:t>
              </w:r>
            </w:ins>
            <w:ins w:id="526" w:author="GRDC/ID" w:date="2016-09-15T08:04:00Z">
              <w:r>
                <w:t>updated</w:t>
              </w:r>
            </w:ins>
          </w:p>
          <w:p w14:paraId="3A34DDD2" w14:textId="598C324B" w:rsidR="001A20E5" w:rsidRDefault="001A20E5" w:rsidP="001A20E5">
            <w:pPr>
              <w:pStyle w:val="Aufzhlungszeichen"/>
              <w:rPr>
                <w:ins w:id="527" w:author="GRDC/ID" w:date="2016-09-06T10:23:00Z"/>
              </w:rPr>
            </w:pPr>
            <w:ins w:id="528" w:author="GRDC/ID" w:date="2016-09-15T08:04:00Z">
              <w:r>
                <w:t>Translation into American</w:t>
              </w:r>
            </w:ins>
          </w:p>
        </w:tc>
      </w:tr>
    </w:tbl>
    <w:p w14:paraId="2E9DE2FA" w14:textId="2CEB31F8" w:rsidR="00BA30D2" w:rsidRDefault="00671237" w:rsidP="00BA30D2">
      <w:pPr>
        <w:rPr>
          <w:lang w:eastAsia="en-AU"/>
        </w:rPr>
      </w:pPr>
      <w:r>
        <w:rPr>
          <w:lang w:eastAsia="en-AU"/>
        </w:rPr>
        <w:t xml:space="preserve"> </w:t>
      </w:r>
    </w:p>
    <w:sectPr w:rsidR="00BA30D2" w:rsidSect="008F339B">
      <w:footerReference w:type="default" r:id="rId325"/>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16T11:17:00Z" w:initials="GRDC/ID">
    <w:p w14:paraId="22D87C23" w14:textId="44BBA19E" w:rsidR="00E83400" w:rsidRDefault="00E83400" w:rsidP="00D96D34">
      <w:pPr>
        <w:pStyle w:val="Kommentartext"/>
      </w:pPr>
      <w:r>
        <w:rPr>
          <w:rStyle w:val="Kommentarzeichen"/>
        </w:rPr>
        <w:annotationRef/>
      </w:r>
      <w:r>
        <w:t>Revised version 0.6 open issues fixed  in text and figures (all changes in figures already accepted):</w:t>
      </w:r>
    </w:p>
    <w:p w14:paraId="3C5CE375" w14:textId="300A8F40" w:rsidR="00552A62" w:rsidRDefault="00552A62" w:rsidP="001A20E5">
      <w:pPr>
        <w:pStyle w:val="Kommentartext"/>
        <w:numPr>
          <w:ilvl w:val="0"/>
          <w:numId w:val="28"/>
        </w:numPr>
      </w:pPr>
      <w:r>
        <w:t xml:space="preserve"> Comment from Chris and Aitor reconciled (except in sect</w:t>
      </w:r>
      <w:r w:rsidR="003F0A38">
        <w:t>i</w:t>
      </w:r>
      <w:bookmarkStart w:id="4" w:name="_GoBack"/>
      <w:bookmarkEnd w:id="4"/>
      <w:r>
        <w:t>on 7)</w:t>
      </w:r>
      <w:r w:rsidR="00E83400">
        <w:t xml:space="preserve"> </w:t>
      </w:r>
    </w:p>
    <w:p w14:paraId="0DE05841" w14:textId="528EDFA3" w:rsidR="00E83400" w:rsidRDefault="00E83400" w:rsidP="001A20E5">
      <w:pPr>
        <w:pStyle w:val="Kommentartext"/>
        <w:numPr>
          <w:ilvl w:val="0"/>
          <w:numId w:val="28"/>
        </w:numPr>
      </w:pPr>
      <w:r>
        <w:t>hydro defs added in section 4 (all accepted)</w:t>
      </w:r>
    </w:p>
    <w:p w14:paraId="714744C5" w14:textId="72A67214" w:rsidR="00E83400" w:rsidRDefault="00E83400" w:rsidP="001A20E5">
      <w:pPr>
        <w:pStyle w:val="Kommentartext"/>
        <w:numPr>
          <w:ilvl w:val="0"/>
          <w:numId w:val="28"/>
        </w:numPr>
      </w:pPr>
      <w:r>
        <w:t>16.09.2016: again on 6.6.2, 6.6.3, translation into American final</w:t>
      </w:r>
    </w:p>
    <w:p w14:paraId="0FB9BED7" w14:textId="1635737D" w:rsidR="00E83400" w:rsidRDefault="00E83400" w:rsidP="00D96D34">
      <w:pPr>
        <w:pStyle w:val="Kommentartext"/>
        <w:numPr>
          <w:ilvl w:val="0"/>
          <w:numId w:val="28"/>
        </w:numPr>
      </w:pPr>
      <w:r>
        <w:t xml:space="preserve"> 12.09.2016: realizations vs. representation; watershed vs. catchment,; , a few typos corrected </w:t>
      </w:r>
    </w:p>
    <w:p w14:paraId="1177DF7C" w14:textId="6A747D94" w:rsidR="00E83400" w:rsidRDefault="00E83400" w:rsidP="00D96D34">
      <w:pPr>
        <w:pStyle w:val="Kommentartext"/>
        <w:numPr>
          <w:ilvl w:val="0"/>
          <w:numId w:val="28"/>
        </w:numPr>
      </w:pPr>
      <w:r>
        <w:t xml:space="preserve">09.09.2016: Catchment hierarchy and  topology (6.3) edited (?todo: refresh Fig12, C3) </w:t>
      </w:r>
    </w:p>
    <w:p w14:paraId="661F0130" w14:textId="0E2D3764" w:rsidR="00E83400" w:rsidRDefault="00E83400" w:rsidP="007E1059">
      <w:pPr>
        <w:pStyle w:val="Kommentartext"/>
        <w:numPr>
          <w:ilvl w:val="0"/>
          <w:numId w:val="28"/>
        </w:numPr>
      </w:pPr>
      <w:r>
        <w:t xml:space="preserve">  river reference system (6.4) edited (?todo: new diagram 15) </w:t>
      </w:r>
    </w:p>
    <w:p w14:paraId="4E7D6A4D" w14:textId="302900A5" w:rsidR="00E83400" w:rsidRDefault="00E83400" w:rsidP="00D96D34">
      <w:pPr>
        <w:pStyle w:val="Kommentartext"/>
        <w:numPr>
          <w:ilvl w:val="0"/>
          <w:numId w:val="28"/>
        </w:numPr>
      </w:pPr>
      <w:r>
        <w:t xml:space="preserve"> HY_Features </w:t>
      </w:r>
      <w:r w:rsidR="003F0A38">
        <w:t xml:space="preserve">model </w:t>
      </w:r>
      <w:r>
        <w:t>vs. Hydro Feature schema</w:t>
      </w:r>
    </w:p>
    <w:p w14:paraId="3C63D9F9" w14:textId="1183FB67" w:rsidR="00E83400" w:rsidRDefault="00E83400" w:rsidP="00D96D34">
      <w:pPr>
        <w:pStyle w:val="Kommentartext"/>
        <w:numPr>
          <w:ilvl w:val="0"/>
          <w:numId w:val="28"/>
        </w:numPr>
      </w:pPr>
      <w:r>
        <w:t xml:space="preserve"> Junction vs. node clarified in text</w:t>
      </w:r>
    </w:p>
    <w:p w14:paraId="5DAE02AB" w14:textId="77777777" w:rsidR="00E83400" w:rsidRDefault="00E83400" w:rsidP="00D96D34">
      <w:pPr>
        <w:pStyle w:val="Kommentartext"/>
        <w:numPr>
          <w:ilvl w:val="0"/>
          <w:numId w:val="28"/>
        </w:numPr>
      </w:pPr>
      <w:r>
        <w:t xml:space="preserve"> ‘ISO model not imported’ clarified in text</w:t>
      </w:r>
    </w:p>
    <w:p w14:paraId="77A93275" w14:textId="0F504921" w:rsidR="00E83400" w:rsidRDefault="00E83400" w:rsidP="00D96D34">
      <w:pPr>
        <w:pStyle w:val="Kommentartext"/>
        <w:numPr>
          <w:ilvl w:val="0"/>
          <w:numId w:val="28"/>
        </w:numPr>
      </w:pPr>
      <w:r>
        <w:t xml:space="preserve"> Constraints on dendritic catchment in fig 8 visible</w:t>
      </w:r>
    </w:p>
    <w:p w14:paraId="3101B8A0" w14:textId="77777777" w:rsidR="00E83400" w:rsidRDefault="00E83400" w:rsidP="00D96D34">
      <w:pPr>
        <w:pStyle w:val="Kommentartext"/>
        <w:numPr>
          <w:ilvl w:val="0"/>
          <w:numId w:val="28"/>
        </w:numPr>
      </w:pPr>
      <w:r>
        <w:t xml:space="preserve"> Uml enlarged in embedded figs 7,8,9,10,11,13,14</w:t>
      </w:r>
    </w:p>
    <w:p w14:paraId="2A14B136" w14:textId="1C98155A" w:rsidR="00E83400" w:rsidRDefault="00E83400" w:rsidP="00D96D34">
      <w:pPr>
        <w:pStyle w:val="Kommentartext"/>
        <w:numPr>
          <w:ilvl w:val="0"/>
          <w:numId w:val="28"/>
        </w:numPr>
      </w:pPr>
      <w:r>
        <w:t xml:space="preserve"> shape of waterEdge – figure updated</w:t>
      </w:r>
    </w:p>
    <w:p w14:paraId="76DF2B59" w14:textId="61B10DFC" w:rsidR="00E83400" w:rsidRDefault="00E83400" w:rsidP="00D96D34">
      <w:pPr>
        <w:pStyle w:val="Kommentartext"/>
        <w:numPr>
          <w:ilvl w:val="0"/>
          <w:numId w:val="28"/>
        </w:numPr>
      </w:pPr>
      <w:r>
        <w:t xml:space="preserve"> terms: hydrography fixed</w:t>
      </w:r>
    </w:p>
    <w:p w14:paraId="346AA7E6" w14:textId="0FF11E6D" w:rsidR="00E83400" w:rsidRDefault="00E83400" w:rsidP="00D96D34">
      <w:pPr>
        <w:pStyle w:val="Kommentartext"/>
        <w:numPr>
          <w:ilvl w:val="0"/>
          <w:numId w:val="28"/>
        </w:numPr>
      </w:pPr>
      <w:r>
        <w:t xml:space="preserve"> American </w:t>
      </w:r>
      <w:r w:rsidR="003F0A38">
        <w:t>Eglish</w:t>
      </w:r>
      <w:r>
        <w:t xml:space="preserve"> in uml model (uml annotations aligned to spec doc </w:t>
      </w:r>
      <w:r>
        <w:sym w:font="Wingdings" w:char="F0E0"/>
      </w:r>
      <w:r>
        <w:t xml:space="preserve"> spell- check in spec doc (complete spec doc in American writing</w:t>
      </w:r>
    </w:p>
    <w:p w14:paraId="35F5AF42" w14:textId="2CAC29DF" w:rsidR="00E83400" w:rsidRDefault="00E83400" w:rsidP="00D96D34">
      <w:pPr>
        <w:pStyle w:val="Kommentartext"/>
        <w:numPr>
          <w:ilvl w:val="0"/>
          <w:numId w:val="28"/>
        </w:numPr>
      </w:pPr>
      <w:r>
        <w:t xml:space="preserve"> All Figures checked and updated if needed</w:t>
      </w:r>
    </w:p>
  </w:comment>
  <w:comment w:id="6" w:author="GRDC/ID" w:date="2016-09-16T09:24:00Z" w:initials="GRDC/ID">
    <w:p w14:paraId="3539E95D" w14:textId="0EF390E8" w:rsidR="002449AA" w:rsidRDefault="002449AA">
      <w:pPr>
        <w:pStyle w:val="Kommentartext"/>
      </w:pPr>
      <w:r>
        <w:rPr>
          <w:rStyle w:val="Kommentarzeichen"/>
        </w:rPr>
        <w:annotationRef/>
      </w:r>
      <w:r>
        <w:t>To be included</w:t>
      </w:r>
    </w:p>
  </w:comment>
  <w:comment w:id="35" w:author="GRDC/ID" w:date="2016-09-16T09:49:00Z" w:initials="GRDC/ID">
    <w:p w14:paraId="4CE3CC68" w14:textId="55EB3597" w:rsidR="00D42844" w:rsidRDefault="00D42844">
      <w:pPr>
        <w:pStyle w:val="Kommentartext"/>
      </w:pPr>
      <w:r>
        <w:rPr>
          <w:rStyle w:val="Kommentarzeichen"/>
        </w:rPr>
        <w:annotationRef/>
      </w:r>
      <w:r>
        <w:t>From Aitor</w:t>
      </w:r>
    </w:p>
  </w:comment>
  <w:comment w:id="63" w:author="GRDC/ID" w:date="2016-09-15T14:04:00Z" w:initials="GRDC/ID">
    <w:p w14:paraId="3D742705" w14:textId="0ECF0610" w:rsidR="00E83400" w:rsidRDefault="00E83400">
      <w:pPr>
        <w:pStyle w:val="Kommentartext"/>
      </w:pPr>
      <w:r>
        <w:rPr>
          <w:rStyle w:val="Kommentarzeichen"/>
        </w:rPr>
        <w:annotationRef/>
      </w:r>
      <w:r>
        <w:t xml:space="preserve">Yes. Since measurement is in the scope of the ISO observation model </w:t>
      </w:r>
    </w:p>
  </w:comment>
  <w:comment w:id="66" w:author="GRDC/ID" w:date="2016-09-15T14:04:00Z" w:initials="GRDC/ID">
    <w:p w14:paraId="67F2FCA3" w14:textId="5D5CBA25" w:rsidR="00E83400" w:rsidRDefault="00E83400" w:rsidP="00796530">
      <w:pPr>
        <w:pStyle w:val="Kommentartext"/>
      </w:pPr>
      <w:r>
        <w:rPr>
          <w:rStyle w:val="Kommentarzeichen"/>
        </w:rPr>
        <w:annotationRef/>
      </w:r>
      <w:r>
        <w:t>Dave, is there citable definition at usgs ?</w:t>
      </w:r>
    </w:p>
    <w:p w14:paraId="41BA2AB8" w14:textId="1E05AE16" w:rsidR="00E83400" w:rsidRDefault="00E83400">
      <w:pPr>
        <w:pStyle w:val="Kommentartext"/>
      </w:pPr>
    </w:p>
  </w:comment>
  <w:comment w:id="182" w:author="GRDC/ID" w:date="2016-09-15T14:04:00Z" w:initials="GRDC/ID">
    <w:p w14:paraId="29599733" w14:textId="5213EFFD" w:rsidR="00E83400" w:rsidRDefault="00E83400" w:rsidP="00AB6DAC">
      <w:pPr>
        <w:pStyle w:val="Kommentartext"/>
      </w:pPr>
      <w:r>
        <w:rPr>
          <w:rStyle w:val="Kommentarzeichen"/>
        </w:rPr>
        <w:annotationRef/>
      </w:r>
      <w:r>
        <w:t xml:space="preserve">Dazzasmith wrote: C8 should show the result of joining E,B,C,D and F into X, when the left stream would be removed from figure. </w:t>
      </w:r>
    </w:p>
    <w:p w14:paraId="6D0A41E9" w14:textId="77777777" w:rsidR="00E83400" w:rsidRDefault="00E83400" w:rsidP="00AB6DAC">
      <w:pPr>
        <w:pStyle w:val="Kommentartext"/>
      </w:pPr>
      <w:r>
        <w:t>– it might be helpful, to show C8 (or C3) without  the green divides between D an F, D and X, F and X, and draw all streams within the now encapsulated catchment X could dashed lines, except the one logical flowpath from N3 to N1</w:t>
      </w:r>
    </w:p>
  </w:comment>
  <w:comment w:id="219" w:author="GRDC/ID" w:date="2016-09-15T14:04:00Z" w:initials="GRDC/ID">
    <w:p w14:paraId="28BF331E" w14:textId="4EA1C040" w:rsidR="00E83400" w:rsidRDefault="00E83400">
      <w:pPr>
        <w:pStyle w:val="Kommentartext"/>
      </w:pPr>
      <w:r>
        <w:rPr>
          <w:rStyle w:val="Kommentarzeichen"/>
        </w:rPr>
        <w:annotationRef/>
      </w:r>
      <w:r>
        <w:t>Current figure (copy of 14)  is placeholder – enlarge uml</w:t>
      </w:r>
    </w:p>
  </w:comment>
  <w:comment w:id="234" w:author="GRDC/ID" w:date="2016-09-15T14:04:00Z" w:initials="GRDC/ID">
    <w:p w14:paraId="4B4C72D7" w14:textId="77777777" w:rsidR="00E83400" w:rsidRDefault="00E83400" w:rsidP="00526406">
      <w:pPr>
        <w:pStyle w:val="StandardWeb"/>
        <w:jc w:val="both"/>
        <w:rPr>
          <w:lang w:val="en-US"/>
        </w:rPr>
      </w:pPr>
      <w:r>
        <w:rPr>
          <w:rStyle w:val="Kommentarzeichen"/>
        </w:rPr>
        <w:annotationRef/>
      </w:r>
    </w:p>
    <w:p w14:paraId="48798242" w14:textId="266501E9" w:rsidR="00E83400" w:rsidRDefault="00E83400" w:rsidP="00526406">
      <w:pPr>
        <w:pStyle w:val="StandardWeb"/>
        <w:jc w:val="both"/>
        <w:rPr>
          <w:lang w:val="en-US"/>
        </w:rPr>
      </w:pPr>
      <w:r w:rsidRPr="00526406">
        <w:rPr>
          <w:highlight w:val="yellow"/>
          <w:lang w:val="en-US"/>
        </w:rPr>
        <w:t>THIS FIGURE IS A PLACEHOLDER</w:t>
      </w:r>
      <w:r>
        <w:rPr>
          <w:lang w:val="en-US"/>
        </w:rPr>
        <w:t>:</w:t>
      </w:r>
    </w:p>
    <w:p w14:paraId="77087B56" w14:textId="7886F9E9" w:rsidR="00E83400" w:rsidRDefault="00E83400"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E83400" w:rsidRDefault="00E83400" w:rsidP="00DD072F">
      <w:pPr>
        <w:pStyle w:val="StandardWeb"/>
        <w:jc w:val="both"/>
        <w:rPr>
          <w:lang w:val="en-US"/>
        </w:rPr>
      </w:pPr>
    </w:p>
    <w:p w14:paraId="31D67BD7" w14:textId="0C59A9A6" w:rsidR="00E83400" w:rsidRDefault="00E83400">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88606" w14:textId="77777777" w:rsidR="00733C91" w:rsidRDefault="00733C91">
      <w:pPr>
        <w:spacing w:after="0"/>
      </w:pPr>
      <w:r>
        <w:separator/>
      </w:r>
    </w:p>
  </w:endnote>
  <w:endnote w:type="continuationSeparator" w:id="0">
    <w:p w14:paraId="060E8252" w14:textId="77777777" w:rsidR="00733C91" w:rsidRDefault="00733C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Content>
      <w:p w14:paraId="1800CE91" w14:textId="77777777" w:rsidR="00E83400" w:rsidRDefault="00E83400">
        <w:pPr>
          <w:pStyle w:val="Fuzeile"/>
          <w:jc w:val="center"/>
        </w:pPr>
        <w:r>
          <w:fldChar w:fldCharType="begin"/>
        </w:r>
        <w:r>
          <w:instrText>PAGE   \* MERGEFORMAT</w:instrText>
        </w:r>
        <w:r>
          <w:fldChar w:fldCharType="separate"/>
        </w:r>
        <w:r w:rsidR="006E7628" w:rsidRPr="006E7628">
          <w:rPr>
            <w:noProof/>
            <w:lang w:val="de-DE"/>
          </w:rPr>
          <w:t>ii</w:t>
        </w:r>
        <w:r>
          <w:fldChar w:fldCharType="end"/>
        </w:r>
      </w:p>
    </w:sdtContent>
  </w:sdt>
  <w:p w14:paraId="3480EAC6" w14:textId="730C691C" w:rsidR="00E83400" w:rsidRPr="002F3E1E" w:rsidRDefault="00E83400"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E83400" w:rsidRDefault="00E83400">
        <w:pPr>
          <w:pStyle w:val="Fuzeile"/>
          <w:jc w:val="center"/>
        </w:pPr>
        <w:r>
          <w:t xml:space="preserve">C - </w:t>
        </w:r>
        <w:r>
          <w:fldChar w:fldCharType="begin"/>
        </w:r>
        <w:r>
          <w:instrText>PAGE   \* MERGEFORMAT</w:instrText>
        </w:r>
        <w:r>
          <w:fldChar w:fldCharType="separate"/>
        </w:r>
        <w:r w:rsidR="000E6040" w:rsidRPr="000E6040">
          <w:rPr>
            <w:noProof/>
            <w:lang w:val="de-DE"/>
          </w:rPr>
          <w:t>4</w:t>
        </w:r>
        <w:r>
          <w:fldChar w:fldCharType="end"/>
        </w:r>
      </w:p>
    </w:sdtContent>
  </w:sdt>
  <w:p w14:paraId="5496D8BD" w14:textId="77777777" w:rsidR="00E83400" w:rsidRPr="002F3E1E" w:rsidRDefault="00E83400"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E83400" w:rsidRDefault="00E83400" w:rsidP="00B62D99">
        <w:pPr>
          <w:pStyle w:val="Fuzeile"/>
          <w:jc w:val="center"/>
        </w:pPr>
        <w:r>
          <w:t xml:space="preserve">C - </w:t>
        </w:r>
        <w:r>
          <w:fldChar w:fldCharType="begin"/>
        </w:r>
        <w:r>
          <w:instrText>PAGE   \* MERGEFORMAT</w:instrText>
        </w:r>
        <w:r>
          <w:fldChar w:fldCharType="separate"/>
        </w:r>
        <w:r w:rsidR="000E6040" w:rsidRPr="000E6040">
          <w:rPr>
            <w:noProof/>
            <w:lang w:val="de-DE"/>
          </w:rPr>
          <w:t>3</w:t>
        </w:r>
        <w:r>
          <w:fldChar w:fldCharType="end"/>
        </w:r>
      </w:p>
      <w:p w14:paraId="01A4B7B5" w14:textId="05F8B6FC" w:rsidR="00E83400" w:rsidRDefault="00E834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E83400" w:rsidRDefault="00E83400">
        <w:pPr>
          <w:pStyle w:val="Fuzeile"/>
          <w:jc w:val="center"/>
        </w:pPr>
        <w:r>
          <w:t xml:space="preserve">D - </w:t>
        </w:r>
        <w:r>
          <w:fldChar w:fldCharType="begin"/>
        </w:r>
        <w:r>
          <w:instrText>PAGE   \* MERGEFORMAT</w:instrText>
        </w:r>
        <w:r>
          <w:fldChar w:fldCharType="separate"/>
        </w:r>
        <w:r w:rsidR="000E6040">
          <w:rPr>
            <w:noProof/>
          </w:rPr>
          <w:t>2</w:t>
        </w:r>
        <w:r>
          <w:fldChar w:fldCharType="end"/>
        </w:r>
      </w:p>
    </w:sdtContent>
  </w:sdt>
  <w:p w14:paraId="2249092B" w14:textId="7D9EED5B" w:rsidR="00E83400" w:rsidRPr="002F3E1E" w:rsidRDefault="00E83400"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E83400" w:rsidRDefault="00E83400" w:rsidP="00B62D99">
        <w:pPr>
          <w:pStyle w:val="Fuzeile"/>
          <w:jc w:val="center"/>
        </w:pPr>
        <w:r>
          <w:t xml:space="preserve">D - </w:t>
        </w:r>
        <w:r>
          <w:fldChar w:fldCharType="begin"/>
        </w:r>
        <w:r>
          <w:instrText>PAGE   \* MERGEFORMAT</w:instrText>
        </w:r>
        <w:r>
          <w:fldChar w:fldCharType="separate"/>
        </w:r>
        <w:r w:rsidR="000E6040" w:rsidRPr="000E6040">
          <w:rPr>
            <w:noProof/>
            <w:lang w:val="de-DE"/>
          </w:rPr>
          <w:t>3</w:t>
        </w:r>
        <w:r>
          <w:fldChar w:fldCharType="end"/>
        </w:r>
      </w:p>
      <w:p w14:paraId="1455CD11" w14:textId="77777777" w:rsidR="00E83400" w:rsidRDefault="00E834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E83400" w:rsidRDefault="00E83400">
        <w:pPr>
          <w:pStyle w:val="Fuzeile"/>
          <w:jc w:val="center"/>
        </w:pPr>
        <w:r>
          <w:t xml:space="preserve">E - </w:t>
        </w:r>
        <w:r>
          <w:fldChar w:fldCharType="begin"/>
        </w:r>
        <w:r>
          <w:instrText>PAGE   \* MERGEFORMAT</w:instrText>
        </w:r>
        <w:r>
          <w:fldChar w:fldCharType="separate"/>
        </w:r>
        <w:r w:rsidR="000E6040">
          <w:rPr>
            <w:noProof/>
          </w:rPr>
          <w:t>4</w:t>
        </w:r>
        <w:r>
          <w:fldChar w:fldCharType="end"/>
        </w:r>
      </w:p>
    </w:sdtContent>
  </w:sdt>
  <w:p w14:paraId="7E9A3639" w14:textId="3907762D" w:rsidR="00E83400" w:rsidRPr="002F3E1E" w:rsidRDefault="00E83400"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E83400" w:rsidRDefault="00E83400" w:rsidP="00B62D99">
        <w:pPr>
          <w:pStyle w:val="Fuzeile"/>
          <w:jc w:val="center"/>
        </w:pPr>
        <w:r>
          <w:t xml:space="preserve">E - </w:t>
        </w:r>
        <w:r>
          <w:fldChar w:fldCharType="begin"/>
        </w:r>
        <w:r>
          <w:instrText>PAGE   \* MERGEFORMAT</w:instrText>
        </w:r>
        <w:r>
          <w:fldChar w:fldCharType="separate"/>
        </w:r>
        <w:r w:rsidR="000E6040" w:rsidRPr="000E6040">
          <w:rPr>
            <w:noProof/>
            <w:lang w:val="de-DE"/>
          </w:rPr>
          <w:t>5</w:t>
        </w:r>
        <w:r>
          <w:fldChar w:fldCharType="end"/>
        </w:r>
      </w:p>
      <w:p w14:paraId="0649BD0A" w14:textId="77777777" w:rsidR="00E83400" w:rsidRDefault="00E83400"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Content>
      <w:p w14:paraId="0E16729D" w14:textId="4C03C6A3" w:rsidR="00E83400" w:rsidRDefault="00E83400">
        <w:pPr>
          <w:pStyle w:val="Fuzeile"/>
          <w:jc w:val="center"/>
        </w:pPr>
        <w:r>
          <w:t xml:space="preserve">F - </w:t>
        </w:r>
        <w:r>
          <w:fldChar w:fldCharType="begin"/>
        </w:r>
        <w:r>
          <w:instrText>PAGE   \* MERGEFORMAT</w:instrText>
        </w:r>
        <w:r>
          <w:fldChar w:fldCharType="separate"/>
        </w:r>
        <w:r w:rsidR="000E6040">
          <w:rPr>
            <w:noProof/>
          </w:rPr>
          <w:t>2</w:t>
        </w:r>
        <w:r>
          <w:fldChar w:fldCharType="end"/>
        </w:r>
      </w:p>
    </w:sdtContent>
  </w:sdt>
  <w:p w14:paraId="0E37AB42" w14:textId="77777777" w:rsidR="00E83400" w:rsidRPr="002F3E1E" w:rsidRDefault="00E83400"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Content>
      <w:p w14:paraId="2577A8E4" w14:textId="39EA700C" w:rsidR="00E83400" w:rsidRDefault="00E83400" w:rsidP="00B62D99">
        <w:pPr>
          <w:pStyle w:val="Fuzeile"/>
          <w:jc w:val="center"/>
        </w:pPr>
        <w:r>
          <w:t xml:space="preserve">F - </w:t>
        </w:r>
        <w:r>
          <w:fldChar w:fldCharType="begin"/>
        </w:r>
        <w:r>
          <w:instrText>PAGE   \* MERGEFORMAT</w:instrText>
        </w:r>
        <w:r>
          <w:fldChar w:fldCharType="separate"/>
        </w:r>
        <w:r w:rsidR="000E6040" w:rsidRPr="000E6040">
          <w:rPr>
            <w:noProof/>
            <w:lang w:val="de-DE"/>
          </w:rPr>
          <w:t>3</w:t>
        </w:r>
        <w:r>
          <w:fldChar w:fldCharType="end"/>
        </w:r>
      </w:p>
      <w:p w14:paraId="7A96FC68" w14:textId="77777777" w:rsidR="00E83400" w:rsidRDefault="00E834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017696C6" w:rsidR="00E83400" w:rsidRDefault="00E83400" w:rsidP="00B62D99">
        <w:pPr>
          <w:pStyle w:val="Fuzeile"/>
          <w:jc w:val="center"/>
        </w:pPr>
        <w:r>
          <w:t xml:space="preserve">G - </w:t>
        </w:r>
        <w:r>
          <w:fldChar w:fldCharType="begin"/>
        </w:r>
        <w:r>
          <w:instrText>PAGE   \* MERGEFORMAT</w:instrText>
        </w:r>
        <w:r>
          <w:fldChar w:fldCharType="separate"/>
        </w:r>
        <w:r w:rsidR="000E6040" w:rsidRPr="000E6040">
          <w:rPr>
            <w:noProof/>
            <w:lang w:val="de-DE"/>
          </w:rPr>
          <w:t>1</w:t>
        </w:r>
        <w:r>
          <w:fldChar w:fldCharType="end"/>
        </w:r>
      </w:p>
      <w:p w14:paraId="49B0929D" w14:textId="77777777" w:rsidR="00E83400" w:rsidRDefault="00E834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4BEFFDC5" w:rsidR="00E83400" w:rsidRDefault="00E83400" w:rsidP="00B62D99">
        <w:pPr>
          <w:pStyle w:val="Fuzeile"/>
          <w:jc w:val="center"/>
        </w:pPr>
        <w:r>
          <w:t xml:space="preserve">H - </w:t>
        </w:r>
        <w:r>
          <w:fldChar w:fldCharType="begin"/>
        </w:r>
        <w:r>
          <w:instrText>PAGE   \* MERGEFORMAT</w:instrText>
        </w:r>
        <w:r>
          <w:fldChar w:fldCharType="separate"/>
        </w:r>
        <w:r w:rsidR="000E6040" w:rsidRPr="000E6040">
          <w:rPr>
            <w:noProof/>
            <w:lang w:val="de-DE"/>
          </w:rPr>
          <w:t>1</w:t>
        </w:r>
        <w:r>
          <w:fldChar w:fldCharType="end"/>
        </w:r>
      </w:p>
      <w:p w14:paraId="1A9AF0FD" w14:textId="77777777" w:rsidR="00E83400" w:rsidRDefault="00E834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E83400" w:rsidRDefault="00E83400">
        <w:pPr>
          <w:pStyle w:val="Fuzeile"/>
          <w:jc w:val="center"/>
        </w:pPr>
        <w:r>
          <w:fldChar w:fldCharType="begin"/>
        </w:r>
        <w:r>
          <w:instrText xml:space="preserve"> PAGE   \* MERGEFORMAT </w:instrText>
        </w:r>
        <w:r>
          <w:fldChar w:fldCharType="separate"/>
        </w:r>
        <w:r w:rsidR="00552A62">
          <w:rPr>
            <w:noProof/>
          </w:rPr>
          <w:t>iii</w:t>
        </w:r>
        <w:r>
          <w:rPr>
            <w:noProof/>
          </w:rPr>
          <w:fldChar w:fldCharType="end"/>
        </w:r>
      </w:p>
    </w:sdtContent>
  </w:sdt>
  <w:p w14:paraId="3BE1566C" w14:textId="2F48DFE9" w:rsidR="00E83400" w:rsidRPr="0079517D" w:rsidRDefault="00E83400"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E83400" w:rsidRPr="0079517D" w:rsidRDefault="00E83400"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E83400" w:rsidRDefault="00E83400">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Content>
      <w:p w14:paraId="3CDD83C1" w14:textId="77777777" w:rsidR="00E83400" w:rsidRDefault="00E83400">
        <w:pPr>
          <w:pStyle w:val="Fuzeile"/>
          <w:jc w:val="center"/>
        </w:pPr>
        <w:r>
          <w:fldChar w:fldCharType="begin"/>
        </w:r>
        <w:r>
          <w:instrText>PAGE   \* MERGEFORMAT</w:instrText>
        </w:r>
        <w:r>
          <w:fldChar w:fldCharType="separate"/>
        </w:r>
        <w:r w:rsidR="00552A62" w:rsidRPr="00552A62">
          <w:rPr>
            <w:noProof/>
            <w:lang w:val="de-DE"/>
          </w:rPr>
          <w:t>12</w:t>
        </w:r>
        <w:r>
          <w:fldChar w:fldCharType="end"/>
        </w:r>
      </w:p>
    </w:sdtContent>
  </w:sdt>
  <w:p w14:paraId="1914505E" w14:textId="77777777" w:rsidR="00E83400" w:rsidRPr="002F3E1E" w:rsidRDefault="00E83400"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Content>
      <w:p w14:paraId="654FE81C" w14:textId="4F1EABD6" w:rsidR="00E83400" w:rsidRDefault="00E83400">
        <w:pPr>
          <w:pStyle w:val="Fuzeile"/>
          <w:jc w:val="center"/>
        </w:pPr>
        <w:r>
          <w:fldChar w:fldCharType="begin"/>
        </w:r>
        <w:r>
          <w:instrText>PAGE   \* MERGEFORMAT</w:instrText>
        </w:r>
        <w:r>
          <w:fldChar w:fldCharType="separate"/>
        </w:r>
        <w:r w:rsidR="00552A62">
          <w:rPr>
            <w:noProof/>
          </w:rPr>
          <w:t>13</w:t>
        </w:r>
        <w:r>
          <w:fldChar w:fldCharType="end"/>
        </w:r>
      </w:p>
    </w:sdtContent>
  </w:sdt>
  <w:p w14:paraId="4588677E" w14:textId="70B8495A" w:rsidR="00E83400" w:rsidRPr="0079517D" w:rsidRDefault="00E83400"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E83400" w:rsidRDefault="00E83400">
        <w:pPr>
          <w:pStyle w:val="Fuzeile"/>
          <w:jc w:val="center"/>
        </w:pPr>
        <w:r>
          <w:t xml:space="preserve">A - </w:t>
        </w:r>
        <w:r>
          <w:fldChar w:fldCharType="begin"/>
        </w:r>
        <w:r>
          <w:instrText>PAGE   \* MERGEFORMAT</w:instrText>
        </w:r>
        <w:r>
          <w:fldChar w:fldCharType="separate"/>
        </w:r>
        <w:r w:rsidR="000E6040" w:rsidRPr="000E6040">
          <w:rPr>
            <w:noProof/>
            <w:lang w:val="de-DE"/>
          </w:rPr>
          <w:t>2</w:t>
        </w:r>
        <w:r>
          <w:fldChar w:fldCharType="end"/>
        </w:r>
      </w:p>
    </w:sdtContent>
  </w:sdt>
  <w:p w14:paraId="0A8DC310" w14:textId="77777777" w:rsidR="00E83400" w:rsidRPr="002F3E1E" w:rsidRDefault="00E83400"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E83400" w:rsidRDefault="00E83400">
        <w:pPr>
          <w:pStyle w:val="Fuzeile"/>
          <w:jc w:val="center"/>
        </w:pPr>
        <w:r>
          <w:t xml:space="preserve"> A - </w:t>
        </w:r>
        <w:r>
          <w:fldChar w:fldCharType="begin"/>
        </w:r>
        <w:r>
          <w:instrText>PAGE   \* MERGEFORMAT</w:instrText>
        </w:r>
        <w:r>
          <w:fldChar w:fldCharType="separate"/>
        </w:r>
        <w:r w:rsidR="000E6040">
          <w:rPr>
            <w:noProof/>
          </w:rPr>
          <w:t>1</w:t>
        </w:r>
        <w:r>
          <w:fldChar w:fldCharType="end"/>
        </w:r>
      </w:p>
    </w:sdtContent>
  </w:sdt>
  <w:p w14:paraId="115A612A" w14:textId="77777777" w:rsidR="00E83400" w:rsidRPr="0079517D" w:rsidRDefault="00E83400"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E83400" w:rsidRDefault="00E83400">
    <w:pPr>
      <w:pStyle w:val="Fuzeile"/>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0E6040" w:rsidRPr="000E6040">
          <w:rPr>
            <w:noProof/>
            <w:lang w:val="de-DE"/>
          </w:rPr>
          <w:t>2</w:t>
        </w:r>
        <w:r>
          <w:fldChar w:fldCharType="end"/>
        </w:r>
      </w:sdtContent>
    </w:sdt>
  </w:p>
  <w:p w14:paraId="694C3FDE" w14:textId="77777777" w:rsidR="00E83400" w:rsidRPr="002F3E1E" w:rsidRDefault="00E83400"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E83400" w:rsidRDefault="00E83400">
        <w:pPr>
          <w:pStyle w:val="Fuzeile"/>
          <w:jc w:val="center"/>
        </w:pPr>
        <w:r>
          <w:t xml:space="preserve"> B - </w:t>
        </w:r>
        <w:r>
          <w:fldChar w:fldCharType="begin"/>
        </w:r>
        <w:r>
          <w:instrText>PAGE   \* MERGEFORMAT</w:instrText>
        </w:r>
        <w:r>
          <w:fldChar w:fldCharType="separate"/>
        </w:r>
        <w:r w:rsidR="000E6040">
          <w:rPr>
            <w:noProof/>
          </w:rPr>
          <w:t>3</w:t>
        </w:r>
        <w:r>
          <w:fldChar w:fldCharType="end"/>
        </w:r>
      </w:p>
    </w:sdtContent>
  </w:sdt>
  <w:p w14:paraId="65AC16F3" w14:textId="77777777" w:rsidR="00E83400" w:rsidRPr="0079517D" w:rsidRDefault="00E83400"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DACF11" w14:textId="77777777" w:rsidR="00733C91" w:rsidRDefault="00733C91">
      <w:pPr>
        <w:spacing w:after="0"/>
      </w:pPr>
      <w:r>
        <w:separator/>
      </w:r>
    </w:p>
  </w:footnote>
  <w:footnote w:type="continuationSeparator" w:id="0">
    <w:p w14:paraId="0D608C07" w14:textId="77777777" w:rsidR="00733C91" w:rsidRDefault="00733C91">
      <w:pPr>
        <w:spacing w:after="0"/>
      </w:pPr>
      <w:r>
        <w:continuationSeparator/>
      </w:r>
    </w:p>
  </w:footnote>
  <w:footnote w:id="1">
    <w:p w14:paraId="7BE6A6E5" w14:textId="66C60F19" w:rsidR="00552B26" w:rsidRPr="00552B26" w:rsidRDefault="00552B26">
      <w:pPr>
        <w:pStyle w:val="Funotentext"/>
        <w:rPr>
          <w:lang w:val="de-DE"/>
        </w:rPr>
      </w:pPr>
      <w:r>
        <w:rPr>
          <w:rStyle w:val="Funotenzeichen"/>
        </w:rPr>
        <w:footnoteRef/>
      </w:r>
      <w:r>
        <w:t xml:space="preserve"> </w:t>
      </w:r>
      <w:r w:rsidRPr="00D5760F">
        <w:t>https://cite.opengeospatial.org/</w:t>
      </w:r>
    </w:p>
  </w:footnote>
  <w:footnote w:id="2">
    <w:p w14:paraId="77DDBD3E" w14:textId="14BDA54F" w:rsidR="000E6040" w:rsidRPr="000E6040" w:rsidRDefault="000E6040" w:rsidP="000E6040">
      <w:pPr>
        <w:pStyle w:val="Funotentext"/>
        <w:rPr>
          <w:ins w:id="82" w:author="GRDC/ID" w:date="2016-09-16T10:51:00Z"/>
        </w:rPr>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C016F08" w:rsidR="00E83400" w:rsidRPr="00C060A8" w:rsidRDefault="00E83400"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E83400" w:rsidRPr="00A434DB" w:rsidRDefault="00E83400"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E83400" w:rsidRPr="005D4956" w:rsidRDefault="00E83400"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671E1" w14:textId="77777777" w:rsidR="00E83400" w:rsidRDefault="00E83400">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E83400" w:rsidRPr="00A434DB" w:rsidRDefault="00E83400"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E83400" w:rsidRPr="00C71A5E" w:rsidRDefault="00E83400"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E83400" w:rsidRPr="00A434DB" w:rsidRDefault="00E83400"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E83400" w:rsidRPr="00C71A5E" w:rsidRDefault="00E83400" w:rsidP="00A434DB">
    <w:pPr>
      <w:pStyle w:val="Kopfzeile"/>
      <w:jc w:val="both"/>
      <w:rPr>
        <w:lang w:val="en-GB"/>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E83400" w:rsidRPr="00A434DB" w:rsidRDefault="00E83400"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E83400" w:rsidRPr="00C71A5E" w:rsidRDefault="00E83400"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430"/>
        </w:tabs>
        <w:ind w:left="143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 w:numId="29">
    <w:abstractNumId w:val="14"/>
  </w:num>
  <w:num w:numId="30">
    <w:abstractNumId w:val="1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536"/>
    <w:rsid w:val="00017651"/>
    <w:rsid w:val="000200A1"/>
    <w:rsid w:val="000203FF"/>
    <w:rsid w:val="00021804"/>
    <w:rsid w:val="00022947"/>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564"/>
    <w:rsid w:val="00053FB3"/>
    <w:rsid w:val="00054D70"/>
    <w:rsid w:val="00056311"/>
    <w:rsid w:val="00057460"/>
    <w:rsid w:val="0006047D"/>
    <w:rsid w:val="000605D4"/>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CAE"/>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3282"/>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040"/>
    <w:rsid w:val="000E6847"/>
    <w:rsid w:val="000E6C4D"/>
    <w:rsid w:val="000F0EDB"/>
    <w:rsid w:val="000F2914"/>
    <w:rsid w:val="000F3647"/>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3EB"/>
    <w:rsid w:val="001446E4"/>
    <w:rsid w:val="00145C24"/>
    <w:rsid w:val="00146D92"/>
    <w:rsid w:val="00147019"/>
    <w:rsid w:val="0015168C"/>
    <w:rsid w:val="00152486"/>
    <w:rsid w:val="00153131"/>
    <w:rsid w:val="001533F5"/>
    <w:rsid w:val="00154114"/>
    <w:rsid w:val="00154490"/>
    <w:rsid w:val="00155E8A"/>
    <w:rsid w:val="00155F92"/>
    <w:rsid w:val="0016027C"/>
    <w:rsid w:val="001617FA"/>
    <w:rsid w:val="00162066"/>
    <w:rsid w:val="00164650"/>
    <w:rsid w:val="00164A2A"/>
    <w:rsid w:val="00165E04"/>
    <w:rsid w:val="00166118"/>
    <w:rsid w:val="00167E1C"/>
    <w:rsid w:val="00171FEA"/>
    <w:rsid w:val="001742B1"/>
    <w:rsid w:val="00177E46"/>
    <w:rsid w:val="001811FA"/>
    <w:rsid w:val="00181314"/>
    <w:rsid w:val="00182684"/>
    <w:rsid w:val="00182AFE"/>
    <w:rsid w:val="0018587E"/>
    <w:rsid w:val="00190110"/>
    <w:rsid w:val="00191AB3"/>
    <w:rsid w:val="0019201A"/>
    <w:rsid w:val="00192181"/>
    <w:rsid w:val="00192AA3"/>
    <w:rsid w:val="0019472A"/>
    <w:rsid w:val="00196E79"/>
    <w:rsid w:val="00196FAD"/>
    <w:rsid w:val="0019707D"/>
    <w:rsid w:val="00197CF6"/>
    <w:rsid w:val="001A20E5"/>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A6D"/>
    <w:rsid w:val="001E5F25"/>
    <w:rsid w:val="001F0339"/>
    <w:rsid w:val="001F1677"/>
    <w:rsid w:val="00200093"/>
    <w:rsid w:val="002007E4"/>
    <w:rsid w:val="0020179A"/>
    <w:rsid w:val="002027D3"/>
    <w:rsid w:val="0020452A"/>
    <w:rsid w:val="00206983"/>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49AA"/>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3C2A"/>
    <w:rsid w:val="00274AAD"/>
    <w:rsid w:val="00274E95"/>
    <w:rsid w:val="002760FE"/>
    <w:rsid w:val="00276AB9"/>
    <w:rsid w:val="00277D72"/>
    <w:rsid w:val="0028056A"/>
    <w:rsid w:val="002822E3"/>
    <w:rsid w:val="00282A94"/>
    <w:rsid w:val="00283A23"/>
    <w:rsid w:val="00286014"/>
    <w:rsid w:val="00287354"/>
    <w:rsid w:val="002877E1"/>
    <w:rsid w:val="0029194C"/>
    <w:rsid w:val="00292BFD"/>
    <w:rsid w:val="0029408D"/>
    <w:rsid w:val="00296573"/>
    <w:rsid w:val="00296DF1"/>
    <w:rsid w:val="0029760E"/>
    <w:rsid w:val="002A018A"/>
    <w:rsid w:val="002A326F"/>
    <w:rsid w:val="002A3454"/>
    <w:rsid w:val="002A4903"/>
    <w:rsid w:val="002A4B5B"/>
    <w:rsid w:val="002A5861"/>
    <w:rsid w:val="002B1D11"/>
    <w:rsid w:val="002B3130"/>
    <w:rsid w:val="002B3E61"/>
    <w:rsid w:val="002B5BA8"/>
    <w:rsid w:val="002B633E"/>
    <w:rsid w:val="002B764B"/>
    <w:rsid w:val="002C0B9E"/>
    <w:rsid w:val="002C207B"/>
    <w:rsid w:val="002C28A1"/>
    <w:rsid w:val="002C3C8A"/>
    <w:rsid w:val="002C507E"/>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37AB"/>
    <w:rsid w:val="003065A2"/>
    <w:rsid w:val="003067C2"/>
    <w:rsid w:val="003101B9"/>
    <w:rsid w:val="003106AA"/>
    <w:rsid w:val="003125F8"/>
    <w:rsid w:val="003135B6"/>
    <w:rsid w:val="00314D4B"/>
    <w:rsid w:val="00316EBB"/>
    <w:rsid w:val="00320579"/>
    <w:rsid w:val="00322A4A"/>
    <w:rsid w:val="003247A2"/>
    <w:rsid w:val="00327231"/>
    <w:rsid w:val="00331C52"/>
    <w:rsid w:val="00331CB6"/>
    <w:rsid w:val="003328EA"/>
    <w:rsid w:val="00334360"/>
    <w:rsid w:val="0033593D"/>
    <w:rsid w:val="00337E73"/>
    <w:rsid w:val="003403E7"/>
    <w:rsid w:val="003408E5"/>
    <w:rsid w:val="00341250"/>
    <w:rsid w:val="0034377C"/>
    <w:rsid w:val="00343A3A"/>
    <w:rsid w:val="00343F95"/>
    <w:rsid w:val="003446B8"/>
    <w:rsid w:val="003550F0"/>
    <w:rsid w:val="0035613A"/>
    <w:rsid w:val="003602D6"/>
    <w:rsid w:val="00360E85"/>
    <w:rsid w:val="0036157A"/>
    <w:rsid w:val="00362A3B"/>
    <w:rsid w:val="0036327C"/>
    <w:rsid w:val="00364AAD"/>
    <w:rsid w:val="00365409"/>
    <w:rsid w:val="0036587F"/>
    <w:rsid w:val="00370C3B"/>
    <w:rsid w:val="003712C9"/>
    <w:rsid w:val="00372327"/>
    <w:rsid w:val="00374C1B"/>
    <w:rsid w:val="00377235"/>
    <w:rsid w:val="0038066D"/>
    <w:rsid w:val="003808AE"/>
    <w:rsid w:val="0038152E"/>
    <w:rsid w:val="00385CCA"/>
    <w:rsid w:val="00385F60"/>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5C5"/>
    <w:rsid w:val="003E39C6"/>
    <w:rsid w:val="003E39F6"/>
    <w:rsid w:val="003E4FB3"/>
    <w:rsid w:val="003E5488"/>
    <w:rsid w:val="003F0677"/>
    <w:rsid w:val="003F0A3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3D90"/>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04F6"/>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3896"/>
    <w:rsid w:val="004E4DE6"/>
    <w:rsid w:val="004E5E44"/>
    <w:rsid w:val="004F4EE3"/>
    <w:rsid w:val="004F51E1"/>
    <w:rsid w:val="004F6763"/>
    <w:rsid w:val="004F7CCB"/>
    <w:rsid w:val="00502287"/>
    <w:rsid w:val="00502E1B"/>
    <w:rsid w:val="005052C3"/>
    <w:rsid w:val="00505D54"/>
    <w:rsid w:val="005069AC"/>
    <w:rsid w:val="00510EBB"/>
    <w:rsid w:val="00514373"/>
    <w:rsid w:val="005145F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47049"/>
    <w:rsid w:val="00552A62"/>
    <w:rsid w:val="00552B26"/>
    <w:rsid w:val="00553407"/>
    <w:rsid w:val="005553CA"/>
    <w:rsid w:val="00556C82"/>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40F"/>
    <w:rsid w:val="005A6A5F"/>
    <w:rsid w:val="005A7FC9"/>
    <w:rsid w:val="005B0252"/>
    <w:rsid w:val="005B17AD"/>
    <w:rsid w:val="005B59DA"/>
    <w:rsid w:val="005C029C"/>
    <w:rsid w:val="005C25F9"/>
    <w:rsid w:val="005C6279"/>
    <w:rsid w:val="005C6F2B"/>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5043"/>
    <w:rsid w:val="005E6B6A"/>
    <w:rsid w:val="005E6FEB"/>
    <w:rsid w:val="005F7BDD"/>
    <w:rsid w:val="005F7C31"/>
    <w:rsid w:val="00604011"/>
    <w:rsid w:val="00604B6C"/>
    <w:rsid w:val="00604C0F"/>
    <w:rsid w:val="00605384"/>
    <w:rsid w:val="006056F2"/>
    <w:rsid w:val="00606092"/>
    <w:rsid w:val="00610E0A"/>
    <w:rsid w:val="006119FB"/>
    <w:rsid w:val="0061218B"/>
    <w:rsid w:val="0061311A"/>
    <w:rsid w:val="00613CC2"/>
    <w:rsid w:val="006157DD"/>
    <w:rsid w:val="006177A6"/>
    <w:rsid w:val="00622259"/>
    <w:rsid w:val="006276FB"/>
    <w:rsid w:val="00627773"/>
    <w:rsid w:val="00637EFB"/>
    <w:rsid w:val="0064089C"/>
    <w:rsid w:val="00644EF0"/>
    <w:rsid w:val="00645F3A"/>
    <w:rsid w:val="0064763C"/>
    <w:rsid w:val="006477EE"/>
    <w:rsid w:val="00647B0F"/>
    <w:rsid w:val="00647D98"/>
    <w:rsid w:val="006512DB"/>
    <w:rsid w:val="00661D3F"/>
    <w:rsid w:val="00664C36"/>
    <w:rsid w:val="00666A3F"/>
    <w:rsid w:val="00671237"/>
    <w:rsid w:val="00671495"/>
    <w:rsid w:val="00671D34"/>
    <w:rsid w:val="00672889"/>
    <w:rsid w:val="00673ABF"/>
    <w:rsid w:val="00674174"/>
    <w:rsid w:val="006757C8"/>
    <w:rsid w:val="006760A2"/>
    <w:rsid w:val="006764E3"/>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5D1E"/>
    <w:rsid w:val="006C6F72"/>
    <w:rsid w:val="006D2CB5"/>
    <w:rsid w:val="006D45A2"/>
    <w:rsid w:val="006D6A27"/>
    <w:rsid w:val="006D78A4"/>
    <w:rsid w:val="006E4B54"/>
    <w:rsid w:val="006E4E00"/>
    <w:rsid w:val="006E4E04"/>
    <w:rsid w:val="006E545A"/>
    <w:rsid w:val="006E7628"/>
    <w:rsid w:val="006E7F3A"/>
    <w:rsid w:val="006F0F00"/>
    <w:rsid w:val="006F1231"/>
    <w:rsid w:val="006F2C68"/>
    <w:rsid w:val="006F4847"/>
    <w:rsid w:val="006F6259"/>
    <w:rsid w:val="006F65FC"/>
    <w:rsid w:val="006F68A9"/>
    <w:rsid w:val="007004D7"/>
    <w:rsid w:val="00700A6F"/>
    <w:rsid w:val="00705313"/>
    <w:rsid w:val="00705A2E"/>
    <w:rsid w:val="00705D09"/>
    <w:rsid w:val="007064F7"/>
    <w:rsid w:val="0071416D"/>
    <w:rsid w:val="007148F7"/>
    <w:rsid w:val="007162D5"/>
    <w:rsid w:val="007238DD"/>
    <w:rsid w:val="007267C1"/>
    <w:rsid w:val="00727835"/>
    <w:rsid w:val="00732BE5"/>
    <w:rsid w:val="007332F8"/>
    <w:rsid w:val="00733C91"/>
    <w:rsid w:val="00733E46"/>
    <w:rsid w:val="007355CE"/>
    <w:rsid w:val="00736764"/>
    <w:rsid w:val="00736BD2"/>
    <w:rsid w:val="00742DC3"/>
    <w:rsid w:val="00743755"/>
    <w:rsid w:val="0074606A"/>
    <w:rsid w:val="00750451"/>
    <w:rsid w:val="0075085D"/>
    <w:rsid w:val="007526CB"/>
    <w:rsid w:val="00753A5E"/>
    <w:rsid w:val="00755F16"/>
    <w:rsid w:val="00757091"/>
    <w:rsid w:val="00757620"/>
    <w:rsid w:val="0075777E"/>
    <w:rsid w:val="007619E9"/>
    <w:rsid w:val="00763879"/>
    <w:rsid w:val="007656B3"/>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1ECE"/>
    <w:rsid w:val="007927D6"/>
    <w:rsid w:val="0079310C"/>
    <w:rsid w:val="00794DC7"/>
    <w:rsid w:val="0079517D"/>
    <w:rsid w:val="0079623C"/>
    <w:rsid w:val="00796530"/>
    <w:rsid w:val="00797742"/>
    <w:rsid w:val="007A4BD5"/>
    <w:rsid w:val="007A7224"/>
    <w:rsid w:val="007B0835"/>
    <w:rsid w:val="007B3407"/>
    <w:rsid w:val="007C233B"/>
    <w:rsid w:val="007C3984"/>
    <w:rsid w:val="007C539E"/>
    <w:rsid w:val="007C7588"/>
    <w:rsid w:val="007D2BFC"/>
    <w:rsid w:val="007D7206"/>
    <w:rsid w:val="007E0352"/>
    <w:rsid w:val="007E0704"/>
    <w:rsid w:val="007E1059"/>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17F8E"/>
    <w:rsid w:val="00820462"/>
    <w:rsid w:val="00825D22"/>
    <w:rsid w:val="0083058B"/>
    <w:rsid w:val="00830688"/>
    <w:rsid w:val="00832021"/>
    <w:rsid w:val="008327CD"/>
    <w:rsid w:val="00832E19"/>
    <w:rsid w:val="00834985"/>
    <w:rsid w:val="00834C6C"/>
    <w:rsid w:val="00836956"/>
    <w:rsid w:val="00836D74"/>
    <w:rsid w:val="00840923"/>
    <w:rsid w:val="008410C4"/>
    <w:rsid w:val="00842D1B"/>
    <w:rsid w:val="00844BA9"/>
    <w:rsid w:val="008464F2"/>
    <w:rsid w:val="0084673D"/>
    <w:rsid w:val="008523B2"/>
    <w:rsid w:val="00852DE1"/>
    <w:rsid w:val="00855BF2"/>
    <w:rsid w:val="0085634D"/>
    <w:rsid w:val="00860515"/>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8723E"/>
    <w:rsid w:val="00891D8B"/>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DB5"/>
    <w:rsid w:val="008D4EE7"/>
    <w:rsid w:val="008D60B2"/>
    <w:rsid w:val="008E04DB"/>
    <w:rsid w:val="008E2DE5"/>
    <w:rsid w:val="008E35DE"/>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3FDC"/>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012"/>
    <w:rsid w:val="00944403"/>
    <w:rsid w:val="0094464E"/>
    <w:rsid w:val="0095395F"/>
    <w:rsid w:val="00954482"/>
    <w:rsid w:val="009567D1"/>
    <w:rsid w:val="009639FA"/>
    <w:rsid w:val="00965CE8"/>
    <w:rsid w:val="00971102"/>
    <w:rsid w:val="0097511A"/>
    <w:rsid w:val="0097621F"/>
    <w:rsid w:val="00976511"/>
    <w:rsid w:val="00981807"/>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35D"/>
    <w:rsid w:val="009C6627"/>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F20BA"/>
    <w:rsid w:val="009F3336"/>
    <w:rsid w:val="009F6B1A"/>
    <w:rsid w:val="00A00C82"/>
    <w:rsid w:val="00A00D9A"/>
    <w:rsid w:val="00A017E4"/>
    <w:rsid w:val="00A04AD2"/>
    <w:rsid w:val="00A05757"/>
    <w:rsid w:val="00A1142D"/>
    <w:rsid w:val="00A146F0"/>
    <w:rsid w:val="00A16A6C"/>
    <w:rsid w:val="00A25AB2"/>
    <w:rsid w:val="00A27EFB"/>
    <w:rsid w:val="00A30056"/>
    <w:rsid w:val="00A30529"/>
    <w:rsid w:val="00A3135F"/>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5449"/>
    <w:rsid w:val="00A76204"/>
    <w:rsid w:val="00A76C36"/>
    <w:rsid w:val="00A7757F"/>
    <w:rsid w:val="00A779E6"/>
    <w:rsid w:val="00A82FF3"/>
    <w:rsid w:val="00A9021D"/>
    <w:rsid w:val="00A91595"/>
    <w:rsid w:val="00A91E7B"/>
    <w:rsid w:val="00A935AC"/>
    <w:rsid w:val="00A94450"/>
    <w:rsid w:val="00A96E51"/>
    <w:rsid w:val="00AA15D6"/>
    <w:rsid w:val="00AA3A6D"/>
    <w:rsid w:val="00AA50B1"/>
    <w:rsid w:val="00AA685E"/>
    <w:rsid w:val="00AA7741"/>
    <w:rsid w:val="00AB256D"/>
    <w:rsid w:val="00AB6DAC"/>
    <w:rsid w:val="00AC181F"/>
    <w:rsid w:val="00AC27D3"/>
    <w:rsid w:val="00AC2E40"/>
    <w:rsid w:val="00AC3AA2"/>
    <w:rsid w:val="00AC61BB"/>
    <w:rsid w:val="00AC7D96"/>
    <w:rsid w:val="00AD06AC"/>
    <w:rsid w:val="00AD1130"/>
    <w:rsid w:val="00AD570C"/>
    <w:rsid w:val="00AD5F53"/>
    <w:rsid w:val="00AD66E5"/>
    <w:rsid w:val="00AE0777"/>
    <w:rsid w:val="00AE0A98"/>
    <w:rsid w:val="00AE0DE4"/>
    <w:rsid w:val="00AE3373"/>
    <w:rsid w:val="00AE5B3D"/>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1F25"/>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076F"/>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260BD"/>
    <w:rsid w:val="00C300E0"/>
    <w:rsid w:val="00C309B3"/>
    <w:rsid w:val="00C31F07"/>
    <w:rsid w:val="00C3550E"/>
    <w:rsid w:val="00C41A88"/>
    <w:rsid w:val="00C429B8"/>
    <w:rsid w:val="00C42CC9"/>
    <w:rsid w:val="00C461B5"/>
    <w:rsid w:val="00C462F6"/>
    <w:rsid w:val="00C53E18"/>
    <w:rsid w:val="00C57841"/>
    <w:rsid w:val="00C57FF3"/>
    <w:rsid w:val="00C626DD"/>
    <w:rsid w:val="00C646F9"/>
    <w:rsid w:val="00C71A5E"/>
    <w:rsid w:val="00C77238"/>
    <w:rsid w:val="00C77AC4"/>
    <w:rsid w:val="00C822A5"/>
    <w:rsid w:val="00C832D9"/>
    <w:rsid w:val="00C85D57"/>
    <w:rsid w:val="00C86433"/>
    <w:rsid w:val="00C8681F"/>
    <w:rsid w:val="00C92D86"/>
    <w:rsid w:val="00C9308C"/>
    <w:rsid w:val="00C94F48"/>
    <w:rsid w:val="00C964C6"/>
    <w:rsid w:val="00C96558"/>
    <w:rsid w:val="00C96F06"/>
    <w:rsid w:val="00CA0636"/>
    <w:rsid w:val="00CA2109"/>
    <w:rsid w:val="00CA3290"/>
    <w:rsid w:val="00CA36F1"/>
    <w:rsid w:val="00CB2504"/>
    <w:rsid w:val="00CB3275"/>
    <w:rsid w:val="00CB3795"/>
    <w:rsid w:val="00CB40C9"/>
    <w:rsid w:val="00CB65AB"/>
    <w:rsid w:val="00CB6A2A"/>
    <w:rsid w:val="00CC6131"/>
    <w:rsid w:val="00CC68A4"/>
    <w:rsid w:val="00CC6BA3"/>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380B"/>
    <w:rsid w:val="00CF4A7F"/>
    <w:rsid w:val="00CF55D4"/>
    <w:rsid w:val="00CF6596"/>
    <w:rsid w:val="00D03383"/>
    <w:rsid w:val="00D0692D"/>
    <w:rsid w:val="00D06B4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844"/>
    <w:rsid w:val="00D429B6"/>
    <w:rsid w:val="00D44A43"/>
    <w:rsid w:val="00D44D80"/>
    <w:rsid w:val="00D542A3"/>
    <w:rsid w:val="00D5712A"/>
    <w:rsid w:val="00D604FF"/>
    <w:rsid w:val="00D65D94"/>
    <w:rsid w:val="00D66264"/>
    <w:rsid w:val="00D66A28"/>
    <w:rsid w:val="00D67CA3"/>
    <w:rsid w:val="00D67EBA"/>
    <w:rsid w:val="00D71BD0"/>
    <w:rsid w:val="00D735AA"/>
    <w:rsid w:val="00D740F1"/>
    <w:rsid w:val="00D7707E"/>
    <w:rsid w:val="00D77B53"/>
    <w:rsid w:val="00D84C90"/>
    <w:rsid w:val="00D9140F"/>
    <w:rsid w:val="00D92003"/>
    <w:rsid w:val="00D924D8"/>
    <w:rsid w:val="00D94FD8"/>
    <w:rsid w:val="00D963E7"/>
    <w:rsid w:val="00D96D34"/>
    <w:rsid w:val="00DA0757"/>
    <w:rsid w:val="00DA2C56"/>
    <w:rsid w:val="00DA46F9"/>
    <w:rsid w:val="00DA68B6"/>
    <w:rsid w:val="00DA7887"/>
    <w:rsid w:val="00DB1F99"/>
    <w:rsid w:val="00DB37AA"/>
    <w:rsid w:val="00DB41AC"/>
    <w:rsid w:val="00DB4BD2"/>
    <w:rsid w:val="00DB5CBF"/>
    <w:rsid w:val="00DB5F41"/>
    <w:rsid w:val="00DC023B"/>
    <w:rsid w:val="00DC0E9A"/>
    <w:rsid w:val="00DC67FB"/>
    <w:rsid w:val="00DD072F"/>
    <w:rsid w:val="00DD1530"/>
    <w:rsid w:val="00DD1A2D"/>
    <w:rsid w:val="00DD350D"/>
    <w:rsid w:val="00DD6C54"/>
    <w:rsid w:val="00DE106F"/>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4C80"/>
    <w:rsid w:val="00E266F1"/>
    <w:rsid w:val="00E32129"/>
    <w:rsid w:val="00E33EF4"/>
    <w:rsid w:val="00E34401"/>
    <w:rsid w:val="00E357E5"/>
    <w:rsid w:val="00E361B8"/>
    <w:rsid w:val="00E36CB1"/>
    <w:rsid w:val="00E36D84"/>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75D39"/>
    <w:rsid w:val="00E8076C"/>
    <w:rsid w:val="00E83400"/>
    <w:rsid w:val="00E83526"/>
    <w:rsid w:val="00E84282"/>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575"/>
    <w:rsid w:val="00ED0695"/>
    <w:rsid w:val="00ED6249"/>
    <w:rsid w:val="00EE2057"/>
    <w:rsid w:val="00EE30E8"/>
    <w:rsid w:val="00EE3161"/>
    <w:rsid w:val="00EE49F8"/>
    <w:rsid w:val="00EE4F2B"/>
    <w:rsid w:val="00EE622C"/>
    <w:rsid w:val="00EE65DE"/>
    <w:rsid w:val="00EE784D"/>
    <w:rsid w:val="00EE7F25"/>
    <w:rsid w:val="00EF07E1"/>
    <w:rsid w:val="00EF0E54"/>
    <w:rsid w:val="00EF287E"/>
    <w:rsid w:val="00EF3864"/>
    <w:rsid w:val="00EF3E7E"/>
    <w:rsid w:val="00EF550C"/>
    <w:rsid w:val="00EF55CB"/>
    <w:rsid w:val="00EF78FF"/>
    <w:rsid w:val="00EF7A06"/>
    <w:rsid w:val="00F0084E"/>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6486"/>
    <w:rsid w:val="00F772C0"/>
    <w:rsid w:val="00F822A9"/>
    <w:rsid w:val="00F8713B"/>
    <w:rsid w:val="00F875C3"/>
    <w:rsid w:val="00F92A61"/>
    <w:rsid w:val="00F96CE8"/>
    <w:rsid w:val="00FA3B31"/>
    <w:rsid w:val="00FA43E9"/>
    <w:rsid w:val="00FA590F"/>
    <w:rsid w:val="00FA5D4B"/>
    <w:rsid w:val="00FA6052"/>
    <w:rsid w:val="00FA6342"/>
    <w:rsid w:val="00FA7B0D"/>
    <w:rsid w:val="00FB03E8"/>
    <w:rsid w:val="00FB2AEA"/>
    <w:rsid w:val="00FB3E50"/>
    <w:rsid w:val="00FB5278"/>
    <w:rsid w:val="00FB579C"/>
    <w:rsid w:val="00FB5A94"/>
    <w:rsid w:val="00FB7ACB"/>
    <w:rsid w:val="00FB7CD3"/>
    <w:rsid w:val="00FC01FD"/>
    <w:rsid w:val="00FC14D3"/>
    <w:rsid w:val="00FC178F"/>
    <w:rsid w:val="00FC674C"/>
    <w:rsid w:val="00FD04D6"/>
    <w:rsid w:val="00FD124F"/>
    <w:rsid w:val="00FD2288"/>
    <w:rsid w:val="00FD56D4"/>
    <w:rsid w:val="00FD636F"/>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tabs>
        <w:tab w:val="num" w:pos="72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tabs>
        <w:tab w:val="num" w:pos="72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 TargetMode="External"/><Relationship Id="rId299" Type="http://schemas.openxmlformats.org/officeDocument/2006/relationships/hyperlink" Target="https://github.com/opengeospatial/HY_Features/blob/master/conf/uml_surfacehydrofeature/hydrographicnetwork/*" TargetMode="External"/><Relationship Id="rId303" Type="http://schemas.openxmlformats.org/officeDocument/2006/relationships/hyperlink" Target="https://github.com/opengeospatial/HY_Features/blob/master/conf/uml_hydrometricfeature/hydrometricfeature/*" TargetMode="External"/><Relationship Id="rId21" Type="http://schemas.openxmlformats.org/officeDocument/2006/relationships/image" Target="media/image4.png"/><Relationship Id="rId42" Type="http://schemas.openxmlformats.org/officeDocument/2006/relationships/image" Target="media/image25.png"/><Relationship Id="rId63" Type="http://schemas.openxmlformats.org/officeDocument/2006/relationships/hyperlink" Target="https://github.com/opengeospatial/HY_Features/blob/master/req/hy_hydrofeature/hydrocomplex/*" TargetMode="External"/><Relationship Id="rId84" Type="http://schemas.openxmlformats.org/officeDocument/2006/relationships/image" Target="media/image35.png"/><Relationship Id="rId138" Type="http://schemas.openxmlformats.org/officeDocument/2006/relationships/hyperlink" Target="https://github.com/opengeospatial/HY_Features/blob/master/req/hy_hydrofeature/hydrocomplex/catchmentrealisation" TargetMode="External"/><Relationship Id="rId159" Type="http://schemas.openxmlformats.org/officeDocument/2006/relationships/hyperlink" Target="https://github.com/opengeospatial/HY_Features/blob/master/req/hy_hydrofeature/hydrocomplex/catchmentarea" TargetMode="External"/><Relationship Id="rId324" Type="http://schemas.openxmlformats.org/officeDocument/2006/relationships/footer" Target="footer18.xml"/><Relationship Id="rId170" Type="http://schemas.openxmlformats.org/officeDocument/2006/relationships/hyperlink" Target="https://github.com/opengeospatial/HY_Features/blob/master/req/hy_hydrofeature/hydrocomplex/typeofoutfall" TargetMode="External"/><Relationship Id="rId191" Type="http://schemas.openxmlformats.org/officeDocument/2006/relationships/hyperlink" Target="https://github.com/opengeospatial/HY_Features/blob/master/req/hy_hydrofeature/positioning/riverreferencesystem.linearelement" TargetMode="External"/><Relationship Id="rId205" Type="http://schemas.openxmlformats.org/officeDocument/2006/relationships/hyperlink" Target="https://github.com/opengeospatial/HY_Features/blob/master/req/hy_surfacehydrofeature/channelnetwork/channelnetwork.surfacedepression" TargetMode="External"/><Relationship Id="rId226" Type="http://schemas.openxmlformats.org/officeDocument/2006/relationships/hyperlink" Target="https://github.com/opengeospatial/HY_Features/blob/master/req/hy_hydrographicnetwork/hydrographicnetwork" TargetMode="External"/><Relationship Id="rId247" Type="http://schemas.openxmlformats.org/officeDocument/2006/relationships/hyperlink" Target="https://github.com/opengeospatial/HY_Features/blob/master/req/hy_surfacehydrofeature/hydrographicnetwork/waterbody.upstreamwaterbody"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liquidphase" TargetMode="External"/><Relationship Id="rId289" Type="http://schemas.openxmlformats.org/officeDocument/2006/relationships/hyperlink" Target="https://github.com/opengeospatial/HY_Features/blob/master/req/hy_hydrometricnetwork/hydrometricfeature.hydrometricnetwork" TargetMode="External"/><Relationship Id="rId11" Type="http://schemas.openxmlformats.org/officeDocument/2006/relationships/header" Target="header1.xml"/><Relationship Id="rId32" Type="http://schemas.openxmlformats.org/officeDocument/2006/relationships/image" Target="media/image15.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 TargetMode="External"/><Relationship Id="rId128" Type="http://schemas.openxmlformats.org/officeDocument/2006/relationships/hyperlink" Target="https://github.com/opengeospatial/HY_Features/blob/master/req/hy_hydrofeature/hydrocomplex/outfall" TargetMode="External"/><Relationship Id="rId149" Type="http://schemas.openxmlformats.org/officeDocument/2006/relationships/hyperlink" Target="https://github.com/opengeospatial/HY_Features/blob/master/req/hy_hydrofeature/hydrocomplex/catchmentrealisation" TargetMode="External"/><Relationship Id="rId314" Type="http://schemas.openxmlformats.org/officeDocument/2006/relationships/footer" Target="footer14.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outfall" TargetMode="External"/><Relationship Id="rId160" Type="http://schemas.openxmlformats.org/officeDocument/2006/relationships/hyperlink" Target="https://inspire-twg.jrc.it/svn/iso" TargetMode="External"/><Relationship Id="rId181" Type="http://schemas.openxmlformats.org/officeDocument/2006/relationships/hyperlink" Target="https://github.com/opengeospatial/HY_Features/blob/master/req/hy_hydrofeature/positioning/riverreferencesystem" TargetMode="External"/><Relationship Id="rId216" Type="http://schemas.openxmlformats.org/officeDocument/2006/relationships/hyperlink" Target="https://github.com/opengeospatial/HY_Features/blob/master/req/hy_surfacehydrofeature/channelnetwork/channelnetwork" TargetMode="External"/><Relationship Id="rId237" Type="http://schemas.openxmlformats.org/officeDocument/2006/relationships/hyperlink" Target="https://github.com/opengeospatial/HY_Features/blob/master/req/hy_surfacehydrofeature/channelnetwork/depression" TargetMode="External"/><Relationship Id="rId258" Type="http://schemas.openxmlformats.org/officeDocument/2006/relationships/hyperlink" Target="https://github.com/opengeospatial/HY_Features/blob/master/req/hy_hydrofeature/hydrocomplex/catchment/outfallrealisation" TargetMode="External"/><Relationship Id="rId279" Type="http://schemas.openxmlformats.org/officeDocument/2006/relationships/image" Target="media/image52.png"/><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hyperlink" Target="https://github.com/opengeospatial/HY_Features/blob/master/req/hy_hydrofeature/positioning/*" TargetMode="External"/><Relationship Id="rId118" Type="http://schemas.openxmlformats.org/officeDocument/2006/relationships/hyperlink" Target="https://github.com/opengeospatial/HY_Features/blob/master/req/hy_hydrofeature/hydrocomplex/catchmentaggregate" TargetMode="External"/><Relationship Id="rId139" Type="http://schemas.openxmlformats.org/officeDocument/2006/relationships/hyperlink" Target="https://github.com/opengeospatial/HY_Features/blob/master/req/hy_hydrofeature/hydrocomplex/catchment" TargetMode="External"/><Relationship Id="rId290" Type="http://schemas.openxmlformats.org/officeDocument/2006/relationships/header" Target="header4.xml"/><Relationship Id="rId304" Type="http://schemas.openxmlformats.org/officeDocument/2006/relationships/header" Target="header5.xml"/><Relationship Id="rId325" Type="http://schemas.openxmlformats.org/officeDocument/2006/relationships/footer" Target="footer19.xml"/><Relationship Id="rId85" Type="http://schemas.openxmlformats.org/officeDocument/2006/relationships/hyperlink" Target="https://github.com/opengeospatial/HY_Features/blob/master/req/hy_hydrofeature/hydrocomplex/catchment.containingcatchment" TargetMode="External"/><Relationship Id="rId150" Type="http://schemas.openxmlformats.org/officeDocument/2006/relationships/hyperlink" Target="https://github.com/opengeospatial/HY_Features/blob/master/req/hy_hydrofeature/hydrocomplex/hydronetwork" TargetMode="External"/><Relationship Id="rId171" Type="http://schemas.openxmlformats.org/officeDocument/2006/relationships/hyperlink" Target="https://github.com/opengeospatial/HY_Features/blob/master/req/hy_hydrofeature/hydrocomplex/outfallrealisation.realisedoutfall" TargetMode="External"/><Relationship Id="rId192" Type="http://schemas.openxmlformats.org/officeDocument/2006/relationships/image" Target="media/image45.png"/><Relationship Id="rId206" Type="http://schemas.openxmlformats.org/officeDocument/2006/relationships/hyperlink" Target="https://github.com/opengeospatial/HY_Features/blob/master/req/hy_surfacehydrofeature/channelnetwork/channelnetwork.surfacechannel" TargetMode="External"/><Relationship Id="rId227" Type="http://schemas.openxmlformats.org/officeDocument/2006/relationships/image" Target="media/image49.png"/><Relationship Id="rId248" Type="http://schemas.openxmlformats.org/officeDocument/2006/relationships/hyperlink" Target="https://github.com/opengeospatial/HY_Features/blob/master/req/hy_surfacehydrofeature/hydrographicnetwork/waterbody.downstreamwaterbody" TargetMode="External"/><Relationship Id="rId269" Type="http://schemas.openxmlformats.org/officeDocument/2006/relationships/hyperlink" Target="https://github.com/opengeospatial/HY_Features/blob/master/req/hy_surfacehydrofeature/hydrographicnetwork/watersolidphase.coveredwaterbody" TargetMode="External"/><Relationship Id="rId12" Type="http://schemas.openxmlformats.org/officeDocument/2006/relationships/header" Target="header2.xml"/><Relationship Id="rId33" Type="http://schemas.openxmlformats.org/officeDocument/2006/relationships/image" Target="media/image16.png"/><Relationship Id="rId108" Type="http://schemas.openxmlformats.org/officeDocument/2006/relationships/hyperlink" Target="https://github.com/opengeospatial/HY_Features/blob/master/req/hy_hydrofeature/hydrocomplex/catchmentaggregate" TargetMode="External"/><Relationship Id="rId129" Type="http://schemas.openxmlformats.org/officeDocument/2006/relationships/hyperlink" Target="https://github.com/opengeospatial/HY_Features/blob/master/req/hy_hydrofeature/hydrocomplex/catchment" TargetMode="External"/><Relationship Id="rId280" Type="http://schemas.openxmlformats.org/officeDocument/2006/relationships/hyperlink" Target="https://github.com/opengeospatial/HY_Features/blob/master/req/hy_hydrometricfeature/hydrometricnetwork" TargetMode="External"/><Relationship Id="rId315" Type="http://schemas.openxmlformats.org/officeDocument/2006/relationships/footer" Target="footer15.xml"/><Relationship Id="rId54" Type="http://schemas.openxmlformats.org/officeDocument/2006/relationships/hyperlink" Target="https://inspire-twg.jrc.it/svn/iso" TargetMode="External"/><Relationship Id="rId75" Type="http://schemas.openxmlformats.org/officeDocument/2006/relationships/hyperlink" Target="https://github.com/opengeospatial/HY_Features/blob/master/req/hy_hydrofeature/namedFeature/hydrofeature.namespart" TargetMode="External"/><Relationship Id="rId96" Type="http://schemas.openxmlformats.org/officeDocument/2006/relationships/hyperlink" Target="https://github.com/opengeospatial/HY_Features/blob/master/req/hy_hydrofeature/hydrocomplex/catchment" TargetMode="External"/><Relationship Id="rId140" Type="http://schemas.openxmlformats.org/officeDocument/2006/relationships/hyperlink" Target="https://github.com/opengeospatial/HY_Features/blob/master/req/hy_hydrofeature/hydrocomplex/catchmentrealisation.realisedcatchment" TargetMode="External"/><Relationship Id="rId161" Type="http://schemas.openxmlformats.org/officeDocument/2006/relationships/hyperlink" Target="https://github.com/opengeospatial/HY_Features/blob/master/req/hy_hydrofeature/hydrocomplex/catchmentrealisation" TargetMode="External"/><Relationship Id="rId182" Type="http://schemas.openxmlformats.org/officeDocument/2006/relationships/hyperlink" Target="https://github.com/opengeospatial/HY_Features/blob/master/req/hy_hydrofeature/positioning/indirectposition.absolut" TargetMode="External"/><Relationship Id="rId217" Type="http://schemas.openxmlformats.org/officeDocument/2006/relationships/hyperlink" Target="https://github.com/opengeospatial/HY_Features/blob/master/req/hy_surfacehydrofeature/channelnetwork/depress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hydrographicnetwork" TargetMode="External"/><Relationship Id="rId259" Type="http://schemas.openxmlformats.org/officeDocument/2006/relationships/hyperlink" Target="https://github.com/opengeospatial/HY_Features/blob/master/req/hy_surfacehydrofeature/hydrographicnetwork/crosssection.crosssectionpoint" TargetMode="External"/><Relationship Id="rId23" Type="http://schemas.openxmlformats.org/officeDocument/2006/relationships/image" Target="media/image6.png"/><Relationship Id="rId119" Type="http://schemas.openxmlformats.org/officeDocument/2006/relationships/hyperlink" Target="https://github.com/opengeospatial/HY_Features/blob/master/req/hy_hydrofeature/hydrocomplex/dendriticcatchment.encompassingcatchment" TargetMode="External"/><Relationship Id="rId270" Type="http://schemas.openxmlformats.org/officeDocument/2006/relationships/hyperlink" Target="https://github.com/opengeospatial/HY_Features/blob/master/req/hy_surfacehydrofeature/hydrographicnetwork/watersolidphase.snowmelt" TargetMode="External"/><Relationship Id="rId291" Type="http://schemas.openxmlformats.org/officeDocument/2006/relationships/footer" Target="footer4.xml"/><Relationship Id="rId305" Type="http://schemas.openxmlformats.org/officeDocument/2006/relationships/footer" Target="footer6.xml"/><Relationship Id="rId326" Type="http://schemas.openxmlformats.org/officeDocument/2006/relationships/fontTable" Target="fontTable.xml"/><Relationship Id="rId44" Type="http://schemas.openxmlformats.org/officeDocument/2006/relationships/image" Target="media/image27.png"/><Relationship Id="rId65" Type="http://schemas.openxmlformats.org/officeDocument/2006/relationships/image" Target="media/image32.png"/><Relationship Id="rId86" Type="http://schemas.openxmlformats.org/officeDocument/2006/relationships/hyperlink" Target="https://github.com/opengeospatial/HY_Features/blob/master/req/hy_hydrofeature/hydrocomplex/catchment.containedcatchment" TargetMode="External"/><Relationship Id="rId130" Type="http://schemas.openxmlformats.org/officeDocument/2006/relationships/hyperlink" Target="https://github.com/opengeospatial/HY_Features/blob/master/req/hy_hydrofeature/hydrocomplex/indirectposition" TargetMode="External"/><Relationship Id="rId151" Type="http://schemas.openxmlformats.org/officeDocument/2006/relationships/hyperlink" Target="https://github.com/opengeospatial/HY_Features/blob/master/req/hy_hydrofeature/hydrocomplex/wateredge.shape" TargetMode="External"/><Relationship Id="rId172" Type="http://schemas.openxmlformats.org/officeDocument/2006/relationships/hyperlink" Target="https://github.com/opengeospatial/HY_Features/blob/master/req/hy_hydrofeature/hydrocomplex/outfallrealisation.shape" TargetMode="External"/><Relationship Id="rId193" Type="http://schemas.openxmlformats.org/officeDocument/2006/relationships/hyperlink" Target="https://github.com/opengeospatial/HY_Features/blob/master/req/hy_surfacehydrofeature/storage/reservoir" TargetMode="External"/><Relationship Id="rId207" Type="http://schemas.openxmlformats.org/officeDocument/2006/relationships/hyperlink" Target="https://github.com/opengeospatial/HY_Features/blob/master/req/hy_surfacehydrofeature/channelnetwork/depression" TargetMode="External"/><Relationship Id="rId228" Type="http://schemas.openxmlformats.org/officeDocument/2006/relationships/hyperlink" Target="https://github.com/opengeospatial/HY_Features/blob/master/req/hy_hydrographicnetwork/waterbody" TargetMode="External"/><Relationship Id="rId249" Type="http://schemas.openxmlformats.org/officeDocument/2006/relationships/hyperlink" Target="https://github.com/opengeospatial/HY_Features/blob/master/req/hy_surfacehydrofeature/hydrographicnetwork/waterbody.stratum"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catchment" TargetMode="External"/><Relationship Id="rId260" Type="http://schemas.openxmlformats.org/officeDocument/2006/relationships/hyperlink" Target="https://github.com/opengeospatial/HY_Features/blob/master/req/hy_surfacehydrofeature/hydrographicnetwork/longitudinalsection" TargetMode="External"/><Relationship Id="rId281" Type="http://schemas.openxmlformats.org/officeDocument/2006/relationships/hyperlink" Target="https://github.com/opengeospatial/HY_Features/blob/master/req/hy_hydrometricfeature/hydrometricnetwork" TargetMode="External"/><Relationship Id="rId316" Type="http://schemas.openxmlformats.org/officeDocument/2006/relationships/footer" Target="footer16.xml"/><Relationship Id="rId34" Type="http://schemas.openxmlformats.org/officeDocument/2006/relationships/image" Target="media/image17.png"/><Relationship Id="rId55" Type="http://schemas.openxmlformats.org/officeDocument/2006/relationships/hyperlink" Target="https://github.com/opengeospatial/HY_Features/blob/master/req/%20hy_features_conceptual_model/identifiers" TargetMode="External"/><Relationship Id="rId76" Type="http://schemas.openxmlformats.org/officeDocument/2006/relationships/hyperlink" Target="https://github.com/opengeospatial/HY_Features/blob/master/req/hy_hydrofeature/namedFeature/hydrofeature.preferredby" TargetMode="External"/><Relationship Id="rId97" Type="http://schemas.openxmlformats.org/officeDocument/2006/relationships/hyperlink" Target="https://github.com/opengeospatial/HY_Features/blob/master/req/hy_hydrofeature/hydrocomplex/catchmentrealisation" TargetMode="External"/><Relationship Id="rId120" Type="http://schemas.openxmlformats.org/officeDocument/2006/relationships/image" Target="media/image40.png"/><Relationship Id="rId141" Type="http://schemas.openxmlformats.org/officeDocument/2006/relationships/hyperlink" Target="https://github.com/opengeospatial/HY_Features/blob/master/req/hy_hydrofeature/hydrocomplex/flowpath"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hydronetwork" TargetMode="External"/><Relationship Id="rId183" Type="http://schemas.openxmlformats.org/officeDocument/2006/relationships/hyperlink" Target="https://github.com/opengeospatial/HY_Features/blob/master/req/hy_hydrofeature/positioning/indirectposition.relative" TargetMode="External"/><Relationship Id="rId218" Type="http://schemas.openxmlformats.org/officeDocument/2006/relationships/hyperlink" Target="https://github.com/opengeospatial/HY_Features/blob/master/req/hy_surfacehydrofeature/hydrographicnetwork/waterbody" TargetMode="External"/><Relationship Id="rId239" Type="http://schemas.openxmlformats.org/officeDocument/2006/relationships/hyperlink" Target="https://github.com/opengeospatial/HY_Features/blob/master/req/hy_surfacehydrofeature/hydrographicnetwork/waterbody" TargetMode="External"/><Relationship Id="rId250" Type="http://schemas.openxmlformats.org/officeDocument/2006/relationships/hyperlink" Target="https://github.com/opengeospatial/HY_Features/blob/master/req/hy_surfacehydrofeature/hydrographicnetwork/waterbody.streamcrosssection" TargetMode="External"/><Relationship Id="rId271" Type="http://schemas.openxmlformats.org/officeDocument/2006/relationships/image" Target="media/image50.png"/><Relationship Id="rId292" Type="http://schemas.openxmlformats.org/officeDocument/2006/relationships/footer" Target="footer5.xml"/><Relationship Id="rId306" Type="http://schemas.openxmlformats.org/officeDocument/2006/relationships/footer" Target="footer7.xml"/><Relationship Id="rId24" Type="http://schemas.openxmlformats.org/officeDocument/2006/relationships/image" Target="media/image7.png"/><Relationship Id="rId45" Type="http://schemas.openxmlformats.org/officeDocument/2006/relationships/image" Target="media/image28.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image" Target="media/image36.png"/><Relationship Id="rId110" Type="http://schemas.openxmlformats.org/officeDocument/2006/relationships/hyperlink" Target="https://github.com/opengeospatial/HY_Features/blob/master/req/hy_hydrofeature/hydrocomplex/dendriticcatchment" TargetMode="External"/><Relationship Id="rId131" Type="http://schemas.openxmlformats.org/officeDocument/2006/relationships/hyperlink" Target="https://github.com/opengeospatial/HY_Features/blob/master/req/hy_hydrofeature/hydrocomplex/outfallrealisation" TargetMode="External"/><Relationship Id="rId327" Type="http://schemas.openxmlformats.org/officeDocument/2006/relationships/theme" Target="theme/theme1.xml"/><Relationship Id="rId152" Type="http://schemas.openxmlformats.org/officeDocument/2006/relationships/hyperlink" Target="https://github.com/opengeospatial/HY_Features/blob/master/req/hy_hydrofeature/hydrocomplex/wateredge.wateredgenetwork" TargetMode="External"/><Relationship Id="rId173" Type="http://schemas.openxmlformats.org/officeDocument/2006/relationships/hyperlink" Target="https://github.com/opengeospatial/HY_Features/blob/master/req/hy_hydrofeature/hydrocomplex/outfallrealisation.typeofoutfall" TargetMode="External"/><Relationship Id="rId194" Type="http://schemas.openxmlformats.org/officeDocument/2006/relationships/image" Target="media/image46.png"/><Relationship Id="rId208" Type="http://schemas.openxmlformats.org/officeDocument/2006/relationships/hyperlink" Target="https://github.com/opengeospatial/HY_Features/blob/master/req/hy_hydrofeature/namedfeature/hydrofeature" TargetMode="External"/><Relationship Id="rId229" Type="http://schemas.openxmlformats.org/officeDocument/2006/relationships/hyperlink" Target="https://github.com/opengeospatial/HY_Features/blob/master/req/hy_hydrographicnetwork/hydrographicnetwork" TargetMode="External"/><Relationship Id="rId240" Type="http://schemas.openxmlformats.org/officeDocument/2006/relationships/hyperlink" Target="https://github.com/opengeospatial/HY_Features/blob/master/req/hy_surfacehydrofeature/hydrographicnetwork/stratum" TargetMode="External"/><Relationship Id="rId261" Type="http://schemas.openxmlformats.org/officeDocument/2006/relationships/hyperlink" Target="https://github.com/opengeospatial/HY_Features/blob/master/req/hy_hydrofeature/hydrocomplex/catchment/outfallrealisation" TargetMode="External"/><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hyperlink" Target="https://github.com/opengeospatial/HY_Features/blob/master/req/hy_hydrofeature/namedFeature/hydrofeature.usage" TargetMode="External"/><Relationship Id="rId100" Type="http://schemas.openxmlformats.org/officeDocument/2006/relationships/hyperlink" Target="https://github.com/opengeospatial/HY_Features/blob/master/req/hy_hydrofeature/hydrocomplex/catchment.containingcatchment" TargetMode="External"/><Relationship Id="rId105" Type="http://schemas.openxmlformats.org/officeDocument/2006/relationships/hyperlink" Target="https://github.com/opengeospatial/HY_Features/blob/master/req/hy_hydrofeature/hydrocomplex/catchment.realisation" TargetMode="External"/><Relationship Id="rId126" Type="http://schemas.openxmlformats.org/officeDocument/2006/relationships/image" Target="media/image41.png"/><Relationship Id="rId147" Type="http://schemas.openxmlformats.org/officeDocument/2006/relationships/hyperlink" Target="https://github.com/opengeospatial/HY_Features/blob/master/req/hy_hydrofeature/hydrocomplex/wateredge" TargetMode="External"/><Relationship Id="rId168" Type="http://schemas.openxmlformats.org/officeDocument/2006/relationships/hyperlink" Target="https://inspire-twg.jrc.it/svn/iso" TargetMode="External"/><Relationship Id="rId282" Type="http://schemas.openxmlformats.org/officeDocument/2006/relationships/hyperlink" Target="https://github.com/opengeospatial/HY_Features/blob/master/req/hy_hydrofeature/hydrocomplex/hydronetwork" TargetMode="External"/><Relationship Id="rId312" Type="http://schemas.openxmlformats.org/officeDocument/2006/relationships/footer" Target="footer13.xml"/><Relationship Id="rId317" Type="http://schemas.openxmlformats.org/officeDocument/2006/relationships/footer" Target="footer17.xml"/><Relationship Id="rId8" Type="http://schemas.openxmlformats.org/officeDocument/2006/relationships/endnotes" Target="endnotes.xml"/><Relationship Id="rId51" Type="http://schemas.openxmlformats.org/officeDocument/2006/relationships/hyperlink" Target="https://github.com/opengeospatial/HY_Features/blob/master/req/hy_features_conceptual_model" TargetMode="External"/><Relationship Id="rId72" Type="http://schemas.openxmlformats.org/officeDocument/2006/relationships/hyperlink" Target="https://inspire-twg.jrc.it/svn/iso" TargetMode="External"/><Relationship Id="rId93" Type="http://schemas.openxmlformats.org/officeDocument/2006/relationships/hyperlink" Target="https://inspire-twg.jrc.it/svn/iso" TargetMode="External"/><Relationship Id="rId98" Type="http://schemas.openxmlformats.org/officeDocument/2006/relationships/hyperlink" Target="https://github.com/opengeospatial/HY_Features/blob/master/req/hy_hydrofeature/hydrocomplex/catchment.out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inspire-twg.jrc.it/svn/iso" TargetMode="External"/><Relationship Id="rId163" Type="http://schemas.openxmlformats.org/officeDocument/2006/relationships/hyperlink" Target="https://github.com/opengeospatial/HY_Features/blob/master/req/hy_hydrofeature/hydrocomplex/catchmentarea.shape" TargetMode="External"/><Relationship Id="rId184" Type="http://schemas.openxmlformats.org/officeDocument/2006/relationships/hyperlink" Target="https://github.com/opengeospatial/HY_Features/blob/master/req/hy_hydrofeature/positioning/indirectposition.referencelocation" TargetMode="External"/><Relationship Id="rId189" Type="http://schemas.openxmlformats.org/officeDocument/2006/relationships/hyperlink" Target="https://github.com/opengeospatial/HY_Features/blob/master/req/hy_hydrofeature/hydrocomplex/flowpath" TargetMode="External"/><Relationship Id="rId219" Type="http://schemas.openxmlformats.org/officeDocument/2006/relationships/hyperlink" Target="https://github.com/opengeospatial/HY_Features/blob/master/req/hy_surfacehydrofeature/hydrographicnetwork/crossection"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depression.confinedwaterbody" TargetMode="External"/><Relationship Id="rId230" Type="http://schemas.openxmlformats.org/officeDocument/2006/relationships/hyperlink" Target="https://github.com/opengeospatial/HY_Features/blob/master/req/hy_hydrofeature/hydrocomplex/hydronetwork" TargetMode="External"/><Relationship Id="rId235" Type="http://schemas.openxmlformats.org/officeDocument/2006/relationships/hyperlink" Target="https://github.com/opengeospatial/HY_Features/blob/master/req/hy_hydrofeature/hydrocomplex/outfallrealisation" TargetMode="External"/><Relationship Id="rId251" Type="http://schemas.openxmlformats.org/officeDocument/2006/relationships/hyperlink" Target="https://github.com/opengeospatial/HY_Features/blob/master/req/hy_surfacehydrofeature/hydrographicnetwork/waterbody.streamlongitudinalsection" TargetMode="External"/><Relationship Id="rId256" Type="http://schemas.openxmlformats.org/officeDocument/2006/relationships/hyperlink" Target="https://github.com/opengeospatial/HY_Features/blob/master/req/hy_surfacehydrofeature/hydrographicnetwork/waterbodystratum.benchmark" TargetMode="External"/><Relationship Id="rId277" Type="http://schemas.openxmlformats.org/officeDocument/2006/relationships/hyperlink" Target="https://github.com/opengeospatial/HY_Features/blob/master/req/hy_surfacehydrofeature/storage/reservoir.reservoirzone" TargetMode="External"/><Relationship Id="rId298" Type="http://schemas.openxmlformats.org/officeDocument/2006/relationships/hyperlink" Target="https://github.com/opengeospatial/HY_Features/blob/master/conf/uml_surfacehydrofeature/channelnetwork/*" TargetMode="Externa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s://github.com/opengeospatial/HY_Features/blob/master/req/hy_hydrofeature/namedFeature/hydrofeature" TargetMode="External"/><Relationship Id="rId116" Type="http://schemas.openxmlformats.org/officeDocument/2006/relationships/hyperlink" Target="https://github.com/opengeospatial/HY_Features/blob/master/req/hy_hydrofeature/hydrocomplex/dendritic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boundary.boundarynetwork" TargetMode="External"/><Relationship Id="rId272" Type="http://schemas.openxmlformats.org/officeDocument/2006/relationships/hyperlink" Target="https://github.com/opengeospatial/HY_Features/blob/master/req/hy_surfacehydrofeature/storage/reservoir" TargetMode="External"/><Relationship Id="rId293" Type="http://schemas.openxmlformats.org/officeDocument/2006/relationships/hyperlink" Target="https://github.com/opengeospatial/HY_Features/blob/master/spec/hydrology/hydrofeature/1.0/conf/hy_%20hydrofeature" TargetMode="External"/><Relationship Id="rId302" Type="http://schemas.openxmlformats.org/officeDocument/2006/relationships/hyperlink" Target="https://github.com/opengeospatial/HY_Features/blob/master/%20spec/hydrology/hydrometricfeature/1.0/conf/hy_hydrometricfeature" TargetMode="External"/><Relationship Id="rId307" Type="http://schemas.openxmlformats.org/officeDocument/2006/relationships/footer" Target="footer8.xml"/><Relationship Id="rId323" Type="http://schemas.openxmlformats.org/officeDocument/2006/relationships/hyperlink" Target="http://www.whycos.org/chy/guide/168_Vol_I_en.pdf" TargetMode="External"/><Relationship Id="rId328" Type="http://schemas.microsoft.com/office/2011/relationships/commentsExtended" Target="commentsExtended.xml"/><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hyperlink" Target="https://github.com/opengeospatial/HY_Features/blob/master/req/hy_hydrofeature/namedfeature/*" TargetMode="External"/><Relationship Id="rId83" Type="http://schemas.openxmlformats.org/officeDocument/2006/relationships/hyperlink" Target="https://github.com/opengeospatial/HY_Features/blob/master/req/hy_hydrofeature/hydrocomplex/catchment.outflow" TargetMode="External"/><Relationship Id="rId88" Type="http://schemas.openxmlformats.org/officeDocument/2006/relationships/hyperlink" Target="https://github.com/opengeospatial/HY_Features/blob/master/req/hy_hydrofeature/hydrocomplex/catchment.conjointcatchment" TargetMode="External"/><Relationship Id="rId111" Type="http://schemas.openxmlformats.org/officeDocument/2006/relationships/hyperlink" Target="https://github.com/opengeospatial/HY_Features/blob/master/req/hy_hydrofeature/hydrocomplex/interiorcatchment" TargetMode="External"/><Relationship Id="rId132" Type="http://schemas.openxmlformats.org/officeDocument/2006/relationships/hyperlink" Target="https://github.com/opengeospatial/HY_Features/blob/master/req/hy_hydrofeature/hydrocomplex/outfall.contributingcatchment" TargetMode="External"/><Relationship Id="rId153" Type="http://schemas.openxmlformats.org/officeDocument/2006/relationships/hyperlink" Target="https://github.com/opengeospatial/HY_Features/blob/master/req/hy_hydrofeature/hydrocomplex/catchmentboundary" TargetMode="External"/><Relationship Id="rId174" Type="http://schemas.openxmlformats.org/officeDocument/2006/relationships/image" Target="media/image44.png"/><Relationship Id="rId179" Type="http://schemas.openxmlformats.org/officeDocument/2006/relationships/hyperlink" Target="https://github.com/opengeospatial/HY_Features/blob/master/req/hy_hydrofeature/positioning/distancetorefpoint" TargetMode="External"/><Relationship Id="rId195" Type="http://schemas.openxmlformats.org/officeDocument/2006/relationships/hyperlink" Target="https://github.com/opengeospatial/HY_Features/blob/master/req/hy_surfacehydro/channelnetwork/channelnetwork" TargetMode="External"/><Relationship Id="rId209" Type="http://schemas.openxmlformats.org/officeDocument/2006/relationships/hyperlink" Target="https://github.com/opengeospatial/HY_Features/blob/master/req/hy_surfacehydrofeature/channelnetwork/channelnetwork" TargetMode="External"/><Relationship Id="rId190" Type="http://schemas.openxmlformats.org/officeDocument/2006/relationships/hyperlink" Target="https://github.com/opengeospatial/HY_Features/blob/master/req/hy_hydrofeature/positioning/indirectposition.locatedstart" TargetMode="External"/><Relationship Id="rId204" Type="http://schemas.openxmlformats.org/officeDocument/2006/relationships/hyperlink" Target="https://github.com/opengeospatial/HY_Features/blob/master/req/hy_surfacehydrofeature/channelnetwork/channelnetwork.drainagepattern" TargetMode="External"/><Relationship Id="rId220" Type="http://schemas.openxmlformats.org/officeDocument/2006/relationships/hyperlink" Target="https://github.com/opengeospatial/HY_Features/blob/master/req/hy_surfacehydrofeature/hydrographicnetwork/longitudinalsection" TargetMode="External"/><Relationship Id="rId225" Type="http://schemas.openxmlformats.org/officeDocument/2006/relationships/image" Target="media/image48.png"/><Relationship Id="rId241" Type="http://schemas.openxmlformats.org/officeDocument/2006/relationships/hyperlink" Target="https://github.com/opengeospatial/HY_Features/blob/master/req/hy_surfacehydrofeature/hydrographicnetwork/crosssection" TargetMode="External"/><Relationship Id="rId246" Type="http://schemas.openxmlformats.org/officeDocument/2006/relationships/hyperlink" Target="https://github.com/opengeospatial/HY_Features/blob/master/req/hy_surfacehydrofeature/hydrographicnetwork/waterbody.hydrographicnetwork" TargetMode="External"/><Relationship Id="rId267" Type="http://schemas.openxmlformats.org/officeDocument/2006/relationships/hyperlink" Target="https://github.com/opengeospatial/HY_Features/blob/master/req/hy_surfacehydrofeature/hydrographicnetwork/waterbody" TargetMode="External"/><Relationship Id="rId288" Type="http://schemas.openxmlformats.org/officeDocument/2006/relationships/hyperlink" Target="https://github.com/opengeospatial/HY_Features/blob/master/req/hy_hydrometricnetwork/hydrometricfeature.positiononriver" TargetMode="External"/><Relationship Id="rId15" Type="http://schemas.openxmlformats.org/officeDocument/2006/relationships/header" Target="header3.xml"/><Relationship Id="rId36" Type="http://schemas.openxmlformats.org/officeDocument/2006/relationships/image" Target="media/image19.png"/><Relationship Id="rId57" Type="http://schemas.openxmlformats.org/officeDocument/2006/relationships/image" Target="media/image31.png"/><Relationship Id="rId106" Type="http://schemas.openxmlformats.org/officeDocument/2006/relationships/image" Target="media/image38.png"/><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longitudinalsection.longitudinalsectionpoint" TargetMode="External"/><Relationship Id="rId283" Type="http://schemas.openxmlformats.org/officeDocument/2006/relationships/hyperlink" Target="https://github.com/opengeospatial/HY_Features/blob/master/req/hy_hydrometricfeature/hydrometricfeature" TargetMode="External"/><Relationship Id="rId313" Type="http://schemas.openxmlformats.org/officeDocument/2006/relationships/header" Target="header6.xml"/><Relationship Id="rId318" Type="http://schemas.openxmlformats.org/officeDocument/2006/relationships/hyperlink" Target="http://inspire.ec.europa.eu/documents/Data_Specifications/INSPIRE_DataSpecification_HY_v3.1.pdf" TargetMode="External"/><Relationship Id="rId10" Type="http://schemas.openxmlformats.org/officeDocument/2006/relationships/hyperlink" Target="http://www.opengeospatial.org/legal/" TargetMode="External"/><Relationship Id="rId31" Type="http://schemas.openxmlformats.org/officeDocument/2006/relationships/image" Target="media/image14.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nameusage" TargetMode="External"/><Relationship Id="rId78" Type="http://schemas.openxmlformats.org/officeDocument/2006/relationships/hyperlink" Target="https://github.com/opengeospatial/HY_Features/blob/master/req/hy_hydrofeature/namedFeature/hydrofeature.variantspelling" TargetMode="External"/><Relationship Id="rId94" Type="http://schemas.openxmlformats.org/officeDocument/2006/relationships/hyperlink" Target="https://github.com/opengeospatial/HY_Features/blob/master/req/hy_hydrofeature/namedFeature/hydrofeature" TargetMode="External"/><Relationship Id="rId99" Type="http://schemas.openxmlformats.org/officeDocument/2006/relationships/hyperlink" Target="https://github.com/opengeospatial/HY_Features/blob/master/req/hy_hydrofeature/hydrocomplex/catchment.inflow" TargetMode="External"/><Relationship Id="rId101" Type="http://schemas.openxmlformats.org/officeDocument/2006/relationships/hyperlink" Target="https://github.com/opengeospatial/HY_Features/blob/master/req/hy_hydrofeature/hydrocomplex/catchment.containedcatchment" TargetMode="External"/><Relationship Id="rId122" Type="http://schemas.openxmlformats.org/officeDocument/2006/relationships/hyperlink" Target="https://github.com/opengeospatial/HY_Features/blob/master/req/hy_hydrofeature/hydrocomplex/interiorcatchment" TargetMode="External"/><Relationship Id="rId143" Type="http://schemas.openxmlformats.org/officeDocument/2006/relationships/hyperlink" Target="https://github.com/opengeospatial/HY_Features/blob/master/req/hy_hydrofeature/hydrocomplex/catchmentrealisation" TargetMode="External"/><Relationship Id="rId148" Type="http://schemas.openxmlformats.org/officeDocument/2006/relationships/hyperlink" Target="https://inspire-twg.jrc.it/svn/iso" TargetMode="External"/><Relationship Id="rId164" Type="http://schemas.openxmlformats.org/officeDocument/2006/relationships/hyperlink" Target="https://github.com/opengeospatial/HY_Features/blob/master/req/hy_hydrofeature/hydrocomplex/catchmentarea.areanetwork" TargetMode="External"/><Relationship Id="rId169" Type="http://schemas.openxmlformats.org/officeDocument/2006/relationships/hyperlink" Target="https://github.com/opengeospatial/HY_Features/blob/master/req/hy_hydrofeature/hydrocomplex/outfall" TargetMode="External"/><Relationship Id="rId185" Type="http://schemas.openxmlformats.org/officeDocument/2006/relationships/hyperlink" Target="https://github.com/opengeospatial/HY_Features/blob/master/req/hy_hydrofeature/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elativeposition" TargetMode="External"/><Relationship Id="rId210" Type="http://schemas.openxmlformats.org/officeDocument/2006/relationships/hyperlink" Target="https://github.com/opengeospatial/HY_Features/blob/master/req/hy_surfacehydrofeature/hydrographicnetwork/waterbody" TargetMode="External"/><Relationship Id="rId215" Type="http://schemas.openxmlformats.org/officeDocument/2006/relationships/hyperlink" Target="https://github.com/opengeospatial/HY_Features/blob/master/req/hy_surfacehydrofeature/channelnetwork/channel" TargetMode="External"/><Relationship Id="rId236" Type="http://schemas.openxmlformats.org/officeDocument/2006/relationships/hyperlink" Target="https://github.com/opengeospatial/HY_Features/blob/master/req/hy_surfacehydrofeature/channelnetwork/channel" TargetMode="External"/><Relationship Id="rId257" Type="http://schemas.openxmlformats.org/officeDocument/2006/relationships/hyperlink" Target="https://github.com/opengeospatial/HY_Features/blob/master/req/hy_surfacehydrofeature/hydrographicnetwork/crosssection" TargetMode="External"/><Relationship Id="rId278" Type="http://schemas.openxmlformats.org/officeDocument/2006/relationships/image" Target="media/image51.png"/><Relationship Id="rId26" Type="http://schemas.openxmlformats.org/officeDocument/2006/relationships/image" Target="media/image9.png"/><Relationship Id="rId231" Type="http://schemas.openxmlformats.org/officeDocument/2006/relationships/hyperlink" Target="https://github.com/opengeospatial/HY_Features/blob/master/req/hy_surfacehydrofeature/hydrographicnetwork/waterbody" TargetMode="External"/><Relationship Id="rId252" Type="http://schemas.openxmlformats.org/officeDocument/2006/relationships/hyperlink" Target="https://github.com/opengeospatial/HY_Features/blob/master/req/hy_surfacehydrofeature/hydrographicnetwork/waterbodystratum" TargetMode="External"/><Relationship Id="rId273" Type="http://schemas.openxmlformats.org/officeDocument/2006/relationships/hyperlink" Target="https://github.com/opengeospatial/HY_Features/blob/master/req/hy_surfacehydrofeature/storage/reservoir" TargetMode="External"/><Relationship Id="rId294" Type="http://schemas.openxmlformats.org/officeDocument/2006/relationships/hyperlink" Target="https://github.com/opengeospatial/HY_Features/blob/master/conf/uml_hydrofeature/namedfeature/*" TargetMode="External"/><Relationship Id="rId308" Type="http://schemas.openxmlformats.org/officeDocument/2006/relationships/footer" Target="footer9.xml"/><Relationship Id="rId329" Type="http://schemas.microsoft.com/office/2011/relationships/people" Target="people.xml"/><Relationship Id="rId47" Type="http://schemas.openxmlformats.org/officeDocument/2006/relationships/hyperlink" Target="https://github.com/opengeospatial/HY_Features/blob/master/req/hy_features_conceptual_model"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image" Target="media/image37.png"/><Relationship Id="rId112" Type="http://schemas.openxmlformats.org/officeDocument/2006/relationships/hyperlink" Target="https://github.com/opengeospatial/HY_Features/blob/master/req/hy_hydrofeature/hydrocomplex/catchmentaggregate.exorheicdrainage" TargetMode="External"/><Relationship Id="rId133" Type="http://schemas.openxmlformats.org/officeDocument/2006/relationships/hyperlink" Target="https://github.com/opengeospatial/HY_Features/blob/master/req/hy_hydrofeature/hydrocomplex/outfall.receivingcatchment" TargetMode="External"/><Relationship Id="rId154" Type="http://schemas.openxmlformats.org/officeDocument/2006/relationships/hyperlink" Target="https://inspire-twg.jrc.it/svn/iso" TargetMode="External"/><Relationship Id="rId175" Type="http://schemas.openxmlformats.org/officeDocument/2006/relationships/hyperlink" Target="https://github.com/opengeospatial/HY_Features/blob/master/req/hy_hydrofeature/positioning/indirectposition" TargetMode="External"/><Relationship Id="rId196" Type="http://schemas.openxmlformats.org/officeDocument/2006/relationships/image" Target="media/image47.png"/><Relationship Id="rId200" Type="http://schemas.openxmlformats.org/officeDocument/2006/relationships/hyperlink" Target="https://github.com/opengeospatial/HY_Features/blob/master/req/hy_hydrofeature/hydrocomplex/hydronetwork" TargetMode="External"/><Relationship Id="rId16" Type="http://schemas.openxmlformats.org/officeDocument/2006/relationships/footer" Target="footer3.xml"/><Relationship Id="rId221" Type="http://schemas.openxmlformats.org/officeDocument/2006/relationships/hyperlink" Target="https://github.com/opengeospatial/HY_Features/blob/master/req/hy_surfacehydrofeature/channelnetwork/channel.channelnetwork" TargetMode="External"/><Relationship Id="rId242" Type="http://schemas.openxmlformats.org/officeDocument/2006/relationships/hyperlink" Target="https://github.com/opengeospatial/HY_Features/blob/master/req/hy_surfacehydrofeature/hydrographicnetwork/longitudinalsection" TargetMode="External"/><Relationship Id="rId263" Type="http://schemas.openxmlformats.org/officeDocument/2006/relationships/hyperlink" Target="https://github.com/opengeospatial/HY_Features/blob/master/req/hy_surfacehydrofeature/hydrographicnetwork/waterliquidphase" TargetMode="External"/><Relationship Id="rId284" Type="http://schemas.openxmlformats.org/officeDocument/2006/relationships/hyperlink" Target="https://github.com/opengeospatial/HY_Features/blob/master/req/hy_hydrometricfeature/hydrometricnetwork.networkstation" TargetMode="External"/><Relationship Id="rId319" Type="http://schemas.openxmlformats.org/officeDocument/2006/relationships/hyperlink" Target="https://portal.opengeospatial.org/files/?artifact_id=59773" TargetMode="External"/><Relationship Id="rId37" Type="http://schemas.openxmlformats.org/officeDocument/2006/relationships/image" Target="media/image20.png"/><Relationship Id="rId58" Type="http://schemas.openxmlformats.org/officeDocument/2006/relationships/hyperlink" Target="https://github.com/opengeospatial/HY_Features/blob/master/req/hy_hydrofeature/*" TargetMode="External"/><Relationship Id="rId79" Type="http://schemas.openxmlformats.org/officeDocument/2006/relationships/image" Target="media/image33.png"/><Relationship Id="rId102" Type="http://schemas.openxmlformats.org/officeDocument/2006/relationships/hyperlink" Target="https://github.com/opengeospatial/HY_Features/blob/master/req/hy_hydrofeature/hydrocomplex/catchment.conjointcatchment" TargetMode="External"/><Relationship Id="rId123" Type="http://schemas.openxmlformats.org/officeDocument/2006/relationships/hyperlink" Target="https://github.com/opengeospatial/HY_Features/blob/master/req/hy_hydrofeature/hydrocomplex/catchment" TargetMode="External"/><Relationship Id="rId144" Type="http://schemas.openxmlformats.org/officeDocument/2006/relationships/hyperlink" Target="https://github.com/opengeospatial/HY_Features/blob/master/req/hy_hydrofeature/hydrocomplex/hydronetwork" TargetMode="External"/><Relationship Id="rId90" Type="http://schemas.openxmlformats.org/officeDocument/2006/relationships/hyperlink" Target="https://github.com/opengeospatial/HY_Features/blob/master/req/hy_hydrofeature/hydrocomplex/catchment.uppercatchment" TargetMode="External"/><Relationship Id="rId165" Type="http://schemas.openxmlformats.org/officeDocument/2006/relationships/image" Target="media/image43.png"/><Relationship Id="rId186" Type="http://schemas.openxmlformats.org/officeDocument/2006/relationships/hyperlink" Target="https://github.com/opengeospatial/HY_Features/blob/master/req/hy_positioning/indirectposition.riverreferencesystem" TargetMode="External"/><Relationship Id="rId211" Type="http://schemas.openxmlformats.org/officeDocument/2006/relationships/hyperlink" Target="https://github.com/opengeospatial/HY_Features/blob/master/req/hy_surfacehydrofeature/hydrographicnetwork/waterbodystratum" TargetMode="External"/><Relationship Id="rId232" Type="http://schemas.openxmlformats.org/officeDocument/2006/relationships/hyperlink" Target="https://github.com/opengeospatial/HY_Features/blob/master/req/hy_surfacehydrofeature/hydrographicnetwork/hydrographicnetwork.networkwaterbody" TargetMode="External"/><Relationship Id="rId253" Type="http://schemas.openxmlformats.org/officeDocument/2006/relationships/hyperlink" Target="https://inspire-twg.jrc.it/svn/iso" TargetMode="External"/><Relationship Id="rId274" Type="http://schemas.openxmlformats.org/officeDocument/2006/relationships/hyperlink" Target="https://github.com/opengeospatial/HY_Features/blob/master/req/hy_surfacehydrofeature/hydrographicnetwork/waterbody" TargetMode="External"/><Relationship Id="rId295" Type="http://schemas.openxmlformats.org/officeDocument/2006/relationships/hyperlink" Target="https://github.com/opengeospatial/HY_Features/blob/master/conf/uml_hydrofeature/hydrocomplex/*" TargetMode="External"/><Relationship Id="rId309" Type="http://schemas.openxmlformats.org/officeDocument/2006/relationships/footer" Target="footer10.xml"/><Relationship Id="rId27" Type="http://schemas.openxmlformats.org/officeDocument/2006/relationships/image" Target="media/image10.png"/><Relationship Id="rId48" Type="http://schemas.openxmlformats.org/officeDocument/2006/relationships/hyperlink" Target="https://inspire-twg.jrc.it/svn/iso"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hyperlink" Target="https://github.com/opengeospatial/HY_Features/blob/master/req/hy_hydrofeature/hydrocomplex/catchmentaggregate.endorheicdrainage" TargetMode="External"/><Relationship Id="rId134" Type="http://schemas.openxmlformats.org/officeDocument/2006/relationships/hyperlink" Target="https://github.com/opengeospatial/HY_Features/blob/master/req/hy_hydrofeature/hydrocomplex/outfall.relativeposition" TargetMode="External"/><Relationship Id="rId320" Type="http://schemas.openxmlformats.org/officeDocument/2006/relationships/hyperlink" Target="https://portal.opengeospatial.org/files/?artifact_id=57222" TargetMode="External"/><Relationship Id="rId80" Type="http://schemas.openxmlformats.org/officeDocument/2006/relationships/hyperlink" Target="https://github.com/opengeospatial/HY_Features/blob/master/req/hy_hydrofeature/hydrocomplex/catchment" TargetMode="External"/><Relationship Id="rId155" Type="http://schemas.openxmlformats.org/officeDocument/2006/relationships/hyperlink" Target="https://github.com/opengeospatial/HY_Features/blob/master/req/hy_hydrofeature/hydrocomplex/catchmentrealisation" TargetMode="External"/><Relationship Id="rId176" Type="http://schemas.openxmlformats.org/officeDocument/2006/relationships/hyperlink" Target="https://github.com/opengeospatial/HY_Features/blob/master/req/hy_positioning/indirectposition.riverreferencesystem" TargetMode="External"/><Relationship Id="rId197" Type="http://schemas.openxmlformats.org/officeDocument/2006/relationships/hyperlink" Target="https://github.com/opengeospatial/HY_Features/blob/master/req/hy_surfacehydrofeature/channelnetwork/depression" TargetMode="External"/><Relationship Id="rId201" Type="http://schemas.openxmlformats.org/officeDocument/2006/relationships/hyperlink" Target="https://github.com/opengeospatial/HY_Features/blob/master/req/hy_surfacehydrofeature/channelnetwork/drainagepattern" TargetMode="External"/><Relationship Id="rId222" Type="http://schemas.openxmlformats.org/officeDocument/2006/relationships/hyperlink" Target="https://github.com/opengeospatial/HY_Features/blob/master/req/hy_surfacehydrofeature/channelnetwork/channel.stream" TargetMode="External"/><Relationship Id="rId243" Type="http://schemas.openxmlformats.org/officeDocument/2006/relationships/hyperlink" Target="https://github.com/opengeospatial/HY_Features/blob/master/req/hy_surfacehydrofeature/hydrographicnetwork/waterbody.fixedlandmark" TargetMode="External"/><Relationship Id="rId264" Type="http://schemas.openxmlformats.org/officeDocument/2006/relationships/hyperlink" Target="https://github.com/opengeospatial/HY_Features/blob/master/req/hy_surfacehydrofeature/hydrographicnetwork/waterbodystratum" TargetMode="External"/><Relationship Id="rId285" Type="http://schemas.openxmlformats.org/officeDocument/2006/relationships/hyperlink" Target="https://github.com/opengeospatial/HY_Features/blob/master/req/hy_hydrometricnetwork/hydrometricfeature" TargetMode="External"/><Relationship Id="rId17" Type="http://schemas.openxmlformats.org/officeDocument/2006/relationships/image" Target="media/image1.png"/><Relationship Id="rId38" Type="http://schemas.openxmlformats.org/officeDocument/2006/relationships/image" Target="media/image21.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uppercatchment" TargetMode="External"/><Relationship Id="rId124" Type="http://schemas.openxmlformats.org/officeDocument/2006/relationships/hyperlink" Target="https://github.com/opengeospatial/HY_Features/blob/master/req/hy_hydrofeature/hydrocomplex/catchmentaggregate" TargetMode="External"/><Relationship Id="rId310" Type="http://schemas.openxmlformats.org/officeDocument/2006/relationships/footer" Target="footer11.xml"/><Relationship Id="rId70" Type="http://schemas.openxmlformats.org/officeDocument/2006/relationships/hyperlink" Target="https://github.com/opengeospatial/HY_Features/blob/master/req/hy_hydrofeature/namedFeature/hydrofeaturename" TargetMode="External"/><Relationship Id="rId91" Type="http://schemas.openxmlformats.org/officeDocument/2006/relationships/hyperlink" Target="https://github.com/opengeospatial/HY_Features/blob/master/req/hy_hydrofeature/hydrocomplex/catchment.lowercatchment" TargetMode="External"/><Relationship Id="rId145" Type="http://schemas.openxmlformats.org/officeDocument/2006/relationships/hyperlink" Target="https://github.com/opengeospatial/HY_Features/blob/master/req/hy_hydrofeature/hydrocomplex/flowpath.shape"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inspire-twg.jrc.it/svn/iso"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surfacenetwork" TargetMode="External"/><Relationship Id="rId233" Type="http://schemas.openxmlformats.org/officeDocument/2006/relationships/hyperlink" Target="https://github.com/opengeospatial/HY_Features/blob/master/req/hy_hydrographicnetwork/waterbody" TargetMode="External"/><Relationship Id="rId254" Type="http://schemas.openxmlformats.org/officeDocument/2006/relationships/hyperlink" Target="https://github.com/opengeospatial/HY_Features/blob/master/req/hy_hydrofeature/hydrocomplex/outfallrealisation" TargetMode="External"/><Relationship Id="rId28" Type="http://schemas.openxmlformats.org/officeDocument/2006/relationships/image" Target="media/image11.png"/><Relationship Id="rId49" Type="http://schemas.openxmlformats.org/officeDocument/2006/relationships/hyperlink" Target="https://github.com/opengeospatial/HY_Features/blob/master/req/%20hy_features_conceptual_model/mapping" TargetMode="External"/><Relationship Id="rId114" Type="http://schemas.openxmlformats.org/officeDocument/2006/relationships/image" Target="media/image39.png"/><Relationship Id="rId275" Type="http://schemas.openxmlformats.org/officeDocument/2006/relationships/hyperlink" Target="https://github.com/opengeospatial/HY_Features/blob/master/req/hy_surfacehydrofeature/hydrocomplex/outfallrealisation" TargetMode="External"/><Relationship Id="rId296" Type="http://schemas.openxmlformats.org/officeDocument/2006/relationships/hyperlink" Target="https://conf/uml_hydrofeature/positioning/*" TargetMode="External"/><Relationship Id="rId300" Type="http://schemas.openxmlformats.org/officeDocument/2006/relationships/hyperlink" Target="https://github.com/opengeospatial/HY_Features/blob/master/conf/uml_surfacehydrofeature/surfacewaterbodies/*" TargetMode="External"/><Relationship Id="rId60" Type="http://schemas.openxmlformats.org/officeDocument/2006/relationships/hyperlink" Target="https://inspire-twg.jrc.it/svn/iso" TargetMode="External"/><Relationship Id="rId81" Type="http://schemas.openxmlformats.org/officeDocument/2006/relationships/image" Target="media/image34.png"/><Relationship Id="rId135" Type="http://schemas.openxmlformats.org/officeDocument/2006/relationships/hyperlink" Target="https://github.com/opengeospatial/HY_Features/blob/master/req/hy_hydrofeature/hydrocomplex/outfall.outfallrealisation" TargetMode="External"/><Relationship Id="rId156" Type="http://schemas.openxmlformats.org/officeDocument/2006/relationships/hyperlink" Target="https://github.com/opengeospatial/HY_Features/blob/master/req/hy_hydrofeature/hydrocomplex/hydronetwork" TargetMode="External"/><Relationship Id="rId177" Type="http://schemas.openxmlformats.org/officeDocument/2006/relationships/hyperlink" Target="https://github.com/opengeospatial/HY_Features/blob/master/req/hy_hydrofeature/positioning/indirectposition" TargetMode="External"/><Relationship Id="rId198" Type="http://schemas.openxmlformats.org/officeDocument/2006/relationships/hyperlink" Target="https://github.com/opengeospatial/HY_Features/blob/master/req/hy_surfacehydrofeature/channelnetwork/channel" TargetMode="External"/><Relationship Id="rId321" Type="http://schemas.openxmlformats.org/officeDocument/2006/relationships/hyperlink" Target="https://portal.opengeospatial.org/files/?artifact_id=55157" TargetMode="External"/><Relationship Id="rId202" Type="http://schemas.openxmlformats.org/officeDocument/2006/relationships/hyperlink" Target="https://github.com/opengeospatial/HY_Features/blob/master/req/hy_surfacehydrofeature/channelnetwork/depression" TargetMode="External"/><Relationship Id="rId223" Type="http://schemas.openxmlformats.org/officeDocument/2006/relationships/hyperlink" Target="https://github.com/opengeospatial/HY_Features/blob/master/req/hy_surfacehydrofeature/channelnetwork/channel.bedprofiletransversal" TargetMode="External"/><Relationship Id="rId244" Type="http://schemas.openxmlformats.org/officeDocument/2006/relationships/hyperlink" Target="https://github.com/opengeospatial/HY_Features/blob/master/req/hy_surfacehydrofeature/hydrographicnetwork/waterbody.waterpool" TargetMode="External"/><Relationship Id="rId18" Type="http://schemas.openxmlformats.org/officeDocument/2006/relationships/hyperlink" Target="http://www.opengis.net/spec/%7Bstandard%7D/%7Bm.n%7D" TargetMode="External"/><Relationship Id="rId39" Type="http://schemas.openxmlformats.org/officeDocument/2006/relationships/image" Target="media/image22.png"/><Relationship Id="rId265" Type="http://schemas.openxmlformats.org/officeDocument/2006/relationships/hyperlink" Target="https://github.com/opengeospatial/HY_Features/blob/master/req/hy_surfacehydrofeature/hydrographicnetwork/waterliquidphase.accumulatingwaterbody" TargetMode="External"/><Relationship Id="rId286" Type="http://schemas.openxmlformats.org/officeDocument/2006/relationships/hyperlink" Target="https://github.com/opengeospatial/HY_Features/blob/master/req/hy_hydrofeature/hydrocomplex/outfallrealisation" TargetMode="External"/><Relationship Id="rId50" Type="http://schemas.openxmlformats.org/officeDocument/2006/relationships/hyperlink" Target="https://github.com/opengeospatial/HY_Features/blob/master/req/hy_features_content" TargetMode="External"/><Relationship Id="rId104" Type="http://schemas.openxmlformats.org/officeDocument/2006/relationships/hyperlink" Target="https://github.com/opengeospatial/HY_Features/blob/master/req/hy_hydrofeature/hydrocomplex/catchment.lowercatchment" TargetMode="External"/><Relationship Id="rId125" Type="http://schemas.openxmlformats.org/officeDocument/2006/relationships/hyperlink" Target="https://github.com/opengeospatial/HY_Features/blob/master/req/hy_hydrofeature/hydrocomplex/interiorcatchment.envelopingcatchment" TargetMode="External"/><Relationship Id="rId146" Type="http://schemas.openxmlformats.org/officeDocument/2006/relationships/hyperlink" Target="https://github.com/opengeospatial/HY_Features/blob/master/req/hy_hydrofeature/hydrocomplex/flowpath.flowpathnetwork" TargetMode="External"/><Relationship Id="rId167" Type="http://schemas.openxmlformats.org/officeDocument/2006/relationships/hyperlink" Target="https://github.com/opengeospatial/HY_Features/blob/master/req/hy_hydrofeature/hydrocomplex/outfallrealisation" TargetMode="External"/><Relationship Id="rId188" Type="http://schemas.openxmlformats.org/officeDocument/2006/relationships/hyperlink" Target="https://github.com/opengeospatial/HY_Features/blob/master/req/hy_hydrofeature/hydrocomplex/outfall" TargetMode="External"/><Relationship Id="rId311" Type="http://schemas.openxmlformats.org/officeDocument/2006/relationships/footer" Target="footer12.xml"/><Relationship Id="rId71" Type="http://schemas.openxmlformats.org/officeDocument/2006/relationships/hyperlink" Target="https://inspire-twg.jrc.it/svn/iso" TargetMode="External"/><Relationship Id="rId92" Type="http://schemas.openxmlformats.org/officeDocument/2006/relationships/hyperlink" Target="https://github.com/opengeospatial/HY_Features/blob/master/req/hy_hydrofeature/hydrocomplex/catchment" TargetMode="External"/><Relationship Id="rId213" Type="http://schemas.openxmlformats.org/officeDocument/2006/relationships/hyperlink" Target="https://github.com/opengeospatial/HY_Features/blob/master/req/hy_surfacehydrofeature/channelnetwork/depression.standingwater" TargetMode="External"/><Relationship Id="rId234" Type="http://schemas.openxmlformats.org/officeDocument/2006/relationships/hyperlink" Target="https://github.com/opengeospatial/HY_Features/blob/master/req/hy_hydrofeature/namedFeature/hydrofeature" TargetMode="External"/><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hyperlink" Target="https://github.com/opengeospatial/HY_Features/blob/master/req/hy_surfacehydrofeature/hydrographicnetwork/waterbodystratum.benchmark" TargetMode="External"/><Relationship Id="rId276" Type="http://schemas.openxmlformats.org/officeDocument/2006/relationships/hyperlink" Target="https://github.com/opengeospatial/HY_Features/blob/master/req/hy_surfacehydrofeature/storage/reservoir.storedwaterbody" TargetMode="External"/><Relationship Id="rId297" Type="http://schemas.openxmlformats.org/officeDocument/2006/relationships/hyperlink" Target="https://github.com/opengeospatial/HY_Features/blob/master/%20spec/hydrology/surfacehydrofeature/1.0/conf/hy_%20surfacehydrofeature" TargetMode="External"/><Relationship Id="rId40" Type="http://schemas.openxmlformats.org/officeDocument/2006/relationships/image" Target="media/image23.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image" Target="media/image42.png"/><Relationship Id="rId157" Type="http://schemas.openxmlformats.org/officeDocument/2006/relationships/hyperlink" Target="https://github.com/opengeospatial/HY_Features/blob/master/req/hy_hydrofeature/hydrocomplex/catchmentboundary.shape" TargetMode="External"/><Relationship Id="rId178" Type="http://schemas.openxmlformats.org/officeDocument/2006/relationships/hyperlink" Target="https://github.com/opengeospatial/HY_Features/blob/master/req/hy_hydrofeature/hydrocomplex/outfallrealisation" TargetMode="External"/><Relationship Id="rId301" Type="http://schemas.openxmlformats.org/officeDocument/2006/relationships/hyperlink" Target="https://github.com/opengeospatial/HY_Features/blob/master/conf/uml_surfacehydrofeature/storage/*" TargetMode="External"/><Relationship Id="rId322" Type="http://schemas.openxmlformats.org/officeDocument/2006/relationships/hyperlink" Target="https://water.usgs.gov/nawqa/sparrow/wrr97/geograp/hucs.txt" TargetMode="External"/><Relationship Id="rId61" Type="http://schemas.openxmlformats.org/officeDocument/2006/relationships/hyperlink" Target="https://inspire-twg.jrc.it/svn/iso" TargetMode="External"/><Relationship Id="rId82" Type="http://schemas.openxmlformats.org/officeDocument/2006/relationships/hyperlink" Target="https://github.com/opengeospatial/HY_Features/blob/master/req/hy_hydrofeature/hydrocomplex/catchment.inflow" TargetMode="External"/><Relationship Id="rId199" Type="http://schemas.openxmlformats.org/officeDocument/2006/relationships/hyperlink" Target="https://github.com/opengeospatial/HY_Features/blob/master/req/hy_surfacehydro/channelnetwork/channelnetwork" TargetMode="External"/><Relationship Id="rId203" Type="http://schemas.openxmlformats.org/officeDocument/2006/relationships/hyperlink" Target="https://github.com/opengeospatial/HY_Features/blob/master/req/hy_surfacehydrofeature/channelnetwork/channel" TargetMode="External"/><Relationship Id="rId19" Type="http://schemas.openxmlformats.org/officeDocument/2006/relationships/image" Target="media/image2.png"/><Relationship Id="rId224" Type="http://schemas.openxmlformats.org/officeDocument/2006/relationships/hyperlink" Target="https://github.com/opengeospatial/HY_Features/blob/master/req/hy_surfacehydrofeature/channelnetwork/channel.bedprofilelongitudinal" TargetMode="External"/><Relationship Id="rId245" Type="http://schemas.openxmlformats.org/officeDocument/2006/relationships/hyperlink" Target="https://github.com/opengeospatial/HY_Features/blob/master/req/hy_surfacehydrofeature/hydrographicnetwork/waterbody.watercourse" TargetMode="External"/><Relationship Id="rId266" Type="http://schemas.openxmlformats.org/officeDocument/2006/relationships/hyperlink" Target="https://github.com/opengeospatial/HY_Features/blob/master/req/hy_surfacehydrofeature/hydrographicnetwork/watersolidphase" TargetMode="External"/><Relationship Id="rId287" Type="http://schemas.openxmlformats.org/officeDocument/2006/relationships/hyperlink" Target="https://github.com/opengeospatial/HY_Features/blob/master/req/hy_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4D0CA-C28C-4AE9-987A-77645156E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129</Pages>
  <Words>35403</Words>
  <Characters>201798</Characters>
  <Application>Microsoft Office Word</Application>
  <DocSecurity>0</DocSecurity>
  <Lines>1681</Lines>
  <Paragraphs>473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236728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37</cp:revision>
  <cp:lastPrinted>2016-09-08T13:58:00Z</cp:lastPrinted>
  <dcterms:created xsi:type="dcterms:W3CDTF">2016-09-15T06:06:00Z</dcterms:created>
  <dcterms:modified xsi:type="dcterms:W3CDTF">2016-09-16T09:17:00Z</dcterms:modified>
</cp:coreProperties>
</file>