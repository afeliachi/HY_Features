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5C107FAE"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commentRangeStart w:id="1"/>
      <w:ins w:id="2" w:author="GRDC/ID" w:date="2016-09-07T13:24:00Z">
        <w:r w:rsidR="00197CF6">
          <w:rPr>
            <w:sz w:val="20"/>
            <w:szCs w:val="20"/>
          </w:rPr>
          <w:t>6</w:t>
        </w:r>
      </w:ins>
      <w:commentRangeEnd w:id="1"/>
      <w:ins w:id="3" w:author="GRDC/ID" w:date="2016-09-07T15:12:00Z">
        <w:r w:rsidR="00D96D34">
          <w:rPr>
            <w:rStyle w:val="Kommentarzeichen"/>
          </w:rPr>
          <w:commentReference w:id="1"/>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10"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4" w:name="_Toc165888228"/>
      <w:r w:rsidRPr="005E5043">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6ED1C93C" w14:textId="77777777" w:rsidR="0025355F"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026375" w:history="1">
            <w:r w:rsidR="0025355F" w:rsidRPr="00D8579D">
              <w:rPr>
                <w:rStyle w:val="Hyperlink"/>
                <w:noProof/>
              </w:rPr>
              <w:t>1.</w:t>
            </w:r>
            <w:r w:rsidR="0025355F">
              <w:rPr>
                <w:rFonts w:asciiTheme="minorHAnsi" w:eastAsiaTheme="minorEastAsia" w:hAnsiTheme="minorHAnsi" w:cstheme="minorBidi"/>
                <w:noProof/>
                <w:sz w:val="22"/>
                <w:szCs w:val="22"/>
              </w:rPr>
              <w:tab/>
            </w:r>
            <w:r w:rsidR="0025355F" w:rsidRPr="00D8579D">
              <w:rPr>
                <w:rStyle w:val="Hyperlink"/>
                <w:noProof/>
              </w:rPr>
              <w:t>Scope</w:t>
            </w:r>
            <w:r w:rsidR="0025355F">
              <w:rPr>
                <w:noProof/>
                <w:webHidden/>
              </w:rPr>
              <w:tab/>
            </w:r>
            <w:r w:rsidR="0025355F">
              <w:rPr>
                <w:noProof/>
                <w:webHidden/>
              </w:rPr>
              <w:fldChar w:fldCharType="begin"/>
            </w:r>
            <w:r w:rsidR="0025355F">
              <w:rPr>
                <w:noProof/>
                <w:webHidden/>
              </w:rPr>
              <w:instrText xml:space="preserve"> PAGEREF _Toc461026375 \h </w:instrText>
            </w:r>
            <w:r w:rsidR="0025355F">
              <w:rPr>
                <w:noProof/>
                <w:webHidden/>
              </w:rPr>
            </w:r>
            <w:r w:rsidR="0025355F">
              <w:rPr>
                <w:noProof/>
                <w:webHidden/>
              </w:rPr>
              <w:fldChar w:fldCharType="separate"/>
            </w:r>
            <w:r w:rsidR="0025355F">
              <w:rPr>
                <w:noProof/>
                <w:webHidden/>
              </w:rPr>
              <w:t>12</w:t>
            </w:r>
            <w:r w:rsidR="0025355F">
              <w:rPr>
                <w:noProof/>
                <w:webHidden/>
              </w:rPr>
              <w:fldChar w:fldCharType="end"/>
            </w:r>
          </w:hyperlink>
        </w:p>
        <w:p w14:paraId="0121E8C7" w14:textId="77777777" w:rsidR="0025355F" w:rsidRDefault="00DA0757">
          <w:pPr>
            <w:pStyle w:val="Verzeichnis1"/>
            <w:tabs>
              <w:tab w:val="left" w:pos="480"/>
              <w:tab w:val="right" w:leader="dot" w:pos="8630"/>
            </w:tabs>
            <w:rPr>
              <w:rFonts w:asciiTheme="minorHAnsi" w:eastAsiaTheme="minorEastAsia" w:hAnsiTheme="minorHAnsi" w:cstheme="minorBidi"/>
              <w:noProof/>
              <w:sz w:val="22"/>
              <w:szCs w:val="22"/>
            </w:rPr>
          </w:pPr>
          <w:hyperlink w:anchor="_Toc461026376" w:history="1">
            <w:r w:rsidR="0025355F" w:rsidRPr="00D8579D">
              <w:rPr>
                <w:rStyle w:val="Hyperlink"/>
                <w:noProof/>
              </w:rPr>
              <w:t>2.</w:t>
            </w:r>
            <w:r w:rsidR="0025355F">
              <w:rPr>
                <w:rFonts w:asciiTheme="minorHAnsi" w:eastAsiaTheme="minorEastAsia" w:hAnsiTheme="minorHAnsi" w:cstheme="minorBidi"/>
                <w:noProof/>
                <w:sz w:val="22"/>
                <w:szCs w:val="22"/>
              </w:rPr>
              <w:tab/>
            </w:r>
            <w:r w:rsidR="0025355F" w:rsidRPr="00D8579D">
              <w:rPr>
                <w:rStyle w:val="Hyperlink"/>
                <w:noProof/>
              </w:rPr>
              <w:t>Conformance</w:t>
            </w:r>
            <w:r w:rsidR="0025355F">
              <w:rPr>
                <w:noProof/>
                <w:webHidden/>
              </w:rPr>
              <w:tab/>
            </w:r>
            <w:r w:rsidR="0025355F">
              <w:rPr>
                <w:noProof/>
                <w:webHidden/>
              </w:rPr>
              <w:fldChar w:fldCharType="begin"/>
            </w:r>
            <w:r w:rsidR="0025355F">
              <w:rPr>
                <w:noProof/>
                <w:webHidden/>
              </w:rPr>
              <w:instrText xml:space="preserve"> PAGEREF _Toc461026376 \h </w:instrText>
            </w:r>
            <w:r w:rsidR="0025355F">
              <w:rPr>
                <w:noProof/>
                <w:webHidden/>
              </w:rPr>
            </w:r>
            <w:r w:rsidR="0025355F">
              <w:rPr>
                <w:noProof/>
                <w:webHidden/>
              </w:rPr>
              <w:fldChar w:fldCharType="separate"/>
            </w:r>
            <w:r w:rsidR="0025355F">
              <w:rPr>
                <w:noProof/>
                <w:webHidden/>
              </w:rPr>
              <w:t>15</w:t>
            </w:r>
            <w:r w:rsidR="0025355F">
              <w:rPr>
                <w:noProof/>
                <w:webHidden/>
              </w:rPr>
              <w:fldChar w:fldCharType="end"/>
            </w:r>
          </w:hyperlink>
        </w:p>
        <w:p w14:paraId="0CEBD604" w14:textId="77777777" w:rsidR="0025355F" w:rsidRDefault="00DA0757">
          <w:pPr>
            <w:pStyle w:val="Verzeichnis1"/>
            <w:tabs>
              <w:tab w:val="left" w:pos="480"/>
              <w:tab w:val="right" w:leader="dot" w:pos="8630"/>
            </w:tabs>
            <w:rPr>
              <w:rFonts w:asciiTheme="minorHAnsi" w:eastAsiaTheme="minorEastAsia" w:hAnsiTheme="minorHAnsi" w:cstheme="minorBidi"/>
              <w:noProof/>
              <w:sz w:val="22"/>
              <w:szCs w:val="22"/>
            </w:rPr>
          </w:pPr>
          <w:hyperlink w:anchor="_Toc461026377" w:history="1">
            <w:r w:rsidR="0025355F" w:rsidRPr="00D8579D">
              <w:rPr>
                <w:rStyle w:val="Hyperlink"/>
                <w:noProof/>
              </w:rPr>
              <w:t>3.</w:t>
            </w:r>
            <w:r w:rsidR="0025355F">
              <w:rPr>
                <w:rFonts w:asciiTheme="minorHAnsi" w:eastAsiaTheme="minorEastAsia" w:hAnsiTheme="minorHAnsi" w:cstheme="minorBidi"/>
                <w:noProof/>
                <w:sz w:val="22"/>
                <w:szCs w:val="22"/>
              </w:rPr>
              <w:tab/>
            </w:r>
            <w:r w:rsidR="0025355F" w:rsidRPr="00D8579D">
              <w:rPr>
                <w:rStyle w:val="Hyperlink"/>
                <w:noProof/>
              </w:rPr>
              <w:t>Normative References</w:t>
            </w:r>
            <w:r w:rsidR="0025355F">
              <w:rPr>
                <w:noProof/>
                <w:webHidden/>
              </w:rPr>
              <w:tab/>
            </w:r>
            <w:r w:rsidR="0025355F">
              <w:rPr>
                <w:noProof/>
                <w:webHidden/>
              </w:rPr>
              <w:fldChar w:fldCharType="begin"/>
            </w:r>
            <w:r w:rsidR="0025355F">
              <w:rPr>
                <w:noProof/>
                <w:webHidden/>
              </w:rPr>
              <w:instrText xml:space="preserve"> PAGEREF _Toc461026377 \h </w:instrText>
            </w:r>
            <w:r w:rsidR="0025355F">
              <w:rPr>
                <w:noProof/>
                <w:webHidden/>
              </w:rPr>
            </w:r>
            <w:r w:rsidR="0025355F">
              <w:rPr>
                <w:noProof/>
                <w:webHidden/>
              </w:rPr>
              <w:fldChar w:fldCharType="separate"/>
            </w:r>
            <w:r w:rsidR="0025355F">
              <w:rPr>
                <w:noProof/>
                <w:webHidden/>
              </w:rPr>
              <w:t>16</w:t>
            </w:r>
            <w:r w:rsidR="0025355F">
              <w:rPr>
                <w:noProof/>
                <w:webHidden/>
              </w:rPr>
              <w:fldChar w:fldCharType="end"/>
            </w:r>
          </w:hyperlink>
        </w:p>
        <w:p w14:paraId="4E7E0203" w14:textId="77777777" w:rsidR="0025355F" w:rsidRDefault="00DA0757">
          <w:pPr>
            <w:pStyle w:val="Verzeichnis1"/>
            <w:tabs>
              <w:tab w:val="left" w:pos="480"/>
              <w:tab w:val="right" w:leader="dot" w:pos="8630"/>
            </w:tabs>
            <w:rPr>
              <w:rFonts w:asciiTheme="minorHAnsi" w:eastAsiaTheme="minorEastAsia" w:hAnsiTheme="minorHAnsi" w:cstheme="minorBidi"/>
              <w:noProof/>
              <w:sz w:val="22"/>
              <w:szCs w:val="22"/>
            </w:rPr>
          </w:pPr>
          <w:hyperlink w:anchor="_Toc461026378" w:history="1">
            <w:r w:rsidR="0025355F" w:rsidRPr="00D8579D">
              <w:rPr>
                <w:rStyle w:val="Hyperlink"/>
                <w:noProof/>
              </w:rPr>
              <w:t>4.</w:t>
            </w:r>
            <w:r w:rsidR="0025355F">
              <w:rPr>
                <w:rFonts w:asciiTheme="minorHAnsi" w:eastAsiaTheme="minorEastAsia" w:hAnsiTheme="minorHAnsi" w:cstheme="minorBidi"/>
                <w:noProof/>
                <w:sz w:val="22"/>
                <w:szCs w:val="22"/>
              </w:rPr>
              <w:tab/>
            </w:r>
            <w:r w:rsidR="0025355F" w:rsidRPr="00D8579D">
              <w:rPr>
                <w:rStyle w:val="Hyperlink"/>
                <w:noProof/>
              </w:rPr>
              <w:t>Terms and Definitions</w:t>
            </w:r>
            <w:r w:rsidR="0025355F">
              <w:rPr>
                <w:noProof/>
                <w:webHidden/>
              </w:rPr>
              <w:tab/>
            </w:r>
            <w:r w:rsidR="0025355F">
              <w:rPr>
                <w:noProof/>
                <w:webHidden/>
              </w:rPr>
              <w:fldChar w:fldCharType="begin"/>
            </w:r>
            <w:r w:rsidR="0025355F">
              <w:rPr>
                <w:noProof/>
                <w:webHidden/>
              </w:rPr>
              <w:instrText xml:space="preserve"> PAGEREF _Toc461026378 \h </w:instrText>
            </w:r>
            <w:r w:rsidR="0025355F">
              <w:rPr>
                <w:noProof/>
                <w:webHidden/>
              </w:rPr>
            </w:r>
            <w:r w:rsidR="0025355F">
              <w:rPr>
                <w:noProof/>
                <w:webHidden/>
              </w:rPr>
              <w:fldChar w:fldCharType="separate"/>
            </w:r>
            <w:r w:rsidR="0025355F">
              <w:rPr>
                <w:noProof/>
                <w:webHidden/>
              </w:rPr>
              <w:t>16</w:t>
            </w:r>
            <w:r w:rsidR="0025355F">
              <w:rPr>
                <w:noProof/>
                <w:webHidden/>
              </w:rPr>
              <w:fldChar w:fldCharType="end"/>
            </w:r>
          </w:hyperlink>
        </w:p>
        <w:p w14:paraId="53201906" w14:textId="77777777" w:rsidR="0025355F" w:rsidRDefault="00DA0757">
          <w:pPr>
            <w:pStyle w:val="Verzeichnis1"/>
            <w:tabs>
              <w:tab w:val="left" w:pos="480"/>
              <w:tab w:val="right" w:leader="dot" w:pos="8630"/>
            </w:tabs>
            <w:rPr>
              <w:rFonts w:asciiTheme="minorHAnsi" w:eastAsiaTheme="minorEastAsia" w:hAnsiTheme="minorHAnsi" w:cstheme="minorBidi"/>
              <w:noProof/>
              <w:sz w:val="22"/>
              <w:szCs w:val="22"/>
            </w:rPr>
          </w:pPr>
          <w:hyperlink w:anchor="_Toc461026379" w:history="1">
            <w:r w:rsidR="0025355F" w:rsidRPr="00D8579D">
              <w:rPr>
                <w:rStyle w:val="Hyperlink"/>
                <w:noProof/>
              </w:rPr>
              <w:t>5.</w:t>
            </w:r>
            <w:r w:rsidR="0025355F">
              <w:rPr>
                <w:rFonts w:asciiTheme="minorHAnsi" w:eastAsiaTheme="minorEastAsia" w:hAnsiTheme="minorHAnsi" w:cstheme="minorBidi"/>
                <w:noProof/>
                <w:sz w:val="22"/>
                <w:szCs w:val="22"/>
              </w:rPr>
              <w:tab/>
            </w:r>
            <w:r w:rsidR="0025355F" w:rsidRPr="00D8579D">
              <w:rPr>
                <w:rStyle w:val="Hyperlink"/>
                <w:noProof/>
              </w:rPr>
              <w:t>Conventions</w:t>
            </w:r>
            <w:r w:rsidR="0025355F">
              <w:rPr>
                <w:noProof/>
                <w:webHidden/>
              </w:rPr>
              <w:tab/>
            </w:r>
            <w:r w:rsidR="0025355F">
              <w:rPr>
                <w:noProof/>
                <w:webHidden/>
              </w:rPr>
              <w:fldChar w:fldCharType="begin"/>
            </w:r>
            <w:r w:rsidR="0025355F">
              <w:rPr>
                <w:noProof/>
                <w:webHidden/>
              </w:rPr>
              <w:instrText xml:space="preserve"> PAGEREF _Toc461026379 \h </w:instrText>
            </w:r>
            <w:r w:rsidR="0025355F">
              <w:rPr>
                <w:noProof/>
                <w:webHidden/>
              </w:rPr>
            </w:r>
            <w:r w:rsidR="0025355F">
              <w:rPr>
                <w:noProof/>
                <w:webHidden/>
              </w:rPr>
              <w:fldChar w:fldCharType="separate"/>
            </w:r>
            <w:r w:rsidR="0025355F">
              <w:rPr>
                <w:noProof/>
                <w:webHidden/>
              </w:rPr>
              <w:t>20</w:t>
            </w:r>
            <w:r w:rsidR="0025355F">
              <w:rPr>
                <w:noProof/>
                <w:webHidden/>
              </w:rPr>
              <w:fldChar w:fldCharType="end"/>
            </w:r>
          </w:hyperlink>
        </w:p>
        <w:p w14:paraId="116CDAF1"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80" w:history="1">
            <w:r w:rsidR="0025355F" w:rsidRPr="00D8579D">
              <w:rPr>
                <w:rStyle w:val="Hyperlink"/>
                <w:noProof/>
              </w:rPr>
              <w:t>5.1</w:t>
            </w:r>
            <w:r w:rsidR="0025355F">
              <w:rPr>
                <w:rFonts w:asciiTheme="minorHAnsi" w:eastAsiaTheme="minorEastAsia" w:hAnsiTheme="minorHAnsi" w:cstheme="minorBidi"/>
                <w:noProof/>
                <w:sz w:val="22"/>
                <w:szCs w:val="22"/>
              </w:rPr>
              <w:tab/>
            </w:r>
            <w:r w:rsidR="0025355F" w:rsidRPr="00D8579D">
              <w:rPr>
                <w:rStyle w:val="Hyperlink"/>
                <w:noProof/>
              </w:rPr>
              <w:t>Identifiers</w:t>
            </w:r>
            <w:r w:rsidR="0025355F">
              <w:rPr>
                <w:noProof/>
                <w:webHidden/>
              </w:rPr>
              <w:tab/>
            </w:r>
            <w:r w:rsidR="0025355F">
              <w:rPr>
                <w:noProof/>
                <w:webHidden/>
              </w:rPr>
              <w:fldChar w:fldCharType="begin"/>
            </w:r>
            <w:r w:rsidR="0025355F">
              <w:rPr>
                <w:noProof/>
                <w:webHidden/>
              </w:rPr>
              <w:instrText xml:space="preserve"> PAGEREF _Toc461026380 \h </w:instrText>
            </w:r>
            <w:r w:rsidR="0025355F">
              <w:rPr>
                <w:noProof/>
                <w:webHidden/>
              </w:rPr>
            </w:r>
            <w:r w:rsidR="0025355F">
              <w:rPr>
                <w:noProof/>
                <w:webHidden/>
              </w:rPr>
              <w:fldChar w:fldCharType="separate"/>
            </w:r>
            <w:r w:rsidR="0025355F">
              <w:rPr>
                <w:noProof/>
                <w:webHidden/>
              </w:rPr>
              <w:t>20</w:t>
            </w:r>
            <w:r w:rsidR="0025355F">
              <w:rPr>
                <w:noProof/>
                <w:webHidden/>
              </w:rPr>
              <w:fldChar w:fldCharType="end"/>
            </w:r>
          </w:hyperlink>
        </w:p>
        <w:p w14:paraId="18180846"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81" w:history="1">
            <w:r w:rsidR="0025355F" w:rsidRPr="00D8579D">
              <w:rPr>
                <w:rStyle w:val="Hyperlink"/>
                <w:noProof/>
              </w:rPr>
              <w:t>5.2</w:t>
            </w:r>
            <w:r w:rsidR="0025355F">
              <w:rPr>
                <w:rFonts w:asciiTheme="minorHAnsi" w:eastAsiaTheme="minorEastAsia" w:hAnsiTheme="minorHAnsi" w:cstheme="minorBidi"/>
                <w:noProof/>
                <w:sz w:val="22"/>
                <w:szCs w:val="22"/>
              </w:rPr>
              <w:tab/>
            </w:r>
            <w:r w:rsidR="0025355F" w:rsidRPr="00D8579D">
              <w:rPr>
                <w:rStyle w:val="Hyperlink"/>
                <w:noProof/>
              </w:rPr>
              <w:t>Symbols (and abbreviated terms)</w:t>
            </w:r>
            <w:r w:rsidR="0025355F">
              <w:rPr>
                <w:noProof/>
                <w:webHidden/>
              </w:rPr>
              <w:tab/>
            </w:r>
            <w:r w:rsidR="0025355F">
              <w:rPr>
                <w:noProof/>
                <w:webHidden/>
              </w:rPr>
              <w:fldChar w:fldCharType="begin"/>
            </w:r>
            <w:r w:rsidR="0025355F">
              <w:rPr>
                <w:noProof/>
                <w:webHidden/>
              </w:rPr>
              <w:instrText xml:space="preserve"> PAGEREF _Toc461026381 \h </w:instrText>
            </w:r>
            <w:r w:rsidR="0025355F">
              <w:rPr>
                <w:noProof/>
                <w:webHidden/>
              </w:rPr>
            </w:r>
            <w:r w:rsidR="0025355F">
              <w:rPr>
                <w:noProof/>
                <w:webHidden/>
              </w:rPr>
              <w:fldChar w:fldCharType="separate"/>
            </w:r>
            <w:r w:rsidR="0025355F">
              <w:rPr>
                <w:noProof/>
                <w:webHidden/>
              </w:rPr>
              <w:t>21</w:t>
            </w:r>
            <w:r w:rsidR="0025355F">
              <w:rPr>
                <w:noProof/>
                <w:webHidden/>
              </w:rPr>
              <w:fldChar w:fldCharType="end"/>
            </w:r>
          </w:hyperlink>
        </w:p>
        <w:p w14:paraId="6D022C29"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82" w:history="1">
            <w:r w:rsidR="0025355F" w:rsidRPr="00D8579D">
              <w:rPr>
                <w:rStyle w:val="Hyperlink"/>
                <w:noProof/>
              </w:rPr>
              <w:t>5.3</w:t>
            </w:r>
            <w:r w:rsidR="0025355F">
              <w:rPr>
                <w:rFonts w:asciiTheme="minorHAnsi" w:eastAsiaTheme="minorEastAsia" w:hAnsiTheme="minorHAnsi" w:cstheme="minorBidi"/>
                <w:noProof/>
                <w:sz w:val="22"/>
                <w:szCs w:val="22"/>
              </w:rPr>
              <w:tab/>
            </w:r>
            <w:r w:rsidR="0025355F" w:rsidRPr="00D8579D">
              <w:rPr>
                <w:rStyle w:val="Hyperlink"/>
                <w:noProof/>
              </w:rPr>
              <w:t>UML notation</w:t>
            </w:r>
            <w:r w:rsidR="0025355F">
              <w:rPr>
                <w:noProof/>
                <w:webHidden/>
              </w:rPr>
              <w:tab/>
            </w:r>
            <w:r w:rsidR="0025355F">
              <w:rPr>
                <w:noProof/>
                <w:webHidden/>
              </w:rPr>
              <w:fldChar w:fldCharType="begin"/>
            </w:r>
            <w:r w:rsidR="0025355F">
              <w:rPr>
                <w:noProof/>
                <w:webHidden/>
              </w:rPr>
              <w:instrText xml:space="preserve"> PAGEREF _Toc461026382 \h </w:instrText>
            </w:r>
            <w:r w:rsidR="0025355F">
              <w:rPr>
                <w:noProof/>
                <w:webHidden/>
              </w:rPr>
            </w:r>
            <w:r w:rsidR="0025355F">
              <w:rPr>
                <w:noProof/>
                <w:webHidden/>
              </w:rPr>
              <w:fldChar w:fldCharType="separate"/>
            </w:r>
            <w:r w:rsidR="0025355F">
              <w:rPr>
                <w:noProof/>
                <w:webHidden/>
              </w:rPr>
              <w:t>21</w:t>
            </w:r>
            <w:r w:rsidR="0025355F">
              <w:rPr>
                <w:noProof/>
                <w:webHidden/>
              </w:rPr>
              <w:fldChar w:fldCharType="end"/>
            </w:r>
          </w:hyperlink>
        </w:p>
        <w:p w14:paraId="07650CB8"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83" w:history="1">
            <w:r w:rsidR="0025355F" w:rsidRPr="00D8579D">
              <w:rPr>
                <w:rStyle w:val="Hyperlink"/>
                <w:noProof/>
              </w:rPr>
              <w:t>5.4</w:t>
            </w:r>
            <w:r w:rsidR="0025355F">
              <w:rPr>
                <w:rFonts w:asciiTheme="minorHAnsi" w:eastAsiaTheme="minorEastAsia" w:hAnsiTheme="minorHAnsi" w:cstheme="minorBidi"/>
                <w:noProof/>
                <w:sz w:val="22"/>
                <w:szCs w:val="22"/>
              </w:rPr>
              <w:tab/>
            </w:r>
            <w:r w:rsidR="0025355F" w:rsidRPr="00D8579D">
              <w:rPr>
                <w:rStyle w:val="Hyperlink"/>
                <w:noProof/>
              </w:rPr>
              <w:t>WMO Terminology</w:t>
            </w:r>
            <w:r w:rsidR="0025355F">
              <w:rPr>
                <w:noProof/>
                <w:webHidden/>
              </w:rPr>
              <w:tab/>
            </w:r>
            <w:r w:rsidR="0025355F">
              <w:rPr>
                <w:noProof/>
                <w:webHidden/>
              </w:rPr>
              <w:fldChar w:fldCharType="begin"/>
            </w:r>
            <w:r w:rsidR="0025355F">
              <w:rPr>
                <w:noProof/>
                <w:webHidden/>
              </w:rPr>
              <w:instrText xml:space="preserve"> PAGEREF _Toc461026383 \h </w:instrText>
            </w:r>
            <w:r w:rsidR="0025355F">
              <w:rPr>
                <w:noProof/>
                <w:webHidden/>
              </w:rPr>
            </w:r>
            <w:r w:rsidR="0025355F">
              <w:rPr>
                <w:noProof/>
                <w:webHidden/>
              </w:rPr>
              <w:fldChar w:fldCharType="separate"/>
            </w:r>
            <w:r w:rsidR="0025355F">
              <w:rPr>
                <w:noProof/>
                <w:webHidden/>
              </w:rPr>
              <w:t>21</w:t>
            </w:r>
            <w:r w:rsidR="0025355F">
              <w:rPr>
                <w:noProof/>
                <w:webHidden/>
              </w:rPr>
              <w:fldChar w:fldCharType="end"/>
            </w:r>
          </w:hyperlink>
        </w:p>
        <w:p w14:paraId="4AA5B101"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84" w:history="1">
            <w:r w:rsidR="0025355F" w:rsidRPr="00D8579D">
              <w:rPr>
                <w:rStyle w:val="Hyperlink"/>
                <w:noProof/>
              </w:rPr>
              <w:t>5.5</w:t>
            </w:r>
            <w:r w:rsidR="0025355F">
              <w:rPr>
                <w:rFonts w:asciiTheme="minorHAnsi" w:eastAsiaTheme="minorEastAsia" w:hAnsiTheme="minorHAnsi" w:cstheme="minorBidi"/>
                <w:noProof/>
                <w:sz w:val="22"/>
                <w:szCs w:val="22"/>
              </w:rPr>
              <w:tab/>
            </w:r>
            <w:r w:rsidR="0025355F" w:rsidRPr="00D8579D">
              <w:rPr>
                <w:rStyle w:val="Hyperlink"/>
                <w:noProof/>
              </w:rPr>
              <w:t>Naming convention</w:t>
            </w:r>
            <w:r w:rsidR="0025355F">
              <w:rPr>
                <w:noProof/>
                <w:webHidden/>
              </w:rPr>
              <w:tab/>
            </w:r>
            <w:r w:rsidR="0025355F">
              <w:rPr>
                <w:noProof/>
                <w:webHidden/>
              </w:rPr>
              <w:fldChar w:fldCharType="begin"/>
            </w:r>
            <w:r w:rsidR="0025355F">
              <w:rPr>
                <w:noProof/>
                <w:webHidden/>
              </w:rPr>
              <w:instrText xml:space="preserve"> PAGEREF _Toc461026384 \h </w:instrText>
            </w:r>
            <w:r w:rsidR="0025355F">
              <w:rPr>
                <w:noProof/>
                <w:webHidden/>
              </w:rPr>
            </w:r>
            <w:r w:rsidR="0025355F">
              <w:rPr>
                <w:noProof/>
                <w:webHidden/>
              </w:rPr>
              <w:fldChar w:fldCharType="separate"/>
            </w:r>
            <w:r w:rsidR="0025355F">
              <w:rPr>
                <w:noProof/>
                <w:webHidden/>
              </w:rPr>
              <w:t>22</w:t>
            </w:r>
            <w:r w:rsidR="0025355F">
              <w:rPr>
                <w:noProof/>
                <w:webHidden/>
              </w:rPr>
              <w:fldChar w:fldCharType="end"/>
            </w:r>
          </w:hyperlink>
        </w:p>
        <w:p w14:paraId="51845C1D" w14:textId="77777777" w:rsidR="0025355F" w:rsidRDefault="00DA0757">
          <w:pPr>
            <w:pStyle w:val="Verzeichnis1"/>
            <w:tabs>
              <w:tab w:val="left" w:pos="480"/>
              <w:tab w:val="right" w:leader="dot" w:pos="8630"/>
            </w:tabs>
            <w:rPr>
              <w:rFonts w:asciiTheme="minorHAnsi" w:eastAsiaTheme="minorEastAsia" w:hAnsiTheme="minorHAnsi" w:cstheme="minorBidi"/>
              <w:noProof/>
              <w:sz w:val="22"/>
              <w:szCs w:val="22"/>
            </w:rPr>
          </w:pPr>
          <w:hyperlink w:anchor="_Toc461026385" w:history="1">
            <w:r w:rsidR="0025355F" w:rsidRPr="00D8579D">
              <w:rPr>
                <w:rStyle w:val="Hyperlink"/>
                <w:noProof/>
              </w:rPr>
              <w:t>6.</w:t>
            </w:r>
            <w:r w:rsidR="0025355F">
              <w:rPr>
                <w:rFonts w:asciiTheme="minorHAnsi" w:eastAsiaTheme="minorEastAsia" w:hAnsiTheme="minorHAnsi" w:cstheme="minorBidi"/>
                <w:noProof/>
                <w:sz w:val="22"/>
                <w:szCs w:val="22"/>
              </w:rPr>
              <w:tab/>
            </w:r>
            <w:r w:rsidR="0025355F" w:rsidRPr="00D8579D">
              <w:rPr>
                <w:rStyle w:val="Hyperlink"/>
                <w:noProof/>
              </w:rPr>
              <w:t>Clauses not Containing Normative Material</w:t>
            </w:r>
            <w:r w:rsidR="0025355F">
              <w:rPr>
                <w:noProof/>
                <w:webHidden/>
              </w:rPr>
              <w:tab/>
            </w:r>
            <w:r w:rsidR="0025355F">
              <w:rPr>
                <w:noProof/>
                <w:webHidden/>
              </w:rPr>
              <w:fldChar w:fldCharType="begin"/>
            </w:r>
            <w:r w:rsidR="0025355F">
              <w:rPr>
                <w:noProof/>
                <w:webHidden/>
              </w:rPr>
              <w:instrText xml:space="preserve"> PAGEREF _Toc461026385 \h </w:instrText>
            </w:r>
            <w:r w:rsidR="0025355F">
              <w:rPr>
                <w:noProof/>
                <w:webHidden/>
              </w:rPr>
            </w:r>
            <w:r w:rsidR="0025355F">
              <w:rPr>
                <w:noProof/>
                <w:webHidden/>
              </w:rPr>
              <w:fldChar w:fldCharType="separate"/>
            </w:r>
            <w:r w:rsidR="0025355F">
              <w:rPr>
                <w:noProof/>
                <w:webHidden/>
              </w:rPr>
              <w:t>22</w:t>
            </w:r>
            <w:r w:rsidR="0025355F">
              <w:rPr>
                <w:noProof/>
                <w:webHidden/>
              </w:rPr>
              <w:fldChar w:fldCharType="end"/>
            </w:r>
          </w:hyperlink>
        </w:p>
        <w:p w14:paraId="5DCE9BD3"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86" w:history="1">
            <w:r w:rsidR="0025355F" w:rsidRPr="00D8579D">
              <w:rPr>
                <w:rStyle w:val="Hyperlink"/>
                <w:noProof/>
              </w:rPr>
              <w:t>6.1</w:t>
            </w:r>
            <w:r w:rsidR="0025355F">
              <w:rPr>
                <w:rFonts w:asciiTheme="minorHAnsi" w:eastAsiaTheme="minorEastAsia" w:hAnsiTheme="minorHAnsi" w:cstheme="minorBidi"/>
                <w:noProof/>
                <w:sz w:val="22"/>
                <w:szCs w:val="22"/>
              </w:rPr>
              <w:tab/>
            </w:r>
            <w:r w:rsidR="0025355F" w:rsidRPr="00D8579D">
              <w:rPr>
                <w:rStyle w:val="Hyperlink"/>
                <w:noProof/>
              </w:rPr>
              <w:t>The abstract idea of the hydrology phenomenon</w:t>
            </w:r>
            <w:r w:rsidR="0025355F">
              <w:rPr>
                <w:noProof/>
                <w:webHidden/>
              </w:rPr>
              <w:tab/>
            </w:r>
            <w:r w:rsidR="0025355F">
              <w:rPr>
                <w:noProof/>
                <w:webHidden/>
              </w:rPr>
              <w:fldChar w:fldCharType="begin"/>
            </w:r>
            <w:r w:rsidR="0025355F">
              <w:rPr>
                <w:noProof/>
                <w:webHidden/>
              </w:rPr>
              <w:instrText xml:space="preserve"> PAGEREF _Toc461026386 \h </w:instrText>
            </w:r>
            <w:r w:rsidR="0025355F">
              <w:rPr>
                <w:noProof/>
                <w:webHidden/>
              </w:rPr>
            </w:r>
            <w:r w:rsidR="0025355F">
              <w:rPr>
                <w:noProof/>
                <w:webHidden/>
              </w:rPr>
              <w:fldChar w:fldCharType="separate"/>
            </w:r>
            <w:r w:rsidR="0025355F">
              <w:rPr>
                <w:noProof/>
                <w:webHidden/>
              </w:rPr>
              <w:t>22</w:t>
            </w:r>
            <w:r w:rsidR="0025355F">
              <w:rPr>
                <w:noProof/>
                <w:webHidden/>
              </w:rPr>
              <w:fldChar w:fldCharType="end"/>
            </w:r>
          </w:hyperlink>
        </w:p>
        <w:p w14:paraId="5A3CDEF1"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87" w:history="1">
            <w:r w:rsidR="0025355F" w:rsidRPr="00D8579D">
              <w:rPr>
                <w:rStyle w:val="Hyperlink"/>
                <w:noProof/>
              </w:rPr>
              <w:t>6.2</w:t>
            </w:r>
            <w:r w:rsidR="0025355F">
              <w:rPr>
                <w:rFonts w:asciiTheme="minorHAnsi" w:eastAsiaTheme="minorEastAsia" w:hAnsiTheme="minorHAnsi" w:cstheme="minorBidi"/>
                <w:noProof/>
                <w:sz w:val="22"/>
                <w:szCs w:val="22"/>
              </w:rPr>
              <w:tab/>
            </w:r>
            <w:r w:rsidR="0025355F" w:rsidRPr="00D8579D">
              <w:rPr>
                <w:rStyle w:val="Hyperlink"/>
                <w:noProof/>
              </w:rPr>
              <w:t>Catchment and realizations of the catchment concept</w:t>
            </w:r>
            <w:r w:rsidR="0025355F">
              <w:rPr>
                <w:noProof/>
                <w:webHidden/>
              </w:rPr>
              <w:tab/>
            </w:r>
            <w:r w:rsidR="0025355F">
              <w:rPr>
                <w:noProof/>
                <w:webHidden/>
              </w:rPr>
              <w:fldChar w:fldCharType="begin"/>
            </w:r>
            <w:r w:rsidR="0025355F">
              <w:rPr>
                <w:noProof/>
                <w:webHidden/>
              </w:rPr>
              <w:instrText xml:space="preserve"> PAGEREF _Toc461026387 \h </w:instrText>
            </w:r>
            <w:r w:rsidR="0025355F">
              <w:rPr>
                <w:noProof/>
                <w:webHidden/>
              </w:rPr>
            </w:r>
            <w:r w:rsidR="0025355F">
              <w:rPr>
                <w:noProof/>
                <w:webHidden/>
              </w:rPr>
              <w:fldChar w:fldCharType="separate"/>
            </w:r>
            <w:r w:rsidR="0025355F">
              <w:rPr>
                <w:noProof/>
                <w:webHidden/>
              </w:rPr>
              <w:t>25</w:t>
            </w:r>
            <w:r w:rsidR="0025355F">
              <w:rPr>
                <w:noProof/>
                <w:webHidden/>
              </w:rPr>
              <w:fldChar w:fldCharType="end"/>
            </w:r>
          </w:hyperlink>
        </w:p>
        <w:p w14:paraId="6C41B5F7"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88" w:history="1">
            <w:r w:rsidR="0025355F" w:rsidRPr="00D8579D">
              <w:rPr>
                <w:rStyle w:val="Hyperlink"/>
                <w:noProof/>
              </w:rPr>
              <w:t>6.3</w:t>
            </w:r>
            <w:r w:rsidR="0025355F">
              <w:rPr>
                <w:rFonts w:asciiTheme="minorHAnsi" w:eastAsiaTheme="minorEastAsia" w:hAnsiTheme="minorHAnsi" w:cstheme="minorBidi"/>
                <w:noProof/>
                <w:sz w:val="22"/>
                <w:szCs w:val="22"/>
              </w:rPr>
              <w:tab/>
            </w:r>
            <w:r w:rsidR="0025355F" w:rsidRPr="00D8579D">
              <w:rPr>
                <w:rStyle w:val="Hyperlink"/>
                <w:noProof/>
              </w:rPr>
              <w:t>Catchment hierarchy and network topology</w:t>
            </w:r>
            <w:r w:rsidR="0025355F">
              <w:rPr>
                <w:noProof/>
                <w:webHidden/>
              </w:rPr>
              <w:tab/>
            </w:r>
            <w:r w:rsidR="0025355F">
              <w:rPr>
                <w:noProof/>
                <w:webHidden/>
              </w:rPr>
              <w:fldChar w:fldCharType="begin"/>
            </w:r>
            <w:r w:rsidR="0025355F">
              <w:rPr>
                <w:noProof/>
                <w:webHidden/>
              </w:rPr>
              <w:instrText xml:space="preserve"> PAGEREF _Toc461026388 \h </w:instrText>
            </w:r>
            <w:r w:rsidR="0025355F">
              <w:rPr>
                <w:noProof/>
                <w:webHidden/>
              </w:rPr>
            </w:r>
            <w:r w:rsidR="0025355F">
              <w:rPr>
                <w:noProof/>
                <w:webHidden/>
              </w:rPr>
              <w:fldChar w:fldCharType="separate"/>
            </w:r>
            <w:r w:rsidR="0025355F">
              <w:rPr>
                <w:noProof/>
                <w:webHidden/>
              </w:rPr>
              <w:t>28</w:t>
            </w:r>
            <w:r w:rsidR="0025355F">
              <w:rPr>
                <w:noProof/>
                <w:webHidden/>
              </w:rPr>
              <w:fldChar w:fldCharType="end"/>
            </w:r>
          </w:hyperlink>
        </w:p>
        <w:p w14:paraId="2FEEAC95"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389" w:history="1">
            <w:r w:rsidR="0025355F" w:rsidRPr="00D8579D">
              <w:rPr>
                <w:rStyle w:val="Hyperlink"/>
                <w:noProof/>
              </w:rPr>
              <w:t>6.3.1</w:t>
            </w:r>
            <w:r w:rsidR="0025355F">
              <w:rPr>
                <w:rFonts w:asciiTheme="minorHAnsi" w:eastAsiaTheme="minorEastAsia" w:hAnsiTheme="minorHAnsi" w:cstheme="minorBidi"/>
                <w:noProof/>
                <w:sz w:val="22"/>
                <w:szCs w:val="22"/>
              </w:rPr>
              <w:tab/>
            </w:r>
            <w:r w:rsidR="0025355F" w:rsidRPr="00D8579D">
              <w:rPr>
                <w:rStyle w:val="Hyperlink"/>
                <w:noProof/>
              </w:rPr>
              <w:t>Hierarchy of catchments</w:t>
            </w:r>
            <w:r w:rsidR="0025355F">
              <w:rPr>
                <w:noProof/>
                <w:webHidden/>
              </w:rPr>
              <w:tab/>
            </w:r>
            <w:r w:rsidR="0025355F">
              <w:rPr>
                <w:noProof/>
                <w:webHidden/>
              </w:rPr>
              <w:fldChar w:fldCharType="begin"/>
            </w:r>
            <w:r w:rsidR="0025355F">
              <w:rPr>
                <w:noProof/>
                <w:webHidden/>
              </w:rPr>
              <w:instrText xml:space="preserve"> PAGEREF _Toc461026389 \h </w:instrText>
            </w:r>
            <w:r w:rsidR="0025355F">
              <w:rPr>
                <w:noProof/>
                <w:webHidden/>
              </w:rPr>
            </w:r>
            <w:r w:rsidR="0025355F">
              <w:rPr>
                <w:noProof/>
                <w:webHidden/>
              </w:rPr>
              <w:fldChar w:fldCharType="separate"/>
            </w:r>
            <w:r w:rsidR="0025355F">
              <w:rPr>
                <w:noProof/>
                <w:webHidden/>
              </w:rPr>
              <w:t>29</w:t>
            </w:r>
            <w:r w:rsidR="0025355F">
              <w:rPr>
                <w:noProof/>
                <w:webHidden/>
              </w:rPr>
              <w:fldChar w:fldCharType="end"/>
            </w:r>
          </w:hyperlink>
        </w:p>
        <w:p w14:paraId="725FA086"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390" w:history="1">
            <w:r w:rsidR="0025355F" w:rsidRPr="00D8579D">
              <w:rPr>
                <w:rStyle w:val="Hyperlink"/>
                <w:noProof/>
              </w:rPr>
              <w:t>6.3.2</w:t>
            </w:r>
            <w:r w:rsidR="0025355F">
              <w:rPr>
                <w:rFonts w:asciiTheme="minorHAnsi" w:eastAsiaTheme="minorEastAsia" w:hAnsiTheme="minorHAnsi" w:cstheme="minorBidi"/>
                <w:noProof/>
                <w:sz w:val="22"/>
                <w:szCs w:val="22"/>
              </w:rPr>
              <w:tab/>
            </w:r>
            <w:r w:rsidR="0025355F" w:rsidRPr="00D8579D">
              <w:rPr>
                <w:rStyle w:val="Hyperlink"/>
                <w:noProof/>
              </w:rPr>
              <w:t>Topological network of catchments</w:t>
            </w:r>
            <w:r w:rsidR="0025355F">
              <w:rPr>
                <w:noProof/>
                <w:webHidden/>
              </w:rPr>
              <w:tab/>
            </w:r>
            <w:r w:rsidR="0025355F">
              <w:rPr>
                <w:noProof/>
                <w:webHidden/>
              </w:rPr>
              <w:fldChar w:fldCharType="begin"/>
            </w:r>
            <w:r w:rsidR="0025355F">
              <w:rPr>
                <w:noProof/>
                <w:webHidden/>
              </w:rPr>
              <w:instrText xml:space="preserve"> PAGEREF _Toc461026390 \h </w:instrText>
            </w:r>
            <w:r w:rsidR="0025355F">
              <w:rPr>
                <w:noProof/>
                <w:webHidden/>
              </w:rPr>
            </w:r>
            <w:r w:rsidR="0025355F">
              <w:rPr>
                <w:noProof/>
                <w:webHidden/>
              </w:rPr>
              <w:fldChar w:fldCharType="separate"/>
            </w:r>
            <w:r w:rsidR="0025355F">
              <w:rPr>
                <w:noProof/>
                <w:webHidden/>
              </w:rPr>
              <w:t>31</w:t>
            </w:r>
            <w:r w:rsidR="0025355F">
              <w:rPr>
                <w:noProof/>
                <w:webHidden/>
              </w:rPr>
              <w:fldChar w:fldCharType="end"/>
            </w:r>
          </w:hyperlink>
        </w:p>
        <w:p w14:paraId="599E310F"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91" w:history="1">
            <w:r w:rsidR="0025355F" w:rsidRPr="00D8579D">
              <w:rPr>
                <w:rStyle w:val="Hyperlink"/>
                <w:noProof/>
              </w:rPr>
              <w:t>6.4</w:t>
            </w:r>
            <w:r w:rsidR="0025355F">
              <w:rPr>
                <w:rFonts w:asciiTheme="minorHAnsi" w:eastAsiaTheme="minorEastAsia" w:hAnsiTheme="minorHAnsi" w:cstheme="minorBidi"/>
                <w:noProof/>
                <w:sz w:val="22"/>
                <w:szCs w:val="22"/>
              </w:rPr>
              <w:tab/>
            </w:r>
            <w:r w:rsidR="0025355F" w:rsidRPr="00D8579D">
              <w:rPr>
                <w:rStyle w:val="Hyperlink"/>
                <w:noProof/>
              </w:rPr>
              <w:t>River reference system</w:t>
            </w:r>
            <w:r w:rsidR="0025355F">
              <w:rPr>
                <w:noProof/>
                <w:webHidden/>
              </w:rPr>
              <w:tab/>
            </w:r>
            <w:r w:rsidR="0025355F">
              <w:rPr>
                <w:noProof/>
                <w:webHidden/>
              </w:rPr>
              <w:fldChar w:fldCharType="begin"/>
            </w:r>
            <w:r w:rsidR="0025355F">
              <w:rPr>
                <w:noProof/>
                <w:webHidden/>
              </w:rPr>
              <w:instrText xml:space="preserve"> PAGEREF _Toc461026391 \h </w:instrText>
            </w:r>
            <w:r w:rsidR="0025355F">
              <w:rPr>
                <w:noProof/>
                <w:webHidden/>
              </w:rPr>
            </w:r>
            <w:r w:rsidR="0025355F">
              <w:rPr>
                <w:noProof/>
                <w:webHidden/>
              </w:rPr>
              <w:fldChar w:fldCharType="separate"/>
            </w:r>
            <w:r w:rsidR="0025355F">
              <w:rPr>
                <w:noProof/>
                <w:webHidden/>
              </w:rPr>
              <w:t>34</w:t>
            </w:r>
            <w:r w:rsidR="0025355F">
              <w:rPr>
                <w:noProof/>
                <w:webHidden/>
              </w:rPr>
              <w:fldChar w:fldCharType="end"/>
            </w:r>
          </w:hyperlink>
        </w:p>
        <w:p w14:paraId="24CCFA5F"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92" w:history="1">
            <w:r w:rsidR="0025355F" w:rsidRPr="00D8579D">
              <w:rPr>
                <w:rStyle w:val="Hyperlink"/>
                <w:noProof/>
              </w:rPr>
              <w:t>6.5</w:t>
            </w:r>
            <w:r w:rsidR="0025355F">
              <w:rPr>
                <w:rFonts w:asciiTheme="minorHAnsi" w:eastAsiaTheme="minorEastAsia" w:hAnsiTheme="minorHAnsi" w:cstheme="minorBidi"/>
                <w:noProof/>
                <w:sz w:val="22"/>
                <w:szCs w:val="22"/>
              </w:rPr>
              <w:tab/>
            </w:r>
            <w:r w:rsidR="0025355F" w:rsidRPr="00D8579D">
              <w:rPr>
                <w:rStyle w:val="Hyperlink"/>
                <w:noProof/>
              </w:rPr>
              <w:t>Hydrographic and hydrometric networks</w:t>
            </w:r>
            <w:r w:rsidR="0025355F">
              <w:rPr>
                <w:noProof/>
                <w:webHidden/>
              </w:rPr>
              <w:tab/>
            </w:r>
            <w:r w:rsidR="0025355F">
              <w:rPr>
                <w:noProof/>
                <w:webHidden/>
              </w:rPr>
              <w:fldChar w:fldCharType="begin"/>
            </w:r>
            <w:r w:rsidR="0025355F">
              <w:rPr>
                <w:noProof/>
                <w:webHidden/>
              </w:rPr>
              <w:instrText xml:space="preserve"> PAGEREF _Toc461026392 \h </w:instrText>
            </w:r>
            <w:r w:rsidR="0025355F">
              <w:rPr>
                <w:noProof/>
                <w:webHidden/>
              </w:rPr>
            </w:r>
            <w:r w:rsidR="0025355F">
              <w:rPr>
                <w:noProof/>
                <w:webHidden/>
              </w:rPr>
              <w:fldChar w:fldCharType="separate"/>
            </w:r>
            <w:r w:rsidR="0025355F">
              <w:rPr>
                <w:noProof/>
                <w:webHidden/>
              </w:rPr>
              <w:t>37</w:t>
            </w:r>
            <w:r w:rsidR="0025355F">
              <w:rPr>
                <w:noProof/>
                <w:webHidden/>
              </w:rPr>
              <w:fldChar w:fldCharType="end"/>
            </w:r>
          </w:hyperlink>
        </w:p>
        <w:p w14:paraId="66ADD3E5"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393" w:history="1">
            <w:r w:rsidR="0025355F" w:rsidRPr="00D8579D">
              <w:rPr>
                <w:rStyle w:val="Hyperlink"/>
                <w:noProof/>
              </w:rPr>
              <w:t>6.5.1</w:t>
            </w:r>
            <w:r w:rsidR="0025355F">
              <w:rPr>
                <w:rFonts w:asciiTheme="minorHAnsi" w:eastAsiaTheme="minorEastAsia" w:hAnsiTheme="minorHAnsi" w:cstheme="minorBidi"/>
                <w:noProof/>
                <w:sz w:val="22"/>
                <w:szCs w:val="22"/>
              </w:rPr>
              <w:tab/>
            </w:r>
            <w:r w:rsidR="0025355F" w:rsidRPr="00D8579D">
              <w:rPr>
                <w:rStyle w:val="Hyperlink"/>
                <w:noProof/>
              </w:rPr>
              <w:t>Hydrographic and channel networks</w:t>
            </w:r>
            <w:r w:rsidR="0025355F">
              <w:rPr>
                <w:noProof/>
                <w:webHidden/>
              </w:rPr>
              <w:tab/>
            </w:r>
            <w:r w:rsidR="0025355F">
              <w:rPr>
                <w:noProof/>
                <w:webHidden/>
              </w:rPr>
              <w:fldChar w:fldCharType="begin"/>
            </w:r>
            <w:r w:rsidR="0025355F">
              <w:rPr>
                <w:noProof/>
                <w:webHidden/>
              </w:rPr>
              <w:instrText xml:space="preserve"> PAGEREF _Toc461026393 \h </w:instrText>
            </w:r>
            <w:r w:rsidR="0025355F">
              <w:rPr>
                <w:noProof/>
                <w:webHidden/>
              </w:rPr>
            </w:r>
            <w:r w:rsidR="0025355F">
              <w:rPr>
                <w:noProof/>
                <w:webHidden/>
              </w:rPr>
              <w:fldChar w:fldCharType="separate"/>
            </w:r>
            <w:r w:rsidR="0025355F">
              <w:rPr>
                <w:noProof/>
                <w:webHidden/>
              </w:rPr>
              <w:t>37</w:t>
            </w:r>
            <w:r w:rsidR="0025355F">
              <w:rPr>
                <w:noProof/>
                <w:webHidden/>
              </w:rPr>
              <w:fldChar w:fldCharType="end"/>
            </w:r>
          </w:hyperlink>
        </w:p>
        <w:p w14:paraId="35A6D9AD"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394" w:history="1">
            <w:r w:rsidR="0025355F" w:rsidRPr="00D8579D">
              <w:rPr>
                <w:rStyle w:val="Hyperlink"/>
                <w:noProof/>
              </w:rPr>
              <w:t>6.5.2</w:t>
            </w:r>
            <w:r w:rsidR="0025355F">
              <w:rPr>
                <w:rFonts w:asciiTheme="minorHAnsi" w:eastAsiaTheme="minorEastAsia" w:hAnsiTheme="minorHAnsi" w:cstheme="minorBidi"/>
                <w:noProof/>
                <w:sz w:val="22"/>
                <w:szCs w:val="22"/>
              </w:rPr>
              <w:tab/>
            </w:r>
            <w:r w:rsidR="0025355F" w:rsidRPr="00D8579D">
              <w:rPr>
                <w:rStyle w:val="Hyperlink"/>
                <w:noProof/>
              </w:rPr>
              <w:t>Hydrometric networks</w:t>
            </w:r>
            <w:r w:rsidR="0025355F">
              <w:rPr>
                <w:noProof/>
                <w:webHidden/>
              </w:rPr>
              <w:tab/>
            </w:r>
            <w:r w:rsidR="0025355F">
              <w:rPr>
                <w:noProof/>
                <w:webHidden/>
              </w:rPr>
              <w:fldChar w:fldCharType="begin"/>
            </w:r>
            <w:r w:rsidR="0025355F">
              <w:rPr>
                <w:noProof/>
                <w:webHidden/>
              </w:rPr>
              <w:instrText xml:space="preserve"> PAGEREF _Toc461026394 \h </w:instrText>
            </w:r>
            <w:r w:rsidR="0025355F">
              <w:rPr>
                <w:noProof/>
                <w:webHidden/>
              </w:rPr>
            </w:r>
            <w:r w:rsidR="0025355F">
              <w:rPr>
                <w:noProof/>
                <w:webHidden/>
              </w:rPr>
              <w:fldChar w:fldCharType="separate"/>
            </w:r>
            <w:r w:rsidR="0025355F">
              <w:rPr>
                <w:noProof/>
                <w:webHidden/>
              </w:rPr>
              <w:t>38</w:t>
            </w:r>
            <w:r w:rsidR="0025355F">
              <w:rPr>
                <w:noProof/>
                <w:webHidden/>
              </w:rPr>
              <w:fldChar w:fldCharType="end"/>
            </w:r>
          </w:hyperlink>
        </w:p>
        <w:p w14:paraId="5CF98163"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395" w:history="1">
            <w:r w:rsidR="0025355F" w:rsidRPr="00D8579D">
              <w:rPr>
                <w:rStyle w:val="Hyperlink"/>
                <w:noProof/>
              </w:rPr>
              <w:t>6.5.3</w:t>
            </w:r>
            <w:r w:rsidR="0025355F">
              <w:rPr>
                <w:rFonts w:asciiTheme="minorHAnsi" w:eastAsiaTheme="minorEastAsia" w:hAnsiTheme="minorHAnsi" w:cstheme="minorBidi"/>
                <w:noProof/>
                <w:sz w:val="22"/>
                <w:szCs w:val="22"/>
              </w:rPr>
              <w:tab/>
            </w:r>
            <w:r w:rsidR="0025355F" w:rsidRPr="00D8579D">
              <w:rPr>
                <w:rStyle w:val="Hyperlink"/>
                <w:noProof/>
              </w:rPr>
              <w:t>HydroNetwork: hydrographic network, channel network and station network - different views of catchment topology</w:t>
            </w:r>
            <w:r w:rsidR="0025355F">
              <w:rPr>
                <w:noProof/>
                <w:webHidden/>
              </w:rPr>
              <w:tab/>
            </w:r>
            <w:r w:rsidR="0025355F">
              <w:rPr>
                <w:noProof/>
                <w:webHidden/>
              </w:rPr>
              <w:fldChar w:fldCharType="begin"/>
            </w:r>
            <w:r w:rsidR="0025355F">
              <w:rPr>
                <w:noProof/>
                <w:webHidden/>
              </w:rPr>
              <w:instrText xml:space="preserve"> PAGEREF _Toc461026395 \h </w:instrText>
            </w:r>
            <w:r w:rsidR="0025355F">
              <w:rPr>
                <w:noProof/>
                <w:webHidden/>
              </w:rPr>
            </w:r>
            <w:r w:rsidR="0025355F">
              <w:rPr>
                <w:noProof/>
                <w:webHidden/>
              </w:rPr>
              <w:fldChar w:fldCharType="separate"/>
            </w:r>
            <w:r w:rsidR="0025355F">
              <w:rPr>
                <w:noProof/>
                <w:webHidden/>
              </w:rPr>
              <w:t>39</w:t>
            </w:r>
            <w:r w:rsidR="0025355F">
              <w:rPr>
                <w:noProof/>
                <w:webHidden/>
              </w:rPr>
              <w:fldChar w:fldCharType="end"/>
            </w:r>
          </w:hyperlink>
        </w:p>
        <w:p w14:paraId="6AE58E00"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396" w:history="1">
            <w:r w:rsidR="0025355F" w:rsidRPr="00D8579D">
              <w:rPr>
                <w:rStyle w:val="Hyperlink"/>
                <w:noProof/>
              </w:rPr>
              <w:t>6.5.4</w:t>
            </w:r>
            <w:r w:rsidR="0025355F">
              <w:rPr>
                <w:rFonts w:asciiTheme="minorHAnsi" w:eastAsiaTheme="minorEastAsia" w:hAnsiTheme="minorHAnsi" w:cstheme="minorBidi"/>
                <w:noProof/>
                <w:sz w:val="22"/>
                <w:szCs w:val="22"/>
              </w:rPr>
              <w:tab/>
            </w:r>
            <w:r w:rsidR="0025355F" w:rsidRPr="00D8579D">
              <w:rPr>
                <w:rStyle w:val="Hyperlink"/>
                <w:noProof/>
              </w:rPr>
              <w:t>FlowPath</w:t>
            </w:r>
            <w:r w:rsidR="0025355F">
              <w:rPr>
                <w:noProof/>
                <w:webHidden/>
              </w:rPr>
              <w:tab/>
            </w:r>
            <w:r w:rsidR="0025355F">
              <w:rPr>
                <w:noProof/>
                <w:webHidden/>
              </w:rPr>
              <w:fldChar w:fldCharType="begin"/>
            </w:r>
            <w:r w:rsidR="0025355F">
              <w:rPr>
                <w:noProof/>
                <w:webHidden/>
              </w:rPr>
              <w:instrText xml:space="preserve"> PAGEREF _Toc461026396 \h </w:instrText>
            </w:r>
            <w:r w:rsidR="0025355F">
              <w:rPr>
                <w:noProof/>
                <w:webHidden/>
              </w:rPr>
            </w:r>
            <w:r w:rsidR="0025355F">
              <w:rPr>
                <w:noProof/>
                <w:webHidden/>
              </w:rPr>
              <w:fldChar w:fldCharType="separate"/>
            </w:r>
            <w:r w:rsidR="0025355F">
              <w:rPr>
                <w:noProof/>
                <w:webHidden/>
              </w:rPr>
              <w:t>40</w:t>
            </w:r>
            <w:r w:rsidR="0025355F">
              <w:rPr>
                <w:noProof/>
                <w:webHidden/>
              </w:rPr>
              <w:fldChar w:fldCharType="end"/>
            </w:r>
          </w:hyperlink>
        </w:p>
        <w:p w14:paraId="03858A71"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397" w:history="1">
            <w:r w:rsidR="0025355F" w:rsidRPr="00D8579D">
              <w:rPr>
                <w:rStyle w:val="Hyperlink"/>
                <w:noProof/>
              </w:rPr>
              <w:t>6.6</w:t>
            </w:r>
            <w:r w:rsidR="0025355F">
              <w:rPr>
                <w:rFonts w:asciiTheme="minorHAnsi" w:eastAsiaTheme="minorEastAsia" w:hAnsiTheme="minorHAnsi" w:cstheme="minorBidi"/>
                <w:noProof/>
                <w:sz w:val="22"/>
                <w:szCs w:val="22"/>
              </w:rPr>
              <w:tab/>
            </w:r>
            <w:r w:rsidR="0025355F" w:rsidRPr="00D8579D">
              <w:rPr>
                <w:rStyle w:val="Hyperlink"/>
                <w:noProof/>
              </w:rPr>
              <w:t>Discussion of purpose and relation to ISO standards baselines.</w:t>
            </w:r>
            <w:r w:rsidR="0025355F">
              <w:rPr>
                <w:noProof/>
                <w:webHidden/>
              </w:rPr>
              <w:tab/>
            </w:r>
            <w:r w:rsidR="0025355F">
              <w:rPr>
                <w:noProof/>
                <w:webHidden/>
              </w:rPr>
              <w:fldChar w:fldCharType="begin"/>
            </w:r>
            <w:r w:rsidR="0025355F">
              <w:rPr>
                <w:noProof/>
                <w:webHidden/>
              </w:rPr>
              <w:instrText xml:space="preserve"> PAGEREF _Toc461026397 \h </w:instrText>
            </w:r>
            <w:r w:rsidR="0025355F">
              <w:rPr>
                <w:noProof/>
                <w:webHidden/>
              </w:rPr>
            </w:r>
            <w:r w:rsidR="0025355F">
              <w:rPr>
                <w:noProof/>
                <w:webHidden/>
              </w:rPr>
              <w:fldChar w:fldCharType="separate"/>
            </w:r>
            <w:r w:rsidR="0025355F">
              <w:rPr>
                <w:noProof/>
                <w:webHidden/>
              </w:rPr>
              <w:t>41</w:t>
            </w:r>
            <w:r w:rsidR="0025355F">
              <w:rPr>
                <w:noProof/>
                <w:webHidden/>
              </w:rPr>
              <w:fldChar w:fldCharType="end"/>
            </w:r>
          </w:hyperlink>
        </w:p>
        <w:p w14:paraId="351CCEDE"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398" w:history="1">
            <w:r w:rsidR="0025355F" w:rsidRPr="00D8579D">
              <w:rPr>
                <w:rStyle w:val="Hyperlink"/>
                <w:noProof/>
              </w:rPr>
              <w:t>6.6.1</w:t>
            </w:r>
            <w:r w:rsidR="0025355F">
              <w:rPr>
                <w:rFonts w:asciiTheme="minorHAnsi" w:eastAsiaTheme="minorEastAsia" w:hAnsiTheme="minorHAnsi" w:cstheme="minorBidi"/>
                <w:noProof/>
                <w:sz w:val="22"/>
                <w:szCs w:val="22"/>
              </w:rPr>
              <w:tab/>
            </w:r>
            <w:r w:rsidR="0025355F" w:rsidRPr="00D8579D">
              <w:rPr>
                <w:rStyle w:val="Hyperlink"/>
                <w:noProof/>
              </w:rPr>
              <w:t>Catchment topology, comparison with the ISO topology model</w:t>
            </w:r>
            <w:r w:rsidR="0025355F">
              <w:rPr>
                <w:noProof/>
                <w:webHidden/>
              </w:rPr>
              <w:tab/>
            </w:r>
            <w:r w:rsidR="0025355F">
              <w:rPr>
                <w:noProof/>
                <w:webHidden/>
              </w:rPr>
              <w:fldChar w:fldCharType="begin"/>
            </w:r>
            <w:r w:rsidR="0025355F">
              <w:rPr>
                <w:noProof/>
                <w:webHidden/>
              </w:rPr>
              <w:instrText xml:space="preserve"> PAGEREF _Toc461026398 \h </w:instrText>
            </w:r>
            <w:r w:rsidR="0025355F">
              <w:rPr>
                <w:noProof/>
                <w:webHidden/>
              </w:rPr>
            </w:r>
            <w:r w:rsidR="0025355F">
              <w:rPr>
                <w:noProof/>
                <w:webHidden/>
              </w:rPr>
              <w:fldChar w:fldCharType="separate"/>
            </w:r>
            <w:r w:rsidR="0025355F">
              <w:rPr>
                <w:noProof/>
                <w:webHidden/>
              </w:rPr>
              <w:t>41</w:t>
            </w:r>
            <w:r w:rsidR="0025355F">
              <w:rPr>
                <w:noProof/>
                <w:webHidden/>
              </w:rPr>
              <w:fldChar w:fldCharType="end"/>
            </w:r>
          </w:hyperlink>
        </w:p>
        <w:p w14:paraId="2D38EEDF"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399" w:history="1">
            <w:r w:rsidR="0025355F" w:rsidRPr="00D8579D">
              <w:rPr>
                <w:rStyle w:val="Hyperlink"/>
                <w:noProof/>
              </w:rPr>
              <w:t>6.6.2</w:t>
            </w:r>
            <w:r w:rsidR="0025355F">
              <w:rPr>
                <w:rFonts w:asciiTheme="minorHAnsi" w:eastAsiaTheme="minorEastAsia" w:hAnsiTheme="minorHAnsi" w:cstheme="minorBidi"/>
                <w:noProof/>
                <w:sz w:val="22"/>
                <w:szCs w:val="22"/>
              </w:rPr>
              <w:tab/>
            </w:r>
            <w:r w:rsidR="0025355F" w:rsidRPr="00D8579D">
              <w:rPr>
                <w:rStyle w:val="Hyperlink"/>
                <w:noProof/>
              </w:rPr>
              <w:t>River Reference System, comparison with ISO linear referencing model</w:t>
            </w:r>
            <w:r w:rsidR="0025355F">
              <w:rPr>
                <w:noProof/>
                <w:webHidden/>
              </w:rPr>
              <w:tab/>
            </w:r>
            <w:r w:rsidR="0025355F">
              <w:rPr>
                <w:noProof/>
                <w:webHidden/>
              </w:rPr>
              <w:fldChar w:fldCharType="begin"/>
            </w:r>
            <w:r w:rsidR="0025355F">
              <w:rPr>
                <w:noProof/>
                <w:webHidden/>
              </w:rPr>
              <w:instrText xml:space="preserve"> PAGEREF _Toc461026399 \h </w:instrText>
            </w:r>
            <w:r w:rsidR="0025355F">
              <w:rPr>
                <w:noProof/>
                <w:webHidden/>
              </w:rPr>
            </w:r>
            <w:r w:rsidR="0025355F">
              <w:rPr>
                <w:noProof/>
                <w:webHidden/>
              </w:rPr>
              <w:fldChar w:fldCharType="separate"/>
            </w:r>
            <w:r w:rsidR="0025355F">
              <w:rPr>
                <w:noProof/>
                <w:webHidden/>
              </w:rPr>
              <w:t>42</w:t>
            </w:r>
            <w:r w:rsidR="0025355F">
              <w:rPr>
                <w:noProof/>
                <w:webHidden/>
              </w:rPr>
              <w:fldChar w:fldCharType="end"/>
            </w:r>
          </w:hyperlink>
        </w:p>
        <w:p w14:paraId="7C309AC7"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400" w:history="1">
            <w:r w:rsidR="0025355F" w:rsidRPr="00D8579D">
              <w:rPr>
                <w:rStyle w:val="Hyperlink"/>
                <w:noProof/>
              </w:rPr>
              <w:t>6.6.3</w:t>
            </w:r>
            <w:r w:rsidR="0025355F">
              <w:rPr>
                <w:rFonts w:asciiTheme="minorHAnsi" w:eastAsiaTheme="minorEastAsia" w:hAnsiTheme="minorHAnsi" w:cstheme="minorBidi"/>
                <w:noProof/>
                <w:sz w:val="22"/>
                <w:szCs w:val="22"/>
              </w:rPr>
              <w:tab/>
            </w:r>
            <w:r w:rsidR="0025355F" w:rsidRPr="00D8579D">
              <w:rPr>
                <w:rStyle w:val="Hyperlink"/>
                <w:noProof/>
              </w:rPr>
              <w:t>Catchment Network Navigation, comparison with ISO network (navigation) model</w:t>
            </w:r>
            <w:r w:rsidR="0025355F">
              <w:rPr>
                <w:noProof/>
                <w:webHidden/>
              </w:rPr>
              <w:tab/>
            </w:r>
            <w:r w:rsidR="0025355F">
              <w:rPr>
                <w:noProof/>
                <w:webHidden/>
              </w:rPr>
              <w:fldChar w:fldCharType="begin"/>
            </w:r>
            <w:r w:rsidR="0025355F">
              <w:rPr>
                <w:noProof/>
                <w:webHidden/>
              </w:rPr>
              <w:instrText xml:space="preserve"> PAGEREF _Toc461026400 \h </w:instrText>
            </w:r>
            <w:r w:rsidR="0025355F">
              <w:rPr>
                <w:noProof/>
                <w:webHidden/>
              </w:rPr>
            </w:r>
            <w:r w:rsidR="0025355F">
              <w:rPr>
                <w:noProof/>
                <w:webHidden/>
              </w:rPr>
              <w:fldChar w:fldCharType="separate"/>
            </w:r>
            <w:r w:rsidR="0025355F">
              <w:rPr>
                <w:noProof/>
                <w:webHidden/>
              </w:rPr>
              <w:t>43</w:t>
            </w:r>
            <w:r w:rsidR="0025355F">
              <w:rPr>
                <w:noProof/>
                <w:webHidden/>
              </w:rPr>
              <w:fldChar w:fldCharType="end"/>
            </w:r>
          </w:hyperlink>
        </w:p>
        <w:p w14:paraId="6FAEC637" w14:textId="77777777" w:rsidR="0025355F" w:rsidRDefault="00DA0757">
          <w:pPr>
            <w:pStyle w:val="Verzeichnis1"/>
            <w:tabs>
              <w:tab w:val="left" w:pos="480"/>
              <w:tab w:val="right" w:leader="dot" w:pos="8630"/>
            </w:tabs>
            <w:rPr>
              <w:rFonts w:asciiTheme="minorHAnsi" w:eastAsiaTheme="minorEastAsia" w:hAnsiTheme="minorHAnsi" w:cstheme="minorBidi"/>
              <w:noProof/>
              <w:sz w:val="22"/>
              <w:szCs w:val="22"/>
            </w:rPr>
          </w:pPr>
          <w:hyperlink w:anchor="_Toc461026401" w:history="1">
            <w:r w:rsidR="0025355F" w:rsidRPr="00D8579D">
              <w:rPr>
                <w:rStyle w:val="Hyperlink"/>
                <w:noProof/>
              </w:rPr>
              <w:t>7.</w:t>
            </w:r>
            <w:r w:rsidR="0025355F">
              <w:rPr>
                <w:rFonts w:asciiTheme="minorHAnsi" w:eastAsiaTheme="minorEastAsia" w:hAnsiTheme="minorHAnsi" w:cstheme="minorBidi"/>
                <w:noProof/>
                <w:sz w:val="22"/>
                <w:szCs w:val="22"/>
              </w:rPr>
              <w:tab/>
            </w:r>
            <w:r w:rsidR="0025355F" w:rsidRPr="00D8579D">
              <w:rPr>
                <w:rStyle w:val="Hyperlink"/>
                <w:noProof/>
              </w:rPr>
              <w:t>Clause containing normative material</w:t>
            </w:r>
            <w:r w:rsidR="0025355F">
              <w:rPr>
                <w:noProof/>
                <w:webHidden/>
              </w:rPr>
              <w:tab/>
            </w:r>
            <w:r w:rsidR="0025355F">
              <w:rPr>
                <w:noProof/>
                <w:webHidden/>
              </w:rPr>
              <w:fldChar w:fldCharType="begin"/>
            </w:r>
            <w:r w:rsidR="0025355F">
              <w:rPr>
                <w:noProof/>
                <w:webHidden/>
              </w:rPr>
              <w:instrText xml:space="preserve"> PAGEREF _Toc461026401 \h </w:instrText>
            </w:r>
            <w:r w:rsidR="0025355F">
              <w:rPr>
                <w:noProof/>
                <w:webHidden/>
              </w:rPr>
            </w:r>
            <w:r w:rsidR="0025355F">
              <w:rPr>
                <w:noProof/>
                <w:webHidden/>
              </w:rPr>
              <w:fldChar w:fldCharType="separate"/>
            </w:r>
            <w:r w:rsidR="0025355F">
              <w:rPr>
                <w:noProof/>
                <w:webHidden/>
              </w:rPr>
              <w:t>44</w:t>
            </w:r>
            <w:r w:rsidR="0025355F">
              <w:rPr>
                <w:noProof/>
                <w:webHidden/>
              </w:rPr>
              <w:fldChar w:fldCharType="end"/>
            </w:r>
          </w:hyperlink>
        </w:p>
        <w:p w14:paraId="1EF72AD6"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402" w:history="1">
            <w:r w:rsidR="0025355F" w:rsidRPr="00D8579D">
              <w:rPr>
                <w:rStyle w:val="Hyperlink"/>
                <w:noProof/>
              </w:rPr>
              <w:t>7.1</w:t>
            </w:r>
            <w:r w:rsidR="0025355F">
              <w:rPr>
                <w:rFonts w:asciiTheme="minorHAnsi" w:eastAsiaTheme="minorEastAsia" w:hAnsiTheme="minorHAnsi" w:cstheme="minorBidi"/>
                <w:noProof/>
                <w:sz w:val="22"/>
                <w:szCs w:val="22"/>
              </w:rPr>
              <w:tab/>
            </w:r>
            <w:r w:rsidR="0025355F" w:rsidRPr="00D8579D">
              <w:rPr>
                <w:rStyle w:val="Hyperlink"/>
                <w:noProof/>
              </w:rPr>
              <w:t>The HY_Features conceptual model</w:t>
            </w:r>
            <w:r w:rsidR="0025355F">
              <w:rPr>
                <w:noProof/>
                <w:webHidden/>
              </w:rPr>
              <w:tab/>
            </w:r>
            <w:r w:rsidR="0025355F">
              <w:rPr>
                <w:noProof/>
                <w:webHidden/>
              </w:rPr>
              <w:fldChar w:fldCharType="begin"/>
            </w:r>
            <w:r w:rsidR="0025355F">
              <w:rPr>
                <w:noProof/>
                <w:webHidden/>
              </w:rPr>
              <w:instrText xml:space="preserve"> PAGEREF _Toc461026402 \h </w:instrText>
            </w:r>
            <w:r w:rsidR="0025355F">
              <w:rPr>
                <w:noProof/>
                <w:webHidden/>
              </w:rPr>
            </w:r>
            <w:r w:rsidR="0025355F">
              <w:rPr>
                <w:noProof/>
                <w:webHidden/>
              </w:rPr>
              <w:fldChar w:fldCharType="separate"/>
            </w:r>
            <w:r w:rsidR="0025355F">
              <w:rPr>
                <w:noProof/>
                <w:webHidden/>
              </w:rPr>
              <w:t>44</w:t>
            </w:r>
            <w:r w:rsidR="0025355F">
              <w:rPr>
                <w:noProof/>
                <w:webHidden/>
              </w:rPr>
              <w:fldChar w:fldCharType="end"/>
            </w:r>
          </w:hyperlink>
        </w:p>
        <w:p w14:paraId="0B331B27"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403" w:history="1">
            <w:r w:rsidR="0025355F" w:rsidRPr="00D8579D">
              <w:rPr>
                <w:rStyle w:val="Hyperlink"/>
                <w:noProof/>
              </w:rPr>
              <w:t>7.2</w:t>
            </w:r>
            <w:r w:rsidR="0025355F">
              <w:rPr>
                <w:rFonts w:asciiTheme="minorHAnsi" w:eastAsiaTheme="minorEastAsia" w:hAnsiTheme="minorHAnsi" w:cstheme="minorBidi"/>
                <w:noProof/>
                <w:sz w:val="22"/>
                <w:szCs w:val="22"/>
              </w:rPr>
              <w:tab/>
            </w:r>
            <w:r w:rsidR="0025355F" w:rsidRPr="00D8579D">
              <w:rPr>
                <w:rStyle w:val="Hyperlink"/>
                <w:noProof/>
              </w:rPr>
              <w:t>The HY_Features conceptual conformance (mapping)</w:t>
            </w:r>
            <w:r w:rsidR="0025355F">
              <w:rPr>
                <w:noProof/>
                <w:webHidden/>
              </w:rPr>
              <w:tab/>
            </w:r>
            <w:r w:rsidR="0025355F">
              <w:rPr>
                <w:noProof/>
                <w:webHidden/>
              </w:rPr>
              <w:fldChar w:fldCharType="begin"/>
            </w:r>
            <w:r w:rsidR="0025355F">
              <w:rPr>
                <w:noProof/>
                <w:webHidden/>
              </w:rPr>
              <w:instrText xml:space="preserve"> PAGEREF _Toc461026403 \h </w:instrText>
            </w:r>
            <w:r w:rsidR="0025355F">
              <w:rPr>
                <w:noProof/>
                <w:webHidden/>
              </w:rPr>
            </w:r>
            <w:r w:rsidR="0025355F">
              <w:rPr>
                <w:noProof/>
                <w:webHidden/>
              </w:rPr>
              <w:fldChar w:fldCharType="separate"/>
            </w:r>
            <w:r w:rsidR="0025355F">
              <w:rPr>
                <w:noProof/>
                <w:webHidden/>
              </w:rPr>
              <w:t>46</w:t>
            </w:r>
            <w:r w:rsidR="0025355F">
              <w:rPr>
                <w:noProof/>
                <w:webHidden/>
              </w:rPr>
              <w:fldChar w:fldCharType="end"/>
            </w:r>
          </w:hyperlink>
        </w:p>
        <w:p w14:paraId="42A55E9D"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404" w:history="1">
            <w:r w:rsidR="0025355F" w:rsidRPr="00D8579D">
              <w:rPr>
                <w:rStyle w:val="Hyperlink"/>
                <w:noProof/>
              </w:rPr>
              <w:t>7.3</w:t>
            </w:r>
            <w:r w:rsidR="0025355F">
              <w:rPr>
                <w:rFonts w:asciiTheme="minorHAnsi" w:eastAsiaTheme="minorEastAsia" w:hAnsiTheme="minorHAnsi" w:cstheme="minorBidi"/>
                <w:noProof/>
                <w:sz w:val="22"/>
                <w:szCs w:val="22"/>
              </w:rPr>
              <w:tab/>
            </w:r>
            <w:r w:rsidR="0025355F" w:rsidRPr="00D8579D">
              <w:rPr>
                <w:rStyle w:val="Hyperlink"/>
                <w:noProof/>
              </w:rPr>
              <w:t>The HY_Features data conformance (encoding)</w:t>
            </w:r>
            <w:r w:rsidR="0025355F">
              <w:rPr>
                <w:noProof/>
                <w:webHidden/>
              </w:rPr>
              <w:tab/>
            </w:r>
            <w:r w:rsidR="0025355F">
              <w:rPr>
                <w:noProof/>
                <w:webHidden/>
              </w:rPr>
              <w:fldChar w:fldCharType="begin"/>
            </w:r>
            <w:r w:rsidR="0025355F">
              <w:rPr>
                <w:noProof/>
                <w:webHidden/>
              </w:rPr>
              <w:instrText xml:space="preserve"> PAGEREF _Toc461026404 \h </w:instrText>
            </w:r>
            <w:r w:rsidR="0025355F">
              <w:rPr>
                <w:noProof/>
                <w:webHidden/>
              </w:rPr>
            </w:r>
            <w:r w:rsidR="0025355F">
              <w:rPr>
                <w:noProof/>
                <w:webHidden/>
              </w:rPr>
              <w:fldChar w:fldCharType="separate"/>
            </w:r>
            <w:r w:rsidR="0025355F">
              <w:rPr>
                <w:noProof/>
                <w:webHidden/>
              </w:rPr>
              <w:t>47</w:t>
            </w:r>
            <w:r w:rsidR="0025355F">
              <w:rPr>
                <w:noProof/>
                <w:webHidden/>
              </w:rPr>
              <w:fldChar w:fldCharType="end"/>
            </w:r>
          </w:hyperlink>
        </w:p>
        <w:p w14:paraId="5D2B96C2"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405" w:history="1">
            <w:r w:rsidR="0025355F" w:rsidRPr="00D8579D">
              <w:rPr>
                <w:rStyle w:val="Hyperlink"/>
                <w:noProof/>
              </w:rPr>
              <w:t>7.4</w:t>
            </w:r>
            <w:r w:rsidR="0025355F">
              <w:rPr>
                <w:rFonts w:asciiTheme="minorHAnsi" w:eastAsiaTheme="minorEastAsia" w:hAnsiTheme="minorHAnsi" w:cstheme="minorBidi"/>
                <w:noProof/>
                <w:sz w:val="22"/>
                <w:szCs w:val="22"/>
              </w:rPr>
              <w:tab/>
            </w:r>
            <w:r w:rsidR="0025355F" w:rsidRPr="00D8579D">
              <w:rPr>
                <w:rStyle w:val="Hyperlink"/>
                <w:noProof/>
              </w:rPr>
              <w:t>The Hydro Feature application schema</w:t>
            </w:r>
            <w:r w:rsidR="0025355F">
              <w:rPr>
                <w:noProof/>
                <w:webHidden/>
              </w:rPr>
              <w:tab/>
            </w:r>
            <w:r w:rsidR="0025355F">
              <w:rPr>
                <w:noProof/>
                <w:webHidden/>
              </w:rPr>
              <w:fldChar w:fldCharType="begin"/>
            </w:r>
            <w:r w:rsidR="0025355F">
              <w:rPr>
                <w:noProof/>
                <w:webHidden/>
              </w:rPr>
              <w:instrText xml:space="preserve"> PAGEREF _Toc461026405 \h </w:instrText>
            </w:r>
            <w:r w:rsidR="0025355F">
              <w:rPr>
                <w:noProof/>
                <w:webHidden/>
              </w:rPr>
            </w:r>
            <w:r w:rsidR="0025355F">
              <w:rPr>
                <w:noProof/>
                <w:webHidden/>
              </w:rPr>
              <w:fldChar w:fldCharType="separate"/>
            </w:r>
            <w:r w:rsidR="0025355F">
              <w:rPr>
                <w:noProof/>
                <w:webHidden/>
              </w:rPr>
              <w:t>48</w:t>
            </w:r>
            <w:r w:rsidR="0025355F">
              <w:rPr>
                <w:noProof/>
                <w:webHidden/>
              </w:rPr>
              <w:fldChar w:fldCharType="end"/>
            </w:r>
          </w:hyperlink>
        </w:p>
        <w:p w14:paraId="6C4375A1"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406" w:history="1">
            <w:r w:rsidR="0025355F" w:rsidRPr="00D8579D">
              <w:rPr>
                <w:rStyle w:val="Hyperlink"/>
                <w:noProof/>
              </w:rPr>
              <w:t>7.4.1</w:t>
            </w:r>
            <w:r w:rsidR="0025355F">
              <w:rPr>
                <w:rFonts w:asciiTheme="minorHAnsi" w:eastAsiaTheme="minorEastAsia" w:hAnsiTheme="minorHAnsi" w:cstheme="minorBidi"/>
                <w:noProof/>
                <w:sz w:val="22"/>
                <w:szCs w:val="22"/>
              </w:rPr>
              <w:tab/>
            </w:r>
            <w:r w:rsidR="0025355F" w:rsidRPr="00D8579D">
              <w:rPr>
                <w:rStyle w:val="Hyperlink"/>
                <w:noProof/>
              </w:rPr>
              <w:t>The Named Feature model</w:t>
            </w:r>
            <w:r w:rsidR="0025355F">
              <w:rPr>
                <w:noProof/>
                <w:webHidden/>
              </w:rPr>
              <w:tab/>
            </w:r>
            <w:r w:rsidR="0025355F">
              <w:rPr>
                <w:noProof/>
                <w:webHidden/>
              </w:rPr>
              <w:fldChar w:fldCharType="begin"/>
            </w:r>
            <w:r w:rsidR="0025355F">
              <w:rPr>
                <w:noProof/>
                <w:webHidden/>
              </w:rPr>
              <w:instrText xml:space="preserve"> PAGEREF _Toc461026406 \h </w:instrText>
            </w:r>
            <w:r w:rsidR="0025355F">
              <w:rPr>
                <w:noProof/>
                <w:webHidden/>
              </w:rPr>
            </w:r>
            <w:r w:rsidR="0025355F">
              <w:rPr>
                <w:noProof/>
                <w:webHidden/>
              </w:rPr>
              <w:fldChar w:fldCharType="separate"/>
            </w:r>
            <w:r w:rsidR="0025355F">
              <w:rPr>
                <w:noProof/>
                <w:webHidden/>
              </w:rPr>
              <w:t>50</w:t>
            </w:r>
            <w:r w:rsidR="0025355F">
              <w:rPr>
                <w:noProof/>
                <w:webHidden/>
              </w:rPr>
              <w:fldChar w:fldCharType="end"/>
            </w:r>
          </w:hyperlink>
        </w:p>
        <w:p w14:paraId="73048391"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407" w:history="1">
            <w:r w:rsidR="0025355F" w:rsidRPr="00D8579D">
              <w:rPr>
                <w:rStyle w:val="Hyperlink"/>
                <w:noProof/>
              </w:rPr>
              <w:t>7.4.2</w:t>
            </w:r>
            <w:r w:rsidR="0025355F">
              <w:rPr>
                <w:rFonts w:asciiTheme="minorHAnsi" w:eastAsiaTheme="minorEastAsia" w:hAnsiTheme="minorHAnsi" w:cstheme="minorBidi"/>
                <w:noProof/>
                <w:sz w:val="22"/>
                <w:szCs w:val="22"/>
              </w:rPr>
              <w:tab/>
            </w:r>
            <w:r w:rsidR="0025355F" w:rsidRPr="00D8579D">
              <w:rPr>
                <w:rStyle w:val="Hyperlink"/>
                <w:noProof/>
              </w:rPr>
              <w:t>The Hydro Complex model</w:t>
            </w:r>
            <w:r w:rsidR="0025355F">
              <w:rPr>
                <w:noProof/>
                <w:webHidden/>
              </w:rPr>
              <w:tab/>
            </w:r>
            <w:r w:rsidR="0025355F">
              <w:rPr>
                <w:noProof/>
                <w:webHidden/>
              </w:rPr>
              <w:fldChar w:fldCharType="begin"/>
            </w:r>
            <w:r w:rsidR="0025355F">
              <w:rPr>
                <w:noProof/>
                <w:webHidden/>
              </w:rPr>
              <w:instrText xml:space="preserve"> PAGEREF _Toc461026407 \h </w:instrText>
            </w:r>
            <w:r w:rsidR="0025355F">
              <w:rPr>
                <w:noProof/>
                <w:webHidden/>
              </w:rPr>
            </w:r>
            <w:r w:rsidR="0025355F">
              <w:rPr>
                <w:noProof/>
                <w:webHidden/>
              </w:rPr>
              <w:fldChar w:fldCharType="separate"/>
            </w:r>
            <w:r w:rsidR="0025355F">
              <w:rPr>
                <w:noProof/>
                <w:webHidden/>
              </w:rPr>
              <w:t>52</w:t>
            </w:r>
            <w:r w:rsidR="0025355F">
              <w:rPr>
                <w:noProof/>
                <w:webHidden/>
              </w:rPr>
              <w:fldChar w:fldCharType="end"/>
            </w:r>
          </w:hyperlink>
        </w:p>
        <w:p w14:paraId="0F38490A"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408" w:history="1">
            <w:r w:rsidR="0025355F" w:rsidRPr="00D8579D">
              <w:rPr>
                <w:rStyle w:val="Hyperlink"/>
                <w:noProof/>
              </w:rPr>
              <w:t>7.4.3</w:t>
            </w:r>
            <w:r w:rsidR="0025355F">
              <w:rPr>
                <w:rFonts w:asciiTheme="minorHAnsi" w:eastAsiaTheme="minorEastAsia" w:hAnsiTheme="minorHAnsi" w:cstheme="minorBidi"/>
                <w:noProof/>
                <w:sz w:val="22"/>
                <w:szCs w:val="22"/>
              </w:rPr>
              <w:tab/>
            </w:r>
            <w:r w:rsidR="0025355F" w:rsidRPr="00D8579D">
              <w:rPr>
                <w:rStyle w:val="Hyperlink"/>
                <w:noProof/>
              </w:rPr>
              <w:t>The River Positioning System model</w:t>
            </w:r>
            <w:r w:rsidR="0025355F">
              <w:rPr>
                <w:noProof/>
                <w:webHidden/>
              </w:rPr>
              <w:tab/>
            </w:r>
            <w:r w:rsidR="0025355F">
              <w:rPr>
                <w:noProof/>
                <w:webHidden/>
              </w:rPr>
              <w:fldChar w:fldCharType="begin"/>
            </w:r>
            <w:r w:rsidR="0025355F">
              <w:rPr>
                <w:noProof/>
                <w:webHidden/>
              </w:rPr>
              <w:instrText xml:space="preserve"> PAGEREF _Toc461026408 \h </w:instrText>
            </w:r>
            <w:r w:rsidR="0025355F">
              <w:rPr>
                <w:noProof/>
                <w:webHidden/>
              </w:rPr>
            </w:r>
            <w:r w:rsidR="0025355F">
              <w:rPr>
                <w:noProof/>
                <w:webHidden/>
              </w:rPr>
              <w:fldChar w:fldCharType="separate"/>
            </w:r>
            <w:r w:rsidR="0025355F">
              <w:rPr>
                <w:noProof/>
                <w:webHidden/>
              </w:rPr>
              <w:t>71</w:t>
            </w:r>
            <w:r w:rsidR="0025355F">
              <w:rPr>
                <w:noProof/>
                <w:webHidden/>
              </w:rPr>
              <w:fldChar w:fldCharType="end"/>
            </w:r>
          </w:hyperlink>
        </w:p>
        <w:p w14:paraId="7D56C5BE"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409" w:history="1">
            <w:r w:rsidR="0025355F" w:rsidRPr="00D8579D">
              <w:rPr>
                <w:rStyle w:val="Hyperlink"/>
                <w:noProof/>
              </w:rPr>
              <w:t>7.5</w:t>
            </w:r>
            <w:r w:rsidR="0025355F">
              <w:rPr>
                <w:rFonts w:asciiTheme="minorHAnsi" w:eastAsiaTheme="minorEastAsia" w:hAnsiTheme="minorHAnsi" w:cstheme="minorBidi"/>
                <w:noProof/>
                <w:sz w:val="22"/>
                <w:szCs w:val="22"/>
              </w:rPr>
              <w:tab/>
            </w:r>
            <w:r w:rsidR="0025355F" w:rsidRPr="00D8579D">
              <w:rPr>
                <w:rStyle w:val="Hyperlink"/>
                <w:noProof/>
              </w:rPr>
              <w:t>The Surface Hydro Feature application schema</w:t>
            </w:r>
            <w:r w:rsidR="0025355F">
              <w:rPr>
                <w:noProof/>
                <w:webHidden/>
              </w:rPr>
              <w:tab/>
            </w:r>
            <w:r w:rsidR="0025355F">
              <w:rPr>
                <w:noProof/>
                <w:webHidden/>
              </w:rPr>
              <w:fldChar w:fldCharType="begin"/>
            </w:r>
            <w:r w:rsidR="0025355F">
              <w:rPr>
                <w:noProof/>
                <w:webHidden/>
              </w:rPr>
              <w:instrText xml:space="preserve"> PAGEREF _Toc461026409 \h </w:instrText>
            </w:r>
            <w:r w:rsidR="0025355F">
              <w:rPr>
                <w:noProof/>
                <w:webHidden/>
              </w:rPr>
            </w:r>
            <w:r w:rsidR="0025355F">
              <w:rPr>
                <w:noProof/>
                <w:webHidden/>
              </w:rPr>
              <w:fldChar w:fldCharType="separate"/>
            </w:r>
            <w:r w:rsidR="0025355F">
              <w:rPr>
                <w:noProof/>
                <w:webHidden/>
              </w:rPr>
              <w:t>74</w:t>
            </w:r>
            <w:r w:rsidR="0025355F">
              <w:rPr>
                <w:noProof/>
                <w:webHidden/>
              </w:rPr>
              <w:fldChar w:fldCharType="end"/>
            </w:r>
          </w:hyperlink>
        </w:p>
        <w:p w14:paraId="04ED044F"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410" w:history="1">
            <w:r w:rsidR="0025355F" w:rsidRPr="00D8579D">
              <w:rPr>
                <w:rStyle w:val="Hyperlink"/>
                <w:noProof/>
              </w:rPr>
              <w:t>7.5.1</w:t>
            </w:r>
            <w:r w:rsidR="0025355F">
              <w:rPr>
                <w:rFonts w:asciiTheme="minorHAnsi" w:eastAsiaTheme="minorEastAsia" w:hAnsiTheme="minorHAnsi" w:cstheme="minorBidi"/>
                <w:noProof/>
                <w:sz w:val="22"/>
                <w:szCs w:val="22"/>
              </w:rPr>
              <w:tab/>
            </w:r>
            <w:r w:rsidR="0025355F" w:rsidRPr="00D8579D">
              <w:rPr>
                <w:rStyle w:val="Hyperlink"/>
                <w:noProof/>
              </w:rPr>
              <w:t>The Channel Network model</w:t>
            </w:r>
            <w:r w:rsidR="0025355F">
              <w:rPr>
                <w:noProof/>
                <w:webHidden/>
              </w:rPr>
              <w:tab/>
            </w:r>
            <w:r w:rsidR="0025355F">
              <w:rPr>
                <w:noProof/>
                <w:webHidden/>
              </w:rPr>
              <w:fldChar w:fldCharType="begin"/>
            </w:r>
            <w:r w:rsidR="0025355F">
              <w:rPr>
                <w:noProof/>
                <w:webHidden/>
              </w:rPr>
              <w:instrText xml:space="preserve"> PAGEREF _Toc461026410 \h </w:instrText>
            </w:r>
            <w:r w:rsidR="0025355F">
              <w:rPr>
                <w:noProof/>
                <w:webHidden/>
              </w:rPr>
            </w:r>
            <w:r w:rsidR="0025355F">
              <w:rPr>
                <w:noProof/>
                <w:webHidden/>
              </w:rPr>
              <w:fldChar w:fldCharType="separate"/>
            </w:r>
            <w:r w:rsidR="0025355F">
              <w:rPr>
                <w:noProof/>
                <w:webHidden/>
              </w:rPr>
              <w:t>75</w:t>
            </w:r>
            <w:r w:rsidR="0025355F">
              <w:rPr>
                <w:noProof/>
                <w:webHidden/>
              </w:rPr>
              <w:fldChar w:fldCharType="end"/>
            </w:r>
          </w:hyperlink>
        </w:p>
        <w:p w14:paraId="13CB0EF6"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411" w:history="1">
            <w:r w:rsidR="0025355F" w:rsidRPr="00D8579D">
              <w:rPr>
                <w:rStyle w:val="Hyperlink"/>
                <w:noProof/>
              </w:rPr>
              <w:t>7.5.2</w:t>
            </w:r>
            <w:r w:rsidR="0025355F">
              <w:rPr>
                <w:rFonts w:asciiTheme="minorHAnsi" w:eastAsiaTheme="minorEastAsia" w:hAnsiTheme="minorHAnsi" w:cstheme="minorBidi"/>
                <w:noProof/>
                <w:sz w:val="22"/>
                <w:szCs w:val="22"/>
              </w:rPr>
              <w:tab/>
            </w:r>
            <w:r w:rsidR="0025355F" w:rsidRPr="00D8579D">
              <w:rPr>
                <w:rStyle w:val="Hyperlink"/>
                <w:noProof/>
              </w:rPr>
              <w:t>The Hydrographic Network model</w:t>
            </w:r>
            <w:r w:rsidR="0025355F">
              <w:rPr>
                <w:noProof/>
                <w:webHidden/>
              </w:rPr>
              <w:tab/>
            </w:r>
            <w:r w:rsidR="0025355F">
              <w:rPr>
                <w:noProof/>
                <w:webHidden/>
              </w:rPr>
              <w:fldChar w:fldCharType="begin"/>
            </w:r>
            <w:r w:rsidR="0025355F">
              <w:rPr>
                <w:noProof/>
                <w:webHidden/>
              </w:rPr>
              <w:instrText xml:space="preserve"> PAGEREF _Toc461026411 \h </w:instrText>
            </w:r>
            <w:r w:rsidR="0025355F">
              <w:rPr>
                <w:noProof/>
                <w:webHidden/>
              </w:rPr>
            </w:r>
            <w:r w:rsidR="0025355F">
              <w:rPr>
                <w:noProof/>
                <w:webHidden/>
              </w:rPr>
              <w:fldChar w:fldCharType="separate"/>
            </w:r>
            <w:r w:rsidR="0025355F">
              <w:rPr>
                <w:noProof/>
                <w:webHidden/>
              </w:rPr>
              <w:t>81</w:t>
            </w:r>
            <w:r w:rsidR="0025355F">
              <w:rPr>
                <w:noProof/>
                <w:webHidden/>
              </w:rPr>
              <w:fldChar w:fldCharType="end"/>
            </w:r>
          </w:hyperlink>
        </w:p>
        <w:p w14:paraId="7009B90C"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412" w:history="1">
            <w:r w:rsidR="0025355F" w:rsidRPr="00D8579D">
              <w:rPr>
                <w:rStyle w:val="Hyperlink"/>
                <w:noProof/>
              </w:rPr>
              <w:t>7.5.3</w:t>
            </w:r>
            <w:r w:rsidR="0025355F">
              <w:rPr>
                <w:rFonts w:asciiTheme="minorHAnsi" w:eastAsiaTheme="minorEastAsia" w:hAnsiTheme="minorHAnsi" w:cstheme="minorBidi"/>
                <w:noProof/>
                <w:sz w:val="22"/>
                <w:szCs w:val="22"/>
              </w:rPr>
              <w:tab/>
            </w:r>
            <w:r w:rsidR="0025355F" w:rsidRPr="00D8579D">
              <w:rPr>
                <w:rStyle w:val="Hyperlink"/>
                <w:noProof/>
              </w:rPr>
              <w:t>The Surface Water Body types</w:t>
            </w:r>
            <w:r w:rsidR="0025355F">
              <w:rPr>
                <w:noProof/>
                <w:webHidden/>
              </w:rPr>
              <w:tab/>
            </w:r>
            <w:r w:rsidR="0025355F">
              <w:rPr>
                <w:noProof/>
                <w:webHidden/>
              </w:rPr>
              <w:fldChar w:fldCharType="begin"/>
            </w:r>
            <w:r w:rsidR="0025355F">
              <w:rPr>
                <w:noProof/>
                <w:webHidden/>
              </w:rPr>
              <w:instrText xml:space="preserve"> PAGEREF _Toc461026412 \h </w:instrText>
            </w:r>
            <w:r w:rsidR="0025355F">
              <w:rPr>
                <w:noProof/>
                <w:webHidden/>
              </w:rPr>
            </w:r>
            <w:r w:rsidR="0025355F">
              <w:rPr>
                <w:noProof/>
                <w:webHidden/>
              </w:rPr>
              <w:fldChar w:fldCharType="separate"/>
            </w:r>
            <w:r w:rsidR="0025355F">
              <w:rPr>
                <w:noProof/>
                <w:webHidden/>
              </w:rPr>
              <w:t>89</w:t>
            </w:r>
            <w:r w:rsidR="0025355F">
              <w:rPr>
                <w:noProof/>
                <w:webHidden/>
              </w:rPr>
              <w:fldChar w:fldCharType="end"/>
            </w:r>
          </w:hyperlink>
        </w:p>
        <w:p w14:paraId="400CFEB7" w14:textId="77777777" w:rsidR="0025355F" w:rsidRDefault="00DA0757">
          <w:pPr>
            <w:pStyle w:val="Verzeichnis3"/>
            <w:tabs>
              <w:tab w:val="left" w:pos="1200"/>
              <w:tab w:val="right" w:leader="dot" w:pos="8630"/>
            </w:tabs>
            <w:rPr>
              <w:rFonts w:asciiTheme="minorHAnsi" w:eastAsiaTheme="minorEastAsia" w:hAnsiTheme="minorHAnsi" w:cstheme="minorBidi"/>
              <w:noProof/>
              <w:sz w:val="22"/>
              <w:szCs w:val="22"/>
            </w:rPr>
          </w:pPr>
          <w:hyperlink w:anchor="_Toc461026413" w:history="1">
            <w:r w:rsidR="0025355F" w:rsidRPr="00D8579D">
              <w:rPr>
                <w:rStyle w:val="Hyperlink"/>
                <w:noProof/>
              </w:rPr>
              <w:t>7.5.4</w:t>
            </w:r>
            <w:r w:rsidR="0025355F">
              <w:rPr>
                <w:rFonts w:asciiTheme="minorHAnsi" w:eastAsiaTheme="minorEastAsia" w:hAnsiTheme="minorHAnsi" w:cstheme="minorBidi"/>
                <w:noProof/>
                <w:sz w:val="22"/>
                <w:szCs w:val="22"/>
              </w:rPr>
              <w:tab/>
            </w:r>
            <w:r w:rsidR="0025355F" w:rsidRPr="00D8579D">
              <w:rPr>
                <w:rStyle w:val="Hyperlink"/>
                <w:noProof/>
              </w:rPr>
              <w:t>The Storage model</w:t>
            </w:r>
            <w:r w:rsidR="0025355F">
              <w:rPr>
                <w:noProof/>
                <w:webHidden/>
              </w:rPr>
              <w:tab/>
            </w:r>
            <w:r w:rsidR="0025355F">
              <w:rPr>
                <w:noProof/>
                <w:webHidden/>
              </w:rPr>
              <w:fldChar w:fldCharType="begin"/>
            </w:r>
            <w:r w:rsidR="0025355F">
              <w:rPr>
                <w:noProof/>
                <w:webHidden/>
              </w:rPr>
              <w:instrText xml:space="preserve"> PAGEREF _Toc461026413 \h </w:instrText>
            </w:r>
            <w:r w:rsidR="0025355F">
              <w:rPr>
                <w:noProof/>
                <w:webHidden/>
              </w:rPr>
            </w:r>
            <w:r w:rsidR="0025355F">
              <w:rPr>
                <w:noProof/>
                <w:webHidden/>
              </w:rPr>
              <w:fldChar w:fldCharType="separate"/>
            </w:r>
            <w:r w:rsidR="0025355F">
              <w:rPr>
                <w:noProof/>
                <w:webHidden/>
              </w:rPr>
              <w:t>89</w:t>
            </w:r>
            <w:r w:rsidR="0025355F">
              <w:rPr>
                <w:noProof/>
                <w:webHidden/>
              </w:rPr>
              <w:fldChar w:fldCharType="end"/>
            </w:r>
          </w:hyperlink>
        </w:p>
        <w:p w14:paraId="4D9487F9" w14:textId="77777777" w:rsidR="0025355F" w:rsidRDefault="00DA0757">
          <w:pPr>
            <w:pStyle w:val="Verzeichnis2"/>
            <w:tabs>
              <w:tab w:val="left" w:pos="960"/>
              <w:tab w:val="right" w:leader="dot" w:pos="8630"/>
            </w:tabs>
            <w:rPr>
              <w:rFonts w:asciiTheme="minorHAnsi" w:eastAsiaTheme="minorEastAsia" w:hAnsiTheme="minorHAnsi" w:cstheme="minorBidi"/>
              <w:noProof/>
              <w:sz w:val="22"/>
              <w:szCs w:val="22"/>
            </w:rPr>
          </w:pPr>
          <w:hyperlink w:anchor="_Toc461026414" w:history="1">
            <w:r w:rsidR="0025355F" w:rsidRPr="00D8579D">
              <w:rPr>
                <w:rStyle w:val="Hyperlink"/>
                <w:noProof/>
              </w:rPr>
              <w:t>7.6</w:t>
            </w:r>
            <w:r w:rsidR="0025355F">
              <w:rPr>
                <w:rFonts w:asciiTheme="minorHAnsi" w:eastAsiaTheme="minorEastAsia" w:hAnsiTheme="minorHAnsi" w:cstheme="minorBidi"/>
                <w:noProof/>
                <w:sz w:val="22"/>
                <w:szCs w:val="22"/>
              </w:rPr>
              <w:tab/>
            </w:r>
            <w:r w:rsidR="0025355F" w:rsidRPr="00D8579D">
              <w:rPr>
                <w:rStyle w:val="Hyperlink"/>
                <w:noProof/>
              </w:rPr>
              <w:t>The Hydrometric Network application schema</w:t>
            </w:r>
            <w:r w:rsidR="0025355F">
              <w:rPr>
                <w:noProof/>
                <w:webHidden/>
              </w:rPr>
              <w:tab/>
            </w:r>
            <w:r w:rsidR="0025355F">
              <w:rPr>
                <w:noProof/>
                <w:webHidden/>
              </w:rPr>
              <w:fldChar w:fldCharType="begin"/>
            </w:r>
            <w:r w:rsidR="0025355F">
              <w:rPr>
                <w:noProof/>
                <w:webHidden/>
              </w:rPr>
              <w:instrText xml:space="preserve"> PAGEREF _Toc461026414 \h </w:instrText>
            </w:r>
            <w:r w:rsidR="0025355F">
              <w:rPr>
                <w:noProof/>
                <w:webHidden/>
              </w:rPr>
            </w:r>
            <w:r w:rsidR="0025355F">
              <w:rPr>
                <w:noProof/>
                <w:webHidden/>
              </w:rPr>
              <w:fldChar w:fldCharType="separate"/>
            </w:r>
            <w:r w:rsidR="0025355F">
              <w:rPr>
                <w:noProof/>
                <w:webHidden/>
              </w:rPr>
              <w:t>91</w:t>
            </w:r>
            <w:r w:rsidR="0025355F">
              <w:rPr>
                <w:noProof/>
                <w:webHidden/>
              </w:rPr>
              <w:fldChar w:fldCharType="end"/>
            </w:r>
          </w:hyperlink>
        </w:p>
        <w:p w14:paraId="56313EF6" w14:textId="77777777" w:rsidR="0025355F" w:rsidRDefault="00DA0757">
          <w:pPr>
            <w:pStyle w:val="Verzeichnis1"/>
            <w:tabs>
              <w:tab w:val="right" w:leader="dot" w:pos="8630"/>
            </w:tabs>
            <w:rPr>
              <w:rFonts w:asciiTheme="minorHAnsi" w:eastAsiaTheme="minorEastAsia" w:hAnsiTheme="minorHAnsi" w:cstheme="minorBidi"/>
              <w:noProof/>
              <w:sz w:val="22"/>
              <w:szCs w:val="22"/>
            </w:rPr>
          </w:pPr>
          <w:hyperlink w:anchor="_Toc461026415" w:history="1">
            <w:r w:rsidR="0025355F" w:rsidRPr="00D8579D">
              <w:rPr>
                <w:rStyle w:val="Hyperlink"/>
                <w:noProof/>
              </w:rPr>
              <w:t>ANNEX A Conformance Class Abstract Test Suite (Normative)</w:t>
            </w:r>
            <w:r w:rsidR="0025355F">
              <w:rPr>
                <w:noProof/>
                <w:webHidden/>
              </w:rPr>
              <w:tab/>
            </w:r>
            <w:r w:rsidR="0025355F">
              <w:rPr>
                <w:noProof/>
                <w:webHidden/>
              </w:rPr>
              <w:fldChar w:fldCharType="begin"/>
            </w:r>
            <w:r w:rsidR="0025355F">
              <w:rPr>
                <w:noProof/>
                <w:webHidden/>
              </w:rPr>
              <w:instrText xml:space="preserve"> PAGEREF _Toc461026415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A494599"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16" w:history="1">
            <w:r w:rsidR="0025355F" w:rsidRPr="00D8579D">
              <w:rPr>
                <w:rStyle w:val="Hyperlink"/>
                <w:noProof/>
              </w:rPr>
              <w:t>A.1 Introduction</w:t>
            </w:r>
            <w:r w:rsidR="0025355F">
              <w:rPr>
                <w:noProof/>
                <w:webHidden/>
              </w:rPr>
              <w:tab/>
            </w:r>
            <w:r w:rsidR="0025355F">
              <w:rPr>
                <w:noProof/>
                <w:webHidden/>
              </w:rPr>
              <w:fldChar w:fldCharType="begin"/>
            </w:r>
            <w:r w:rsidR="0025355F">
              <w:rPr>
                <w:noProof/>
                <w:webHidden/>
              </w:rPr>
              <w:instrText xml:space="preserve"> PAGEREF _Toc461026416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27FFDD71"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17" w:history="1">
            <w:r w:rsidR="0025355F" w:rsidRPr="00D8579D">
              <w:rPr>
                <w:rStyle w:val="Hyperlink"/>
                <w:noProof/>
              </w:rPr>
              <w:t>A.2 Conformance class: HY_HydroFeature application schema equivalence</w:t>
            </w:r>
            <w:r w:rsidR="0025355F">
              <w:rPr>
                <w:noProof/>
                <w:webHidden/>
              </w:rPr>
              <w:tab/>
            </w:r>
            <w:r w:rsidR="0025355F">
              <w:rPr>
                <w:noProof/>
                <w:webHidden/>
              </w:rPr>
              <w:fldChar w:fldCharType="begin"/>
            </w:r>
            <w:r w:rsidR="0025355F">
              <w:rPr>
                <w:noProof/>
                <w:webHidden/>
              </w:rPr>
              <w:instrText xml:space="preserve"> PAGEREF _Toc461026417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1DDF103E"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18" w:history="1">
            <w:r w:rsidR="0025355F" w:rsidRPr="00D8579D">
              <w:rPr>
                <w:rStyle w:val="Hyperlink"/>
                <w:noProof/>
              </w:rPr>
              <w:t>A.3 Conformance class: HY_SurfaceHydroFeature application schema equivalence</w:t>
            </w:r>
            <w:r w:rsidR="0025355F">
              <w:rPr>
                <w:noProof/>
                <w:webHidden/>
              </w:rPr>
              <w:tab/>
            </w:r>
            <w:r w:rsidR="0025355F">
              <w:rPr>
                <w:noProof/>
                <w:webHidden/>
              </w:rPr>
              <w:fldChar w:fldCharType="begin"/>
            </w:r>
            <w:r w:rsidR="0025355F">
              <w:rPr>
                <w:noProof/>
                <w:webHidden/>
              </w:rPr>
              <w:instrText xml:space="preserve"> PAGEREF _Toc461026418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117EEC59"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19" w:history="1">
            <w:r w:rsidR="0025355F" w:rsidRPr="00D8579D">
              <w:rPr>
                <w:rStyle w:val="Hyperlink"/>
                <w:noProof/>
              </w:rPr>
              <w:t>A.4 Conformance class: HY_HydrometricFeature application schema equivalence</w:t>
            </w:r>
            <w:r w:rsidR="0025355F">
              <w:rPr>
                <w:noProof/>
                <w:webHidden/>
              </w:rPr>
              <w:tab/>
            </w:r>
            <w:r w:rsidR="0025355F">
              <w:rPr>
                <w:noProof/>
                <w:webHidden/>
              </w:rPr>
              <w:fldChar w:fldCharType="begin"/>
            </w:r>
            <w:r w:rsidR="0025355F">
              <w:rPr>
                <w:noProof/>
                <w:webHidden/>
              </w:rPr>
              <w:instrText xml:space="preserve"> PAGEREF _Toc461026419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4D3DD34B" w14:textId="77777777" w:rsidR="0025355F" w:rsidRDefault="00DA0757">
          <w:pPr>
            <w:pStyle w:val="Verzeichnis1"/>
            <w:tabs>
              <w:tab w:val="right" w:leader="dot" w:pos="8630"/>
            </w:tabs>
            <w:rPr>
              <w:rFonts w:asciiTheme="minorHAnsi" w:eastAsiaTheme="minorEastAsia" w:hAnsiTheme="minorHAnsi" w:cstheme="minorBidi"/>
              <w:noProof/>
              <w:sz w:val="22"/>
              <w:szCs w:val="22"/>
            </w:rPr>
          </w:pPr>
          <w:hyperlink w:anchor="_Toc461026420" w:history="1">
            <w:r w:rsidR="0025355F" w:rsidRPr="00D8579D">
              <w:rPr>
                <w:rStyle w:val="Hyperlink"/>
                <w:noProof/>
              </w:rPr>
              <w:t>ANNEX B - Code lists for the HY_Features model</w:t>
            </w:r>
            <w:r w:rsidR="0025355F">
              <w:rPr>
                <w:noProof/>
                <w:webHidden/>
              </w:rPr>
              <w:tab/>
            </w:r>
            <w:r w:rsidR="0025355F">
              <w:rPr>
                <w:noProof/>
                <w:webHidden/>
              </w:rPr>
              <w:fldChar w:fldCharType="begin"/>
            </w:r>
            <w:r w:rsidR="0025355F">
              <w:rPr>
                <w:noProof/>
                <w:webHidden/>
              </w:rPr>
              <w:instrText xml:space="preserve"> PAGEREF _Toc461026420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57DFD097"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21" w:history="1">
            <w:r w:rsidR="0025355F" w:rsidRPr="00D8579D">
              <w:rPr>
                <w:rStyle w:val="Hyperlink"/>
                <w:noProof/>
              </w:rPr>
              <w:t>B.1 Terms identifying a fixed landmark determined to realize the conceptual outfall</w:t>
            </w:r>
            <w:r w:rsidR="0025355F">
              <w:rPr>
                <w:noProof/>
                <w:webHidden/>
              </w:rPr>
              <w:tab/>
            </w:r>
            <w:r w:rsidR="0025355F">
              <w:rPr>
                <w:noProof/>
                <w:webHidden/>
              </w:rPr>
              <w:fldChar w:fldCharType="begin"/>
            </w:r>
            <w:r w:rsidR="0025355F">
              <w:rPr>
                <w:noProof/>
                <w:webHidden/>
              </w:rPr>
              <w:instrText xml:space="preserve"> PAGEREF _Toc461026421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405223B9"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22" w:history="1">
            <w:r w:rsidR="0025355F" w:rsidRPr="00D8579D">
              <w:rPr>
                <w:rStyle w:val="Hyperlink"/>
                <w:noProof/>
              </w:rPr>
              <w:t>B.2 Terms commonly used in hydrology to describe a spatial relation between two points</w:t>
            </w:r>
            <w:r w:rsidR="0025355F">
              <w:rPr>
                <w:noProof/>
                <w:webHidden/>
              </w:rPr>
              <w:tab/>
            </w:r>
            <w:r w:rsidR="0025355F">
              <w:rPr>
                <w:noProof/>
                <w:webHidden/>
              </w:rPr>
              <w:fldChar w:fldCharType="begin"/>
            </w:r>
            <w:r w:rsidR="0025355F">
              <w:rPr>
                <w:noProof/>
                <w:webHidden/>
              </w:rPr>
              <w:instrText xml:space="preserve"> PAGEREF _Toc461026422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2A313525"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23" w:history="1">
            <w:r w:rsidR="0025355F" w:rsidRPr="00D8579D">
              <w:rPr>
                <w:rStyle w:val="Hyperlink"/>
                <w:noProof/>
              </w:rPr>
              <w:t>B.3 Terms commonly used in hydrology to describe a drainage pattern</w:t>
            </w:r>
            <w:r w:rsidR="0025355F">
              <w:rPr>
                <w:noProof/>
                <w:webHidden/>
              </w:rPr>
              <w:tab/>
            </w:r>
            <w:r w:rsidR="0025355F">
              <w:rPr>
                <w:noProof/>
                <w:webHidden/>
              </w:rPr>
              <w:fldChar w:fldCharType="begin"/>
            </w:r>
            <w:r w:rsidR="0025355F">
              <w:rPr>
                <w:noProof/>
                <w:webHidden/>
              </w:rPr>
              <w:instrText xml:space="preserve"> PAGEREF _Toc461026423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3CD0841D"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24" w:history="1">
            <w:r w:rsidR="0025355F" w:rsidRPr="00D8579D">
              <w:rPr>
                <w:rStyle w:val="Hyperlink"/>
                <w:noProof/>
              </w:rPr>
              <w:t>B.4 Terms commonly used to indicate the type of name usage.</w:t>
            </w:r>
            <w:r w:rsidR="0025355F">
              <w:rPr>
                <w:noProof/>
                <w:webHidden/>
              </w:rPr>
              <w:tab/>
            </w:r>
            <w:r w:rsidR="0025355F">
              <w:rPr>
                <w:noProof/>
                <w:webHidden/>
              </w:rPr>
              <w:fldChar w:fldCharType="begin"/>
            </w:r>
            <w:r w:rsidR="0025355F">
              <w:rPr>
                <w:noProof/>
                <w:webHidden/>
              </w:rPr>
              <w:instrText xml:space="preserve"> PAGEREF _Toc461026424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266924CD" w14:textId="77777777" w:rsidR="0025355F" w:rsidRDefault="00DA0757">
          <w:pPr>
            <w:pStyle w:val="Verzeichnis1"/>
            <w:tabs>
              <w:tab w:val="right" w:leader="dot" w:pos="8630"/>
            </w:tabs>
            <w:rPr>
              <w:rFonts w:asciiTheme="minorHAnsi" w:eastAsiaTheme="minorEastAsia" w:hAnsiTheme="minorHAnsi" w:cstheme="minorBidi"/>
              <w:noProof/>
              <w:sz w:val="22"/>
              <w:szCs w:val="22"/>
            </w:rPr>
          </w:pPr>
          <w:hyperlink w:anchor="_Toc461026425" w:history="1">
            <w:r w:rsidR="0025355F" w:rsidRPr="00D8579D">
              <w:rPr>
                <w:rStyle w:val="Hyperlink"/>
                <w:noProof/>
              </w:rPr>
              <w:t>ANNEX C:  HY_Features  - AHGF Mapping</w:t>
            </w:r>
            <w:r w:rsidR="0025355F">
              <w:rPr>
                <w:noProof/>
                <w:webHidden/>
              </w:rPr>
              <w:tab/>
            </w:r>
            <w:r w:rsidR="0025355F">
              <w:rPr>
                <w:noProof/>
                <w:webHidden/>
              </w:rPr>
              <w:fldChar w:fldCharType="begin"/>
            </w:r>
            <w:r w:rsidR="0025355F">
              <w:rPr>
                <w:noProof/>
                <w:webHidden/>
              </w:rPr>
              <w:instrText xml:space="preserve"> PAGEREF _Toc461026425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2AB5A544"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26" w:history="1">
            <w:r w:rsidR="0025355F" w:rsidRPr="00D8579D">
              <w:rPr>
                <w:rStyle w:val="Hyperlink"/>
                <w:noProof/>
              </w:rPr>
              <w:t>C.1 Catchment Model</w:t>
            </w:r>
            <w:r w:rsidR="0025355F">
              <w:rPr>
                <w:noProof/>
                <w:webHidden/>
              </w:rPr>
              <w:tab/>
            </w:r>
            <w:r w:rsidR="0025355F">
              <w:rPr>
                <w:noProof/>
                <w:webHidden/>
              </w:rPr>
              <w:fldChar w:fldCharType="begin"/>
            </w:r>
            <w:r w:rsidR="0025355F">
              <w:rPr>
                <w:noProof/>
                <w:webHidden/>
              </w:rPr>
              <w:instrText xml:space="preserve"> PAGEREF _Toc461026426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1591DE8C"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27" w:history="1">
            <w:r w:rsidR="0025355F" w:rsidRPr="00D8579D">
              <w:rPr>
                <w:rStyle w:val="Hyperlink"/>
                <w:noProof/>
              </w:rPr>
              <w:t>C.2 Hydrographic Network</w:t>
            </w:r>
            <w:r w:rsidR="0025355F">
              <w:rPr>
                <w:noProof/>
                <w:webHidden/>
              </w:rPr>
              <w:tab/>
            </w:r>
            <w:r w:rsidR="0025355F">
              <w:rPr>
                <w:noProof/>
                <w:webHidden/>
              </w:rPr>
              <w:fldChar w:fldCharType="begin"/>
            </w:r>
            <w:r w:rsidR="0025355F">
              <w:rPr>
                <w:noProof/>
                <w:webHidden/>
              </w:rPr>
              <w:instrText xml:space="preserve"> PAGEREF _Toc461026427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18136738"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28" w:history="1">
            <w:r w:rsidR="0025355F" w:rsidRPr="00D8579D">
              <w:rPr>
                <w:rStyle w:val="Hyperlink"/>
                <w:noProof/>
              </w:rPr>
              <w:t>C.3 Hydrometric Network</w:t>
            </w:r>
            <w:r w:rsidR="0025355F">
              <w:rPr>
                <w:noProof/>
                <w:webHidden/>
              </w:rPr>
              <w:tab/>
            </w:r>
            <w:r w:rsidR="0025355F">
              <w:rPr>
                <w:noProof/>
                <w:webHidden/>
              </w:rPr>
              <w:fldChar w:fldCharType="begin"/>
            </w:r>
            <w:r w:rsidR="0025355F">
              <w:rPr>
                <w:noProof/>
                <w:webHidden/>
              </w:rPr>
              <w:instrText xml:space="preserve"> PAGEREF _Toc461026428 \h </w:instrText>
            </w:r>
            <w:r w:rsidR="0025355F">
              <w:rPr>
                <w:noProof/>
                <w:webHidden/>
              </w:rPr>
            </w:r>
            <w:r w:rsidR="0025355F">
              <w:rPr>
                <w:noProof/>
                <w:webHidden/>
              </w:rPr>
              <w:fldChar w:fldCharType="separate"/>
            </w:r>
            <w:r w:rsidR="0025355F">
              <w:rPr>
                <w:noProof/>
                <w:webHidden/>
              </w:rPr>
              <w:t>4</w:t>
            </w:r>
            <w:r w:rsidR="0025355F">
              <w:rPr>
                <w:noProof/>
                <w:webHidden/>
              </w:rPr>
              <w:fldChar w:fldCharType="end"/>
            </w:r>
          </w:hyperlink>
        </w:p>
        <w:p w14:paraId="3B6B9853" w14:textId="77777777" w:rsidR="0025355F" w:rsidRDefault="00DA0757">
          <w:pPr>
            <w:pStyle w:val="Verzeichnis1"/>
            <w:tabs>
              <w:tab w:val="right" w:leader="dot" w:pos="8630"/>
            </w:tabs>
            <w:rPr>
              <w:rFonts w:asciiTheme="minorHAnsi" w:eastAsiaTheme="minorEastAsia" w:hAnsiTheme="minorHAnsi" w:cstheme="minorBidi"/>
              <w:noProof/>
              <w:sz w:val="22"/>
              <w:szCs w:val="22"/>
            </w:rPr>
          </w:pPr>
          <w:hyperlink w:anchor="_Toc461026429" w:history="1">
            <w:r w:rsidR="0025355F" w:rsidRPr="00D8579D">
              <w:rPr>
                <w:rStyle w:val="Hyperlink"/>
                <w:noProof/>
              </w:rPr>
              <w:t>ANNEX D:  HY_Features  - NHDPlus  Mapping</w:t>
            </w:r>
            <w:r w:rsidR="0025355F">
              <w:rPr>
                <w:noProof/>
                <w:webHidden/>
              </w:rPr>
              <w:tab/>
            </w:r>
            <w:r w:rsidR="0025355F">
              <w:rPr>
                <w:noProof/>
                <w:webHidden/>
              </w:rPr>
              <w:fldChar w:fldCharType="begin"/>
            </w:r>
            <w:r w:rsidR="0025355F">
              <w:rPr>
                <w:noProof/>
                <w:webHidden/>
              </w:rPr>
              <w:instrText xml:space="preserve"> PAGEREF _Toc461026429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29BF7ED9"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30" w:history="1">
            <w:r w:rsidR="0025355F" w:rsidRPr="00D8579D">
              <w:rPr>
                <w:rStyle w:val="Hyperlink"/>
                <w:noProof/>
              </w:rPr>
              <w:t>D.1 Catchment Model</w:t>
            </w:r>
            <w:r w:rsidR="0025355F">
              <w:rPr>
                <w:noProof/>
                <w:webHidden/>
              </w:rPr>
              <w:tab/>
            </w:r>
            <w:r w:rsidR="0025355F">
              <w:rPr>
                <w:noProof/>
                <w:webHidden/>
              </w:rPr>
              <w:fldChar w:fldCharType="begin"/>
            </w:r>
            <w:r w:rsidR="0025355F">
              <w:rPr>
                <w:noProof/>
                <w:webHidden/>
              </w:rPr>
              <w:instrText xml:space="preserve"> PAGEREF _Toc461026430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2720461"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31" w:history="1">
            <w:r w:rsidR="0025355F" w:rsidRPr="00D8579D">
              <w:rPr>
                <w:rStyle w:val="Hyperlink"/>
                <w:noProof/>
              </w:rPr>
              <w:t>D.2 Hydrographic Network Model</w:t>
            </w:r>
            <w:r w:rsidR="0025355F">
              <w:rPr>
                <w:noProof/>
                <w:webHidden/>
              </w:rPr>
              <w:tab/>
            </w:r>
            <w:r w:rsidR="0025355F">
              <w:rPr>
                <w:noProof/>
                <w:webHidden/>
              </w:rPr>
              <w:fldChar w:fldCharType="begin"/>
            </w:r>
            <w:r w:rsidR="0025355F">
              <w:rPr>
                <w:noProof/>
                <w:webHidden/>
              </w:rPr>
              <w:instrText xml:space="preserve"> PAGEREF _Toc461026431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5B1EC3E5"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32" w:history="1">
            <w:r w:rsidR="0025355F" w:rsidRPr="00D8579D">
              <w:rPr>
                <w:rStyle w:val="Hyperlink"/>
                <w:noProof/>
              </w:rPr>
              <w:t>D.3 Hydrometric Network Model</w:t>
            </w:r>
            <w:r w:rsidR="0025355F">
              <w:rPr>
                <w:noProof/>
                <w:webHidden/>
              </w:rPr>
              <w:tab/>
            </w:r>
            <w:r w:rsidR="0025355F">
              <w:rPr>
                <w:noProof/>
                <w:webHidden/>
              </w:rPr>
              <w:fldChar w:fldCharType="begin"/>
            </w:r>
            <w:r w:rsidR="0025355F">
              <w:rPr>
                <w:noProof/>
                <w:webHidden/>
              </w:rPr>
              <w:instrText xml:space="preserve"> PAGEREF _Toc461026432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464E0D0B" w14:textId="77777777" w:rsidR="0025355F" w:rsidRDefault="00DA0757">
          <w:pPr>
            <w:pStyle w:val="Verzeichnis1"/>
            <w:tabs>
              <w:tab w:val="right" w:leader="dot" w:pos="8630"/>
            </w:tabs>
            <w:rPr>
              <w:rFonts w:asciiTheme="minorHAnsi" w:eastAsiaTheme="minorEastAsia" w:hAnsiTheme="minorHAnsi" w:cstheme="minorBidi"/>
              <w:noProof/>
              <w:sz w:val="22"/>
              <w:szCs w:val="22"/>
            </w:rPr>
          </w:pPr>
          <w:hyperlink w:anchor="_Toc461026433" w:history="1">
            <w:r w:rsidR="0025355F" w:rsidRPr="00D8579D">
              <w:rPr>
                <w:rStyle w:val="Hyperlink"/>
                <w:noProof/>
              </w:rPr>
              <w:t>ANNEX F:  HY_Features  - INSPIRE Hydrography Theme</w:t>
            </w:r>
            <w:r w:rsidR="0025355F">
              <w:rPr>
                <w:noProof/>
                <w:webHidden/>
              </w:rPr>
              <w:tab/>
            </w:r>
            <w:r w:rsidR="0025355F">
              <w:rPr>
                <w:noProof/>
                <w:webHidden/>
              </w:rPr>
              <w:fldChar w:fldCharType="begin"/>
            </w:r>
            <w:r w:rsidR="0025355F">
              <w:rPr>
                <w:noProof/>
                <w:webHidden/>
              </w:rPr>
              <w:instrText xml:space="preserve"> PAGEREF _Toc461026433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B574B91"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34" w:history="1">
            <w:r w:rsidR="0025355F" w:rsidRPr="00D8579D">
              <w:rPr>
                <w:rStyle w:val="Hyperlink"/>
                <w:noProof/>
              </w:rPr>
              <w:t>F.1 Catchment Model</w:t>
            </w:r>
            <w:r w:rsidR="0025355F">
              <w:rPr>
                <w:noProof/>
                <w:webHidden/>
              </w:rPr>
              <w:tab/>
            </w:r>
            <w:r w:rsidR="0025355F">
              <w:rPr>
                <w:noProof/>
                <w:webHidden/>
              </w:rPr>
              <w:fldChar w:fldCharType="begin"/>
            </w:r>
            <w:r w:rsidR="0025355F">
              <w:rPr>
                <w:noProof/>
                <w:webHidden/>
              </w:rPr>
              <w:instrText xml:space="preserve"> PAGEREF _Toc461026434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1EFADB16"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35" w:history="1">
            <w:r w:rsidR="0025355F" w:rsidRPr="00D8579D">
              <w:rPr>
                <w:rStyle w:val="Hyperlink"/>
                <w:noProof/>
              </w:rPr>
              <w:t>F.2 Hydrographic Network Model</w:t>
            </w:r>
            <w:r w:rsidR="0025355F">
              <w:rPr>
                <w:noProof/>
                <w:webHidden/>
              </w:rPr>
              <w:tab/>
            </w:r>
            <w:r w:rsidR="0025355F">
              <w:rPr>
                <w:noProof/>
                <w:webHidden/>
              </w:rPr>
              <w:fldChar w:fldCharType="begin"/>
            </w:r>
            <w:r w:rsidR="0025355F">
              <w:rPr>
                <w:noProof/>
                <w:webHidden/>
              </w:rPr>
              <w:instrText xml:space="preserve"> PAGEREF _Toc461026435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18B39391" w14:textId="77777777" w:rsidR="0025355F" w:rsidRDefault="00DA0757">
          <w:pPr>
            <w:pStyle w:val="Verzeichnis1"/>
            <w:tabs>
              <w:tab w:val="right" w:leader="dot" w:pos="8630"/>
            </w:tabs>
            <w:rPr>
              <w:rFonts w:asciiTheme="minorHAnsi" w:eastAsiaTheme="minorEastAsia" w:hAnsiTheme="minorHAnsi" w:cstheme="minorBidi"/>
              <w:noProof/>
              <w:sz w:val="22"/>
              <w:szCs w:val="22"/>
            </w:rPr>
          </w:pPr>
          <w:hyperlink w:anchor="_Toc461026436" w:history="1">
            <w:r w:rsidR="0025355F" w:rsidRPr="00D8579D">
              <w:rPr>
                <w:rStyle w:val="Hyperlink"/>
                <w:noProof/>
              </w:rPr>
              <w:t>ANNEX F:  HY_Features  - SANDRE  Mapping</w:t>
            </w:r>
            <w:r w:rsidR="0025355F">
              <w:rPr>
                <w:noProof/>
                <w:webHidden/>
              </w:rPr>
              <w:tab/>
            </w:r>
            <w:r w:rsidR="0025355F">
              <w:rPr>
                <w:noProof/>
                <w:webHidden/>
              </w:rPr>
              <w:fldChar w:fldCharType="begin"/>
            </w:r>
            <w:r w:rsidR="0025355F">
              <w:rPr>
                <w:noProof/>
                <w:webHidden/>
              </w:rPr>
              <w:instrText xml:space="preserve"> PAGEREF _Toc461026436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C30DA79"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37" w:history="1">
            <w:r w:rsidR="0025355F" w:rsidRPr="00D8579D">
              <w:rPr>
                <w:rStyle w:val="Hyperlink"/>
                <w:noProof/>
              </w:rPr>
              <w:t>E.1 Catchment Model</w:t>
            </w:r>
            <w:r w:rsidR="0025355F">
              <w:rPr>
                <w:noProof/>
                <w:webHidden/>
              </w:rPr>
              <w:tab/>
            </w:r>
            <w:r w:rsidR="0025355F">
              <w:rPr>
                <w:noProof/>
                <w:webHidden/>
              </w:rPr>
              <w:fldChar w:fldCharType="begin"/>
            </w:r>
            <w:r w:rsidR="0025355F">
              <w:rPr>
                <w:noProof/>
                <w:webHidden/>
              </w:rPr>
              <w:instrText xml:space="preserve"> PAGEREF _Toc461026437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393A21A9"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38" w:history="1">
            <w:r w:rsidR="0025355F" w:rsidRPr="00D8579D">
              <w:rPr>
                <w:rStyle w:val="Hyperlink"/>
                <w:noProof/>
              </w:rPr>
              <w:t>E.2 Hydrographic Network Model</w:t>
            </w:r>
            <w:r w:rsidR="0025355F">
              <w:rPr>
                <w:noProof/>
                <w:webHidden/>
              </w:rPr>
              <w:tab/>
            </w:r>
            <w:r w:rsidR="0025355F">
              <w:rPr>
                <w:noProof/>
                <w:webHidden/>
              </w:rPr>
              <w:fldChar w:fldCharType="begin"/>
            </w:r>
            <w:r w:rsidR="0025355F">
              <w:rPr>
                <w:noProof/>
                <w:webHidden/>
              </w:rPr>
              <w:instrText xml:space="preserve"> PAGEREF _Toc461026438 \h </w:instrText>
            </w:r>
            <w:r w:rsidR="0025355F">
              <w:rPr>
                <w:noProof/>
                <w:webHidden/>
              </w:rPr>
            </w:r>
            <w:r w:rsidR="0025355F">
              <w:rPr>
                <w:noProof/>
                <w:webHidden/>
              </w:rPr>
              <w:fldChar w:fldCharType="separate"/>
            </w:r>
            <w:r w:rsidR="0025355F">
              <w:rPr>
                <w:noProof/>
                <w:webHidden/>
              </w:rPr>
              <w:t>2</w:t>
            </w:r>
            <w:r w:rsidR="0025355F">
              <w:rPr>
                <w:noProof/>
                <w:webHidden/>
              </w:rPr>
              <w:fldChar w:fldCharType="end"/>
            </w:r>
          </w:hyperlink>
        </w:p>
        <w:p w14:paraId="062A11BC" w14:textId="77777777" w:rsidR="0025355F" w:rsidRDefault="00DA0757">
          <w:pPr>
            <w:pStyle w:val="Verzeichnis2"/>
            <w:tabs>
              <w:tab w:val="right" w:leader="dot" w:pos="8630"/>
            </w:tabs>
            <w:rPr>
              <w:rFonts w:asciiTheme="minorHAnsi" w:eastAsiaTheme="minorEastAsia" w:hAnsiTheme="minorHAnsi" w:cstheme="minorBidi"/>
              <w:noProof/>
              <w:sz w:val="22"/>
              <w:szCs w:val="22"/>
            </w:rPr>
          </w:pPr>
          <w:hyperlink w:anchor="_Toc461026439" w:history="1">
            <w:r w:rsidR="0025355F" w:rsidRPr="00D8579D">
              <w:rPr>
                <w:rStyle w:val="Hyperlink"/>
                <w:noProof/>
              </w:rPr>
              <w:t>E.3 Hydrometric Network Model</w:t>
            </w:r>
            <w:r w:rsidR="0025355F">
              <w:rPr>
                <w:noProof/>
                <w:webHidden/>
              </w:rPr>
              <w:tab/>
            </w:r>
            <w:r w:rsidR="0025355F">
              <w:rPr>
                <w:noProof/>
                <w:webHidden/>
              </w:rPr>
              <w:fldChar w:fldCharType="begin"/>
            </w:r>
            <w:r w:rsidR="0025355F">
              <w:rPr>
                <w:noProof/>
                <w:webHidden/>
              </w:rPr>
              <w:instrText xml:space="preserve"> PAGEREF _Toc461026439 \h </w:instrText>
            </w:r>
            <w:r w:rsidR="0025355F">
              <w:rPr>
                <w:noProof/>
                <w:webHidden/>
              </w:rPr>
            </w:r>
            <w:r w:rsidR="0025355F">
              <w:rPr>
                <w:noProof/>
                <w:webHidden/>
              </w:rPr>
              <w:fldChar w:fldCharType="separate"/>
            </w:r>
            <w:r w:rsidR="0025355F">
              <w:rPr>
                <w:noProof/>
                <w:webHidden/>
              </w:rPr>
              <w:t>3</w:t>
            </w:r>
            <w:r w:rsidR="0025355F">
              <w:rPr>
                <w:noProof/>
                <w:webHidden/>
              </w:rPr>
              <w:fldChar w:fldCharType="end"/>
            </w:r>
          </w:hyperlink>
        </w:p>
        <w:p w14:paraId="16F71BC3" w14:textId="77777777" w:rsidR="0025355F" w:rsidRDefault="00DA0757">
          <w:pPr>
            <w:pStyle w:val="Verzeichnis1"/>
            <w:tabs>
              <w:tab w:val="right" w:leader="dot" w:pos="8630"/>
            </w:tabs>
            <w:rPr>
              <w:rFonts w:asciiTheme="minorHAnsi" w:eastAsiaTheme="minorEastAsia" w:hAnsiTheme="minorHAnsi" w:cstheme="minorBidi"/>
              <w:noProof/>
              <w:sz w:val="22"/>
              <w:szCs w:val="22"/>
            </w:rPr>
          </w:pPr>
          <w:hyperlink w:anchor="_Toc461026440" w:history="1">
            <w:r w:rsidR="0025355F" w:rsidRPr="00D8579D">
              <w:rPr>
                <w:rStyle w:val="Hyperlink"/>
                <w:noProof/>
              </w:rPr>
              <w:t>ANNEX G: Bibliography</w:t>
            </w:r>
            <w:r w:rsidR="0025355F">
              <w:rPr>
                <w:noProof/>
                <w:webHidden/>
              </w:rPr>
              <w:tab/>
            </w:r>
            <w:r w:rsidR="0025355F">
              <w:rPr>
                <w:noProof/>
                <w:webHidden/>
              </w:rPr>
              <w:fldChar w:fldCharType="begin"/>
            </w:r>
            <w:r w:rsidR="0025355F">
              <w:rPr>
                <w:noProof/>
                <w:webHidden/>
              </w:rPr>
              <w:instrText xml:space="preserve"> PAGEREF _Toc461026440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20F0BFBD" w14:textId="77777777" w:rsidR="0025355F" w:rsidRDefault="00DA0757">
          <w:pPr>
            <w:pStyle w:val="Verzeichnis1"/>
            <w:tabs>
              <w:tab w:val="right" w:leader="dot" w:pos="8630"/>
            </w:tabs>
            <w:rPr>
              <w:rFonts w:asciiTheme="minorHAnsi" w:eastAsiaTheme="minorEastAsia" w:hAnsiTheme="minorHAnsi" w:cstheme="minorBidi"/>
              <w:noProof/>
              <w:sz w:val="22"/>
              <w:szCs w:val="22"/>
            </w:rPr>
          </w:pPr>
          <w:hyperlink w:anchor="_Toc461026441" w:history="1">
            <w:r w:rsidR="0025355F" w:rsidRPr="00D8579D">
              <w:rPr>
                <w:rStyle w:val="Hyperlink"/>
                <w:noProof/>
              </w:rPr>
              <w:t>ANNEX H: Revision history</w:t>
            </w:r>
            <w:r w:rsidR="0025355F">
              <w:rPr>
                <w:noProof/>
                <w:webHidden/>
              </w:rPr>
              <w:tab/>
            </w:r>
            <w:r w:rsidR="0025355F">
              <w:rPr>
                <w:noProof/>
                <w:webHidden/>
              </w:rPr>
              <w:fldChar w:fldCharType="begin"/>
            </w:r>
            <w:r w:rsidR="0025355F">
              <w:rPr>
                <w:noProof/>
                <w:webHidden/>
              </w:rPr>
              <w:instrText xml:space="preserve"> PAGEREF _Toc461026441 \h </w:instrText>
            </w:r>
            <w:r w:rsidR="0025355F">
              <w:rPr>
                <w:noProof/>
                <w:webHidden/>
              </w:rPr>
            </w:r>
            <w:r w:rsidR="0025355F">
              <w:rPr>
                <w:noProof/>
                <w:webHidden/>
              </w:rPr>
              <w:fldChar w:fldCharType="separate"/>
            </w:r>
            <w:r w:rsidR="0025355F">
              <w:rPr>
                <w:noProof/>
                <w:webHidden/>
              </w:rPr>
              <w:t>1</w:t>
            </w:r>
            <w:r w:rsidR="0025355F">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079E9584" w14:textId="77777777" w:rsidR="0025355F"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1026442" w:history="1">
        <w:r w:rsidR="0025355F" w:rsidRPr="00864171">
          <w:rPr>
            <w:rStyle w:val="Hyperlink"/>
            <w:noProof/>
          </w:rPr>
          <w:t>Figure 1: HY_Features in the context of the OGC Abstract Specifications</w:t>
        </w:r>
        <w:r w:rsidR="0025355F">
          <w:rPr>
            <w:noProof/>
            <w:webHidden/>
          </w:rPr>
          <w:tab/>
        </w:r>
        <w:r w:rsidR="0025355F">
          <w:rPr>
            <w:noProof/>
            <w:webHidden/>
          </w:rPr>
          <w:fldChar w:fldCharType="begin"/>
        </w:r>
        <w:r w:rsidR="0025355F">
          <w:rPr>
            <w:noProof/>
            <w:webHidden/>
          </w:rPr>
          <w:instrText xml:space="preserve"> PAGEREF _Toc461026442 \h </w:instrText>
        </w:r>
        <w:r w:rsidR="0025355F">
          <w:rPr>
            <w:noProof/>
            <w:webHidden/>
          </w:rPr>
        </w:r>
        <w:r w:rsidR="0025355F">
          <w:rPr>
            <w:noProof/>
            <w:webHidden/>
          </w:rPr>
          <w:fldChar w:fldCharType="separate"/>
        </w:r>
        <w:r w:rsidR="0025355F">
          <w:rPr>
            <w:noProof/>
            <w:webHidden/>
          </w:rPr>
          <w:t>14</w:t>
        </w:r>
        <w:r w:rsidR="0025355F">
          <w:rPr>
            <w:noProof/>
            <w:webHidden/>
          </w:rPr>
          <w:fldChar w:fldCharType="end"/>
        </w:r>
      </w:hyperlink>
    </w:p>
    <w:p w14:paraId="69DA9229"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3" w:history="1">
        <w:r w:rsidR="0025355F" w:rsidRPr="00864171">
          <w:rPr>
            <w:rStyle w:val="Hyperlink"/>
            <w:noProof/>
          </w:rPr>
          <w:t>Figure 2: Processes of the Hydrologic Cycle</w:t>
        </w:r>
        <w:r w:rsidR="0025355F">
          <w:rPr>
            <w:noProof/>
            <w:webHidden/>
          </w:rPr>
          <w:tab/>
        </w:r>
        <w:r w:rsidR="0025355F">
          <w:rPr>
            <w:noProof/>
            <w:webHidden/>
          </w:rPr>
          <w:fldChar w:fldCharType="begin"/>
        </w:r>
        <w:r w:rsidR="0025355F">
          <w:rPr>
            <w:noProof/>
            <w:webHidden/>
          </w:rPr>
          <w:instrText xml:space="preserve"> PAGEREF _Toc461026443 \h </w:instrText>
        </w:r>
        <w:r w:rsidR="0025355F">
          <w:rPr>
            <w:noProof/>
            <w:webHidden/>
          </w:rPr>
        </w:r>
        <w:r w:rsidR="0025355F">
          <w:rPr>
            <w:noProof/>
            <w:webHidden/>
          </w:rPr>
          <w:fldChar w:fldCharType="separate"/>
        </w:r>
        <w:r w:rsidR="0025355F">
          <w:rPr>
            <w:noProof/>
            <w:webHidden/>
          </w:rPr>
          <w:t>23</w:t>
        </w:r>
        <w:r w:rsidR="0025355F">
          <w:rPr>
            <w:noProof/>
            <w:webHidden/>
          </w:rPr>
          <w:fldChar w:fldCharType="end"/>
        </w:r>
      </w:hyperlink>
    </w:p>
    <w:p w14:paraId="01262B5B"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4" w:history="1">
        <w:r w:rsidR="0025355F" w:rsidRPr="00864171">
          <w:rPr>
            <w:rStyle w:val="Hyperlink"/>
            <w:noProof/>
          </w:rPr>
          <w:t>Figure 3: Illustration of multiple representations of a catchment</w:t>
        </w:r>
        <w:r w:rsidR="0025355F">
          <w:rPr>
            <w:noProof/>
            <w:webHidden/>
          </w:rPr>
          <w:tab/>
        </w:r>
        <w:r w:rsidR="0025355F">
          <w:rPr>
            <w:noProof/>
            <w:webHidden/>
          </w:rPr>
          <w:fldChar w:fldCharType="begin"/>
        </w:r>
        <w:r w:rsidR="0025355F">
          <w:rPr>
            <w:noProof/>
            <w:webHidden/>
          </w:rPr>
          <w:instrText xml:space="preserve"> PAGEREF _Toc461026444 \h </w:instrText>
        </w:r>
        <w:r w:rsidR="0025355F">
          <w:rPr>
            <w:noProof/>
            <w:webHidden/>
          </w:rPr>
        </w:r>
        <w:r w:rsidR="0025355F">
          <w:rPr>
            <w:noProof/>
            <w:webHidden/>
          </w:rPr>
          <w:fldChar w:fldCharType="separate"/>
        </w:r>
        <w:r w:rsidR="0025355F">
          <w:rPr>
            <w:noProof/>
            <w:webHidden/>
          </w:rPr>
          <w:t>25</w:t>
        </w:r>
        <w:r w:rsidR="0025355F">
          <w:rPr>
            <w:noProof/>
            <w:webHidden/>
          </w:rPr>
          <w:fldChar w:fldCharType="end"/>
        </w:r>
      </w:hyperlink>
    </w:p>
    <w:p w14:paraId="3059EA39"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5" w:history="1">
        <w:r w:rsidR="0025355F" w:rsidRPr="00864171">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25355F">
          <w:rPr>
            <w:noProof/>
            <w:webHidden/>
          </w:rPr>
          <w:tab/>
        </w:r>
        <w:r w:rsidR="0025355F">
          <w:rPr>
            <w:noProof/>
            <w:webHidden/>
          </w:rPr>
          <w:fldChar w:fldCharType="begin"/>
        </w:r>
        <w:r w:rsidR="0025355F">
          <w:rPr>
            <w:noProof/>
            <w:webHidden/>
          </w:rPr>
          <w:instrText xml:space="preserve"> PAGEREF _Toc461026445 \h </w:instrText>
        </w:r>
        <w:r w:rsidR="0025355F">
          <w:rPr>
            <w:noProof/>
            <w:webHidden/>
          </w:rPr>
        </w:r>
        <w:r w:rsidR="0025355F">
          <w:rPr>
            <w:noProof/>
            <w:webHidden/>
          </w:rPr>
          <w:fldChar w:fldCharType="separate"/>
        </w:r>
        <w:r w:rsidR="0025355F">
          <w:rPr>
            <w:noProof/>
            <w:webHidden/>
          </w:rPr>
          <w:t>26</w:t>
        </w:r>
        <w:r w:rsidR="0025355F">
          <w:rPr>
            <w:noProof/>
            <w:webHidden/>
          </w:rPr>
          <w:fldChar w:fldCharType="end"/>
        </w:r>
      </w:hyperlink>
    </w:p>
    <w:p w14:paraId="047B4DFA"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6" w:history="1">
        <w:r w:rsidR="0025355F" w:rsidRPr="00864171">
          <w:rPr>
            <w:rStyle w:val="Hyperlink"/>
            <w:noProof/>
          </w:rPr>
          <w:t>Figure 5: Multiple graphical realizations of a catchment (from top left to bottom right): a) Catchment boundary, b)   Catchment area, c) flowpath of catchment d) network of sub catchments, e) cartographic view, f) abstract flow paths, g) hydrographic network, h) network of logically connected monitoring stations.</w:t>
        </w:r>
        <w:r w:rsidR="0025355F">
          <w:rPr>
            <w:noProof/>
            <w:webHidden/>
          </w:rPr>
          <w:tab/>
        </w:r>
        <w:r w:rsidR="0025355F">
          <w:rPr>
            <w:noProof/>
            <w:webHidden/>
          </w:rPr>
          <w:fldChar w:fldCharType="begin"/>
        </w:r>
        <w:r w:rsidR="0025355F">
          <w:rPr>
            <w:noProof/>
            <w:webHidden/>
          </w:rPr>
          <w:instrText xml:space="preserve"> PAGEREF _Toc461026446 \h </w:instrText>
        </w:r>
        <w:r w:rsidR="0025355F">
          <w:rPr>
            <w:noProof/>
            <w:webHidden/>
          </w:rPr>
        </w:r>
        <w:r w:rsidR="0025355F">
          <w:rPr>
            <w:noProof/>
            <w:webHidden/>
          </w:rPr>
          <w:fldChar w:fldCharType="separate"/>
        </w:r>
        <w:r w:rsidR="0025355F">
          <w:rPr>
            <w:noProof/>
            <w:webHidden/>
          </w:rPr>
          <w:t>27</w:t>
        </w:r>
        <w:r w:rsidR="0025355F">
          <w:rPr>
            <w:noProof/>
            <w:webHidden/>
          </w:rPr>
          <w:fldChar w:fldCharType="end"/>
        </w:r>
      </w:hyperlink>
    </w:p>
    <w:p w14:paraId="096B1075"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7" w:history="1">
        <w:r w:rsidR="0025355F" w:rsidRPr="00864171">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or subsurface flows C5, catchments that join through areas of complex or braided channels.</w:t>
        </w:r>
        <w:r w:rsidR="0025355F">
          <w:rPr>
            <w:noProof/>
            <w:webHidden/>
          </w:rPr>
          <w:tab/>
        </w:r>
        <w:r w:rsidR="0025355F">
          <w:rPr>
            <w:noProof/>
            <w:webHidden/>
          </w:rPr>
          <w:fldChar w:fldCharType="begin"/>
        </w:r>
        <w:r w:rsidR="0025355F">
          <w:rPr>
            <w:noProof/>
            <w:webHidden/>
          </w:rPr>
          <w:instrText xml:space="preserve"> PAGEREF _Toc461026447 \h </w:instrText>
        </w:r>
        <w:r w:rsidR="0025355F">
          <w:rPr>
            <w:noProof/>
            <w:webHidden/>
          </w:rPr>
        </w:r>
        <w:r w:rsidR="0025355F">
          <w:rPr>
            <w:noProof/>
            <w:webHidden/>
          </w:rPr>
          <w:fldChar w:fldCharType="separate"/>
        </w:r>
        <w:r w:rsidR="0025355F">
          <w:rPr>
            <w:noProof/>
            <w:webHidden/>
          </w:rPr>
          <w:t>28</w:t>
        </w:r>
        <w:r w:rsidR="0025355F">
          <w:rPr>
            <w:noProof/>
            <w:webHidden/>
          </w:rPr>
          <w:fldChar w:fldCharType="end"/>
        </w:r>
      </w:hyperlink>
    </w:p>
    <w:p w14:paraId="6B62FCCE"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8" w:history="1">
        <w:r w:rsidR="0025355F" w:rsidRPr="00864171">
          <w:rPr>
            <w:rStyle w:val="Hyperlink"/>
            <w:noProof/>
          </w:rPr>
          <w:t>Figure 7: Catchment hierarchy – A catchment (dark grey), may be nested within a containing catchment which is another catchment (light grey)</w:t>
        </w:r>
        <w:r w:rsidR="0025355F">
          <w:rPr>
            <w:noProof/>
            <w:webHidden/>
          </w:rPr>
          <w:tab/>
        </w:r>
        <w:r w:rsidR="0025355F">
          <w:rPr>
            <w:noProof/>
            <w:webHidden/>
          </w:rPr>
          <w:fldChar w:fldCharType="begin"/>
        </w:r>
        <w:r w:rsidR="0025355F">
          <w:rPr>
            <w:noProof/>
            <w:webHidden/>
          </w:rPr>
          <w:instrText xml:space="preserve"> PAGEREF _Toc461026448 \h </w:instrText>
        </w:r>
        <w:r w:rsidR="0025355F">
          <w:rPr>
            <w:noProof/>
            <w:webHidden/>
          </w:rPr>
        </w:r>
        <w:r w:rsidR="0025355F">
          <w:rPr>
            <w:noProof/>
            <w:webHidden/>
          </w:rPr>
          <w:fldChar w:fldCharType="separate"/>
        </w:r>
        <w:r w:rsidR="0025355F">
          <w:rPr>
            <w:noProof/>
            <w:webHidden/>
          </w:rPr>
          <w:t>30</w:t>
        </w:r>
        <w:r w:rsidR="0025355F">
          <w:rPr>
            <w:noProof/>
            <w:webHidden/>
          </w:rPr>
          <w:fldChar w:fldCharType="end"/>
        </w:r>
      </w:hyperlink>
    </w:p>
    <w:p w14:paraId="4F89580B"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49" w:history="1">
        <w:r w:rsidR="0025355F" w:rsidRPr="00864171">
          <w:rPr>
            <w:rStyle w:val="Hyperlink"/>
            <w:noProof/>
          </w:rPr>
          <w:t>Figure 8: Catchment hierarchy – A catchment (C1, C2, or C3) may be part of a simple dendritic network of catchments which is also a catchment.</w:t>
        </w:r>
        <w:r w:rsidR="0025355F">
          <w:rPr>
            <w:noProof/>
            <w:webHidden/>
          </w:rPr>
          <w:tab/>
        </w:r>
        <w:r w:rsidR="0025355F">
          <w:rPr>
            <w:noProof/>
            <w:webHidden/>
          </w:rPr>
          <w:fldChar w:fldCharType="begin"/>
        </w:r>
        <w:r w:rsidR="0025355F">
          <w:rPr>
            <w:noProof/>
            <w:webHidden/>
          </w:rPr>
          <w:instrText xml:space="preserve"> PAGEREF _Toc461026449 \h </w:instrText>
        </w:r>
        <w:r w:rsidR="0025355F">
          <w:rPr>
            <w:noProof/>
            <w:webHidden/>
          </w:rPr>
        </w:r>
        <w:r w:rsidR="0025355F">
          <w:rPr>
            <w:noProof/>
            <w:webHidden/>
          </w:rPr>
          <w:fldChar w:fldCharType="separate"/>
        </w:r>
        <w:r w:rsidR="0025355F">
          <w:rPr>
            <w:noProof/>
            <w:webHidden/>
          </w:rPr>
          <w:t>30</w:t>
        </w:r>
        <w:r w:rsidR="0025355F">
          <w:rPr>
            <w:noProof/>
            <w:webHidden/>
          </w:rPr>
          <w:fldChar w:fldCharType="end"/>
        </w:r>
      </w:hyperlink>
    </w:p>
    <w:p w14:paraId="63038120"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0" w:history="1">
        <w:r w:rsidR="0025355F" w:rsidRPr="00864171">
          <w:rPr>
            <w:rStyle w:val="Hyperlink"/>
            <w:noProof/>
          </w:rPr>
          <w:t>Figure 9: A catchment area (grey) and a flowpath connecting inflow to outflow (red) depicting a definable unit where hydrological processes take place.</w:t>
        </w:r>
        <w:r w:rsidR="0025355F">
          <w:rPr>
            <w:noProof/>
            <w:webHidden/>
          </w:rPr>
          <w:tab/>
        </w:r>
        <w:r w:rsidR="0025355F">
          <w:rPr>
            <w:noProof/>
            <w:webHidden/>
          </w:rPr>
          <w:fldChar w:fldCharType="begin"/>
        </w:r>
        <w:r w:rsidR="0025355F">
          <w:rPr>
            <w:noProof/>
            <w:webHidden/>
          </w:rPr>
          <w:instrText xml:space="preserve"> PAGEREF _Toc461026450 \h </w:instrText>
        </w:r>
        <w:r w:rsidR="0025355F">
          <w:rPr>
            <w:noProof/>
            <w:webHidden/>
          </w:rPr>
        </w:r>
        <w:r w:rsidR="0025355F">
          <w:rPr>
            <w:noProof/>
            <w:webHidden/>
          </w:rPr>
          <w:fldChar w:fldCharType="separate"/>
        </w:r>
        <w:r w:rsidR="0025355F">
          <w:rPr>
            <w:noProof/>
            <w:webHidden/>
          </w:rPr>
          <w:t>31</w:t>
        </w:r>
        <w:r w:rsidR="0025355F">
          <w:rPr>
            <w:noProof/>
            <w:webHidden/>
          </w:rPr>
          <w:fldChar w:fldCharType="end"/>
        </w:r>
      </w:hyperlink>
    </w:p>
    <w:p w14:paraId="187D8E61"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1" w:history="1">
        <w:r w:rsidR="0025355F" w:rsidRPr="00864171">
          <w:rPr>
            <w:rStyle w:val="Hyperlink"/>
            <w:noProof/>
          </w:rPr>
          <w:t>Figure 10: Catchments contributing to an identified outflow node. Note that some catchments contribute to a common outflow node.</w:t>
        </w:r>
        <w:r w:rsidR="0025355F">
          <w:rPr>
            <w:noProof/>
            <w:webHidden/>
          </w:rPr>
          <w:tab/>
        </w:r>
        <w:r w:rsidR="0025355F">
          <w:rPr>
            <w:noProof/>
            <w:webHidden/>
          </w:rPr>
          <w:fldChar w:fldCharType="begin"/>
        </w:r>
        <w:r w:rsidR="0025355F">
          <w:rPr>
            <w:noProof/>
            <w:webHidden/>
          </w:rPr>
          <w:instrText xml:space="preserve"> PAGEREF _Toc461026451 \h </w:instrText>
        </w:r>
        <w:r w:rsidR="0025355F">
          <w:rPr>
            <w:noProof/>
            <w:webHidden/>
          </w:rPr>
        </w:r>
        <w:r w:rsidR="0025355F">
          <w:rPr>
            <w:noProof/>
            <w:webHidden/>
          </w:rPr>
          <w:fldChar w:fldCharType="separate"/>
        </w:r>
        <w:r w:rsidR="0025355F">
          <w:rPr>
            <w:noProof/>
            <w:webHidden/>
          </w:rPr>
          <w:t>32</w:t>
        </w:r>
        <w:r w:rsidR="0025355F">
          <w:rPr>
            <w:noProof/>
            <w:webHidden/>
          </w:rPr>
          <w:fldChar w:fldCharType="end"/>
        </w:r>
      </w:hyperlink>
    </w:p>
    <w:p w14:paraId="23CBEC57"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2" w:history="1">
        <w:r w:rsidR="0025355F" w:rsidRPr="00864171">
          <w:rPr>
            <w:rStyle w:val="Hyperlink"/>
            <w:noProof/>
          </w:rPr>
          <w:t>Figure 11: Catchments receive inflow via an identified inflow node. Note that nodes are not necessarily geographic features, but are rather nodes in a graph representation of the river network.</w:t>
        </w:r>
        <w:r w:rsidR="0025355F">
          <w:rPr>
            <w:noProof/>
            <w:webHidden/>
          </w:rPr>
          <w:tab/>
        </w:r>
        <w:r w:rsidR="0025355F">
          <w:rPr>
            <w:noProof/>
            <w:webHidden/>
          </w:rPr>
          <w:fldChar w:fldCharType="begin"/>
        </w:r>
        <w:r w:rsidR="0025355F">
          <w:rPr>
            <w:noProof/>
            <w:webHidden/>
          </w:rPr>
          <w:instrText xml:space="preserve"> PAGEREF _Toc461026452 \h </w:instrText>
        </w:r>
        <w:r w:rsidR="0025355F">
          <w:rPr>
            <w:noProof/>
            <w:webHidden/>
          </w:rPr>
        </w:r>
        <w:r w:rsidR="0025355F">
          <w:rPr>
            <w:noProof/>
            <w:webHidden/>
          </w:rPr>
          <w:fldChar w:fldCharType="separate"/>
        </w:r>
        <w:r w:rsidR="0025355F">
          <w:rPr>
            <w:noProof/>
            <w:webHidden/>
          </w:rPr>
          <w:t>33</w:t>
        </w:r>
        <w:r w:rsidR="0025355F">
          <w:rPr>
            <w:noProof/>
            <w:webHidden/>
          </w:rPr>
          <w:fldChar w:fldCharType="end"/>
        </w:r>
      </w:hyperlink>
    </w:p>
    <w:p w14:paraId="61369BEC"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3" w:history="1">
        <w:r w:rsidR="0025355F" w:rsidRPr="00864171">
          <w:rPr>
            <w:rStyle w:val="Hyperlink"/>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sidR="0025355F">
          <w:rPr>
            <w:noProof/>
            <w:webHidden/>
          </w:rPr>
          <w:tab/>
        </w:r>
        <w:r w:rsidR="0025355F">
          <w:rPr>
            <w:noProof/>
            <w:webHidden/>
          </w:rPr>
          <w:fldChar w:fldCharType="begin"/>
        </w:r>
        <w:r w:rsidR="0025355F">
          <w:rPr>
            <w:noProof/>
            <w:webHidden/>
          </w:rPr>
          <w:instrText xml:space="preserve"> PAGEREF _Toc461026453 \h </w:instrText>
        </w:r>
        <w:r w:rsidR="0025355F">
          <w:rPr>
            <w:noProof/>
            <w:webHidden/>
          </w:rPr>
        </w:r>
        <w:r w:rsidR="0025355F">
          <w:rPr>
            <w:noProof/>
            <w:webHidden/>
          </w:rPr>
          <w:fldChar w:fldCharType="separate"/>
        </w:r>
        <w:r w:rsidR="0025355F">
          <w:rPr>
            <w:noProof/>
            <w:webHidden/>
          </w:rPr>
          <w:t>34</w:t>
        </w:r>
        <w:r w:rsidR="0025355F">
          <w:rPr>
            <w:noProof/>
            <w:webHidden/>
          </w:rPr>
          <w:fldChar w:fldCharType="end"/>
        </w:r>
      </w:hyperlink>
    </w:p>
    <w:p w14:paraId="0708902B"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4" w:history="1">
        <w:r w:rsidR="0025355F" w:rsidRPr="00864171">
          <w:rPr>
            <w:rStyle w:val="Hyperlink"/>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25355F">
          <w:rPr>
            <w:noProof/>
            <w:webHidden/>
          </w:rPr>
          <w:tab/>
        </w:r>
        <w:r w:rsidR="0025355F">
          <w:rPr>
            <w:noProof/>
            <w:webHidden/>
          </w:rPr>
          <w:fldChar w:fldCharType="begin"/>
        </w:r>
        <w:r w:rsidR="0025355F">
          <w:rPr>
            <w:noProof/>
            <w:webHidden/>
          </w:rPr>
          <w:instrText xml:space="preserve"> PAGEREF _Toc461026454 \h </w:instrText>
        </w:r>
        <w:r w:rsidR="0025355F">
          <w:rPr>
            <w:noProof/>
            <w:webHidden/>
          </w:rPr>
        </w:r>
        <w:r w:rsidR="0025355F">
          <w:rPr>
            <w:noProof/>
            <w:webHidden/>
          </w:rPr>
          <w:fldChar w:fldCharType="separate"/>
        </w:r>
        <w:r w:rsidR="0025355F">
          <w:rPr>
            <w:noProof/>
            <w:webHidden/>
          </w:rPr>
          <w:t>35</w:t>
        </w:r>
        <w:r w:rsidR="0025355F">
          <w:rPr>
            <w:noProof/>
            <w:webHidden/>
          </w:rPr>
          <w:fldChar w:fldCharType="end"/>
        </w:r>
      </w:hyperlink>
    </w:p>
    <w:p w14:paraId="6E8F7685"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5" w:history="1">
        <w:r w:rsidR="0025355F" w:rsidRPr="00864171">
          <w:rPr>
            <w:rStyle w:val="Hyperlink"/>
            <w:noProof/>
          </w:rPr>
          <w:t>Figure 14: Position (yellow dot) upstream of a reference point (red dot). Typically, r1 would be the origin and P, the referenced point; however, the river reference system model allows for the referenced point to be the origin of it’s own river reference system.</w:t>
        </w:r>
        <w:r w:rsidR="0025355F">
          <w:rPr>
            <w:noProof/>
            <w:webHidden/>
          </w:rPr>
          <w:tab/>
        </w:r>
        <w:r w:rsidR="0025355F">
          <w:rPr>
            <w:noProof/>
            <w:webHidden/>
          </w:rPr>
          <w:fldChar w:fldCharType="begin"/>
        </w:r>
        <w:r w:rsidR="0025355F">
          <w:rPr>
            <w:noProof/>
            <w:webHidden/>
          </w:rPr>
          <w:instrText xml:space="preserve"> PAGEREF _Toc461026455 \h </w:instrText>
        </w:r>
        <w:r w:rsidR="0025355F">
          <w:rPr>
            <w:noProof/>
            <w:webHidden/>
          </w:rPr>
        </w:r>
        <w:r w:rsidR="0025355F">
          <w:rPr>
            <w:noProof/>
            <w:webHidden/>
          </w:rPr>
          <w:fldChar w:fldCharType="separate"/>
        </w:r>
        <w:r w:rsidR="0025355F">
          <w:rPr>
            <w:noProof/>
            <w:webHidden/>
          </w:rPr>
          <w:t>36</w:t>
        </w:r>
        <w:r w:rsidR="0025355F">
          <w:rPr>
            <w:noProof/>
            <w:webHidden/>
          </w:rPr>
          <w:fldChar w:fldCharType="end"/>
        </w:r>
      </w:hyperlink>
    </w:p>
    <w:p w14:paraId="10C2AF4D"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6" w:history="1">
        <w:r w:rsidR="0025355F" w:rsidRPr="00864171">
          <w:rPr>
            <w:rStyle w:val="Hyperlink"/>
            <w:noProof/>
            <w:highlight w:val="yellow"/>
          </w:rPr>
          <w:t>Figure 15</w:t>
        </w:r>
        <w:r w:rsidR="0025355F" w:rsidRPr="00864171">
          <w:rPr>
            <w:rStyle w:val="Hyperlink"/>
            <w:noProof/>
          </w:rPr>
          <w:t xml:space="preserve">: NEW  </w:t>
        </w:r>
        <w:r w:rsidR="0025355F" w:rsidRPr="00864171">
          <w:rPr>
            <w:rStyle w:val="Hyperlink"/>
            <w:noProof/>
            <w:highlight w:val="yellow"/>
          </w:rPr>
          <w:t xml:space="preserve">Position (yellow dot) between two a reference points (red dots). </w:t>
        </w:r>
        <w:r w:rsidR="0025355F">
          <w:rPr>
            <w:noProof/>
            <w:webHidden/>
          </w:rPr>
          <w:tab/>
        </w:r>
        <w:r w:rsidR="0025355F">
          <w:rPr>
            <w:noProof/>
            <w:webHidden/>
          </w:rPr>
          <w:fldChar w:fldCharType="begin"/>
        </w:r>
        <w:r w:rsidR="0025355F">
          <w:rPr>
            <w:noProof/>
            <w:webHidden/>
          </w:rPr>
          <w:instrText xml:space="preserve"> PAGEREF _Toc461026456 \h </w:instrText>
        </w:r>
        <w:r w:rsidR="0025355F">
          <w:rPr>
            <w:noProof/>
            <w:webHidden/>
          </w:rPr>
        </w:r>
        <w:r w:rsidR="0025355F">
          <w:rPr>
            <w:noProof/>
            <w:webHidden/>
          </w:rPr>
          <w:fldChar w:fldCharType="separate"/>
        </w:r>
        <w:r w:rsidR="0025355F">
          <w:rPr>
            <w:noProof/>
            <w:webHidden/>
          </w:rPr>
          <w:t>37</w:t>
        </w:r>
        <w:r w:rsidR="0025355F">
          <w:rPr>
            <w:noProof/>
            <w:webHidden/>
          </w:rPr>
          <w:fldChar w:fldCharType="end"/>
        </w:r>
      </w:hyperlink>
    </w:p>
    <w:p w14:paraId="17CBCE81"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7" w:history="1">
        <w:r w:rsidR="0025355F" w:rsidRPr="00864171">
          <w:rPr>
            <w:rStyle w:val="Hyperlink"/>
            <w:noProof/>
          </w:rPr>
          <w:t>Figure 16: Cyclic nature of the HY_Features basic model</w:t>
        </w:r>
        <w:r w:rsidR="0025355F">
          <w:rPr>
            <w:noProof/>
            <w:webHidden/>
          </w:rPr>
          <w:tab/>
        </w:r>
        <w:r w:rsidR="0025355F">
          <w:rPr>
            <w:noProof/>
            <w:webHidden/>
          </w:rPr>
          <w:fldChar w:fldCharType="begin"/>
        </w:r>
        <w:r w:rsidR="0025355F">
          <w:rPr>
            <w:noProof/>
            <w:webHidden/>
          </w:rPr>
          <w:instrText xml:space="preserve"> PAGEREF _Toc461026457 \h </w:instrText>
        </w:r>
        <w:r w:rsidR="0025355F">
          <w:rPr>
            <w:noProof/>
            <w:webHidden/>
          </w:rPr>
        </w:r>
        <w:r w:rsidR="0025355F">
          <w:rPr>
            <w:noProof/>
            <w:webHidden/>
          </w:rPr>
          <w:fldChar w:fldCharType="separate"/>
        </w:r>
        <w:r w:rsidR="0025355F">
          <w:rPr>
            <w:noProof/>
            <w:webHidden/>
          </w:rPr>
          <w:t>40</w:t>
        </w:r>
        <w:r w:rsidR="0025355F">
          <w:rPr>
            <w:noProof/>
            <w:webHidden/>
          </w:rPr>
          <w:fldChar w:fldCharType="end"/>
        </w:r>
      </w:hyperlink>
    </w:p>
    <w:p w14:paraId="00BDE0D1"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8" w:history="1">
        <w:r w:rsidR="0025355F" w:rsidRPr="00864171">
          <w:rPr>
            <w:rStyle w:val="Hyperlink"/>
            <w:noProof/>
          </w:rPr>
          <w:t>Figure 17: HY_Features modules and packages</w:t>
        </w:r>
        <w:r w:rsidR="0025355F">
          <w:rPr>
            <w:noProof/>
            <w:webHidden/>
          </w:rPr>
          <w:tab/>
        </w:r>
        <w:r w:rsidR="0025355F">
          <w:rPr>
            <w:noProof/>
            <w:webHidden/>
          </w:rPr>
          <w:fldChar w:fldCharType="begin"/>
        </w:r>
        <w:r w:rsidR="0025355F">
          <w:rPr>
            <w:noProof/>
            <w:webHidden/>
          </w:rPr>
          <w:instrText xml:space="preserve"> PAGEREF _Toc461026458 \h </w:instrText>
        </w:r>
        <w:r w:rsidR="0025355F">
          <w:rPr>
            <w:noProof/>
            <w:webHidden/>
          </w:rPr>
        </w:r>
        <w:r w:rsidR="0025355F">
          <w:rPr>
            <w:noProof/>
            <w:webHidden/>
          </w:rPr>
          <w:fldChar w:fldCharType="separate"/>
        </w:r>
        <w:r w:rsidR="0025355F">
          <w:rPr>
            <w:noProof/>
            <w:webHidden/>
          </w:rPr>
          <w:t>46</w:t>
        </w:r>
        <w:r w:rsidR="0025355F">
          <w:rPr>
            <w:noProof/>
            <w:webHidden/>
          </w:rPr>
          <w:fldChar w:fldCharType="end"/>
        </w:r>
      </w:hyperlink>
    </w:p>
    <w:p w14:paraId="0F665D03"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59" w:history="1">
        <w:r w:rsidR="0025355F" w:rsidRPr="00864171">
          <w:rPr>
            <w:rStyle w:val="Hyperlink"/>
            <w:noProof/>
          </w:rPr>
          <w:t>Figure 18: Hydrologic features describing separate aspects of the hydrology phenomenon</w:t>
        </w:r>
        <w:r w:rsidR="0025355F">
          <w:rPr>
            <w:noProof/>
            <w:webHidden/>
          </w:rPr>
          <w:tab/>
        </w:r>
        <w:r w:rsidR="0025355F">
          <w:rPr>
            <w:noProof/>
            <w:webHidden/>
          </w:rPr>
          <w:fldChar w:fldCharType="begin"/>
        </w:r>
        <w:r w:rsidR="0025355F">
          <w:rPr>
            <w:noProof/>
            <w:webHidden/>
          </w:rPr>
          <w:instrText xml:space="preserve"> PAGEREF _Toc461026459 \h </w:instrText>
        </w:r>
        <w:r w:rsidR="0025355F">
          <w:rPr>
            <w:noProof/>
            <w:webHidden/>
          </w:rPr>
        </w:r>
        <w:r w:rsidR="0025355F">
          <w:rPr>
            <w:noProof/>
            <w:webHidden/>
          </w:rPr>
          <w:fldChar w:fldCharType="separate"/>
        </w:r>
        <w:r w:rsidR="0025355F">
          <w:rPr>
            <w:noProof/>
            <w:webHidden/>
          </w:rPr>
          <w:t>49</w:t>
        </w:r>
        <w:r w:rsidR="0025355F">
          <w:rPr>
            <w:noProof/>
            <w:webHidden/>
          </w:rPr>
          <w:fldChar w:fldCharType="end"/>
        </w:r>
      </w:hyperlink>
    </w:p>
    <w:p w14:paraId="650B0093"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0" w:history="1">
        <w:r w:rsidR="0025355F" w:rsidRPr="00864171">
          <w:rPr>
            <w:rStyle w:val="Hyperlink"/>
            <w:noProof/>
          </w:rPr>
          <w:t>Figure 19: Hydro Feature – external dependencies</w:t>
        </w:r>
        <w:r w:rsidR="0025355F">
          <w:rPr>
            <w:noProof/>
            <w:webHidden/>
          </w:rPr>
          <w:tab/>
        </w:r>
        <w:r w:rsidR="0025355F">
          <w:rPr>
            <w:noProof/>
            <w:webHidden/>
          </w:rPr>
          <w:fldChar w:fldCharType="begin"/>
        </w:r>
        <w:r w:rsidR="0025355F">
          <w:rPr>
            <w:noProof/>
            <w:webHidden/>
          </w:rPr>
          <w:instrText xml:space="preserve"> PAGEREF _Toc461026460 \h </w:instrText>
        </w:r>
        <w:r w:rsidR="0025355F">
          <w:rPr>
            <w:noProof/>
            <w:webHidden/>
          </w:rPr>
        </w:r>
        <w:r w:rsidR="0025355F">
          <w:rPr>
            <w:noProof/>
            <w:webHidden/>
          </w:rPr>
          <w:fldChar w:fldCharType="separate"/>
        </w:r>
        <w:r w:rsidR="0025355F">
          <w:rPr>
            <w:noProof/>
            <w:webHidden/>
          </w:rPr>
          <w:t>50</w:t>
        </w:r>
        <w:r w:rsidR="0025355F">
          <w:rPr>
            <w:noProof/>
            <w:webHidden/>
          </w:rPr>
          <w:fldChar w:fldCharType="end"/>
        </w:r>
      </w:hyperlink>
    </w:p>
    <w:p w14:paraId="7221ED7D"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1" w:history="1">
        <w:r w:rsidR="0025355F" w:rsidRPr="00864171">
          <w:rPr>
            <w:rStyle w:val="Hyperlink"/>
            <w:noProof/>
          </w:rPr>
          <w:t>Figure 20: Named Feature (UML class diagram, /req/hy_hydrofeature/namedFeature/hydrofeature )</w:t>
        </w:r>
        <w:r w:rsidR="0025355F">
          <w:rPr>
            <w:noProof/>
            <w:webHidden/>
          </w:rPr>
          <w:tab/>
        </w:r>
        <w:r w:rsidR="0025355F">
          <w:rPr>
            <w:noProof/>
            <w:webHidden/>
          </w:rPr>
          <w:fldChar w:fldCharType="begin"/>
        </w:r>
        <w:r w:rsidR="0025355F">
          <w:rPr>
            <w:noProof/>
            <w:webHidden/>
          </w:rPr>
          <w:instrText xml:space="preserve"> PAGEREF _Toc461026461 \h </w:instrText>
        </w:r>
        <w:r w:rsidR="0025355F">
          <w:rPr>
            <w:noProof/>
            <w:webHidden/>
          </w:rPr>
        </w:r>
        <w:r w:rsidR="0025355F">
          <w:rPr>
            <w:noProof/>
            <w:webHidden/>
          </w:rPr>
          <w:fldChar w:fldCharType="separate"/>
        </w:r>
        <w:r w:rsidR="0025355F">
          <w:rPr>
            <w:noProof/>
            <w:webHidden/>
          </w:rPr>
          <w:t>51</w:t>
        </w:r>
        <w:r w:rsidR="0025355F">
          <w:rPr>
            <w:noProof/>
            <w:webHidden/>
          </w:rPr>
          <w:fldChar w:fldCharType="end"/>
        </w:r>
      </w:hyperlink>
    </w:p>
    <w:p w14:paraId="1AA0D417"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2" w:history="1">
        <w:r w:rsidR="0025355F" w:rsidRPr="00864171">
          <w:rPr>
            <w:rStyle w:val="Hyperlink"/>
            <w:noProof/>
          </w:rPr>
          <w:t>Figure 21: Catchment (UML class diagram, /req/hy_hydrofeature/hydrocomplex/catchment )</w:t>
        </w:r>
        <w:r w:rsidR="0025355F">
          <w:rPr>
            <w:noProof/>
            <w:webHidden/>
          </w:rPr>
          <w:tab/>
        </w:r>
        <w:r w:rsidR="0025355F">
          <w:rPr>
            <w:noProof/>
            <w:webHidden/>
          </w:rPr>
          <w:fldChar w:fldCharType="begin"/>
        </w:r>
        <w:r w:rsidR="0025355F">
          <w:rPr>
            <w:noProof/>
            <w:webHidden/>
          </w:rPr>
          <w:instrText xml:space="preserve"> PAGEREF _Toc461026462 \h </w:instrText>
        </w:r>
        <w:r w:rsidR="0025355F">
          <w:rPr>
            <w:noProof/>
            <w:webHidden/>
          </w:rPr>
        </w:r>
        <w:r w:rsidR="0025355F">
          <w:rPr>
            <w:noProof/>
            <w:webHidden/>
          </w:rPr>
          <w:fldChar w:fldCharType="separate"/>
        </w:r>
        <w:r w:rsidR="0025355F">
          <w:rPr>
            <w:noProof/>
            <w:webHidden/>
          </w:rPr>
          <w:t>53</w:t>
        </w:r>
        <w:r w:rsidR="0025355F">
          <w:rPr>
            <w:noProof/>
            <w:webHidden/>
          </w:rPr>
          <w:fldChar w:fldCharType="end"/>
        </w:r>
      </w:hyperlink>
    </w:p>
    <w:p w14:paraId="26F53D9D"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3" w:history="1">
        <w:r w:rsidR="0025355F" w:rsidRPr="00864171">
          <w:rPr>
            <w:rStyle w:val="Hyperlink"/>
            <w:noProof/>
          </w:rPr>
          <w:t>Figure 22: Catchment and outfall (UML class diagram, /req/hy_hydrofeature/hydrocomplex/catchment.inflow , /req/hy_hydrofeature/hydrocomplex/catchment.outflow )</w:t>
        </w:r>
        <w:r w:rsidR="0025355F">
          <w:rPr>
            <w:noProof/>
            <w:webHidden/>
          </w:rPr>
          <w:tab/>
        </w:r>
        <w:r w:rsidR="0025355F">
          <w:rPr>
            <w:noProof/>
            <w:webHidden/>
          </w:rPr>
          <w:fldChar w:fldCharType="begin"/>
        </w:r>
        <w:r w:rsidR="0025355F">
          <w:rPr>
            <w:noProof/>
            <w:webHidden/>
          </w:rPr>
          <w:instrText xml:space="preserve"> PAGEREF _Toc461026463 \h </w:instrText>
        </w:r>
        <w:r w:rsidR="0025355F">
          <w:rPr>
            <w:noProof/>
            <w:webHidden/>
          </w:rPr>
        </w:r>
        <w:r w:rsidR="0025355F">
          <w:rPr>
            <w:noProof/>
            <w:webHidden/>
          </w:rPr>
          <w:fldChar w:fldCharType="separate"/>
        </w:r>
        <w:r w:rsidR="0025355F">
          <w:rPr>
            <w:noProof/>
            <w:webHidden/>
          </w:rPr>
          <w:t>54</w:t>
        </w:r>
        <w:r w:rsidR="0025355F">
          <w:rPr>
            <w:noProof/>
            <w:webHidden/>
          </w:rPr>
          <w:fldChar w:fldCharType="end"/>
        </w:r>
      </w:hyperlink>
    </w:p>
    <w:p w14:paraId="29497FE9"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4" w:history="1">
        <w:r w:rsidR="0025355F" w:rsidRPr="00864171">
          <w:rPr>
            <w:rStyle w:val="Hyperlink"/>
            <w:noProof/>
          </w:rPr>
          <w:t>Figure 23: Containing / contained catchment (UML class diagram, /req/hy_hydrofeature/hydrocomplex/catchment.containingcatchment , /req/hy_hydrofeature/hydrocomplex/catchment.containedcatchment )</w:t>
        </w:r>
        <w:r w:rsidR="0025355F">
          <w:rPr>
            <w:noProof/>
            <w:webHidden/>
          </w:rPr>
          <w:tab/>
        </w:r>
        <w:r w:rsidR="0025355F">
          <w:rPr>
            <w:noProof/>
            <w:webHidden/>
          </w:rPr>
          <w:fldChar w:fldCharType="begin"/>
        </w:r>
        <w:r w:rsidR="0025355F">
          <w:rPr>
            <w:noProof/>
            <w:webHidden/>
          </w:rPr>
          <w:instrText xml:space="preserve"> PAGEREF _Toc461026464 \h </w:instrText>
        </w:r>
        <w:r w:rsidR="0025355F">
          <w:rPr>
            <w:noProof/>
            <w:webHidden/>
          </w:rPr>
        </w:r>
        <w:r w:rsidR="0025355F">
          <w:rPr>
            <w:noProof/>
            <w:webHidden/>
          </w:rPr>
          <w:fldChar w:fldCharType="separate"/>
        </w:r>
        <w:r w:rsidR="0025355F">
          <w:rPr>
            <w:noProof/>
            <w:webHidden/>
          </w:rPr>
          <w:t>55</w:t>
        </w:r>
        <w:r w:rsidR="0025355F">
          <w:rPr>
            <w:noProof/>
            <w:webHidden/>
          </w:rPr>
          <w:fldChar w:fldCharType="end"/>
        </w:r>
      </w:hyperlink>
    </w:p>
    <w:p w14:paraId="03BCD940"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5" w:history="1">
        <w:r w:rsidR="0025355F" w:rsidRPr="00864171">
          <w:rPr>
            <w:rStyle w:val="Hyperlink"/>
            <w:noProof/>
          </w:rPr>
          <w:t>Figure 24: Conjoint catchment (UML class diagram, /req/hy_hydrofeature/hydrocomplex/catchment.conjointcatchment )</w:t>
        </w:r>
        <w:r w:rsidR="0025355F">
          <w:rPr>
            <w:noProof/>
            <w:webHidden/>
          </w:rPr>
          <w:tab/>
        </w:r>
        <w:r w:rsidR="0025355F">
          <w:rPr>
            <w:noProof/>
            <w:webHidden/>
          </w:rPr>
          <w:fldChar w:fldCharType="begin"/>
        </w:r>
        <w:r w:rsidR="0025355F">
          <w:rPr>
            <w:noProof/>
            <w:webHidden/>
          </w:rPr>
          <w:instrText xml:space="preserve"> PAGEREF _Toc461026465 \h </w:instrText>
        </w:r>
        <w:r w:rsidR="0025355F">
          <w:rPr>
            <w:noProof/>
            <w:webHidden/>
          </w:rPr>
        </w:r>
        <w:r w:rsidR="0025355F">
          <w:rPr>
            <w:noProof/>
            <w:webHidden/>
          </w:rPr>
          <w:fldChar w:fldCharType="separate"/>
        </w:r>
        <w:r w:rsidR="0025355F">
          <w:rPr>
            <w:noProof/>
            <w:webHidden/>
          </w:rPr>
          <w:t>55</w:t>
        </w:r>
        <w:r w:rsidR="0025355F">
          <w:rPr>
            <w:noProof/>
            <w:webHidden/>
          </w:rPr>
          <w:fldChar w:fldCharType="end"/>
        </w:r>
      </w:hyperlink>
    </w:p>
    <w:p w14:paraId="7EE72A4A"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6" w:history="1">
        <w:r w:rsidR="0025355F" w:rsidRPr="00864171">
          <w:rPr>
            <w:rStyle w:val="Hyperlink"/>
            <w:noProof/>
          </w:rPr>
          <w:t>Figure 25: Upper / lower catchment (UML class diagram, /req/hy_hydrofeature/hydrocomplex/catchment.uppercatchment, /req/hy_hydrofeature/hydrocomplex/catchment.lowercatchment )</w:t>
        </w:r>
        <w:r w:rsidR="0025355F">
          <w:rPr>
            <w:noProof/>
            <w:webHidden/>
          </w:rPr>
          <w:tab/>
        </w:r>
        <w:r w:rsidR="0025355F">
          <w:rPr>
            <w:noProof/>
            <w:webHidden/>
          </w:rPr>
          <w:fldChar w:fldCharType="begin"/>
        </w:r>
        <w:r w:rsidR="0025355F">
          <w:rPr>
            <w:noProof/>
            <w:webHidden/>
          </w:rPr>
          <w:instrText xml:space="preserve"> PAGEREF _Toc461026466 \h </w:instrText>
        </w:r>
        <w:r w:rsidR="0025355F">
          <w:rPr>
            <w:noProof/>
            <w:webHidden/>
          </w:rPr>
        </w:r>
        <w:r w:rsidR="0025355F">
          <w:rPr>
            <w:noProof/>
            <w:webHidden/>
          </w:rPr>
          <w:fldChar w:fldCharType="separate"/>
        </w:r>
        <w:r w:rsidR="0025355F">
          <w:rPr>
            <w:noProof/>
            <w:webHidden/>
          </w:rPr>
          <w:t>55</w:t>
        </w:r>
        <w:r w:rsidR="0025355F">
          <w:rPr>
            <w:noProof/>
            <w:webHidden/>
          </w:rPr>
          <w:fldChar w:fldCharType="end"/>
        </w:r>
      </w:hyperlink>
    </w:p>
    <w:p w14:paraId="054E4203"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7" w:history="1">
        <w:r w:rsidR="0025355F" w:rsidRPr="00864171">
          <w:rPr>
            <w:rStyle w:val="Hyperlink"/>
            <w:noProof/>
          </w:rPr>
          <w:t>Figure 26: Catchment aggregate (UML class diagram, /req/hy_hydrofeature/hydrocomplex/catchmentaggregate )</w:t>
        </w:r>
        <w:r w:rsidR="0025355F">
          <w:rPr>
            <w:noProof/>
            <w:webHidden/>
          </w:rPr>
          <w:tab/>
        </w:r>
        <w:r w:rsidR="0025355F">
          <w:rPr>
            <w:noProof/>
            <w:webHidden/>
          </w:rPr>
          <w:fldChar w:fldCharType="begin"/>
        </w:r>
        <w:r w:rsidR="0025355F">
          <w:rPr>
            <w:noProof/>
            <w:webHidden/>
          </w:rPr>
          <w:instrText xml:space="preserve"> PAGEREF _Toc461026467 \h </w:instrText>
        </w:r>
        <w:r w:rsidR="0025355F">
          <w:rPr>
            <w:noProof/>
            <w:webHidden/>
          </w:rPr>
        </w:r>
        <w:r w:rsidR="0025355F">
          <w:rPr>
            <w:noProof/>
            <w:webHidden/>
          </w:rPr>
          <w:fldChar w:fldCharType="separate"/>
        </w:r>
        <w:r w:rsidR="0025355F">
          <w:rPr>
            <w:noProof/>
            <w:webHidden/>
          </w:rPr>
          <w:t>57</w:t>
        </w:r>
        <w:r w:rsidR="0025355F">
          <w:rPr>
            <w:noProof/>
            <w:webHidden/>
          </w:rPr>
          <w:fldChar w:fldCharType="end"/>
        </w:r>
      </w:hyperlink>
    </w:p>
    <w:p w14:paraId="26471A93"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8" w:history="1">
        <w:r w:rsidR="0025355F" w:rsidRPr="00864171">
          <w:rPr>
            <w:rStyle w:val="Hyperlink"/>
            <w:noProof/>
          </w:rPr>
          <w:t>Figure 27: Dendritic catchment (UML class diagram, /req/hy_hydrofeature/hydrocomplex/dendriticcatchment )</w:t>
        </w:r>
        <w:r w:rsidR="0025355F">
          <w:rPr>
            <w:noProof/>
            <w:webHidden/>
          </w:rPr>
          <w:tab/>
        </w:r>
        <w:r w:rsidR="0025355F">
          <w:rPr>
            <w:noProof/>
            <w:webHidden/>
          </w:rPr>
          <w:fldChar w:fldCharType="begin"/>
        </w:r>
        <w:r w:rsidR="0025355F">
          <w:rPr>
            <w:noProof/>
            <w:webHidden/>
          </w:rPr>
          <w:instrText xml:space="preserve"> PAGEREF _Toc461026468 \h </w:instrText>
        </w:r>
        <w:r w:rsidR="0025355F">
          <w:rPr>
            <w:noProof/>
            <w:webHidden/>
          </w:rPr>
        </w:r>
        <w:r w:rsidR="0025355F">
          <w:rPr>
            <w:noProof/>
            <w:webHidden/>
          </w:rPr>
          <w:fldChar w:fldCharType="separate"/>
        </w:r>
        <w:r w:rsidR="0025355F">
          <w:rPr>
            <w:noProof/>
            <w:webHidden/>
          </w:rPr>
          <w:t>59</w:t>
        </w:r>
        <w:r w:rsidR="0025355F">
          <w:rPr>
            <w:noProof/>
            <w:webHidden/>
          </w:rPr>
          <w:fldChar w:fldCharType="end"/>
        </w:r>
      </w:hyperlink>
    </w:p>
    <w:p w14:paraId="10D336B2"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69" w:history="1">
        <w:r w:rsidR="0025355F" w:rsidRPr="00864171">
          <w:rPr>
            <w:rStyle w:val="Hyperlink"/>
            <w:noProof/>
          </w:rPr>
          <w:t>Figure 28: Interior catchment (UML class diagram, /req/hy_hydrofeature/hydrocomplex/interiorcatchment )</w:t>
        </w:r>
        <w:r w:rsidR="0025355F">
          <w:rPr>
            <w:noProof/>
            <w:webHidden/>
          </w:rPr>
          <w:tab/>
        </w:r>
        <w:r w:rsidR="0025355F">
          <w:rPr>
            <w:noProof/>
            <w:webHidden/>
          </w:rPr>
          <w:fldChar w:fldCharType="begin"/>
        </w:r>
        <w:r w:rsidR="0025355F">
          <w:rPr>
            <w:noProof/>
            <w:webHidden/>
          </w:rPr>
          <w:instrText xml:space="preserve"> PAGEREF _Toc461026469 \h </w:instrText>
        </w:r>
        <w:r w:rsidR="0025355F">
          <w:rPr>
            <w:noProof/>
            <w:webHidden/>
          </w:rPr>
        </w:r>
        <w:r w:rsidR="0025355F">
          <w:rPr>
            <w:noProof/>
            <w:webHidden/>
          </w:rPr>
          <w:fldChar w:fldCharType="separate"/>
        </w:r>
        <w:r w:rsidR="0025355F">
          <w:rPr>
            <w:noProof/>
            <w:webHidden/>
          </w:rPr>
          <w:t>60</w:t>
        </w:r>
        <w:r w:rsidR="0025355F">
          <w:rPr>
            <w:noProof/>
            <w:webHidden/>
          </w:rPr>
          <w:fldChar w:fldCharType="end"/>
        </w:r>
      </w:hyperlink>
    </w:p>
    <w:p w14:paraId="11E61479"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0" w:history="1">
        <w:r w:rsidR="0025355F" w:rsidRPr="00864171">
          <w:rPr>
            <w:rStyle w:val="Hyperlink"/>
            <w:noProof/>
          </w:rPr>
          <w:t>Figure 29: Outfall (UML class diagram, req/hy_hydrofeature/hydrocomplex/outfall )</w:t>
        </w:r>
        <w:r w:rsidR="0025355F">
          <w:rPr>
            <w:noProof/>
            <w:webHidden/>
          </w:rPr>
          <w:tab/>
        </w:r>
        <w:r w:rsidR="0025355F">
          <w:rPr>
            <w:noProof/>
            <w:webHidden/>
          </w:rPr>
          <w:fldChar w:fldCharType="begin"/>
        </w:r>
        <w:r w:rsidR="0025355F">
          <w:rPr>
            <w:noProof/>
            <w:webHidden/>
          </w:rPr>
          <w:instrText xml:space="preserve"> PAGEREF _Toc461026470 \h </w:instrText>
        </w:r>
        <w:r w:rsidR="0025355F">
          <w:rPr>
            <w:noProof/>
            <w:webHidden/>
          </w:rPr>
        </w:r>
        <w:r w:rsidR="0025355F">
          <w:rPr>
            <w:noProof/>
            <w:webHidden/>
          </w:rPr>
          <w:fldChar w:fldCharType="separate"/>
        </w:r>
        <w:r w:rsidR="0025355F">
          <w:rPr>
            <w:noProof/>
            <w:webHidden/>
          </w:rPr>
          <w:t>62</w:t>
        </w:r>
        <w:r w:rsidR="0025355F">
          <w:rPr>
            <w:noProof/>
            <w:webHidden/>
          </w:rPr>
          <w:fldChar w:fldCharType="end"/>
        </w:r>
      </w:hyperlink>
    </w:p>
    <w:p w14:paraId="42AC1636"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1" w:history="1">
        <w:r w:rsidR="0025355F" w:rsidRPr="00864171">
          <w:rPr>
            <w:rStyle w:val="Hyperlink"/>
            <w:noProof/>
          </w:rPr>
          <w:t>Figure 30: Catchment realization and its specialization (UML class diagram, /req/hy_hydrofeature/hydrocomplex/catchmentrealisation)</w:t>
        </w:r>
        <w:r w:rsidR="0025355F">
          <w:rPr>
            <w:noProof/>
            <w:webHidden/>
          </w:rPr>
          <w:tab/>
        </w:r>
        <w:r w:rsidR="0025355F">
          <w:rPr>
            <w:noProof/>
            <w:webHidden/>
          </w:rPr>
          <w:fldChar w:fldCharType="begin"/>
        </w:r>
        <w:r w:rsidR="0025355F">
          <w:rPr>
            <w:noProof/>
            <w:webHidden/>
          </w:rPr>
          <w:instrText xml:space="preserve"> PAGEREF _Toc461026471 \h </w:instrText>
        </w:r>
        <w:r w:rsidR="0025355F">
          <w:rPr>
            <w:noProof/>
            <w:webHidden/>
          </w:rPr>
        </w:r>
        <w:r w:rsidR="0025355F">
          <w:rPr>
            <w:noProof/>
            <w:webHidden/>
          </w:rPr>
          <w:fldChar w:fldCharType="separate"/>
        </w:r>
        <w:r w:rsidR="0025355F">
          <w:rPr>
            <w:noProof/>
            <w:webHidden/>
          </w:rPr>
          <w:t>64</w:t>
        </w:r>
        <w:r w:rsidR="0025355F">
          <w:rPr>
            <w:noProof/>
            <w:webHidden/>
          </w:rPr>
          <w:fldChar w:fldCharType="end"/>
        </w:r>
      </w:hyperlink>
    </w:p>
    <w:p w14:paraId="5EDCEE8E"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2" w:history="1">
        <w:r w:rsidR="0025355F" w:rsidRPr="00864171">
          <w:rPr>
            <w:rStyle w:val="Hyperlink"/>
            <w:noProof/>
          </w:rPr>
          <w:t>Figure 31: Outfall Realization (UML class diagram, /req/hy_hydrofeature/hydrocomplex/outfallrealization )</w:t>
        </w:r>
        <w:r w:rsidR="0025355F">
          <w:rPr>
            <w:noProof/>
            <w:webHidden/>
          </w:rPr>
          <w:tab/>
        </w:r>
        <w:r w:rsidR="0025355F">
          <w:rPr>
            <w:noProof/>
            <w:webHidden/>
          </w:rPr>
          <w:fldChar w:fldCharType="begin"/>
        </w:r>
        <w:r w:rsidR="0025355F">
          <w:rPr>
            <w:noProof/>
            <w:webHidden/>
          </w:rPr>
          <w:instrText xml:space="preserve"> PAGEREF _Toc461026472 \h </w:instrText>
        </w:r>
        <w:r w:rsidR="0025355F">
          <w:rPr>
            <w:noProof/>
            <w:webHidden/>
          </w:rPr>
        </w:r>
        <w:r w:rsidR="0025355F">
          <w:rPr>
            <w:noProof/>
            <w:webHidden/>
          </w:rPr>
          <w:fldChar w:fldCharType="separate"/>
        </w:r>
        <w:r w:rsidR="0025355F">
          <w:rPr>
            <w:noProof/>
            <w:webHidden/>
          </w:rPr>
          <w:t>69</w:t>
        </w:r>
        <w:r w:rsidR="0025355F">
          <w:rPr>
            <w:noProof/>
            <w:webHidden/>
          </w:rPr>
          <w:fldChar w:fldCharType="end"/>
        </w:r>
      </w:hyperlink>
    </w:p>
    <w:p w14:paraId="5CB8AEBA"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3" w:history="1">
        <w:r w:rsidR="0025355F" w:rsidRPr="00864171">
          <w:rPr>
            <w:rStyle w:val="Hyperlink"/>
            <w:noProof/>
          </w:rPr>
          <w:t>Figure 32: River Positioning System (UML class diagram, /req/hy_hydrofeature/positioning/indirectposition, /req/hy_positioning/riverreferencesystem )</w:t>
        </w:r>
        <w:r w:rsidR="0025355F">
          <w:rPr>
            <w:noProof/>
            <w:webHidden/>
          </w:rPr>
          <w:tab/>
        </w:r>
        <w:r w:rsidR="0025355F">
          <w:rPr>
            <w:noProof/>
            <w:webHidden/>
          </w:rPr>
          <w:fldChar w:fldCharType="begin"/>
        </w:r>
        <w:r w:rsidR="0025355F">
          <w:rPr>
            <w:noProof/>
            <w:webHidden/>
          </w:rPr>
          <w:instrText xml:space="preserve"> PAGEREF _Toc461026473 \h </w:instrText>
        </w:r>
        <w:r w:rsidR="0025355F">
          <w:rPr>
            <w:noProof/>
            <w:webHidden/>
          </w:rPr>
        </w:r>
        <w:r w:rsidR="0025355F">
          <w:rPr>
            <w:noProof/>
            <w:webHidden/>
          </w:rPr>
          <w:fldChar w:fldCharType="separate"/>
        </w:r>
        <w:r w:rsidR="0025355F">
          <w:rPr>
            <w:noProof/>
            <w:webHidden/>
          </w:rPr>
          <w:t>72</w:t>
        </w:r>
        <w:r w:rsidR="0025355F">
          <w:rPr>
            <w:noProof/>
            <w:webHidden/>
          </w:rPr>
          <w:fldChar w:fldCharType="end"/>
        </w:r>
      </w:hyperlink>
    </w:p>
    <w:p w14:paraId="3413FA0D"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4" w:history="1">
        <w:r w:rsidR="0025355F" w:rsidRPr="00864171">
          <w:rPr>
            <w:rStyle w:val="Hyperlink"/>
            <w:noProof/>
          </w:rPr>
          <w:t>Figure 33: Surface Hydro Feature -  dependencies</w:t>
        </w:r>
        <w:r w:rsidR="0025355F">
          <w:rPr>
            <w:noProof/>
            <w:webHidden/>
          </w:rPr>
          <w:tab/>
        </w:r>
        <w:r w:rsidR="0025355F">
          <w:rPr>
            <w:noProof/>
            <w:webHidden/>
          </w:rPr>
          <w:fldChar w:fldCharType="begin"/>
        </w:r>
        <w:r w:rsidR="0025355F">
          <w:rPr>
            <w:noProof/>
            <w:webHidden/>
          </w:rPr>
          <w:instrText xml:space="preserve"> PAGEREF _Toc461026474 \h </w:instrText>
        </w:r>
        <w:r w:rsidR="0025355F">
          <w:rPr>
            <w:noProof/>
            <w:webHidden/>
          </w:rPr>
        </w:r>
        <w:r w:rsidR="0025355F">
          <w:rPr>
            <w:noProof/>
            <w:webHidden/>
          </w:rPr>
          <w:fldChar w:fldCharType="separate"/>
        </w:r>
        <w:r w:rsidR="0025355F">
          <w:rPr>
            <w:noProof/>
            <w:webHidden/>
          </w:rPr>
          <w:t>75</w:t>
        </w:r>
        <w:r w:rsidR="0025355F">
          <w:rPr>
            <w:noProof/>
            <w:webHidden/>
          </w:rPr>
          <w:fldChar w:fldCharType="end"/>
        </w:r>
      </w:hyperlink>
    </w:p>
    <w:p w14:paraId="7D6C8E73"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5" w:history="1">
        <w:r w:rsidR="0025355F" w:rsidRPr="00864171">
          <w:rPr>
            <w:rStyle w:val="Hyperlink"/>
            <w:noProof/>
          </w:rPr>
          <w:t>Figure 34: Channel Network realizing the catchment (UML class diagram, /req/hy_surfacehydrofeature/channelnetwork/channelnetwork )</w:t>
        </w:r>
        <w:r w:rsidR="0025355F">
          <w:rPr>
            <w:noProof/>
            <w:webHidden/>
          </w:rPr>
          <w:tab/>
        </w:r>
        <w:r w:rsidR="0025355F">
          <w:rPr>
            <w:noProof/>
            <w:webHidden/>
          </w:rPr>
          <w:fldChar w:fldCharType="begin"/>
        </w:r>
        <w:r w:rsidR="0025355F">
          <w:rPr>
            <w:noProof/>
            <w:webHidden/>
          </w:rPr>
          <w:instrText xml:space="preserve"> PAGEREF _Toc461026475 \h </w:instrText>
        </w:r>
        <w:r w:rsidR="0025355F">
          <w:rPr>
            <w:noProof/>
            <w:webHidden/>
          </w:rPr>
        </w:r>
        <w:r w:rsidR="0025355F">
          <w:rPr>
            <w:noProof/>
            <w:webHidden/>
          </w:rPr>
          <w:fldChar w:fldCharType="separate"/>
        </w:r>
        <w:r w:rsidR="0025355F">
          <w:rPr>
            <w:noProof/>
            <w:webHidden/>
          </w:rPr>
          <w:t>76</w:t>
        </w:r>
        <w:r w:rsidR="0025355F">
          <w:rPr>
            <w:noProof/>
            <w:webHidden/>
          </w:rPr>
          <w:fldChar w:fldCharType="end"/>
        </w:r>
      </w:hyperlink>
    </w:p>
    <w:p w14:paraId="48A1C7CA"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6" w:history="1">
        <w:r w:rsidR="0025355F" w:rsidRPr="00864171">
          <w:rPr>
            <w:rStyle w:val="Hyperlink"/>
            <w:noProof/>
          </w:rPr>
          <w:t>Figure 35: Depression and Channel realizing the outfall (UML class diagram, /req/hy_surfacehydrofeature/channelnetwork/depression, /req/hy_surfacehydrofeature/channelnetwork/channel )</w:t>
        </w:r>
        <w:r w:rsidR="0025355F">
          <w:rPr>
            <w:noProof/>
            <w:webHidden/>
          </w:rPr>
          <w:tab/>
        </w:r>
        <w:r w:rsidR="0025355F">
          <w:rPr>
            <w:noProof/>
            <w:webHidden/>
          </w:rPr>
          <w:fldChar w:fldCharType="begin"/>
        </w:r>
        <w:r w:rsidR="0025355F">
          <w:rPr>
            <w:noProof/>
            <w:webHidden/>
          </w:rPr>
          <w:instrText xml:space="preserve"> PAGEREF _Toc461026476 \h </w:instrText>
        </w:r>
        <w:r w:rsidR="0025355F">
          <w:rPr>
            <w:noProof/>
            <w:webHidden/>
          </w:rPr>
        </w:r>
        <w:r w:rsidR="0025355F">
          <w:rPr>
            <w:noProof/>
            <w:webHidden/>
          </w:rPr>
          <w:fldChar w:fldCharType="separate"/>
        </w:r>
        <w:r w:rsidR="0025355F">
          <w:rPr>
            <w:noProof/>
            <w:webHidden/>
          </w:rPr>
          <w:t>77</w:t>
        </w:r>
        <w:r w:rsidR="0025355F">
          <w:rPr>
            <w:noProof/>
            <w:webHidden/>
          </w:rPr>
          <w:fldChar w:fldCharType="end"/>
        </w:r>
      </w:hyperlink>
    </w:p>
    <w:p w14:paraId="017A6D86"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7" w:history="1">
        <w:r w:rsidR="0025355F" w:rsidRPr="00864171">
          <w:rPr>
            <w:rStyle w:val="Hyperlink"/>
            <w:noProof/>
          </w:rPr>
          <w:t>Figure 36: Hydrographic Network realizing the catchment (UML class diagram, /req/hy_surfacehydro/hydrographicnetwork/hydrographicnetwork )</w:t>
        </w:r>
        <w:r w:rsidR="0025355F">
          <w:rPr>
            <w:noProof/>
            <w:webHidden/>
          </w:rPr>
          <w:tab/>
        </w:r>
        <w:r w:rsidR="0025355F">
          <w:rPr>
            <w:noProof/>
            <w:webHidden/>
          </w:rPr>
          <w:fldChar w:fldCharType="begin"/>
        </w:r>
        <w:r w:rsidR="0025355F">
          <w:rPr>
            <w:noProof/>
            <w:webHidden/>
          </w:rPr>
          <w:instrText xml:space="preserve"> PAGEREF _Toc461026477 \h </w:instrText>
        </w:r>
        <w:r w:rsidR="0025355F">
          <w:rPr>
            <w:noProof/>
            <w:webHidden/>
          </w:rPr>
        </w:r>
        <w:r w:rsidR="0025355F">
          <w:rPr>
            <w:noProof/>
            <w:webHidden/>
          </w:rPr>
          <w:fldChar w:fldCharType="separate"/>
        </w:r>
        <w:r w:rsidR="0025355F">
          <w:rPr>
            <w:noProof/>
            <w:webHidden/>
          </w:rPr>
          <w:t>82</w:t>
        </w:r>
        <w:r w:rsidR="0025355F">
          <w:rPr>
            <w:noProof/>
            <w:webHidden/>
          </w:rPr>
          <w:fldChar w:fldCharType="end"/>
        </w:r>
      </w:hyperlink>
    </w:p>
    <w:p w14:paraId="50C858B0"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8" w:history="1">
        <w:r w:rsidR="0025355F" w:rsidRPr="00864171">
          <w:rPr>
            <w:rStyle w:val="Hyperlink"/>
            <w:noProof/>
          </w:rPr>
          <w:t>Figure 37: Water Body realizing the outfall (UML class diagram, /req/hy_surfacehydro/hydrographicnetwork/waterbody )</w:t>
        </w:r>
        <w:r w:rsidR="0025355F">
          <w:rPr>
            <w:noProof/>
            <w:webHidden/>
          </w:rPr>
          <w:tab/>
        </w:r>
        <w:r w:rsidR="0025355F">
          <w:rPr>
            <w:noProof/>
            <w:webHidden/>
          </w:rPr>
          <w:fldChar w:fldCharType="begin"/>
        </w:r>
        <w:r w:rsidR="0025355F">
          <w:rPr>
            <w:noProof/>
            <w:webHidden/>
          </w:rPr>
          <w:instrText xml:space="preserve"> PAGEREF _Toc461026478 \h </w:instrText>
        </w:r>
        <w:r w:rsidR="0025355F">
          <w:rPr>
            <w:noProof/>
            <w:webHidden/>
          </w:rPr>
        </w:r>
        <w:r w:rsidR="0025355F">
          <w:rPr>
            <w:noProof/>
            <w:webHidden/>
          </w:rPr>
          <w:fldChar w:fldCharType="separate"/>
        </w:r>
        <w:r w:rsidR="0025355F">
          <w:rPr>
            <w:noProof/>
            <w:webHidden/>
          </w:rPr>
          <w:t>83</w:t>
        </w:r>
        <w:r w:rsidR="0025355F">
          <w:rPr>
            <w:noProof/>
            <w:webHidden/>
          </w:rPr>
          <w:fldChar w:fldCharType="end"/>
        </w:r>
      </w:hyperlink>
    </w:p>
    <w:p w14:paraId="30FF3BD2"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79" w:history="1">
        <w:r w:rsidR="0025355F" w:rsidRPr="00864171">
          <w:rPr>
            <w:rStyle w:val="Hyperlink"/>
            <w:noProof/>
          </w:rPr>
          <w:t>Figure 38: Reservoir realizing an outfall (UML class diagram, /req/hy_surfacehydrofeature/storage/reservoir )</w:t>
        </w:r>
        <w:r w:rsidR="0025355F">
          <w:rPr>
            <w:noProof/>
            <w:webHidden/>
          </w:rPr>
          <w:tab/>
        </w:r>
        <w:r w:rsidR="0025355F">
          <w:rPr>
            <w:noProof/>
            <w:webHidden/>
          </w:rPr>
          <w:fldChar w:fldCharType="begin"/>
        </w:r>
        <w:r w:rsidR="0025355F">
          <w:rPr>
            <w:noProof/>
            <w:webHidden/>
          </w:rPr>
          <w:instrText xml:space="preserve"> PAGEREF _Toc461026479 \h </w:instrText>
        </w:r>
        <w:r w:rsidR="0025355F">
          <w:rPr>
            <w:noProof/>
            <w:webHidden/>
          </w:rPr>
        </w:r>
        <w:r w:rsidR="0025355F">
          <w:rPr>
            <w:noProof/>
            <w:webHidden/>
          </w:rPr>
          <w:fldChar w:fldCharType="separate"/>
        </w:r>
        <w:r w:rsidR="0025355F">
          <w:rPr>
            <w:noProof/>
            <w:webHidden/>
          </w:rPr>
          <w:t>90</w:t>
        </w:r>
        <w:r w:rsidR="0025355F">
          <w:rPr>
            <w:noProof/>
            <w:webHidden/>
          </w:rPr>
          <w:fldChar w:fldCharType="end"/>
        </w:r>
      </w:hyperlink>
    </w:p>
    <w:p w14:paraId="4AA6AB19"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80" w:history="1">
        <w:r w:rsidR="0025355F" w:rsidRPr="00864171">
          <w:rPr>
            <w:rStyle w:val="Hyperlink"/>
            <w:noProof/>
          </w:rPr>
          <w:t>Figure 39: Hydrometric Network – dependencies</w:t>
        </w:r>
        <w:r w:rsidR="0025355F">
          <w:rPr>
            <w:noProof/>
            <w:webHidden/>
          </w:rPr>
          <w:tab/>
        </w:r>
        <w:r w:rsidR="0025355F">
          <w:rPr>
            <w:noProof/>
            <w:webHidden/>
          </w:rPr>
          <w:fldChar w:fldCharType="begin"/>
        </w:r>
        <w:r w:rsidR="0025355F">
          <w:rPr>
            <w:noProof/>
            <w:webHidden/>
          </w:rPr>
          <w:instrText xml:space="preserve"> PAGEREF _Toc461026480 \h </w:instrText>
        </w:r>
        <w:r w:rsidR="0025355F">
          <w:rPr>
            <w:noProof/>
            <w:webHidden/>
          </w:rPr>
        </w:r>
        <w:r w:rsidR="0025355F">
          <w:rPr>
            <w:noProof/>
            <w:webHidden/>
          </w:rPr>
          <w:fldChar w:fldCharType="separate"/>
        </w:r>
        <w:r w:rsidR="0025355F">
          <w:rPr>
            <w:noProof/>
            <w:webHidden/>
          </w:rPr>
          <w:t>91</w:t>
        </w:r>
        <w:r w:rsidR="0025355F">
          <w:rPr>
            <w:noProof/>
            <w:webHidden/>
          </w:rPr>
          <w:fldChar w:fldCharType="end"/>
        </w:r>
      </w:hyperlink>
    </w:p>
    <w:p w14:paraId="76FEC6AE" w14:textId="77777777" w:rsidR="0025355F" w:rsidRDefault="00DA0757">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026481" w:history="1">
        <w:r w:rsidR="0025355F" w:rsidRPr="00864171">
          <w:rPr>
            <w:rStyle w:val="Hyperlink"/>
            <w:noProof/>
          </w:rPr>
          <w:t>Figure 40: Hydrometric network model (UML class diagram, /req/hy_hydrometricfeature/hydrometricnetwork )</w:t>
        </w:r>
        <w:r w:rsidR="0025355F">
          <w:rPr>
            <w:noProof/>
            <w:webHidden/>
          </w:rPr>
          <w:tab/>
        </w:r>
        <w:r w:rsidR="0025355F">
          <w:rPr>
            <w:noProof/>
            <w:webHidden/>
          </w:rPr>
          <w:fldChar w:fldCharType="begin"/>
        </w:r>
        <w:r w:rsidR="0025355F">
          <w:rPr>
            <w:noProof/>
            <w:webHidden/>
          </w:rPr>
          <w:instrText xml:space="preserve"> PAGEREF _Toc461026481 \h </w:instrText>
        </w:r>
        <w:r w:rsidR="0025355F">
          <w:rPr>
            <w:noProof/>
            <w:webHidden/>
          </w:rPr>
        </w:r>
        <w:r w:rsidR="0025355F">
          <w:rPr>
            <w:noProof/>
            <w:webHidden/>
          </w:rPr>
          <w:fldChar w:fldCharType="separate"/>
        </w:r>
        <w:r w:rsidR="0025355F">
          <w:rPr>
            <w:noProof/>
            <w:webHidden/>
          </w:rPr>
          <w:t>92</w:t>
        </w:r>
        <w:r w:rsidR="0025355F">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457A1D44" w14:textId="77777777" w:rsidR="0025355F"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1026483" w:history="1">
        <w:r w:rsidR="0025355F" w:rsidRPr="00B5189E">
          <w:rPr>
            <w:rStyle w:val="Hyperlink"/>
            <w:noProof/>
          </w:rPr>
          <w:t>Table 1: HY_Features modules, concepts reflected, and leaf packages included</w:t>
        </w:r>
        <w:r w:rsidR="0025355F">
          <w:rPr>
            <w:noProof/>
            <w:webHidden/>
          </w:rPr>
          <w:tab/>
        </w:r>
        <w:r w:rsidR="0025355F">
          <w:rPr>
            <w:noProof/>
            <w:webHidden/>
          </w:rPr>
          <w:fldChar w:fldCharType="begin"/>
        </w:r>
        <w:r w:rsidR="0025355F">
          <w:rPr>
            <w:noProof/>
            <w:webHidden/>
          </w:rPr>
          <w:instrText xml:space="preserve"> PAGEREF _Toc461026483 \h </w:instrText>
        </w:r>
        <w:r w:rsidR="0025355F">
          <w:rPr>
            <w:noProof/>
            <w:webHidden/>
          </w:rPr>
        </w:r>
        <w:r w:rsidR="0025355F">
          <w:rPr>
            <w:noProof/>
            <w:webHidden/>
          </w:rPr>
          <w:fldChar w:fldCharType="separate"/>
        </w:r>
        <w:r w:rsidR="0025355F">
          <w:rPr>
            <w:noProof/>
            <w:webHidden/>
          </w:rPr>
          <w:t>44</w:t>
        </w:r>
        <w:r w:rsidR="0025355F">
          <w:rPr>
            <w:noProof/>
            <w:webHidden/>
          </w:rPr>
          <w:fldChar w:fldCharType="end"/>
        </w:r>
      </w:hyperlink>
    </w:p>
    <w:p w14:paraId="08BB9F93" w14:textId="1901E7F1" w:rsidR="00C462F6" w:rsidRPr="005F7C31" w:rsidRDefault="008D4EE7">
      <w:pPr>
        <w:spacing w:after="0"/>
      </w:pPr>
      <w:r>
        <w:rPr>
          <w:lang w:val="de-DE"/>
        </w:rPr>
        <w:fldChar w:fldCharType="end"/>
      </w:r>
      <w:r w:rsidR="00C462F6" w:rsidRPr="005F7C31">
        <w:br w:type="page"/>
      </w:r>
    </w:p>
    <w:p w14:paraId="1CD64C89" w14:textId="77777777" w:rsidR="00C462F6" w:rsidRPr="005F7C31" w:rsidRDefault="00C462F6" w:rsidP="00F60CB2"/>
    <w:p w14:paraId="2FF42861" w14:textId="77777777" w:rsidR="007F6680" w:rsidRPr="008E510D" w:rsidRDefault="007F6680" w:rsidP="00450C77">
      <w:pPr>
        <w:pStyle w:val="introelements"/>
        <w:jc w:val="both"/>
      </w:pPr>
      <w:r w:rsidRPr="008E510D">
        <w:t>Abstract</w:t>
      </w:r>
    </w:p>
    <w:p w14:paraId="44F7B595" w14:textId="18FD80E1"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watersheds</w:t>
      </w:r>
      <w:r w:rsidR="00CF4A7F">
        <w:rPr>
          <w:lang w:val="en-US"/>
        </w:rPr>
        <w:t xml:space="preserve"> and water bodies</w:t>
      </w:r>
      <w:r w:rsidRPr="008E510D">
        <w:rPr>
          <w:lang w:val="en-US"/>
        </w:rPr>
        <w:t>.</w:t>
      </w:r>
    </w:p>
    <w:p w14:paraId="6DFE018C" w14:textId="09AE5A9F"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Pr="008E510D">
        <w:rPr>
          <w:lang w:val="en-US"/>
        </w:rPr>
        <w:t>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4"/>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5" w:name="_Toc165888229"/>
      <w:r w:rsidRPr="008E510D">
        <w:t>Submitting organizations</w:t>
      </w:r>
      <w:bookmarkEnd w:id="5"/>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6" w:name="_Toc165888230"/>
      <w:r w:rsidRPr="008E510D">
        <w:t>Submi</w:t>
      </w:r>
      <w:bookmarkEnd w:id="6"/>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lastRenderedPageBreak/>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1"/>
          <w:headerReference w:type="default" r:id="rId12"/>
          <w:footerReference w:type="even" r:id="rId13"/>
          <w:footerReference w:type="default" r:id="rId14"/>
          <w:footerReference w:type="first" r:id="rId15"/>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7" w:name="_Toc458775718"/>
      <w:bookmarkStart w:id="8" w:name="_Toc461026375"/>
      <w:r w:rsidRPr="008E510D">
        <w:lastRenderedPageBreak/>
        <w:t>Scope</w:t>
      </w:r>
      <w:bookmarkEnd w:id="7"/>
      <w:bookmarkEnd w:id="8"/>
    </w:p>
    <w:p w14:paraId="2BE20D36" w14:textId="435A9E46"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1A218A9D" w14:textId="5AEE00EC"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w:t>
      </w:r>
      <w:r w:rsidR="00C53E18" w:rsidRPr="008E510D">
        <w:rPr>
          <w:lang w:val="en-US"/>
        </w:rPr>
        <w:t>artifact</w:t>
      </w:r>
      <w:r w:rsidRPr="008E510D">
        <w:rPr>
          <w:lang w:val="en-US"/>
        </w:rPr>
        <w:t xml:space="preserve">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5B7E6032" w:rsidR="00A45372" w:rsidRPr="008E510D" w:rsidRDefault="00A45372" w:rsidP="00450C77">
      <w:pPr>
        <w:pStyle w:val="StandardWeb"/>
        <w:jc w:val="both"/>
        <w:rPr>
          <w:lang w:val="en-US"/>
        </w:rPr>
      </w:pPr>
      <w:r w:rsidRPr="008E510D">
        <w:rPr>
          <w:lang w:val="en-US"/>
        </w:rPr>
        <w:t xml:space="preserve">Part 2 (a future document) is expected to define an OWL and RDF representation of the conceptual model suitable for defining links between </w:t>
      </w:r>
      <w:r w:rsidR="0008552D">
        <w:rPr>
          <w:lang w:val="en-US"/>
        </w:rPr>
        <w:t>data</w:t>
      </w:r>
      <w:r w:rsidRPr="008E510D">
        <w:rPr>
          <w:lang w:val="en-US"/>
        </w:rPr>
        <w:t xml:space="preserve"> that reference the HY_Features model, to support documentation and discovery of data </w:t>
      </w:r>
      <w:r w:rsidR="0008552D">
        <w:rPr>
          <w:lang w:val="en-US"/>
        </w:rPr>
        <w:t>and to aid future d</w:t>
      </w:r>
      <w:r w:rsidRPr="008E510D">
        <w:rPr>
          <w:lang w:val="en-US"/>
        </w:rPr>
        <w:t>ata transformation</w:t>
      </w:r>
      <w:r w:rsidR="0008552D">
        <w:rPr>
          <w:lang w:val="en-US"/>
        </w:rPr>
        <w:t xml:space="preserve"> efforts</w:t>
      </w:r>
      <w:r w:rsidRPr="008E510D">
        <w:rPr>
          <w:lang w:val="en-US"/>
        </w:rPr>
        <w:t>.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1BDA0884"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lastRenderedPageBreak/>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7F72EAF4"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252620C1" w14:textId="3DE16E7A" w:rsidR="0001508C" w:rsidRPr="008E510D" w:rsidRDefault="00146D92" w:rsidP="002B764B">
      <w:pPr>
        <w:pStyle w:val="StandardWeb"/>
        <w:jc w:val="both"/>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9" w:name="_Ref399339259"/>
      <w:bookmarkStart w:id="10" w:name="_Toc461026442"/>
      <w:r w:rsidRPr="008E510D">
        <w:t xml:space="preserve">Figure </w:t>
      </w:r>
      <w:r w:rsidR="00DA0757">
        <w:fldChar w:fldCharType="begin"/>
      </w:r>
      <w:r w:rsidR="00DA0757">
        <w:instrText xml:space="preserve"> SEQ Figure \* ARABIC </w:instrText>
      </w:r>
      <w:r w:rsidR="00DA0757">
        <w:fldChar w:fldCharType="separate"/>
      </w:r>
      <w:r w:rsidR="00EE2057">
        <w:rPr>
          <w:noProof/>
        </w:rPr>
        <w:t>1</w:t>
      </w:r>
      <w:r w:rsidR="00DA0757">
        <w:rPr>
          <w:noProof/>
        </w:rPr>
        <w:fldChar w:fldCharType="end"/>
      </w:r>
      <w:bookmarkEnd w:id="9"/>
      <w:r w:rsidRPr="008E510D">
        <w:t>: HY_Features in the context of the OGC Abstract Specifications</w:t>
      </w:r>
      <w:bookmarkEnd w:id="10"/>
    </w:p>
    <w:p w14:paraId="7EAE6BE3" w14:textId="77777777" w:rsidR="00B628D4" w:rsidRPr="008E510D" w:rsidRDefault="00B628D4" w:rsidP="00450C77">
      <w:pPr>
        <w:pStyle w:val="berschrift1"/>
        <w:jc w:val="both"/>
      </w:pPr>
      <w:bookmarkStart w:id="11" w:name="_Toc458775719"/>
      <w:bookmarkStart w:id="12" w:name="_Toc461026376"/>
      <w:r w:rsidRPr="008E510D">
        <w:lastRenderedPageBreak/>
        <w:t>Conformance</w:t>
      </w:r>
      <w:bookmarkEnd w:id="11"/>
      <w:bookmarkEnd w:id="12"/>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3" w:name="_Toc458775720"/>
      <w:bookmarkStart w:id="14" w:name="_Toc461026377"/>
      <w:r w:rsidRPr="008E510D">
        <w:lastRenderedPageBreak/>
        <w:t>Normative References</w:t>
      </w:r>
      <w:bookmarkEnd w:id="13"/>
      <w:bookmarkEnd w:id="14"/>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15" w:name="_Toc458775721"/>
      <w:bookmarkStart w:id="16" w:name="_Toc461026378"/>
      <w:r w:rsidRPr="008E510D">
        <w:t>Terms and Definitions</w:t>
      </w:r>
      <w:bookmarkEnd w:id="15"/>
      <w:bookmarkEnd w:id="16"/>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7"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7"/>
    </w:p>
    <w:p w14:paraId="7B8DC676" w14:textId="307D0FC6" w:rsidR="00463826" w:rsidRPr="00D3543D" w:rsidRDefault="00463826" w:rsidP="00D3543D">
      <w:pPr>
        <w:pStyle w:val="StandardWeb"/>
        <w:jc w:val="both"/>
        <w:rPr>
          <w:lang w:val="en-US"/>
        </w:rPr>
      </w:pPr>
      <w:bookmarkStart w:id="18" w:name="_Toc365297049"/>
      <w:r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19" w:name="_Toc365297050"/>
      <w:bookmarkEnd w:id="18"/>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19"/>
    </w:p>
    <w:p w14:paraId="17297C21" w14:textId="17F2D91A" w:rsidR="00463826" w:rsidRPr="008E510D" w:rsidRDefault="00463826" w:rsidP="00450C77">
      <w:pPr>
        <w:pStyle w:val="StandardWeb"/>
        <w:jc w:val="both"/>
        <w:rPr>
          <w:lang w:val="en-US"/>
        </w:rPr>
      </w:pPr>
      <w:r w:rsidRPr="008E510D">
        <w:rPr>
          <w:lang w:val="en-US"/>
        </w:rPr>
        <w:t xml:space="preserve">A physiographic unit where hydrologic processes take place. This class denotes a physiographic unit, which is defined by a hydrologically determined outlet to which all </w:t>
      </w:r>
      <w:r w:rsidRPr="008E510D">
        <w:rPr>
          <w:lang w:val="en-US"/>
        </w:rPr>
        <w:lastRenderedPageBreak/>
        <w:t>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500F2FB5"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w:t>
      </w:r>
      <w:r w:rsidR="003E39F6">
        <w:rPr>
          <w:lang w:val="en-US"/>
        </w:rPr>
        <w:t>s</w:t>
      </w:r>
      <w:r w:rsidRPr="008E510D">
        <w:rPr>
          <w:lang w:val="en-US"/>
        </w:rPr>
        <w:t xml:space="preserv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Pr="008E510D"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71A610A3" w:rsidR="00463826" w:rsidRPr="008E510D"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20"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r w:rsidRPr="008E510D">
        <w:rPr>
          <w:lang w:val="en-US"/>
        </w:rPr>
        <w:t>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109D2540"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commentRangeStart w:id="21"/>
      <w:del w:id="22" w:author="GRDC/ID" w:date="2016-09-06T13:38:00Z">
        <w:r w:rsidRPr="008E510D" w:rsidDel="00604C0F">
          <w:rPr>
            <w:rStyle w:val="Fett"/>
            <w:lang w:val="en-US"/>
          </w:rPr>
          <w:delText>[is this still true? - thinking on water edge]</w:delText>
        </w:r>
        <w:commentRangeEnd w:id="21"/>
        <w:r w:rsidR="00604C0F" w:rsidDel="00604C0F">
          <w:rPr>
            <w:rStyle w:val="Kommentarzeichen"/>
            <w:lang w:val="en-US" w:eastAsia="en-US"/>
          </w:rPr>
          <w:commentReference w:id="21"/>
        </w:r>
      </w:del>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65CD186F"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0EAC3170"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 unknown or un 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lastRenderedPageBreak/>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20909BC9" w:rsidR="00463826" w:rsidRPr="008E510D" w:rsidRDefault="00467DE0" w:rsidP="00450C77">
      <w:pPr>
        <w:pStyle w:val="StandardWeb"/>
        <w:jc w:val="both"/>
        <w:rPr>
          <w:lang w:val="en-US"/>
        </w:rPr>
      </w:pPr>
      <w:r>
        <w:rPr>
          <w:lang w:val="en-US"/>
        </w:rPr>
        <w:t>Any processa</w:t>
      </w:r>
      <w:r w:rsidR="00463826" w:rsidRPr="008E510D">
        <w:rPr>
          <w:lang w:val="en-US"/>
        </w:rPr>
        <w:t>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20"/>
    </w:p>
    <w:p w14:paraId="6D69FC59" w14:textId="040ADEC6" w:rsidR="00800D2D" w:rsidRPr="008E510D" w:rsidRDefault="00800D2D" w:rsidP="00800D2D">
      <w:pPr>
        <w:pStyle w:val="berschrift1"/>
      </w:pPr>
      <w:bookmarkStart w:id="23" w:name="_Toc458775722"/>
      <w:bookmarkStart w:id="24" w:name="_Toc461026379"/>
      <w:r w:rsidRPr="008E510D">
        <w:t>Conventions</w:t>
      </w:r>
      <w:bookmarkEnd w:id="23"/>
      <w:bookmarkEnd w:id="24"/>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5" w:name="_Toc458775723"/>
      <w:bookmarkStart w:id="26" w:name="_Toc461026380"/>
      <w:r w:rsidRPr="008E510D">
        <w:t>Identifiers</w:t>
      </w:r>
      <w:bookmarkEnd w:id="25"/>
      <w:bookmarkEnd w:id="26"/>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DA0757"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7" w:name="_Toc458775724"/>
      <w:bookmarkStart w:id="28" w:name="_Toc461026381"/>
      <w:r w:rsidRPr="008E510D">
        <w:lastRenderedPageBreak/>
        <w:t>Symbols (and abbreviated terms)</w:t>
      </w:r>
      <w:bookmarkEnd w:id="27"/>
      <w:bookmarkEnd w:id="28"/>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29" w:name="_Toc458775725"/>
      <w:bookmarkStart w:id="30" w:name="_Toc461026382"/>
      <w:r w:rsidRPr="008E510D">
        <w:t>UML notation</w:t>
      </w:r>
      <w:bookmarkEnd w:id="29"/>
      <w:bookmarkEnd w:id="30"/>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31" w:name="_Toc458775726"/>
      <w:bookmarkStart w:id="32" w:name="_Toc461026383"/>
      <w:r w:rsidRPr="008E510D">
        <w:t>WMO Terminology</w:t>
      </w:r>
      <w:bookmarkEnd w:id="31"/>
      <w:bookmarkEnd w:id="32"/>
    </w:p>
    <w:p w14:paraId="2754E58D" w14:textId="44805A67"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w:t>
      </w:r>
      <w:r w:rsidRPr="008E510D">
        <w:rPr>
          <w:lang w:val="en-US"/>
        </w:rPr>
        <w:lastRenderedPageBreak/>
        <w:t>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941CEAB" w:rsidR="00800D2D" w:rsidRPr="008E510D" w:rsidRDefault="008137B6" w:rsidP="00450C77">
      <w:pPr>
        <w:pStyle w:val="StandardWeb"/>
        <w:jc w:val="both"/>
        <w:rPr>
          <w:lang w:val="en-US"/>
        </w:rPr>
      </w:pPr>
      <w:r>
        <w:rPr>
          <w:lang w:val="en-US"/>
        </w:rPr>
        <w:t>Though basically rooted in the</w:t>
      </w:r>
      <w:r w:rsidR="00800D2D" w:rsidRPr="008E510D">
        <w:rPr>
          <w:lang w:val="en-US"/>
        </w:rPr>
        <w:t xml:space="preserve"> definitions given in the WMO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3" w:name="_Toc458775727"/>
      <w:bookmarkStart w:id="34" w:name="_Toc461026384"/>
      <w:r w:rsidRPr="008E510D">
        <w:t>Naming convention</w:t>
      </w:r>
      <w:bookmarkEnd w:id="33"/>
      <w:bookmarkEnd w:id="34"/>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5" w:name="_Toc458775728"/>
      <w:bookmarkStart w:id="36" w:name="_Toc461026385"/>
      <w:r w:rsidRPr="008E510D">
        <w:t>Clauses not Containing Normative Material</w:t>
      </w:r>
      <w:bookmarkEnd w:id="35"/>
      <w:bookmarkEnd w:id="36"/>
    </w:p>
    <w:p w14:paraId="22A0E95D" w14:textId="6EF883DB" w:rsidR="00852DE1" w:rsidRPr="008E510D" w:rsidRDefault="00852DE1" w:rsidP="00852DE1">
      <w:pPr>
        <w:pStyle w:val="berschrift2"/>
      </w:pPr>
      <w:bookmarkStart w:id="37" w:name="_Toc458775729"/>
      <w:bookmarkStart w:id="38" w:name="_Toc461026386"/>
      <w:r w:rsidRPr="008E510D">
        <w:t>The abstract idea of the hydrology phenomenon</w:t>
      </w:r>
      <w:bookmarkEnd w:id="37"/>
      <w:bookmarkEnd w:id="38"/>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9" w:name="_Ref458763686"/>
      <w:bookmarkStart w:id="40" w:name="_Toc461026443"/>
      <w:r w:rsidRPr="008E510D">
        <w:t xml:space="preserve">Figure </w:t>
      </w:r>
      <w:r w:rsidR="00DA0757">
        <w:fldChar w:fldCharType="begin"/>
      </w:r>
      <w:r w:rsidR="00DA0757">
        <w:instrText xml:space="preserve"> SEQ Figure \* ARABIC </w:instrText>
      </w:r>
      <w:r w:rsidR="00DA0757">
        <w:fldChar w:fldCharType="separate"/>
      </w:r>
      <w:r w:rsidR="00EE2057">
        <w:rPr>
          <w:noProof/>
        </w:rPr>
        <w:t>2</w:t>
      </w:r>
      <w:r w:rsidR="00DA0757">
        <w:rPr>
          <w:noProof/>
        </w:rPr>
        <w:fldChar w:fldCharType="end"/>
      </w:r>
      <w:bookmarkEnd w:id="39"/>
      <w:r w:rsidRPr="008E510D">
        <w:t>: Processes of the Hydrologic Cycle</w:t>
      </w:r>
      <w:bookmarkEnd w:id="40"/>
    </w:p>
    <w:p w14:paraId="5E9396B8" w14:textId="175FDA85"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8B0259" w:rsidRPr="008E510D">
        <w:rPr>
          <w:lang w:val="en-US"/>
        </w:rPr>
        <w:t xml:space="preserve">Figure </w:t>
      </w:r>
      <w:r w:rsidR="008B0259" w:rsidRPr="008E510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0719ADC8"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67035D59"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FB2AEA" w:rsidRPr="008E510D">
        <w:t>Figure</w:t>
      </w:r>
      <w:del w:id="41" w:author="GRDC/ID" w:date="2016-09-05T16:00:00Z">
        <w:r w:rsidR="00FB2AEA" w:rsidRPr="008E510D" w:rsidDel="00243F02">
          <w:delText xml:space="preserve"> </w:delText>
        </w:r>
      </w:del>
      <w:r w:rsidR="00FB2AEA">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42" w:name="_Ref459032822"/>
      <w:bookmarkStart w:id="43" w:name="_Ref458763643"/>
      <w:bookmarkStart w:id="44" w:name="_Toc461026444"/>
      <w:r w:rsidRPr="008E510D">
        <w:t xml:space="preserve">Figure </w:t>
      </w:r>
      <w:r w:rsidR="00DA0757">
        <w:fldChar w:fldCharType="begin"/>
      </w:r>
      <w:r w:rsidR="00DA0757">
        <w:instrText xml:space="preserve"> SEQ Figure \* ARAB</w:instrText>
      </w:r>
      <w:r w:rsidR="00DA0757">
        <w:instrText xml:space="preserve">IC </w:instrText>
      </w:r>
      <w:r w:rsidR="00DA0757">
        <w:fldChar w:fldCharType="separate"/>
      </w:r>
      <w:r w:rsidR="00EE2057">
        <w:rPr>
          <w:noProof/>
        </w:rPr>
        <w:t>3</w:t>
      </w:r>
      <w:r w:rsidR="00DA0757">
        <w:rPr>
          <w:noProof/>
        </w:rPr>
        <w:fldChar w:fldCharType="end"/>
      </w:r>
      <w:bookmarkEnd w:id="42"/>
      <w:r w:rsidRPr="008E510D">
        <w:t>: Illustration of multiple representations of a catchment</w:t>
      </w:r>
      <w:bookmarkEnd w:id="43"/>
      <w:bookmarkEnd w:id="44"/>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45" w:name="_Toc458775730"/>
      <w:bookmarkStart w:id="46" w:name="_Toc461026387"/>
      <w:r w:rsidRPr="008E510D">
        <w:t>Catchment and realizations of the catchment concept</w:t>
      </w:r>
      <w:bookmarkEnd w:id="45"/>
      <w:bookmarkEnd w:id="46"/>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47" w:name="_Ref458763854"/>
      <w:bookmarkStart w:id="48" w:name="_Toc461026445"/>
      <w:r w:rsidRPr="008E510D">
        <w:t xml:space="preserve">Figure </w:t>
      </w:r>
      <w:r w:rsidR="00DA0757">
        <w:fldChar w:fldCharType="begin"/>
      </w:r>
      <w:r w:rsidR="00DA0757">
        <w:instrText xml:space="preserve"> SEQ Figure \* ARA</w:instrText>
      </w:r>
      <w:r w:rsidR="00DA0757">
        <w:instrText xml:space="preserve">BIC </w:instrText>
      </w:r>
      <w:r w:rsidR="00DA0757">
        <w:fldChar w:fldCharType="separate"/>
      </w:r>
      <w:r w:rsidR="00EE2057">
        <w:rPr>
          <w:noProof/>
        </w:rPr>
        <w:t>4</w:t>
      </w:r>
      <w:r w:rsidR="00DA0757">
        <w:rPr>
          <w:noProof/>
        </w:rPr>
        <w:fldChar w:fldCharType="end"/>
      </w:r>
      <w:bookmarkEnd w:id="47"/>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48"/>
    </w:p>
    <w:p w14:paraId="166C95A6" w14:textId="6ABEFA63" w:rsidR="008B0259" w:rsidRPr="008E510D" w:rsidRDefault="008B0259" w:rsidP="00450C77">
      <w:pPr>
        <w:pStyle w:val="Standard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73B91C8E" w:rsidR="001330F5" w:rsidRPr="008E510D" w:rsidRDefault="001330F5" w:rsidP="006D2CB5">
      <w:pPr>
        <w:pStyle w:val="OGCFigure"/>
        <w:jc w:val="both"/>
      </w:pPr>
      <w:bookmarkStart w:id="49" w:name="_Ref458765840"/>
      <w:bookmarkStart w:id="50" w:name="_Toc461026446"/>
      <w:r w:rsidRPr="008E510D">
        <w:t xml:space="preserve">Figure </w:t>
      </w:r>
      <w:r w:rsidR="00DA0757">
        <w:fldChar w:fldCharType="begin"/>
      </w:r>
      <w:r w:rsidR="00DA0757">
        <w:instrText xml:space="preserve"> SEQ Figure \* ARABIC </w:instrText>
      </w:r>
      <w:r w:rsidR="00DA0757">
        <w:fldChar w:fldCharType="separate"/>
      </w:r>
      <w:r w:rsidR="00EE2057">
        <w:rPr>
          <w:noProof/>
        </w:rPr>
        <w:t>5</w:t>
      </w:r>
      <w:r w:rsidR="00DA0757">
        <w:rPr>
          <w:noProof/>
        </w:rPr>
        <w:fldChar w:fldCharType="end"/>
      </w:r>
      <w:bookmarkEnd w:id="49"/>
      <w:r w:rsidRPr="008E510D">
        <w:t xml:space="preserve">: Multiple graphical realizations </w:t>
      </w:r>
      <w:r w:rsidR="006512DB">
        <w:t>of</w:t>
      </w:r>
      <w:r w:rsidRPr="008E510D">
        <w:t xml:space="preserve"> a catchment</w:t>
      </w:r>
      <w:r w:rsidR="009A1D97">
        <w:t xml:space="preserve"> </w:t>
      </w:r>
      <w:r w:rsidR="009A1D97" w:rsidRPr="008D4288">
        <w:t>(from top left to bottom right):</w:t>
      </w:r>
      <w:r w:rsidRPr="008E510D">
        <w:t xml:space="preserve"> a) Catchment boundary, b)   Catchment area, c) flowpath of catchment d) network of sub catchments, e) cartographic view, f) abstract flow paths, g) hydrographic network, h) network of logically connected monitoring stations.</w:t>
      </w:r>
      <w:bookmarkEnd w:id="50"/>
    </w:p>
    <w:p w14:paraId="170F7F7C" w14:textId="60C6E0A2" w:rsidR="001330F5" w:rsidRPr="008E510D" w:rsidRDefault="001330F5" w:rsidP="00450C77">
      <w:pPr>
        <w:pStyle w:val="StandardWeb"/>
        <w:jc w:val="both"/>
        <w:rPr>
          <w:lang w:val="en-US"/>
        </w:rPr>
      </w:pPr>
      <w:r w:rsidRPr="008E510D">
        <w:rPr>
          <w:lang w:val="en-US"/>
        </w:rPr>
        <w:t xml:space="preserve">Each of these graphical realizations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51" w:name="_Toc458775731"/>
      <w:bookmarkStart w:id="52" w:name="_Toc461026388"/>
      <w:r w:rsidRPr="008E510D">
        <w:t>Catchment hierarchy and network topology</w:t>
      </w:r>
      <w:bookmarkEnd w:id="51"/>
      <w:bookmarkEnd w:id="52"/>
    </w:p>
    <w:p w14:paraId="48C43EBC" w14:textId="71467C20" w:rsidR="007E52CC" w:rsidRPr="008E510D" w:rsidRDefault="007E52CC" w:rsidP="00450C77">
      <w:pPr>
        <w:pStyle w:val="StandardWeb"/>
        <w:rPr>
          <w:lang w:val="en-US"/>
        </w:rPr>
      </w:pPr>
      <w:r w:rsidRPr="008E510D">
        <w:rPr>
          <w:lang w:val="en-US"/>
        </w:rPr>
        <w:t xml:space="preserve">Catchments may be connected in topological networks </w:t>
      </w:r>
      <w:r w:rsidR="00A6686E">
        <w:rPr>
          <w:lang w:val="en-US"/>
        </w:rPr>
        <w:t xml:space="preserve">which </w:t>
      </w:r>
      <w:r w:rsidRPr="008E510D">
        <w:rPr>
          <w:lang w:val="en-US"/>
        </w:rPr>
        <w:t>provide continuity between catchments, the ability to aggregate catchments, and to trace catchment networks up- or down-stream. 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06993CC7" w14:textId="774CCD7C" w:rsidR="00CD36E2" w:rsidRDefault="007E52CC" w:rsidP="00146D92">
      <w:pPr>
        <w:keepNext/>
        <w:jc w:val="center"/>
      </w:pPr>
      <w:r w:rsidRPr="008E510D">
        <w:rPr>
          <w:noProof/>
        </w:rPr>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8A49A51" w:rsidR="008B0259" w:rsidRPr="00CD36E2" w:rsidRDefault="00CD36E2" w:rsidP="006D2CB5">
      <w:pPr>
        <w:pStyle w:val="OGCFigure"/>
        <w:jc w:val="both"/>
      </w:pPr>
      <w:bookmarkStart w:id="53" w:name="_Ref459016443"/>
      <w:bookmarkStart w:id="54" w:name="_Toc461026447"/>
      <w:r>
        <w:t xml:space="preserve">Figure </w:t>
      </w:r>
      <w:r w:rsidR="00DA0757">
        <w:fldChar w:fldCharType="begin"/>
      </w:r>
      <w:r w:rsidR="00DA0757">
        <w:instrText xml:space="preserve"> SEQ Figure \* ARABIC </w:instrText>
      </w:r>
      <w:r w:rsidR="00DA0757">
        <w:fldChar w:fldCharType="separate"/>
      </w:r>
      <w:r w:rsidR="00EE2057">
        <w:rPr>
          <w:noProof/>
        </w:rPr>
        <w:t>6</w:t>
      </w:r>
      <w:r w:rsidR="00DA0757">
        <w:rPr>
          <w:noProof/>
        </w:rPr>
        <w:fldChar w:fldCharType="end"/>
      </w:r>
      <w:bookmarkEnd w:id="53"/>
      <w:r>
        <w:t xml:space="preserve"> (C1-C5</w:t>
      </w:r>
      <w:r w:rsidR="00F16F57">
        <w:t>,</w:t>
      </w:r>
      <w:r>
        <w:t xml:space="preserve"> from left to right): </w:t>
      </w:r>
      <w:bookmarkStart w:id="55" w:name="C1"/>
      <w:r w:rsidR="002A3454" w:rsidRPr="008E510D">
        <w:t>C1</w:t>
      </w:r>
      <w:bookmarkEnd w:id="55"/>
      <w:r w:rsidR="002A3454" w:rsidRPr="008E510D">
        <w:t xml:space="preserve">, Typical catchments with one inflow and one outflow each; </w:t>
      </w:r>
      <w:bookmarkStart w:id="56" w:name="C2"/>
      <w:r w:rsidR="002A3454" w:rsidRPr="008E510D">
        <w:t>C2</w:t>
      </w:r>
      <w:bookmarkEnd w:id="56"/>
      <w:r w:rsidR="002A3454" w:rsidRPr="008E510D">
        <w:t xml:space="preserve">, Joined (conjoint) catchments flowing into a single downstream catchment; </w:t>
      </w:r>
      <w:bookmarkStart w:id="57" w:name="C3"/>
      <w:r w:rsidR="002A3454" w:rsidRPr="008E510D">
        <w:t>C3</w:t>
      </w:r>
      <w:bookmarkEnd w:id="57"/>
      <w:r w:rsidR="002A3454" w:rsidRPr="008E510D">
        <w:t xml:space="preserve">, catchments joining in a waterbody or wetland with no clear network; </w:t>
      </w:r>
      <w:bookmarkStart w:id="58" w:name="C4"/>
      <w:r w:rsidR="002A3454" w:rsidRPr="008E510D">
        <w:t>C4</w:t>
      </w:r>
      <w:bookmarkEnd w:id="58"/>
      <w:r w:rsidR="002A3454" w:rsidRPr="008E510D">
        <w:t xml:space="preserve">, catchments joining through </w:t>
      </w:r>
      <w:r w:rsidR="002A3454" w:rsidRPr="008E510D">
        <w:lastRenderedPageBreak/>
        <w:t xml:space="preserve">intermittent </w:t>
      </w:r>
      <w:r w:rsidR="001101C6" w:rsidRPr="008E510D">
        <w:t>o</w:t>
      </w:r>
      <w:r w:rsidR="001101C6">
        <w:t>r</w:t>
      </w:r>
      <w:r w:rsidR="001101C6" w:rsidRPr="008E510D">
        <w:t xml:space="preserve"> </w:t>
      </w:r>
      <w:r w:rsidR="002A3454" w:rsidRPr="008E510D">
        <w:t xml:space="preserve">subsurface flows </w:t>
      </w:r>
      <w:bookmarkStart w:id="59" w:name="C5"/>
      <w:r w:rsidR="002A3454" w:rsidRPr="008E510D">
        <w:t>C5</w:t>
      </w:r>
      <w:bookmarkEnd w:id="59"/>
      <w:r w:rsidR="002A3454" w:rsidRPr="008E510D">
        <w:t>, catchments that join through areas of complex or braided channels.</w:t>
      </w:r>
      <w:bookmarkEnd w:id="54"/>
    </w:p>
    <w:p w14:paraId="0B800385" w14:textId="3AEEDD19" w:rsidR="002A3454" w:rsidRPr="008E510D" w:rsidRDefault="002A3454" w:rsidP="00450C77">
      <w:pPr>
        <w:pStyle w:val="StandardWeb"/>
        <w:rPr>
          <w:lang w:val="en-US"/>
        </w:rPr>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243F02">
        <w:t xml:space="preserve">Figure </w:t>
      </w:r>
      <w:r w:rsidR="00243F02">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C5</w:t>
      </w:r>
      <w:r w:rsidR="000A3859" w:rsidRPr="008E510D">
        <w:rPr>
          <w:lang w:val="en-US"/>
        </w:rPr>
        <w:fldChar w:fldCharType="end"/>
      </w:r>
      <w:r w:rsidR="000A3859" w:rsidRPr="008E510D">
        <w:rPr>
          <w:lang w:val="en-US"/>
        </w:rPr>
        <w:t>)</w:t>
      </w:r>
      <w:r w:rsidRPr="008E510D">
        <w:rPr>
          <w:lang w:val="en-US"/>
        </w:rPr>
        <w:t xml:space="preserve">. Although these cases require different geographic representations, they can be represented using the same catchment topology. Since all these cases can be specified using simple topology, no special treatment is required to handle the variation of flow processes. </w:t>
      </w:r>
    </w:p>
    <w:p w14:paraId="0773B858" w14:textId="3C236C74" w:rsidR="008E5881" w:rsidRPr="008E510D" w:rsidRDefault="008E5881" w:rsidP="008E5881">
      <w:pPr>
        <w:pStyle w:val="berschrift3"/>
      </w:pPr>
      <w:bookmarkStart w:id="60" w:name="_Toc458775732"/>
      <w:bookmarkStart w:id="61" w:name="_Toc461026389"/>
      <w:r w:rsidRPr="008E510D">
        <w:t>Hierarchy of catchments</w:t>
      </w:r>
      <w:bookmarkEnd w:id="60"/>
      <w:bookmarkEnd w:id="61"/>
    </w:p>
    <w:p w14:paraId="27F688A5" w14:textId="3047689E" w:rsidR="000A3859" w:rsidRDefault="008E5881" w:rsidP="006512DB">
      <w:pPr>
        <w:pStyle w:val="StandardWeb"/>
        <w:rPr>
          <w:lang w:val="en-US"/>
        </w:rPr>
      </w:pPr>
      <w:r w:rsidRPr="008E510D">
        <w:rPr>
          <w:lang w:val="en-US"/>
        </w:rPr>
        <w:t>Any catchment may be nested or aggregated in a larger containing catchment or split into multiple sub units forming a hierarchy of catchments. Two types of catchment hierarchy 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F3336">
        <w:rPr>
          <w:lang w:val="en-US"/>
        </w:rPr>
        <w:fldChar w:fldCharType="begin"/>
      </w:r>
      <w:r w:rsidR="009F3336">
        <w:rPr>
          <w:lang w:val="en-US"/>
        </w:rPr>
        <w:instrText xml:space="preserve"> REF _Ref459015066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Figure</w:t>
      </w:r>
      <w:r w:rsidR="009F3336">
        <w:rPr>
          <w:noProof/>
          <w:lang w:val="en-US"/>
        </w:rPr>
        <w:t>7</w:t>
      </w:r>
      <w:r w:rsidR="009F3336">
        <w:rPr>
          <w:lang w:val="en-US"/>
        </w:rPr>
        <w:fldChar w:fldCharType="end"/>
      </w:r>
      <w:r w:rsidR="009F3336">
        <w:rPr>
          <w:lang w:val="en-US"/>
        </w:rPr>
        <w:fldChar w:fldCharType="begin"/>
      </w:r>
      <w:r w:rsidR="009F3336">
        <w:rPr>
          <w:lang w:val="en-US"/>
        </w:rPr>
        <w:instrText xml:space="preserve"> REF _Ref459015043 \h </w:instrText>
      </w:r>
      <w:r w:rsidR="00450C77">
        <w:rPr>
          <w:lang w:val="en-US"/>
        </w:rPr>
        <w:instrText xml:space="preserve"> \* MERGEFORMAT </w:instrText>
      </w:r>
      <w:r w:rsidR="009F3336">
        <w:rPr>
          <w:lang w:val="en-US"/>
        </w:rPr>
      </w:r>
      <w:r w:rsidR="009F3336">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F3336">
        <w:rPr>
          <w:lang w:val="en-US"/>
        </w:rPr>
        <w:fldChar w:fldCharType="begin"/>
      </w:r>
      <w:r w:rsidR="009F3336">
        <w:rPr>
          <w:lang w:val="en-US"/>
        </w:rPr>
        <w:instrText xml:space="preserve"> REF _Ref458765807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8</w:t>
      </w:r>
      <w:r w:rsidR="009F3336">
        <w:rPr>
          <w:lang w:val="en-US"/>
        </w:rPr>
        <w:fldChar w:fldCharType="end"/>
      </w:r>
      <w:r w:rsidR="000A3859" w:rsidRPr="008E510D">
        <w:rPr>
          <w:lang w:val="en-US"/>
        </w:rPr>
        <w:t>), and an interior catchment of endorheic flow that contributes temporarily to a receiving catchment.</w:t>
      </w:r>
    </w:p>
    <w:p w14:paraId="18F118D6" w14:textId="77777777" w:rsidR="00B70144" w:rsidRDefault="00B70144" w:rsidP="00B70144">
      <w:pPr>
        <w:pStyle w:val="StandardWeb"/>
        <w:keepNext/>
        <w:jc w:val="center"/>
      </w:pPr>
      <w:r>
        <w:rPr>
          <w:noProof/>
          <w:lang w:val="en-US" w:eastAsia="en-US"/>
        </w:rPr>
        <w:lastRenderedPageBreak/>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p>
    <w:p w14:paraId="755A34A0" w14:textId="77777777" w:rsidR="00B70144" w:rsidRPr="00B70144" w:rsidRDefault="00B70144" w:rsidP="00B70144">
      <w:pPr>
        <w:pStyle w:val="OGCFigure"/>
      </w:pPr>
      <w:bookmarkStart w:id="62" w:name="_Toc461026448"/>
      <w:r w:rsidRPr="00B70144">
        <w:t xml:space="preserve">Figure </w:t>
      </w:r>
      <w:r w:rsidR="00DA0757">
        <w:fldChar w:fldCharType="begin"/>
      </w:r>
      <w:r w:rsidR="00DA0757">
        <w:instrText xml:space="preserve"> SEQ Figure \* ARABIC </w:instrText>
      </w:r>
      <w:r w:rsidR="00DA0757">
        <w:fldChar w:fldCharType="separate"/>
      </w:r>
      <w:r w:rsidR="00EE2057">
        <w:rPr>
          <w:noProof/>
        </w:rPr>
        <w:t>7</w:t>
      </w:r>
      <w:r w:rsidR="00DA0757">
        <w:rPr>
          <w:noProof/>
        </w:rPr>
        <w:fldChar w:fldCharType="end"/>
      </w:r>
      <w:r w:rsidRPr="00B70144">
        <w:t>: Catchment hierarchy – A catchment (dark grey), may be nested within a containing catchment which is another catchment (light grey)</w:t>
      </w:r>
      <w:bookmarkEnd w:id="62"/>
    </w:p>
    <w:p w14:paraId="74529292" w14:textId="06B553BD" w:rsidR="00B70144" w:rsidRPr="00B70144" w:rsidRDefault="00B70144" w:rsidP="00B70144">
      <w:pPr>
        <w:pStyle w:val="Beschriftung"/>
        <w:rPr>
          <w:lang w:val="en-US"/>
        </w:rPr>
      </w:pPr>
    </w:p>
    <w:p w14:paraId="367343A0" w14:textId="77777777" w:rsidR="00B70144" w:rsidRDefault="00B70144" w:rsidP="00B70144">
      <w:pPr>
        <w:pStyle w:val="OGCFigure"/>
        <w:keepNext/>
      </w:pPr>
      <w:r>
        <w:rPr>
          <w:noProof/>
        </w:rPr>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4D376CC5" w14:textId="4812410D" w:rsidR="00B70144" w:rsidRPr="00B70144" w:rsidRDefault="00B70144" w:rsidP="00B70144">
      <w:pPr>
        <w:pStyle w:val="OGCFigure"/>
      </w:pPr>
      <w:bookmarkStart w:id="63" w:name="_Toc461026449"/>
      <w:r w:rsidRPr="00B70144">
        <w:t xml:space="preserve">Figure </w:t>
      </w:r>
      <w:r w:rsidR="00DA0757">
        <w:fldChar w:fldCharType="begin"/>
      </w:r>
      <w:r w:rsidR="00DA0757">
        <w:instrText xml:space="preserve"> SEQ Figure \* ARABIC </w:instrText>
      </w:r>
      <w:r w:rsidR="00DA0757">
        <w:fldChar w:fldCharType="separate"/>
      </w:r>
      <w:r w:rsidR="00EE2057">
        <w:rPr>
          <w:noProof/>
        </w:rPr>
        <w:t>8</w:t>
      </w:r>
      <w:r w:rsidR="00DA0757">
        <w:rPr>
          <w:noProof/>
        </w:rPr>
        <w:fldChar w:fldCharType="end"/>
      </w:r>
      <w:r w:rsidRPr="00B70144">
        <w:t>: Catchment hierarchy – A catchment (C1, C2, or C3) may be part of a simple dendritic network of catchments which is also a catchment.</w:t>
      </w:r>
      <w:bookmarkEnd w:id="63"/>
    </w:p>
    <w:p w14:paraId="7EF623EB" w14:textId="69E5BE94" w:rsidR="00B70144" w:rsidRPr="00B70144" w:rsidRDefault="00B70144" w:rsidP="00B70144">
      <w:pPr>
        <w:pStyle w:val="Beschriftung"/>
        <w:rPr>
          <w:lang w:val="en-US"/>
        </w:rPr>
      </w:pPr>
    </w:p>
    <w:p w14:paraId="532CD988" w14:textId="53C0BF89" w:rsidR="008E5881" w:rsidRPr="008E510D" w:rsidRDefault="008E5881" w:rsidP="008E5881">
      <w:pPr>
        <w:pStyle w:val="berschrift3"/>
      </w:pPr>
      <w:bookmarkStart w:id="64" w:name="_Toc458775733"/>
      <w:bookmarkStart w:id="65" w:name="_Toc461026390"/>
      <w:r w:rsidRPr="008E510D">
        <w:t>Topological network of catchments</w:t>
      </w:r>
      <w:bookmarkEnd w:id="64"/>
      <w:bookmarkEnd w:id="65"/>
    </w:p>
    <w:p w14:paraId="7AA225D2" w14:textId="1678ED34" w:rsidR="008E5881"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94301">
        <w:rPr>
          <w:highlight w:val="magenta"/>
          <w:lang w:val="en-US"/>
        </w:rPr>
        <w:fldChar w:fldCharType="begin"/>
      </w:r>
      <w:r w:rsidR="00994301">
        <w:rPr>
          <w:lang w:val="en-US"/>
        </w:rPr>
        <w:instrText xml:space="preserve"> REF _Ref459538593 \h </w:instrText>
      </w:r>
      <w:r w:rsidR="00994301">
        <w:rPr>
          <w:highlight w:val="magenta"/>
          <w:lang w:val="en-US"/>
        </w:rPr>
      </w:r>
      <w:r w:rsidR="00994301">
        <w:rPr>
          <w:highlight w:val="magenta"/>
          <w:lang w:val="en-US"/>
        </w:rPr>
        <w:fldChar w:fldCharType="separate"/>
      </w:r>
      <w:r w:rsidR="00994301" w:rsidRPr="008E510D">
        <w:t xml:space="preserve">Figure </w:t>
      </w:r>
      <w:r w:rsidR="00994301">
        <w:rPr>
          <w:noProof/>
        </w:rPr>
        <w:t>9</w:t>
      </w:r>
      <w:r w:rsidR="00994301">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1200AEEA" w14:textId="77777777" w:rsidR="00B70144" w:rsidRDefault="00B70144" w:rsidP="00B70144">
      <w:pPr>
        <w:pStyle w:val="StandardWeb"/>
        <w:keepNext/>
        <w:jc w:val="center"/>
      </w:pPr>
      <w:r>
        <w:rPr>
          <w:noProof/>
          <w:lang w:val="en-US" w:eastAsia="en-US"/>
        </w:rPr>
        <w:drawing>
          <wp:inline distT="0" distB="0" distL="0" distR="0" wp14:anchorId="4B306012" wp14:editId="64F0367D">
            <wp:extent cx="5486400" cy="3520148"/>
            <wp:effectExtent l="0" t="0" r="0" b="4445"/>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20148"/>
                    </a:xfrm>
                    <a:prstGeom prst="rect">
                      <a:avLst/>
                    </a:prstGeom>
                    <a:noFill/>
                    <a:ln>
                      <a:noFill/>
                    </a:ln>
                  </pic:spPr>
                </pic:pic>
              </a:graphicData>
            </a:graphic>
          </wp:inline>
        </w:drawing>
      </w:r>
    </w:p>
    <w:p w14:paraId="3F42FAA2" w14:textId="40378F12" w:rsidR="00B70144" w:rsidRDefault="00B70144" w:rsidP="00B70144">
      <w:pPr>
        <w:pStyle w:val="OGCFigure"/>
      </w:pPr>
      <w:bookmarkStart w:id="66" w:name="_Toc461026450"/>
      <w:r>
        <w:t xml:space="preserve">Figure </w:t>
      </w:r>
      <w:r w:rsidR="00DA0757">
        <w:fldChar w:fldCharType="begin"/>
      </w:r>
      <w:r w:rsidR="00DA0757">
        <w:instrText xml:space="preserve"> SEQ Figure \* ARABIC </w:instrText>
      </w:r>
      <w:r w:rsidR="00DA0757">
        <w:fldChar w:fldCharType="separate"/>
      </w:r>
      <w:r w:rsidR="00EE2057">
        <w:rPr>
          <w:noProof/>
        </w:rPr>
        <w:t>9</w:t>
      </w:r>
      <w:r w:rsidR="00DA0757">
        <w:rPr>
          <w:noProof/>
        </w:rPr>
        <w:fldChar w:fldCharType="end"/>
      </w:r>
      <w:r>
        <w:t xml:space="preserve">: </w:t>
      </w:r>
      <w:r w:rsidRPr="00DF497D">
        <w:t>A catchment area (grey) and a flowpath connecting inflow to outflow (red) depicting a definable unit where hydrological processes take place.</w:t>
      </w:r>
      <w:bookmarkEnd w:id="66"/>
    </w:p>
    <w:p w14:paraId="2090A99C" w14:textId="77777777" w:rsidR="005A7FC9" w:rsidRDefault="005A7FC9" w:rsidP="005A7FC9">
      <w:pPr>
        <w:pStyle w:val="Beschriftung"/>
        <w:keepNext/>
      </w:pPr>
      <w:r>
        <w:rPr>
          <w:noProof/>
          <w:lang w:val="en-US"/>
        </w:rPr>
        <w:lastRenderedPageBreak/>
        <w:drawing>
          <wp:inline distT="0" distB="0" distL="0" distR="0" wp14:anchorId="3198547D" wp14:editId="20F9C045">
            <wp:extent cx="5486400" cy="4052524"/>
            <wp:effectExtent l="0" t="0" r="0" b="571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52524"/>
                    </a:xfrm>
                    <a:prstGeom prst="rect">
                      <a:avLst/>
                    </a:prstGeom>
                    <a:noFill/>
                    <a:ln>
                      <a:noFill/>
                    </a:ln>
                  </pic:spPr>
                </pic:pic>
              </a:graphicData>
            </a:graphic>
          </wp:inline>
        </w:drawing>
      </w:r>
    </w:p>
    <w:p w14:paraId="68C77BFE" w14:textId="240A59E7" w:rsidR="005A7FC9" w:rsidRDefault="005A7FC9" w:rsidP="005A7FC9">
      <w:pPr>
        <w:pStyle w:val="OGCFigure"/>
      </w:pPr>
      <w:r>
        <w:t xml:space="preserve">Figure </w:t>
      </w:r>
      <w:r>
        <w:fldChar w:fldCharType="begin"/>
      </w:r>
      <w:r>
        <w:instrText xml:space="preserve"> SEQ Figure \* ARABIC </w:instrText>
      </w:r>
      <w:r>
        <w:fldChar w:fldCharType="separate"/>
      </w:r>
      <w:r w:rsidR="00EE2057">
        <w:rPr>
          <w:noProof/>
        </w:rPr>
        <w:t>10</w:t>
      </w:r>
      <w:r>
        <w:fldChar w:fldCharType="end"/>
      </w:r>
      <w:r>
        <w:t>:</w:t>
      </w:r>
      <w:r w:rsidRPr="005A7FC9">
        <w:t xml:space="preserve"> </w:t>
      </w:r>
      <w:r w:rsidRPr="00B70144">
        <w:t>Catchments contributing to an identified outflow node. Note that some catchments contribute to a common outflow node.</w:t>
      </w:r>
    </w:p>
    <w:p w14:paraId="3E221315" w14:textId="6DAAB0FA" w:rsidR="00B70144" w:rsidRPr="00B70144" w:rsidRDefault="00B70144" w:rsidP="00B70144">
      <w:pPr>
        <w:pStyle w:val="Beschriftung"/>
        <w:rPr>
          <w:lang w:val="en-US"/>
        </w:rPr>
      </w:pPr>
    </w:p>
    <w:p w14:paraId="2AA2F1D2" w14:textId="77777777" w:rsidR="005A7FC9" w:rsidRDefault="005A7FC9" w:rsidP="005A7FC9">
      <w:pPr>
        <w:pStyle w:val="Beschriftung"/>
        <w:keepNext/>
      </w:pPr>
      <w:r>
        <w:rPr>
          <w:noProof/>
          <w:lang w:val="en-US"/>
        </w:rPr>
        <w:lastRenderedPageBreak/>
        <w:drawing>
          <wp:inline distT="0" distB="0" distL="0" distR="0" wp14:anchorId="56D90A8F" wp14:editId="41CA6486">
            <wp:extent cx="5486400" cy="4116336"/>
            <wp:effectExtent l="0" t="0" r="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6336"/>
                    </a:xfrm>
                    <a:prstGeom prst="rect">
                      <a:avLst/>
                    </a:prstGeom>
                    <a:noFill/>
                    <a:ln>
                      <a:noFill/>
                    </a:ln>
                  </pic:spPr>
                </pic:pic>
              </a:graphicData>
            </a:graphic>
          </wp:inline>
        </w:drawing>
      </w:r>
    </w:p>
    <w:p w14:paraId="4823DB3B" w14:textId="347E5B84" w:rsidR="005A7FC9" w:rsidRDefault="005A7FC9" w:rsidP="005A7FC9">
      <w:pPr>
        <w:pStyle w:val="OGCFigure"/>
      </w:pPr>
      <w:r>
        <w:t xml:space="preserve">Figure </w:t>
      </w:r>
      <w:r>
        <w:fldChar w:fldCharType="begin"/>
      </w:r>
      <w:r>
        <w:instrText xml:space="preserve"> SEQ Figure \* ARABIC </w:instrText>
      </w:r>
      <w:r>
        <w:fldChar w:fldCharType="separate"/>
      </w:r>
      <w:r w:rsidR="00EE2057">
        <w:rPr>
          <w:noProof/>
        </w:rPr>
        <w:t>11</w:t>
      </w:r>
      <w:r>
        <w:fldChar w:fldCharType="end"/>
      </w:r>
      <w:r>
        <w:t xml:space="preserve">: </w:t>
      </w:r>
      <w:r w:rsidRPr="008E510D">
        <w:t>Catchments receive inflow via an identified inflow node. Note that nodes are not necessarily geographic features, but are rather nodes in a graph representation of the river network.</w:t>
      </w:r>
    </w:p>
    <w:p w14:paraId="2AEAE087" w14:textId="2A87279B" w:rsidR="00005E29" w:rsidRPr="008E510D" w:rsidRDefault="00A76C36" w:rsidP="00450C77">
      <w:pPr>
        <w:pStyle w:val="StandardWeb"/>
        <w:jc w:val="both"/>
        <w:rPr>
          <w:lang w:val="en-US"/>
        </w:rPr>
      </w:pPr>
      <w:r>
        <w:rPr>
          <w:lang w:val="en-US"/>
        </w:rPr>
        <w:t xml:space="preserve">The catchment C1, shown in </w:t>
      </w:r>
      <w:r>
        <w:rPr>
          <w:lang w:val="en-US"/>
        </w:rPr>
        <w:fldChar w:fldCharType="begin"/>
      </w:r>
      <w:r>
        <w:rPr>
          <w:lang w:val="en-US"/>
        </w:rPr>
        <w:instrText xml:space="preserve"> REF _Ref459017729 \h  \* MERGEFORMAT </w:instrText>
      </w:r>
      <w:r>
        <w:rPr>
          <w:lang w:val="en-US"/>
        </w:rPr>
      </w:r>
      <w:r>
        <w:rPr>
          <w:lang w:val="en-US"/>
        </w:rPr>
        <w:fldChar w:fldCharType="separate"/>
      </w:r>
      <w:r w:rsidRPr="00A76C36">
        <w:rPr>
          <w:lang w:val="en-US"/>
        </w:rPr>
        <w:t xml:space="preserve">Figure </w:t>
      </w:r>
      <w:r w:rsidRPr="00A76C36">
        <w:rPr>
          <w:noProof/>
          <w:lang w:val="en-US"/>
        </w:rPr>
        <w:t>10</w:t>
      </w:r>
      <w:r>
        <w:rPr>
          <w:lang w:val="en-US"/>
        </w:rPr>
        <w:fldChar w:fldCharType="end"/>
      </w:r>
      <w:r>
        <w:rPr>
          <w:lang w:val="en-US"/>
        </w:rPr>
        <w:t xml:space="preserve">, contributes flow to outflow node n1. Node n2, shown in </w:t>
      </w:r>
      <w:r>
        <w:rPr>
          <w:lang w:val="en-US"/>
        </w:rPr>
        <w:fldChar w:fldCharType="begin"/>
      </w:r>
      <w:r>
        <w:rPr>
          <w:lang w:val="en-US"/>
        </w:rPr>
        <w:instrText xml:space="preserve"> REF _Ref458766304 \h  \* MERGEFORMAT </w:instrText>
      </w:r>
      <w:r>
        <w:rPr>
          <w:lang w:val="en-US"/>
        </w:rPr>
      </w:r>
      <w:r>
        <w:rPr>
          <w:lang w:val="en-US"/>
        </w:rPr>
        <w:fldChar w:fldCharType="separate"/>
      </w:r>
      <w:r w:rsidRPr="00A76C36">
        <w:rPr>
          <w:lang w:val="en-US"/>
        </w:rPr>
        <w:t xml:space="preserve">Figure </w:t>
      </w:r>
      <w:r w:rsidRPr="00A76C36">
        <w:rPr>
          <w:noProof/>
          <w:lang w:val="en-US"/>
        </w:rPr>
        <w:t>11</w:t>
      </w:r>
      <w:r>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727D87D8" w:rsidR="00005E29" w:rsidRPr="008E510D" w:rsidRDefault="00005E29" w:rsidP="00450C77">
      <w:pPr>
        <w:pStyle w:val="Standard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r w:rsidR="00F173CA">
        <w:rPr>
          <w:lang w:val="en-US"/>
        </w:rPr>
        <w:t>I</w:t>
      </w:r>
      <w:r w:rsidRPr="008E510D">
        <w:rPr>
          <w:lang w:val="en-US"/>
        </w:rPr>
        <w:t>n reality</w:t>
      </w:r>
      <w:r w:rsidR="00F173CA">
        <w:rPr>
          <w:lang w:val="en-US"/>
        </w:rPr>
        <w:t>,</w:t>
      </w:r>
      <w:r w:rsidRPr="008E510D">
        <w:rPr>
          <w:lang w:val="en-US"/>
        </w:rPr>
        <w:t xml:space="preserve"> they are (potentially complex) watershed outlets, denoted as outfall features. Whether an outfall (node) is referred to as an inflow or outflow node is always in reference to a </w:t>
      </w:r>
      <w:r w:rsidR="00467DE0">
        <w:rPr>
          <w:lang w:val="en-US"/>
        </w:rPr>
        <w:t xml:space="preserve">particular </w:t>
      </w:r>
      <w:r w:rsidRPr="008E510D">
        <w:rPr>
          <w:lang w:val="en-US"/>
        </w:rPr>
        <w:t>catchment. This means that a node serves as the outflow node of some contributing catchment(s) and the inflow node of some receiving catchment(s). In this standard, the inflow and outflow role names of the conceptual outfall (node) are used to unambiguously describe the node's role with respect to a catchment.</w:t>
      </w:r>
    </w:p>
    <w:p w14:paraId="28837C64" w14:textId="5BD848FF" w:rsidR="00005E29" w:rsidRPr="008E510D" w:rsidRDefault="00005E29" w:rsidP="00450C77">
      <w:pPr>
        <w:pStyle w:val="StandardWeb"/>
        <w:jc w:val="both"/>
        <w:rPr>
          <w:lang w:val="en-US"/>
        </w:rPr>
      </w:pPr>
      <w:r w:rsidRPr="008E510D">
        <w:rPr>
          <w:lang w:val="en-US"/>
        </w:rPr>
        <w:t xml:space="preserve">In a dendritic network, the outflow node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2C71EA">
        <w:rPr>
          <w:lang w:val="en-US"/>
        </w:rPr>
        <w:fldChar w:fldCharType="begin"/>
      </w:r>
      <w:r w:rsidR="002C71EA">
        <w:rPr>
          <w:lang w:val="en-US"/>
        </w:rPr>
        <w:instrText xml:space="preserve"> REF _Ref459015066 \h </w:instrText>
      </w:r>
      <w:r w:rsidR="002C71EA">
        <w:rPr>
          <w:lang w:val="en-US"/>
        </w:rPr>
      </w:r>
      <w:r w:rsidR="002C71EA">
        <w:rPr>
          <w:lang w:val="en-US"/>
        </w:rPr>
        <w:fldChar w:fldCharType="separate"/>
      </w:r>
      <w:r w:rsidR="002C71EA" w:rsidRPr="008E510D">
        <w:rPr>
          <w:lang w:val="en-US"/>
        </w:rPr>
        <w:t xml:space="preserve">Figure </w:t>
      </w:r>
      <w:r w:rsidR="002C71EA">
        <w:rPr>
          <w:noProof/>
          <w:lang w:val="en-US"/>
        </w:rPr>
        <w:t>7</w:t>
      </w:r>
      <w:r w:rsidR="002C71EA">
        <w:rPr>
          <w:lang w:val="en-US"/>
        </w:rPr>
        <w:fldChar w:fldCharType="end"/>
      </w:r>
      <w:r w:rsidRPr="008E510D">
        <w:rPr>
          <w:lang w:val="en-US"/>
        </w:rPr>
        <w:t>.</w:t>
      </w:r>
    </w:p>
    <w:p w14:paraId="5747BF66" w14:textId="04B990F0" w:rsidR="00005E29" w:rsidRPr="008E510D" w:rsidRDefault="00005E29" w:rsidP="00450C77">
      <w:pPr>
        <w:pStyle w:val="StandardWeb"/>
        <w:jc w:val="both"/>
        <w:rPr>
          <w:lang w:val="en-US"/>
        </w:rPr>
      </w:pPr>
      <w:r w:rsidRPr="008E510D">
        <w:rPr>
          <w:lang w:val="en-US"/>
        </w:rPr>
        <w:lastRenderedPageBreak/>
        <w:t>Being topological nodes, inflow and outflow nodes have no explicit positions but are potentially complex watershed outlets. In fact, a node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node and that diffuse</w:t>
      </w:r>
      <w:r w:rsidR="00E946D6">
        <w:rPr>
          <w:lang w:val="en-US"/>
        </w:rPr>
        <w:t>d</w:t>
      </w:r>
      <w:r w:rsidRPr="008E510D">
        <w:rPr>
          <w:lang w:val="en-US"/>
        </w:rPr>
        <w:t xml:space="preserve"> inflow can be said to contribute </w:t>
      </w:r>
      <w:r w:rsidR="0036587F" w:rsidRPr="008E510D">
        <w:rPr>
          <w:lang w:val="en-US"/>
        </w:rPr>
        <w:t>to the catchment in question (</w:t>
      </w:r>
      <w:r w:rsidR="0036587F" w:rsidRPr="008E510D">
        <w:rPr>
          <w:lang w:val="en-US"/>
        </w:rPr>
        <w:fldChar w:fldCharType="begin"/>
      </w:r>
      <w:r w:rsidR="0036587F" w:rsidRPr="008E510D">
        <w:rPr>
          <w:lang w:val="en-US"/>
        </w:rPr>
        <w:instrText xml:space="preserve"> REF _Ref458766605 \h </w:instrText>
      </w:r>
      <w:r w:rsidR="0036587F" w:rsidRPr="008E510D">
        <w:rPr>
          <w:lang w:val="en-US"/>
        </w:rPr>
      </w:r>
      <w:r w:rsidR="0036587F" w:rsidRPr="008E510D">
        <w:rPr>
          <w:lang w:val="en-US"/>
        </w:rPr>
        <w:fldChar w:fldCharType="separate"/>
      </w:r>
      <w:r w:rsidR="00673ABF" w:rsidRPr="008E510D">
        <w:rPr>
          <w:lang w:val="en-US"/>
        </w:rPr>
        <w:t xml:space="preserve">Figure </w:t>
      </w:r>
      <w:r w:rsidR="00673ABF">
        <w:rPr>
          <w:noProof/>
          <w:lang w:val="en-US"/>
        </w:rPr>
        <w:t>12</w:t>
      </w:r>
      <w:r w:rsidR="0036587F" w:rsidRPr="008E510D">
        <w:rPr>
          <w:lang w:val="en-US"/>
        </w:rPr>
        <w:fldChar w:fldCharType="end"/>
      </w:r>
      <w:r w:rsidRPr="008E510D">
        <w:rPr>
          <w:lang w:val="en-US"/>
        </w:rPr>
        <w:t>). Note that in this case, the complexity required to support geospatially accurate linear referencing may be lost in the interest of easy network navigation capabilities.</w:t>
      </w:r>
    </w:p>
    <w:p w14:paraId="7686994C" w14:textId="72AD3641" w:rsidR="00005E29" w:rsidRPr="008E510D" w:rsidRDefault="00005E29" w:rsidP="00450C77">
      <w:pPr>
        <w:pStyle w:val="StandardWeb"/>
        <w:jc w:val="both"/>
        <w:rPr>
          <w:lang w:val="en-US"/>
        </w:rPr>
      </w:pPr>
      <w:r w:rsidRPr="008E510D">
        <w:rPr>
          <w:lang w:val="en-US"/>
        </w:rPr>
        <w:t xml:space="preserve">It is worth noting that non-dendritic networks are often represented as a dendritic catchment network by introducing joint catchments that contain the non-dendritic parts. </w:t>
      </w:r>
      <w:r w:rsidR="0036587F" w:rsidRPr="008E510D">
        <w:rPr>
          <w:lang w:val="en-US"/>
        </w:rPr>
        <w:fldChar w:fldCharType="begin"/>
      </w:r>
      <w:r w:rsidR="0036587F" w:rsidRPr="008E510D">
        <w:rPr>
          <w:lang w:val="en-US"/>
        </w:rPr>
        <w:instrText xml:space="preserve"> REF _Ref458766605 \h </w:instrText>
      </w:r>
      <w:r w:rsidR="00450C77">
        <w:rPr>
          <w:lang w:val="en-US"/>
        </w:rPr>
        <w:instrText xml:space="preserve"> \* MERGEFORMAT </w:instrText>
      </w:r>
      <w:r w:rsidR="0036587F" w:rsidRPr="008E510D">
        <w:rPr>
          <w:lang w:val="en-US"/>
        </w:rPr>
      </w:r>
      <w:r w:rsidR="0036587F" w:rsidRPr="008E510D">
        <w:rPr>
          <w:lang w:val="en-US"/>
        </w:rPr>
        <w:fldChar w:fldCharType="separate"/>
      </w:r>
      <w:r w:rsidR="002C71EA" w:rsidRPr="008E510D">
        <w:rPr>
          <w:lang w:val="en-US"/>
        </w:rPr>
        <w:t xml:space="preserve">Figure </w:t>
      </w:r>
      <w:r w:rsidR="002C71EA">
        <w:rPr>
          <w:noProof/>
          <w:lang w:val="en-US"/>
        </w:rPr>
        <w:t>12</w:t>
      </w:r>
      <w:r w:rsidR="0036587F" w:rsidRPr="008E510D">
        <w:rPr>
          <w:lang w:val="en-US"/>
        </w:rPr>
        <w:fldChar w:fldCharType="end"/>
      </w:r>
      <w:r w:rsidR="00B90BB6">
        <w:rPr>
          <w:lang w:val="en-US"/>
        </w:rPr>
        <w:t xml:space="preserve"> </w:t>
      </w:r>
      <w:r w:rsidRPr="008E510D">
        <w:rPr>
          <w:lang w:val="en-US"/>
        </w:rPr>
        <w:t xml:space="preserve">shows an example of </w:t>
      </w:r>
      <w:r w:rsidR="00EE30E8">
        <w:rPr>
          <w:lang w:val="en-US"/>
        </w:rPr>
        <w:t>a network with</w:t>
      </w:r>
      <w:r w:rsidR="00EE30E8" w:rsidRPr="008E510D">
        <w:rPr>
          <w:lang w:val="en-US"/>
        </w:rPr>
        <w:t xml:space="preserve"> </w:t>
      </w:r>
      <w:r w:rsidRPr="008E510D">
        <w:rPr>
          <w:lang w:val="en-US"/>
        </w:rPr>
        <w:t>a non-dendritic topology, where it is not possible to determine to what extent flow from catchment F contributes to catchments E, B or C</w:t>
      </w:r>
      <w:r w:rsidR="00B90BB6">
        <w:rPr>
          <w:lang w:val="en-US"/>
        </w:rPr>
        <w:t xml:space="preserve"> (C7)</w:t>
      </w:r>
      <w:r w:rsidRPr="008E510D">
        <w:rPr>
          <w:lang w:val="en-US"/>
        </w:rPr>
        <w:t>.</w:t>
      </w:r>
      <w:r w:rsidR="00B90BB6">
        <w:rPr>
          <w:lang w:val="en-US"/>
        </w:rPr>
        <w:t xml:space="preserve"> C8</w:t>
      </w:r>
      <w:r w:rsidR="00C86433" w:rsidRPr="008E510D">
        <w:rPr>
          <w:lang w:val="en-US"/>
        </w:rPr>
        <w:t xml:space="preserve"> </w:t>
      </w:r>
      <w:r w:rsidRPr="008E510D">
        <w:rPr>
          <w:lang w:val="en-US"/>
        </w:rPr>
        <w:t>shows the same topology where catchments E, B, and C have bee</w:t>
      </w:r>
      <w:r w:rsidR="0036587F" w:rsidRPr="008E510D">
        <w:rPr>
          <w:lang w:val="en-US"/>
        </w:rPr>
        <w:t>n aggregated and the nodes N2 an</w:t>
      </w:r>
      <w:r w:rsidRPr="008E510D">
        <w:rPr>
          <w:lang w:val="en-US"/>
        </w:rPr>
        <w:t>d N3 are treated as a single virtual inflow node, so that all the flow from catchments D and F accumulate in the resulting catchment X. Using this encapsulation approach, catchments can be represented using a simple tree structure where an upstream-downstream relation can be built without the need for complex hydrography between inflow and outflow nodes.</w:t>
      </w:r>
    </w:p>
    <w:p w14:paraId="12763133" w14:textId="001EB219" w:rsidR="0036587F" w:rsidRPr="008E510D" w:rsidRDefault="0036587F" w:rsidP="0036587F">
      <w:pPr>
        <w:keepNext/>
      </w:pPr>
      <w:r w:rsidRPr="008E510D">
        <w:rPr>
          <w:noProof/>
        </w:rPr>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674F1429" w:rsidR="00F16F57" w:rsidRPr="00F16F57" w:rsidRDefault="0036587F" w:rsidP="006D2CB5">
      <w:pPr>
        <w:pStyle w:val="OGCFigure"/>
        <w:jc w:val="both"/>
      </w:pPr>
      <w:bookmarkStart w:id="67" w:name="_Ref458766605"/>
      <w:bookmarkStart w:id="68" w:name="_Ref458767275"/>
      <w:bookmarkStart w:id="69" w:name="_Toc461026453"/>
      <w:r w:rsidRPr="008E510D">
        <w:t xml:space="preserve">Figure </w:t>
      </w:r>
      <w:r w:rsidR="00DA0757">
        <w:fldChar w:fldCharType="begin"/>
      </w:r>
      <w:r w:rsidR="00DA0757">
        <w:instrText xml:space="preserve"> SEQ Figure \* ARABIC </w:instrText>
      </w:r>
      <w:r w:rsidR="00DA0757">
        <w:fldChar w:fldCharType="separate"/>
      </w:r>
      <w:r w:rsidR="00EE2057">
        <w:rPr>
          <w:noProof/>
        </w:rPr>
        <w:t>12</w:t>
      </w:r>
      <w:r w:rsidR="00DA0757">
        <w:rPr>
          <w:noProof/>
        </w:rPr>
        <w:fldChar w:fldCharType="end"/>
      </w:r>
      <w:bookmarkEnd w:id="67"/>
      <w:r w:rsidR="00F16F57">
        <w:t xml:space="preserve">: </w:t>
      </w:r>
      <w:r w:rsidR="00F173CA">
        <w:t>Encapsulation of n</w:t>
      </w:r>
      <w:r w:rsidRPr="008E510D">
        <w:t xml:space="preserve">on-dendritic </w:t>
      </w:r>
      <w:r w:rsidR="00AD570C">
        <w:t xml:space="preserve">stream network </w:t>
      </w:r>
      <w:r w:rsidRPr="008E510D">
        <w:t>topology</w:t>
      </w:r>
      <w:bookmarkEnd w:id="68"/>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69"/>
    </w:p>
    <w:p w14:paraId="263895D0" w14:textId="4847A561" w:rsidR="00C86433" w:rsidRPr="00E226E8" w:rsidRDefault="00C86433" w:rsidP="00C86433">
      <w:pPr>
        <w:pStyle w:val="berschrift2"/>
      </w:pPr>
      <w:bookmarkStart w:id="70" w:name="_Toc458775734"/>
      <w:bookmarkStart w:id="71" w:name="_Toc461026391"/>
      <w:r w:rsidRPr="00E226E8">
        <w:t>River reference system</w:t>
      </w:r>
      <w:bookmarkEnd w:id="70"/>
      <w:bookmarkEnd w:id="71"/>
    </w:p>
    <w:p w14:paraId="68171C45" w14:textId="3E854486" w:rsidR="0019707D" w:rsidRPr="00E226E8" w:rsidRDefault="00C86433" w:rsidP="00DD072F">
      <w:pPr>
        <w:pStyle w:val="StandardWeb"/>
        <w:jc w:val="both"/>
        <w:rPr>
          <w:ins w:id="72" w:author="GRDC/ID" w:date="2016-09-06T09:50:00Z"/>
          <w:lang w:val="en-US"/>
        </w:rPr>
      </w:pPr>
      <w:r w:rsidRPr="00E226E8">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w:t>
      </w:r>
      <w:r w:rsidRPr="00E226E8">
        <w:rPr>
          <w:lang w:val="en-US"/>
        </w:rPr>
        <w:lastRenderedPageBreak/>
        <w:t xml:space="preserve">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w:t>
      </w:r>
      <w:del w:id="73" w:author="GRDC/ID" w:date="2016-09-06T10:49:00Z">
        <w:r w:rsidRPr="00E226E8" w:rsidDel="00700A6F">
          <w:rPr>
            <w:lang w:val="en-US"/>
          </w:rPr>
          <w:delText>connects to</w:delText>
        </w:r>
      </w:del>
      <w:ins w:id="74" w:author="GRDC/ID" w:date="2016-09-06T10:50:00Z">
        <w:r w:rsidR="00700A6F">
          <w:rPr>
            <w:lang w:val="en-US"/>
          </w:rPr>
          <w:t xml:space="preserve"> </w:t>
        </w:r>
      </w:ins>
      <w:ins w:id="75" w:author="GRDC/ID" w:date="2016-09-06T10:49:00Z">
        <w:r w:rsidR="00700A6F">
          <w:rPr>
            <w:lang w:val="en-US"/>
          </w:rPr>
          <w:t>starts at</w:t>
        </w:r>
      </w:ins>
      <w:r w:rsidRPr="00E226E8">
        <w:rPr>
          <w:lang w:val="en-US"/>
        </w:rPr>
        <w:t xml:space="preserve"> the origin; and 3) a linear distance or relative (percentage) measurement system. Each catchment has its own reference system which can be combined as necessary using catchment topology; each river reference system must have one outfall (origin) and one representing flowpath (shape).</w:t>
      </w:r>
    </w:p>
    <w:p w14:paraId="63D81C82" w14:textId="0668910B" w:rsidR="00C86433" w:rsidRDefault="0019707D" w:rsidP="00450C77">
      <w:pPr>
        <w:pStyle w:val="StandardWeb"/>
        <w:jc w:val="both"/>
      </w:pPr>
      <w:ins w:id="76" w:author="GRDC/ID" w:date="2016-09-06T09:51:00Z">
        <w:r w:rsidRPr="00E226E8">
          <w:rPr>
            <w:lang w:val="en-US"/>
          </w:rPr>
          <w:t xml:space="preserve">Provided that the location to be placed is declared to be </w:t>
        </w:r>
        <w:r w:rsidRPr="00F41705">
          <w:rPr>
            <w:lang w:val="en-US"/>
          </w:rPr>
          <w:t>outfall of a catchment</w:t>
        </w:r>
        <w:r w:rsidRPr="007332F8">
          <w:rPr>
            <w:lang w:val="en-US"/>
          </w:rPr>
          <w:t>, an already existing catchment will be split into catchments upstream and downstream of the ‘new’</w:t>
        </w:r>
        <w:r w:rsidRPr="00E226E8">
          <w:rPr>
            <w:lang w:val="en-US"/>
          </w:rPr>
          <w:t xml:space="preserve"> location. The upstream catchment is realized by a flowpath (shape) starting at the location to be placed (origin), and directed to the already located inflow of the now split catchment;  the downstream catchment is realized by a flowpath shape starting at the same location, but 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 </w:t>
        </w:r>
      </w:ins>
      <w:r w:rsidR="00B27E4D" w:rsidRPr="002877E1">
        <w:fldChar w:fldCharType="begin"/>
      </w:r>
      <w:r w:rsidR="00B27E4D" w:rsidRPr="00E226E8">
        <w:instrText xml:space="preserve"> REF _Ref458767638 \h </w:instrText>
      </w:r>
      <w:r w:rsidR="00243F02" w:rsidRPr="00700A6F">
        <w:rPr>
          <w:highlight w:val="yellow"/>
        </w:rPr>
        <w:instrText xml:space="preserve"> \* MERGEFORMAT </w:instrText>
      </w:r>
      <w:r w:rsidR="00B27E4D" w:rsidRPr="002877E1">
        <w:fldChar w:fldCharType="separate"/>
      </w:r>
      <w:r w:rsidR="00700A6F" w:rsidRPr="00E226E8">
        <w:t xml:space="preserve">Figure </w:t>
      </w:r>
      <w:r w:rsidR="00700A6F" w:rsidRPr="00E226E8">
        <w:rPr>
          <w:noProof/>
        </w:rPr>
        <w:t>13</w:t>
      </w:r>
      <w:r w:rsidR="00B27E4D" w:rsidRPr="002877E1">
        <w:fldChar w:fldCharType="end"/>
      </w:r>
      <w:r w:rsidR="00C86433" w:rsidRPr="00E226E8">
        <w:t xml:space="preserve">, and </w:t>
      </w:r>
      <w:r w:rsidR="00B27E4D" w:rsidRPr="002877E1">
        <w:fldChar w:fldCharType="begin"/>
      </w:r>
      <w:r w:rsidR="00B27E4D" w:rsidRPr="00E226E8">
        <w:instrText xml:space="preserve"> REF _Ref458767665 \h </w:instrText>
      </w:r>
      <w:r w:rsidR="00243F02" w:rsidRPr="00700A6F">
        <w:rPr>
          <w:highlight w:val="yellow"/>
        </w:rPr>
        <w:instrText xml:space="preserve"> \* MERGEFORMAT </w:instrText>
      </w:r>
      <w:r w:rsidR="00B27E4D" w:rsidRPr="002877E1">
        <w:fldChar w:fldCharType="separate"/>
      </w:r>
      <w:r w:rsidR="00700A6F" w:rsidRPr="00E226E8">
        <w:t xml:space="preserve">Figure </w:t>
      </w:r>
      <w:r w:rsidR="00700A6F" w:rsidRPr="00E226E8">
        <w:rPr>
          <w:noProof/>
        </w:rPr>
        <w:t>14</w:t>
      </w:r>
      <w:r w:rsidR="00B27E4D" w:rsidRPr="002877E1">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p>
    <w:p w14:paraId="5BF968ED" w14:textId="77777777" w:rsidR="00EE2057" w:rsidRDefault="00EE2057" w:rsidP="00EE2057">
      <w:pPr>
        <w:pStyle w:val="StandardWeb"/>
        <w:keepNext/>
        <w:jc w:val="center"/>
      </w:pPr>
      <w:r>
        <w:rPr>
          <w:noProof/>
          <w:lang w:val="en-US" w:eastAsia="en-US"/>
        </w:rPr>
        <w:lastRenderedPageBreak/>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77777777" w:rsidR="00EE2057" w:rsidRPr="00EE2057" w:rsidRDefault="00EE2057" w:rsidP="00EE2057">
      <w:pPr>
        <w:pStyle w:val="OGCFigure"/>
        <w:rPr>
          <w:rPrChange w:id="77" w:author="GRDC/ID" w:date="2016-09-08T15:27:00Z">
            <w:rPr/>
          </w:rPrChange>
        </w:rPr>
      </w:pPr>
      <w:r w:rsidRPr="00EE2057">
        <w:t xml:space="preserve">Figure </w:t>
      </w:r>
      <w:r w:rsidRPr="00EE2057">
        <w:fldChar w:fldCharType="begin"/>
      </w:r>
      <w:r w:rsidRPr="00EE2057">
        <w:instrText xml:space="preserve"> SEQ Figure \* ARABIC </w:instrText>
      </w:r>
      <w:r w:rsidRPr="00EE2057">
        <w:fldChar w:fldCharType="separate"/>
      </w:r>
      <w:r>
        <w:rPr>
          <w:noProof/>
        </w:rPr>
        <w:t>13</w:t>
      </w:r>
      <w:r w:rsidRPr="00EE2057">
        <w:fldChar w:fldCharType="end"/>
      </w:r>
      <w:r w:rsidRPr="00EE2057">
        <w:t xml:space="preserve">: </w:t>
      </w:r>
      <w:r w:rsidRPr="00EE2057">
        <w:t>Position (yellow dot) downstream of a reference point (red dot). While referenced positions (P) are</w:t>
      </w:r>
      <w:r w:rsidRPr="00EE2057">
        <w:rPr>
          <w:rPrChange w:id="78" w:author="GRDC/ID" w:date="2016-09-08T15:27:00Z">
            <w:rPr/>
          </w:rPrChange>
        </w:rPr>
        <w:t xml:space="preserve"> usually referenced to permanent locations like confluences (r2), they can also be considered to be the outflow of contributing catchment and thus, the origin of a river reference system of their own.</w:t>
      </w:r>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29F177A9" w:rsidR="00EE2057" w:rsidRDefault="00EE2057" w:rsidP="00EE2057">
      <w:pPr>
        <w:pStyle w:val="OGCFigure"/>
      </w:pPr>
      <w:r>
        <w:t xml:space="preserve">Figure </w:t>
      </w:r>
      <w:r>
        <w:fldChar w:fldCharType="begin"/>
      </w:r>
      <w:r>
        <w:instrText xml:space="preserve"> SEQ Figure \* ARABIC </w:instrText>
      </w:r>
      <w:r>
        <w:fldChar w:fldCharType="separate"/>
      </w:r>
      <w:r>
        <w:rPr>
          <w:noProof/>
        </w:rPr>
        <w:t>14</w:t>
      </w:r>
      <w:r>
        <w:fldChar w:fldCharType="end"/>
      </w:r>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p>
    <w:p w14:paraId="46AB195B" w14:textId="4B2C20C3" w:rsidR="0019707D" w:rsidRDefault="00526406" w:rsidP="0019707D">
      <w:pPr>
        <w:pStyle w:val="StandardWeb"/>
        <w:jc w:val="both"/>
        <w:rPr>
          <w:ins w:id="79" w:author="GRDC/ID" w:date="2016-09-06T09:51:00Z"/>
          <w:lang w:val="en-US"/>
        </w:rPr>
      </w:pPr>
      <w:ins w:id="80" w:author="GRDC/ID" w:date="2016-09-07T15:37:00Z">
        <w:r>
          <w:rPr>
            <w:lang w:val="en-US"/>
          </w:rPr>
          <w:t>A</w:t>
        </w:r>
      </w:ins>
      <w:ins w:id="81" w:author="GRDC/ID" w:date="2016-09-06T09:51:00Z">
        <w:r w:rsidR="0019707D">
          <w:rPr>
            <w:lang w:val="en-US"/>
          </w:rPr>
          <w:t xml:space="preserve">lternatively, the position of a new location can </w:t>
        </w:r>
        <w:r w:rsidR="0019707D" w:rsidRPr="008E510D">
          <w:rPr>
            <w:lang w:val="en-US"/>
          </w:rPr>
          <w:t xml:space="preserve">be determined </w:t>
        </w:r>
        <w:r w:rsidR="0019707D">
          <w:rPr>
            <w:lang w:val="en-US"/>
          </w:rPr>
          <w:t xml:space="preserve">interpolative </w:t>
        </w:r>
        <w:r w:rsidR="0019707D" w:rsidRPr="008E510D">
          <w:rPr>
            <w:lang w:val="en-US"/>
          </w:rPr>
          <w:t xml:space="preserve">as a percentage of the </w:t>
        </w:r>
        <w:r w:rsidR="0019707D">
          <w:rPr>
            <w:lang w:val="en-US"/>
          </w:rPr>
          <w:t xml:space="preserve">known </w:t>
        </w:r>
        <w:r w:rsidR="0019707D" w:rsidRPr="008E510D">
          <w:rPr>
            <w:lang w:val="en-US"/>
          </w:rPr>
          <w:t>distance between two already located outfalls</w:t>
        </w:r>
        <w:r w:rsidR="0019707D">
          <w:rPr>
            <w:lang w:val="en-US"/>
          </w:rPr>
          <w:t xml:space="preserve"> bounding a flowpath </w:t>
        </w:r>
        <w:r w:rsidR="0019707D" w:rsidRPr="008E510D">
          <w:rPr>
            <w:lang w:val="en-US"/>
          </w:rPr>
          <w:t xml:space="preserve">in upstream and downstream direction, whereby the </w:t>
        </w:r>
        <w:r w:rsidR="0019707D">
          <w:rPr>
            <w:lang w:val="en-US"/>
          </w:rPr>
          <w:t xml:space="preserve">origin where the flowpath </w:t>
        </w:r>
        <w:r w:rsidR="0019707D" w:rsidRPr="008E510D">
          <w:rPr>
            <w:lang w:val="en-US"/>
          </w:rPr>
          <w:t>s</w:t>
        </w:r>
        <w:r w:rsidR="0019707D">
          <w:rPr>
            <w:lang w:val="en-US"/>
          </w:rPr>
          <w:t xml:space="preserve">tarts is set at one of these, </w:t>
        </w:r>
        <w:r w:rsidR="0019707D" w:rsidRPr="008E510D">
          <w:rPr>
            <w:lang w:val="en-US"/>
          </w:rPr>
          <w:t xml:space="preserve">and directed to the other </w:t>
        </w:r>
        <w:r w:rsidR="0019707D">
          <w:rPr>
            <w:lang w:val="en-US"/>
          </w:rPr>
          <w:t xml:space="preserve">outfall </w:t>
        </w:r>
        <w:r w:rsidR="0019707D" w:rsidRPr="008E510D">
          <w:rPr>
            <w:lang w:val="en-US"/>
          </w:rPr>
          <w:t xml:space="preserve">upstream or downstream of </w:t>
        </w:r>
        <w:r w:rsidR="0019707D">
          <w:rPr>
            <w:lang w:val="en-US"/>
          </w:rPr>
          <w:t>this</w:t>
        </w:r>
        <w:r w:rsidR="0019707D" w:rsidRPr="008E510D">
          <w:rPr>
            <w:lang w:val="en-US"/>
          </w:rPr>
          <w:t>.</w:t>
        </w:r>
        <w:r w:rsidR="0019707D">
          <w:rPr>
            <w:lang w:val="en-US"/>
          </w:rPr>
          <w:t xml:space="preserve"> This approach may be used in the case that the new location itself is not declared to be an inflow or outflow of a catchment, as shown in </w:t>
        </w:r>
      </w:ins>
      <w:ins w:id="82" w:author="GRDC/ID" w:date="2016-09-06T10:08:00Z">
        <w:r w:rsidR="00F41705">
          <w:rPr>
            <w:lang w:val="en-US"/>
          </w:rPr>
          <w:fldChar w:fldCharType="begin"/>
        </w:r>
        <w:r w:rsidR="00F41705">
          <w:rPr>
            <w:lang w:val="en-US"/>
          </w:rPr>
          <w:instrText xml:space="preserve"> REF _Ref460919842 \h </w:instrText>
        </w:r>
      </w:ins>
      <w:r w:rsidR="00F41705">
        <w:rPr>
          <w:lang w:val="en-US"/>
        </w:rPr>
      </w:r>
      <w:r w:rsidR="00F41705">
        <w:rPr>
          <w:lang w:val="en-US"/>
        </w:rPr>
        <w:fldChar w:fldCharType="separate"/>
      </w:r>
      <w:ins w:id="83" w:author="GRDC/ID" w:date="2016-09-06T10:08:00Z">
        <w:r w:rsidR="00F41705">
          <w:t xml:space="preserve">Figure </w:t>
        </w:r>
        <w:r w:rsidR="00F41705">
          <w:rPr>
            <w:noProof/>
          </w:rPr>
          <w:t>15</w:t>
        </w:r>
        <w:r w:rsidR="00F41705">
          <w:rPr>
            <w:lang w:val="en-US"/>
          </w:rPr>
          <w:fldChar w:fldCharType="end"/>
        </w:r>
      </w:ins>
      <w:commentRangeStart w:id="84"/>
      <w:ins w:id="85" w:author="GRDC/ID" w:date="2016-09-06T09:52:00Z">
        <w:r w:rsidR="0019707D">
          <w:rPr>
            <w:lang w:val="en-US"/>
          </w:rPr>
          <w:t>.</w:t>
        </w:r>
      </w:ins>
      <w:ins w:id="86" w:author="GRDC/ID" w:date="2016-09-06T09:51:00Z">
        <w:r w:rsidR="0019707D">
          <w:rPr>
            <w:lang w:val="en-US"/>
          </w:rPr>
          <w:t xml:space="preserve"> </w:t>
        </w:r>
      </w:ins>
      <w:ins w:id="87" w:author="GRDC/ID" w:date="2016-09-06T09:52:00Z">
        <w:r w:rsidR="0019707D">
          <w:rPr>
            <w:lang w:val="en-US"/>
          </w:rPr>
          <w:t xml:space="preserve"> </w:t>
        </w:r>
      </w:ins>
      <w:commentRangeEnd w:id="84"/>
      <w:ins w:id="88" w:author="GRDC/ID" w:date="2016-09-06T09:59:00Z">
        <w:r w:rsidR="00E226E8">
          <w:rPr>
            <w:rStyle w:val="Kommentarzeichen"/>
            <w:lang w:val="en-US" w:eastAsia="en-US"/>
          </w:rPr>
          <w:commentReference w:id="84"/>
        </w:r>
      </w:ins>
    </w:p>
    <w:p w14:paraId="35A31B56" w14:textId="77777777" w:rsidR="0019707D" w:rsidRDefault="0019707D" w:rsidP="00E226E8">
      <w:pPr>
        <w:pStyle w:val="OGCFigure"/>
        <w:rPr>
          <w:ins w:id="89" w:author="GRDC/ID" w:date="2016-09-06T09:54:00Z"/>
        </w:rPr>
      </w:pPr>
      <w:ins w:id="90" w:author="GRDC/ID" w:date="2016-09-06T09:54:00Z">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ins>
    </w:p>
    <w:p w14:paraId="68E12E20" w14:textId="3C2B5DF2" w:rsidR="00DD072F" w:rsidRDefault="0019707D" w:rsidP="0019707D">
      <w:pPr>
        <w:pStyle w:val="Beschriftung"/>
        <w:rPr>
          <w:ins w:id="91" w:author="GRDC/ID" w:date="2016-09-05T15:09:00Z"/>
        </w:rPr>
      </w:pPr>
      <w:bookmarkStart w:id="92" w:name="_Ref460919842"/>
      <w:bookmarkStart w:id="93" w:name="_Toc461026456"/>
      <w:ins w:id="94" w:author="GRDC/ID" w:date="2016-09-06T09:54:00Z">
        <w:r w:rsidRPr="00526406">
          <w:rPr>
            <w:highlight w:val="yellow"/>
          </w:rPr>
          <w:t xml:space="preserve">Figure </w:t>
        </w:r>
      </w:ins>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95" w:author="GRDC/ID" w:date="2016-09-08T15:29:00Z">
        <w:r w:rsidR="00EE2057">
          <w:rPr>
            <w:noProof/>
            <w:highlight w:val="yellow"/>
          </w:rPr>
          <w:t>15</w:t>
        </w:r>
      </w:ins>
      <w:r w:rsidRPr="00526406">
        <w:rPr>
          <w:highlight w:val="yellow"/>
        </w:rPr>
        <w:fldChar w:fldCharType="end"/>
      </w:r>
      <w:bookmarkEnd w:id="92"/>
      <w:ins w:id="96" w:author="GRDC/ID" w:date="2016-09-06T09:54:00Z">
        <w:r w:rsidRPr="00526406">
          <w:t>:</w:t>
        </w:r>
      </w:ins>
      <w:ins w:id="97" w:author="GRDC/ID" w:date="2016-09-07T15:14:00Z">
        <w:r w:rsidR="00167E1C" w:rsidRPr="00526406">
          <w:t xml:space="preserve"> NEW</w:t>
        </w:r>
        <w:r w:rsidR="00167E1C">
          <w:t xml:space="preserve"> </w:t>
        </w:r>
      </w:ins>
      <w:ins w:id="98" w:author="GRDC/ID" w:date="2016-09-06T09:54:00Z">
        <w:r>
          <w:t xml:space="preserve"> </w:t>
        </w:r>
      </w:ins>
      <w:commentRangeStart w:id="99"/>
      <w:ins w:id="100" w:author="GRDC/ID" w:date="2016-09-05T15:09:00Z">
        <w:r w:rsidR="00DD072F" w:rsidRPr="0019707D">
          <w:rPr>
            <w:highlight w:val="yellow"/>
          </w:rPr>
          <w:t>Position (yellow dot) between two a reference points (red dot</w:t>
        </w:r>
      </w:ins>
      <w:ins w:id="101" w:author="GRDC/ID" w:date="2016-09-06T10:09:00Z">
        <w:r w:rsidR="00F41705">
          <w:rPr>
            <w:highlight w:val="yellow"/>
          </w:rPr>
          <w:t>s</w:t>
        </w:r>
      </w:ins>
      <w:ins w:id="102" w:author="GRDC/ID" w:date="2016-09-05T15:09:00Z">
        <w:r w:rsidR="00DD072F" w:rsidRPr="0019707D">
          <w:rPr>
            <w:highlight w:val="yellow"/>
          </w:rPr>
          <w:t xml:space="preserve">). </w:t>
        </w:r>
      </w:ins>
      <w:commentRangeEnd w:id="99"/>
      <w:ins w:id="103" w:author="GRDC/ID" w:date="2016-09-05T15:10:00Z">
        <w:r w:rsidR="00DD072F" w:rsidRPr="0019707D">
          <w:rPr>
            <w:rStyle w:val="Kommentarzeichen"/>
            <w:b w:val="0"/>
            <w:bCs w:val="0"/>
            <w:highlight w:val="yellow"/>
          </w:rPr>
          <w:commentReference w:id="99"/>
        </w:r>
      </w:ins>
      <w:bookmarkEnd w:id="93"/>
    </w:p>
    <w:p w14:paraId="0EF0FA14" w14:textId="77777777" w:rsidR="00DD072F" w:rsidRPr="008410C4" w:rsidRDefault="00DD072F" w:rsidP="005728BE">
      <w:pPr>
        <w:pStyle w:val="OGCFigure"/>
      </w:pPr>
    </w:p>
    <w:p w14:paraId="0F79605F" w14:textId="79B45622" w:rsidR="00327231" w:rsidRPr="008E510D" w:rsidRDefault="00327231" w:rsidP="00327231">
      <w:pPr>
        <w:pStyle w:val="berschrift2"/>
      </w:pPr>
      <w:bookmarkStart w:id="104" w:name="_Toc458775735"/>
      <w:bookmarkStart w:id="105" w:name="_Toc461026392"/>
      <w:r w:rsidRPr="008E510D">
        <w:t>Hydrographic and hydrometric networks</w:t>
      </w:r>
      <w:bookmarkEnd w:id="104"/>
      <w:bookmarkEnd w:id="105"/>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106" w:name="_Toc458775736"/>
      <w:bookmarkStart w:id="107" w:name="_Toc461026393"/>
      <w:r w:rsidRPr="008E510D">
        <w:t>Hydrographic and channel networks</w:t>
      </w:r>
      <w:bookmarkEnd w:id="106"/>
      <w:bookmarkEnd w:id="107"/>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xml:space="preserve">. Given that the channel network (or drainage pattern) exists independent of </w:t>
      </w:r>
      <w:r w:rsidRPr="008E510D">
        <w:rPr>
          <w:lang w:val="en-US"/>
        </w:rPr>
        <w:lastRenderedPageBreak/>
        <w:t xml:space="preserve">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08D03A3" w:rsidR="00327231" w:rsidRPr="008E510D" w:rsidRDefault="00327231" w:rsidP="00450C77">
      <w:pPr>
        <w:pStyle w:val="StandardWeb"/>
        <w:jc w:val="both"/>
        <w:rPr>
          <w:b/>
          <w:lang w:val="en-US"/>
        </w:rPr>
      </w:pPr>
      <w:r w:rsidRPr="008E510D">
        <w:rPr>
          <w:lang w:val="en-US"/>
        </w:rPr>
        <w:t xml:space="preserve">Water bodies with their associated water </w:t>
      </w:r>
      <w:r w:rsidR="00467DE0">
        <w:rPr>
          <w:lang w:val="en-US"/>
        </w:rPr>
        <w:t>courses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108" w:name="_Toc458775737"/>
      <w:bookmarkStart w:id="109" w:name="_Toc461026394"/>
      <w:r w:rsidRPr="008E510D">
        <w:t>Hydrometric networks</w:t>
      </w:r>
      <w:bookmarkEnd w:id="108"/>
      <w:bookmarkEnd w:id="109"/>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5CCFAE4C" w:rsidR="009061FF" w:rsidRPr="008E510D" w:rsidRDefault="009061FF" w:rsidP="00450C77">
      <w:pPr>
        <w:pStyle w:val="StandardWeb"/>
        <w:jc w:val="both"/>
        <w:rPr>
          <w:lang w:val="en-US"/>
        </w:rPr>
      </w:pPr>
      <w:r w:rsidRPr="008E510D">
        <w:rPr>
          <w:lang w:val="en-US"/>
        </w:rPr>
        <w:t>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w:t>
      </w:r>
      <w:r w:rsidR="00B57C47">
        <w:rPr>
          <w:lang w:val="en-US"/>
        </w:rPr>
        <w:t>_</w:t>
      </w:r>
      <w:r w:rsidRPr="008E510D">
        <w:rPr>
          <w:lang w:val="en-US"/>
        </w:rPr>
        <w:t>Features, which would be used as observed domain features in observations and measurements.</w:t>
      </w:r>
    </w:p>
    <w:p w14:paraId="602C97E6" w14:textId="7630E8CB" w:rsidR="009061FF" w:rsidRPr="008E510D" w:rsidRDefault="009061FF" w:rsidP="009061FF">
      <w:pPr>
        <w:pStyle w:val="berschrift3"/>
      </w:pPr>
      <w:bookmarkStart w:id="110" w:name="_Toc458775738"/>
      <w:bookmarkStart w:id="111" w:name="_Toc461026395"/>
      <w:r w:rsidRPr="008E510D">
        <w:lastRenderedPageBreak/>
        <w:t>HydroNetwork: hydrographic network, channel network and station network - different views of catchment topology</w:t>
      </w:r>
      <w:bookmarkEnd w:id="110"/>
      <w:bookmarkEnd w:id="111"/>
    </w:p>
    <w:p w14:paraId="29CC29C6" w14:textId="2F5AC9AF"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1DFA4B22"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73011010"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2F884624" w:rsidR="00327231" w:rsidRPr="008E510D" w:rsidRDefault="009061FF" w:rsidP="006D2CB5">
      <w:pPr>
        <w:pStyle w:val="OGCFigure"/>
      </w:pPr>
      <w:bookmarkStart w:id="112" w:name="_Ref458768476"/>
      <w:bookmarkStart w:id="113" w:name="_Toc461026457"/>
      <w:r w:rsidRPr="008E510D">
        <w:t xml:space="preserve">Figure </w:t>
      </w:r>
      <w:r w:rsidR="00DA0757">
        <w:fldChar w:fldCharType="begin"/>
      </w:r>
      <w:r w:rsidR="00DA0757">
        <w:instrText xml:space="preserve"> SEQ Figure \* ARABIC </w:instrText>
      </w:r>
      <w:r w:rsidR="00DA0757">
        <w:fldChar w:fldCharType="separate"/>
      </w:r>
      <w:r w:rsidR="009E4992">
        <w:rPr>
          <w:noProof/>
        </w:rPr>
        <w:t>16</w:t>
      </w:r>
      <w:r w:rsidR="00DA0757">
        <w:rPr>
          <w:noProof/>
        </w:rPr>
        <w:fldChar w:fldCharType="end"/>
      </w:r>
      <w:bookmarkEnd w:id="112"/>
      <w:r w:rsidRPr="008E510D">
        <w:t>: Cyclic nature of the HY_Features basic model</w:t>
      </w:r>
      <w:bookmarkEnd w:id="113"/>
    </w:p>
    <w:p w14:paraId="4F7D1F5D" w14:textId="4CF2A75A"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526406" w:rsidRPr="008E510D">
        <w:t xml:space="preserve">Figure </w:t>
      </w:r>
      <w:r w:rsidR="00526406">
        <w:rPr>
          <w:noProof/>
        </w:rPr>
        <w:t>16</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114" w:name="_Toc458775739"/>
      <w:bookmarkStart w:id="115" w:name="_Toc461026396"/>
      <w:r w:rsidRPr="008E510D">
        <w:t>FlowPath</w:t>
      </w:r>
      <w:bookmarkEnd w:id="114"/>
      <w:bookmarkEnd w:id="115"/>
    </w:p>
    <w:p w14:paraId="39C5E8F3" w14:textId="50A39A14" w:rsidR="009061FF" w:rsidRPr="008E510D" w:rsidRDefault="009061FF" w:rsidP="00450C77">
      <w:pPr>
        <w:pStyle w:val="StandardWeb"/>
        <w:jc w:val="both"/>
        <w:rPr>
          <w:lang w:val="en-US"/>
        </w:rPr>
      </w:pPr>
      <w:r w:rsidRPr="008E510D">
        <w:rPr>
          <w:lang w:val="en-US"/>
        </w:rPr>
        <w:t>In practice, catchments are associated with a single mainstem flowpath</w:t>
      </w:r>
      <w:r w:rsidR="00F437CE">
        <w:rPr>
          <w:lang w:val="en-US"/>
        </w:rPr>
        <w:t xml:space="preserve"> (Figure 5c)</w:t>
      </w:r>
      <w:r w:rsidR="00467DE0">
        <w:rPr>
          <w:lang w:val="en-US"/>
        </w:rPr>
        <w:t>. Some elevation-</w:t>
      </w:r>
      <w:r w:rsidRPr="008E510D">
        <w:rPr>
          <w:lang w:val="en-US"/>
        </w:rPr>
        <w:t>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1A7B22D4"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116" w:name="_Toc458775740"/>
      <w:bookmarkStart w:id="117" w:name="_Toc461026397"/>
      <w:r w:rsidRPr="008E510D">
        <w:t>Discussion of purpose and relation to ISO standards baselines.</w:t>
      </w:r>
      <w:bookmarkEnd w:id="116"/>
      <w:bookmarkEnd w:id="117"/>
    </w:p>
    <w:p w14:paraId="334415CA" w14:textId="7091F205" w:rsidR="0008573D" w:rsidRPr="008E510D" w:rsidRDefault="0008573D" w:rsidP="00450C77">
      <w:pPr>
        <w:pStyle w:val="StandardWeb"/>
        <w:jc w:val="both"/>
        <w:rPr>
          <w:lang w:val="en-US"/>
        </w:rPr>
      </w:pPr>
      <w:r w:rsidRPr="008E510D">
        <w:rPr>
          <w:lang w:val="en-US"/>
        </w:rPr>
        <w:t xml:space="preserve">The intention of this standard is to provide the conceptual basis for linkage of identified hydrologic features (catchments) encoded in data products. Given that </w:t>
      </w:r>
      <w:r w:rsidR="00467DE0">
        <w:rPr>
          <w:lang w:val="en-US"/>
        </w:rPr>
        <w:t>any given</w:t>
      </w:r>
      <w:r w:rsidRPr="008E510D">
        <w:rPr>
          <w:lang w:val="en-US"/>
        </w:rPr>
        <w:t xml:space="preserve"> real 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1D2EFAB1" w:rsidR="0008573D" w:rsidRPr="008E510D" w:rsidRDefault="0008573D" w:rsidP="00450C77">
      <w:pPr>
        <w:pStyle w:val="Standard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realization.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118" w:name="_Toc458775741"/>
      <w:bookmarkStart w:id="119" w:name="_Toc461026398"/>
      <w:r w:rsidRPr="008E510D">
        <w:t>Catchment topology, comparison with the ISO topology model</w:t>
      </w:r>
      <w:bookmarkEnd w:id="118"/>
      <w:bookmarkEnd w:id="119"/>
    </w:p>
    <w:p w14:paraId="20AFC68E" w14:textId="26202114"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built ,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3B703EC6"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 xml:space="preserve">While consistent with </w:t>
      </w:r>
      <w:r w:rsidR="005F7C31">
        <w:rPr>
          <w:lang w:val="en-US"/>
        </w:rPr>
        <w:t>conceptual</w:t>
      </w:r>
      <w:r w:rsidR="00F56164">
        <w:rPr>
          <w:lang w:val="en-US"/>
        </w:rPr>
        <w:t xml:space="preserve"> geometry</w:t>
      </w:r>
      <w:r w:rsidRPr="008E510D">
        <w:rPr>
          <w:lang w:val="en-US"/>
        </w:rPr>
        <w:t xml:space="preserv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5EE54184"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its realization</w:t>
      </w:r>
      <w:r w:rsidR="0064089C">
        <w:rPr>
          <w:lang w:val="en-US"/>
        </w:rPr>
        <w:t>(s)</w:t>
      </w:r>
      <w:r w:rsidRPr="008E510D">
        <w:rPr>
          <w:lang w:val="en-US"/>
        </w:rPr>
        <w:t xml:space="preserve"> and 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120" w:name="_Toc458775742"/>
      <w:bookmarkStart w:id="121" w:name="_Ref459630718"/>
      <w:bookmarkStart w:id="122" w:name="_Toc461026399"/>
      <w:r w:rsidRPr="008E510D">
        <w:t>River Reference System, comparison with ISO linear referencing model</w:t>
      </w:r>
      <w:bookmarkEnd w:id="120"/>
      <w:bookmarkEnd w:id="121"/>
      <w:bookmarkEnd w:id="122"/>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1B98D653" w:rsidR="0008573D" w:rsidRPr="008E510D" w:rsidRDefault="00F56164" w:rsidP="00450C77">
      <w:pPr>
        <w:pStyle w:val="StandardWeb"/>
        <w:jc w:val="both"/>
        <w:rPr>
          <w:lang w:val="en-US"/>
        </w:rPr>
      </w:pPr>
      <w:r w:rsidRPr="00F56164">
        <w:rPr>
          <w:lang w:val="en-US"/>
        </w:rPr>
        <w:t xml:space="preserve">A standard model for a linear referencing is described in ISO 19148: Linear Referencing. </w:t>
      </w:r>
      <w:r w:rsidR="0008573D" w:rsidRPr="008E510D">
        <w:rPr>
          <w:lang w:val="en-US"/>
        </w:rPr>
        <w:t xml:space="preserve">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 xml:space="preserve">ISO 19148. </w:t>
      </w:r>
      <w:r w:rsidR="0008573D" w:rsidRPr="008E510D">
        <w:rPr>
          <w:lang w:val="en-US"/>
        </w:rPr>
        <w:t xml:space="preserve">In the terms used by </w:t>
      </w:r>
      <w:r w:rsidR="001E2095">
        <w:rPr>
          <w:lang w:val="en-US"/>
        </w:rPr>
        <w:t>ISO 19148</w:t>
      </w:r>
      <w:r w:rsidR="0008573D" w:rsidRPr="008E510D">
        <w:rPr>
          <w:lang w:val="en-US"/>
        </w:rPr>
        <w:t xml:space="preserve">, a linear </w:t>
      </w:r>
      <w:r w:rsidR="00FA5D4B" w:rsidRPr="008E510D">
        <w:rPr>
          <w:lang w:val="en-US"/>
        </w:rPr>
        <w:t>realization</w:t>
      </w:r>
      <w:r w:rsidR="0008573D" w:rsidRPr="008E510D">
        <w:rPr>
          <w:lang w:val="en-US"/>
        </w:rPr>
        <w:t xml:space="preserve"> of a catchment can be understood as the </w:t>
      </w:r>
      <w:r w:rsidR="0008573D" w:rsidRPr="008E510D">
        <w:rPr>
          <w:rStyle w:val="Hervorhebung"/>
          <w:lang w:val="en-US"/>
        </w:rPr>
        <w:t>linear element</w:t>
      </w:r>
      <w:r>
        <w:rPr>
          <w:lang w:val="en-US"/>
        </w:rPr>
        <w:t>;</w:t>
      </w:r>
      <w:r w:rsidR="0008573D" w:rsidRPr="008E510D">
        <w:rPr>
          <w:lang w:val="en-US"/>
        </w:rPr>
        <w:t xml:space="preserve"> the already established outfall can be thought of as the </w:t>
      </w:r>
      <w:r w:rsidR="0008573D" w:rsidRPr="008E510D">
        <w:rPr>
          <w:rStyle w:val="Hervorhebung"/>
          <w:lang w:val="en-US"/>
        </w:rPr>
        <w:t>referent</w:t>
      </w:r>
      <w:r>
        <w:rPr>
          <w:lang w:val="en-US"/>
        </w:rPr>
        <w:t>;</w:t>
      </w:r>
      <w:r w:rsidR="0008573D" w:rsidRPr="008E510D">
        <w:rPr>
          <w:lang w:val="en-US"/>
        </w:rPr>
        <w:t xml:space="preserve"> and the newly referenced </w:t>
      </w:r>
      <w:r w:rsidR="00CB3795" w:rsidRPr="008E510D">
        <w:rPr>
          <w:lang w:val="en-US"/>
        </w:rPr>
        <w:t xml:space="preserve">outfall </w:t>
      </w:r>
      <w:r>
        <w:rPr>
          <w:lang w:val="en-US"/>
        </w:rPr>
        <w:t>as</w:t>
      </w:r>
      <w:r w:rsidR="0008573D" w:rsidRPr="008E510D">
        <w:rPr>
          <w:lang w:val="en-US"/>
        </w:rPr>
        <w:t xml:space="preserve"> an </w:t>
      </w:r>
      <w:r w:rsidR="0008573D" w:rsidRPr="008E510D">
        <w:rPr>
          <w:rStyle w:val="Hervorhebung"/>
          <w:lang w:val="en-US"/>
        </w:rPr>
        <w:t>event</w:t>
      </w:r>
      <w:r w:rsidR="0008573D" w:rsidRPr="008E510D">
        <w:rPr>
          <w:lang w:val="en-US"/>
        </w:rPr>
        <w:t xml:space="preserve">. In order to use an interpolative (percentage along a reach) linear referencing method, the linear catchment </w:t>
      </w:r>
      <w:r w:rsidR="00FA5D4B" w:rsidRPr="008E510D">
        <w:rPr>
          <w:lang w:val="en-US"/>
        </w:rPr>
        <w:t>realization</w:t>
      </w:r>
      <w:r w:rsidR="0008573D" w:rsidRPr="008E510D">
        <w:rPr>
          <w:lang w:val="en-US"/>
        </w:rPr>
        <w:t xml:space="preserve"> used as the river reference system's shape must be bounded by an inflow and outflow node.</w:t>
      </w:r>
    </w:p>
    <w:p w14:paraId="5B9CCFB5" w14:textId="08D86BDE" w:rsidR="0008573D" w:rsidRPr="008E510D" w:rsidRDefault="0008573D" w:rsidP="00450C77">
      <w:pPr>
        <w:pStyle w:val="StandardWeb"/>
        <w:jc w:val="both"/>
        <w:rPr>
          <w:lang w:val="en-US"/>
        </w:rPr>
      </w:pPr>
      <w:r w:rsidRPr="008E510D">
        <w:rPr>
          <w:lang w:val="en-US"/>
        </w:rPr>
        <w:t xml:space="preserve">The ISO </w:t>
      </w:r>
      <w:ins w:id="123" w:author="GRDC/ID" w:date="2016-09-05T12:35:00Z">
        <w:r w:rsidR="005F7C31" w:rsidRPr="008E510D">
          <w:t>linear referencing</w:t>
        </w:r>
        <w:r w:rsidR="005F7C31">
          <w:t xml:space="preserve"> </w:t>
        </w:r>
      </w:ins>
      <w:del w:id="124" w:author="GRDC/ID" w:date="2016-09-05T12:35:00Z">
        <w:r w:rsidR="00F56164" w:rsidDel="005F7C31">
          <w:rPr>
            <w:lang w:val="en-US"/>
          </w:rPr>
          <w:delText>19148</w:delText>
        </w:r>
      </w:del>
      <w:r w:rsidR="00F56164">
        <w:rPr>
          <w:lang w:val="en-US"/>
        </w:rPr>
        <w:t xml:space="preserve"> </w:t>
      </w:r>
      <w:r w:rsidRPr="008E510D">
        <w:rPr>
          <w:lang w:val="en-US"/>
        </w:rPr>
        <w:t xml:space="preserve">model is not ‘imported’ in the hydrologic feature conceptual model </w:t>
      </w:r>
      <w:r w:rsidR="00F56164">
        <w:rPr>
          <w:lang w:val="en-US"/>
        </w:rPr>
        <w:t>because this standard</w:t>
      </w:r>
      <w:r w:rsidR="00F56164" w:rsidRPr="008E510D">
        <w:rPr>
          <w:lang w:val="en-US"/>
        </w:rPr>
        <w:t xml:space="preserve"> </w:t>
      </w:r>
      <w:r w:rsidR="00F56164">
        <w:rPr>
          <w:lang w:val="en-US"/>
        </w:rPr>
        <w:t>intends</w:t>
      </w:r>
      <w:r w:rsidR="00F56164" w:rsidRPr="008E510D">
        <w:rPr>
          <w:lang w:val="en-US"/>
        </w:rPr>
        <w:t xml:space="preserve"> to</w:t>
      </w:r>
      <w:r w:rsidRPr="008E510D">
        <w:rPr>
          <w:lang w:val="en-US"/>
        </w:rPr>
        <w:t xml:space="preserve"> reference the hydrologically determined catchment topology, to use terms for the origin, referent and linear element </w:t>
      </w:r>
      <w:del w:id="125" w:author="GRDC/ID" w:date="2016-09-05T12:35:00Z">
        <w:r w:rsidRPr="008E510D" w:rsidDel="005F7C31">
          <w:rPr>
            <w:lang w:val="en-US"/>
          </w:rPr>
          <w:delText xml:space="preserve">from </w:delText>
        </w:r>
      </w:del>
      <w:ins w:id="126" w:author="GRDC/ID" w:date="2016-09-05T12:35:00Z">
        <w:r w:rsidR="005F7C31">
          <w:rPr>
            <w:lang w:val="en-US"/>
          </w:rPr>
          <w:t>common in</w:t>
        </w:r>
        <w:r w:rsidR="005F7C31" w:rsidRPr="008E510D">
          <w:rPr>
            <w:lang w:val="en-US"/>
          </w:rPr>
          <w:t xml:space="preserve"> </w:t>
        </w:r>
      </w:ins>
      <w:r w:rsidRPr="008E510D">
        <w:rPr>
          <w:lang w:val="en-US"/>
        </w:rPr>
        <w:t xml:space="preserve">the hydrology domain, and to include a precision and accuracy statement. </w:t>
      </w:r>
    </w:p>
    <w:p w14:paraId="29D93570" w14:textId="6D7C38F6" w:rsidR="0008573D" w:rsidRPr="008E510D" w:rsidRDefault="0008573D" w:rsidP="00450C77">
      <w:pPr>
        <w:pStyle w:val="berschrift3"/>
        <w:jc w:val="both"/>
      </w:pPr>
      <w:bookmarkStart w:id="127" w:name="_Toc458775743"/>
      <w:bookmarkStart w:id="128" w:name="_Toc461026400"/>
      <w:r w:rsidRPr="008E510D">
        <w:t>Catchment Network Navigation, comparison with ISO network (navigation) model</w:t>
      </w:r>
      <w:bookmarkEnd w:id="127"/>
      <w:bookmarkEnd w:id="128"/>
    </w:p>
    <w:p w14:paraId="0CE3C5A2" w14:textId="1C0F58A5" w:rsidR="0008573D" w:rsidRPr="008E510D" w:rsidRDefault="0008573D" w:rsidP="00450C77">
      <w:pPr>
        <w:pStyle w:val="Standard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r w:rsidR="00610E0A">
        <w:rPr>
          <w:lang w:val="en-US"/>
        </w:rPr>
        <w:t xml:space="preserve">a </w:t>
      </w:r>
      <w:r w:rsidRPr="008E510D">
        <w:rPr>
          <w:lang w:val="en-US"/>
        </w:rPr>
        <w:t xml:space="preserve">related </w:t>
      </w:r>
      <w:r w:rsidR="00610E0A">
        <w:rPr>
          <w:lang w:val="en-US"/>
        </w:rPr>
        <w:t xml:space="preserve">set of </w:t>
      </w:r>
      <w:r w:rsidRPr="008E510D">
        <w:rPr>
          <w:lang w:val="en-US"/>
        </w:rPr>
        <w:t xml:space="preserve">water bodies. This is true for any visual or data representation of flowing or stagnant water or channels containing a water body </w:t>
      </w:r>
      <w:r w:rsidR="00610E0A">
        <w:rPr>
          <w:lang w:val="en-US"/>
        </w:rPr>
        <w:t xml:space="preserve">either </w:t>
      </w:r>
      <w:r w:rsidRPr="008E510D">
        <w:rPr>
          <w:lang w:val="en-US"/>
        </w:rPr>
        <w:t>permanently or temporarily.</w:t>
      </w:r>
    </w:p>
    <w:p w14:paraId="19219752" w14:textId="73925AEE" w:rsidR="0008573D" w:rsidRPr="008E510D" w:rsidRDefault="0008573D" w:rsidP="00450C77">
      <w:pPr>
        <w:pStyle w:val="StandardWeb"/>
        <w:jc w:val="both"/>
        <w:rPr>
          <w:lang w:val="en-US"/>
        </w:rPr>
      </w:pPr>
      <w:r w:rsidRPr="008E510D">
        <w:rPr>
          <w:lang w:val="en-US"/>
        </w:rPr>
        <w:t>Thinking about catchments as topological edges bounded by outfall nodes, a dendritic network of catchments may be traced upstream from the sea or a sink to the inflow</w:t>
      </w:r>
      <w:r w:rsidR="00610E0A">
        <w:rPr>
          <w:lang w:val="en-US"/>
        </w:rPr>
        <w:t>/</w:t>
      </w:r>
      <w:r w:rsidRPr="008E510D">
        <w:rPr>
          <w:lang w:val="en-US"/>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w:t>
      </w:r>
      <w:r w:rsidR="00BB1F1B">
        <w:rPr>
          <w:lang w:val="en-US"/>
        </w:rPr>
        <w:t xml:space="preserve">or may not </w:t>
      </w:r>
      <w:r w:rsidRPr="008E510D">
        <w:rPr>
          <w:lang w:val="en-US"/>
        </w:rPr>
        <w:t xml:space="preserve">be geometrically connected in the representation. For example, water </w:t>
      </w:r>
      <w:r w:rsidRPr="008E510D">
        <w:rPr>
          <w:lang w:val="en-US"/>
        </w:rPr>
        <w:lastRenderedPageBreak/>
        <w:t>bodies and channel parts of a particular network may be displayed using different geometric shapes</w:t>
      </w:r>
      <w:r w:rsidR="00866323">
        <w:rPr>
          <w:lang w:val="en-US"/>
        </w:rPr>
        <w:t>,</w:t>
      </w:r>
      <w:r w:rsidRPr="008E510D">
        <w:rPr>
          <w:lang w:val="en-US"/>
        </w:rPr>
        <w:t xml:space="preserve"> </w:t>
      </w:r>
      <w:r w:rsidR="00F56164">
        <w:rPr>
          <w:lang w:val="en-US"/>
        </w:rPr>
        <w:t>and may look connected on a map</w:t>
      </w:r>
      <w:r w:rsidRPr="008E510D">
        <w:rPr>
          <w:lang w:val="en-US"/>
        </w:rPr>
        <w:t xml:space="preserve"> even if they are not. </w:t>
      </w:r>
    </w:p>
    <w:p w14:paraId="38B6D27F" w14:textId="410C1B26" w:rsidR="0008573D" w:rsidRDefault="008E510D" w:rsidP="00450C77">
      <w:pPr>
        <w:pStyle w:val="StandardWeb"/>
        <w:jc w:val="both"/>
        <w:rPr>
          <w:ins w:id="129" w:author="GRDC/ID" w:date="2016-09-05T12:34:00Z"/>
          <w:lang w:val="en-US"/>
        </w:rPr>
      </w:pPr>
      <w:r w:rsidRPr="008E510D">
        <w:rPr>
          <w:lang w:val="en-US"/>
        </w:rPr>
        <w:t>In ISO 19133:</w:t>
      </w:r>
      <w:r w:rsidR="00BB1F1B">
        <w:rPr>
          <w:lang w:val="en-US"/>
        </w:rPr>
        <w:t xml:space="preserve"> </w:t>
      </w:r>
      <w:r w:rsidR="0008573D" w:rsidRPr="008E510D">
        <w:rPr>
          <w:lang w:val="en-US"/>
        </w:rPr>
        <w:t xml:space="preserve">Tracking and </w:t>
      </w:r>
      <w:r w:rsidRPr="008E510D">
        <w:rPr>
          <w:lang w:val="en-US"/>
        </w:rPr>
        <w:t>N</w:t>
      </w:r>
      <w:r w:rsidR="0008573D" w:rsidRPr="008E510D">
        <w:rPr>
          <w:lang w:val="en-US"/>
        </w:rPr>
        <w:t>avigation</w:t>
      </w:r>
      <w:r w:rsidR="00F56164">
        <w:rPr>
          <w:lang w:val="en-US"/>
        </w:rPr>
        <w:t xml:space="preserve"> standard</w:t>
      </w:r>
      <w:r w:rsidR="0008573D" w:rsidRPr="008E510D">
        <w:rPr>
          <w:lang w:val="en-US"/>
        </w:rPr>
        <w:t xml:space="preserve">, a network model is defined as a complex of </w:t>
      </w:r>
      <w:del w:id="130" w:author="GRDC/ID" w:date="2016-09-05T12:35:00Z">
        <w:r w:rsidR="00F437CE" w:rsidDel="005F7C31">
          <w:rPr>
            <w:lang w:val="en-US"/>
          </w:rPr>
          <w:delText>node</w:delText>
        </w:r>
        <w:r w:rsidR="0008573D" w:rsidRPr="008E510D" w:rsidDel="005F7C31">
          <w:rPr>
            <w:lang w:val="en-US"/>
          </w:rPr>
          <w:delText xml:space="preserve">s </w:delText>
        </w:r>
      </w:del>
      <w:ins w:id="131" w:author="GRDC/ID" w:date="2016-09-05T12:35:00Z">
        <w:r w:rsidR="00D542A3" w:rsidRPr="00053FB3">
          <w:rPr>
            <w:i/>
            <w:lang w:val="en-US"/>
          </w:rPr>
          <w:t>junctions</w:t>
        </w:r>
        <w:r w:rsidR="005F7C31" w:rsidRPr="008E510D">
          <w:rPr>
            <w:lang w:val="en-US"/>
          </w:rPr>
          <w:t xml:space="preserve"> </w:t>
        </w:r>
      </w:ins>
      <w:r w:rsidR="0008573D" w:rsidRPr="008E510D">
        <w:rPr>
          <w:lang w:val="en-US"/>
        </w:rPr>
        <w:t xml:space="preserve">and </w:t>
      </w:r>
      <w:r w:rsidR="0008573D" w:rsidRPr="00053FB3">
        <w:rPr>
          <w:i/>
          <w:lang w:val="en-US"/>
        </w:rPr>
        <w:t>links</w:t>
      </w:r>
      <w:r w:rsidR="0008573D" w:rsidRPr="008E510D">
        <w:rPr>
          <w:lang w:val="en-US"/>
        </w:rPr>
        <w:t xml:space="preserve"> specializing the directed node and directed edge types defined in ISO </w:t>
      </w:r>
      <w:ins w:id="132" w:author="GRDC/ID" w:date="2016-09-05T12:45:00Z">
        <w:r w:rsidR="00D542A3">
          <w:rPr>
            <w:lang w:val="en-US"/>
          </w:rPr>
          <w:t>topology model</w:t>
        </w:r>
      </w:ins>
      <w:r w:rsidRPr="008E510D">
        <w:rPr>
          <w:lang w:val="en-US"/>
        </w:rPr>
        <w:t xml:space="preserve">. </w:t>
      </w:r>
      <w:ins w:id="133" w:author="GRDC/ID" w:date="2016-09-05T12:41:00Z">
        <w:r w:rsidR="005F7C31">
          <w:rPr>
            <w:lang w:val="en-US"/>
          </w:rPr>
          <w:t>Provided</w:t>
        </w:r>
      </w:ins>
      <w:ins w:id="134" w:author="GRDC/ID" w:date="2016-09-05T12:39:00Z">
        <w:r w:rsidR="005F7C31">
          <w:rPr>
            <w:lang w:val="en-US"/>
          </w:rPr>
          <w:t xml:space="preserve"> that </w:t>
        </w:r>
      </w:ins>
      <w:del w:id="135" w:author="GRDC/ID" w:date="2016-09-05T12:39:00Z">
        <w:r w:rsidRPr="008E510D" w:rsidDel="005F7C31">
          <w:rPr>
            <w:lang w:val="en-US"/>
          </w:rPr>
          <w:delText xml:space="preserve">Based on </w:delText>
        </w:r>
      </w:del>
      <w:r w:rsidRPr="008E510D">
        <w:rPr>
          <w:lang w:val="en-US"/>
        </w:rPr>
        <w:t xml:space="preserve">a catchment </w:t>
      </w:r>
      <w:ins w:id="136" w:author="GRDC/ID" w:date="2016-09-06T11:00:00Z">
        <w:r w:rsidR="00E34401">
          <w:rPr>
            <w:lang w:val="en-US"/>
          </w:rPr>
          <w:t>is</w:t>
        </w:r>
      </w:ins>
      <w:ins w:id="137" w:author="GRDC/ID" w:date="2016-09-05T12:39:00Z">
        <w:r w:rsidR="005F7C31">
          <w:rPr>
            <w:lang w:val="en-US"/>
          </w:rPr>
          <w:t xml:space="preserve"> topologically realized</w:t>
        </w:r>
      </w:ins>
      <w:ins w:id="138" w:author="GRDC/ID" w:date="2016-09-05T12:40:00Z">
        <w:r w:rsidR="005F7C31">
          <w:rPr>
            <w:lang w:val="en-US"/>
          </w:rPr>
          <w:t xml:space="preserve"> </w:t>
        </w:r>
      </w:ins>
      <w:ins w:id="139" w:author="GRDC/ID" w:date="2016-09-05T12:39:00Z">
        <w:r w:rsidR="005F7C31">
          <w:rPr>
            <w:lang w:val="en-US"/>
          </w:rPr>
          <w:t xml:space="preserve"> </w:t>
        </w:r>
      </w:ins>
      <w:del w:id="140" w:author="GRDC/ID" w:date="2016-09-05T12:39:00Z">
        <w:r w:rsidRPr="008E510D" w:rsidDel="005F7C31">
          <w:rPr>
            <w:lang w:val="en-US"/>
          </w:rPr>
          <w:delText>topological realization</w:delText>
        </w:r>
        <w:r w:rsidR="0008573D" w:rsidRPr="008E510D" w:rsidDel="005F7C31">
          <w:rPr>
            <w:lang w:val="en-US"/>
          </w:rPr>
          <w:delText xml:space="preserve"> </w:delText>
        </w:r>
      </w:del>
      <w:ins w:id="141" w:author="GRDC/ID" w:date="2016-09-05T12:40:00Z">
        <w:r w:rsidR="005F7C31">
          <w:rPr>
            <w:lang w:val="en-US"/>
          </w:rPr>
          <w:t xml:space="preserve"> </w:t>
        </w:r>
      </w:ins>
      <w:r w:rsidR="0008573D" w:rsidRPr="008E510D">
        <w:rPr>
          <w:lang w:val="en-US"/>
        </w:rPr>
        <w:t>comparable with the ISO topology model</w:t>
      </w:r>
      <w:del w:id="142" w:author="GRDC/ID" w:date="2016-09-05T12:46:00Z">
        <w:r w:rsidR="0008573D" w:rsidRPr="008E510D" w:rsidDel="00D542A3">
          <w:rPr>
            <w:lang w:val="en-US"/>
          </w:rPr>
          <w:delText>,</w:delText>
        </w:r>
      </w:del>
      <w:r w:rsidR="0008573D" w:rsidRPr="008E510D">
        <w:rPr>
          <w:lang w:val="en-US"/>
        </w:rPr>
        <w:t xml:space="preserve"> </w:t>
      </w:r>
      <w:del w:id="143" w:author="GRDC/ID" w:date="2016-09-05T12:40:00Z">
        <w:r w:rsidR="0008573D" w:rsidRPr="008E510D" w:rsidDel="005F7C31">
          <w:rPr>
            <w:lang w:val="en-US"/>
          </w:rPr>
          <w:delText xml:space="preserve">understanding the catchment </w:delText>
        </w:r>
      </w:del>
      <w:r w:rsidR="0008573D" w:rsidRPr="008E510D">
        <w:rPr>
          <w:lang w:val="en-US"/>
        </w:rPr>
        <w:t xml:space="preserve">as </w:t>
      </w:r>
      <w:del w:id="144" w:author="GRDC/ID" w:date="2016-09-05T12:46:00Z">
        <w:r w:rsidR="0008573D" w:rsidRPr="008E510D" w:rsidDel="00D542A3">
          <w:rPr>
            <w:lang w:val="en-US"/>
          </w:rPr>
          <w:delText xml:space="preserve">a </w:delText>
        </w:r>
      </w:del>
      <w:r w:rsidR="0008573D" w:rsidRPr="008E510D">
        <w:rPr>
          <w:lang w:val="en-US"/>
        </w:rPr>
        <w:t xml:space="preserve">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w:t>
      </w:r>
      <w:r w:rsidR="00E34401">
        <w:rPr>
          <w:lang w:val="en-US"/>
        </w:rPr>
        <w:t>can</w:t>
      </w:r>
      <w:r w:rsidR="00E34401" w:rsidRPr="008E510D">
        <w:rPr>
          <w:lang w:val="en-US"/>
        </w:rPr>
        <w:t xml:space="preserve"> </w:t>
      </w:r>
      <w:r w:rsidR="0008573D" w:rsidRPr="008E510D">
        <w:rPr>
          <w:lang w:val="en-US"/>
        </w:rPr>
        <w:t xml:space="preserve">be navigated from outfall </w:t>
      </w:r>
      <w:del w:id="145"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to outfall </w:t>
      </w:r>
      <w:del w:id="146"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4B8A33D9" w14:textId="4E65B098" w:rsidR="005F7C31" w:rsidRPr="008E510D" w:rsidRDefault="005F7C31" w:rsidP="00450C77">
      <w:pPr>
        <w:pStyle w:val="StandardWeb"/>
        <w:jc w:val="both"/>
        <w:rPr>
          <w:lang w:val="en-US"/>
        </w:rPr>
      </w:pPr>
      <w:ins w:id="147" w:author="GRDC/ID" w:date="2016-09-05T12:34:00Z">
        <w:r w:rsidRPr="008E510D">
          <w:rPr>
            <w:lang w:val="en-US"/>
          </w:rPr>
          <w:t xml:space="preserve">The ISO </w:t>
        </w:r>
      </w:ins>
      <w:ins w:id="148" w:author="GRDC/ID" w:date="2016-09-05T12:49:00Z">
        <w:r w:rsidR="00D542A3" w:rsidRPr="008E510D">
          <w:t xml:space="preserve">network (navigation) </w:t>
        </w:r>
      </w:ins>
      <w:ins w:id="149" w:author="GRDC/ID" w:date="2016-09-05T12:34:00Z">
        <w:r w:rsidRPr="008E510D">
          <w:rPr>
            <w:lang w:val="en-US"/>
          </w:rPr>
          <w:t xml:space="preserve">model is not ‘imported’ </w:t>
        </w:r>
      </w:ins>
      <w:ins w:id="150" w:author="GRDC/ID" w:date="2016-09-05T12:49:00Z">
        <w:r w:rsidR="00D542A3">
          <w:rPr>
            <w:lang w:val="en-US"/>
          </w:rPr>
          <w:t xml:space="preserve">because this standard intends </w:t>
        </w:r>
      </w:ins>
      <w:ins w:id="151" w:author="GRDC/ID" w:date="2016-09-05T12:34:00Z">
        <w:r w:rsidRPr="008E510D">
          <w:rPr>
            <w:lang w:val="en-US"/>
          </w:rPr>
          <w:t xml:space="preserve">to reference the hydrologically determined catchment topology, </w:t>
        </w:r>
      </w:ins>
      <w:ins w:id="152" w:author="GRDC/ID" w:date="2016-09-05T12:50:00Z">
        <w:r w:rsidR="00D542A3">
          <w:rPr>
            <w:lang w:val="en-US"/>
          </w:rPr>
          <w:t xml:space="preserve"> and </w:t>
        </w:r>
      </w:ins>
      <w:ins w:id="153" w:author="GRDC/ID" w:date="2016-09-05T12:34:00Z">
        <w:r w:rsidRPr="008E510D">
          <w:rPr>
            <w:lang w:val="en-US"/>
          </w:rPr>
          <w:t xml:space="preserve">to </w:t>
        </w:r>
      </w:ins>
      <w:ins w:id="154" w:author="GRDC/ID" w:date="2016-09-05T12:50:00Z">
        <w:r w:rsidR="00D542A3">
          <w:rPr>
            <w:lang w:val="en-US"/>
          </w:rPr>
          <w:t xml:space="preserve">express the network of </w:t>
        </w:r>
      </w:ins>
      <w:ins w:id="155" w:author="GRDC/ID" w:date="2016-09-05T12:34:00Z">
        <w:r w:rsidRPr="00053FB3">
          <w:rPr>
            <w:i/>
            <w:lang w:val="en-US"/>
          </w:rPr>
          <w:t>junction</w:t>
        </w:r>
      </w:ins>
      <w:ins w:id="156" w:author="GRDC/ID" w:date="2016-09-06T10:07:00Z">
        <w:r w:rsidR="00F41705">
          <w:rPr>
            <w:i/>
            <w:lang w:val="en-US"/>
          </w:rPr>
          <w:t>s</w:t>
        </w:r>
      </w:ins>
      <w:ins w:id="157" w:author="GRDC/ID" w:date="2016-09-05T12:34:00Z">
        <w:r w:rsidRPr="008E510D">
          <w:rPr>
            <w:lang w:val="en-US"/>
          </w:rPr>
          <w:t xml:space="preserve"> and </w:t>
        </w:r>
      </w:ins>
      <w:ins w:id="158" w:author="GRDC/ID" w:date="2016-09-05T12:50:00Z">
        <w:r w:rsidR="00D542A3" w:rsidRPr="00053FB3">
          <w:rPr>
            <w:i/>
            <w:lang w:val="en-US"/>
          </w:rPr>
          <w:t>l</w:t>
        </w:r>
      </w:ins>
      <w:ins w:id="159" w:author="GRDC/ID" w:date="2016-09-05T12:34:00Z">
        <w:r w:rsidRPr="00053FB3">
          <w:rPr>
            <w:i/>
            <w:lang w:val="en-US"/>
          </w:rPr>
          <w:t>ink</w:t>
        </w:r>
      </w:ins>
      <w:ins w:id="160" w:author="GRDC/ID" w:date="2016-09-05T12:50:00Z">
        <w:r w:rsidR="00D542A3" w:rsidRPr="00053FB3">
          <w:rPr>
            <w:i/>
            <w:lang w:val="en-US"/>
          </w:rPr>
          <w:t>s</w:t>
        </w:r>
      </w:ins>
      <w:ins w:id="161" w:author="GRDC/ID" w:date="2016-09-05T12:34:00Z">
        <w:r w:rsidRPr="008E510D">
          <w:rPr>
            <w:lang w:val="en-US"/>
          </w:rPr>
          <w:t xml:space="preserve"> </w:t>
        </w:r>
      </w:ins>
      <w:ins w:id="162" w:author="GRDC/ID" w:date="2016-09-05T12:51:00Z">
        <w:r w:rsidR="00D542A3">
          <w:rPr>
            <w:lang w:val="en-US"/>
          </w:rPr>
          <w:t xml:space="preserve">defined in ISO 19133 </w:t>
        </w:r>
      </w:ins>
      <w:ins w:id="163" w:author="GRDC/ID" w:date="2016-09-06T11:03:00Z">
        <w:r w:rsidR="00E34401">
          <w:rPr>
            <w:lang w:val="en-US"/>
          </w:rPr>
          <w:t xml:space="preserve">as </w:t>
        </w:r>
      </w:ins>
      <w:ins w:id="164" w:author="GRDC/ID" w:date="2016-09-06T11:04:00Z">
        <w:r w:rsidR="00E34401">
          <w:rPr>
            <w:lang w:val="en-US"/>
          </w:rPr>
          <w:t xml:space="preserve">a </w:t>
        </w:r>
      </w:ins>
      <w:ins w:id="165" w:author="GRDC/ID" w:date="2016-09-06T11:03:00Z">
        <w:r w:rsidR="00E34401">
          <w:rPr>
            <w:lang w:val="en-US"/>
          </w:rPr>
          <w:t xml:space="preserve">network of hydrologic features </w:t>
        </w:r>
      </w:ins>
      <w:ins w:id="166" w:author="GRDC/ID" w:date="2016-09-05T12:51:00Z">
        <w:r w:rsidR="00D542A3">
          <w:rPr>
            <w:lang w:val="en-US"/>
          </w:rPr>
          <w:t xml:space="preserve">using terms common in </w:t>
        </w:r>
      </w:ins>
      <w:ins w:id="167" w:author="GRDC/ID" w:date="2016-09-05T12:34:00Z">
        <w:r w:rsidRPr="008E510D">
          <w:rPr>
            <w:lang w:val="en-US"/>
          </w:rPr>
          <w:t>the hydrology domain</w:t>
        </w:r>
      </w:ins>
      <w:ins w:id="168" w:author="GRDC/ID" w:date="2016-09-05T12:51:00Z">
        <w:r w:rsidR="00D542A3">
          <w:rPr>
            <w:lang w:val="en-US"/>
          </w:rPr>
          <w:t>.</w:t>
        </w:r>
      </w:ins>
      <w:ins w:id="169" w:author="GRDC/ID" w:date="2016-09-05T12:34:00Z">
        <w:r w:rsidRPr="008E510D">
          <w:rPr>
            <w:lang w:val="en-US"/>
          </w:rPr>
          <w:t xml:space="preserve"> </w:t>
        </w:r>
      </w:ins>
    </w:p>
    <w:p w14:paraId="35AC948E" w14:textId="77777777" w:rsidR="00807D2F" w:rsidRDefault="00807D2F" w:rsidP="00807D2F">
      <w:pPr>
        <w:pStyle w:val="berschrift1"/>
      </w:pPr>
      <w:bookmarkStart w:id="170" w:name="_Toc337499858"/>
      <w:bookmarkStart w:id="171" w:name="_Toc461026401"/>
      <w:bookmarkStart w:id="172" w:name="_Toc458775744"/>
      <w:r>
        <w:t>Clause containing normative material</w:t>
      </w:r>
      <w:bookmarkEnd w:id="170"/>
      <w:bookmarkEnd w:id="171"/>
    </w:p>
    <w:p w14:paraId="54E9DFC0" w14:textId="3EDFF45C" w:rsidR="00F062FF" w:rsidRPr="008E510D" w:rsidRDefault="00F062FF" w:rsidP="00450C77">
      <w:pPr>
        <w:pStyle w:val="berschrift2"/>
        <w:jc w:val="both"/>
      </w:pPr>
      <w:bookmarkStart w:id="173" w:name="_Toc458775745"/>
      <w:bookmarkStart w:id="174" w:name="_Toc461026402"/>
      <w:bookmarkEnd w:id="172"/>
      <w:r w:rsidRPr="008E510D">
        <w:t>The HY_Features conceptual model</w:t>
      </w:r>
      <w:bookmarkEnd w:id="173"/>
      <w:bookmarkEnd w:id="174"/>
    </w:p>
    <w:p w14:paraId="2B39A2D1" w14:textId="546055A9"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Standard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06D2811A"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7332F8">
        <w:t xml:space="preserve">Table </w:t>
      </w:r>
      <w:r w:rsidR="007332F8">
        <w:rPr>
          <w:noProof/>
        </w:rPr>
        <w:t>1</w:t>
      </w:r>
      <w:r w:rsidR="007332F8">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2B14F9B7" w:rsidR="008D4EE7" w:rsidRDefault="008D4EE7" w:rsidP="00450C77">
      <w:pPr>
        <w:pStyle w:val="OGCtableheader"/>
        <w:jc w:val="both"/>
      </w:pPr>
      <w:bookmarkStart w:id="175" w:name="_Ref460920258"/>
      <w:bookmarkStart w:id="176" w:name="_Toc461026483"/>
      <w:r>
        <w:lastRenderedPageBreak/>
        <w:t xml:space="preserve">Table </w:t>
      </w:r>
      <w:r w:rsidR="00DA0757">
        <w:fldChar w:fldCharType="begin"/>
      </w:r>
      <w:r w:rsidR="00DA0757">
        <w:instrText xml:space="preserve"> SEQ Table \* ARABIC </w:instrText>
      </w:r>
      <w:r w:rsidR="00DA0757">
        <w:fldChar w:fldCharType="separate"/>
      </w:r>
      <w:r w:rsidR="00243F02">
        <w:rPr>
          <w:noProof/>
        </w:rPr>
        <w:t>1</w:t>
      </w:r>
      <w:r w:rsidR="00DA0757">
        <w:rPr>
          <w:noProof/>
        </w:rPr>
        <w:fldChar w:fldCharType="end"/>
      </w:r>
      <w:bookmarkEnd w:id="175"/>
      <w:r>
        <w:t xml:space="preserve">: HY_Features modules, </w:t>
      </w:r>
      <w:r w:rsidRPr="008D4EE7">
        <w:t>concepts</w:t>
      </w:r>
      <w:r>
        <w:t xml:space="preserve"> reflected</w:t>
      </w:r>
      <w:r w:rsidR="009138D6">
        <w:t>,</w:t>
      </w:r>
      <w:r>
        <w:t xml:space="preserve"> and leaf packages included</w:t>
      </w:r>
      <w:bookmarkEnd w:id="176"/>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866323">
            <w:pPr>
              <w:spacing w:after="0"/>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77777777" w:rsidR="007C3984" w:rsidRPr="008E510D" w:rsidRDefault="007C3984" w:rsidP="00866323">
            <w:pPr>
              <w:spacing w:after="0"/>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77777777" w:rsidR="000A3859" w:rsidRPr="008E510D" w:rsidRDefault="000A3859" w:rsidP="00450C77">
      <w:pPr>
        <w:jc w:val="both"/>
      </w:pPr>
    </w:p>
    <w:p w14:paraId="7A6D5DB0" w14:textId="11F2F78D"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D437D" w:rsidRPr="008E510D">
        <w:t xml:space="preserve">Figure </w:t>
      </w:r>
      <w:r w:rsidR="001D437D">
        <w:rPr>
          <w:noProof/>
        </w:rPr>
        <w:t>17</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19F7B251" w:rsidR="009D5ADB" w:rsidRPr="008E510D" w:rsidRDefault="009D5ADB" w:rsidP="006D2CB5">
      <w:pPr>
        <w:pStyle w:val="OGCFigure"/>
      </w:pPr>
      <w:bookmarkStart w:id="177" w:name="_Ref458769526"/>
      <w:bookmarkStart w:id="178" w:name="_Toc461026458"/>
      <w:r w:rsidRPr="008E510D">
        <w:t xml:space="preserve">Figure </w:t>
      </w:r>
      <w:r w:rsidR="00DA0757">
        <w:fldChar w:fldCharType="begin"/>
      </w:r>
      <w:r w:rsidR="00DA0757">
        <w:instrText xml:space="preserve"> SEQ Figure \* ARABIC </w:instrText>
      </w:r>
      <w:r w:rsidR="00DA0757">
        <w:fldChar w:fldCharType="separate"/>
      </w:r>
      <w:r w:rsidR="009E4992">
        <w:rPr>
          <w:noProof/>
        </w:rPr>
        <w:t>17</w:t>
      </w:r>
      <w:r w:rsidR="00DA0757">
        <w:rPr>
          <w:noProof/>
        </w:rPr>
        <w:fldChar w:fldCharType="end"/>
      </w:r>
      <w:bookmarkEnd w:id="177"/>
      <w:r w:rsidRPr="008E510D">
        <w:t>: HY_Features modules and packages</w:t>
      </w:r>
      <w:bookmarkEnd w:id="178"/>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79" w:name="_Toc458775746"/>
      <w:bookmarkStart w:id="180" w:name="_Toc461026403"/>
      <w:r w:rsidRPr="008E510D">
        <w:t>The HY_Features conceptual conformance (mapping)</w:t>
      </w:r>
      <w:bookmarkEnd w:id="179"/>
      <w:bookmarkEnd w:id="180"/>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DA0757" w:rsidP="00450C77">
            <w:pPr>
              <w:jc w:val="both"/>
              <w:rPr>
                <w:b/>
                <w:bCs/>
              </w:rPr>
            </w:pPr>
            <w:hyperlink r:id="rId46"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DA0757" w:rsidP="00450C77">
            <w:pPr>
              <w:jc w:val="both"/>
            </w:pPr>
            <w:hyperlink r:id="rId47"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DA0757" w:rsidP="00450C77">
            <w:pPr>
              <w:jc w:val="both"/>
            </w:pPr>
            <w:hyperlink r:id="rId48"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181" w:name="_Toc458775747"/>
      <w:bookmarkStart w:id="182" w:name="_Toc461026404"/>
      <w:r w:rsidRPr="008E510D">
        <w:t>The HY_Features data conformance (encoding)</w:t>
      </w:r>
      <w:bookmarkEnd w:id="181"/>
      <w:bookmarkEnd w:id="182"/>
    </w:p>
    <w:p w14:paraId="4F86F241" w14:textId="06965766" w:rsidR="00106C0B" w:rsidRPr="008E510D" w:rsidRDefault="00106C0B" w:rsidP="00450C77">
      <w:pPr>
        <w:pStyle w:val="Standard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DA0757" w:rsidP="00450C77">
            <w:pPr>
              <w:jc w:val="both"/>
              <w:rPr>
                <w:b/>
                <w:bCs/>
              </w:rPr>
            </w:pPr>
            <w:hyperlink r:id="rId49"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DA0757" w:rsidP="00450C77">
            <w:pPr>
              <w:jc w:val="both"/>
            </w:pPr>
            <w:hyperlink r:id="rId50"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DA0757" w:rsidP="00450C77">
            <w:pPr>
              <w:jc w:val="both"/>
            </w:pPr>
            <w:hyperlink r:id="rId51"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DA0757" w:rsidP="00450C77">
            <w:pPr>
              <w:jc w:val="both"/>
            </w:pPr>
            <w:hyperlink r:id="rId52"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DA0757" w:rsidP="00450C77">
            <w:pPr>
              <w:jc w:val="both"/>
            </w:pPr>
            <w:hyperlink r:id="rId53"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DA0757" w:rsidP="00450C77">
            <w:pPr>
              <w:jc w:val="both"/>
            </w:pPr>
            <w:hyperlink r:id="rId54"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183" w:name="_Toc458775748"/>
      <w:bookmarkStart w:id="184" w:name="_Toc461026405"/>
      <w:r w:rsidRPr="008E510D">
        <w:t>The Hydro Feature application schema</w:t>
      </w:r>
      <w:bookmarkEnd w:id="183"/>
      <w:bookmarkEnd w:id="184"/>
    </w:p>
    <w:p w14:paraId="6E4A2AC8" w14:textId="688B3EAE" w:rsidR="00106C0B" w:rsidRPr="008E510D" w:rsidRDefault="00106C0B" w:rsidP="00450C77">
      <w:pPr>
        <w:pStyle w:val="StandardWeb"/>
        <w:jc w:val="both"/>
        <w:rPr>
          <w:lang w:val="en-US"/>
        </w:rPr>
      </w:pPr>
      <w:r w:rsidRPr="008E510D">
        <w:rPr>
          <w:lang w:val="en-US"/>
        </w:rPr>
        <w:t xml:space="preserve">The Hydro Feature </w:t>
      </w:r>
      <w:r w:rsidR="00801244">
        <w:rPr>
          <w:lang w:val="en-US"/>
        </w:rPr>
        <w:t xml:space="preserve">application </w:t>
      </w:r>
      <w:r w:rsidRPr="008E510D">
        <w:rPr>
          <w:lang w:val="en-US"/>
        </w:rPr>
        <w:t xml:space="preserve">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6728C10D"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8410C4" w:rsidRPr="005E5043">
        <w:t xml:space="preserve">Figure </w:t>
      </w:r>
      <w:r w:rsidR="008410C4" w:rsidRPr="005E5043">
        <w:rPr>
          <w:noProof/>
        </w:rPr>
        <w:t>18</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D03383">
      <w:pPr>
        <w:keepNext/>
        <w:jc w:val="center"/>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4E807BBB" w:rsidR="000A3859" w:rsidRPr="008E510D" w:rsidRDefault="00106C0B" w:rsidP="006D2CB5">
      <w:pPr>
        <w:pStyle w:val="OGCFigure"/>
      </w:pPr>
      <w:bookmarkStart w:id="185" w:name="_Ref458771227"/>
      <w:bookmarkStart w:id="186" w:name="_Toc461026459"/>
      <w:r w:rsidRPr="008E510D">
        <w:t xml:space="preserve">Figure </w:t>
      </w:r>
      <w:r w:rsidR="00DA0757">
        <w:fldChar w:fldCharType="begin"/>
      </w:r>
      <w:r w:rsidR="00DA0757">
        <w:instrText xml:space="preserve"> SEQ Figure \* ARABIC </w:instrText>
      </w:r>
      <w:r w:rsidR="00DA0757">
        <w:fldChar w:fldCharType="separate"/>
      </w:r>
      <w:r w:rsidR="009E4992">
        <w:rPr>
          <w:noProof/>
        </w:rPr>
        <w:t>18</w:t>
      </w:r>
      <w:r w:rsidR="00DA0757">
        <w:rPr>
          <w:noProof/>
        </w:rPr>
        <w:fldChar w:fldCharType="end"/>
      </w:r>
      <w:bookmarkEnd w:id="185"/>
      <w:r w:rsidRPr="008E510D">
        <w:t>: Hydrologic features describing separate aspects of the hydrology phenomenon</w:t>
      </w:r>
      <w:bookmarkEnd w:id="186"/>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55AC0830"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8410C4" w:rsidRPr="008E510D">
        <w:t xml:space="preserve">Figure </w:t>
      </w:r>
      <w:r w:rsidR="008410C4">
        <w:rPr>
          <w:noProof/>
        </w:rPr>
        <w:t>19</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D03383">
      <w:pPr>
        <w:keepNext/>
        <w:jc w:val="center"/>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32179884" w:rsidR="00106C0B" w:rsidRPr="008E510D" w:rsidRDefault="00334360" w:rsidP="006D2CB5">
      <w:pPr>
        <w:pStyle w:val="OGCFigure"/>
      </w:pPr>
      <w:bookmarkStart w:id="187" w:name="_Ref458771445"/>
      <w:bookmarkStart w:id="188" w:name="_Toc461026460"/>
      <w:r w:rsidRPr="008E510D">
        <w:t xml:space="preserve">Figure </w:t>
      </w:r>
      <w:r w:rsidR="00DA0757">
        <w:fldChar w:fldCharType="begin"/>
      </w:r>
      <w:r w:rsidR="00DA0757">
        <w:instrText xml:space="preserve"> SEQ Figure \* ARABIC </w:instrText>
      </w:r>
      <w:r w:rsidR="00DA0757">
        <w:fldChar w:fldCharType="separate"/>
      </w:r>
      <w:r w:rsidR="009E4992">
        <w:rPr>
          <w:noProof/>
        </w:rPr>
        <w:t>19</w:t>
      </w:r>
      <w:r w:rsidR="00DA0757">
        <w:rPr>
          <w:noProof/>
        </w:rPr>
        <w:fldChar w:fldCharType="end"/>
      </w:r>
      <w:bookmarkEnd w:id="187"/>
      <w:r w:rsidRPr="008E510D">
        <w:t>: Hydro Feature – external dependencies</w:t>
      </w:r>
      <w:bookmarkEnd w:id="188"/>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DA0757" w:rsidP="00450C77">
            <w:pPr>
              <w:jc w:val="both"/>
              <w:rPr>
                <w:b/>
                <w:bCs/>
              </w:rPr>
            </w:pPr>
            <w:hyperlink r:id="rId57"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DA0757" w:rsidP="00450C77">
            <w:pPr>
              <w:jc w:val="both"/>
            </w:pPr>
            <w:hyperlink r:id="rId58"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DA0757" w:rsidP="00450C77">
            <w:pPr>
              <w:jc w:val="both"/>
            </w:pPr>
            <w:hyperlink r:id="rId59"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DA0757" w:rsidP="00450C77">
            <w:pPr>
              <w:jc w:val="both"/>
            </w:pPr>
            <w:hyperlink r:id="rId60"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DA0757" w:rsidP="00450C77">
            <w:pPr>
              <w:jc w:val="both"/>
            </w:pPr>
            <w:hyperlink r:id="rId61"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DA0757" w:rsidP="00450C77">
            <w:pPr>
              <w:jc w:val="both"/>
            </w:pPr>
            <w:hyperlink r:id="rId62"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DA0757" w:rsidP="00450C77">
            <w:pPr>
              <w:jc w:val="both"/>
            </w:pPr>
            <w:hyperlink r:id="rId63"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189" w:name="_Toc458775749"/>
      <w:bookmarkStart w:id="190" w:name="_Toc461026406"/>
      <w:r w:rsidRPr="008E510D">
        <w:t>The Named Feature model</w:t>
      </w:r>
      <w:bookmarkEnd w:id="189"/>
      <w:bookmarkEnd w:id="190"/>
    </w:p>
    <w:p w14:paraId="39285DC9" w14:textId="0F0D50D0"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BA07C8" w:rsidRPr="00505D54">
        <w:t xml:space="preserve">Figure </w:t>
      </w:r>
      <w:r w:rsidR="00BA07C8" w:rsidRPr="00505D54">
        <w:rPr>
          <w:noProof/>
        </w:rPr>
        <w:t>20</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4E42C2CA" w:rsidR="00106C0B" w:rsidRPr="008E510D" w:rsidRDefault="00334360" w:rsidP="006D2CB5">
      <w:pPr>
        <w:pStyle w:val="OGCFigure"/>
      </w:pPr>
      <w:bookmarkStart w:id="191" w:name="_Ref459017957"/>
      <w:bookmarkStart w:id="192" w:name="_Toc461026461"/>
      <w:r w:rsidRPr="008E510D">
        <w:t xml:space="preserve">Figure </w:t>
      </w:r>
      <w:r w:rsidR="00DA0757">
        <w:fldChar w:fldCharType="begin"/>
      </w:r>
      <w:r w:rsidR="00DA0757">
        <w:instrText xml:space="preserve"> SEQ Figure \* ARABIC </w:instrText>
      </w:r>
      <w:r w:rsidR="00DA0757">
        <w:fldChar w:fldCharType="separate"/>
      </w:r>
      <w:r w:rsidR="009E4992">
        <w:rPr>
          <w:noProof/>
        </w:rPr>
        <w:t>20</w:t>
      </w:r>
      <w:r w:rsidR="00DA0757">
        <w:rPr>
          <w:noProof/>
        </w:rPr>
        <w:fldChar w:fldCharType="end"/>
      </w:r>
      <w:bookmarkEnd w:id="191"/>
      <w:r w:rsidRPr="008E510D">
        <w:t xml:space="preserve">: Named Feature (UML class diagram, </w:t>
      </w:r>
      <w:hyperlink r:id="rId65" w:history="1">
        <w:r w:rsidRPr="008E510D">
          <w:rPr>
            <w:rStyle w:val="Hyperlink"/>
          </w:rPr>
          <w:t>/req/hy_hydrofeature/namedFeature/hydrofeature</w:t>
        </w:r>
      </w:hyperlink>
      <w:r w:rsidRPr="008E510D">
        <w:t xml:space="preserve"> )</w:t>
      </w:r>
      <w:bookmarkEnd w:id="192"/>
    </w:p>
    <w:p w14:paraId="7F955018" w14:textId="0392EFF7" w:rsidR="00334360" w:rsidRPr="008E510D" w:rsidRDefault="00697554" w:rsidP="00450C77">
      <w:pPr>
        <w:pStyle w:val="StandardWeb"/>
        <w:jc w:val="both"/>
        <w:rPr>
          <w:lang w:val="en-US"/>
        </w:rPr>
      </w:pPr>
      <w:ins w:id="193" w:author="GRDC/ID" w:date="2016-09-07T08:40:00Z">
        <w:r>
          <w:rPr>
            <w:lang w:val="en-US"/>
          </w:rPr>
          <w:t xml:space="preserve">The </w:t>
        </w:r>
        <w:r w:rsidRPr="008E510D">
          <w:rPr>
            <w:lang w:val="en-US"/>
          </w:rPr>
          <w:t xml:space="preserve">HY_HydroFeature feature type </w:t>
        </w:r>
      </w:ins>
      <w:ins w:id="194" w:author="GRDC/ID" w:date="2016-09-07T08:51:00Z">
        <w:r w:rsidR="00BA6FB7">
          <w:rPr>
            <w:lang w:val="en-US"/>
          </w:rPr>
          <w:t xml:space="preserve">defines </w:t>
        </w:r>
      </w:ins>
      <w:ins w:id="195" w:author="GRDC/ID" w:date="2016-09-07T08:44:00Z">
        <w:r>
          <w:rPr>
            <w:lang w:val="en-US"/>
          </w:rPr>
          <w:t>the basic feature</w:t>
        </w:r>
      </w:ins>
      <w:ins w:id="196" w:author="GRDC/ID" w:date="2016-09-07T08:50:00Z">
        <w:r w:rsidR="00BA6FB7">
          <w:rPr>
            <w:lang w:val="en-US"/>
          </w:rPr>
          <w:t xml:space="preserve"> </w:t>
        </w:r>
      </w:ins>
      <w:ins w:id="197" w:author="GRDC/ID" w:date="2016-09-07T08:44:00Z">
        <w:r w:rsidRPr="008E510D">
          <w:rPr>
            <w:lang w:val="en-US"/>
          </w:rPr>
          <w:t>to reflect overall properties hydrologic features have such as identifier</w:t>
        </w:r>
      </w:ins>
      <w:ins w:id="198" w:author="GRDC/ID" w:date="2016-09-07T08:47:00Z">
        <w:r>
          <w:rPr>
            <w:lang w:val="en-US"/>
          </w:rPr>
          <w:t xml:space="preserve"> and</w:t>
        </w:r>
      </w:ins>
      <w:ins w:id="199" w:author="GRDC/ID" w:date="2016-09-07T08:44:00Z">
        <w:r w:rsidRPr="008E510D">
          <w:rPr>
            <w:lang w:val="en-US"/>
          </w:rPr>
          <w:t xml:space="preserve"> name</w:t>
        </w:r>
      </w:ins>
      <w:ins w:id="200" w:author="GRDC/ID" w:date="2016-09-07T08:47:00Z">
        <w:r>
          <w:rPr>
            <w:lang w:val="en-US"/>
          </w:rPr>
          <w:t>.</w:t>
        </w:r>
      </w:ins>
      <w:ins w:id="201" w:author="GRDC/ID" w:date="2016-09-07T08:44:00Z">
        <w:r w:rsidRPr="008E510D">
          <w:rPr>
            <w:lang w:val="en-US"/>
          </w:rPr>
          <w:t xml:space="preserve"> </w:t>
        </w:r>
      </w:ins>
      <w:r w:rsidR="00334360" w:rsidRPr="008E510D">
        <w:rPr>
          <w:lang w:val="en-US"/>
        </w:rPr>
        <w:t>The HY_HydroFeature feature type is further specialized by separate feature types</w:t>
      </w:r>
      <w:ins w:id="202" w:author="GRDC/ID" w:date="2016-09-07T08:55:00Z">
        <w:r w:rsidR="00BA6FB7">
          <w:rPr>
            <w:lang w:val="en-US"/>
          </w:rPr>
          <w:t xml:space="preserve"> </w:t>
        </w:r>
        <w:r w:rsidR="00BA6FB7" w:rsidRPr="008E510D">
          <w:rPr>
            <w:lang w:val="en-US"/>
          </w:rPr>
          <w:t xml:space="preserve">to reflect different aspects of hydrology by the typical characteristics each specialization </w:t>
        </w:r>
        <w:r w:rsidR="00BA6FB7">
          <w:rPr>
            <w:lang w:val="en-US"/>
          </w:rPr>
          <w:t>may have</w:t>
        </w:r>
      </w:ins>
      <w:r w:rsidR="00334360" w:rsidRPr="008E510D">
        <w:rPr>
          <w:lang w:val="en-US"/>
        </w:rPr>
        <w:t xml:space="preserve">. Each specialization inherits the properties from generalization; HY_HydroFeature type has one association: </w:t>
      </w:r>
      <w:r w:rsidR="00334360" w:rsidRPr="008E510D">
        <w:rPr>
          <w:rStyle w:val="Hervorhebung"/>
          <w:lang w:val="en-US"/>
        </w:rPr>
        <w:t>name</w:t>
      </w:r>
      <w:r w:rsidR="00334360"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DA0757" w:rsidP="00450C77">
            <w:pPr>
              <w:jc w:val="both"/>
              <w:rPr>
                <w:b/>
                <w:bCs/>
              </w:rPr>
            </w:pPr>
            <w:hyperlink r:id="rId66"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DA0757" w:rsidP="00450C77">
            <w:pPr>
              <w:jc w:val="both"/>
            </w:pPr>
            <w:hyperlink r:id="rId67"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DA0757" w:rsidP="00450C77">
            <w:pPr>
              <w:jc w:val="both"/>
            </w:pPr>
            <w:hyperlink r:id="rId68" w:history="1">
              <w:r w:rsidR="00334360" w:rsidRPr="008E510D">
                <w:rPr>
                  <w:rStyle w:val="Hyperlink"/>
                </w:rPr>
                <w:t>/req/hy_hydrofeature/namedFeature/hydrofeature.name</w:t>
              </w:r>
            </w:hyperlink>
          </w:p>
        </w:tc>
      </w:tr>
    </w:tbl>
    <w:p w14:paraId="464BD3CD" w14:textId="43956D33"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w:t>
      </w:r>
      <w:ins w:id="203" w:author="GRDC/ID" w:date="2016-09-07T09:00:00Z">
        <w:r w:rsidR="008F1A01">
          <w:rPr>
            <w:lang w:val="en-US"/>
          </w:rPr>
          <w:t xml:space="preserve">allows </w:t>
        </w:r>
      </w:ins>
      <w:r w:rsidRPr="008E510D">
        <w:rPr>
          <w:lang w:val="en-US"/>
        </w:rPr>
        <w:t xml:space="preserve">the assignment of a referencable name for all or part of a hydrologic feature without necessarily have a formal model for naming. HY_HydroFeatureName has five attributes: </w:t>
      </w:r>
      <w:r w:rsidRPr="005B0252">
        <w:rPr>
          <w:i/>
          <w:lang w:val="en-US"/>
        </w:rPr>
        <w:t xml:space="preserve">name, namesPart, preferredBy, </w:t>
      </w:r>
      <w:r w:rsidRPr="005B0252">
        <w:rPr>
          <w:i/>
          <w:lang w:val="en-US"/>
        </w:rPr>
        <w:lastRenderedPageBreak/>
        <w:t xml:space="preserve">usage </w:t>
      </w:r>
      <w:r w:rsidRPr="005B0252">
        <w:rPr>
          <w:lang w:val="en-US"/>
        </w:rPr>
        <w:t xml:space="preserve">and </w:t>
      </w:r>
      <w:r w:rsidRPr="005B0252">
        <w:rPr>
          <w:i/>
          <w:lang w:val="en-US"/>
        </w:rPr>
        <w:t>variantSpelling</w:t>
      </w:r>
      <w:r w:rsidRPr="008E510D">
        <w:rPr>
          <w:lang w:val="en-US"/>
        </w:rPr>
        <w:t>. If required, an implementation shall use this type to describe 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DA0757" w:rsidP="00450C77">
            <w:pPr>
              <w:jc w:val="both"/>
              <w:rPr>
                <w:b/>
                <w:bCs/>
              </w:rPr>
            </w:pPr>
            <w:hyperlink r:id="rId69"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DA0757" w:rsidP="00450C77">
            <w:pPr>
              <w:jc w:val="both"/>
            </w:pPr>
            <w:hyperlink r:id="rId70"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DA0757" w:rsidP="00450C77">
            <w:pPr>
              <w:jc w:val="both"/>
            </w:pPr>
            <w:hyperlink r:id="rId71"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DA0757" w:rsidP="00450C77">
            <w:pPr>
              <w:jc w:val="both"/>
            </w:pPr>
            <w:hyperlink r:id="rId72"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DA0757" w:rsidP="00450C77">
            <w:pPr>
              <w:jc w:val="both"/>
            </w:pPr>
            <w:hyperlink r:id="rId73"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DA0757" w:rsidP="00450C77">
            <w:pPr>
              <w:jc w:val="both"/>
            </w:pPr>
            <w:hyperlink r:id="rId74"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DA0757" w:rsidP="00450C77">
            <w:pPr>
              <w:jc w:val="both"/>
            </w:pPr>
            <w:hyperlink r:id="rId75"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DA0757" w:rsidP="00450C77">
            <w:pPr>
              <w:jc w:val="both"/>
            </w:pPr>
            <w:hyperlink r:id="rId76"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DA0757" w:rsidP="00450C77">
            <w:pPr>
              <w:jc w:val="both"/>
            </w:pPr>
            <w:hyperlink r:id="rId77"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204" w:name="_Toc458775750"/>
      <w:bookmarkStart w:id="205" w:name="_Toc461026407"/>
      <w:r w:rsidRPr="008E510D">
        <w:t>The Hydro Complex model</w:t>
      </w:r>
      <w:bookmarkEnd w:id="204"/>
      <w:bookmarkEnd w:id="205"/>
    </w:p>
    <w:p w14:paraId="52DF8DF3" w14:textId="1CD5BB71"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673ABF">
        <w:rPr>
          <w:lang w:val="en-US"/>
        </w:rPr>
        <w:fldChar w:fldCharType="begin"/>
      </w:r>
      <w:r w:rsidR="00673ABF">
        <w:rPr>
          <w:lang w:val="en-US"/>
        </w:rPr>
        <w:instrText xml:space="preserve"> REF _Ref459017990 \h </w:instrText>
      </w:r>
      <w:r w:rsidR="00A82FF3">
        <w:rPr>
          <w:lang w:val="en-US"/>
        </w:rPr>
        <w:instrText xml:space="preserve"> \* MERGEFORMAT </w:instrText>
      </w:r>
      <w:r w:rsidR="00673ABF">
        <w:rPr>
          <w:lang w:val="en-US"/>
        </w:rPr>
      </w:r>
      <w:r w:rsidR="00673ABF">
        <w:rPr>
          <w:lang w:val="en-US"/>
        </w:rPr>
        <w:fldChar w:fldCharType="separate"/>
      </w:r>
      <w:r w:rsidR="008410C4" w:rsidRPr="008E510D">
        <w:t xml:space="preserve">Figure </w:t>
      </w:r>
      <w:r w:rsidR="008410C4">
        <w:rPr>
          <w:noProof/>
        </w:rPr>
        <w:t>21</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8410C4" w:rsidRPr="008E510D">
        <w:t xml:space="preserve">Figure </w:t>
      </w:r>
      <w:r w:rsidR="008410C4">
        <w:rPr>
          <w:noProof/>
        </w:rPr>
        <w:t>22</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994A799"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ECD4D0C" w:rsidR="00334360" w:rsidRPr="008E510D" w:rsidRDefault="00334360" w:rsidP="00450C77">
      <w:pPr>
        <w:pStyle w:val="Standard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742E77A5"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w:t>
      </w:r>
      <w:ins w:id="206" w:author="GRDC/ID" w:date="2016-09-07T13:30:00Z">
        <w:r w:rsidR="001D437D">
          <w:rPr>
            <w:lang w:val="en-US"/>
          </w:rPr>
          <w:t xml:space="preserve">with </w:t>
        </w:r>
      </w:ins>
      <w:r w:rsidRPr="008E510D">
        <w:rPr>
          <w:lang w:val="en-US"/>
        </w:rPr>
        <w:t>an outfall, and the logical network of catchments that form</w:t>
      </w:r>
      <w:r w:rsidR="00E11FC0">
        <w:rPr>
          <w:lang w:val="en-US"/>
        </w:rPr>
        <w:t>s</w:t>
      </w:r>
      <w:r w:rsidRPr="008E510D">
        <w:rPr>
          <w:lang w:val="en-US"/>
        </w:rPr>
        <w:t xml:space="preserve">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634085FF" w14:textId="77777777" w:rsidR="00C96558" w:rsidRDefault="00C96558" w:rsidP="00C96558">
      <w:pPr>
        <w:keepNext/>
        <w:jc w:val="center"/>
      </w:pPr>
      <w:r>
        <w:rPr>
          <w:noProof/>
        </w:rPr>
        <w:drawing>
          <wp:inline distT="0" distB="0" distL="0" distR="0" wp14:anchorId="2A44AE36" wp14:editId="6031B6BD">
            <wp:extent cx="5486400" cy="3710317"/>
            <wp:effectExtent l="0" t="0" r="0" b="4445"/>
            <wp:docPr id="7" name="Grafik 7" descr="D:\Users\Dornblut\git_html\HY_Features\HTML_HYF\HY_HydroFeature\EARoot\EA1\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1\EA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710317"/>
                    </a:xfrm>
                    <a:prstGeom prst="rect">
                      <a:avLst/>
                    </a:prstGeom>
                    <a:noFill/>
                    <a:ln>
                      <a:noFill/>
                    </a:ln>
                  </pic:spPr>
                </pic:pic>
              </a:graphicData>
            </a:graphic>
          </wp:inline>
        </w:drawing>
      </w:r>
    </w:p>
    <w:p w14:paraId="45C8EF69" w14:textId="72379A1E" w:rsidR="001D437D" w:rsidRPr="001D437D" w:rsidRDefault="00C96558" w:rsidP="00C96558">
      <w:pPr>
        <w:pStyle w:val="OGCFigure"/>
      </w:pPr>
      <w:bookmarkStart w:id="207" w:name="_Ref461090679"/>
      <w:r w:rsidRPr="00C96558">
        <w:t xml:space="preserve">Figure </w:t>
      </w:r>
      <w:r w:rsidR="00DA0757">
        <w:rPr>
          <w:b w:val="0"/>
          <w:bCs w:val="0"/>
        </w:rPr>
        <w:fldChar w:fldCharType="begin"/>
      </w:r>
      <w:r w:rsidR="00DA0757">
        <w:rPr>
          <w:b w:val="0"/>
          <w:bCs w:val="0"/>
        </w:rPr>
        <w:instrText xml:space="preserve"> SEQ Figure \* ARABIC </w:instrText>
      </w:r>
      <w:r w:rsidR="00DA0757">
        <w:rPr>
          <w:b w:val="0"/>
          <w:bCs w:val="0"/>
        </w:rPr>
        <w:fldChar w:fldCharType="separate"/>
      </w:r>
      <w:r w:rsidR="009E4992">
        <w:rPr>
          <w:noProof/>
        </w:rPr>
        <w:t>21</w:t>
      </w:r>
      <w:r w:rsidR="00DA0757">
        <w:rPr>
          <w:b w:val="0"/>
          <w:bCs w:val="0"/>
          <w:noProof/>
          <w:sz w:val="24"/>
        </w:rPr>
        <w:fldChar w:fldCharType="end"/>
      </w:r>
      <w:bookmarkEnd w:id="207"/>
      <w:r w:rsidRPr="00C96558">
        <w:t xml:space="preserve">: Catchment (UML class diagram, </w:t>
      </w:r>
      <w:hyperlink r:id="rId79" w:history="1">
        <w:r w:rsidRPr="00C96558">
          <w:rPr>
            <w:rStyle w:val="Hyperlink"/>
            <w:color w:val="auto"/>
            <w:u w:val="none"/>
          </w:rPr>
          <w:t>/req/hy_hydrofeature/hydrocomplex/catchment</w:t>
        </w:r>
      </w:hyperlink>
      <w:r w:rsidRPr="00C96558">
        <w:t xml:space="preserve"> )</w:t>
      </w:r>
    </w:p>
    <w:p w14:paraId="7B81109B" w14:textId="33A7B07E" w:rsidR="00D03383" w:rsidRDefault="001D437D" w:rsidP="00D03383">
      <w:pPr>
        <w:keepNext/>
        <w:jc w:val="center"/>
      </w:pPr>
      <w:r w:rsidRPr="008E510D">
        <w:rPr>
          <w:noProof/>
        </w:rPr>
        <w:lastRenderedPageBreak/>
        <w:t xml:space="preserve"> </w:t>
      </w:r>
    </w:p>
    <w:p w14:paraId="114B3AEA" w14:textId="23506065" w:rsidR="00D11AB2" w:rsidRPr="008E510D" w:rsidRDefault="00D11AB2" w:rsidP="00C96558">
      <w:pPr>
        <w:pStyle w:val="StandardWeb"/>
        <w:jc w:val="both"/>
        <w:rPr>
          <w:lang w:val="en-US"/>
        </w:rPr>
      </w:pPr>
      <w:r w:rsidRPr="008E510D">
        <w:rPr>
          <w:lang w:val="en-US"/>
        </w:rPr>
        <w:t>The HY_Catchment type (</w:t>
      </w:r>
      <w:r w:rsidR="00C96558">
        <w:rPr>
          <w:highlight w:val="magenta"/>
          <w:lang w:val="en-US"/>
        </w:rPr>
        <w:fldChar w:fldCharType="begin"/>
      </w:r>
      <w:r w:rsidR="00C96558">
        <w:rPr>
          <w:lang w:val="en-US"/>
        </w:rPr>
        <w:instrText xml:space="preserve"> REF _Ref461090679 \h </w:instrText>
      </w:r>
      <w:r w:rsidR="00C96558">
        <w:rPr>
          <w:highlight w:val="magenta"/>
          <w:lang w:val="en-US"/>
        </w:rPr>
      </w:r>
      <w:r w:rsidR="00C96558">
        <w:rPr>
          <w:highlight w:val="magenta"/>
          <w:lang w:val="en-US"/>
        </w:rPr>
        <w:fldChar w:fldCharType="separate"/>
      </w:r>
      <w:r w:rsidR="00C96558" w:rsidRPr="00C96558">
        <w:t>Figure 21</w:t>
      </w:r>
      <w:r w:rsidR="00C96558">
        <w:rPr>
          <w:highlight w:val="magenta"/>
          <w:lang w:val="en-US"/>
        </w:rPr>
        <w:fldChar w:fldCharType="end"/>
      </w:r>
      <w:r w:rsidRPr="00C96558">
        <w:rPr>
          <w:lang w:val="en-US"/>
        </w:rPr>
        <w:t xml:space="preserve">) specializes the general HY_HydroFeature class.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002C3C8A">
        <w:rPr>
          <w:rStyle w:val="Hervorhebung"/>
          <w:lang w:val="en-US"/>
        </w:rPr>
        <w:t>realization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D03383">
      <w:pPr>
        <w:keepNext/>
        <w:jc w:val="center"/>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5A206FD3" w:rsidR="00D11AB2" w:rsidRPr="008E510D" w:rsidRDefault="00D11AB2" w:rsidP="006D2CB5">
      <w:pPr>
        <w:pStyle w:val="OGCFigure"/>
      </w:pPr>
      <w:bookmarkStart w:id="208" w:name="_Ref459018108"/>
      <w:bookmarkStart w:id="209" w:name="_Toc461026463"/>
      <w:r w:rsidRPr="008E510D">
        <w:t xml:space="preserve">Figure </w:t>
      </w:r>
      <w:r w:rsidR="00DA0757">
        <w:fldChar w:fldCharType="begin"/>
      </w:r>
      <w:r w:rsidR="00DA0757">
        <w:instrText xml:space="preserve"> SEQ Figure \* ARABIC </w:instrText>
      </w:r>
      <w:r w:rsidR="00DA0757">
        <w:fldChar w:fldCharType="separate"/>
      </w:r>
      <w:r w:rsidR="009E4992">
        <w:rPr>
          <w:noProof/>
        </w:rPr>
        <w:t>22</w:t>
      </w:r>
      <w:r w:rsidR="00DA0757">
        <w:rPr>
          <w:noProof/>
        </w:rPr>
        <w:fldChar w:fldCharType="end"/>
      </w:r>
      <w:bookmarkEnd w:id="208"/>
      <w:r w:rsidRPr="008E510D">
        <w:t xml:space="preserve">: Catchment and outfall (UML class diagram, </w:t>
      </w:r>
      <w:hyperlink r:id="rId81" w:history="1">
        <w:r w:rsidRPr="008E510D">
          <w:rPr>
            <w:rStyle w:val="Hyperlink"/>
          </w:rPr>
          <w:t>/req/hy_hydrofeature/hydrocomplex/catchment.inflow</w:t>
        </w:r>
      </w:hyperlink>
      <w:r w:rsidRPr="008E510D">
        <w:t xml:space="preserve"> , </w:t>
      </w:r>
      <w:hyperlink r:id="rId82" w:history="1">
        <w:r w:rsidRPr="008E510D">
          <w:rPr>
            <w:rStyle w:val="Hyperlink"/>
          </w:rPr>
          <w:t>/req/hy_hydrofeature/hydrocomplex/catchment.outflow</w:t>
        </w:r>
      </w:hyperlink>
      <w:r w:rsidRPr="008E510D">
        <w:t xml:space="preserve"> )</w:t>
      </w:r>
      <w:bookmarkEnd w:id="209"/>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D03383">
      <w:pPr>
        <w:keepNext/>
        <w:jc w:val="center"/>
      </w:pPr>
      <w:r w:rsidRPr="008E510D">
        <w:rPr>
          <w:noProof/>
        </w:rPr>
        <w:lastRenderedPageBreak/>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296EE651" w:rsidR="00D11AB2" w:rsidRPr="008E510D" w:rsidRDefault="00D11AB2" w:rsidP="006D2CB5">
      <w:pPr>
        <w:pStyle w:val="OGCFigure"/>
      </w:pPr>
      <w:bookmarkStart w:id="210" w:name="_Toc461026464"/>
      <w:r w:rsidRPr="008E510D">
        <w:t xml:space="preserve">Figure </w:t>
      </w:r>
      <w:r w:rsidR="00DA0757">
        <w:fldChar w:fldCharType="begin"/>
      </w:r>
      <w:r w:rsidR="00DA0757">
        <w:instrText xml:space="preserve"> SEQ Figure \* ARABIC </w:instrText>
      </w:r>
      <w:r w:rsidR="00DA0757">
        <w:fldChar w:fldCharType="separate"/>
      </w:r>
      <w:r w:rsidR="009E4992">
        <w:rPr>
          <w:noProof/>
        </w:rPr>
        <w:t>23</w:t>
      </w:r>
      <w:r w:rsidR="00DA0757">
        <w:rPr>
          <w:noProof/>
        </w:rPr>
        <w:fldChar w:fldCharType="end"/>
      </w:r>
      <w:r w:rsidRPr="008E510D">
        <w:t xml:space="preserve">: Containing / contained catchment (UML class diagram, </w:t>
      </w:r>
      <w:hyperlink r:id="rId84" w:history="1">
        <w:r w:rsidRPr="008E510D">
          <w:rPr>
            <w:rStyle w:val="Hyperlink"/>
          </w:rPr>
          <w:t>/req/hy_hydrofeature/hydrocomplex/catchment.containingcatchment</w:t>
        </w:r>
      </w:hyperlink>
      <w:r w:rsidRPr="008E510D">
        <w:t xml:space="preserve"> , </w:t>
      </w:r>
      <w:hyperlink r:id="rId85" w:history="1">
        <w:r w:rsidRPr="008E510D">
          <w:rPr>
            <w:rStyle w:val="Hyperlink"/>
          </w:rPr>
          <w:t>/req/hy_hydrofeature/hydrocomplex/catchment.containedcatchment</w:t>
        </w:r>
      </w:hyperlink>
      <w:r w:rsidRPr="008E510D">
        <w:t xml:space="preserve"> )</w:t>
      </w:r>
      <w:bookmarkEnd w:id="210"/>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D03383">
      <w:pPr>
        <w:keepNext/>
        <w:jc w:val="center"/>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E868426" w:rsidR="00D11AB2" w:rsidRPr="008E510D" w:rsidRDefault="00D11AB2" w:rsidP="006D2CB5">
      <w:pPr>
        <w:pStyle w:val="OGCFigure"/>
      </w:pPr>
      <w:bookmarkStart w:id="211" w:name="_Toc461026465"/>
      <w:r w:rsidRPr="008E510D">
        <w:t xml:space="preserve">Figure </w:t>
      </w:r>
      <w:r w:rsidR="00DA0757">
        <w:fldChar w:fldCharType="begin"/>
      </w:r>
      <w:r w:rsidR="00DA0757">
        <w:instrText xml:space="preserve"> SEQ Figure \* ARABIC </w:instrText>
      </w:r>
      <w:r w:rsidR="00DA0757">
        <w:fldChar w:fldCharType="separate"/>
      </w:r>
      <w:r w:rsidR="009E4992">
        <w:rPr>
          <w:noProof/>
        </w:rPr>
        <w:t>24</w:t>
      </w:r>
      <w:r w:rsidR="00DA0757">
        <w:rPr>
          <w:noProof/>
        </w:rPr>
        <w:fldChar w:fldCharType="end"/>
      </w:r>
      <w:r w:rsidRPr="008E510D">
        <w:t xml:space="preserve">: Conjoint catchment (UML class diagram, </w:t>
      </w:r>
      <w:hyperlink r:id="rId87" w:history="1">
        <w:r w:rsidRPr="008E510D">
          <w:rPr>
            <w:rStyle w:val="Hyperlink"/>
          </w:rPr>
          <w:t>/req/hy_hydrofeature/hydrocomplex/catchment.conjointcatchment</w:t>
        </w:r>
      </w:hyperlink>
      <w:r w:rsidRPr="008E510D">
        <w:t xml:space="preserve"> )</w:t>
      </w:r>
      <w:bookmarkEnd w:id="211"/>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D03383">
      <w:pPr>
        <w:keepNext/>
        <w:jc w:val="center"/>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29886DAA" w:rsidR="00D11AB2" w:rsidRPr="008E510D" w:rsidRDefault="00D11AB2" w:rsidP="006D2CB5">
      <w:pPr>
        <w:pStyle w:val="OGCFigure"/>
      </w:pPr>
      <w:bookmarkStart w:id="212" w:name="_Toc461026466"/>
      <w:r w:rsidRPr="008E510D">
        <w:t xml:space="preserve">Figure </w:t>
      </w:r>
      <w:r w:rsidR="00DA0757">
        <w:fldChar w:fldCharType="begin"/>
      </w:r>
      <w:r w:rsidR="00DA0757">
        <w:instrText xml:space="preserve"> SEQ Figure \* ARABIC </w:instrText>
      </w:r>
      <w:r w:rsidR="00DA0757">
        <w:fldChar w:fldCharType="separate"/>
      </w:r>
      <w:r w:rsidR="009E4992">
        <w:rPr>
          <w:noProof/>
        </w:rPr>
        <w:t>25</w:t>
      </w:r>
      <w:r w:rsidR="00DA0757">
        <w:rPr>
          <w:noProof/>
        </w:rPr>
        <w:fldChar w:fldCharType="end"/>
      </w:r>
      <w:r w:rsidRPr="008E510D">
        <w:t xml:space="preserve">: Upper / lower catchment (UML class diagram, </w:t>
      </w:r>
      <w:hyperlink r:id="rId89" w:history="1">
        <w:r w:rsidRPr="008E510D">
          <w:rPr>
            <w:rStyle w:val="Hyperlink"/>
          </w:rPr>
          <w:t>/req/hy_hydrofeature/hydrocomplex/catchment.uppercatchment</w:t>
        </w:r>
      </w:hyperlink>
      <w:r w:rsidRPr="008E510D">
        <w:t xml:space="preserve">, </w:t>
      </w:r>
      <w:hyperlink r:id="rId90" w:history="1">
        <w:r w:rsidRPr="008E510D">
          <w:rPr>
            <w:rStyle w:val="Hyperlink"/>
          </w:rPr>
          <w:t>/req/hy_hydrofeature/hydrocomplex/catchment.lowercatchment</w:t>
        </w:r>
      </w:hyperlink>
      <w:r w:rsidRPr="008E510D">
        <w:t xml:space="preserve"> )</w:t>
      </w:r>
      <w:bookmarkEnd w:id="212"/>
    </w:p>
    <w:p w14:paraId="317EDCD0" w14:textId="5822670E" w:rsidR="00D11AB2" w:rsidRPr="008E510D" w:rsidRDefault="00D11AB2" w:rsidP="00450C77">
      <w:pPr>
        <w:pStyle w:val="StandardWeb"/>
        <w:jc w:val="both"/>
        <w:rPr>
          <w:lang w:val="en-US"/>
        </w:rPr>
      </w:pPr>
      <w:r w:rsidRPr="008E510D">
        <w:rPr>
          <w:lang w:val="en-US"/>
        </w:rPr>
        <w:lastRenderedPageBreak/>
        <w:t xml:space="preserve">The </w:t>
      </w:r>
      <w:r w:rsidR="001D437D">
        <w:rPr>
          <w:rStyle w:val="Fett"/>
          <w:lang w:val="en-US"/>
        </w:rPr>
        <w:t>realization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DA0757" w:rsidP="00450C77">
            <w:pPr>
              <w:jc w:val="both"/>
              <w:rPr>
                <w:b/>
                <w:bCs/>
              </w:rPr>
            </w:pPr>
            <w:hyperlink r:id="rId91"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t>Dependency</w:t>
            </w:r>
          </w:p>
        </w:tc>
        <w:tc>
          <w:tcPr>
            <w:tcW w:w="7047" w:type="dxa"/>
            <w:hideMark/>
          </w:tcPr>
          <w:p w14:paraId="68B104C5" w14:textId="77777777" w:rsidR="00D11AB2" w:rsidRPr="008E510D" w:rsidRDefault="00DA0757" w:rsidP="00450C77">
            <w:pPr>
              <w:jc w:val="both"/>
            </w:pPr>
            <w:hyperlink r:id="rId92"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DA0757" w:rsidP="00450C77">
            <w:pPr>
              <w:jc w:val="both"/>
            </w:pPr>
            <w:hyperlink r:id="rId93"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DA0757" w:rsidP="00450C77">
            <w:pPr>
              <w:jc w:val="both"/>
            </w:pPr>
            <w:hyperlink r:id="rId94"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DA0757" w:rsidP="00450C77">
            <w:pPr>
              <w:jc w:val="both"/>
            </w:pPr>
            <w:hyperlink r:id="rId95"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3AD85768" w:rsidR="00D11AB2" w:rsidRPr="008E510D" w:rsidRDefault="00DA0757" w:rsidP="00450C77">
            <w:pPr>
              <w:jc w:val="both"/>
            </w:pPr>
            <w:hyperlink r:id="rId96" w:history="1">
              <w:r w:rsidR="00D11AB2" w:rsidRPr="008E510D">
                <w:rPr>
                  <w:rStyle w:val="Hyperlink"/>
                </w:rPr>
                <w:t>/req/hy_hydrofeature/hydrocomplex/catchment</w:t>
              </w:r>
              <w:r w:rsidR="001D437D">
                <w:rPr>
                  <w:rStyle w:val="Hyperlink"/>
                </w:rPr>
                <w:t>realization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DA0757" w:rsidP="00450C77">
            <w:pPr>
              <w:jc w:val="both"/>
            </w:pPr>
            <w:hyperlink r:id="rId97"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DA0757" w:rsidP="00450C77">
            <w:pPr>
              <w:jc w:val="both"/>
            </w:pPr>
            <w:hyperlink r:id="rId98"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DA0757" w:rsidP="00450C77">
            <w:pPr>
              <w:jc w:val="both"/>
            </w:pPr>
            <w:hyperlink r:id="rId99"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DA0757" w:rsidP="00450C77">
            <w:pPr>
              <w:jc w:val="both"/>
            </w:pPr>
            <w:hyperlink r:id="rId100"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DA0757" w:rsidP="00450C77">
            <w:pPr>
              <w:jc w:val="both"/>
            </w:pPr>
            <w:hyperlink r:id="rId101"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DA0757" w:rsidP="00450C77">
            <w:pPr>
              <w:jc w:val="both"/>
            </w:pPr>
            <w:hyperlink r:id="rId102"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DA0757" w:rsidP="00450C77">
            <w:pPr>
              <w:jc w:val="both"/>
            </w:pPr>
            <w:hyperlink r:id="rId103"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189E0A06" w:rsidR="00D11AB2" w:rsidRPr="008E510D" w:rsidRDefault="00DA0757" w:rsidP="00450C77">
            <w:pPr>
              <w:jc w:val="both"/>
            </w:pPr>
            <w:hyperlink r:id="rId104" w:history="1">
              <w:r w:rsidR="00D11AB2" w:rsidRPr="008E510D">
                <w:rPr>
                  <w:rStyle w:val="Hyperlink"/>
                </w:rPr>
                <w:t>/req/hy_hydrofeature/hydrocomplex/catchment.</w:t>
              </w:r>
              <w:r w:rsidR="002C3C8A">
                <w:rPr>
                  <w:rStyle w:val="Hyperlink"/>
                </w:rPr>
                <w:t>realization</w:t>
              </w:r>
            </w:hyperlink>
          </w:p>
        </w:tc>
      </w:tr>
    </w:tbl>
    <w:p w14:paraId="21A39CE4" w14:textId="05FAA99C" w:rsidR="00D11AB2" w:rsidRPr="008E510D" w:rsidRDefault="00D11AB2" w:rsidP="00450C77">
      <w:pPr>
        <w:pStyle w:val="berschrift4"/>
        <w:jc w:val="both"/>
      </w:pPr>
      <w:r w:rsidRPr="008E510D">
        <w:t>Catchment Aggregate</w:t>
      </w:r>
    </w:p>
    <w:p w14:paraId="1CC689DB" w14:textId="58570AF0"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526406" w:rsidRPr="008E510D">
        <w:t xml:space="preserve">Figure </w:t>
      </w:r>
      <w:r w:rsidR="00526406">
        <w:rPr>
          <w:noProof/>
        </w:rPr>
        <w:t>26</w:t>
      </w:r>
      <w:r w:rsidR="00673ABF">
        <w:rPr>
          <w:lang w:val="en-US"/>
        </w:rPr>
        <w:fldChar w:fldCharType="end"/>
      </w:r>
      <w:r w:rsidRPr="008E510D">
        <w:rPr>
          <w:lang w:val="en-US"/>
        </w:rPr>
        <w:t xml:space="preserve">)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w:t>
      </w:r>
      <w:r w:rsidRPr="008E510D">
        <w:rPr>
          <w:lang w:val="en-US"/>
        </w:rPr>
        <w:lastRenderedPageBreak/>
        <w:t>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D03383">
      <w:pPr>
        <w:pStyle w:val="StandardWeb"/>
        <w:keepNext/>
        <w:jc w:val="center"/>
        <w:rPr>
          <w:lang w:val="en-US"/>
        </w:rPr>
      </w:pPr>
      <w:r w:rsidRPr="008E510D">
        <w:rPr>
          <w:noProof/>
          <w:lang w:val="en-US" w:eastAsia="en-US"/>
        </w:rPr>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71E3CDA6" w:rsidR="00D11AB2" w:rsidRPr="008E510D" w:rsidRDefault="00D11AB2" w:rsidP="006D2CB5">
      <w:pPr>
        <w:pStyle w:val="OGCFigure"/>
      </w:pPr>
      <w:bookmarkStart w:id="213" w:name="_Ref458785541"/>
      <w:bookmarkStart w:id="214" w:name="_Toc461026467"/>
      <w:r w:rsidRPr="008E510D">
        <w:t xml:space="preserve">Figure </w:t>
      </w:r>
      <w:r w:rsidR="00DA0757">
        <w:fldChar w:fldCharType="begin"/>
      </w:r>
      <w:r w:rsidR="00DA0757">
        <w:instrText xml:space="preserve"> SEQ Figure \* ARABIC </w:instrText>
      </w:r>
      <w:r w:rsidR="00DA0757">
        <w:fldChar w:fldCharType="separate"/>
      </w:r>
      <w:r w:rsidR="009E4992">
        <w:rPr>
          <w:noProof/>
        </w:rPr>
        <w:t>26</w:t>
      </w:r>
      <w:r w:rsidR="00DA0757">
        <w:rPr>
          <w:noProof/>
        </w:rPr>
        <w:fldChar w:fldCharType="end"/>
      </w:r>
      <w:bookmarkEnd w:id="213"/>
      <w:r w:rsidRPr="008E510D">
        <w:t xml:space="preserve">: Catchment aggregate (UML class diagram, </w:t>
      </w:r>
      <w:hyperlink r:id="rId106" w:history="1">
        <w:r w:rsidRPr="008E510D">
          <w:rPr>
            <w:rStyle w:val="Hyperlink"/>
          </w:rPr>
          <w:t>/req/hy_hydrofeature/hydrocomplex/catchmentaggregate</w:t>
        </w:r>
      </w:hyperlink>
      <w:r w:rsidRPr="008E510D">
        <w:t xml:space="preserve"> )</w:t>
      </w:r>
      <w:bookmarkEnd w:id="214"/>
    </w:p>
    <w:p w14:paraId="1B8DA702" w14:textId="01F34879"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DA0757" w:rsidP="00450C77">
            <w:pPr>
              <w:jc w:val="both"/>
              <w:rPr>
                <w:b/>
                <w:bCs/>
              </w:rPr>
            </w:pPr>
            <w:hyperlink r:id="rId107"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DA0757" w:rsidP="00450C77">
            <w:pPr>
              <w:jc w:val="both"/>
            </w:pPr>
            <w:hyperlink r:id="rId108"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DA0757" w:rsidP="00450C77">
            <w:pPr>
              <w:jc w:val="both"/>
            </w:pPr>
            <w:hyperlink r:id="rId109"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DA0757" w:rsidP="00450C77">
            <w:pPr>
              <w:jc w:val="both"/>
            </w:pPr>
            <w:hyperlink r:id="rId110"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DA0757" w:rsidP="00450C77">
            <w:pPr>
              <w:jc w:val="both"/>
            </w:pPr>
            <w:hyperlink r:id="rId111"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DA0757" w:rsidP="00450C77">
            <w:pPr>
              <w:jc w:val="both"/>
            </w:pPr>
            <w:hyperlink r:id="rId112"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50A50708"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27</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D03383">
      <w:pPr>
        <w:pStyle w:val="StandardWeb"/>
        <w:keepNext/>
        <w:jc w:val="center"/>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4B5550AA" w:rsidR="00D11AB2" w:rsidRPr="008E510D" w:rsidRDefault="00D11AB2" w:rsidP="006D2CB5">
      <w:pPr>
        <w:pStyle w:val="OGCFigure"/>
      </w:pPr>
      <w:bookmarkStart w:id="215" w:name="_Ref458785591"/>
      <w:bookmarkStart w:id="216" w:name="_Toc461026468"/>
      <w:r w:rsidRPr="008E510D">
        <w:t xml:space="preserve">Figure </w:t>
      </w:r>
      <w:r w:rsidR="00DA0757">
        <w:fldChar w:fldCharType="begin"/>
      </w:r>
      <w:r w:rsidR="00DA0757">
        <w:instrText xml:space="preserve"> SEQ Figure \* ARABIC </w:instrText>
      </w:r>
      <w:r w:rsidR="00DA0757">
        <w:fldChar w:fldCharType="separate"/>
      </w:r>
      <w:r w:rsidR="009E4992">
        <w:rPr>
          <w:noProof/>
        </w:rPr>
        <w:t>27</w:t>
      </w:r>
      <w:r w:rsidR="00DA0757">
        <w:rPr>
          <w:noProof/>
        </w:rPr>
        <w:fldChar w:fldCharType="end"/>
      </w:r>
      <w:bookmarkEnd w:id="215"/>
      <w:r w:rsidRPr="008E510D">
        <w:t xml:space="preserve">: Dendritic catchment (UML class diagram, </w:t>
      </w:r>
      <w:hyperlink r:id="rId114" w:history="1">
        <w:r w:rsidRPr="008E510D">
          <w:rPr>
            <w:rStyle w:val="Hyperlink"/>
          </w:rPr>
          <w:t>/req/hy_hydrofeature/hydrocomplex/dendriticcatchment</w:t>
        </w:r>
      </w:hyperlink>
      <w:r w:rsidRPr="008E510D">
        <w:t xml:space="preserve"> )</w:t>
      </w:r>
      <w:bookmarkEnd w:id="216"/>
    </w:p>
    <w:p w14:paraId="05CDB643" w14:textId="6D2FF796"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DA0757" w:rsidP="00450C77">
            <w:pPr>
              <w:jc w:val="both"/>
              <w:rPr>
                <w:b/>
                <w:bCs/>
              </w:rPr>
            </w:pPr>
            <w:hyperlink r:id="rId115"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DA0757" w:rsidP="00450C77">
            <w:pPr>
              <w:jc w:val="both"/>
            </w:pPr>
            <w:hyperlink r:id="rId116"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DA0757" w:rsidP="00450C77">
            <w:pPr>
              <w:jc w:val="both"/>
            </w:pPr>
            <w:hyperlink r:id="rId117"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DA0757" w:rsidP="00450C77">
            <w:pPr>
              <w:jc w:val="both"/>
            </w:pPr>
            <w:hyperlink r:id="rId118"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54CC4F93"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28</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2304713C" w:rsidR="00D11AB2" w:rsidRPr="008E510D" w:rsidRDefault="00D11AB2" w:rsidP="006D2CB5">
      <w:pPr>
        <w:pStyle w:val="OGCFigure"/>
      </w:pPr>
      <w:bookmarkStart w:id="217" w:name="_Ref458785612"/>
      <w:bookmarkStart w:id="218" w:name="_Toc461026469"/>
      <w:r w:rsidRPr="008E510D">
        <w:t xml:space="preserve">Figure </w:t>
      </w:r>
      <w:r w:rsidR="00DA0757">
        <w:fldChar w:fldCharType="begin"/>
      </w:r>
      <w:r w:rsidR="00DA0757">
        <w:instrText xml:space="preserve"> SEQ Figure \* ARABIC </w:instrText>
      </w:r>
      <w:r w:rsidR="00DA0757">
        <w:fldChar w:fldCharType="separate"/>
      </w:r>
      <w:r w:rsidR="009E4992">
        <w:rPr>
          <w:noProof/>
        </w:rPr>
        <w:t>28</w:t>
      </w:r>
      <w:r w:rsidR="00DA0757">
        <w:rPr>
          <w:noProof/>
        </w:rPr>
        <w:fldChar w:fldCharType="end"/>
      </w:r>
      <w:bookmarkEnd w:id="217"/>
      <w:r w:rsidRPr="008E510D">
        <w:t xml:space="preserve">: Interior catchment (UML class diagram, </w:t>
      </w:r>
      <w:hyperlink r:id="rId120" w:history="1">
        <w:r w:rsidRPr="008E510D">
          <w:rPr>
            <w:rStyle w:val="Hyperlink"/>
          </w:rPr>
          <w:t>/req/hy_hydrofeature/hydrocomplex/interiorcatchment</w:t>
        </w:r>
      </w:hyperlink>
      <w:r w:rsidRPr="008E510D">
        <w:t xml:space="preserve"> )</w:t>
      </w:r>
      <w:bookmarkEnd w:id="218"/>
    </w:p>
    <w:p w14:paraId="72D29311" w14:textId="643A271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DA0757" w:rsidP="00450C77">
            <w:pPr>
              <w:jc w:val="both"/>
              <w:rPr>
                <w:b/>
                <w:bCs/>
              </w:rPr>
            </w:pPr>
            <w:hyperlink r:id="rId121"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DA0757" w:rsidP="00450C77">
            <w:pPr>
              <w:jc w:val="both"/>
            </w:pPr>
            <w:hyperlink r:id="rId122"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DA0757" w:rsidP="00450C77">
            <w:pPr>
              <w:jc w:val="both"/>
            </w:pPr>
            <w:hyperlink r:id="rId123"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DA0757" w:rsidP="00450C77">
            <w:pPr>
              <w:jc w:val="both"/>
            </w:pPr>
            <w:hyperlink r:id="rId124"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25FA4F7C" w:rsidR="00D11AB2" w:rsidRPr="008E510D" w:rsidRDefault="00D11AB2" w:rsidP="00450C77">
      <w:pPr>
        <w:pStyle w:val="StandardWeb"/>
        <w:jc w:val="both"/>
        <w:rPr>
          <w:lang w:val="en-US"/>
        </w:rPr>
      </w:pPr>
      <w:r w:rsidRPr="008E510D">
        <w:rPr>
          <w:lang w:val="en-US"/>
        </w:rPr>
        <w:t>The HY_Outfall feature type (</w:t>
      </w:r>
      <w:r w:rsidR="00372327">
        <w:rPr>
          <w:lang w:val="en-US"/>
        </w:rPr>
        <w:fldChar w:fldCharType="begin"/>
      </w:r>
      <w:r w:rsidR="00372327">
        <w:rPr>
          <w:lang w:val="en-US"/>
        </w:rPr>
        <w:instrText xml:space="preserve"> REF _Ref461018929 \h </w:instrText>
      </w:r>
      <w:r w:rsidR="00372327">
        <w:rPr>
          <w:lang w:val="en-US"/>
        </w:rPr>
      </w:r>
      <w:r w:rsidR="00372327">
        <w:rPr>
          <w:lang w:val="en-US"/>
        </w:rPr>
        <w:fldChar w:fldCharType="separate"/>
      </w:r>
      <w:r w:rsidR="00372327" w:rsidRPr="001D437D">
        <w:t xml:space="preserve">Figure </w:t>
      </w:r>
      <w:r w:rsidR="00372327" w:rsidRPr="001D437D">
        <w:rPr>
          <w:noProof/>
        </w:rPr>
        <w:t>29</w:t>
      </w:r>
      <w:r w:rsidR="00372327">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372327" w:rsidRPr="008E510D">
        <w:t xml:space="preserve">Figure </w:t>
      </w:r>
      <w:r w:rsidR="00372327">
        <w:rPr>
          <w:noProof/>
        </w:rPr>
        <w:t>22</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5B085C72" w14:textId="77777777" w:rsidR="00C96558" w:rsidRDefault="00C96558" w:rsidP="00C96558">
      <w:pPr>
        <w:pStyle w:val="StandardWeb"/>
        <w:keepNext/>
        <w:jc w:val="center"/>
      </w:pPr>
      <w:r>
        <w:rPr>
          <w:noProof/>
          <w:lang w:val="en-US" w:eastAsia="en-US"/>
        </w:rPr>
        <w:lastRenderedPageBreak/>
        <w:drawing>
          <wp:inline distT="0" distB="0" distL="0" distR="0" wp14:anchorId="09631B1D" wp14:editId="4B6C485F">
            <wp:extent cx="5486400" cy="3464915"/>
            <wp:effectExtent l="0" t="0" r="0" b="2540"/>
            <wp:docPr id="8" name="Grafik 8" descr="D:\Users\Dornblut\git_html\HY_Features\HTML_HYF\HY_HydroFeature\EARoot\EA1\E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HydroFeature\EARoot\EA1\EA3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464915"/>
                    </a:xfrm>
                    <a:prstGeom prst="rect">
                      <a:avLst/>
                    </a:prstGeom>
                    <a:noFill/>
                    <a:ln>
                      <a:noFill/>
                    </a:ln>
                  </pic:spPr>
                </pic:pic>
              </a:graphicData>
            </a:graphic>
          </wp:inline>
        </w:drawing>
      </w:r>
    </w:p>
    <w:p w14:paraId="6561A9B0" w14:textId="7C78DEB7" w:rsidR="00C96558" w:rsidRPr="00C96558" w:rsidRDefault="00C96558" w:rsidP="00C96558">
      <w:pPr>
        <w:pStyle w:val="OGCFigure"/>
      </w:pPr>
      <w:r w:rsidRPr="00C96558">
        <w:t xml:space="preserve">Figure </w:t>
      </w:r>
      <w:r w:rsidR="00DA0757">
        <w:fldChar w:fldCharType="begin"/>
      </w:r>
      <w:r w:rsidR="00DA0757">
        <w:instrText xml:space="preserve"> SEQ Figure \* ARABIC </w:instrText>
      </w:r>
      <w:r w:rsidR="00DA0757">
        <w:fldChar w:fldCharType="separate"/>
      </w:r>
      <w:r w:rsidR="009E4992">
        <w:rPr>
          <w:noProof/>
        </w:rPr>
        <w:t>29</w:t>
      </w:r>
      <w:r w:rsidR="00DA0757">
        <w:rPr>
          <w:noProof/>
        </w:rPr>
        <w:fldChar w:fldCharType="end"/>
      </w:r>
      <w:r w:rsidRPr="00C96558">
        <w:t xml:space="preserve">: Outfall (UML class diagram, </w:t>
      </w:r>
      <w:hyperlink r:id="rId126" w:history="1">
        <w:r w:rsidRPr="00C96558">
          <w:rPr>
            <w:rStyle w:val="Hyperlink"/>
          </w:rPr>
          <w:t>req/hy_hydrofeature/hydrocomplex/outfall</w:t>
        </w:r>
      </w:hyperlink>
      <w:r w:rsidRPr="00C96558">
        <w:t xml:space="preserve"> )</w:t>
      </w:r>
    </w:p>
    <w:p w14:paraId="151C2741" w14:textId="2B21626D" w:rsidR="00033C57" w:rsidRPr="008E510D" w:rsidRDefault="00372327" w:rsidP="00505D54">
      <w:pPr>
        <w:pStyle w:val="StandardWeb"/>
        <w:jc w:val="both"/>
      </w:pPr>
      <w:r>
        <w:t xml:space="preserve">HY_Outfall </w:t>
      </w:r>
      <w:r w:rsidR="00033C57" w:rsidRPr="008E510D">
        <w:t xml:space="preserve">carries the associations: </w:t>
      </w:r>
      <w:r w:rsidR="00033C57" w:rsidRPr="008E510D">
        <w:rPr>
          <w:rStyle w:val="Hervorhebung"/>
        </w:rPr>
        <w:t>contributingCatchment</w:t>
      </w:r>
      <w:r w:rsidR="00033C57" w:rsidRPr="008E510D">
        <w:t xml:space="preserve">, </w:t>
      </w:r>
      <w:r w:rsidR="00033C57" w:rsidRPr="008E510D">
        <w:rPr>
          <w:rStyle w:val="Hervorhebung"/>
        </w:rPr>
        <w:t>receivingCatchment</w:t>
      </w:r>
      <w:r w:rsidR="00033C57" w:rsidRPr="008E510D">
        <w:t xml:space="preserve">, </w:t>
      </w:r>
      <w:r w:rsidR="00033C57" w:rsidRPr="008E510D">
        <w:rPr>
          <w:rStyle w:val="Hervorhebung"/>
        </w:rPr>
        <w:t>relativePosition</w:t>
      </w:r>
      <w:r w:rsidR="00033C57" w:rsidRPr="008E510D">
        <w:t xml:space="preserve"> and </w:t>
      </w:r>
      <w:r w:rsidR="00033C57" w:rsidRPr="008E510D">
        <w:rPr>
          <w:rStyle w:val="Hervorhebung"/>
        </w:rPr>
        <w:t>outfall</w:t>
      </w:r>
      <w:r w:rsidR="002C3C8A">
        <w:rPr>
          <w:rStyle w:val="Hervorhebung"/>
        </w:rPr>
        <w:t>Realization</w:t>
      </w:r>
      <w:r w:rsidR="00033C57" w:rsidRPr="008E510D">
        <w:t xml:space="preserve">. </w:t>
      </w:r>
      <w:ins w:id="219" w:author="GRDC/ID" w:date="2016-09-08T09:23:00Z">
        <w:r w:rsidR="00911946">
          <w:t xml:space="preserve"> </w:t>
        </w:r>
      </w:ins>
      <w:ins w:id="220" w:author="GRDC/ID" w:date="2016-09-08T09:22:00Z">
        <w:r w:rsidR="00911946">
          <w:t>An</w:t>
        </w:r>
      </w:ins>
      <w:ins w:id="221" w:author="GRDC/ID" w:date="2016-09-06T09:48:00Z">
        <w:r w:rsidR="0019707D" w:rsidRPr="008E510D">
          <w:t xml:space="preserve"> </w:t>
        </w:r>
        <w:r w:rsidR="00585BA6">
          <w:rPr>
            <w:rStyle w:val="Hervorhebung"/>
          </w:rPr>
          <w:t>outflow</w:t>
        </w:r>
      </w:ins>
      <w:ins w:id="222" w:author="GRDC/ID" w:date="2016-09-06T13:04:00Z">
        <w:r w:rsidR="00585BA6">
          <w:rPr>
            <w:rStyle w:val="Hervorhebung"/>
          </w:rPr>
          <w:t>-</w:t>
        </w:r>
      </w:ins>
      <w:ins w:id="223" w:author="GRDC/ID" w:date="2016-09-07T07:38:00Z">
        <w:r w:rsidR="00E11FC0">
          <w:rPr>
            <w:rStyle w:val="Hervorhebung"/>
          </w:rPr>
          <w:t>on-flowpath</w:t>
        </w:r>
      </w:ins>
      <w:ins w:id="224" w:author="GRDC/ID" w:date="2016-09-06T09:48:00Z">
        <w:r w:rsidR="0019707D" w:rsidRPr="008E510D">
          <w:t xml:space="preserve"> </w:t>
        </w:r>
      </w:ins>
      <w:ins w:id="225" w:author="GRDC/ID" w:date="2016-09-06T12:57:00Z">
        <w:r w:rsidR="00661D3F">
          <w:t>and</w:t>
        </w:r>
      </w:ins>
      <w:ins w:id="226" w:author="GRDC/ID" w:date="2016-09-08T09:23:00Z">
        <w:r w:rsidR="00911946">
          <w:t xml:space="preserve"> an </w:t>
        </w:r>
      </w:ins>
      <w:ins w:id="227" w:author="GRDC/ID" w:date="2016-09-06T09:48:00Z">
        <w:r w:rsidR="0019707D" w:rsidRPr="00505D54">
          <w:rPr>
            <w:i/>
          </w:rPr>
          <w:t>inflow</w:t>
        </w:r>
        <w:r w:rsidR="00585BA6" w:rsidRPr="00585BA6">
          <w:rPr>
            <w:i/>
          </w:rPr>
          <w:t>-</w:t>
        </w:r>
      </w:ins>
      <w:ins w:id="228" w:author="GRDC/ID" w:date="2016-09-07T07:38:00Z">
        <w:r w:rsidR="00E11FC0">
          <w:rPr>
            <w:i/>
          </w:rPr>
          <w:t>on-flowpath</w:t>
        </w:r>
      </w:ins>
      <w:ins w:id="229" w:author="GRDC/ID" w:date="2016-09-06T09:48:00Z">
        <w:r w:rsidR="0019707D">
          <w:t xml:space="preserve"> </w:t>
        </w:r>
        <w:r w:rsidR="0019707D" w:rsidRPr="008E510D">
          <w:t>constraint</w:t>
        </w:r>
        <w:r w:rsidR="0019707D">
          <w:t xml:space="preserve"> are</w:t>
        </w:r>
        <w:r w:rsidR="0019707D" w:rsidRPr="008E510D">
          <w:t xml:space="preserve"> defined such that whenever the </w:t>
        </w:r>
        <w:r w:rsidR="0019707D">
          <w:t>position of an outflow, or inflow, is determined using a flowpath shape</w:t>
        </w:r>
        <w:r w:rsidR="0019707D" w:rsidRPr="008E510D">
          <w:t xml:space="preserve">, the </w:t>
        </w:r>
        <w:r w:rsidR="0019707D">
          <w:t xml:space="preserve">corresponding catchment </w:t>
        </w:r>
      </w:ins>
      <w:ins w:id="230" w:author="GRDC/ID" w:date="2016-09-07T07:39:00Z">
        <w:r w:rsidR="00E11FC0">
          <w:t>shall be</w:t>
        </w:r>
      </w:ins>
      <w:ins w:id="231" w:author="GRDC/ID" w:date="2016-09-06T09:48:00Z">
        <w:r w:rsidR="0019707D">
          <w:t xml:space="preserve"> </w:t>
        </w:r>
      </w:ins>
      <w:ins w:id="232" w:author="GRDC/ID" w:date="2016-09-07T07:40:00Z">
        <w:r w:rsidR="00E11FC0">
          <w:t>realized</w:t>
        </w:r>
      </w:ins>
      <w:ins w:id="233" w:author="GRDC/ID" w:date="2016-09-06T09:48:00Z">
        <w:r w:rsidR="0019707D">
          <w:t xml:space="preserve"> as HY_Flowpath feature type.</w:t>
        </w:r>
        <w:r w:rsidR="0019707D" w:rsidRPr="008E510D">
          <w:t xml:space="preserve"> </w:t>
        </w:r>
      </w:ins>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2C02D315"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outfall</w:t>
      </w:r>
      <w:r w:rsidR="002C3C8A">
        <w:rPr>
          <w:rStyle w:val="Fett"/>
          <w:lang w:val="en-US"/>
        </w:rPr>
        <w:t>Realization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DA0757" w:rsidP="00450C77">
            <w:pPr>
              <w:jc w:val="both"/>
              <w:rPr>
                <w:b/>
                <w:bCs/>
              </w:rPr>
            </w:pPr>
            <w:hyperlink r:id="rId127"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DA0757" w:rsidP="00450C77">
            <w:pPr>
              <w:jc w:val="both"/>
            </w:pPr>
            <w:hyperlink r:id="rId128"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DA0757" w:rsidP="00450C77">
            <w:pPr>
              <w:jc w:val="both"/>
            </w:pPr>
            <w:hyperlink r:id="rId129"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0368941D" w:rsidR="00033C57" w:rsidRPr="008E510D" w:rsidRDefault="00DA0757" w:rsidP="00450C77">
            <w:pPr>
              <w:jc w:val="both"/>
            </w:pPr>
            <w:hyperlink r:id="rId130" w:history="1">
              <w:r w:rsidR="00033C57" w:rsidRPr="008E510D">
                <w:rPr>
                  <w:rStyle w:val="Hyperlink"/>
                </w:rPr>
                <w:t>/req/hy_hydrofeature/hydrocomplex/outfall</w:t>
              </w:r>
              <w:r w:rsidR="002C3C8A">
                <w:rPr>
                  <w:rStyle w:val="Hyperlink"/>
                </w:rPr>
                <w:t>realization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DA0757" w:rsidP="00450C77">
            <w:pPr>
              <w:jc w:val="both"/>
            </w:pPr>
            <w:hyperlink r:id="rId131"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DA0757" w:rsidP="00450C77">
            <w:pPr>
              <w:jc w:val="both"/>
            </w:pPr>
            <w:hyperlink r:id="rId132"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DA0757" w:rsidP="00450C77">
            <w:pPr>
              <w:jc w:val="both"/>
            </w:pPr>
            <w:hyperlink r:id="rId133"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5E06DAF3" w:rsidR="00033C57" w:rsidRPr="008E510D" w:rsidRDefault="00DA0757" w:rsidP="00450C77">
            <w:pPr>
              <w:jc w:val="both"/>
            </w:pPr>
            <w:hyperlink r:id="rId134" w:history="1">
              <w:r w:rsidR="00033C57" w:rsidRPr="008E510D">
                <w:rPr>
                  <w:rStyle w:val="Hyperlink"/>
                </w:rPr>
                <w:t>/req/hy_hydrofeature/hydrocomplex/outfall.outfall</w:t>
              </w:r>
              <w:r w:rsidR="002C3C8A">
                <w:rPr>
                  <w:rStyle w:val="Hyperlink"/>
                </w:rPr>
                <w:t>realization</w:t>
              </w:r>
            </w:hyperlink>
          </w:p>
        </w:tc>
      </w:tr>
    </w:tbl>
    <w:p w14:paraId="4A95B82A" w14:textId="173E03CA" w:rsidR="00033C57" w:rsidRPr="008E510D" w:rsidRDefault="00033C57" w:rsidP="00450C77">
      <w:pPr>
        <w:pStyle w:val="berschrift4"/>
        <w:jc w:val="both"/>
      </w:pPr>
      <w:r w:rsidRPr="008E510D">
        <w:t>Catchment Realization</w:t>
      </w:r>
    </w:p>
    <w:p w14:paraId="6CC6F78D" w14:textId="56257A44" w:rsidR="00033C57" w:rsidRPr="008E510D" w:rsidRDefault="00033C57" w:rsidP="00450C77">
      <w:pPr>
        <w:pStyle w:val="StandardWeb"/>
        <w:jc w:val="both"/>
        <w:rPr>
          <w:lang w:val="en-US"/>
        </w:rPr>
      </w:pPr>
      <w:r w:rsidRPr="008E510D">
        <w:rPr>
          <w:lang w:val="en-US"/>
        </w:rPr>
        <w:t>The HY_Catchment</w:t>
      </w:r>
      <w:r w:rsidR="002C3C8A">
        <w:rPr>
          <w:lang w:val="en-US"/>
        </w:rPr>
        <w:t>Realization</w:t>
      </w:r>
      <w:r w:rsidRPr="008E510D">
        <w:rPr>
          <w:lang w:val="en-US"/>
        </w:rPr>
        <w:t xml:space="preserve"> feature type (</w:t>
      </w:r>
      <w:r w:rsidR="00031D1A">
        <w:rPr>
          <w:lang w:val="en-US"/>
        </w:rPr>
        <w:fldChar w:fldCharType="begin"/>
      </w:r>
      <w:r w:rsidR="00031D1A">
        <w:rPr>
          <w:lang w:val="en-US"/>
        </w:rPr>
        <w:instrText xml:space="preserve"> REF _Ref458785650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30</w:t>
      </w:r>
      <w:r w:rsidR="00031D1A">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w:t>
      </w:r>
      <w:r w:rsidR="002C3C8A">
        <w:rPr>
          <w:lang w:val="en-US"/>
        </w:rPr>
        <w:t>Realization</w:t>
      </w:r>
      <w:r w:rsidRPr="008E510D">
        <w:rPr>
          <w:lang w:val="en-US"/>
        </w:rPr>
        <w:t xml:space="preserve">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134DD576" w14:textId="77777777" w:rsidR="00C96558" w:rsidRDefault="00C96558" w:rsidP="00C96558">
      <w:pPr>
        <w:pStyle w:val="StandardWeb"/>
        <w:keepNext/>
        <w:jc w:val="center"/>
      </w:pPr>
      <w:r>
        <w:rPr>
          <w:noProof/>
          <w:lang w:val="en-US" w:eastAsia="en-US"/>
        </w:rPr>
        <w:lastRenderedPageBreak/>
        <w:drawing>
          <wp:inline distT="0" distB="0" distL="0" distR="0" wp14:anchorId="0C985652" wp14:editId="0425BB32">
            <wp:extent cx="5486400" cy="3725883"/>
            <wp:effectExtent l="0" t="0" r="0" b="8255"/>
            <wp:docPr id="11" name="Grafik 11" descr="D:\Users\Dornblut\git_html\HY_Features\HTML_HYF\HY_HydroFeature\EARoot\EA1\E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HydroFeature\EARoot\EA1\EA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3725883"/>
                    </a:xfrm>
                    <a:prstGeom prst="rect">
                      <a:avLst/>
                    </a:prstGeom>
                    <a:noFill/>
                    <a:ln>
                      <a:noFill/>
                    </a:ln>
                  </pic:spPr>
                </pic:pic>
              </a:graphicData>
            </a:graphic>
          </wp:inline>
        </w:drawing>
      </w:r>
    </w:p>
    <w:p w14:paraId="2C02C777" w14:textId="4404FD1A" w:rsidR="00C96558" w:rsidRDefault="00C96558" w:rsidP="009D5A79">
      <w:pPr>
        <w:pStyle w:val="OGCFigure"/>
      </w:pPr>
      <w:r>
        <w:t xml:space="preserve">Figure </w:t>
      </w:r>
      <w:r w:rsidR="00DA0757">
        <w:fldChar w:fldCharType="begin"/>
      </w:r>
      <w:r w:rsidR="00DA0757">
        <w:instrText xml:space="preserve"> SEQ Figure \* ARABIC </w:instrText>
      </w:r>
      <w:r w:rsidR="00DA0757">
        <w:fldChar w:fldCharType="separate"/>
      </w:r>
      <w:r w:rsidR="009E4992">
        <w:rPr>
          <w:noProof/>
        </w:rPr>
        <w:t>30</w:t>
      </w:r>
      <w:r w:rsidR="00DA0757">
        <w:rPr>
          <w:noProof/>
        </w:rPr>
        <w:fldChar w:fldCharType="end"/>
      </w:r>
      <w:r w:rsidR="009D5A79">
        <w:t xml:space="preserve">: </w:t>
      </w:r>
      <w:r w:rsidR="009D5A79" w:rsidRPr="008E510D">
        <w:t xml:space="preserve">Catchment realization and its specialization (UML class diagram, </w:t>
      </w:r>
      <w:hyperlink r:id="rId136" w:history="1">
        <w:r w:rsidR="009D5A79" w:rsidRPr="008E510D">
          <w:rPr>
            <w:rStyle w:val="Hyperlink"/>
          </w:rPr>
          <w:t>/req/hy_hydrofeature/hydrocomplex/catchmentrealisation</w:t>
        </w:r>
      </w:hyperlink>
      <w:r w:rsidR="009D5A79">
        <w:rPr>
          <w:rStyle w:val="Hyperlink"/>
        </w:rPr>
        <w:t>)</w:t>
      </w:r>
    </w:p>
    <w:p w14:paraId="132EAADF" w14:textId="76D06142" w:rsidR="00033C57" w:rsidRPr="008E510D" w:rsidRDefault="00033C57" w:rsidP="00450C77">
      <w:pPr>
        <w:pStyle w:val="StandardWeb"/>
        <w:jc w:val="both"/>
        <w:rPr>
          <w:lang w:val="en-US"/>
        </w:rPr>
      </w:pPr>
      <w:r w:rsidRPr="008E510D">
        <w:rPr>
          <w:lang w:val="en-US"/>
        </w:rPr>
        <w:t>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w:t>
      </w:r>
      <w:r w:rsidR="002C3C8A">
        <w:rPr>
          <w:lang w:val="en-US"/>
        </w:rPr>
        <w:t>Realization</w:t>
      </w:r>
      <w:r w:rsidRPr="008E510D">
        <w:rPr>
          <w:lang w:val="en-US"/>
        </w:rPr>
        <w:t xml:space="preserve"> type. </w:t>
      </w:r>
    </w:p>
    <w:p w14:paraId="29825AE1" w14:textId="59C8E432" w:rsidR="000C7924" w:rsidRDefault="000C7924" w:rsidP="00450C77">
      <w:pPr>
        <w:pStyle w:val="StandardWeb"/>
        <w:jc w:val="both"/>
        <w:rPr>
          <w:lang w:val="en-US"/>
        </w:rPr>
      </w:pPr>
      <w:r w:rsidRPr="008E510D">
        <w:rPr>
          <w:lang w:val="en-US"/>
        </w:rPr>
        <w:t>HY_Catchment</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AE73EF7"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 xml:space="preserve">Requirements </w:t>
            </w:r>
            <w:r w:rsidRPr="008E510D">
              <w:rPr>
                <w:rStyle w:val="Fett"/>
              </w:rPr>
              <w:lastRenderedPageBreak/>
              <w:t>Class</w:t>
            </w:r>
          </w:p>
        </w:tc>
        <w:tc>
          <w:tcPr>
            <w:tcW w:w="7047" w:type="dxa"/>
            <w:hideMark/>
          </w:tcPr>
          <w:p w14:paraId="1F11889A" w14:textId="64673350" w:rsidR="00033C57" w:rsidRPr="008E510D" w:rsidRDefault="00DA0757" w:rsidP="00450C77">
            <w:pPr>
              <w:jc w:val="both"/>
              <w:rPr>
                <w:b/>
                <w:bCs/>
              </w:rPr>
            </w:pPr>
            <w:hyperlink r:id="rId137" w:history="1">
              <w:r w:rsidR="00033C57" w:rsidRPr="008E510D">
                <w:rPr>
                  <w:rStyle w:val="Hyperlink"/>
                  <w:b/>
                  <w:bCs/>
                </w:rPr>
                <w:t>/req/hy_hydrofeature/hydrocomplex/catchment</w:t>
              </w:r>
              <w:r w:rsidR="002C3C8A">
                <w:rPr>
                  <w:rStyle w:val="Hyperlink"/>
                  <w:b/>
                  <w:bCs/>
                </w:rPr>
                <w:t>realization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66287CFF" w:rsidR="00033C57" w:rsidRPr="008E510D" w:rsidRDefault="00033C57" w:rsidP="00450C77">
            <w:pPr>
              <w:jc w:val="both"/>
            </w:pPr>
            <w:r w:rsidRPr="008E510D">
              <w:t>HY_Catchment</w:t>
            </w:r>
            <w:r w:rsidR="002C3C8A">
              <w:t>Realization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DA0757" w:rsidP="00450C77">
            <w:pPr>
              <w:jc w:val="both"/>
            </w:pPr>
            <w:hyperlink r:id="rId138"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2F587ADF" w:rsidR="00033C57" w:rsidRPr="008E510D" w:rsidRDefault="00DA0757" w:rsidP="00450C77">
            <w:pPr>
              <w:jc w:val="both"/>
            </w:pPr>
            <w:hyperlink r:id="rId139" w:history="1">
              <w:r w:rsidR="00033C57" w:rsidRPr="008E510D">
                <w:rPr>
                  <w:rStyle w:val="Hyperlink"/>
                </w:rPr>
                <w:t>/req/hy_hydrofeature/hydrocomplex/catchment</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catchment</w:t>
              </w:r>
            </w:hyperlink>
          </w:p>
        </w:tc>
      </w:tr>
    </w:tbl>
    <w:p w14:paraId="2C277868" w14:textId="5C2E0B6B" w:rsidR="00033C57" w:rsidRPr="008E510D" w:rsidRDefault="00033C57" w:rsidP="00450C77">
      <w:pPr>
        <w:pStyle w:val="StandardWeb"/>
        <w:jc w:val="both"/>
        <w:rPr>
          <w:lang w:val="en-US"/>
        </w:rPr>
      </w:pPr>
      <w:r w:rsidRPr="008E510D">
        <w:rPr>
          <w:lang w:val="en-US"/>
        </w:rPr>
        <w:t>The HY_Flowpath feature type specializes HY_Catchment</w:t>
      </w:r>
      <w:r w:rsidR="002C3C8A">
        <w:rPr>
          <w:lang w:val="en-US"/>
        </w:rPr>
        <w:t>Realization</w:t>
      </w:r>
      <w:r w:rsidRPr="008E510D">
        <w:rPr>
          <w:lang w:val="en-US"/>
        </w:rPr>
        <w:t xml:space="preserve">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w:t>
      </w:r>
      <w:r w:rsidR="002C3C8A">
        <w:rPr>
          <w:lang w:val="en-US"/>
        </w:rPr>
        <w:t>Realization</w:t>
      </w:r>
      <w:r w:rsidRPr="008E510D">
        <w:rPr>
          <w:lang w:val="en-US"/>
        </w:rPr>
        <w:t xml:space="preserve">, the topological 'spoke' of type HY_CatchmentArea. </w:t>
      </w:r>
    </w:p>
    <w:p w14:paraId="0142FCAF" w14:textId="6D78FE08" w:rsidR="00033C57" w:rsidRPr="008E510D" w:rsidRDefault="00033C57" w:rsidP="00450C77">
      <w:pPr>
        <w:pStyle w:val="StandardWeb"/>
        <w:jc w:val="both"/>
        <w:rPr>
          <w:lang w:val="en-US"/>
        </w:rPr>
      </w:pPr>
      <w:r w:rsidRPr="008E510D">
        <w:rPr>
          <w:lang w:val="en-US"/>
        </w:rPr>
        <w:t xml:space="preserve">Through generalization, HY_Flowpath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DA0757" w:rsidP="00450C77">
            <w:pPr>
              <w:jc w:val="both"/>
              <w:rPr>
                <w:b/>
                <w:bCs/>
              </w:rPr>
            </w:pPr>
            <w:hyperlink r:id="rId140"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DA0757" w:rsidP="00450C77">
            <w:pPr>
              <w:jc w:val="both"/>
            </w:pPr>
            <w:hyperlink r:id="rId141"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55B663E7" w:rsidR="00033C57" w:rsidRPr="008E510D" w:rsidRDefault="00DA0757" w:rsidP="00450C77">
            <w:pPr>
              <w:jc w:val="both"/>
            </w:pPr>
            <w:hyperlink r:id="rId142" w:history="1">
              <w:r w:rsidR="00033C57" w:rsidRPr="008E510D">
                <w:rPr>
                  <w:rStyle w:val="Hyperlink"/>
                </w:rPr>
                <w:t>/req/hy_hydrofeature/hydrocomplex/catchment</w:t>
              </w:r>
              <w:r w:rsidR="002C3C8A">
                <w:rPr>
                  <w:rStyle w:val="Hyperlink"/>
                </w:rPr>
                <w:t>realization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DA0757" w:rsidP="00450C77">
            <w:pPr>
              <w:jc w:val="both"/>
            </w:pPr>
            <w:hyperlink r:id="rId143"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lastRenderedPageBreak/>
              <w:t>Requirement</w:t>
            </w:r>
          </w:p>
        </w:tc>
        <w:tc>
          <w:tcPr>
            <w:tcW w:w="6769" w:type="dxa"/>
            <w:hideMark/>
          </w:tcPr>
          <w:p w14:paraId="534603DE" w14:textId="77777777" w:rsidR="00033C57" w:rsidRPr="008E510D" w:rsidRDefault="00DA0757" w:rsidP="00450C77">
            <w:pPr>
              <w:jc w:val="both"/>
            </w:pPr>
            <w:hyperlink r:id="rId144"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t>Requirement</w:t>
            </w:r>
          </w:p>
        </w:tc>
        <w:tc>
          <w:tcPr>
            <w:tcW w:w="6769" w:type="dxa"/>
            <w:hideMark/>
          </w:tcPr>
          <w:p w14:paraId="526A894C" w14:textId="77777777" w:rsidR="00033C57" w:rsidRPr="008E510D" w:rsidRDefault="00DA0757" w:rsidP="00450C77">
            <w:pPr>
              <w:jc w:val="both"/>
            </w:pPr>
            <w:hyperlink r:id="rId145" w:history="1">
              <w:r w:rsidR="00033C57" w:rsidRPr="008E510D">
                <w:rPr>
                  <w:rStyle w:val="Hyperlink"/>
                </w:rPr>
                <w:t>/req/hy_hydrofeature/hydrocomplex/flowpath.flowpathnetwork</w:t>
              </w:r>
            </w:hyperlink>
          </w:p>
        </w:tc>
      </w:tr>
    </w:tbl>
    <w:p w14:paraId="2026830E" w14:textId="599040CD" w:rsidR="00033C57" w:rsidRPr="008E510D" w:rsidRDefault="00033C57" w:rsidP="00450C77">
      <w:pPr>
        <w:pStyle w:val="StandardWeb"/>
        <w:jc w:val="both"/>
        <w:rPr>
          <w:lang w:val="en-US"/>
        </w:rPr>
      </w:pPr>
      <w:r w:rsidRPr="008E510D">
        <w:rPr>
          <w:lang w:val="en-US"/>
        </w:rPr>
        <w:t>The HY_WaterEdge feature type specializes HY_Catchment</w:t>
      </w:r>
      <w:r w:rsidR="002C3C8A">
        <w:rPr>
          <w:lang w:val="en-US"/>
        </w:rPr>
        <w:t>Realization</w:t>
      </w:r>
      <w:r w:rsidRPr="008E510D">
        <w:rPr>
          <w:lang w:val="en-US"/>
        </w:rPr>
        <w:t xml:space="preserve">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w:t>
      </w:r>
      <w:r w:rsidR="002C3C8A">
        <w:rPr>
          <w:lang w:val="en-US"/>
        </w:rPr>
        <w:t>Realization</w:t>
      </w:r>
      <w:r w:rsidRPr="008E510D">
        <w:rPr>
          <w:lang w:val="en-US"/>
        </w:rPr>
        <w:t xml:space="preserve"> is described by means of 'tagged values'.</w:t>
      </w:r>
    </w:p>
    <w:p w14:paraId="007E7074" w14:textId="0E12CFC4" w:rsidR="00033C57" w:rsidRPr="008E510D" w:rsidRDefault="00033C57" w:rsidP="00450C77">
      <w:pPr>
        <w:pStyle w:val="StandardWeb"/>
        <w:jc w:val="both"/>
        <w:rPr>
          <w:lang w:val="en-US"/>
        </w:rPr>
      </w:pPr>
      <w:r w:rsidRPr="008E510D">
        <w:rPr>
          <w:lang w:val="en-US"/>
        </w:rPr>
        <w:t xml:space="preserve">Through generalization, HY_WaterEdge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DA0757" w:rsidP="00450C77">
            <w:pPr>
              <w:jc w:val="both"/>
              <w:rPr>
                <w:b/>
                <w:bCs/>
              </w:rPr>
            </w:pPr>
            <w:hyperlink r:id="rId146"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DA0757" w:rsidP="00450C77">
            <w:pPr>
              <w:jc w:val="both"/>
            </w:pPr>
            <w:hyperlink r:id="rId147"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02B95D23" w:rsidR="00033C57" w:rsidRPr="008E510D" w:rsidRDefault="00DA0757" w:rsidP="00450C77">
            <w:pPr>
              <w:jc w:val="both"/>
            </w:pPr>
            <w:hyperlink r:id="rId148" w:history="1">
              <w:r w:rsidR="00033C57" w:rsidRPr="008E510D">
                <w:rPr>
                  <w:rStyle w:val="Hyperlink"/>
                </w:rPr>
                <w:t>/req/hy_hydrofeature/hydrocomplex/catchment</w:t>
              </w:r>
              <w:r w:rsidR="002C3C8A">
                <w:rPr>
                  <w:rStyle w:val="Hyperlink"/>
                </w:rPr>
                <w:t>realization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DA0757" w:rsidP="00450C77">
            <w:pPr>
              <w:jc w:val="both"/>
            </w:pPr>
            <w:hyperlink r:id="rId149"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DA0757" w:rsidP="00450C77">
            <w:pPr>
              <w:jc w:val="both"/>
            </w:pPr>
            <w:hyperlink r:id="rId150"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DA0757" w:rsidP="00450C77">
            <w:pPr>
              <w:jc w:val="both"/>
            </w:pPr>
            <w:hyperlink r:id="rId151" w:history="1">
              <w:r w:rsidR="00033C57" w:rsidRPr="008E510D">
                <w:rPr>
                  <w:rStyle w:val="Hyperlink"/>
                </w:rPr>
                <w:t>/req/hy_hydrofeature/hydrocomplex/wateredge.wateredgenetwork</w:t>
              </w:r>
            </w:hyperlink>
          </w:p>
        </w:tc>
      </w:tr>
    </w:tbl>
    <w:p w14:paraId="5B26AC77" w14:textId="40F3AE78" w:rsidR="00033C57" w:rsidRPr="008E510D" w:rsidRDefault="00033C57" w:rsidP="00450C77">
      <w:pPr>
        <w:pStyle w:val="StandardWeb"/>
        <w:jc w:val="both"/>
        <w:rPr>
          <w:lang w:val="en-US"/>
        </w:rPr>
      </w:pPr>
      <w:r w:rsidRPr="008E510D">
        <w:rPr>
          <w:lang w:val="en-US"/>
        </w:rPr>
        <w:t>The HY_CatchmentBoundary feature type specializes HY_Catchment</w:t>
      </w:r>
      <w:r w:rsidR="002C3C8A">
        <w:rPr>
          <w:lang w:val="en-US"/>
        </w:rPr>
        <w:t>Realization</w:t>
      </w:r>
      <w:r w:rsidRPr="008E510D">
        <w:rPr>
          <w:lang w:val="en-US"/>
        </w:rPr>
        <w:t xml:space="preserve"> with respect to an implied linear geometric representation including a single polygon. The catchment boundary connecting the inflow and outflow of the logical catchment, whereby </w:t>
      </w:r>
      <w:r w:rsidRPr="008E510D">
        <w:rPr>
          <w:lang w:val="en-US"/>
        </w:rPr>
        <w:lastRenderedPageBreak/>
        <w:t>inflow and outflow may overlay. It is topologically understood as an edge bounded by inflow node and outflow nodes, and corresponding to left-bank and right-bank catchment faces inside of the boundary. The 'boundary' and 'spoke' properties are described by means of 'tagged values': the topological 'boundary' is of type HY_Outfall</w:t>
      </w:r>
      <w:r w:rsidR="002C3C8A">
        <w:rPr>
          <w:lang w:val="en-US"/>
        </w:rPr>
        <w:t>Realization</w:t>
      </w:r>
      <w:r w:rsidRPr="008E510D">
        <w:rPr>
          <w:lang w:val="en-US"/>
        </w:rPr>
        <w:t xml:space="preserve">; the topological 'spoke' is of type HY_CatchmentArea. </w:t>
      </w:r>
    </w:p>
    <w:p w14:paraId="75B32E23" w14:textId="5F78FE8B" w:rsidR="00033C57" w:rsidRPr="008E510D" w:rsidRDefault="00033C57" w:rsidP="00450C77">
      <w:pPr>
        <w:pStyle w:val="StandardWeb"/>
        <w:jc w:val="both"/>
        <w:rPr>
          <w:lang w:val="en-US"/>
        </w:rPr>
      </w:pPr>
      <w:r w:rsidRPr="008E510D">
        <w:rPr>
          <w:lang w:val="en-US"/>
        </w:rPr>
        <w:t xml:space="preserve">HY_CatchmentBoundary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DA0757" w:rsidP="00450C77">
            <w:pPr>
              <w:jc w:val="both"/>
              <w:rPr>
                <w:b/>
                <w:bCs/>
              </w:rPr>
            </w:pPr>
            <w:hyperlink r:id="rId152"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DA0757" w:rsidP="00450C77">
            <w:pPr>
              <w:jc w:val="both"/>
            </w:pPr>
            <w:hyperlink r:id="rId153"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3FCA093E" w:rsidR="00033C57" w:rsidRPr="008E510D" w:rsidRDefault="00DA0757" w:rsidP="00450C77">
            <w:pPr>
              <w:jc w:val="both"/>
            </w:pPr>
            <w:hyperlink r:id="rId154" w:history="1">
              <w:r w:rsidR="00033C57" w:rsidRPr="008E510D">
                <w:rPr>
                  <w:rStyle w:val="Hyperlink"/>
                </w:rPr>
                <w:t>/req/hy_hydrofeature/hydrocomplex/catchment</w:t>
              </w:r>
              <w:r w:rsidR="002C3C8A">
                <w:rPr>
                  <w:rStyle w:val="Hyperlink"/>
                </w:rPr>
                <w:t>realization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DA0757" w:rsidP="00450C77">
            <w:pPr>
              <w:jc w:val="both"/>
            </w:pPr>
            <w:hyperlink r:id="rId155"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DA0757" w:rsidP="00450C77">
            <w:pPr>
              <w:jc w:val="both"/>
            </w:pPr>
            <w:hyperlink r:id="rId156"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DA0757" w:rsidP="00450C77">
            <w:pPr>
              <w:jc w:val="both"/>
            </w:pPr>
            <w:hyperlink r:id="rId157" w:history="1">
              <w:r w:rsidR="00033C57" w:rsidRPr="008E510D">
                <w:rPr>
                  <w:rStyle w:val="Hyperlink"/>
                </w:rPr>
                <w:t>/req/hy_hydrofeature/hydrocomplex/catchmentboundary.boundarynetwork</w:t>
              </w:r>
            </w:hyperlink>
          </w:p>
        </w:tc>
      </w:tr>
    </w:tbl>
    <w:p w14:paraId="2EA66758" w14:textId="44D154D5" w:rsidR="00033C57" w:rsidRPr="008E510D" w:rsidRDefault="00033C57" w:rsidP="00450C77">
      <w:pPr>
        <w:pStyle w:val="StandardWeb"/>
        <w:jc w:val="both"/>
        <w:rPr>
          <w:lang w:val="en-US"/>
        </w:rPr>
      </w:pPr>
      <w:r w:rsidRPr="008E510D">
        <w:rPr>
          <w:lang w:val="en-US"/>
        </w:rPr>
        <w:t>The HY_CatchmentArea feature type specializes HY_Catchment</w:t>
      </w:r>
      <w:r w:rsidR="002C3C8A">
        <w:rPr>
          <w:lang w:val="en-US"/>
        </w:rPr>
        <w:t>Realization</w:t>
      </w:r>
      <w:r w:rsidRPr="008E510D">
        <w:rPr>
          <w:lang w:val="en-US"/>
        </w:rPr>
        <w:t xml:space="preserve">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5F0F99DA" w:rsidR="00033C57" w:rsidRPr="008E510D" w:rsidRDefault="00033C57" w:rsidP="00450C77">
      <w:pPr>
        <w:pStyle w:val="StandardWeb"/>
        <w:jc w:val="both"/>
        <w:rPr>
          <w:lang w:val="en-US"/>
        </w:rPr>
      </w:pPr>
      <w:r w:rsidRPr="008E510D">
        <w:rPr>
          <w:lang w:val="en-US"/>
        </w:rPr>
        <w:lastRenderedPageBreak/>
        <w:t xml:space="preserve">HY_CatchmentArea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DA0757" w:rsidP="00450C77">
            <w:pPr>
              <w:jc w:val="both"/>
              <w:rPr>
                <w:b/>
                <w:bCs/>
              </w:rPr>
            </w:pPr>
            <w:hyperlink r:id="rId158"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DA0757" w:rsidP="00450C77">
            <w:pPr>
              <w:jc w:val="both"/>
            </w:pPr>
            <w:hyperlink r:id="rId159"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48E1ADB" w:rsidR="00033C57" w:rsidRPr="008E510D" w:rsidRDefault="00DA0757" w:rsidP="00450C77">
            <w:pPr>
              <w:jc w:val="both"/>
            </w:pPr>
            <w:hyperlink r:id="rId160" w:history="1">
              <w:r w:rsidR="00033C57" w:rsidRPr="008E510D">
                <w:rPr>
                  <w:rStyle w:val="Hyperlink"/>
                </w:rPr>
                <w:t>/req/hy_hydrofeature/hydrocomplex/catchment</w:t>
              </w:r>
              <w:r w:rsidR="002C3C8A">
                <w:rPr>
                  <w:rStyle w:val="Hyperlink"/>
                </w:rPr>
                <w:t>realization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DA0757" w:rsidP="00450C77">
            <w:pPr>
              <w:jc w:val="both"/>
            </w:pPr>
            <w:hyperlink r:id="rId161"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DA0757" w:rsidP="00450C77">
            <w:pPr>
              <w:jc w:val="both"/>
            </w:pPr>
            <w:hyperlink r:id="rId162"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DA0757" w:rsidP="00450C77">
            <w:pPr>
              <w:jc w:val="both"/>
            </w:pPr>
            <w:hyperlink r:id="rId163" w:history="1">
              <w:r w:rsidR="00033C57" w:rsidRPr="008E510D">
                <w:rPr>
                  <w:rStyle w:val="Hyperlink"/>
                </w:rPr>
                <w:t>/req/hy_hydrofeature/hydrocomplex/catchmentarea.boundarynetwork</w:t>
              </w:r>
            </w:hyperlink>
          </w:p>
        </w:tc>
      </w:tr>
    </w:tbl>
    <w:p w14:paraId="049284E8" w14:textId="195D2FD1" w:rsidR="00033C57" w:rsidRPr="008E510D" w:rsidRDefault="00033C57" w:rsidP="00450C77">
      <w:pPr>
        <w:pStyle w:val="StandardWeb"/>
        <w:jc w:val="both"/>
        <w:rPr>
          <w:lang w:val="en-US"/>
        </w:rPr>
      </w:pPr>
      <w:r w:rsidRPr="008E510D">
        <w:rPr>
          <w:lang w:val="en-US"/>
        </w:rPr>
        <w:t>The HY_HydroNetwork feature type specializes HY_Catchment</w:t>
      </w:r>
      <w:r w:rsidR="002C3C8A">
        <w:rPr>
          <w:lang w:val="en-US"/>
        </w:rPr>
        <w:t>Realization</w:t>
      </w:r>
      <w:r w:rsidRPr="008E510D">
        <w:rPr>
          <w:lang w:val="en-US"/>
        </w:rPr>
        <w:t xml:space="preserve">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3AD7DB83" w:rsidR="00033C57" w:rsidRPr="008E510D" w:rsidRDefault="00033C57" w:rsidP="00450C77">
      <w:pPr>
        <w:pStyle w:val="StandardWeb"/>
        <w:jc w:val="both"/>
        <w:rPr>
          <w:lang w:val="en-US"/>
        </w:rPr>
      </w:pPr>
      <w:r w:rsidRPr="008E510D">
        <w:rPr>
          <w:lang w:val="en-US"/>
        </w:rPr>
        <w:t>The HY_Cartographic</w:t>
      </w:r>
      <w:r w:rsidR="002C3C8A">
        <w:rPr>
          <w:lang w:val="en-US"/>
        </w:rPr>
        <w:t>Realization</w:t>
      </w:r>
      <w:r w:rsidRPr="008E510D">
        <w:rPr>
          <w:lang w:val="en-US"/>
        </w:rPr>
        <w:t xml:space="preserve"> feature type specializes HY_Catchment</w:t>
      </w:r>
      <w:r w:rsidR="002C3C8A">
        <w:rPr>
          <w:lang w:val="en-US"/>
        </w:rPr>
        <w:t>Realization</w:t>
      </w:r>
      <w:r w:rsidRPr="008E510D">
        <w:rPr>
          <w:lang w:val="en-US"/>
        </w:rPr>
        <w:t xml:space="preserve"> separate cartographic layers or maps, displaying a network of hydrologic features which may be connected at the representation level, or not. HY_HydroNetwork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lastRenderedPageBreak/>
        <w:t>Outfall Realization</w:t>
      </w:r>
    </w:p>
    <w:p w14:paraId="30EE2478" w14:textId="060CFC32" w:rsidR="00033C57" w:rsidRPr="008E510D" w:rsidRDefault="00033C57" w:rsidP="00450C77">
      <w:pPr>
        <w:pStyle w:val="StandardWeb"/>
        <w:jc w:val="both"/>
        <w:rPr>
          <w:lang w:val="en-US"/>
        </w:rPr>
      </w:pPr>
      <w:r w:rsidRPr="008E510D">
        <w:rPr>
          <w:lang w:val="en-US"/>
        </w:rPr>
        <w:t>The HY_Outfall</w:t>
      </w:r>
      <w:r w:rsidR="002C3C8A">
        <w:rPr>
          <w:lang w:val="en-US"/>
        </w:rPr>
        <w:t>Realization</w:t>
      </w:r>
      <w:r w:rsidRPr="008E510D">
        <w:rPr>
          <w:lang w:val="en-US"/>
        </w:rPr>
        <w:t xml:space="preserve"> feature type (</w:t>
      </w:r>
      <w:r w:rsidR="00031D1A">
        <w:rPr>
          <w:lang w:val="en-US"/>
        </w:rPr>
        <w:fldChar w:fldCharType="begin"/>
      </w:r>
      <w:r w:rsidR="00031D1A">
        <w:rPr>
          <w:lang w:val="en-US"/>
        </w:rPr>
        <w:instrText xml:space="preserve"> REF _Ref458785708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31</w:t>
      </w:r>
      <w:r w:rsidR="00031D1A">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4C945C04" w:rsidR="00033C57" w:rsidRPr="008E510D" w:rsidRDefault="00033C57" w:rsidP="00450C77">
      <w:pPr>
        <w:pStyle w:val="Standard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8044082" w14:textId="77777777" w:rsidR="009D5A79" w:rsidRDefault="009D5A79" w:rsidP="009D5A79">
      <w:pPr>
        <w:pStyle w:val="StandardWeb"/>
        <w:keepNext/>
        <w:jc w:val="center"/>
      </w:pPr>
      <w:r>
        <w:rPr>
          <w:noProof/>
          <w:lang w:val="en-US" w:eastAsia="en-US"/>
        </w:rPr>
        <w:lastRenderedPageBreak/>
        <w:drawing>
          <wp:inline distT="0" distB="0" distL="0" distR="0" wp14:anchorId="59B66399" wp14:editId="725012C1">
            <wp:extent cx="5486400" cy="3928281"/>
            <wp:effectExtent l="0" t="0" r="0" b="0"/>
            <wp:docPr id="14" name="Grafik 14" descr="D:\Users\Dornblut\git_html\HY_Features\HTML_HYF\HY_HydroFeature\EARoot\EA1\E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HydroFeature\EARoot\EA1\EA34.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86400" cy="3928281"/>
                    </a:xfrm>
                    <a:prstGeom prst="rect">
                      <a:avLst/>
                    </a:prstGeom>
                    <a:noFill/>
                    <a:ln>
                      <a:noFill/>
                    </a:ln>
                  </pic:spPr>
                </pic:pic>
              </a:graphicData>
            </a:graphic>
          </wp:inline>
        </w:drawing>
      </w:r>
    </w:p>
    <w:p w14:paraId="662BA1CD" w14:textId="0E6EBA92" w:rsidR="009D5A79" w:rsidRDefault="009D5A79" w:rsidP="009D5A79">
      <w:pPr>
        <w:pStyle w:val="OGCFigure"/>
      </w:pPr>
      <w:r>
        <w:t xml:space="preserve">Figure </w:t>
      </w:r>
      <w:r w:rsidR="00DA0757">
        <w:fldChar w:fldCharType="begin"/>
      </w:r>
      <w:r w:rsidR="00DA0757">
        <w:instrText xml:space="preserve"> SEQ Figure \* ARABIC </w:instrText>
      </w:r>
      <w:r w:rsidR="00DA0757">
        <w:fldChar w:fldCharType="separate"/>
      </w:r>
      <w:r w:rsidR="009E4992">
        <w:rPr>
          <w:noProof/>
        </w:rPr>
        <w:t>31</w:t>
      </w:r>
      <w:r w:rsidR="00DA0757">
        <w:rPr>
          <w:noProof/>
        </w:rPr>
        <w:fldChar w:fldCharType="end"/>
      </w:r>
      <w:r>
        <w:t xml:space="preserve">: </w:t>
      </w:r>
      <w:r w:rsidRPr="008E510D">
        <w:t xml:space="preserve">Outfall Realization (UML class diagram, </w:t>
      </w:r>
      <w:hyperlink r:id="rId165" w:history="1">
        <w:r w:rsidRPr="008E510D">
          <w:rPr>
            <w:rStyle w:val="Hyperlink"/>
          </w:rPr>
          <w:t>/req/hy_hydrofeature/hydrocomplex/outfall</w:t>
        </w:r>
        <w:r>
          <w:rPr>
            <w:rStyle w:val="Hyperlink"/>
          </w:rPr>
          <w:t>realization</w:t>
        </w:r>
      </w:hyperlink>
      <w:r w:rsidRPr="008E510D">
        <w:t xml:space="preserve"> )</w:t>
      </w:r>
    </w:p>
    <w:p w14:paraId="2C3B27B7" w14:textId="53F5BCB1" w:rsidR="00033C57" w:rsidRPr="008E510D" w:rsidRDefault="00033C57" w:rsidP="00450C77">
      <w:pPr>
        <w:pStyle w:val="StandardWeb"/>
        <w:jc w:val="both"/>
        <w:rPr>
          <w:lang w:val="en-US"/>
        </w:rPr>
      </w:pPr>
      <w:r w:rsidRPr="008E510D">
        <w:rPr>
          <w:lang w:val="en-US"/>
        </w:rPr>
        <w:t>HY_Outfall</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002C3C8A">
        <w:rPr>
          <w:rStyle w:val="Hervorhebung"/>
          <w:lang w:val="en-US"/>
        </w:rPr>
        <w:t>realized</w:t>
      </w:r>
      <w:r w:rsidRPr="008E510D">
        <w:rPr>
          <w:rStyle w:val="Hervorhebung"/>
          <w:lang w:val="en-US"/>
        </w:rPr>
        <w:t>OutfallType</w:t>
      </w:r>
      <w:r w:rsidRPr="008E510D">
        <w:rPr>
          <w:lang w:val="en-US"/>
        </w:rPr>
        <w:t xml:space="preserve">. </w:t>
      </w:r>
    </w:p>
    <w:p w14:paraId="746F62EE" w14:textId="1554AF84"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1DA2E639"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OutfallType</w:t>
      </w:r>
      <w:r w:rsidRPr="008E510D">
        <w:rPr>
          <w:lang w:val="en-US"/>
        </w:rPr>
        <w:t xml:space="preserve"> attribute provides a list of terms in common use to express the type of the realized outfall. If required, an implementation may use a term from the HY_</w:t>
      </w:r>
      <w:r w:rsidR="002C3C8A">
        <w:rPr>
          <w:lang w:val="en-US"/>
        </w:rPr>
        <w:t>Realized</w:t>
      </w:r>
      <w:r w:rsidRPr="008E510D">
        <w:rPr>
          <w:lang w:val="en-US"/>
        </w:rPr>
        <w:t>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46"/>
        <w:gridCol w:w="7210"/>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w:t>
            </w:r>
            <w:r w:rsidRPr="008E510D">
              <w:rPr>
                <w:rStyle w:val="Fett"/>
              </w:rPr>
              <w:lastRenderedPageBreak/>
              <w:t>s Class</w:t>
            </w:r>
          </w:p>
        </w:tc>
        <w:tc>
          <w:tcPr>
            <w:tcW w:w="0" w:type="auto"/>
            <w:hideMark/>
          </w:tcPr>
          <w:p w14:paraId="108929BF" w14:textId="0D66D16E" w:rsidR="00033C57" w:rsidRPr="008E510D" w:rsidRDefault="00DA0757" w:rsidP="00450C77">
            <w:pPr>
              <w:jc w:val="both"/>
              <w:rPr>
                <w:b/>
                <w:bCs/>
              </w:rPr>
            </w:pPr>
            <w:hyperlink r:id="rId166" w:history="1">
              <w:r w:rsidR="00033C57" w:rsidRPr="008E510D">
                <w:rPr>
                  <w:rStyle w:val="Hyperlink"/>
                  <w:b/>
                  <w:bCs/>
                </w:rPr>
                <w:t>/req/hy_hydrofeature/hydrocomplex/outfall</w:t>
              </w:r>
              <w:r w:rsidR="002C3C8A">
                <w:rPr>
                  <w:rStyle w:val="Hyperlink"/>
                  <w:b/>
                  <w:bCs/>
                </w:rPr>
                <w:t>realization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lastRenderedPageBreak/>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3C7D2FB2" w:rsidR="00033C57" w:rsidRPr="008E510D" w:rsidRDefault="00033C57" w:rsidP="00450C77">
            <w:pPr>
              <w:jc w:val="both"/>
            </w:pPr>
            <w:r w:rsidRPr="008E510D">
              <w:t>HY_Catchment</w:t>
            </w:r>
            <w:r w:rsidR="002C3C8A">
              <w:t>Realization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DA0757" w:rsidP="00450C77">
            <w:pPr>
              <w:jc w:val="both"/>
            </w:pPr>
            <w:hyperlink r:id="rId167"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DA0757" w:rsidP="00450C77">
            <w:pPr>
              <w:jc w:val="both"/>
            </w:pPr>
            <w:hyperlink r:id="rId168"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DA0757" w:rsidP="00450C77">
            <w:pPr>
              <w:jc w:val="both"/>
            </w:pPr>
            <w:hyperlink r:id="rId169"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4E4EDEB6" w:rsidR="00033C57" w:rsidRPr="008E510D" w:rsidRDefault="00DA0757" w:rsidP="00450C77">
            <w:pPr>
              <w:jc w:val="both"/>
            </w:pPr>
            <w:hyperlink r:id="rId170"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42C2CDE6" w:rsidR="00033C57" w:rsidRPr="008E510D" w:rsidRDefault="00DA0757" w:rsidP="00450C77">
            <w:pPr>
              <w:jc w:val="both"/>
            </w:pPr>
            <w:hyperlink r:id="rId171" w:history="1">
              <w:r w:rsidR="00033C57" w:rsidRPr="008E510D">
                <w:rPr>
                  <w:rStyle w:val="Hyperlink"/>
                </w:rPr>
                <w:t>/req/hy_hydrofeature/hydrocomplex/outfall</w:t>
              </w:r>
              <w:r w:rsidR="002C3C8A">
                <w:rPr>
                  <w:rStyle w:val="Hyperlink"/>
                </w:rPr>
                <w:t>realization</w:t>
              </w:r>
              <w:r w:rsidR="00033C57" w:rsidRPr="008E510D">
                <w:rPr>
                  <w:rStyle w:val="Hyperlink"/>
                </w:rPr>
                <w:t>.shape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30DAB3A6" w:rsidR="00033C57" w:rsidRPr="008E510D" w:rsidRDefault="00DA0757" w:rsidP="000C7924">
            <w:pPr>
              <w:jc w:val="both"/>
            </w:pPr>
            <w:hyperlink r:id="rId172"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234" w:name="_Toc458775751"/>
      <w:bookmarkStart w:id="235" w:name="_Toc461026408"/>
      <w:r w:rsidRPr="008E510D">
        <w:t>The River Positioning System model</w:t>
      </w:r>
      <w:bookmarkEnd w:id="234"/>
      <w:bookmarkEnd w:id="235"/>
    </w:p>
    <w:p w14:paraId="0A944DCB" w14:textId="302797D2"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9E4992">
        <w:rPr>
          <w:lang w:val="en-US"/>
        </w:rPr>
        <w:fldChar w:fldCharType="begin"/>
      </w:r>
      <w:r w:rsidR="009E4992">
        <w:rPr>
          <w:lang w:val="en-US"/>
        </w:rPr>
        <w:instrText xml:space="preserve"> REF _Ref461092214 \h </w:instrText>
      </w:r>
      <w:r w:rsidR="009E4992">
        <w:rPr>
          <w:lang w:val="en-US"/>
        </w:rPr>
      </w:r>
      <w:r w:rsidR="009E4992">
        <w:rPr>
          <w:lang w:val="en-US"/>
        </w:rPr>
        <w:fldChar w:fldCharType="separate"/>
      </w:r>
      <w:r w:rsidR="009E4992">
        <w:t xml:space="preserve">Figure </w:t>
      </w:r>
      <w:r w:rsidR="009E4992">
        <w:rPr>
          <w:noProof/>
        </w:rPr>
        <w:t>32</w:t>
      </w:r>
      <w:r w:rsidR="009E499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C6FC365" w14:textId="77777777" w:rsidR="009E4992" w:rsidRDefault="009E4992" w:rsidP="009E4992">
      <w:pPr>
        <w:keepNext/>
        <w:jc w:val="center"/>
      </w:pPr>
      <w:r>
        <w:rPr>
          <w:noProof/>
        </w:rPr>
        <w:lastRenderedPageBreak/>
        <w:drawing>
          <wp:inline distT="0" distB="0" distL="0" distR="0" wp14:anchorId="358810D9" wp14:editId="101C0F34">
            <wp:extent cx="5486400" cy="5393540"/>
            <wp:effectExtent l="0" t="0" r="0" b="0"/>
            <wp:docPr id="5" name="Grafik 5" descr="D:\Users\Dornblut\git_html\HY_Features\HTML_HYF\HY_HydroFeature\EARoot\EA3\E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3\EA6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5393540"/>
                    </a:xfrm>
                    <a:prstGeom prst="rect">
                      <a:avLst/>
                    </a:prstGeom>
                    <a:noFill/>
                    <a:ln>
                      <a:noFill/>
                    </a:ln>
                  </pic:spPr>
                </pic:pic>
              </a:graphicData>
            </a:graphic>
          </wp:inline>
        </w:drawing>
      </w:r>
    </w:p>
    <w:p w14:paraId="76A7CE6F" w14:textId="48F82AA3" w:rsidR="009E4992" w:rsidRDefault="009E4992" w:rsidP="009E4992">
      <w:pPr>
        <w:pStyle w:val="OGCFigure"/>
      </w:pPr>
      <w:bookmarkStart w:id="236" w:name="_Ref461092214"/>
      <w:r>
        <w:t xml:space="preserve">Figure </w:t>
      </w:r>
      <w:r w:rsidR="00DA0757">
        <w:fldChar w:fldCharType="begin"/>
      </w:r>
      <w:r w:rsidR="00DA0757">
        <w:instrText xml:space="preserve"> SEQ Figure \* ARABIC </w:instrText>
      </w:r>
      <w:r w:rsidR="00DA0757">
        <w:fldChar w:fldCharType="separate"/>
      </w:r>
      <w:r>
        <w:rPr>
          <w:noProof/>
        </w:rPr>
        <w:t>32</w:t>
      </w:r>
      <w:r w:rsidR="00DA0757">
        <w:rPr>
          <w:noProof/>
        </w:rPr>
        <w:fldChar w:fldCharType="end"/>
      </w:r>
      <w:bookmarkEnd w:id="236"/>
      <w:r>
        <w:t xml:space="preserve">: </w:t>
      </w:r>
      <w:r w:rsidRPr="0029760E">
        <w:t xml:space="preserve">River Positioning System (UML class diagram, </w:t>
      </w:r>
      <w:hyperlink r:id="rId174" w:history="1">
        <w:r w:rsidRPr="0029760E">
          <w:rPr>
            <w:rStyle w:val="Hyperlink"/>
          </w:rPr>
          <w:t>/req/hy_hydrofeature/positioning/indirectposition</w:t>
        </w:r>
      </w:hyperlink>
      <w:r w:rsidRPr="0029760E">
        <w:t xml:space="preserve">, </w:t>
      </w:r>
      <w:hyperlink r:id="rId175" w:history="1">
        <w:r w:rsidRPr="0029760E">
          <w:rPr>
            <w:rStyle w:val="Hyperlink"/>
          </w:rPr>
          <w:t>/req/hy_positioning/riverreferencesystem</w:t>
        </w:r>
      </w:hyperlink>
      <w:r w:rsidRPr="0029760E">
        <w:t xml:space="preserve"> )</w:t>
      </w:r>
    </w:p>
    <w:p w14:paraId="6801209A" w14:textId="5EF84E26" w:rsidR="00033C57" w:rsidRPr="008E510D" w:rsidRDefault="00033C57" w:rsidP="00450C77">
      <w:pPr>
        <w:pStyle w:val="StandardWeb"/>
        <w:jc w:val="both"/>
        <w:rPr>
          <w:lang w:val="en-US"/>
        </w:rPr>
      </w:pPr>
      <w:r w:rsidRPr="008E510D">
        <w:rPr>
          <w:lang w:val="en-US"/>
        </w:rPr>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 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589813C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DA0757" w:rsidP="00450C77">
            <w:pPr>
              <w:jc w:val="both"/>
              <w:rPr>
                <w:b/>
                <w:bCs/>
              </w:rPr>
            </w:pPr>
            <w:hyperlink r:id="rId176"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6EB6ABD4" w:rsidR="00033C57" w:rsidRPr="008E510D" w:rsidRDefault="00DA0757" w:rsidP="00450C77">
            <w:pPr>
              <w:jc w:val="both"/>
            </w:pPr>
            <w:hyperlink r:id="rId177" w:history="1">
              <w:r w:rsidR="00033C57" w:rsidRPr="008E510D">
                <w:rPr>
                  <w:rStyle w:val="Hyperlink"/>
                </w:rPr>
                <w:t>/req/hy_hydrofeature/hydrocomplex/outfall</w:t>
              </w:r>
              <w:r w:rsidR="002C3C8A">
                <w:rPr>
                  <w:rStyle w:val="Hyperlink"/>
                </w:rPr>
                <w:t>realization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t>Dependency</w:t>
            </w:r>
          </w:p>
        </w:tc>
        <w:tc>
          <w:tcPr>
            <w:tcW w:w="7034" w:type="dxa"/>
            <w:hideMark/>
          </w:tcPr>
          <w:p w14:paraId="2F9D1355" w14:textId="77777777" w:rsidR="00033C57" w:rsidRPr="008E510D" w:rsidRDefault="00DA0757" w:rsidP="00450C77">
            <w:pPr>
              <w:jc w:val="both"/>
            </w:pPr>
            <w:hyperlink r:id="rId178"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DA0757" w:rsidP="00450C77">
            <w:pPr>
              <w:jc w:val="both"/>
            </w:pPr>
            <w:hyperlink r:id="rId179"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DA0757" w:rsidP="00450C77">
            <w:pPr>
              <w:jc w:val="both"/>
            </w:pPr>
            <w:hyperlink r:id="rId180"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DA0757" w:rsidP="00450C77">
            <w:pPr>
              <w:jc w:val="both"/>
            </w:pPr>
            <w:hyperlink r:id="rId181"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DA0757" w:rsidP="00450C77">
            <w:pPr>
              <w:jc w:val="both"/>
            </w:pPr>
            <w:hyperlink r:id="rId182"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DA0757" w:rsidP="00450C77">
            <w:pPr>
              <w:jc w:val="both"/>
            </w:pPr>
            <w:hyperlink r:id="rId183"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DA0757" w:rsidP="00450C77">
            <w:pPr>
              <w:jc w:val="both"/>
            </w:pPr>
            <w:hyperlink r:id="rId184" w:history="1">
              <w:r w:rsidR="00033C57" w:rsidRPr="008E510D">
                <w:rPr>
                  <w:rStyle w:val="Hyperlink"/>
                </w:rPr>
                <w:t>/req/hy_hydrofeature/positioning/indirectposition.riverreferencesystem</w:t>
              </w:r>
            </w:hyperlink>
          </w:p>
        </w:tc>
      </w:tr>
    </w:tbl>
    <w:p w14:paraId="5F2F5B15" w14:textId="77777777" w:rsidR="00CE6D2B" w:rsidRDefault="00033C57" w:rsidP="008410C4">
      <w:pPr>
        <w:pStyle w:val="StandardWeb"/>
        <w:jc w:val="both"/>
      </w:pPr>
      <w:r w:rsidRPr="008E510D">
        <w:t xml:space="preserve">The HY_RiverReferenceSystem feature class specializes the ISO LinearCS feature type for a linear coordinate system using inflow and outflow nodes on the linear flowpath. The </w:t>
      </w:r>
      <w:r w:rsidRPr="008E510D">
        <w:lastRenderedPageBreak/>
        <w:t xml:space="preserve">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3AFE9F6E" w:rsidR="00033C57" w:rsidRPr="008E510D" w:rsidRDefault="00033C57" w:rsidP="008410C4">
      <w:pPr>
        <w:pStyle w:val="StandardWeb"/>
        <w:jc w:val="both"/>
      </w:pPr>
      <w:r w:rsidRPr="008E510D">
        <w:t xml:space="preserve">HY_RiverReferenceSystem inherits the </w:t>
      </w:r>
      <w:r w:rsidRPr="008E510D">
        <w:rPr>
          <w:rStyle w:val="Hervorhebung"/>
        </w:rPr>
        <w:t>axis</w:t>
      </w:r>
      <w:r w:rsidRPr="008E510D">
        <w:t xml:space="preserve"> property, and carries the associations </w:t>
      </w:r>
      <w:r w:rsidRPr="008E510D">
        <w:rPr>
          <w:rStyle w:val="Hervorhebung"/>
        </w:rPr>
        <w:t>linearElement</w:t>
      </w:r>
      <w:r w:rsidRPr="008E510D">
        <w:t xml:space="preserve"> and </w:t>
      </w:r>
      <w:r w:rsidRPr="008E510D">
        <w:rPr>
          <w:rStyle w:val="Hervorhebung"/>
        </w:rPr>
        <w:t>locatedStart</w:t>
      </w:r>
      <w:ins w:id="237" w:author="GRDC/ID" w:date="2016-09-06T09:44:00Z">
        <w:r w:rsidR="00CE6D2B">
          <w:t xml:space="preserve">. </w:t>
        </w:r>
      </w:ins>
      <w:ins w:id="238" w:author="GRDC/ID" w:date="2016-09-06T09:41:00Z">
        <w:r w:rsidR="00CE6D2B">
          <w:t xml:space="preserve"> </w:t>
        </w:r>
      </w:ins>
      <w:ins w:id="239" w:author="GRDC/ID" w:date="2016-09-06T09:44:00Z">
        <w:r w:rsidR="00CE6D2B">
          <w:t>C</w:t>
        </w:r>
      </w:ins>
      <w:ins w:id="240" w:author="GRDC/ID" w:date="2016-09-06T09:43:00Z">
        <w:r w:rsidR="00CE6D2B">
          <w:t xml:space="preserve">onstraints </w:t>
        </w:r>
      </w:ins>
      <w:ins w:id="241" w:author="GRDC/ID" w:date="2016-09-06T09:41:00Z">
        <w:r w:rsidR="00CE6D2B" w:rsidRPr="008E510D">
          <w:t xml:space="preserve"> </w:t>
        </w:r>
      </w:ins>
      <w:ins w:id="242" w:author="GRDC/ID" w:date="2016-09-06T12:59:00Z">
        <w:r w:rsidR="00661D3F" w:rsidRPr="00505D54">
          <w:rPr>
            <w:i/>
          </w:rPr>
          <w:t>start</w:t>
        </w:r>
        <w:r w:rsidR="00661D3F">
          <w:rPr>
            <w:i/>
          </w:rPr>
          <w:t>-at-</w:t>
        </w:r>
      </w:ins>
      <w:ins w:id="243" w:author="GRDC/ID" w:date="2016-09-06T09:41:00Z">
        <w:r w:rsidR="00CE6D2B" w:rsidRPr="00661D3F">
          <w:rPr>
            <w:rStyle w:val="Hervorhebung"/>
          </w:rPr>
          <w:t>outflow</w:t>
        </w:r>
        <w:r w:rsidR="00CE6D2B" w:rsidRPr="008E510D">
          <w:t xml:space="preserve"> </w:t>
        </w:r>
        <w:r w:rsidR="00CE6D2B">
          <w:t xml:space="preserve"> and </w:t>
        </w:r>
      </w:ins>
      <w:ins w:id="244" w:author="GRDC/ID" w:date="2016-09-06T12:58:00Z">
        <w:r w:rsidR="00661D3F" w:rsidRPr="00505D54">
          <w:rPr>
            <w:i/>
          </w:rPr>
          <w:t>s</w:t>
        </w:r>
      </w:ins>
      <w:ins w:id="245" w:author="GRDC/ID" w:date="2016-09-06T09:41:00Z">
        <w:r w:rsidR="00661D3F" w:rsidRPr="00661D3F">
          <w:rPr>
            <w:i/>
          </w:rPr>
          <w:t>tart</w:t>
        </w:r>
      </w:ins>
      <w:ins w:id="246" w:author="GRDC/ID" w:date="2016-09-06T12:59:00Z">
        <w:r w:rsidR="00661D3F">
          <w:rPr>
            <w:i/>
          </w:rPr>
          <w:t>-</w:t>
        </w:r>
      </w:ins>
      <w:ins w:id="247" w:author="GRDC/ID" w:date="2016-09-06T09:41:00Z">
        <w:r w:rsidR="00CE6D2B" w:rsidRPr="00505D54">
          <w:rPr>
            <w:i/>
          </w:rPr>
          <w:t>at</w:t>
        </w:r>
      </w:ins>
      <w:ins w:id="248" w:author="GRDC/ID" w:date="2016-09-06T12:59:00Z">
        <w:r w:rsidR="00661D3F">
          <w:rPr>
            <w:i/>
          </w:rPr>
          <w:t>-</w:t>
        </w:r>
      </w:ins>
      <w:ins w:id="249" w:author="GRDC/ID" w:date="2016-09-06T09:41:00Z">
        <w:r w:rsidR="00CE6D2B" w:rsidRPr="00661D3F">
          <w:rPr>
            <w:rStyle w:val="Hervorhebung"/>
          </w:rPr>
          <w:t>inflow</w:t>
        </w:r>
        <w:r w:rsidR="00CE6D2B" w:rsidRPr="008E510D">
          <w:t xml:space="preserve"> </w:t>
        </w:r>
        <w:r w:rsidR="00CE6D2B">
          <w:t>are</w:t>
        </w:r>
        <w:r w:rsidR="00CE6D2B" w:rsidRPr="008E510D">
          <w:t xml:space="preserve"> defined such </w:t>
        </w:r>
        <w:r w:rsidR="00CE6D2B">
          <w:t>whenever</w:t>
        </w:r>
        <w:r w:rsidR="00CE6D2B" w:rsidRPr="008E510D">
          <w:t xml:space="preserve"> the </w:t>
        </w:r>
        <w:r w:rsidR="00CE6D2B">
          <w:t>linear element (flowpath) starts at the outflow, or at the inflow, of the realized catchment, this located start is of type HY_Outfall.</w:t>
        </w:r>
      </w:ins>
    </w:p>
    <w:p w14:paraId="6A9C6F5A" w14:textId="628C67C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r w:rsidR="00CE6D2B">
        <w:rPr>
          <w:lang w:val="en-US"/>
        </w:rPr>
        <w:t xml:space="preserve"> </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DA0757" w:rsidP="00450C77">
            <w:pPr>
              <w:jc w:val="both"/>
              <w:rPr>
                <w:b/>
                <w:bCs/>
              </w:rPr>
            </w:pPr>
            <w:hyperlink r:id="rId185"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DA0757" w:rsidP="00450C77">
            <w:pPr>
              <w:jc w:val="both"/>
            </w:pPr>
            <w:hyperlink r:id="rId186"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DA0757" w:rsidP="00450C77">
            <w:pPr>
              <w:jc w:val="both"/>
            </w:pPr>
            <w:hyperlink r:id="rId187"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DA0757" w:rsidP="00450C77">
            <w:pPr>
              <w:jc w:val="both"/>
            </w:pPr>
            <w:hyperlink r:id="rId188"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t>Requirement</w:t>
            </w:r>
          </w:p>
        </w:tc>
        <w:tc>
          <w:tcPr>
            <w:tcW w:w="7047" w:type="dxa"/>
            <w:hideMark/>
          </w:tcPr>
          <w:p w14:paraId="6726C9B3" w14:textId="77777777" w:rsidR="00033C57" w:rsidRPr="008E510D" w:rsidRDefault="00DA0757" w:rsidP="00450C77">
            <w:pPr>
              <w:jc w:val="both"/>
            </w:pPr>
            <w:hyperlink r:id="rId189"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DA0757" w:rsidP="00450C77">
            <w:pPr>
              <w:jc w:val="both"/>
            </w:pPr>
            <w:hyperlink r:id="rId190"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250" w:name="_Toc458775752"/>
      <w:bookmarkStart w:id="251" w:name="_Toc461026409"/>
      <w:r w:rsidRPr="008E510D">
        <w:t>The Surface Hydro Feature application schema</w:t>
      </w:r>
      <w:bookmarkEnd w:id="250"/>
      <w:bookmarkEnd w:id="251"/>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w:t>
      </w:r>
      <w:r w:rsidRPr="008E510D">
        <w:rPr>
          <w:lang w:val="en-US"/>
        </w:rPr>
        <w:lastRenderedPageBreak/>
        <w:t xml:space="preserve">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73888082" w:rsidR="00033C57" w:rsidRPr="008E510D" w:rsidRDefault="00033C57" w:rsidP="006D2CB5">
      <w:pPr>
        <w:pStyle w:val="OGCFigure"/>
      </w:pPr>
      <w:bookmarkStart w:id="252" w:name="_Toc461026474"/>
      <w:r w:rsidRPr="008E510D">
        <w:t xml:space="preserve">Figure </w:t>
      </w:r>
      <w:r w:rsidR="00DA0757">
        <w:fldChar w:fldCharType="begin"/>
      </w:r>
      <w:r w:rsidR="00DA0757">
        <w:instrText xml:space="preserve"> SEQ Figure \* ARABIC </w:instrText>
      </w:r>
      <w:r w:rsidR="00DA0757">
        <w:fldChar w:fldCharType="separate"/>
      </w:r>
      <w:r w:rsidR="009E4992">
        <w:rPr>
          <w:noProof/>
        </w:rPr>
        <w:t>33</w:t>
      </w:r>
      <w:r w:rsidR="00DA0757">
        <w:rPr>
          <w:noProof/>
        </w:rPr>
        <w:fldChar w:fldCharType="end"/>
      </w:r>
      <w:r w:rsidRPr="008E510D">
        <w:t>: Surface Hydro Feature -  dependencies</w:t>
      </w:r>
      <w:bookmarkEnd w:id="252"/>
    </w:p>
    <w:p w14:paraId="1FCCEC1F" w14:textId="61C248B0" w:rsidR="00033C57" w:rsidRPr="008E510D" w:rsidRDefault="00033C57" w:rsidP="00450C77">
      <w:pPr>
        <w:pStyle w:val="berschrift3"/>
        <w:jc w:val="both"/>
      </w:pPr>
      <w:bookmarkStart w:id="253" w:name="_Toc458775753"/>
      <w:bookmarkStart w:id="254" w:name="_Toc461026410"/>
      <w:r w:rsidRPr="008E510D">
        <w:lastRenderedPageBreak/>
        <w:t>The Channel Network model</w:t>
      </w:r>
      <w:bookmarkEnd w:id="253"/>
      <w:bookmarkEnd w:id="254"/>
    </w:p>
    <w:p w14:paraId="1480CFDA" w14:textId="653A8DC9" w:rsidR="009C662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6119FB">
        <w:rPr>
          <w:lang w:val="en-US"/>
        </w:rPr>
        <w:fldChar w:fldCharType="begin"/>
      </w:r>
      <w:r w:rsidR="006119FB">
        <w:rPr>
          <w:lang w:val="en-US"/>
        </w:rPr>
        <w:instrText xml:space="preserve"> REF _Ref461020131 \h </w:instrText>
      </w:r>
      <w:r w:rsidR="006119FB">
        <w:rPr>
          <w:lang w:val="en-US"/>
        </w:rPr>
      </w:r>
      <w:r w:rsidR="006119FB">
        <w:rPr>
          <w:lang w:val="en-US"/>
        </w:rPr>
        <w:fldChar w:fldCharType="separate"/>
      </w:r>
      <w:r w:rsidR="006119FB" w:rsidRPr="0029760E">
        <w:t xml:space="preserve">Figure </w:t>
      </w:r>
      <w:r w:rsidR="006119FB">
        <w:rPr>
          <w:noProof/>
        </w:rPr>
        <w:t>34</w:t>
      </w:r>
      <w:r w:rsidR="006119FB">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50F10FB" w14:textId="77777777" w:rsidR="009E4992" w:rsidRDefault="009E4992" w:rsidP="009E4992">
      <w:pPr>
        <w:pStyle w:val="StandardWeb"/>
        <w:keepNext/>
        <w:jc w:val="center"/>
      </w:pPr>
      <w:r>
        <w:rPr>
          <w:noProof/>
          <w:lang w:val="en-US" w:eastAsia="en-US"/>
        </w:rPr>
        <w:drawing>
          <wp:inline distT="0" distB="0" distL="0" distR="0" wp14:anchorId="79E8E125" wp14:editId="3DF273F7">
            <wp:extent cx="5486400" cy="5582427"/>
            <wp:effectExtent l="0" t="0" r="0" b="0"/>
            <wp:docPr id="6" name="Grafik 6" descr="D:\Users\Dornblut\git_html\HY_Features\HTML_HYF\HY_SurfaceHydroFeature\EARoot\EA1\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SurfaceHydroFeature\EARoot\EA1\EA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86400" cy="5582427"/>
                    </a:xfrm>
                    <a:prstGeom prst="rect">
                      <a:avLst/>
                    </a:prstGeom>
                    <a:noFill/>
                    <a:ln>
                      <a:noFill/>
                    </a:ln>
                  </pic:spPr>
                </pic:pic>
              </a:graphicData>
            </a:graphic>
          </wp:inline>
        </w:drawing>
      </w:r>
    </w:p>
    <w:p w14:paraId="5C672D34" w14:textId="56B6FE80" w:rsidR="009E4992" w:rsidRPr="009E4992" w:rsidRDefault="009E4992" w:rsidP="009E4992">
      <w:pPr>
        <w:pStyle w:val="OGCFigure"/>
      </w:pPr>
      <w:r w:rsidRPr="009E4992">
        <w:t xml:space="preserve">Figure </w:t>
      </w:r>
      <w:r w:rsidR="00DA0757">
        <w:fldChar w:fldCharType="begin"/>
      </w:r>
      <w:r w:rsidR="00DA0757">
        <w:instrText xml:space="preserve"> SEQ Figure \* ARABIC </w:instrText>
      </w:r>
      <w:r w:rsidR="00DA0757">
        <w:fldChar w:fldCharType="separate"/>
      </w:r>
      <w:r>
        <w:rPr>
          <w:noProof/>
        </w:rPr>
        <w:t>34</w:t>
      </w:r>
      <w:r w:rsidR="00DA0757">
        <w:rPr>
          <w:noProof/>
        </w:rPr>
        <w:fldChar w:fldCharType="end"/>
      </w:r>
      <w:r w:rsidRPr="009E4992">
        <w:t xml:space="preserve">: Channel Network realizing the catchment (UML class diagram, </w:t>
      </w:r>
      <w:hyperlink r:id="rId193" w:history="1">
        <w:r w:rsidRPr="009E4992">
          <w:rPr>
            <w:rStyle w:val="Hyperlink"/>
          </w:rPr>
          <w:t>/req/hy_surfacehydrofeature/channelnetwork/channelnetwork</w:t>
        </w:r>
      </w:hyperlink>
      <w:r w:rsidRPr="009E4992">
        <w:t xml:space="preserve"> )</w:t>
      </w:r>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lastRenderedPageBreak/>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79BBA011"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6119FB">
        <w:rPr>
          <w:lang w:val="en-US"/>
        </w:rPr>
        <w:fldChar w:fldCharType="begin"/>
      </w:r>
      <w:r w:rsidR="006119FB">
        <w:rPr>
          <w:lang w:val="en-US"/>
        </w:rPr>
        <w:instrText xml:space="preserve"> REF _Ref461020131 \h </w:instrText>
      </w:r>
      <w:r w:rsidR="006119FB">
        <w:rPr>
          <w:lang w:val="en-US"/>
        </w:rPr>
      </w:r>
      <w:r w:rsidR="006119FB">
        <w:rPr>
          <w:lang w:val="en-US"/>
        </w:rPr>
        <w:fldChar w:fldCharType="separate"/>
      </w:r>
      <w:r w:rsidR="006119FB" w:rsidRPr="0029760E">
        <w:t>Figure 34</w:t>
      </w:r>
      <w:r w:rsidR="006119FB">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6119FB">
        <w:rPr>
          <w:lang w:val="en-US"/>
        </w:rPr>
        <w:fldChar w:fldCharType="begin"/>
      </w:r>
      <w:r w:rsidR="006119FB">
        <w:rPr>
          <w:lang w:val="en-US"/>
        </w:rPr>
        <w:instrText xml:space="preserve"> REF _Ref461020278 \h </w:instrText>
      </w:r>
      <w:r w:rsidR="006119FB">
        <w:rPr>
          <w:lang w:val="en-US"/>
        </w:rPr>
      </w:r>
      <w:r w:rsidR="006119FB">
        <w:rPr>
          <w:lang w:val="en-US"/>
        </w:rPr>
        <w:fldChar w:fldCharType="separate"/>
      </w:r>
      <w:r w:rsidR="006119FB" w:rsidRPr="006119FB">
        <w:t xml:space="preserve">Figure </w:t>
      </w:r>
      <w:r w:rsidR="006119FB" w:rsidRPr="006119FB">
        <w:rPr>
          <w:noProof/>
        </w:rPr>
        <w:t>35</w:t>
      </w:r>
      <w:r w:rsidR="006119FB">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0667013C" w14:textId="77777777" w:rsidR="009E4992" w:rsidRDefault="009E4992" w:rsidP="009E4992">
      <w:pPr>
        <w:keepNext/>
        <w:jc w:val="center"/>
      </w:pPr>
      <w:r>
        <w:rPr>
          <w:noProof/>
        </w:rPr>
        <w:drawing>
          <wp:inline distT="0" distB="0" distL="0" distR="0" wp14:anchorId="4BA046E7" wp14:editId="40777C23">
            <wp:extent cx="5486400" cy="4782043"/>
            <wp:effectExtent l="0" t="0" r="0" b="0"/>
            <wp:docPr id="9" name="Grafik 9" descr="D:\Users\Dornblut\git_html\HY_Features\HTML_HYF\HY_SurfaceHydroFeature\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SurfaceHydroFeature\EARoot\EA1\EA1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86400" cy="4782043"/>
                    </a:xfrm>
                    <a:prstGeom prst="rect">
                      <a:avLst/>
                    </a:prstGeom>
                    <a:noFill/>
                    <a:ln>
                      <a:noFill/>
                    </a:ln>
                  </pic:spPr>
                </pic:pic>
              </a:graphicData>
            </a:graphic>
          </wp:inline>
        </w:drawing>
      </w:r>
    </w:p>
    <w:p w14:paraId="70CF2F02" w14:textId="454E5755" w:rsidR="009E4992" w:rsidRPr="009E4992" w:rsidRDefault="009E4992" w:rsidP="009E4992">
      <w:pPr>
        <w:pStyle w:val="OGCFigure"/>
      </w:pPr>
      <w:r w:rsidRPr="009E4992">
        <w:t xml:space="preserve">Figure </w:t>
      </w:r>
      <w:r w:rsidR="00DA0757">
        <w:fldChar w:fldCharType="begin"/>
      </w:r>
      <w:r w:rsidR="00DA0757">
        <w:instrText xml:space="preserve"> SEQ Figure \* ARABIC </w:instrText>
      </w:r>
      <w:r w:rsidR="00DA0757">
        <w:fldChar w:fldCharType="separate"/>
      </w:r>
      <w:r>
        <w:rPr>
          <w:noProof/>
        </w:rPr>
        <w:t>35</w:t>
      </w:r>
      <w:r w:rsidR="00DA0757">
        <w:rPr>
          <w:noProof/>
        </w:rPr>
        <w:fldChar w:fldCharType="end"/>
      </w:r>
      <w:r w:rsidRPr="009E4992">
        <w:t xml:space="preserve">: Depression and Channel realizing the outfall (UML class diagram, </w:t>
      </w:r>
      <w:hyperlink r:id="rId195" w:history="1">
        <w:r w:rsidRPr="009E4992">
          <w:rPr>
            <w:rStyle w:val="Hyperlink"/>
          </w:rPr>
          <w:t>/req/hy_surfacehydrofeature/channelnetwork/depression</w:t>
        </w:r>
      </w:hyperlink>
      <w:r w:rsidRPr="009E4992">
        <w:t xml:space="preserve">, </w:t>
      </w:r>
      <w:hyperlink r:id="rId196" w:history="1">
        <w:r w:rsidRPr="009E4992">
          <w:rPr>
            <w:rStyle w:val="Hyperlink"/>
          </w:rPr>
          <w:t>/req/hy_surfacehydrofeature/channelnetwork/channel</w:t>
        </w:r>
      </w:hyperlink>
      <w:r w:rsidRPr="009E4992">
        <w:t xml:space="preserve"> )</w:t>
      </w:r>
    </w:p>
    <w:p w14:paraId="580B87D6" w14:textId="1E3C517D" w:rsidR="006119FB" w:rsidRPr="006119FB" w:rsidRDefault="006119FB" w:rsidP="006119FB">
      <w:pPr>
        <w:pStyle w:val="Beschriftung"/>
        <w:jc w:val="both"/>
        <w:rPr>
          <w:lang w:val="en-US"/>
        </w:rPr>
      </w:pPr>
    </w:p>
    <w:p w14:paraId="72079C1D" w14:textId="479B3E7F" w:rsidR="00033C57" w:rsidRPr="008E510D" w:rsidRDefault="00033C57" w:rsidP="00450C77">
      <w:pPr>
        <w:pStyle w:val="berschrift4"/>
        <w:jc w:val="both"/>
      </w:pPr>
      <w:r w:rsidRPr="008E510D">
        <w:lastRenderedPageBreak/>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267B033C" w:rsidR="00033C57" w:rsidRPr="008E510D" w:rsidRDefault="00033C57" w:rsidP="00450C77">
      <w:pPr>
        <w:pStyle w:val="StandardWeb"/>
        <w:jc w:val="both"/>
        <w:rPr>
          <w:lang w:val="en-US"/>
        </w:rPr>
      </w:pPr>
      <w:r w:rsidRPr="008E510D">
        <w:rPr>
          <w:lang w:val="en-US"/>
        </w:rPr>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DA0757" w:rsidP="00450C77">
            <w:pPr>
              <w:jc w:val="both"/>
              <w:rPr>
                <w:b/>
                <w:bCs/>
              </w:rPr>
            </w:pPr>
            <w:hyperlink r:id="rId197"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DA0757" w:rsidP="00450C77">
            <w:pPr>
              <w:jc w:val="both"/>
            </w:pPr>
            <w:hyperlink r:id="rId198"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lastRenderedPageBreak/>
              <w:t>Dependency</w:t>
            </w:r>
          </w:p>
        </w:tc>
        <w:tc>
          <w:tcPr>
            <w:tcW w:w="7188" w:type="dxa"/>
            <w:hideMark/>
          </w:tcPr>
          <w:p w14:paraId="4B63D60A" w14:textId="77777777" w:rsidR="00033C57" w:rsidRPr="008E510D" w:rsidRDefault="00DA0757" w:rsidP="00450C77">
            <w:pPr>
              <w:jc w:val="both"/>
            </w:pPr>
            <w:hyperlink r:id="rId199"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DA0757" w:rsidP="00450C77">
            <w:pPr>
              <w:jc w:val="both"/>
            </w:pPr>
            <w:hyperlink r:id="rId200"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DA0757" w:rsidP="00450C77">
            <w:pPr>
              <w:jc w:val="both"/>
            </w:pPr>
            <w:hyperlink r:id="rId201"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DA0757" w:rsidP="00450C77">
            <w:pPr>
              <w:jc w:val="both"/>
            </w:pPr>
            <w:hyperlink r:id="rId202"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DA0757" w:rsidP="00450C77">
            <w:pPr>
              <w:jc w:val="both"/>
            </w:pPr>
            <w:hyperlink r:id="rId203"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DA0757" w:rsidP="00450C77">
            <w:pPr>
              <w:jc w:val="both"/>
            </w:pPr>
            <w:hyperlink r:id="rId204" w:history="1">
              <w:r w:rsidR="00033C57" w:rsidRPr="008E510D">
                <w:rPr>
                  <w:rStyle w:val="Hyperlink"/>
                </w:rPr>
                <w:t>/req/hy_surfacehydrofeature/channelnetwork/channelnetwork.surfacechannel</w:t>
              </w:r>
            </w:hyperlink>
          </w:p>
        </w:tc>
      </w:tr>
    </w:tbl>
    <w:p w14:paraId="79E153DE" w14:textId="3CA8B989" w:rsidR="00033C57" w:rsidRPr="008E510D" w:rsidRDefault="00033C57" w:rsidP="00450C77">
      <w:pPr>
        <w:pStyle w:val="berschrift4"/>
        <w:jc w:val="both"/>
      </w:pPr>
      <w:r w:rsidRPr="008E510D">
        <w:t>Depression</w:t>
      </w:r>
    </w:p>
    <w:p w14:paraId="545B5509" w14:textId="096FA96D"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is defined such that the outflow of the catchment which is realized by the channel network is of type HY_Outfall</w:t>
      </w:r>
      <w:r w:rsidR="002C3C8A">
        <w:rPr>
          <w:lang w:val="en-US"/>
        </w:rPr>
        <w:t>Realization</w:t>
      </w:r>
      <w:r w:rsidRPr="008E510D">
        <w:rPr>
          <w:lang w:val="en-US"/>
        </w:rPr>
        <w:t xml:space="preserve">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DA0757" w:rsidP="00450C77">
            <w:pPr>
              <w:jc w:val="both"/>
              <w:rPr>
                <w:b/>
                <w:bCs/>
              </w:rPr>
            </w:pPr>
            <w:hyperlink r:id="rId205"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lastRenderedPageBreak/>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DA0757" w:rsidP="00450C77">
            <w:pPr>
              <w:jc w:val="both"/>
            </w:pPr>
            <w:hyperlink r:id="rId206"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DA0757" w:rsidP="00450C77">
            <w:pPr>
              <w:jc w:val="both"/>
            </w:pPr>
            <w:hyperlink r:id="rId207"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DA0757" w:rsidP="00450C77">
            <w:pPr>
              <w:jc w:val="both"/>
            </w:pPr>
            <w:hyperlink r:id="rId208"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DA0757" w:rsidP="00450C77">
            <w:pPr>
              <w:jc w:val="both"/>
            </w:pPr>
            <w:hyperlink r:id="rId209"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DA0757" w:rsidP="00450C77">
            <w:pPr>
              <w:jc w:val="both"/>
            </w:pPr>
            <w:hyperlink r:id="rId210"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DA0757" w:rsidP="00450C77">
            <w:pPr>
              <w:jc w:val="both"/>
            </w:pPr>
            <w:hyperlink r:id="rId211"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t>Requirement</w:t>
            </w:r>
          </w:p>
        </w:tc>
        <w:tc>
          <w:tcPr>
            <w:tcW w:w="0" w:type="auto"/>
            <w:hideMark/>
          </w:tcPr>
          <w:p w14:paraId="2C5F93F5" w14:textId="410E9BEF" w:rsidR="00033C57" w:rsidRPr="008E510D" w:rsidRDefault="00DA0757" w:rsidP="00450C77">
            <w:pPr>
              <w:jc w:val="both"/>
            </w:pPr>
            <w:hyperlink r:id="rId212"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4288225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is defined such that whenever an outfall is realized at a bed profile, the outflow of the catchment realized by the channel network is of type HY_Outfall</w:t>
      </w:r>
      <w:r w:rsidR="002C3C8A">
        <w:rPr>
          <w:lang w:val="en-US"/>
        </w:rPr>
        <w:t>Realization</w:t>
      </w:r>
      <w:r w:rsidRPr="008E510D">
        <w:rPr>
          <w:lang w:val="en-US"/>
        </w:rPr>
        <w:t>.</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DA0757" w:rsidP="00450C77">
            <w:pPr>
              <w:jc w:val="both"/>
              <w:rPr>
                <w:b/>
                <w:bCs/>
              </w:rPr>
            </w:pPr>
            <w:hyperlink r:id="rId213"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lastRenderedPageBreak/>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DA0757" w:rsidP="00450C77">
            <w:pPr>
              <w:jc w:val="both"/>
            </w:pPr>
            <w:hyperlink r:id="rId214"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DA0757" w:rsidP="00450C77">
            <w:pPr>
              <w:jc w:val="both"/>
            </w:pPr>
            <w:hyperlink r:id="rId215"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DA0757" w:rsidP="00450C77">
            <w:pPr>
              <w:jc w:val="both"/>
            </w:pPr>
            <w:hyperlink r:id="rId216"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DA0757" w:rsidP="00450C77">
            <w:pPr>
              <w:jc w:val="both"/>
            </w:pPr>
            <w:hyperlink r:id="rId217"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DA0757" w:rsidP="00450C77">
            <w:pPr>
              <w:jc w:val="both"/>
            </w:pPr>
            <w:hyperlink r:id="rId218"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t>Requirement</w:t>
            </w:r>
          </w:p>
        </w:tc>
        <w:tc>
          <w:tcPr>
            <w:tcW w:w="7188" w:type="dxa"/>
            <w:hideMark/>
          </w:tcPr>
          <w:p w14:paraId="048DB3C0" w14:textId="77777777" w:rsidR="00033C57" w:rsidRPr="008E510D" w:rsidRDefault="00DA0757" w:rsidP="00450C77">
            <w:pPr>
              <w:jc w:val="both"/>
            </w:pPr>
            <w:hyperlink r:id="rId219"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DA0757" w:rsidP="00450C77">
            <w:pPr>
              <w:jc w:val="both"/>
            </w:pPr>
            <w:hyperlink r:id="rId220"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DA0757" w:rsidP="00450C77">
            <w:pPr>
              <w:jc w:val="both"/>
            </w:pPr>
            <w:hyperlink r:id="rId221"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DA0757" w:rsidP="00450C77">
            <w:pPr>
              <w:jc w:val="both"/>
            </w:pPr>
            <w:hyperlink r:id="rId222"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255" w:name="_Toc458775754"/>
      <w:bookmarkStart w:id="256" w:name="_Toc461026411"/>
      <w:r w:rsidRPr="008E510D">
        <w:t>The Hydrographic Network model</w:t>
      </w:r>
      <w:bookmarkEnd w:id="255"/>
      <w:bookmarkEnd w:id="256"/>
    </w:p>
    <w:p w14:paraId="13EEAD0C" w14:textId="7B9A496E"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6119FB">
        <w:rPr>
          <w:lang w:val="en-US"/>
        </w:rPr>
        <w:fldChar w:fldCharType="begin"/>
      </w:r>
      <w:r w:rsidR="006119FB">
        <w:rPr>
          <w:lang w:val="en-US"/>
        </w:rPr>
        <w:instrText xml:space="preserve"> REF _Ref461020434 \h </w:instrText>
      </w:r>
      <w:r w:rsidR="006119FB">
        <w:rPr>
          <w:lang w:val="en-US"/>
        </w:rPr>
      </w:r>
      <w:r w:rsidR="006119FB">
        <w:rPr>
          <w:lang w:val="en-US"/>
        </w:rPr>
        <w:fldChar w:fldCharType="separate"/>
      </w:r>
      <w:r w:rsidR="006119FB" w:rsidRPr="006119FB">
        <w:t xml:space="preserve">Figure </w:t>
      </w:r>
      <w:r w:rsidR="006119FB" w:rsidRPr="006119FB">
        <w:rPr>
          <w:noProof/>
        </w:rPr>
        <w:t>36</w:t>
      </w:r>
      <w:r w:rsidR="006119FB">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04F372F2" w14:textId="77777777" w:rsidR="009E4992" w:rsidRDefault="009E4992" w:rsidP="009E4992">
      <w:pPr>
        <w:keepNext/>
        <w:jc w:val="center"/>
      </w:pPr>
      <w:r>
        <w:rPr>
          <w:noProof/>
        </w:rPr>
        <w:lastRenderedPageBreak/>
        <w:drawing>
          <wp:inline distT="0" distB="0" distL="0" distR="0" wp14:anchorId="55527D79" wp14:editId="392CA5CB">
            <wp:extent cx="5486400" cy="5104176"/>
            <wp:effectExtent l="0" t="0" r="0" b="1270"/>
            <wp:docPr id="12" name="Grafik 12" descr="D:\Users\Dornblut\git_html\HY_Features\HTML_HYF\HY_SurfaceHydroFeature\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SurfaceHydroFeature\EARoot\EA2\EA1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86400" cy="5104176"/>
                    </a:xfrm>
                    <a:prstGeom prst="rect">
                      <a:avLst/>
                    </a:prstGeom>
                    <a:noFill/>
                    <a:ln>
                      <a:noFill/>
                    </a:ln>
                  </pic:spPr>
                </pic:pic>
              </a:graphicData>
            </a:graphic>
          </wp:inline>
        </w:drawing>
      </w:r>
    </w:p>
    <w:p w14:paraId="3D60B261" w14:textId="697921C2" w:rsidR="009E4992" w:rsidRPr="009E4992" w:rsidRDefault="009E4992" w:rsidP="009E4992">
      <w:pPr>
        <w:pStyle w:val="OGCFigure"/>
      </w:pPr>
      <w:r w:rsidRPr="009E4992">
        <w:t xml:space="preserve">Figure </w:t>
      </w:r>
      <w:r w:rsidR="00DA0757">
        <w:fldChar w:fldCharType="begin"/>
      </w:r>
      <w:r w:rsidR="00DA0757">
        <w:instrText xml:space="preserve"> SEQ Figure \* ARABIC </w:instrText>
      </w:r>
      <w:r w:rsidR="00DA0757">
        <w:fldChar w:fldCharType="separate"/>
      </w:r>
      <w:r>
        <w:rPr>
          <w:noProof/>
        </w:rPr>
        <w:t>36</w:t>
      </w:r>
      <w:r w:rsidR="00DA0757">
        <w:rPr>
          <w:noProof/>
        </w:rPr>
        <w:fldChar w:fldCharType="end"/>
      </w:r>
      <w:r w:rsidRPr="009E4992">
        <w:t xml:space="preserve">: Hydrographic Network realizing the catchment (UML class diagram, </w:t>
      </w:r>
      <w:hyperlink r:id="rId224" w:history="1">
        <w:r w:rsidRPr="009E4992">
          <w:rPr>
            <w:rStyle w:val="Hyperlink"/>
          </w:rPr>
          <w:t>/req/hy_surfacehydro/hydrographicnetwork/hydrographicnetwork</w:t>
        </w:r>
      </w:hyperlink>
      <w:r w:rsidRPr="009E4992">
        <w:t xml:space="preserve"> )</w:t>
      </w:r>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68FFFB64"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6119FB">
        <w:rPr>
          <w:lang w:val="en-US"/>
        </w:rPr>
        <w:fldChar w:fldCharType="begin"/>
      </w:r>
      <w:r w:rsidR="006119FB">
        <w:rPr>
          <w:lang w:val="en-US"/>
        </w:rPr>
        <w:instrText xml:space="preserve"> REF _Ref461020434 \h </w:instrText>
      </w:r>
      <w:r w:rsidR="006119FB">
        <w:rPr>
          <w:lang w:val="en-US"/>
        </w:rPr>
      </w:r>
      <w:r w:rsidR="006119FB">
        <w:rPr>
          <w:lang w:val="en-US"/>
        </w:rPr>
        <w:fldChar w:fldCharType="separate"/>
      </w:r>
      <w:r w:rsidR="006119FB" w:rsidRPr="006119FB">
        <w:t xml:space="preserve">Figure </w:t>
      </w:r>
      <w:r w:rsidR="006119FB" w:rsidRPr="006119FB">
        <w:rPr>
          <w:noProof/>
        </w:rPr>
        <w:t>36</w:t>
      </w:r>
      <w:r w:rsidR="006119FB">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6119FB">
        <w:rPr>
          <w:lang w:val="en-US"/>
        </w:rPr>
        <w:fldChar w:fldCharType="begin"/>
      </w:r>
      <w:r w:rsidR="006119FB">
        <w:rPr>
          <w:lang w:val="en-US"/>
        </w:rPr>
        <w:instrText xml:space="preserve"> REF _Ref461020610 \h </w:instrText>
      </w:r>
      <w:r w:rsidR="006119FB">
        <w:rPr>
          <w:lang w:val="en-US"/>
        </w:rPr>
      </w:r>
      <w:r w:rsidR="006119FB">
        <w:rPr>
          <w:lang w:val="en-US"/>
        </w:rPr>
        <w:fldChar w:fldCharType="separate"/>
      </w:r>
      <w:r w:rsidR="006119FB">
        <w:t xml:space="preserve">Figure </w:t>
      </w:r>
      <w:r w:rsidR="006119FB">
        <w:rPr>
          <w:noProof/>
        </w:rPr>
        <w:t>37</w:t>
      </w:r>
      <w:r w:rsidR="006119FB">
        <w:rPr>
          <w:lang w:val="en-US"/>
        </w:rPr>
        <w:fldChar w:fldCharType="end"/>
      </w:r>
      <w:r w:rsidR="00B90FE2">
        <w:rPr>
          <w:lang w:val="en-US"/>
        </w:rPr>
        <w:fldChar w:fldCharType="begin"/>
      </w:r>
      <w:r w:rsidR="00B90FE2">
        <w:rPr>
          <w:lang w:val="en-US"/>
        </w:rPr>
        <w:instrText xml:space="preserve"> REF _Ref458785919 \h </w:instrText>
      </w:r>
      <w:r w:rsidR="00A82FF3">
        <w:rPr>
          <w:lang w:val="en-US"/>
        </w:rPr>
        <w:instrText xml:space="preserve"> \* MERGEFORMAT </w:instrText>
      </w:r>
      <w:r w:rsidR="00B90FE2">
        <w:rPr>
          <w:lang w:val="en-US"/>
        </w:rPr>
      </w:r>
      <w:r w:rsidR="00B90FE2">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DFBB3D0" w14:textId="77777777" w:rsidR="009E4992" w:rsidRDefault="009E4992" w:rsidP="009E4992">
      <w:pPr>
        <w:keepNext/>
        <w:jc w:val="center"/>
      </w:pPr>
      <w:r>
        <w:rPr>
          <w:noProof/>
        </w:rPr>
        <w:lastRenderedPageBreak/>
        <w:drawing>
          <wp:inline distT="0" distB="0" distL="0" distR="0" wp14:anchorId="32B68311" wp14:editId="71CB818D">
            <wp:extent cx="5486400" cy="4031514"/>
            <wp:effectExtent l="0" t="0" r="0" b="7620"/>
            <wp:docPr id="15" name="Grafik 15" descr="D:\Users\Dornblut\git_html\HY_Features\HTML_HYF\HY_SurfaceHydroFeature\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git_html\HY_Features\HTML_HYF\HY_SurfaceHydroFeature\EARoot\EA2\EA20.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86400" cy="4031514"/>
                    </a:xfrm>
                    <a:prstGeom prst="rect">
                      <a:avLst/>
                    </a:prstGeom>
                    <a:noFill/>
                    <a:ln>
                      <a:noFill/>
                    </a:ln>
                  </pic:spPr>
                </pic:pic>
              </a:graphicData>
            </a:graphic>
          </wp:inline>
        </w:drawing>
      </w:r>
    </w:p>
    <w:p w14:paraId="000447B3" w14:textId="6710ED0F" w:rsidR="009E4992" w:rsidRPr="009E4992" w:rsidRDefault="009E4992" w:rsidP="009E4992">
      <w:pPr>
        <w:pStyle w:val="OGCFigure"/>
      </w:pPr>
      <w:r w:rsidRPr="009E4992">
        <w:t xml:space="preserve">Figure </w:t>
      </w:r>
      <w:r w:rsidR="00DA0757">
        <w:fldChar w:fldCharType="begin"/>
      </w:r>
      <w:r w:rsidR="00DA0757">
        <w:instrText xml:space="preserve"> SEQ Figure \* ARABIC </w:instrText>
      </w:r>
      <w:r w:rsidR="00DA0757">
        <w:fldChar w:fldCharType="separate"/>
      </w:r>
      <w:r>
        <w:rPr>
          <w:noProof/>
        </w:rPr>
        <w:t>37</w:t>
      </w:r>
      <w:r w:rsidR="00DA0757">
        <w:rPr>
          <w:noProof/>
        </w:rPr>
        <w:fldChar w:fldCharType="end"/>
      </w:r>
      <w:r w:rsidRPr="009E4992">
        <w:t xml:space="preserve">: Water Body realizing the outfall (UML class diagram, </w:t>
      </w:r>
      <w:hyperlink r:id="rId226" w:history="1">
        <w:r w:rsidRPr="009E4992">
          <w:rPr>
            <w:rStyle w:val="Hyperlink"/>
          </w:rPr>
          <w:t>/req/hy_surfacehydro/hydrographicnetwork/waterbody</w:t>
        </w:r>
      </w:hyperlink>
      <w:r w:rsidRPr="009E4992">
        <w:t xml:space="preserve"> )</w:t>
      </w:r>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2F86B520" w:rsidR="007004D7" w:rsidRPr="008E510D" w:rsidRDefault="007004D7" w:rsidP="00450C77">
      <w:pPr>
        <w:pStyle w:val="StandardWeb"/>
        <w:jc w:val="both"/>
        <w:rPr>
          <w:lang w:val="en-US"/>
        </w:rPr>
      </w:pPr>
      <w:r w:rsidRPr="008E510D">
        <w:rPr>
          <w:lang w:val="en-US"/>
        </w:rPr>
        <w:t xml:space="preserve">HY_HydrographicNetwork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flowline</w:t>
      </w:r>
      <w:r w:rsidRPr="008E510D">
        <w:rPr>
          <w:lang w:val="en-US"/>
        </w:rPr>
        <w:t xml:space="preserve"> constraint is defined such that whenever the hydrographic network is a network of flowpaths, the network water body is of type HY_Flowpath, and a </w:t>
      </w:r>
      <w:r w:rsidRPr="008E510D">
        <w:rPr>
          <w:rStyle w:val="Hervorhebung"/>
          <w:lang w:val="en-US"/>
        </w:rPr>
        <w:t>water</w:t>
      </w:r>
      <w:r w:rsidR="000D7B72">
        <w:rPr>
          <w:rStyle w:val="Hervorhebung"/>
          <w:lang w:val="en-US"/>
        </w:rPr>
        <w:t>s</w:t>
      </w:r>
      <w:ins w:id="257" w:author="GRDC/ID" w:date="2016-09-08T09:19:00Z">
        <w:r w:rsidR="00911946">
          <w:rPr>
            <w:rStyle w:val="Hervorhebung"/>
            <w:lang w:val="en-US"/>
          </w:rPr>
          <w:t>-</w:t>
        </w:r>
      </w:ins>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DA0757" w:rsidP="00450C77">
            <w:pPr>
              <w:jc w:val="both"/>
              <w:rPr>
                <w:b/>
                <w:bCs/>
              </w:rPr>
            </w:pPr>
            <w:hyperlink r:id="rId227"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DA0757" w:rsidP="00450C77">
            <w:pPr>
              <w:jc w:val="both"/>
            </w:pPr>
            <w:hyperlink r:id="rId228"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DA0757" w:rsidP="00450C77">
            <w:pPr>
              <w:jc w:val="both"/>
            </w:pPr>
            <w:hyperlink r:id="rId229"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DA0757" w:rsidP="00450C77">
            <w:pPr>
              <w:jc w:val="both"/>
            </w:pPr>
            <w:hyperlink r:id="rId230"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329538C6"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section</w:t>
      </w:r>
      <w:r w:rsidRPr="008E510D">
        <w:rPr>
          <w:lang w:val="en-US"/>
        </w:rPr>
        <w:t xml:space="preserve"> and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landmark</w:t>
      </w:r>
      <w:r w:rsidRPr="008E510D">
        <w:rPr>
          <w:lang w:val="en-US"/>
        </w:rPr>
        <w:t xml:space="preserve"> constraint are defined such that the outflow of the catchment which is realized by the hydrographic network is of type HY_Outfall</w:t>
      </w:r>
      <w:r w:rsidR="002C3C8A">
        <w:rPr>
          <w:lang w:val="en-US"/>
        </w:rPr>
        <w:t>Realization</w:t>
      </w:r>
      <w:r w:rsidRPr="008E510D">
        <w:rPr>
          <w:lang w:val="en-US"/>
        </w:rPr>
        <w:t xml:space="preserve">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w:t>
      </w:r>
      <w:r w:rsidRPr="008E510D">
        <w:rPr>
          <w:lang w:val="en-US"/>
        </w:rPr>
        <w:lastRenderedPageBreak/>
        <w:t>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DA0757" w:rsidP="00450C77">
            <w:pPr>
              <w:jc w:val="both"/>
              <w:rPr>
                <w:b/>
                <w:bCs/>
              </w:rPr>
            </w:pPr>
            <w:hyperlink r:id="rId231"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DA0757" w:rsidP="00450C77">
            <w:pPr>
              <w:jc w:val="both"/>
            </w:pPr>
            <w:hyperlink r:id="rId232"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21AFD17C" w:rsidR="007004D7" w:rsidRPr="008E510D" w:rsidRDefault="00DA0757" w:rsidP="00450C77">
            <w:pPr>
              <w:jc w:val="both"/>
            </w:pPr>
            <w:hyperlink r:id="rId233" w:history="1">
              <w:r w:rsidR="007004D7" w:rsidRPr="008E510D">
                <w:rPr>
                  <w:rStyle w:val="Hyperlink"/>
                </w:rPr>
                <w:t>/req/hy_hydrofeature/hydrocomplex/outfall</w:t>
              </w:r>
              <w:r w:rsidR="002C3C8A">
                <w:rPr>
                  <w:rStyle w:val="Hyperlink"/>
                </w:rPr>
                <w:t>realization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DA0757" w:rsidP="00450C77">
            <w:pPr>
              <w:jc w:val="both"/>
            </w:pPr>
            <w:hyperlink r:id="rId234"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DA0757" w:rsidP="00450C77">
            <w:pPr>
              <w:jc w:val="both"/>
            </w:pPr>
            <w:hyperlink r:id="rId235"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DA0757" w:rsidP="00450C77">
            <w:pPr>
              <w:jc w:val="both"/>
            </w:pPr>
            <w:hyperlink r:id="rId236"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t>Dependency</w:t>
            </w:r>
          </w:p>
        </w:tc>
        <w:tc>
          <w:tcPr>
            <w:tcW w:w="7188" w:type="dxa"/>
            <w:hideMark/>
          </w:tcPr>
          <w:p w14:paraId="4D75F522" w14:textId="77777777" w:rsidR="007004D7" w:rsidRPr="008E510D" w:rsidRDefault="00DA0757" w:rsidP="00450C77">
            <w:pPr>
              <w:jc w:val="both"/>
            </w:pPr>
            <w:hyperlink r:id="rId237"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lastRenderedPageBreak/>
              <w:t>Dependency</w:t>
            </w:r>
          </w:p>
        </w:tc>
        <w:tc>
          <w:tcPr>
            <w:tcW w:w="7188" w:type="dxa"/>
            <w:hideMark/>
          </w:tcPr>
          <w:p w14:paraId="5C628E2F" w14:textId="77777777" w:rsidR="007004D7" w:rsidRPr="008E510D" w:rsidRDefault="00DA0757" w:rsidP="00450C77">
            <w:pPr>
              <w:jc w:val="both"/>
            </w:pPr>
            <w:hyperlink r:id="rId238"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DA0757" w:rsidP="00450C77">
            <w:pPr>
              <w:jc w:val="both"/>
            </w:pPr>
            <w:hyperlink r:id="rId239"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DA0757" w:rsidP="00450C77">
            <w:pPr>
              <w:jc w:val="both"/>
            </w:pPr>
            <w:hyperlink r:id="rId240"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DA0757" w:rsidP="00450C77">
            <w:pPr>
              <w:jc w:val="both"/>
            </w:pPr>
            <w:hyperlink r:id="rId241"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DA0757" w:rsidP="00450C77">
            <w:pPr>
              <w:jc w:val="both"/>
            </w:pPr>
            <w:hyperlink r:id="rId242"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DA0757" w:rsidP="00450C77">
            <w:pPr>
              <w:jc w:val="both"/>
            </w:pPr>
            <w:hyperlink r:id="rId243"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DA0757" w:rsidP="00450C77">
            <w:pPr>
              <w:jc w:val="both"/>
            </w:pPr>
            <w:hyperlink r:id="rId244"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DA0757" w:rsidP="00450C77">
            <w:pPr>
              <w:jc w:val="both"/>
            </w:pPr>
            <w:hyperlink r:id="rId245"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DA0757" w:rsidP="00450C77">
            <w:pPr>
              <w:jc w:val="both"/>
            </w:pPr>
            <w:hyperlink r:id="rId246"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DA0757" w:rsidP="00450C77">
            <w:pPr>
              <w:jc w:val="both"/>
            </w:pPr>
            <w:hyperlink r:id="rId247"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DA0757" w:rsidP="00450C77">
            <w:pPr>
              <w:jc w:val="both"/>
            </w:pPr>
            <w:hyperlink r:id="rId248"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DA0757" w:rsidP="00450C77">
            <w:pPr>
              <w:jc w:val="both"/>
            </w:pPr>
            <w:hyperlink r:id="rId249"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t xml:space="preserve">Requirements </w:t>
            </w:r>
            <w:r w:rsidRPr="008E510D">
              <w:rPr>
                <w:rStyle w:val="Fett"/>
              </w:rPr>
              <w:lastRenderedPageBreak/>
              <w:t>Class</w:t>
            </w:r>
          </w:p>
        </w:tc>
        <w:tc>
          <w:tcPr>
            <w:tcW w:w="7188" w:type="dxa"/>
            <w:hideMark/>
          </w:tcPr>
          <w:p w14:paraId="06CFE5CF" w14:textId="77777777" w:rsidR="007004D7" w:rsidRPr="008E510D" w:rsidRDefault="00DA0757" w:rsidP="00450C77">
            <w:pPr>
              <w:jc w:val="both"/>
              <w:rPr>
                <w:b/>
                <w:bCs/>
              </w:rPr>
            </w:pPr>
            <w:hyperlink r:id="rId250" w:history="1">
              <w:r w:rsidR="007004D7" w:rsidRPr="008E510D">
                <w:rPr>
                  <w:rStyle w:val="Hyperlink"/>
                  <w:b/>
                  <w:bCs/>
                </w:rPr>
                <w:t>/req/hy_surfacehydrofeature/hydrographicnetwork/waterbodystrat</w:t>
              </w:r>
              <w:r w:rsidR="007004D7" w:rsidRPr="008E510D">
                <w:rPr>
                  <w:rStyle w:val="Hyperlink"/>
                  <w:b/>
                  <w:bCs/>
                </w:rPr>
                <w:lastRenderedPageBreak/>
                <w: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lastRenderedPageBreak/>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DA0757" w:rsidP="00450C77">
            <w:pPr>
              <w:jc w:val="both"/>
            </w:pPr>
            <w:hyperlink r:id="rId251"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1043572" w:rsidR="007004D7" w:rsidRPr="008E510D" w:rsidRDefault="00DA0757" w:rsidP="00450C77">
            <w:pPr>
              <w:jc w:val="both"/>
            </w:pPr>
            <w:hyperlink r:id="rId252" w:history="1">
              <w:r w:rsidR="007004D7" w:rsidRPr="008E510D">
                <w:rPr>
                  <w:rStyle w:val="Hyperlink"/>
                </w:rPr>
                <w:t>/req/hy_hydrofeature/hydrocomplex/outfall</w:t>
              </w:r>
              <w:r w:rsidR="002C3C8A">
                <w:rPr>
                  <w:rStyle w:val="Hyperlink"/>
                </w:rPr>
                <w:t>realization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DA0757" w:rsidP="00450C77">
            <w:pPr>
              <w:jc w:val="both"/>
            </w:pPr>
            <w:hyperlink r:id="rId253"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DA0757" w:rsidP="00450C77">
            <w:pPr>
              <w:jc w:val="both"/>
            </w:pPr>
            <w:hyperlink r:id="rId254"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DA0757" w:rsidP="00450C77">
            <w:pPr>
              <w:jc w:val="both"/>
              <w:rPr>
                <w:b/>
                <w:bCs/>
              </w:rPr>
            </w:pPr>
            <w:hyperlink r:id="rId255"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4983477B" w:rsidR="007004D7" w:rsidRPr="008E510D" w:rsidRDefault="00DA0757" w:rsidP="00450C77">
            <w:pPr>
              <w:jc w:val="both"/>
            </w:pPr>
            <w:hyperlink r:id="rId256" w:history="1">
              <w:r w:rsidR="007004D7" w:rsidRPr="008E510D">
                <w:rPr>
                  <w:rStyle w:val="Hyperlink"/>
                </w:rPr>
                <w:t>/req/hy_hydrofeature/hydrocomplex/catchment/outfall</w:t>
              </w:r>
              <w:r w:rsidR="002C3C8A">
                <w:rPr>
                  <w:rStyle w:val="Hyperlink"/>
                </w:rPr>
                <w:t>realization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DA0757" w:rsidP="00450C77">
            <w:pPr>
              <w:jc w:val="both"/>
            </w:pPr>
            <w:hyperlink r:id="rId257"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DA0757" w:rsidP="00450C77">
            <w:pPr>
              <w:jc w:val="both"/>
              <w:rPr>
                <w:b/>
                <w:bCs/>
              </w:rPr>
            </w:pPr>
            <w:hyperlink r:id="rId258"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4C5A1745" w:rsidR="00530F0D" w:rsidRPr="008E510D" w:rsidRDefault="00DA0757" w:rsidP="00450C77">
            <w:pPr>
              <w:jc w:val="both"/>
            </w:pPr>
            <w:hyperlink r:id="rId259" w:history="1">
              <w:r w:rsidR="00530F0D" w:rsidRPr="008E510D">
                <w:rPr>
                  <w:rStyle w:val="Hyperlink"/>
                </w:rPr>
                <w:t>/req/hy_hydrofeature/hydrocomplex/catchment/outfall</w:t>
              </w:r>
              <w:r w:rsidR="002C3C8A">
                <w:rPr>
                  <w:rStyle w:val="Hyperlink"/>
                </w:rPr>
                <w:t>realization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DA0757" w:rsidP="00450C77">
            <w:pPr>
              <w:jc w:val="both"/>
            </w:pPr>
            <w:hyperlink r:id="rId260"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DA0757" w:rsidP="00450C77">
            <w:pPr>
              <w:jc w:val="both"/>
              <w:rPr>
                <w:b/>
                <w:bCs/>
                <w:sz w:val="22"/>
                <w:szCs w:val="22"/>
              </w:rPr>
            </w:pPr>
            <w:hyperlink r:id="rId261"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DA0757" w:rsidP="00450C77">
            <w:pPr>
              <w:jc w:val="both"/>
            </w:pPr>
            <w:hyperlink r:id="rId262"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DA0757" w:rsidP="00450C77">
            <w:pPr>
              <w:jc w:val="both"/>
            </w:pPr>
            <w:hyperlink r:id="rId263"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DA0757" w:rsidP="00450C77">
            <w:pPr>
              <w:jc w:val="both"/>
              <w:rPr>
                <w:b/>
                <w:bCs/>
                <w:sz w:val="22"/>
                <w:szCs w:val="22"/>
              </w:rPr>
            </w:pPr>
            <w:hyperlink r:id="rId264"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DA0757" w:rsidP="00450C77">
            <w:pPr>
              <w:jc w:val="both"/>
              <w:rPr>
                <w:sz w:val="22"/>
                <w:szCs w:val="22"/>
              </w:rPr>
            </w:pPr>
            <w:hyperlink r:id="rId265"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DA0757" w:rsidP="00450C77">
            <w:pPr>
              <w:jc w:val="both"/>
              <w:rPr>
                <w:sz w:val="22"/>
                <w:szCs w:val="22"/>
              </w:rPr>
            </w:pPr>
            <w:hyperlink r:id="rId266"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DA0757" w:rsidP="00450C77">
            <w:pPr>
              <w:jc w:val="both"/>
              <w:rPr>
                <w:sz w:val="22"/>
                <w:szCs w:val="22"/>
              </w:rPr>
            </w:pPr>
            <w:hyperlink r:id="rId267"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DA0757" w:rsidP="00450C77">
            <w:pPr>
              <w:jc w:val="both"/>
              <w:rPr>
                <w:sz w:val="22"/>
                <w:szCs w:val="22"/>
              </w:rPr>
            </w:pPr>
            <w:hyperlink r:id="rId268"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258" w:name="_Toc458775755"/>
      <w:bookmarkStart w:id="259" w:name="_Toc461026412"/>
      <w:r w:rsidRPr="008E510D">
        <w:t>The Surface Water Body types</w:t>
      </w:r>
      <w:bookmarkEnd w:id="258"/>
      <w:bookmarkEnd w:id="259"/>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260" w:name="_Toc458775756"/>
      <w:bookmarkStart w:id="261" w:name="_Toc461026413"/>
      <w:r w:rsidRPr="008E510D">
        <w:t>The Storage model</w:t>
      </w:r>
      <w:bookmarkEnd w:id="260"/>
      <w:bookmarkEnd w:id="261"/>
    </w:p>
    <w:p w14:paraId="22B40F6C" w14:textId="4AADEECF" w:rsidR="007004D7" w:rsidRPr="008E510D" w:rsidRDefault="007004D7" w:rsidP="00450C77">
      <w:pPr>
        <w:pStyle w:val="StandardWeb"/>
        <w:jc w:val="both"/>
        <w:rPr>
          <w:lang w:val="en-US"/>
        </w:rPr>
      </w:pPr>
      <w:r w:rsidRPr="008E510D">
        <w:rPr>
          <w:lang w:val="en-US"/>
        </w:rPr>
        <w:t>The Storage model (</w:t>
      </w:r>
      <w:r w:rsidR="00031D1A">
        <w:rPr>
          <w:lang w:val="en-US"/>
        </w:rPr>
        <w:fldChar w:fldCharType="begin"/>
      </w:r>
      <w:r w:rsidR="00031D1A">
        <w:rPr>
          <w:lang w:val="en-US"/>
        </w:rPr>
        <w:instrText xml:space="preserve"> REF _Ref458786008 \h </w:instrText>
      </w:r>
      <w:r w:rsidR="00A82FF3">
        <w:rPr>
          <w:lang w:val="en-US"/>
        </w:rPr>
        <w:instrText xml:space="preserve"> \* MERGEFORMAT </w:instrText>
      </w:r>
      <w:r w:rsidR="00031D1A">
        <w:rPr>
          <w:lang w:val="en-US"/>
        </w:rPr>
      </w:r>
      <w:r w:rsidR="00031D1A">
        <w:rPr>
          <w:lang w:val="en-US"/>
        </w:rPr>
        <w:fldChar w:fldCharType="separate"/>
      </w:r>
      <w:r w:rsidR="00BA07C8" w:rsidRPr="00BA07C8">
        <w:t xml:space="preserve">Figure </w:t>
      </w:r>
      <w:r w:rsidR="00BA07C8" w:rsidRPr="00BA07C8">
        <w:rPr>
          <w:noProof/>
        </w:rPr>
        <w:t>38</w:t>
      </w:r>
      <w:r w:rsidR="00031D1A">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214390F7" w14:textId="77777777" w:rsidR="009E4992" w:rsidRDefault="009E4992" w:rsidP="009E4992">
      <w:pPr>
        <w:keepNext/>
        <w:jc w:val="center"/>
      </w:pPr>
      <w:r>
        <w:rPr>
          <w:noProof/>
        </w:rPr>
        <w:drawing>
          <wp:inline distT="0" distB="0" distL="0" distR="0" wp14:anchorId="66B67E9C" wp14:editId="59EABD0B">
            <wp:extent cx="5486400" cy="3276898"/>
            <wp:effectExtent l="0" t="0" r="0" b="0"/>
            <wp:docPr id="16" name="Grafik 16" descr="D:\Users\Dornblut\git_html\HY_Features\HTML_HYF\HY_SurfaceHydroFeature\EARoot\EA4\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git_html\HY_Features\HTML_HYF\HY_SurfaceHydroFeature\EARoot\EA4\EA39.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486400" cy="3276898"/>
                    </a:xfrm>
                    <a:prstGeom prst="rect">
                      <a:avLst/>
                    </a:prstGeom>
                    <a:noFill/>
                    <a:ln>
                      <a:noFill/>
                    </a:ln>
                  </pic:spPr>
                </pic:pic>
              </a:graphicData>
            </a:graphic>
          </wp:inline>
        </w:drawing>
      </w:r>
    </w:p>
    <w:p w14:paraId="381D04BC" w14:textId="0F6353A2" w:rsidR="009E4992" w:rsidRDefault="009E4992" w:rsidP="009E4992">
      <w:pPr>
        <w:pStyle w:val="OGCFigure"/>
      </w:pPr>
      <w:r>
        <w:t xml:space="preserve">Figure </w:t>
      </w:r>
      <w:r w:rsidR="00DA0757">
        <w:fldChar w:fldCharType="begin"/>
      </w:r>
      <w:r w:rsidR="00DA0757">
        <w:instrText xml:space="preserve"> SEQ Figure \* ARABIC </w:instrText>
      </w:r>
      <w:r w:rsidR="00DA0757">
        <w:fldChar w:fldCharType="separate"/>
      </w:r>
      <w:r>
        <w:rPr>
          <w:noProof/>
        </w:rPr>
        <w:t>38</w:t>
      </w:r>
      <w:r w:rsidR="00DA0757">
        <w:rPr>
          <w:noProof/>
        </w:rPr>
        <w:fldChar w:fldCharType="end"/>
      </w:r>
      <w:r>
        <w:t xml:space="preserve">: </w:t>
      </w:r>
      <w:r w:rsidRPr="006119FB">
        <w:t xml:space="preserve">Reservoir realizing an outfall (UML class diagram, </w:t>
      </w:r>
      <w:hyperlink r:id="rId270" w:history="1">
        <w:r w:rsidRPr="00D03383">
          <w:rPr>
            <w:rStyle w:val="Hyperlink"/>
          </w:rPr>
          <w:t>/req/hy_surfacehydrofeature/storage/reservoir</w:t>
        </w:r>
      </w:hyperlink>
      <w:r w:rsidRPr="006119FB">
        <w:t xml:space="preserve"> )</w:t>
      </w:r>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8897" w:type="dxa"/>
        <w:tblLook w:val="04A0" w:firstRow="1" w:lastRow="0" w:firstColumn="1" w:lastColumn="0" w:noHBand="0" w:noVBand="1"/>
      </w:tblPr>
      <w:tblGrid>
        <w:gridCol w:w="2263"/>
        <w:gridCol w:w="6634"/>
      </w:tblGrid>
      <w:tr w:rsidR="007004D7" w:rsidRPr="008E510D" w14:paraId="77456F32" w14:textId="77777777" w:rsidTr="000A5CC4">
        <w:tc>
          <w:tcPr>
            <w:tcW w:w="0" w:type="auto"/>
            <w:hideMark/>
          </w:tcPr>
          <w:p w14:paraId="4A33CADB" w14:textId="77777777" w:rsidR="007004D7" w:rsidRPr="008E510D" w:rsidRDefault="007004D7" w:rsidP="00450C77">
            <w:pPr>
              <w:jc w:val="both"/>
              <w:rPr>
                <w:b/>
                <w:bCs/>
              </w:rPr>
            </w:pPr>
            <w:r w:rsidRPr="008E510D">
              <w:rPr>
                <w:rStyle w:val="Fett"/>
              </w:rPr>
              <w:t>Requirements Class</w:t>
            </w:r>
          </w:p>
        </w:tc>
        <w:tc>
          <w:tcPr>
            <w:tcW w:w="6634" w:type="dxa"/>
            <w:hideMark/>
          </w:tcPr>
          <w:p w14:paraId="3FFA1005" w14:textId="77777777" w:rsidR="007004D7" w:rsidRPr="008E510D" w:rsidRDefault="00DA0757" w:rsidP="00450C77">
            <w:pPr>
              <w:jc w:val="both"/>
              <w:rPr>
                <w:b/>
                <w:bCs/>
              </w:rPr>
            </w:pPr>
            <w:hyperlink r:id="rId271" w:history="1">
              <w:r w:rsidR="007004D7" w:rsidRPr="008E510D">
                <w:rPr>
                  <w:rStyle w:val="Hyperlink"/>
                  <w:b/>
                  <w:bCs/>
                </w:rPr>
                <w:t>/req/hy_surfacehydrofeature/storage/reservoir</w:t>
              </w:r>
            </w:hyperlink>
          </w:p>
        </w:tc>
      </w:tr>
      <w:tr w:rsidR="007004D7" w:rsidRPr="008E510D" w14:paraId="4E9ABAE3" w14:textId="77777777" w:rsidTr="000A5CC4">
        <w:tc>
          <w:tcPr>
            <w:tcW w:w="0" w:type="auto"/>
            <w:hideMark/>
          </w:tcPr>
          <w:p w14:paraId="3DC7DA22" w14:textId="77777777" w:rsidR="007004D7" w:rsidRPr="008E510D" w:rsidRDefault="007004D7" w:rsidP="00450C77">
            <w:pPr>
              <w:jc w:val="both"/>
            </w:pPr>
            <w:r w:rsidRPr="008E510D">
              <w:t>Target type</w:t>
            </w:r>
          </w:p>
        </w:tc>
        <w:tc>
          <w:tcPr>
            <w:tcW w:w="663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0A5CC4">
        <w:tc>
          <w:tcPr>
            <w:tcW w:w="0" w:type="auto"/>
            <w:hideMark/>
          </w:tcPr>
          <w:p w14:paraId="21006A29" w14:textId="77777777" w:rsidR="007004D7" w:rsidRPr="008E510D" w:rsidRDefault="007004D7" w:rsidP="00450C77">
            <w:pPr>
              <w:jc w:val="both"/>
            </w:pPr>
            <w:r w:rsidRPr="008E510D">
              <w:t>Name</w:t>
            </w:r>
          </w:p>
        </w:tc>
        <w:tc>
          <w:tcPr>
            <w:tcW w:w="663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0A5CC4">
        <w:tc>
          <w:tcPr>
            <w:tcW w:w="0" w:type="auto"/>
            <w:hideMark/>
          </w:tcPr>
          <w:p w14:paraId="7CC4AC7E" w14:textId="77777777" w:rsidR="007004D7" w:rsidRPr="008E510D" w:rsidRDefault="007004D7" w:rsidP="00450C77">
            <w:pPr>
              <w:jc w:val="both"/>
            </w:pPr>
            <w:r w:rsidRPr="008E510D">
              <w:t>Dependency</w:t>
            </w:r>
          </w:p>
        </w:tc>
        <w:tc>
          <w:tcPr>
            <w:tcW w:w="6634" w:type="dxa"/>
            <w:hideMark/>
          </w:tcPr>
          <w:p w14:paraId="201A641F" w14:textId="77777777" w:rsidR="007004D7" w:rsidRPr="008E510D" w:rsidRDefault="00DA0757" w:rsidP="00450C77">
            <w:pPr>
              <w:jc w:val="both"/>
            </w:pPr>
            <w:hyperlink r:id="rId272" w:history="1">
              <w:r w:rsidR="007004D7" w:rsidRPr="008E510D">
                <w:rPr>
                  <w:rStyle w:val="Hyperlink"/>
                </w:rPr>
                <w:t>/req/hy_surfacehydrofeature/hydrographicnetwork/waterbody</w:t>
              </w:r>
            </w:hyperlink>
          </w:p>
        </w:tc>
      </w:tr>
      <w:tr w:rsidR="007004D7" w:rsidRPr="008E510D" w14:paraId="40BBEA43" w14:textId="77777777" w:rsidTr="000A5CC4">
        <w:tc>
          <w:tcPr>
            <w:tcW w:w="0" w:type="auto"/>
            <w:hideMark/>
          </w:tcPr>
          <w:p w14:paraId="5400B311" w14:textId="77777777" w:rsidR="007004D7" w:rsidRPr="008E510D" w:rsidRDefault="007004D7" w:rsidP="00450C77">
            <w:pPr>
              <w:jc w:val="both"/>
            </w:pPr>
            <w:r w:rsidRPr="008E510D">
              <w:t>Dependency</w:t>
            </w:r>
          </w:p>
        </w:tc>
        <w:tc>
          <w:tcPr>
            <w:tcW w:w="6634" w:type="dxa"/>
            <w:hideMark/>
          </w:tcPr>
          <w:p w14:paraId="39E27C00" w14:textId="22239863" w:rsidR="007004D7" w:rsidRPr="008E510D" w:rsidRDefault="00DA0757" w:rsidP="00450C77">
            <w:pPr>
              <w:jc w:val="both"/>
            </w:pPr>
            <w:hyperlink r:id="rId273" w:history="1">
              <w:r w:rsidR="007004D7" w:rsidRPr="008E510D">
                <w:rPr>
                  <w:rStyle w:val="Hyperlink"/>
                </w:rPr>
                <w:t>/req/hy_surfacehydrofeature/hydrocomplex/outfall</w:t>
              </w:r>
              <w:r w:rsidR="002C3C8A">
                <w:rPr>
                  <w:rStyle w:val="Hyperlink"/>
                </w:rPr>
                <w:t>realization</w:t>
              </w:r>
            </w:hyperlink>
          </w:p>
        </w:tc>
      </w:tr>
      <w:tr w:rsidR="007004D7" w:rsidRPr="008E510D" w14:paraId="2C342CC4" w14:textId="77777777" w:rsidTr="000A5CC4">
        <w:tc>
          <w:tcPr>
            <w:tcW w:w="0" w:type="auto"/>
            <w:hideMark/>
          </w:tcPr>
          <w:p w14:paraId="0416D327" w14:textId="77777777" w:rsidR="007004D7" w:rsidRPr="008E510D" w:rsidRDefault="007004D7" w:rsidP="00450C77">
            <w:pPr>
              <w:jc w:val="both"/>
            </w:pPr>
            <w:r w:rsidRPr="008E510D">
              <w:t>Requirement</w:t>
            </w:r>
          </w:p>
        </w:tc>
        <w:tc>
          <w:tcPr>
            <w:tcW w:w="6634" w:type="dxa"/>
            <w:hideMark/>
          </w:tcPr>
          <w:p w14:paraId="7AAF253A" w14:textId="77777777" w:rsidR="007004D7" w:rsidRPr="008E510D" w:rsidRDefault="00DA0757" w:rsidP="00450C77">
            <w:pPr>
              <w:jc w:val="both"/>
            </w:pPr>
            <w:hyperlink r:id="rId274" w:history="1">
              <w:r w:rsidR="007004D7" w:rsidRPr="008E510D">
                <w:rPr>
                  <w:rStyle w:val="Hyperlink"/>
                </w:rPr>
                <w:t>/req/hy_surfacehydrofeature/storage/reservoir.storedwaterbody</w:t>
              </w:r>
            </w:hyperlink>
          </w:p>
        </w:tc>
      </w:tr>
      <w:tr w:rsidR="007004D7" w:rsidRPr="008E510D" w14:paraId="31ACDD3F" w14:textId="77777777" w:rsidTr="000A5CC4">
        <w:tc>
          <w:tcPr>
            <w:tcW w:w="0" w:type="auto"/>
            <w:hideMark/>
          </w:tcPr>
          <w:p w14:paraId="68A61712" w14:textId="77777777" w:rsidR="007004D7" w:rsidRPr="008E510D" w:rsidRDefault="007004D7" w:rsidP="00450C77">
            <w:pPr>
              <w:jc w:val="both"/>
            </w:pPr>
            <w:r w:rsidRPr="008E510D">
              <w:t>Requirement</w:t>
            </w:r>
          </w:p>
        </w:tc>
        <w:tc>
          <w:tcPr>
            <w:tcW w:w="6634" w:type="dxa"/>
            <w:hideMark/>
          </w:tcPr>
          <w:p w14:paraId="46CFEC66" w14:textId="77777777" w:rsidR="007004D7" w:rsidRPr="008E510D" w:rsidRDefault="00DA0757" w:rsidP="00450C77">
            <w:pPr>
              <w:jc w:val="both"/>
            </w:pPr>
            <w:hyperlink r:id="rId275"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262" w:name="_Toc458775757"/>
      <w:bookmarkStart w:id="263" w:name="_Toc461026414"/>
      <w:r w:rsidRPr="008E510D">
        <w:lastRenderedPageBreak/>
        <w:t>The Hydrometric Network application schema</w:t>
      </w:r>
      <w:bookmarkEnd w:id="262"/>
      <w:bookmarkEnd w:id="263"/>
    </w:p>
    <w:p w14:paraId="42EC8615" w14:textId="09DAE3FE" w:rsidR="007004D7" w:rsidRPr="008E510D"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D03383">
        <w:rPr>
          <w:lang w:val="en-US"/>
        </w:rPr>
        <w:fldChar w:fldCharType="begin"/>
      </w:r>
      <w:r w:rsidR="00D03383">
        <w:rPr>
          <w:lang w:val="en-US"/>
        </w:rPr>
        <w:instrText xml:space="preserve"> REF _Ref461020897 \h </w:instrText>
      </w:r>
      <w:r w:rsidR="00D03383">
        <w:rPr>
          <w:lang w:val="en-US"/>
        </w:rPr>
      </w:r>
      <w:r w:rsidR="00D03383">
        <w:rPr>
          <w:lang w:val="en-US"/>
        </w:rPr>
        <w:fldChar w:fldCharType="separate"/>
      </w:r>
      <w:r w:rsidR="00D03383">
        <w:t xml:space="preserve">Figure </w:t>
      </w:r>
      <w:r w:rsidR="00D03383">
        <w:rPr>
          <w:noProof/>
        </w:rPr>
        <w:t>40</w:t>
      </w:r>
      <w:r w:rsidR="00D03383">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D03383">
        <w:rPr>
          <w:lang w:val="en-US"/>
        </w:rPr>
        <w:fldChar w:fldCharType="begin"/>
      </w:r>
      <w:r w:rsidR="00D03383">
        <w:rPr>
          <w:lang w:val="en-US"/>
        </w:rPr>
        <w:instrText xml:space="preserve"> REF _Ref458785979 \h </w:instrText>
      </w:r>
      <w:r w:rsidR="00D03383">
        <w:rPr>
          <w:lang w:val="en-US"/>
        </w:rPr>
      </w:r>
      <w:r w:rsidR="00D03383">
        <w:rPr>
          <w:lang w:val="en-US"/>
        </w:rPr>
        <w:fldChar w:fldCharType="separate"/>
      </w:r>
      <w:r w:rsidR="00D03383" w:rsidRPr="008E510D">
        <w:t xml:space="preserve">Figure </w:t>
      </w:r>
      <w:r w:rsidR="00D03383">
        <w:rPr>
          <w:noProof/>
        </w:rPr>
        <w:t>39</w:t>
      </w:r>
      <w:r w:rsidR="00D03383">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708C3901" w:rsidR="007004D7" w:rsidRPr="008E510D" w:rsidRDefault="007004D7" w:rsidP="006D2CB5">
      <w:pPr>
        <w:pStyle w:val="OGCFigure"/>
      </w:pPr>
      <w:bookmarkStart w:id="264" w:name="_Ref458785979"/>
      <w:bookmarkStart w:id="265" w:name="_Toc461026480"/>
      <w:r w:rsidRPr="008E510D">
        <w:t xml:space="preserve">Figure </w:t>
      </w:r>
      <w:r w:rsidR="00DA0757">
        <w:fldChar w:fldCharType="begin"/>
      </w:r>
      <w:r w:rsidR="00DA0757">
        <w:instrText xml:space="preserve"> SEQ Figure \* ARABIC </w:instrText>
      </w:r>
      <w:r w:rsidR="00DA0757">
        <w:fldChar w:fldCharType="separate"/>
      </w:r>
      <w:r w:rsidR="009E4992">
        <w:rPr>
          <w:noProof/>
        </w:rPr>
        <w:t>39</w:t>
      </w:r>
      <w:r w:rsidR="00DA0757">
        <w:rPr>
          <w:noProof/>
        </w:rPr>
        <w:fldChar w:fldCharType="end"/>
      </w:r>
      <w:bookmarkEnd w:id="264"/>
      <w:r w:rsidRPr="008E510D">
        <w:t>: Hydrometric Network – dependencies</w:t>
      </w:r>
      <w:bookmarkEnd w:id="265"/>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7345AEB" w14:textId="77777777" w:rsidR="009E4992" w:rsidRDefault="009E4992" w:rsidP="009E4992">
      <w:pPr>
        <w:keepNext/>
        <w:jc w:val="both"/>
      </w:pPr>
      <w:r>
        <w:rPr>
          <w:noProof/>
        </w:rPr>
        <w:lastRenderedPageBreak/>
        <w:drawing>
          <wp:inline distT="0" distB="0" distL="0" distR="0" wp14:anchorId="7A832EF7" wp14:editId="5BE0BD14">
            <wp:extent cx="5486400" cy="5550250"/>
            <wp:effectExtent l="0" t="0" r="0" b="0"/>
            <wp:docPr id="17" name="Grafik 17" descr="D:\Users\Dornblut\git_html\HY_Features\HTML_HYF\HY_HydrometricNetwork\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git_html\HY_Features\HTML_HYF\HY_HydrometricNetwork\EARoot\EA4.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86400" cy="5550250"/>
                    </a:xfrm>
                    <a:prstGeom prst="rect">
                      <a:avLst/>
                    </a:prstGeom>
                    <a:noFill/>
                    <a:ln>
                      <a:noFill/>
                    </a:ln>
                  </pic:spPr>
                </pic:pic>
              </a:graphicData>
            </a:graphic>
          </wp:inline>
        </w:drawing>
      </w:r>
    </w:p>
    <w:p w14:paraId="0E90DA24" w14:textId="4E73BC52" w:rsidR="009E4992" w:rsidRDefault="009E4992" w:rsidP="009E4992">
      <w:pPr>
        <w:pStyle w:val="OGCFigure"/>
      </w:pPr>
      <w:r>
        <w:t xml:space="preserve">Figure </w:t>
      </w:r>
      <w:r w:rsidR="00DA0757">
        <w:fldChar w:fldCharType="begin"/>
      </w:r>
      <w:r w:rsidR="00DA0757">
        <w:instrText xml:space="preserve"> SEQ Figure</w:instrText>
      </w:r>
      <w:r w:rsidR="00DA0757">
        <w:instrText xml:space="preserve"> \* ARABIC </w:instrText>
      </w:r>
      <w:r w:rsidR="00DA0757">
        <w:fldChar w:fldCharType="separate"/>
      </w:r>
      <w:r>
        <w:rPr>
          <w:noProof/>
        </w:rPr>
        <w:t>40</w:t>
      </w:r>
      <w:r w:rsidR="00DA0757">
        <w:rPr>
          <w:noProof/>
        </w:rPr>
        <w:fldChar w:fldCharType="end"/>
      </w:r>
      <w:r>
        <w:t xml:space="preserve">: </w:t>
      </w:r>
      <w:r w:rsidRPr="008E510D">
        <w:t xml:space="preserve">Hydrometric network model (UML class diagram, </w:t>
      </w:r>
      <w:hyperlink r:id="rId278" w:history="1">
        <w:r w:rsidRPr="008E510D">
          <w:rPr>
            <w:rStyle w:val="Hyperlink"/>
          </w:rPr>
          <w:t>/req/hy_hydrometricfeature/hydrometricnetwork</w:t>
        </w:r>
      </w:hyperlink>
      <w:r w:rsidRPr="008E510D">
        <w:t xml:space="preserve"> )</w:t>
      </w:r>
    </w:p>
    <w:p w14:paraId="44A0FC68" w14:textId="0CCF6204" w:rsidR="00911946" w:rsidRPr="008E510D" w:rsidRDefault="007004D7" w:rsidP="00911946">
      <w:pPr>
        <w:pStyle w:val="StandardWeb"/>
        <w:jc w:val="both"/>
        <w:rPr>
          <w:ins w:id="266" w:author="GRDC/ID" w:date="2016-09-08T09:17:00Z"/>
          <w:lang w:val="en-US"/>
        </w:rPr>
      </w:pPr>
      <w:r w:rsidRPr="008E510D">
        <w:rPr>
          <w:lang w:val="en-US"/>
        </w:rPr>
        <w:t>The HY_HydrometricNetwork feature type specializes the HY_HydroNetwork realization defined in the core model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 xml:space="preserve">a monitoring station at which data on water are obtained. </w:t>
      </w:r>
      <w:ins w:id="267" w:author="GRDC/ID" w:date="2016-09-08T09:17:00Z">
        <w:r w:rsidR="00911946" w:rsidRPr="008E510D">
          <w:rPr>
            <w:lang w:val="en-US"/>
          </w:rPr>
          <w:t xml:space="preserve">An </w:t>
        </w:r>
        <w:r w:rsidR="00911946" w:rsidRPr="008E510D">
          <w:rPr>
            <w:rStyle w:val="Hervorhebung"/>
            <w:lang w:val="en-US"/>
          </w:rPr>
          <w:t>outflow</w:t>
        </w:r>
        <w:r w:rsidR="00911946">
          <w:rPr>
            <w:rStyle w:val="Hervorhebung"/>
            <w:lang w:val="en-US"/>
          </w:rPr>
          <w:t>-</w:t>
        </w:r>
        <w:r w:rsidR="00911946" w:rsidRPr="008E510D">
          <w:rPr>
            <w:rStyle w:val="Hervorhebung"/>
            <w:lang w:val="en-US"/>
          </w:rPr>
          <w:t>at</w:t>
        </w:r>
        <w:r w:rsidR="00911946">
          <w:rPr>
            <w:rStyle w:val="Hervorhebung"/>
            <w:lang w:val="en-US"/>
          </w:rPr>
          <w:t>-station</w:t>
        </w:r>
        <w:r w:rsidR="00911946" w:rsidRPr="008E510D">
          <w:rPr>
            <w:lang w:val="en-US"/>
          </w:rPr>
          <w:t xml:space="preserve"> constraint is defined such that the outflow of the catchment which is realized by the channel network is of type HY_Outfall</w:t>
        </w:r>
        <w:r w:rsidR="00911946">
          <w:rPr>
            <w:lang w:val="en-US"/>
          </w:rPr>
          <w:t>Realization</w:t>
        </w:r>
        <w:r w:rsidR="00911946" w:rsidRPr="008E510D">
          <w:rPr>
            <w:lang w:val="en-US"/>
          </w:rPr>
          <w:t xml:space="preserve"> whenever an outfall is realized </w:t>
        </w:r>
        <w:r w:rsidR="00911946">
          <w:rPr>
            <w:lang w:val="en-US"/>
          </w:rPr>
          <w:t xml:space="preserve">through </w:t>
        </w:r>
      </w:ins>
      <w:ins w:id="268" w:author="GRDC/ID" w:date="2016-09-08T09:18:00Z">
        <w:r w:rsidR="00911946">
          <w:rPr>
            <w:lang w:val="en-US"/>
          </w:rPr>
          <w:t>the</w:t>
        </w:r>
      </w:ins>
      <w:ins w:id="269" w:author="GRDC/ID" w:date="2016-09-08T09:17:00Z">
        <w:r w:rsidR="00911946">
          <w:rPr>
            <w:lang w:val="en-US"/>
          </w:rPr>
          <w:t xml:space="preserve"> hydrometric </w:t>
        </w:r>
      </w:ins>
      <w:ins w:id="270" w:author="GRDC/ID" w:date="2016-09-08T09:18:00Z">
        <w:r w:rsidR="00911946">
          <w:rPr>
            <w:lang w:val="en-US"/>
          </w:rPr>
          <w:t>feature</w:t>
        </w:r>
      </w:ins>
      <w:ins w:id="271" w:author="GRDC/ID" w:date="2016-09-08T09:17:00Z">
        <w:r w:rsidR="00911946" w:rsidRPr="008E510D">
          <w:rPr>
            <w:lang w:val="en-US"/>
          </w:rPr>
          <w:t>.</w:t>
        </w:r>
      </w:ins>
    </w:p>
    <w:p w14:paraId="5D890E88" w14:textId="71DCF49C" w:rsidR="007004D7" w:rsidRPr="008E510D" w:rsidRDefault="00452B33" w:rsidP="00450C77">
      <w:pPr>
        <w:pStyle w:val="StandardWeb"/>
        <w:jc w:val="both"/>
        <w:rPr>
          <w:lang w:val="en-US"/>
        </w:rPr>
      </w:pPr>
      <w:r w:rsidRPr="00B74E4E">
        <w:t>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713" w:type="dxa"/>
        <w:tblLook w:val="04A0" w:firstRow="1" w:lastRow="0" w:firstColumn="1" w:lastColumn="0" w:noHBand="0" w:noVBand="1"/>
      </w:tblPr>
      <w:tblGrid>
        <w:gridCol w:w="1809"/>
        <w:gridCol w:w="6904"/>
      </w:tblGrid>
      <w:tr w:rsidR="007004D7" w:rsidRPr="008E510D" w14:paraId="670C31E7" w14:textId="77777777" w:rsidTr="00D03383">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6904" w:type="dxa"/>
            <w:hideMark/>
          </w:tcPr>
          <w:p w14:paraId="4E031367" w14:textId="77777777" w:rsidR="007004D7" w:rsidRPr="008E510D" w:rsidRDefault="00DA0757" w:rsidP="00450C77">
            <w:pPr>
              <w:jc w:val="both"/>
              <w:rPr>
                <w:b/>
                <w:bCs/>
              </w:rPr>
            </w:pPr>
            <w:hyperlink r:id="rId279" w:history="1">
              <w:r w:rsidR="007004D7" w:rsidRPr="008E510D">
                <w:rPr>
                  <w:rStyle w:val="Hyperlink"/>
                  <w:b/>
                  <w:bCs/>
                </w:rPr>
                <w:t>/req/hy_hydrometricfeature/hydrometricnetwork</w:t>
              </w:r>
            </w:hyperlink>
          </w:p>
        </w:tc>
      </w:tr>
      <w:tr w:rsidR="007004D7" w:rsidRPr="008E510D" w14:paraId="0612A15B" w14:textId="77777777" w:rsidTr="00D03383">
        <w:tc>
          <w:tcPr>
            <w:tcW w:w="1809" w:type="dxa"/>
            <w:hideMark/>
          </w:tcPr>
          <w:p w14:paraId="59E362CD" w14:textId="77777777" w:rsidR="007004D7" w:rsidRPr="008E510D" w:rsidRDefault="007004D7" w:rsidP="00450C77">
            <w:pPr>
              <w:jc w:val="both"/>
            </w:pPr>
            <w:r w:rsidRPr="008E510D">
              <w:t>Target type</w:t>
            </w:r>
          </w:p>
        </w:tc>
        <w:tc>
          <w:tcPr>
            <w:tcW w:w="6904"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D03383">
        <w:tc>
          <w:tcPr>
            <w:tcW w:w="1809" w:type="dxa"/>
            <w:hideMark/>
          </w:tcPr>
          <w:p w14:paraId="13C4C4B4" w14:textId="77777777" w:rsidR="007004D7" w:rsidRPr="008E510D" w:rsidRDefault="007004D7" w:rsidP="00450C77">
            <w:pPr>
              <w:jc w:val="both"/>
            </w:pPr>
            <w:r w:rsidRPr="008E510D">
              <w:t>Name</w:t>
            </w:r>
          </w:p>
        </w:tc>
        <w:tc>
          <w:tcPr>
            <w:tcW w:w="6904"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D03383">
        <w:tc>
          <w:tcPr>
            <w:tcW w:w="1809" w:type="dxa"/>
            <w:hideMark/>
          </w:tcPr>
          <w:p w14:paraId="6EBA20FD" w14:textId="77777777" w:rsidR="007004D7" w:rsidRPr="008E510D" w:rsidRDefault="007004D7" w:rsidP="00450C77">
            <w:pPr>
              <w:jc w:val="both"/>
            </w:pPr>
            <w:r w:rsidRPr="008E510D">
              <w:t>Dependency</w:t>
            </w:r>
          </w:p>
        </w:tc>
        <w:tc>
          <w:tcPr>
            <w:tcW w:w="6904" w:type="dxa"/>
            <w:hideMark/>
          </w:tcPr>
          <w:p w14:paraId="7590853D" w14:textId="77777777" w:rsidR="007004D7" w:rsidRPr="008E510D" w:rsidRDefault="00DA0757" w:rsidP="00450C77">
            <w:pPr>
              <w:jc w:val="both"/>
            </w:pPr>
            <w:hyperlink r:id="rId280" w:history="1">
              <w:r w:rsidR="007004D7" w:rsidRPr="008E510D">
                <w:rPr>
                  <w:rStyle w:val="Hyperlink"/>
                </w:rPr>
                <w:t>/req/hy_hydrofeature/hydrocomplex/hydronetwork</w:t>
              </w:r>
            </w:hyperlink>
          </w:p>
        </w:tc>
      </w:tr>
      <w:tr w:rsidR="007004D7" w:rsidRPr="008E510D" w14:paraId="0C767648" w14:textId="77777777" w:rsidTr="00D03383">
        <w:tc>
          <w:tcPr>
            <w:tcW w:w="1809" w:type="dxa"/>
            <w:hideMark/>
          </w:tcPr>
          <w:p w14:paraId="770A83D2" w14:textId="77777777" w:rsidR="007004D7" w:rsidRPr="008E510D" w:rsidRDefault="007004D7" w:rsidP="00450C77">
            <w:pPr>
              <w:jc w:val="both"/>
            </w:pPr>
            <w:r w:rsidRPr="008E510D">
              <w:t>Dependency</w:t>
            </w:r>
          </w:p>
        </w:tc>
        <w:tc>
          <w:tcPr>
            <w:tcW w:w="6904" w:type="dxa"/>
            <w:hideMark/>
          </w:tcPr>
          <w:p w14:paraId="697018DB" w14:textId="77777777" w:rsidR="007004D7" w:rsidRPr="008E510D" w:rsidRDefault="00DA0757" w:rsidP="00450C77">
            <w:pPr>
              <w:jc w:val="both"/>
            </w:pPr>
            <w:hyperlink r:id="rId281" w:history="1">
              <w:r w:rsidR="007004D7" w:rsidRPr="008E510D">
                <w:rPr>
                  <w:rStyle w:val="Hyperlink"/>
                </w:rPr>
                <w:t>/req/hy_hydrometricfeature/hydrometricfeature</w:t>
              </w:r>
            </w:hyperlink>
          </w:p>
        </w:tc>
      </w:tr>
      <w:tr w:rsidR="007004D7" w:rsidRPr="008E510D" w14:paraId="0655CFB1" w14:textId="77777777" w:rsidTr="00D03383">
        <w:tc>
          <w:tcPr>
            <w:tcW w:w="1809" w:type="dxa"/>
            <w:hideMark/>
          </w:tcPr>
          <w:p w14:paraId="37A47123" w14:textId="77777777" w:rsidR="007004D7" w:rsidRPr="008E510D" w:rsidRDefault="007004D7" w:rsidP="00450C77">
            <w:pPr>
              <w:jc w:val="both"/>
            </w:pPr>
            <w:r w:rsidRPr="008E510D">
              <w:t>Requirement</w:t>
            </w:r>
          </w:p>
        </w:tc>
        <w:tc>
          <w:tcPr>
            <w:tcW w:w="6904" w:type="dxa"/>
            <w:hideMark/>
          </w:tcPr>
          <w:p w14:paraId="3A952268" w14:textId="77777777" w:rsidR="007004D7" w:rsidRPr="008E510D" w:rsidRDefault="00DA0757" w:rsidP="00450C77">
            <w:pPr>
              <w:jc w:val="both"/>
            </w:pPr>
            <w:hyperlink r:id="rId282"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6904"/>
      </w:tblGrid>
      <w:tr w:rsidR="00450A24" w:rsidRPr="008E510D" w14:paraId="5BA00FBE" w14:textId="77777777" w:rsidTr="00D03383">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6904" w:type="dxa"/>
            <w:hideMark/>
          </w:tcPr>
          <w:p w14:paraId="1957E2AF" w14:textId="77777777" w:rsidR="00450A24" w:rsidRPr="008E510D" w:rsidRDefault="00DA0757" w:rsidP="00450C77">
            <w:pPr>
              <w:jc w:val="both"/>
              <w:rPr>
                <w:b/>
                <w:bCs/>
              </w:rPr>
            </w:pPr>
            <w:hyperlink r:id="rId283" w:history="1">
              <w:r w:rsidR="00450A24" w:rsidRPr="008E510D">
                <w:rPr>
                  <w:rStyle w:val="Hyperlink"/>
                  <w:b/>
                  <w:bCs/>
                </w:rPr>
                <w:t>/req/hy_hydrometricnetwork/hydrometricfeature</w:t>
              </w:r>
            </w:hyperlink>
          </w:p>
        </w:tc>
      </w:tr>
      <w:tr w:rsidR="00450A24" w:rsidRPr="008E510D" w14:paraId="101ADE61" w14:textId="77777777" w:rsidTr="00D03383">
        <w:tc>
          <w:tcPr>
            <w:tcW w:w="1809" w:type="dxa"/>
            <w:hideMark/>
          </w:tcPr>
          <w:p w14:paraId="2688C065" w14:textId="77777777" w:rsidR="00450A24" w:rsidRPr="008E510D" w:rsidRDefault="00450A24" w:rsidP="00450C77">
            <w:pPr>
              <w:jc w:val="both"/>
            </w:pPr>
            <w:r w:rsidRPr="008E510D">
              <w:t>Target type</w:t>
            </w:r>
          </w:p>
        </w:tc>
        <w:tc>
          <w:tcPr>
            <w:tcW w:w="6904"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D03383">
        <w:tc>
          <w:tcPr>
            <w:tcW w:w="1809" w:type="dxa"/>
            <w:hideMark/>
          </w:tcPr>
          <w:p w14:paraId="71D1E21D" w14:textId="77777777" w:rsidR="00450A24" w:rsidRPr="008E510D" w:rsidRDefault="00450A24" w:rsidP="00450C77">
            <w:pPr>
              <w:jc w:val="both"/>
            </w:pPr>
            <w:r w:rsidRPr="008E510D">
              <w:t>Name</w:t>
            </w:r>
          </w:p>
        </w:tc>
        <w:tc>
          <w:tcPr>
            <w:tcW w:w="6904"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D03383">
        <w:tc>
          <w:tcPr>
            <w:tcW w:w="1809" w:type="dxa"/>
            <w:hideMark/>
          </w:tcPr>
          <w:p w14:paraId="5ED81F8D" w14:textId="77777777" w:rsidR="00450A24" w:rsidRPr="008E510D" w:rsidRDefault="00450A24" w:rsidP="00450C77">
            <w:pPr>
              <w:jc w:val="both"/>
            </w:pPr>
            <w:r w:rsidRPr="008E510D">
              <w:t>Dependency</w:t>
            </w:r>
          </w:p>
        </w:tc>
        <w:tc>
          <w:tcPr>
            <w:tcW w:w="6904" w:type="dxa"/>
            <w:hideMark/>
          </w:tcPr>
          <w:p w14:paraId="243F4C26" w14:textId="0A571D63" w:rsidR="00450A24" w:rsidRPr="008E510D" w:rsidRDefault="00DA0757" w:rsidP="00450C77">
            <w:pPr>
              <w:jc w:val="both"/>
            </w:pPr>
            <w:hyperlink r:id="rId284" w:history="1">
              <w:r w:rsidR="00450A24" w:rsidRPr="008E510D">
                <w:rPr>
                  <w:rStyle w:val="Hyperlink"/>
                </w:rPr>
                <w:t>/req/hy_hydrofeature/hydrocomplex/outfall</w:t>
              </w:r>
              <w:r w:rsidR="002C3C8A">
                <w:rPr>
                  <w:rStyle w:val="Hyperlink"/>
                </w:rPr>
                <w:t>realization</w:t>
              </w:r>
            </w:hyperlink>
          </w:p>
        </w:tc>
      </w:tr>
      <w:tr w:rsidR="00450A24" w:rsidRPr="008E510D" w14:paraId="520C9321" w14:textId="77777777" w:rsidTr="00D03383">
        <w:tc>
          <w:tcPr>
            <w:tcW w:w="1809" w:type="dxa"/>
            <w:hideMark/>
          </w:tcPr>
          <w:p w14:paraId="15F3DAE2" w14:textId="77777777" w:rsidR="00450A24" w:rsidRPr="008E510D" w:rsidRDefault="00450A24" w:rsidP="00450C77">
            <w:pPr>
              <w:jc w:val="both"/>
            </w:pPr>
            <w:r w:rsidRPr="008E510D">
              <w:t>Dependency</w:t>
            </w:r>
          </w:p>
        </w:tc>
        <w:tc>
          <w:tcPr>
            <w:tcW w:w="6904" w:type="dxa"/>
            <w:hideMark/>
          </w:tcPr>
          <w:p w14:paraId="4720D808" w14:textId="77777777" w:rsidR="00450A24" w:rsidRPr="008E510D" w:rsidRDefault="00DA0757" w:rsidP="00450C77">
            <w:pPr>
              <w:jc w:val="both"/>
            </w:pPr>
            <w:hyperlink r:id="rId285" w:history="1">
              <w:r w:rsidR="00450A24" w:rsidRPr="008E510D">
                <w:rPr>
                  <w:rStyle w:val="Hyperlink"/>
                </w:rPr>
                <w:t>/req/hy_hydrometricfeature/hydrometricnetwork</w:t>
              </w:r>
            </w:hyperlink>
          </w:p>
        </w:tc>
      </w:tr>
      <w:tr w:rsidR="00450A24" w:rsidRPr="008E510D" w14:paraId="0ECA3244" w14:textId="77777777" w:rsidTr="00D03383">
        <w:tc>
          <w:tcPr>
            <w:tcW w:w="1809" w:type="dxa"/>
            <w:hideMark/>
          </w:tcPr>
          <w:p w14:paraId="47754C3A" w14:textId="77777777" w:rsidR="00450A24" w:rsidRPr="008E510D" w:rsidRDefault="00450A24" w:rsidP="00450C77">
            <w:pPr>
              <w:jc w:val="both"/>
            </w:pPr>
            <w:r w:rsidRPr="008E510D">
              <w:t>Requirement</w:t>
            </w:r>
          </w:p>
        </w:tc>
        <w:tc>
          <w:tcPr>
            <w:tcW w:w="6904" w:type="dxa"/>
            <w:hideMark/>
          </w:tcPr>
          <w:p w14:paraId="79FA34D8" w14:textId="77777777" w:rsidR="00450A24" w:rsidRPr="008E510D" w:rsidRDefault="00DA0757" w:rsidP="00450C77">
            <w:pPr>
              <w:jc w:val="both"/>
            </w:pPr>
            <w:hyperlink r:id="rId286" w:history="1">
              <w:r w:rsidR="00450A24" w:rsidRPr="008E510D">
                <w:rPr>
                  <w:rStyle w:val="Hyperlink"/>
                </w:rPr>
                <w:t>/req/hy_hydrometricnetwork/hydrometricfeature.positiononriver</w:t>
              </w:r>
            </w:hyperlink>
          </w:p>
        </w:tc>
      </w:tr>
      <w:tr w:rsidR="00450A24" w:rsidRPr="008E510D" w14:paraId="55B24C8D" w14:textId="77777777" w:rsidTr="00D03383">
        <w:tc>
          <w:tcPr>
            <w:tcW w:w="1809" w:type="dxa"/>
            <w:hideMark/>
          </w:tcPr>
          <w:p w14:paraId="7DF70E7A" w14:textId="77777777" w:rsidR="00450A24" w:rsidRPr="008E510D" w:rsidRDefault="00450A24" w:rsidP="00450C77">
            <w:pPr>
              <w:jc w:val="both"/>
            </w:pPr>
            <w:r w:rsidRPr="008E510D">
              <w:t>Requirement</w:t>
            </w:r>
          </w:p>
        </w:tc>
        <w:tc>
          <w:tcPr>
            <w:tcW w:w="6904" w:type="dxa"/>
            <w:hideMark/>
          </w:tcPr>
          <w:p w14:paraId="09F34BDE" w14:textId="77777777" w:rsidR="00450A24" w:rsidRPr="008E510D" w:rsidRDefault="00DA0757" w:rsidP="00450C77">
            <w:pPr>
              <w:jc w:val="both"/>
            </w:pPr>
            <w:hyperlink r:id="rId287"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8"/>
          <w:footerReference w:type="even" r:id="rId289"/>
          <w:footerReference w:type="default" r:id="rId290"/>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272" w:name="_Toc461026415"/>
      <w:r>
        <w:t xml:space="preserve">ANNEX A </w:t>
      </w:r>
      <w:r w:rsidR="00807D2F">
        <w:t>Conformance Class Abstract Test Suite (Normative)</w:t>
      </w:r>
      <w:bookmarkEnd w:id="272"/>
    </w:p>
    <w:p w14:paraId="3EC0005E" w14:textId="77777777" w:rsidR="00604B6C" w:rsidRDefault="00604B6C" w:rsidP="00B44DA2">
      <w:pPr>
        <w:pStyle w:val="berschrift2"/>
        <w:numPr>
          <w:ilvl w:val="0"/>
          <w:numId w:val="0"/>
        </w:numPr>
      </w:pPr>
      <w:bookmarkStart w:id="273" w:name="_Toc461026416"/>
      <w:r>
        <w:t>A.1 Introduction</w:t>
      </w:r>
      <w:bookmarkEnd w:id="273"/>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274" w:name="_Toc461026417"/>
      <w:r>
        <w:t>A.2 Conformance class: HY_HydroFeature application schema equivalence</w:t>
      </w:r>
      <w:bookmarkEnd w:id="274"/>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DA0757" w:rsidP="00882601">
            <w:pPr>
              <w:rPr>
                <w:b/>
                <w:bCs/>
              </w:rPr>
            </w:pPr>
            <w:hyperlink r:id="rId291"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DA0757" w:rsidP="00882601">
            <w:hyperlink r:id="rId292"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DA0757" w:rsidP="00882601">
            <w:hyperlink r:id="rId293"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DA0757" w:rsidP="00882601">
            <w:hyperlink r:id="rId294"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275" w:name="_Toc461026418"/>
      <w:r>
        <w:lastRenderedPageBreak/>
        <w:t>A.3 Conformance class: HY_SurfaceHydroFeature application schema equivalence</w:t>
      </w:r>
      <w:bookmarkEnd w:id="275"/>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DA0757" w:rsidP="00882601">
            <w:pPr>
              <w:rPr>
                <w:b/>
                <w:bCs/>
              </w:rPr>
            </w:pPr>
            <w:hyperlink r:id="rId295"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DA0757" w:rsidP="00882601">
            <w:hyperlink r:id="rId296"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DA0757" w:rsidP="00882601">
            <w:hyperlink r:id="rId297"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DA0757" w:rsidP="00882601">
            <w:hyperlink r:id="rId298"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DA0757" w:rsidP="00882601">
            <w:hyperlink r:id="rId299"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276" w:name="_Toc461026419"/>
      <w:r>
        <w:t>A.4 Conformance class: HY_HydrometricFeature application schema equivalence</w:t>
      </w:r>
      <w:bookmarkEnd w:id="276"/>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DA0757" w:rsidP="00882601">
            <w:pPr>
              <w:rPr>
                <w:b/>
                <w:bCs/>
              </w:rPr>
            </w:pPr>
            <w:hyperlink r:id="rId300"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DA0757" w:rsidP="00882601">
            <w:hyperlink r:id="rId301"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2"/>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277" w:name="_Toc461026420"/>
      <w:r>
        <w:lastRenderedPageBreak/>
        <w:t>ANNEX B - Code lists for the HY_Features model</w:t>
      </w:r>
      <w:bookmarkEnd w:id="277"/>
    </w:p>
    <w:p w14:paraId="12F5BE76" w14:textId="77777777" w:rsidR="00436079" w:rsidRDefault="00436079" w:rsidP="00B44DA2">
      <w:pPr>
        <w:pStyle w:val="berschrift2"/>
        <w:numPr>
          <w:ilvl w:val="0"/>
          <w:numId w:val="0"/>
        </w:numPr>
      </w:pPr>
      <w:bookmarkStart w:id="278" w:name="_Toc461026421"/>
      <w:r>
        <w:t>B.1 Terms identifying a fixed landmark determined to realize the conceptual outfall</w:t>
      </w:r>
      <w:bookmarkEnd w:id="278"/>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279" w:name="_Toc461026422"/>
      <w:r>
        <w:t>B.2 Terms commonly used in hydrology to describe a spatial relation between two points</w:t>
      </w:r>
      <w:bookmarkEnd w:id="279"/>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5DA167E2" w14:textId="77777777" w:rsidR="005D26B0" w:rsidRDefault="005D26B0" w:rsidP="00B44DA2">
      <w:pPr>
        <w:pStyle w:val="berschrift2"/>
        <w:numPr>
          <w:ilvl w:val="0"/>
          <w:numId w:val="0"/>
        </w:numPr>
      </w:pPr>
    </w:p>
    <w:p w14:paraId="340F1C8F" w14:textId="77777777" w:rsidR="00436079" w:rsidRDefault="00436079" w:rsidP="00B44DA2">
      <w:pPr>
        <w:pStyle w:val="berschrift2"/>
        <w:numPr>
          <w:ilvl w:val="0"/>
          <w:numId w:val="0"/>
        </w:numPr>
      </w:pPr>
      <w:bookmarkStart w:id="280" w:name="_Toc461026423"/>
      <w:r>
        <w:t>B.3 Terms commonly used in hydrology to describe a drainage pattern</w:t>
      </w:r>
      <w:bookmarkEnd w:id="280"/>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81" w:name="_Toc461026424"/>
      <w:r>
        <w:t>B.4 Terms commonly used to indicate the type of name usage.</w:t>
      </w:r>
      <w:bookmarkEnd w:id="281"/>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282" w:name="_Toc461026425"/>
      <w:r w:rsidRPr="00B44DA2">
        <w:lastRenderedPageBreak/>
        <w:t>ANNEX C:  HY_Features  - AHGF Mapping</w:t>
      </w:r>
      <w:bookmarkEnd w:id="282"/>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283" w:name="_Toc461026426"/>
      <w:r>
        <w:t>C.1 Catchment</w:t>
      </w:r>
      <w:r w:rsidR="00B246A3">
        <w:t xml:space="preserve"> Model</w:t>
      </w:r>
      <w:bookmarkEnd w:id="283"/>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284" w:name="_Toc461026427"/>
      <w:r w:rsidRPr="00B44DA2">
        <w:t>C.2 Hydrographic Network</w:t>
      </w:r>
      <w:bookmarkEnd w:id="284"/>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r w:rsidR="00177E46">
              <w:t>:</w:t>
            </w:r>
            <w:r w:rsidR="002D14B0">
              <w:t>:</w:t>
            </w:r>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285" w:name="_Toc461026428"/>
      <w:r>
        <w:lastRenderedPageBreak/>
        <w:t xml:space="preserve">C.3 </w:t>
      </w:r>
      <w:r w:rsidRPr="00D7735B">
        <w:t>Hydrometric Network</w:t>
      </w:r>
      <w:bookmarkEnd w:id="285"/>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307"/>
          <w:footerReference w:type="default" r:id="rId308"/>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286" w:name="_Toc461026429"/>
      <w:r w:rsidRPr="00F11F37">
        <w:lastRenderedPageBreak/>
        <w:t>ANNEX D:  HY_Features  - NHDPlus  Mapping</w:t>
      </w:r>
      <w:bookmarkEnd w:id="286"/>
    </w:p>
    <w:p w14:paraId="28935695" w14:textId="5FCC34BF"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p>
    <w:p w14:paraId="1EE3D71A" w14:textId="4C738E77" w:rsidR="001D27A5" w:rsidRPr="00F11F37" w:rsidRDefault="001D27A5" w:rsidP="00B44DA2">
      <w:pPr>
        <w:pStyle w:val="berschrift2"/>
        <w:numPr>
          <w:ilvl w:val="0"/>
          <w:numId w:val="0"/>
        </w:numPr>
      </w:pPr>
      <w:bookmarkStart w:id="287" w:name="_Toc461026430"/>
      <w:r w:rsidRPr="00F11F37">
        <w:t>D.1 Catchment Model</w:t>
      </w:r>
      <w:bookmarkEnd w:id="287"/>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 xml:space="preserve">comid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288" w:name="_Toc461026431"/>
      <w:r w:rsidRPr="00F11F37">
        <w:t>D.2 Hydrographic Network Model</w:t>
      </w:r>
      <w:bookmarkEnd w:id="288"/>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289" w:name="_Toc461026432"/>
      <w:r w:rsidRPr="00F11F37">
        <w:t>D.3 Hydrometric Network Model</w:t>
      </w:r>
      <w:bookmarkEnd w:id="289"/>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309"/>
          <w:footerReference w:type="default" r:id="rId310"/>
          <w:type w:val="oddPage"/>
          <w:pgSz w:w="15840" w:h="12240" w:orient="landscape"/>
          <w:pgMar w:top="1800" w:right="1440" w:bottom="1800" w:left="1440" w:header="720" w:footer="720" w:gutter="0"/>
          <w:pgNumType w:start="1"/>
          <w:cols w:space="720"/>
          <w:docGrid w:linePitch="360"/>
        </w:sectPr>
      </w:pPr>
    </w:p>
    <w:p w14:paraId="5C674CA0" w14:textId="33AA9637" w:rsidR="00E65591" w:rsidRPr="00EC4103" w:rsidRDefault="00E65591" w:rsidP="00E65591">
      <w:pPr>
        <w:pStyle w:val="berschrift1"/>
        <w:numPr>
          <w:ilvl w:val="0"/>
          <w:numId w:val="0"/>
        </w:numPr>
      </w:pPr>
      <w:bookmarkStart w:id="290" w:name="_Toc459388267"/>
      <w:bookmarkStart w:id="291" w:name="_Toc461026433"/>
      <w:r w:rsidRPr="00EC4103">
        <w:lastRenderedPageBreak/>
        <w:t xml:space="preserve">ANNEX </w:t>
      </w:r>
      <w:r>
        <w:t>F</w:t>
      </w:r>
      <w:r w:rsidRPr="00EC4103">
        <w:t>:  HY_F</w:t>
      </w:r>
      <w:r w:rsidR="00337E73">
        <w:t>eatures  - INSPIRE Hydrography T</w:t>
      </w:r>
      <w:r w:rsidRPr="00EC4103">
        <w:t>heme</w:t>
      </w:r>
      <w:bookmarkEnd w:id="290"/>
      <w:bookmarkEnd w:id="291"/>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7777777" w:rsidR="00E65591" w:rsidRPr="00EC4103" w:rsidRDefault="00E65591" w:rsidP="00E65591">
      <w:pPr>
        <w:pStyle w:val="berschrift2"/>
        <w:numPr>
          <w:ilvl w:val="0"/>
          <w:numId w:val="0"/>
        </w:numPr>
      </w:pPr>
      <w:bookmarkStart w:id="292" w:name="_Toc459038746"/>
      <w:bookmarkStart w:id="293" w:name="_Toc459388268"/>
      <w:bookmarkStart w:id="294" w:name="_Toc461026434"/>
      <w:r>
        <w:t>F</w:t>
      </w:r>
      <w:r w:rsidRPr="00EC4103">
        <w:t>.1 Catchment Model</w:t>
      </w:r>
      <w:bookmarkEnd w:id="292"/>
      <w:bookmarkEnd w:id="293"/>
      <w:bookmarkEnd w:id="294"/>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77777777" w:rsidR="00E65591" w:rsidRPr="00EC4103" w:rsidRDefault="00E65591" w:rsidP="00E65591">
      <w:pPr>
        <w:pStyle w:val="berschrift2"/>
        <w:numPr>
          <w:ilvl w:val="0"/>
          <w:numId w:val="0"/>
        </w:numPr>
      </w:pPr>
      <w:bookmarkStart w:id="295" w:name="_Toc459038747"/>
      <w:bookmarkStart w:id="296" w:name="_Toc459388269"/>
      <w:bookmarkStart w:id="297" w:name="_Toc461026435"/>
      <w:r>
        <w:t>F</w:t>
      </w:r>
      <w:r w:rsidRPr="00EC4103">
        <w:t>.2 Hydrographic Network Model</w:t>
      </w:r>
      <w:bookmarkEnd w:id="295"/>
      <w:bookmarkEnd w:id="296"/>
      <w:bookmarkEnd w:id="297"/>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311"/>
          <w:footerReference w:type="even" r:id="rId312"/>
          <w:footerReference w:type="default" r:id="rId313"/>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berschrift1"/>
        <w:numPr>
          <w:ilvl w:val="0"/>
          <w:numId w:val="0"/>
        </w:numPr>
      </w:pPr>
      <w:bookmarkStart w:id="298" w:name="_Toc461026436"/>
      <w:r w:rsidRPr="00F11F37">
        <w:lastRenderedPageBreak/>
        <w:t xml:space="preserve">ANNEX </w:t>
      </w:r>
      <w:r>
        <w:t>F</w:t>
      </w:r>
      <w:r w:rsidRPr="00F11F37">
        <w:t xml:space="preserve">:  HY_Features  - </w:t>
      </w:r>
      <w:r w:rsidR="00E65591">
        <w:t>SANDRE</w:t>
      </w:r>
      <w:r w:rsidRPr="00F11F37">
        <w:t xml:space="preserve">  Mapping</w:t>
      </w:r>
      <w:bookmarkEnd w:id="298"/>
    </w:p>
    <w:p w14:paraId="1D51EC67" w14:textId="738BB34A" w:rsidR="00F7549D" w:rsidRDefault="00F7549D" w:rsidP="00F7549D">
      <w:pPr>
        <w:pStyle w:val="berschrift2"/>
        <w:numPr>
          <w:ilvl w:val="0"/>
          <w:numId w:val="0"/>
        </w:numPr>
        <w:rPr>
          <w:i/>
        </w:rPr>
      </w:pPr>
    </w:p>
    <w:p w14:paraId="4BF86D92" w14:textId="1015A1F7" w:rsidR="00E65591" w:rsidRPr="008F6E99" w:rsidRDefault="00E65591" w:rsidP="00E65591">
      <w:bookmarkStart w:id="299"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77777777" w:rsidR="00E65591" w:rsidRPr="008F6E99" w:rsidRDefault="00E65591" w:rsidP="00E65591">
      <w:pPr>
        <w:pStyle w:val="berschrift2"/>
        <w:numPr>
          <w:ilvl w:val="0"/>
          <w:numId w:val="0"/>
        </w:numPr>
      </w:pPr>
      <w:bookmarkStart w:id="300" w:name="_Toc459388264"/>
      <w:bookmarkStart w:id="301" w:name="_Toc461026437"/>
      <w:r w:rsidRPr="008F6E99">
        <w:t>E.1 Catchment Model</w:t>
      </w:r>
      <w:bookmarkEnd w:id="300"/>
      <w:bookmarkEnd w:id="301"/>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r>
              <w:t>SANDRE :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77777777" w:rsidR="00E65591" w:rsidRPr="002534C0" w:rsidRDefault="00E65591" w:rsidP="00E65591">
      <w:pPr>
        <w:pStyle w:val="berschrift2"/>
        <w:numPr>
          <w:ilvl w:val="0"/>
          <w:numId w:val="0"/>
        </w:numPr>
      </w:pPr>
      <w:bookmarkStart w:id="302" w:name="_Toc459388265"/>
      <w:bookmarkStart w:id="303" w:name="_Toc461026438"/>
      <w:r w:rsidRPr="002534C0">
        <w:t>E.2 Hydrographic Network Model</w:t>
      </w:r>
      <w:bookmarkEnd w:id="302"/>
      <w:bookmarkEnd w:id="303"/>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77777777" w:rsidR="00E65591" w:rsidRDefault="00E65591" w:rsidP="00E65591">
      <w:pPr>
        <w:pStyle w:val="berschrift2"/>
        <w:numPr>
          <w:ilvl w:val="0"/>
          <w:numId w:val="0"/>
        </w:numPr>
      </w:pPr>
    </w:p>
    <w:p w14:paraId="0F4D8F80" w14:textId="77777777" w:rsidR="00E65591" w:rsidRPr="00A51AF2" w:rsidRDefault="00E65591" w:rsidP="00E65591">
      <w:pPr>
        <w:pStyle w:val="berschrift2"/>
        <w:numPr>
          <w:ilvl w:val="0"/>
          <w:numId w:val="0"/>
        </w:numPr>
      </w:pPr>
      <w:bookmarkStart w:id="304" w:name="_Toc459388266"/>
      <w:bookmarkStart w:id="305" w:name="_Toc461026439"/>
      <w:r w:rsidRPr="00A51AF2">
        <w:t>E.3 Hydrometric Network Model</w:t>
      </w:r>
      <w:bookmarkEnd w:id="304"/>
      <w:bookmarkEnd w:id="305"/>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314"/>
          <w:footerReference w:type="default" r:id="rId315"/>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306" w:name="_Toc461026440"/>
      <w:r>
        <w:lastRenderedPageBreak/>
        <w:t>ANNEX</w:t>
      </w:r>
      <w:r w:rsidR="00881984">
        <w:t xml:space="preserve"> G</w:t>
      </w:r>
      <w:r w:rsidR="008F339B" w:rsidRPr="00B809FB">
        <w:t>: Bibliography</w:t>
      </w:r>
      <w:bookmarkEnd w:id="299"/>
      <w:bookmarkEnd w:id="306"/>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6"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7"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8"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9"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20"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21"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322"/>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307" w:name="_Toc461026441"/>
      <w:r>
        <w:lastRenderedPageBreak/>
        <w:t>ANNEX H</w:t>
      </w:r>
      <w:r w:rsidR="00BA30D2" w:rsidRPr="00BA30D2">
        <w:t>: Revision history</w:t>
      </w:r>
      <w:bookmarkEnd w:id="30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bookmarkStart w:id="308" w:name="_GoBack"/>
        <w:bookmarkEnd w:id="308"/>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Aufzhlungszeichen"/>
            </w:pPr>
            <w:r>
              <w:t>added</w:t>
            </w:r>
          </w:p>
          <w:p w14:paraId="36A89EAB" w14:textId="1C9FABF2" w:rsidR="00502E1B" w:rsidRDefault="00502E1B" w:rsidP="00671237">
            <w:pPr>
              <w:pStyle w:val="Aufzhlungszeichen"/>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54BD4978" w:rsidR="00502E1B" w:rsidRDefault="00502E1B" w:rsidP="002877E1">
            <w:pPr>
              <w:pStyle w:val="Aufzhlungszeichen"/>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rPr>
          <w:ins w:id="309" w:author="GRDC/ID" w:date="2016-09-06T10:23:00Z"/>
        </w:trPr>
        <w:tc>
          <w:tcPr>
            <w:tcW w:w="1276" w:type="dxa"/>
            <w:tcBorders>
              <w:top w:val="single" w:sz="4" w:space="0" w:color="auto"/>
              <w:left w:val="single" w:sz="4" w:space="0" w:color="auto"/>
              <w:bottom w:val="single" w:sz="4" w:space="0" w:color="auto"/>
              <w:right w:val="single" w:sz="4" w:space="0" w:color="auto"/>
            </w:tcBorders>
          </w:tcPr>
          <w:p w14:paraId="0CC5CEF9" w14:textId="6DBC7FEB" w:rsidR="002877E1" w:rsidRDefault="002877E1" w:rsidP="002877E1">
            <w:pPr>
              <w:pStyle w:val="Aufzhlungszeichen"/>
              <w:rPr>
                <w:ins w:id="310" w:author="GRDC/ID" w:date="2016-09-06T10:23:00Z"/>
              </w:rPr>
            </w:pPr>
            <w:ins w:id="311" w:author="GRDC/ID" w:date="2016-09-06T10:24:00Z">
              <w:r>
                <w:t>0</w:t>
              </w:r>
            </w:ins>
            <w:ins w:id="312" w:author="GRDC/ID" w:date="2016-09-06T10:44:00Z">
              <w:r w:rsidR="009B1312">
                <w:t>6</w:t>
              </w:r>
            </w:ins>
            <w:ins w:id="313" w:author="GRDC/ID" w:date="2016-09-06T10:24:00Z">
              <w:r>
                <w:t>.09.2016</w:t>
              </w:r>
            </w:ins>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rPr>
                <w:ins w:id="314" w:author="GRDC/ID" w:date="2016-09-06T10:23:00Z"/>
              </w:rPr>
            </w:pPr>
            <w:ins w:id="315" w:author="GRDC/ID" w:date="2016-09-06T10:24:00Z">
              <w:r>
                <w:t>0.6</w:t>
              </w:r>
            </w:ins>
          </w:p>
        </w:tc>
        <w:tc>
          <w:tcPr>
            <w:tcW w:w="1417" w:type="dxa"/>
            <w:tcBorders>
              <w:top w:val="single" w:sz="4" w:space="0" w:color="auto"/>
              <w:left w:val="single" w:sz="4" w:space="0" w:color="auto"/>
              <w:bottom w:val="single" w:sz="4" w:space="0" w:color="auto"/>
              <w:right w:val="single" w:sz="4" w:space="0" w:color="auto"/>
            </w:tcBorders>
          </w:tcPr>
          <w:p w14:paraId="2D715DA2" w14:textId="7F9C1E01" w:rsidR="002877E1" w:rsidRDefault="002877E1" w:rsidP="00671237">
            <w:pPr>
              <w:pStyle w:val="Aufzhlungszeichen"/>
              <w:rPr>
                <w:ins w:id="316" w:author="GRDC/ID" w:date="2016-09-06T10:23:00Z"/>
              </w:rPr>
            </w:pPr>
            <w:ins w:id="317" w:author="GRDC/ID" w:date="2016-09-06T10:24:00Z">
              <w:r>
                <w:t>Irina Dornblut</w:t>
              </w:r>
            </w:ins>
          </w:p>
        </w:tc>
        <w:tc>
          <w:tcPr>
            <w:tcW w:w="1703" w:type="dxa"/>
            <w:tcBorders>
              <w:top w:val="single" w:sz="4" w:space="0" w:color="auto"/>
              <w:left w:val="single" w:sz="4" w:space="0" w:color="auto"/>
              <w:bottom w:val="single" w:sz="4" w:space="0" w:color="auto"/>
              <w:right w:val="single" w:sz="4" w:space="0" w:color="auto"/>
            </w:tcBorders>
          </w:tcPr>
          <w:p w14:paraId="59EA303A" w14:textId="5CD1F51E" w:rsidR="002877E1" w:rsidRDefault="00766380" w:rsidP="002877E1">
            <w:pPr>
              <w:pStyle w:val="Aufzhlungszeichen"/>
              <w:rPr>
                <w:ins w:id="318" w:author="GRDC/ID" w:date="2016-09-06T10:32:00Z"/>
              </w:rPr>
            </w:pPr>
            <w:ins w:id="319" w:author="GRDC/ID" w:date="2016-09-06T10:39:00Z">
              <w:r>
                <w:t>6.4</w:t>
              </w:r>
            </w:ins>
            <w:ins w:id="320" w:author="GRDC/ID" w:date="2016-09-06T10:41:00Z">
              <w:r>
                <w:t>, 6.6</w:t>
              </w:r>
            </w:ins>
            <w:ins w:id="321" w:author="GRDC/ID" w:date="2016-09-06T10:42:00Z">
              <w:r>
                <w:t xml:space="preserve">, </w:t>
              </w:r>
            </w:ins>
            <w:ins w:id="322" w:author="GRDC/ID" w:date="2016-09-06T10:39:00Z">
              <w:r>
                <w:t>7.4.2.5</w:t>
              </w:r>
            </w:ins>
          </w:p>
          <w:p w14:paraId="0848FCA3" w14:textId="77777777" w:rsidR="002877E1" w:rsidRDefault="002877E1" w:rsidP="002877E1">
            <w:pPr>
              <w:pStyle w:val="Aufzhlungszeichen"/>
              <w:rPr>
                <w:ins w:id="323" w:author="GRDC/ID" w:date="2016-09-06T10:32:00Z"/>
              </w:rPr>
            </w:pPr>
          </w:p>
          <w:p w14:paraId="7121D6A8" w14:textId="5E04941F" w:rsidR="002877E1" w:rsidRDefault="002877E1" w:rsidP="00766380">
            <w:pPr>
              <w:pStyle w:val="Aufzhlungszeichen"/>
              <w:rPr>
                <w:ins w:id="324" w:author="GRDC/ID" w:date="2016-09-06T10:23:00Z"/>
              </w:rPr>
            </w:pPr>
          </w:p>
        </w:tc>
        <w:tc>
          <w:tcPr>
            <w:tcW w:w="3345" w:type="dxa"/>
            <w:tcBorders>
              <w:top w:val="single" w:sz="4" w:space="0" w:color="auto"/>
              <w:left w:val="single" w:sz="4" w:space="0" w:color="auto"/>
              <w:bottom w:val="single" w:sz="4" w:space="0" w:color="auto"/>
              <w:right w:val="single" w:sz="4" w:space="0" w:color="auto"/>
            </w:tcBorders>
          </w:tcPr>
          <w:p w14:paraId="38BCA06B" w14:textId="77777777" w:rsidR="00766380" w:rsidRDefault="00766380" w:rsidP="002877E1">
            <w:pPr>
              <w:pStyle w:val="Aufzhlungszeichen"/>
              <w:rPr>
                <w:ins w:id="325" w:author="GRDC/ID" w:date="2016-09-06T10:42:00Z"/>
              </w:rPr>
            </w:pPr>
            <w:ins w:id="326" w:author="GRDC/ID" w:date="2016-09-06T10:39:00Z">
              <w:r>
                <w:t xml:space="preserve">addition re alternative ways of </w:t>
              </w:r>
            </w:ins>
            <w:ins w:id="327" w:author="GRDC/ID" w:date="2016-09-06T10:40:00Z">
              <w:r>
                <w:t>p</w:t>
              </w:r>
            </w:ins>
            <w:ins w:id="328" w:author="GRDC/ID" w:date="2016-09-06T10:39:00Z">
              <w:r>
                <w:t>ositioning using the river reference system</w:t>
              </w:r>
            </w:ins>
            <w:ins w:id="329" w:author="GRDC/ID" w:date="2016-09-06T10:41:00Z">
              <w:r>
                <w:t xml:space="preserve">; </w:t>
              </w:r>
            </w:ins>
          </w:p>
          <w:p w14:paraId="15EE5660" w14:textId="77777777" w:rsidR="002877E1" w:rsidRDefault="002877E1" w:rsidP="00766380">
            <w:pPr>
              <w:pStyle w:val="Aufzhlungszeichen"/>
              <w:rPr>
                <w:ins w:id="330" w:author="GRDC/ID" w:date="2016-09-07T15:53:00Z"/>
              </w:rPr>
            </w:pPr>
            <w:ins w:id="331" w:author="GRDC/ID" w:date="2016-09-06T10:32:00Z">
              <w:r>
                <w:t>minor edits for clarity and consistency.</w:t>
              </w:r>
            </w:ins>
          </w:p>
          <w:p w14:paraId="3A34DDD2" w14:textId="4BC8F1B0" w:rsidR="00053FB3" w:rsidRDefault="00053FB3" w:rsidP="00766380">
            <w:pPr>
              <w:pStyle w:val="Aufzhlungszeichen"/>
              <w:rPr>
                <w:ins w:id="332" w:author="GRDC/ID" w:date="2016-09-06T10:23:00Z"/>
              </w:rPr>
            </w:pPr>
            <w:ins w:id="333" w:author="GRDC/ID" w:date="2016-09-07T15:53:00Z">
              <w:r>
                <w:t>Figures refreshed</w:t>
              </w:r>
            </w:ins>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3"/>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DC/ID" w:date="2016-09-07T15:58:00Z" w:initials="GRDC/ID">
    <w:p w14:paraId="22D87C23" w14:textId="37B9FC32" w:rsidR="00911946" w:rsidRDefault="00911946" w:rsidP="00D96D34">
      <w:pPr>
        <w:pStyle w:val="Kommentartext"/>
      </w:pPr>
      <w:r>
        <w:rPr>
          <w:rStyle w:val="Kommentarzeichen"/>
        </w:rPr>
        <w:annotationRef/>
      </w:r>
      <w:r>
        <w:t>Revised version 0.6:  some open issues fixed  in text and figures (changes in figures accepted):</w:t>
      </w:r>
    </w:p>
    <w:p w14:paraId="661F0130" w14:textId="77777777" w:rsidR="00911946" w:rsidRDefault="00911946" w:rsidP="00D96D34">
      <w:pPr>
        <w:pStyle w:val="Kommentartext"/>
        <w:numPr>
          <w:ilvl w:val="0"/>
          <w:numId w:val="28"/>
        </w:numPr>
      </w:pPr>
      <w:r>
        <w:t xml:space="preserve"> Fix up river reference system in 6.4 (todo: new diagram 15)</w:t>
      </w:r>
    </w:p>
    <w:p w14:paraId="4E7D6A4D" w14:textId="77777777" w:rsidR="00911946" w:rsidRDefault="00911946" w:rsidP="00D96D34">
      <w:pPr>
        <w:pStyle w:val="Kommentartext"/>
        <w:numPr>
          <w:ilvl w:val="0"/>
          <w:numId w:val="28"/>
        </w:numPr>
      </w:pPr>
      <w:r>
        <w:t xml:space="preserve"> HY_Features vs. Hydro Feature schema</w:t>
      </w:r>
    </w:p>
    <w:p w14:paraId="3C63D9F9" w14:textId="77777777" w:rsidR="00911946" w:rsidRDefault="00911946" w:rsidP="00D96D34">
      <w:pPr>
        <w:pStyle w:val="Kommentartext"/>
        <w:numPr>
          <w:ilvl w:val="0"/>
          <w:numId w:val="28"/>
        </w:numPr>
      </w:pPr>
      <w:r>
        <w:t xml:space="preserve"> Junction vs. node</w:t>
      </w:r>
    </w:p>
    <w:p w14:paraId="5DAE02AB" w14:textId="77777777" w:rsidR="00911946" w:rsidRDefault="00911946" w:rsidP="00D96D34">
      <w:pPr>
        <w:pStyle w:val="Kommentartext"/>
        <w:numPr>
          <w:ilvl w:val="0"/>
          <w:numId w:val="28"/>
        </w:numPr>
      </w:pPr>
      <w:r>
        <w:t xml:space="preserve"> ‘ISO model not imported’ clarified in text</w:t>
      </w:r>
    </w:p>
    <w:p w14:paraId="77A93275" w14:textId="77777777" w:rsidR="00911946" w:rsidRDefault="00911946" w:rsidP="00D96D34">
      <w:pPr>
        <w:pStyle w:val="Kommentartext"/>
        <w:numPr>
          <w:ilvl w:val="0"/>
          <w:numId w:val="28"/>
        </w:numPr>
      </w:pPr>
      <w:r>
        <w:t xml:space="preserve"> Constraints on dendritic catchment in fig 8</w:t>
      </w:r>
    </w:p>
    <w:p w14:paraId="3101B8A0" w14:textId="77777777" w:rsidR="00911946" w:rsidRDefault="00911946" w:rsidP="00D96D34">
      <w:pPr>
        <w:pStyle w:val="Kommentartext"/>
        <w:numPr>
          <w:ilvl w:val="0"/>
          <w:numId w:val="28"/>
        </w:numPr>
      </w:pPr>
      <w:r>
        <w:t xml:space="preserve"> Uml enlarged in embedded figs 7,8,9,10,11,13,14</w:t>
      </w:r>
    </w:p>
    <w:p w14:paraId="2A14B136" w14:textId="77777777" w:rsidR="00911946" w:rsidRDefault="00911946" w:rsidP="00D96D34">
      <w:pPr>
        <w:pStyle w:val="Kommentartext"/>
        <w:numPr>
          <w:ilvl w:val="0"/>
          <w:numId w:val="28"/>
        </w:numPr>
      </w:pPr>
      <w:r>
        <w:t xml:space="preserve"> shape of waterEdge – figs updated</w:t>
      </w:r>
    </w:p>
    <w:p w14:paraId="76DF2B59" w14:textId="77777777" w:rsidR="00911946" w:rsidRDefault="00911946" w:rsidP="00D96D34">
      <w:pPr>
        <w:pStyle w:val="Kommentartext"/>
        <w:numPr>
          <w:ilvl w:val="0"/>
          <w:numId w:val="28"/>
        </w:numPr>
      </w:pPr>
      <w:r>
        <w:t xml:space="preserve"> terms: hydrographyfixed</w:t>
      </w:r>
    </w:p>
    <w:p w14:paraId="346AA7E6" w14:textId="77777777" w:rsidR="00911946" w:rsidRDefault="00911946" w:rsidP="00D96D34">
      <w:pPr>
        <w:pStyle w:val="Kommentartext"/>
        <w:numPr>
          <w:ilvl w:val="0"/>
          <w:numId w:val="28"/>
        </w:numPr>
      </w:pPr>
      <w:r>
        <w:t xml:space="preserve"> American writing in uml model (uml annotations aligned to spec doc </w:t>
      </w:r>
      <w:r>
        <w:sym w:font="Wingdings" w:char="F0E0"/>
      </w:r>
      <w:r>
        <w:t xml:space="preserve"> spell- check in spec doc (complete spec doc in American writing</w:t>
      </w:r>
    </w:p>
    <w:p w14:paraId="35F5AF42" w14:textId="2CAC29DF" w:rsidR="00911946" w:rsidRDefault="00911946" w:rsidP="00D96D34">
      <w:pPr>
        <w:pStyle w:val="Kommentartext"/>
        <w:numPr>
          <w:ilvl w:val="0"/>
          <w:numId w:val="28"/>
        </w:numPr>
      </w:pPr>
      <w:r>
        <w:t xml:space="preserve"> All Figures checked and updated if needed</w:t>
      </w:r>
    </w:p>
  </w:comment>
  <w:comment w:id="21" w:author="GRDC/ID" w:date="2016-09-07T15:12:00Z" w:initials="GRDC/ID">
    <w:p w14:paraId="3D742705" w14:textId="0ECF0610" w:rsidR="00911946" w:rsidRDefault="00911946">
      <w:pPr>
        <w:pStyle w:val="Kommentartext"/>
      </w:pPr>
      <w:r>
        <w:rPr>
          <w:rStyle w:val="Kommentarzeichen"/>
        </w:rPr>
        <w:annotationRef/>
      </w:r>
      <w:r>
        <w:t xml:space="preserve">Yes. Since measurement is in the scope of the ISO observation model </w:t>
      </w:r>
    </w:p>
  </w:comment>
  <w:comment w:id="84" w:author="GRDC/ID" w:date="2016-09-07T15:12:00Z" w:initials="GRDC/ID">
    <w:p w14:paraId="28BF331E" w14:textId="4EA1C040" w:rsidR="00911946" w:rsidRDefault="00911946">
      <w:pPr>
        <w:pStyle w:val="Kommentartext"/>
      </w:pPr>
      <w:r>
        <w:rPr>
          <w:rStyle w:val="Kommentarzeichen"/>
        </w:rPr>
        <w:annotationRef/>
      </w:r>
      <w:r>
        <w:t>Current figure (copy of 14)  is placeholder – enlarge uml</w:t>
      </w:r>
    </w:p>
  </w:comment>
  <w:comment w:id="99" w:author="GRDC/ID" w:date="2016-09-07T15:42:00Z" w:initials="GRDC/ID">
    <w:p w14:paraId="4B4C72D7" w14:textId="77777777" w:rsidR="00911946" w:rsidRDefault="00911946" w:rsidP="00526406">
      <w:pPr>
        <w:pStyle w:val="StandardWeb"/>
        <w:jc w:val="both"/>
        <w:rPr>
          <w:lang w:val="en-US"/>
        </w:rPr>
      </w:pPr>
      <w:r>
        <w:rPr>
          <w:rStyle w:val="Kommentarzeichen"/>
        </w:rPr>
        <w:annotationRef/>
      </w:r>
    </w:p>
    <w:p w14:paraId="48798242" w14:textId="266501E9" w:rsidR="00911946" w:rsidRDefault="00911946" w:rsidP="00526406">
      <w:pPr>
        <w:pStyle w:val="StandardWeb"/>
        <w:jc w:val="both"/>
        <w:rPr>
          <w:lang w:val="en-US"/>
        </w:rPr>
      </w:pPr>
      <w:r w:rsidRPr="00526406">
        <w:rPr>
          <w:highlight w:val="yellow"/>
          <w:lang w:val="en-US"/>
        </w:rPr>
        <w:t>THIS FIGURE IS A PLACEHOLDER</w:t>
      </w:r>
      <w:r>
        <w:rPr>
          <w:lang w:val="en-US"/>
        </w:rPr>
        <w:t>:</w:t>
      </w:r>
    </w:p>
    <w:p w14:paraId="77087B56" w14:textId="7886F9E9" w:rsidR="00911946" w:rsidRDefault="00911946"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911946" w:rsidRDefault="00911946" w:rsidP="00DD072F">
      <w:pPr>
        <w:pStyle w:val="StandardWeb"/>
        <w:jc w:val="both"/>
        <w:rPr>
          <w:lang w:val="en-US"/>
        </w:rPr>
      </w:pPr>
    </w:p>
    <w:p w14:paraId="31D67BD7" w14:textId="0C59A9A6" w:rsidR="00911946" w:rsidRDefault="00911946">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C439EF" w14:textId="77777777" w:rsidR="00DA0757" w:rsidRDefault="00DA0757">
      <w:pPr>
        <w:spacing w:after="0"/>
      </w:pPr>
      <w:r>
        <w:separator/>
      </w:r>
    </w:p>
  </w:endnote>
  <w:endnote w:type="continuationSeparator" w:id="0">
    <w:p w14:paraId="16C68D07" w14:textId="77777777" w:rsidR="00DA0757" w:rsidRDefault="00DA07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EndPr/>
    <w:sdtContent>
      <w:p w14:paraId="1800CE91" w14:textId="77777777" w:rsidR="00911946" w:rsidRDefault="00911946">
        <w:pPr>
          <w:pStyle w:val="Fuzeile"/>
          <w:jc w:val="center"/>
        </w:pPr>
        <w:r>
          <w:fldChar w:fldCharType="begin"/>
        </w:r>
        <w:r>
          <w:instrText>PAGE   \* MERGEFORMAT</w:instrText>
        </w:r>
        <w:r>
          <w:fldChar w:fldCharType="separate"/>
        </w:r>
        <w:r w:rsidR="005A7FC9" w:rsidRPr="005A7FC9">
          <w:rPr>
            <w:noProof/>
            <w:lang w:val="de-DE"/>
          </w:rPr>
          <w:t>x</w:t>
        </w:r>
        <w:r>
          <w:fldChar w:fldCharType="end"/>
        </w:r>
      </w:p>
    </w:sdtContent>
  </w:sdt>
  <w:p w14:paraId="3480EAC6" w14:textId="730C691C" w:rsidR="00911946" w:rsidRPr="002F3E1E" w:rsidRDefault="00911946"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911946" w:rsidRDefault="00911946">
        <w:pPr>
          <w:pStyle w:val="Fuzeile"/>
          <w:jc w:val="center"/>
        </w:pPr>
        <w:r>
          <w:t xml:space="preserve">C - </w:t>
        </w:r>
        <w:r>
          <w:fldChar w:fldCharType="begin"/>
        </w:r>
        <w:r>
          <w:instrText>PAGE   \* MERGEFORMAT</w:instrText>
        </w:r>
        <w:r>
          <w:fldChar w:fldCharType="separate"/>
        </w:r>
        <w:r w:rsidR="00EE2057" w:rsidRPr="00EE2057">
          <w:rPr>
            <w:noProof/>
            <w:lang w:val="de-DE"/>
          </w:rPr>
          <w:t>4</w:t>
        </w:r>
        <w:r>
          <w:fldChar w:fldCharType="end"/>
        </w:r>
      </w:p>
    </w:sdtContent>
  </w:sdt>
  <w:p w14:paraId="5496D8BD" w14:textId="77777777" w:rsidR="00911946" w:rsidRPr="002F3E1E" w:rsidRDefault="00911946"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911946" w:rsidRDefault="00911946" w:rsidP="00B62D99">
        <w:pPr>
          <w:pStyle w:val="Fuzeile"/>
          <w:jc w:val="center"/>
        </w:pPr>
        <w:r>
          <w:t xml:space="preserve">C - </w:t>
        </w:r>
        <w:r>
          <w:fldChar w:fldCharType="begin"/>
        </w:r>
        <w:r>
          <w:instrText>PAGE   \* MERGEFORMAT</w:instrText>
        </w:r>
        <w:r>
          <w:fldChar w:fldCharType="separate"/>
        </w:r>
        <w:r w:rsidR="00EE2057" w:rsidRPr="00EE2057">
          <w:rPr>
            <w:noProof/>
            <w:lang w:val="de-DE"/>
          </w:rPr>
          <w:t>3</w:t>
        </w:r>
        <w:r>
          <w:fldChar w:fldCharType="end"/>
        </w:r>
      </w:p>
      <w:p w14:paraId="01A4B7B5" w14:textId="05F8B6FC"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911946" w:rsidRDefault="00911946">
        <w:pPr>
          <w:pStyle w:val="Fuzeile"/>
          <w:jc w:val="center"/>
        </w:pPr>
        <w:r>
          <w:t xml:space="preserve">D - </w:t>
        </w:r>
        <w:r>
          <w:fldChar w:fldCharType="begin"/>
        </w:r>
        <w:r>
          <w:instrText>PAGE   \* MERGEFORMAT</w:instrText>
        </w:r>
        <w:r>
          <w:fldChar w:fldCharType="separate"/>
        </w:r>
        <w:r w:rsidR="00EE2057">
          <w:rPr>
            <w:noProof/>
          </w:rPr>
          <w:t>2</w:t>
        </w:r>
        <w:r>
          <w:fldChar w:fldCharType="end"/>
        </w:r>
      </w:p>
    </w:sdtContent>
  </w:sdt>
  <w:p w14:paraId="2249092B" w14:textId="7D9EED5B" w:rsidR="00911946" w:rsidRPr="002F3E1E" w:rsidRDefault="00911946"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911946" w:rsidRDefault="00911946" w:rsidP="00B62D99">
        <w:pPr>
          <w:pStyle w:val="Fuzeile"/>
          <w:jc w:val="center"/>
        </w:pPr>
        <w:r>
          <w:t xml:space="preserve">D - </w:t>
        </w:r>
        <w:r>
          <w:fldChar w:fldCharType="begin"/>
        </w:r>
        <w:r>
          <w:instrText>PAGE   \* MERGEFORMAT</w:instrText>
        </w:r>
        <w:r>
          <w:fldChar w:fldCharType="separate"/>
        </w:r>
        <w:r w:rsidR="00EE2057" w:rsidRPr="00EE2057">
          <w:rPr>
            <w:noProof/>
            <w:lang w:val="de-DE"/>
          </w:rPr>
          <w:t>3</w:t>
        </w:r>
        <w:r>
          <w:fldChar w:fldCharType="end"/>
        </w:r>
      </w:p>
      <w:p w14:paraId="1455CD11" w14:textId="77777777"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911946" w:rsidRDefault="00911946">
        <w:pPr>
          <w:pStyle w:val="Fuzeile"/>
          <w:jc w:val="center"/>
        </w:pPr>
        <w:r>
          <w:t xml:space="preserve">E - </w:t>
        </w:r>
        <w:r>
          <w:fldChar w:fldCharType="begin"/>
        </w:r>
        <w:r>
          <w:instrText>PAGE   \* MERGEFORMAT</w:instrText>
        </w:r>
        <w:r>
          <w:fldChar w:fldCharType="separate"/>
        </w:r>
        <w:r w:rsidR="00EE2057">
          <w:rPr>
            <w:noProof/>
          </w:rPr>
          <w:t>4</w:t>
        </w:r>
        <w:r>
          <w:fldChar w:fldCharType="end"/>
        </w:r>
      </w:p>
    </w:sdtContent>
  </w:sdt>
  <w:p w14:paraId="7E9A3639" w14:textId="3907762D" w:rsidR="00911946" w:rsidRPr="002F3E1E" w:rsidRDefault="00911946"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911946" w:rsidRDefault="00911946" w:rsidP="00B62D99">
        <w:pPr>
          <w:pStyle w:val="Fuzeile"/>
          <w:jc w:val="center"/>
        </w:pPr>
        <w:r>
          <w:t xml:space="preserve">E - </w:t>
        </w:r>
        <w:r>
          <w:fldChar w:fldCharType="begin"/>
        </w:r>
        <w:r>
          <w:instrText>PAGE   \* MERGEFORMAT</w:instrText>
        </w:r>
        <w:r>
          <w:fldChar w:fldCharType="separate"/>
        </w:r>
        <w:r w:rsidR="00EE2057" w:rsidRPr="00EE2057">
          <w:rPr>
            <w:noProof/>
            <w:lang w:val="de-DE"/>
          </w:rPr>
          <w:t>5</w:t>
        </w:r>
        <w:r>
          <w:fldChar w:fldCharType="end"/>
        </w:r>
      </w:p>
      <w:p w14:paraId="0649BD0A" w14:textId="77777777" w:rsidR="00911946" w:rsidRDefault="00911946"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77777777" w:rsidR="00911946" w:rsidRDefault="00911946">
        <w:pPr>
          <w:pStyle w:val="Fuzeile"/>
          <w:jc w:val="center"/>
        </w:pPr>
        <w:r>
          <w:t xml:space="preserve">E - </w:t>
        </w:r>
        <w:r>
          <w:fldChar w:fldCharType="begin"/>
        </w:r>
        <w:r>
          <w:instrText>PAGE   \* MERGEFORMAT</w:instrText>
        </w:r>
        <w:r>
          <w:fldChar w:fldCharType="separate"/>
        </w:r>
        <w:r w:rsidR="00EE2057">
          <w:rPr>
            <w:noProof/>
          </w:rPr>
          <w:t>2</w:t>
        </w:r>
        <w:r>
          <w:fldChar w:fldCharType="end"/>
        </w:r>
      </w:p>
    </w:sdtContent>
  </w:sdt>
  <w:p w14:paraId="0E37AB42" w14:textId="77777777" w:rsidR="00911946" w:rsidRPr="002F3E1E" w:rsidRDefault="00911946"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77777777" w:rsidR="00911946" w:rsidRDefault="00911946" w:rsidP="00B62D99">
        <w:pPr>
          <w:pStyle w:val="Fuzeile"/>
          <w:jc w:val="center"/>
        </w:pPr>
        <w:r>
          <w:t xml:space="preserve">E - </w:t>
        </w:r>
        <w:r>
          <w:fldChar w:fldCharType="begin"/>
        </w:r>
        <w:r>
          <w:instrText>PAGE   \* MERGEFORMAT</w:instrText>
        </w:r>
        <w:r>
          <w:fldChar w:fldCharType="separate"/>
        </w:r>
        <w:r w:rsidR="00EE2057" w:rsidRPr="00EE2057">
          <w:rPr>
            <w:noProof/>
            <w:lang w:val="de-DE"/>
          </w:rPr>
          <w:t>3</w:t>
        </w:r>
        <w:r>
          <w:fldChar w:fldCharType="end"/>
        </w:r>
      </w:p>
      <w:p w14:paraId="7A96FC68" w14:textId="77777777"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911946" w:rsidRDefault="00911946" w:rsidP="00B62D99">
        <w:pPr>
          <w:pStyle w:val="Fuzeile"/>
          <w:jc w:val="center"/>
        </w:pPr>
        <w:r>
          <w:t xml:space="preserve">G - </w:t>
        </w:r>
        <w:r>
          <w:fldChar w:fldCharType="begin"/>
        </w:r>
        <w:r>
          <w:instrText>PAGE   \* MERGEFORMAT</w:instrText>
        </w:r>
        <w:r>
          <w:fldChar w:fldCharType="separate"/>
        </w:r>
        <w:r w:rsidR="00EE2057" w:rsidRPr="00EE2057">
          <w:rPr>
            <w:noProof/>
            <w:lang w:val="de-DE"/>
          </w:rPr>
          <w:t>1</w:t>
        </w:r>
        <w:r>
          <w:fldChar w:fldCharType="end"/>
        </w:r>
      </w:p>
      <w:p w14:paraId="49B0929D" w14:textId="77777777"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911946" w:rsidRDefault="00911946" w:rsidP="00B62D99">
        <w:pPr>
          <w:pStyle w:val="Fuzeile"/>
          <w:jc w:val="center"/>
        </w:pPr>
        <w:r>
          <w:t xml:space="preserve">H - </w:t>
        </w:r>
        <w:r>
          <w:fldChar w:fldCharType="begin"/>
        </w:r>
        <w:r>
          <w:instrText>PAGE   \* MERGEFORMAT</w:instrText>
        </w:r>
        <w:r>
          <w:fldChar w:fldCharType="separate"/>
        </w:r>
        <w:r w:rsidR="00EE2057" w:rsidRPr="00EE2057">
          <w:rPr>
            <w:noProof/>
            <w:lang w:val="de-DE"/>
          </w:rPr>
          <w:t>1</w:t>
        </w:r>
        <w:r>
          <w:fldChar w:fldCharType="end"/>
        </w:r>
      </w:p>
      <w:p w14:paraId="1A9AF0FD" w14:textId="77777777" w:rsidR="00911946" w:rsidRDefault="00911946"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911946" w:rsidRDefault="00911946">
        <w:pPr>
          <w:pStyle w:val="Fuzeile"/>
          <w:jc w:val="center"/>
        </w:pPr>
        <w:r>
          <w:fldChar w:fldCharType="begin"/>
        </w:r>
        <w:r>
          <w:instrText xml:space="preserve"> PAGE   \* MERGEFORMAT </w:instrText>
        </w:r>
        <w:r>
          <w:fldChar w:fldCharType="separate"/>
        </w:r>
        <w:r w:rsidR="005A7FC9">
          <w:rPr>
            <w:noProof/>
          </w:rPr>
          <w:t>xi</w:t>
        </w:r>
        <w:r>
          <w:rPr>
            <w:noProof/>
          </w:rPr>
          <w:fldChar w:fldCharType="end"/>
        </w:r>
      </w:p>
    </w:sdtContent>
  </w:sdt>
  <w:p w14:paraId="3BE1566C" w14:textId="2F48DFE9" w:rsidR="00911946" w:rsidRPr="0079517D" w:rsidRDefault="00911946"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911946" w:rsidRPr="0079517D" w:rsidRDefault="00911946"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911946" w:rsidRDefault="00911946">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EndPr/>
    <w:sdtContent>
      <w:p w14:paraId="3CDD83C1" w14:textId="77777777" w:rsidR="00911946" w:rsidRDefault="00911946">
        <w:pPr>
          <w:pStyle w:val="Fuzeile"/>
          <w:jc w:val="center"/>
        </w:pPr>
        <w:r>
          <w:fldChar w:fldCharType="begin"/>
        </w:r>
        <w:r>
          <w:instrText>PAGE   \* MERGEFORMAT</w:instrText>
        </w:r>
        <w:r>
          <w:fldChar w:fldCharType="separate"/>
        </w:r>
        <w:r w:rsidR="00EE2057" w:rsidRPr="00EE2057">
          <w:rPr>
            <w:noProof/>
            <w:lang w:val="de-DE"/>
          </w:rPr>
          <w:t>92</w:t>
        </w:r>
        <w:r>
          <w:fldChar w:fldCharType="end"/>
        </w:r>
      </w:p>
    </w:sdtContent>
  </w:sdt>
  <w:p w14:paraId="1914505E" w14:textId="77777777" w:rsidR="00911946" w:rsidRPr="002F3E1E" w:rsidRDefault="00911946"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EndPr/>
    <w:sdtContent>
      <w:p w14:paraId="654FE81C" w14:textId="4F1EABD6" w:rsidR="00911946" w:rsidRDefault="00911946">
        <w:pPr>
          <w:pStyle w:val="Fuzeile"/>
          <w:jc w:val="center"/>
        </w:pPr>
        <w:r>
          <w:fldChar w:fldCharType="begin"/>
        </w:r>
        <w:r>
          <w:instrText>PAGE   \* MERGEFORMAT</w:instrText>
        </w:r>
        <w:r>
          <w:fldChar w:fldCharType="separate"/>
        </w:r>
        <w:r w:rsidR="00EE2057">
          <w:rPr>
            <w:noProof/>
          </w:rPr>
          <w:t>93</w:t>
        </w:r>
        <w:r>
          <w:fldChar w:fldCharType="end"/>
        </w:r>
      </w:p>
    </w:sdtContent>
  </w:sdt>
  <w:p w14:paraId="4588677E" w14:textId="70B8495A" w:rsidR="00911946" w:rsidRPr="0079517D" w:rsidRDefault="00911946"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911946" w:rsidRDefault="00911946">
        <w:pPr>
          <w:pStyle w:val="Fuzeile"/>
          <w:jc w:val="center"/>
        </w:pPr>
        <w:r>
          <w:t xml:space="preserve">A - </w:t>
        </w:r>
        <w:r>
          <w:fldChar w:fldCharType="begin"/>
        </w:r>
        <w:r>
          <w:instrText>PAGE   \* MERGEFORMAT</w:instrText>
        </w:r>
        <w:r>
          <w:fldChar w:fldCharType="separate"/>
        </w:r>
        <w:r w:rsidR="00EE2057" w:rsidRPr="00EE2057">
          <w:rPr>
            <w:noProof/>
            <w:lang w:val="de-DE"/>
          </w:rPr>
          <w:t>2</w:t>
        </w:r>
        <w:r>
          <w:fldChar w:fldCharType="end"/>
        </w:r>
      </w:p>
    </w:sdtContent>
  </w:sdt>
  <w:p w14:paraId="0A8DC310" w14:textId="77777777" w:rsidR="00911946" w:rsidRPr="002F3E1E" w:rsidRDefault="00911946"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911946" w:rsidRDefault="00911946">
        <w:pPr>
          <w:pStyle w:val="Fuzeile"/>
          <w:jc w:val="center"/>
        </w:pPr>
        <w:r>
          <w:t xml:space="preserve"> A - </w:t>
        </w:r>
        <w:r>
          <w:fldChar w:fldCharType="begin"/>
        </w:r>
        <w:r>
          <w:instrText>PAGE   \* MERGEFORMAT</w:instrText>
        </w:r>
        <w:r>
          <w:fldChar w:fldCharType="separate"/>
        </w:r>
        <w:r w:rsidR="00EE2057">
          <w:rPr>
            <w:noProof/>
          </w:rPr>
          <w:t>1</w:t>
        </w:r>
        <w:r>
          <w:fldChar w:fldCharType="end"/>
        </w:r>
      </w:p>
    </w:sdtContent>
  </w:sdt>
  <w:p w14:paraId="115A612A" w14:textId="77777777" w:rsidR="00911946" w:rsidRPr="0079517D" w:rsidRDefault="00911946"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911946" w:rsidRDefault="00911946">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EE2057" w:rsidRPr="00EE2057">
          <w:rPr>
            <w:noProof/>
            <w:lang w:val="de-DE"/>
          </w:rPr>
          <w:t>2</w:t>
        </w:r>
        <w:r>
          <w:fldChar w:fldCharType="end"/>
        </w:r>
      </w:sdtContent>
    </w:sdt>
  </w:p>
  <w:p w14:paraId="694C3FDE" w14:textId="77777777" w:rsidR="00911946" w:rsidRPr="002F3E1E" w:rsidRDefault="00911946"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911946" w:rsidRDefault="00911946">
        <w:pPr>
          <w:pStyle w:val="Fuzeile"/>
          <w:jc w:val="center"/>
        </w:pPr>
        <w:r>
          <w:t xml:space="preserve"> B - </w:t>
        </w:r>
        <w:r>
          <w:fldChar w:fldCharType="begin"/>
        </w:r>
        <w:r>
          <w:instrText>PAGE   \* MERGEFORMAT</w:instrText>
        </w:r>
        <w:r>
          <w:fldChar w:fldCharType="separate"/>
        </w:r>
        <w:r w:rsidR="00EE2057">
          <w:rPr>
            <w:noProof/>
          </w:rPr>
          <w:t>3</w:t>
        </w:r>
        <w:r>
          <w:fldChar w:fldCharType="end"/>
        </w:r>
      </w:p>
    </w:sdtContent>
  </w:sdt>
  <w:p w14:paraId="65AC16F3" w14:textId="77777777" w:rsidR="00911946" w:rsidRPr="0079517D" w:rsidRDefault="00911946"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769292" w14:textId="77777777" w:rsidR="00DA0757" w:rsidRDefault="00DA0757">
      <w:pPr>
        <w:spacing w:after="0"/>
      </w:pPr>
      <w:r>
        <w:separator/>
      </w:r>
    </w:p>
  </w:footnote>
  <w:footnote w:type="continuationSeparator" w:id="0">
    <w:p w14:paraId="0B67D324" w14:textId="77777777" w:rsidR="00DA0757" w:rsidRDefault="00DA075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44BC4A1" w:rsidR="00911946" w:rsidRPr="00C060A8" w:rsidRDefault="00911946"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911946" w:rsidRPr="00A434DB" w:rsidRDefault="00911946"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911946" w:rsidRPr="005D4956" w:rsidRDefault="00911946"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911946" w:rsidRPr="00A434DB" w:rsidRDefault="00911946" w:rsidP="00F7549D">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62803491" w14:textId="77777777" w:rsidR="00911946" w:rsidRPr="00C71A5E" w:rsidRDefault="00911946"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911946" w:rsidRPr="00A434DB" w:rsidRDefault="00911946"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911946" w:rsidRPr="00C71A5E" w:rsidRDefault="00911946"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911946" w:rsidRPr="00A434DB" w:rsidRDefault="00911946"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911946" w:rsidRPr="00C71A5E" w:rsidRDefault="00911946"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5">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1">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5"/>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10"/>
  </w:num>
  <w:num w:numId="23">
    <w:abstractNumId w:val="19"/>
  </w:num>
  <w:num w:numId="24">
    <w:abstractNumId w:val="22"/>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11"/>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651"/>
    <w:rsid w:val="000200A1"/>
    <w:rsid w:val="000203FF"/>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3FB3"/>
    <w:rsid w:val="00057460"/>
    <w:rsid w:val="0006047D"/>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D0D"/>
    <w:rsid w:val="000961E0"/>
    <w:rsid w:val="00096BFA"/>
    <w:rsid w:val="00097C5C"/>
    <w:rsid w:val="000A06CE"/>
    <w:rsid w:val="000A1BD4"/>
    <w:rsid w:val="000A3859"/>
    <w:rsid w:val="000A4D54"/>
    <w:rsid w:val="000A5CC4"/>
    <w:rsid w:val="000A6104"/>
    <w:rsid w:val="000A641C"/>
    <w:rsid w:val="000A7F9D"/>
    <w:rsid w:val="000B04FE"/>
    <w:rsid w:val="000B5BA5"/>
    <w:rsid w:val="000C0055"/>
    <w:rsid w:val="000C73A5"/>
    <w:rsid w:val="000C7924"/>
    <w:rsid w:val="000D1475"/>
    <w:rsid w:val="000D29E9"/>
    <w:rsid w:val="000D2B0D"/>
    <w:rsid w:val="000D3531"/>
    <w:rsid w:val="000D4093"/>
    <w:rsid w:val="000D4A65"/>
    <w:rsid w:val="000D7633"/>
    <w:rsid w:val="000D7B6E"/>
    <w:rsid w:val="000D7B72"/>
    <w:rsid w:val="000E0093"/>
    <w:rsid w:val="000E5820"/>
    <w:rsid w:val="000E5A5E"/>
    <w:rsid w:val="000E6847"/>
    <w:rsid w:val="000F0EDB"/>
    <w:rsid w:val="000F2914"/>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0914"/>
    <w:rsid w:val="00124063"/>
    <w:rsid w:val="0012406C"/>
    <w:rsid w:val="00125664"/>
    <w:rsid w:val="00125F7F"/>
    <w:rsid w:val="00127BFD"/>
    <w:rsid w:val="0013068F"/>
    <w:rsid w:val="00130EE7"/>
    <w:rsid w:val="00131585"/>
    <w:rsid w:val="0013283D"/>
    <w:rsid w:val="001330F5"/>
    <w:rsid w:val="00133DDD"/>
    <w:rsid w:val="00134887"/>
    <w:rsid w:val="00136A2A"/>
    <w:rsid w:val="00142A5B"/>
    <w:rsid w:val="00142F91"/>
    <w:rsid w:val="001446E4"/>
    <w:rsid w:val="00145C24"/>
    <w:rsid w:val="00146D92"/>
    <w:rsid w:val="00147019"/>
    <w:rsid w:val="0015168C"/>
    <w:rsid w:val="00152486"/>
    <w:rsid w:val="00153131"/>
    <w:rsid w:val="001533F5"/>
    <w:rsid w:val="00154114"/>
    <w:rsid w:val="00154490"/>
    <w:rsid w:val="00155F92"/>
    <w:rsid w:val="0016027C"/>
    <w:rsid w:val="00162066"/>
    <w:rsid w:val="00164650"/>
    <w:rsid w:val="00165E04"/>
    <w:rsid w:val="00166118"/>
    <w:rsid w:val="00167E1C"/>
    <w:rsid w:val="00171FEA"/>
    <w:rsid w:val="001742B1"/>
    <w:rsid w:val="00177E46"/>
    <w:rsid w:val="001811FA"/>
    <w:rsid w:val="00181314"/>
    <w:rsid w:val="00182684"/>
    <w:rsid w:val="00182AFE"/>
    <w:rsid w:val="0018587E"/>
    <w:rsid w:val="00190110"/>
    <w:rsid w:val="00191AB3"/>
    <w:rsid w:val="00192181"/>
    <w:rsid w:val="00192AA3"/>
    <w:rsid w:val="0019472A"/>
    <w:rsid w:val="00196E79"/>
    <w:rsid w:val="00196FAD"/>
    <w:rsid w:val="0019707D"/>
    <w:rsid w:val="00197CF6"/>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37D"/>
    <w:rsid w:val="001D4508"/>
    <w:rsid w:val="001D4813"/>
    <w:rsid w:val="001D594B"/>
    <w:rsid w:val="001D7357"/>
    <w:rsid w:val="001E0A06"/>
    <w:rsid w:val="001E2095"/>
    <w:rsid w:val="001E44C3"/>
    <w:rsid w:val="001E451B"/>
    <w:rsid w:val="001E5F25"/>
    <w:rsid w:val="001F0339"/>
    <w:rsid w:val="001F1677"/>
    <w:rsid w:val="00200093"/>
    <w:rsid w:val="002007E4"/>
    <w:rsid w:val="0020179A"/>
    <w:rsid w:val="002027D3"/>
    <w:rsid w:val="0020452A"/>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3F02"/>
    <w:rsid w:val="00245415"/>
    <w:rsid w:val="002504AB"/>
    <w:rsid w:val="0025073A"/>
    <w:rsid w:val="002525CE"/>
    <w:rsid w:val="00252E49"/>
    <w:rsid w:val="0025355F"/>
    <w:rsid w:val="0025382E"/>
    <w:rsid w:val="00254080"/>
    <w:rsid w:val="00254E14"/>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877E1"/>
    <w:rsid w:val="0029194C"/>
    <w:rsid w:val="00292BFD"/>
    <w:rsid w:val="0029408D"/>
    <w:rsid w:val="00296573"/>
    <w:rsid w:val="00296DF1"/>
    <w:rsid w:val="0029760E"/>
    <w:rsid w:val="002A018A"/>
    <w:rsid w:val="002A3454"/>
    <w:rsid w:val="002A4903"/>
    <w:rsid w:val="002A4B5B"/>
    <w:rsid w:val="002A5861"/>
    <w:rsid w:val="002B1D11"/>
    <w:rsid w:val="002B3E61"/>
    <w:rsid w:val="002B633E"/>
    <w:rsid w:val="002B764B"/>
    <w:rsid w:val="002C0B9E"/>
    <w:rsid w:val="002C207B"/>
    <w:rsid w:val="002C3C8A"/>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65A2"/>
    <w:rsid w:val="003067C2"/>
    <w:rsid w:val="003106AA"/>
    <w:rsid w:val="003125F8"/>
    <w:rsid w:val="00314D4B"/>
    <w:rsid w:val="00316EBB"/>
    <w:rsid w:val="00320579"/>
    <w:rsid w:val="00322A4A"/>
    <w:rsid w:val="003247A2"/>
    <w:rsid w:val="00327231"/>
    <w:rsid w:val="00331CB6"/>
    <w:rsid w:val="003328EA"/>
    <w:rsid w:val="00334360"/>
    <w:rsid w:val="0033593D"/>
    <w:rsid w:val="00337E73"/>
    <w:rsid w:val="003408E5"/>
    <w:rsid w:val="00341250"/>
    <w:rsid w:val="0034377C"/>
    <w:rsid w:val="00343A3A"/>
    <w:rsid w:val="003446B8"/>
    <w:rsid w:val="003550F0"/>
    <w:rsid w:val="0035613A"/>
    <w:rsid w:val="00360E85"/>
    <w:rsid w:val="0036157A"/>
    <w:rsid w:val="00362A3B"/>
    <w:rsid w:val="00364AAD"/>
    <w:rsid w:val="0036587F"/>
    <w:rsid w:val="00370C3B"/>
    <w:rsid w:val="003712C9"/>
    <w:rsid w:val="00372327"/>
    <w:rsid w:val="00374C1B"/>
    <w:rsid w:val="00377235"/>
    <w:rsid w:val="0038066D"/>
    <w:rsid w:val="003808AE"/>
    <w:rsid w:val="0038152E"/>
    <w:rsid w:val="00385CCA"/>
    <w:rsid w:val="00391E6A"/>
    <w:rsid w:val="0039317A"/>
    <w:rsid w:val="00393925"/>
    <w:rsid w:val="003A42C2"/>
    <w:rsid w:val="003A537B"/>
    <w:rsid w:val="003A6616"/>
    <w:rsid w:val="003B04D4"/>
    <w:rsid w:val="003B5D4E"/>
    <w:rsid w:val="003C092C"/>
    <w:rsid w:val="003C13A9"/>
    <w:rsid w:val="003C58D9"/>
    <w:rsid w:val="003D1BB3"/>
    <w:rsid w:val="003D254C"/>
    <w:rsid w:val="003D56BD"/>
    <w:rsid w:val="003E0D1E"/>
    <w:rsid w:val="003E289F"/>
    <w:rsid w:val="003E39C6"/>
    <w:rsid w:val="003E39F6"/>
    <w:rsid w:val="003E4FB3"/>
    <w:rsid w:val="003E548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43FE"/>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D4CF7"/>
    <w:rsid w:val="004E0FED"/>
    <w:rsid w:val="004E325F"/>
    <w:rsid w:val="004E4DE6"/>
    <w:rsid w:val="004E5E44"/>
    <w:rsid w:val="004F4EE3"/>
    <w:rsid w:val="004F51E1"/>
    <w:rsid w:val="004F6763"/>
    <w:rsid w:val="004F7CCB"/>
    <w:rsid w:val="00502287"/>
    <w:rsid w:val="00502E1B"/>
    <w:rsid w:val="005052C3"/>
    <w:rsid w:val="00505D54"/>
    <w:rsid w:val="005069AC"/>
    <w:rsid w:val="00514373"/>
    <w:rsid w:val="00515E21"/>
    <w:rsid w:val="00516DEE"/>
    <w:rsid w:val="005170C8"/>
    <w:rsid w:val="0051776F"/>
    <w:rsid w:val="0052045D"/>
    <w:rsid w:val="00522D16"/>
    <w:rsid w:val="00523A9B"/>
    <w:rsid w:val="00523C54"/>
    <w:rsid w:val="00523E12"/>
    <w:rsid w:val="00526406"/>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53407"/>
    <w:rsid w:val="005553CA"/>
    <w:rsid w:val="0055713B"/>
    <w:rsid w:val="00557D11"/>
    <w:rsid w:val="0056213B"/>
    <w:rsid w:val="00563488"/>
    <w:rsid w:val="00563798"/>
    <w:rsid w:val="0056454E"/>
    <w:rsid w:val="005728BE"/>
    <w:rsid w:val="00572AE9"/>
    <w:rsid w:val="00574CED"/>
    <w:rsid w:val="005767C4"/>
    <w:rsid w:val="005804A4"/>
    <w:rsid w:val="00581E61"/>
    <w:rsid w:val="005839D5"/>
    <w:rsid w:val="00585BA6"/>
    <w:rsid w:val="005924B5"/>
    <w:rsid w:val="00592DA5"/>
    <w:rsid w:val="00594E99"/>
    <w:rsid w:val="005965AB"/>
    <w:rsid w:val="00597DDD"/>
    <w:rsid w:val="005A0706"/>
    <w:rsid w:val="005A3CEC"/>
    <w:rsid w:val="005A6A5F"/>
    <w:rsid w:val="005A7FC9"/>
    <w:rsid w:val="005B0252"/>
    <w:rsid w:val="005B17AD"/>
    <w:rsid w:val="005B59DA"/>
    <w:rsid w:val="005C029C"/>
    <w:rsid w:val="005C25F9"/>
    <w:rsid w:val="005C6279"/>
    <w:rsid w:val="005D0298"/>
    <w:rsid w:val="005D0471"/>
    <w:rsid w:val="005D1758"/>
    <w:rsid w:val="005D26B0"/>
    <w:rsid w:val="005D327C"/>
    <w:rsid w:val="005D43C0"/>
    <w:rsid w:val="005D46D9"/>
    <w:rsid w:val="005D4956"/>
    <w:rsid w:val="005D4FDE"/>
    <w:rsid w:val="005D5867"/>
    <w:rsid w:val="005D60D3"/>
    <w:rsid w:val="005D68A8"/>
    <w:rsid w:val="005D7941"/>
    <w:rsid w:val="005E02FE"/>
    <w:rsid w:val="005E0E03"/>
    <w:rsid w:val="005E5043"/>
    <w:rsid w:val="005E6B6A"/>
    <w:rsid w:val="005E6FEB"/>
    <w:rsid w:val="005F7BDD"/>
    <w:rsid w:val="005F7C31"/>
    <w:rsid w:val="00604011"/>
    <w:rsid w:val="00604B6C"/>
    <w:rsid w:val="00604C0F"/>
    <w:rsid w:val="006056F2"/>
    <w:rsid w:val="00606092"/>
    <w:rsid w:val="00610E0A"/>
    <w:rsid w:val="006119FB"/>
    <w:rsid w:val="0061218B"/>
    <w:rsid w:val="0061311A"/>
    <w:rsid w:val="00613CC2"/>
    <w:rsid w:val="006177A6"/>
    <w:rsid w:val="00622259"/>
    <w:rsid w:val="006276FB"/>
    <w:rsid w:val="00637EFB"/>
    <w:rsid w:val="0064089C"/>
    <w:rsid w:val="00644EF0"/>
    <w:rsid w:val="00645F3A"/>
    <w:rsid w:val="006477EE"/>
    <w:rsid w:val="00647D98"/>
    <w:rsid w:val="006512DB"/>
    <w:rsid w:val="00661D3F"/>
    <w:rsid w:val="00664C36"/>
    <w:rsid w:val="00666A3F"/>
    <w:rsid w:val="00671237"/>
    <w:rsid w:val="00671495"/>
    <w:rsid w:val="00671D34"/>
    <w:rsid w:val="00673ABF"/>
    <w:rsid w:val="00674174"/>
    <w:rsid w:val="006757C8"/>
    <w:rsid w:val="006760A2"/>
    <w:rsid w:val="006765B5"/>
    <w:rsid w:val="00684C85"/>
    <w:rsid w:val="006911E4"/>
    <w:rsid w:val="006929D9"/>
    <w:rsid w:val="006959E7"/>
    <w:rsid w:val="00697554"/>
    <w:rsid w:val="006A08DC"/>
    <w:rsid w:val="006A0B3A"/>
    <w:rsid w:val="006A17E9"/>
    <w:rsid w:val="006A307E"/>
    <w:rsid w:val="006A541A"/>
    <w:rsid w:val="006B12E3"/>
    <w:rsid w:val="006B2E9A"/>
    <w:rsid w:val="006B515E"/>
    <w:rsid w:val="006B59E1"/>
    <w:rsid w:val="006B6E5C"/>
    <w:rsid w:val="006C1759"/>
    <w:rsid w:val="006C2113"/>
    <w:rsid w:val="006C6F72"/>
    <w:rsid w:val="006D2CB5"/>
    <w:rsid w:val="006D45A2"/>
    <w:rsid w:val="006D6A27"/>
    <w:rsid w:val="006D78A4"/>
    <w:rsid w:val="006E4B54"/>
    <w:rsid w:val="006E4E00"/>
    <w:rsid w:val="006E4E04"/>
    <w:rsid w:val="006E7F3A"/>
    <w:rsid w:val="006F0F00"/>
    <w:rsid w:val="006F2C68"/>
    <w:rsid w:val="006F4847"/>
    <w:rsid w:val="006F6259"/>
    <w:rsid w:val="006F65FC"/>
    <w:rsid w:val="006F68A9"/>
    <w:rsid w:val="007004D7"/>
    <w:rsid w:val="00700A6F"/>
    <w:rsid w:val="00705313"/>
    <w:rsid w:val="00705A2E"/>
    <w:rsid w:val="00705D09"/>
    <w:rsid w:val="007064F7"/>
    <w:rsid w:val="0071416D"/>
    <w:rsid w:val="007162D5"/>
    <w:rsid w:val="007267C1"/>
    <w:rsid w:val="00727835"/>
    <w:rsid w:val="00732BE5"/>
    <w:rsid w:val="007332F8"/>
    <w:rsid w:val="00733E46"/>
    <w:rsid w:val="00736764"/>
    <w:rsid w:val="00736BD2"/>
    <w:rsid w:val="00742DC3"/>
    <w:rsid w:val="00743755"/>
    <w:rsid w:val="00750451"/>
    <w:rsid w:val="0075085D"/>
    <w:rsid w:val="007526CB"/>
    <w:rsid w:val="00753A5E"/>
    <w:rsid w:val="00755F16"/>
    <w:rsid w:val="00757091"/>
    <w:rsid w:val="00757620"/>
    <w:rsid w:val="0075777E"/>
    <w:rsid w:val="00763879"/>
    <w:rsid w:val="00766205"/>
    <w:rsid w:val="00766380"/>
    <w:rsid w:val="007669BE"/>
    <w:rsid w:val="00766EA5"/>
    <w:rsid w:val="00772251"/>
    <w:rsid w:val="00773158"/>
    <w:rsid w:val="0077485D"/>
    <w:rsid w:val="00776A41"/>
    <w:rsid w:val="00776C29"/>
    <w:rsid w:val="00782246"/>
    <w:rsid w:val="00784F7C"/>
    <w:rsid w:val="00785A05"/>
    <w:rsid w:val="007865B2"/>
    <w:rsid w:val="007865C1"/>
    <w:rsid w:val="00791A49"/>
    <w:rsid w:val="007927D6"/>
    <w:rsid w:val="0079310C"/>
    <w:rsid w:val="00794DC7"/>
    <w:rsid w:val="0079517D"/>
    <w:rsid w:val="0079623C"/>
    <w:rsid w:val="00797742"/>
    <w:rsid w:val="007A4BD5"/>
    <w:rsid w:val="007A7224"/>
    <w:rsid w:val="007B0835"/>
    <w:rsid w:val="007B3407"/>
    <w:rsid w:val="007C233B"/>
    <w:rsid w:val="007C3984"/>
    <w:rsid w:val="007C539E"/>
    <w:rsid w:val="007C7588"/>
    <w:rsid w:val="007D2BFC"/>
    <w:rsid w:val="007E0352"/>
    <w:rsid w:val="007E0704"/>
    <w:rsid w:val="007E45B2"/>
    <w:rsid w:val="007E52CC"/>
    <w:rsid w:val="007E6B11"/>
    <w:rsid w:val="007E6E77"/>
    <w:rsid w:val="007F0DBC"/>
    <w:rsid w:val="007F2B3A"/>
    <w:rsid w:val="007F3C4D"/>
    <w:rsid w:val="007F6680"/>
    <w:rsid w:val="007F7A66"/>
    <w:rsid w:val="00800D2D"/>
    <w:rsid w:val="00801244"/>
    <w:rsid w:val="00801400"/>
    <w:rsid w:val="00802D55"/>
    <w:rsid w:val="00807D2F"/>
    <w:rsid w:val="00810BB1"/>
    <w:rsid w:val="00810C46"/>
    <w:rsid w:val="008136F7"/>
    <w:rsid w:val="008137B6"/>
    <w:rsid w:val="00814F6B"/>
    <w:rsid w:val="00820462"/>
    <w:rsid w:val="00825D22"/>
    <w:rsid w:val="0083058B"/>
    <w:rsid w:val="00830688"/>
    <w:rsid w:val="008327CD"/>
    <w:rsid w:val="00832E19"/>
    <w:rsid w:val="00834985"/>
    <w:rsid w:val="00834C6C"/>
    <w:rsid w:val="00836956"/>
    <w:rsid w:val="00836D74"/>
    <w:rsid w:val="00840923"/>
    <w:rsid w:val="008410C4"/>
    <w:rsid w:val="00842D1B"/>
    <w:rsid w:val="008464F2"/>
    <w:rsid w:val="008523B2"/>
    <w:rsid w:val="00852DE1"/>
    <w:rsid w:val="00855BF2"/>
    <w:rsid w:val="0085634D"/>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94D9A"/>
    <w:rsid w:val="008A04C4"/>
    <w:rsid w:val="008A241C"/>
    <w:rsid w:val="008A3C9A"/>
    <w:rsid w:val="008A4A86"/>
    <w:rsid w:val="008A596B"/>
    <w:rsid w:val="008A6608"/>
    <w:rsid w:val="008A6D92"/>
    <w:rsid w:val="008B0259"/>
    <w:rsid w:val="008B442C"/>
    <w:rsid w:val="008B4F04"/>
    <w:rsid w:val="008B79EA"/>
    <w:rsid w:val="008C03C8"/>
    <w:rsid w:val="008C1880"/>
    <w:rsid w:val="008C2160"/>
    <w:rsid w:val="008C33A2"/>
    <w:rsid w:val="008C5ED1"/>
    <w:rsid w:val="008C70C9"/>
    <w:rsid w:val="008C7756"/>
    <w:rsid w:val="008D0D58"/>
    <w:rsid w:val="008D149E"/>
    <w:rsid w:val="008D2D49"/>
    <w:rsid w:val="008D4EE7"/>
    <w:rsid w:val="008D60B2"/>
    <w:rsid w:val="008E04DB"/>
    <w:rsid w:val="008E2DE5"/>
    <w:rsid w:val="008E4E26"/>
    <w:rsid w:val="008E510D"/>
    <w:rsid w:val="008E5881"/>
    <w:rsid w:val="008E6ED4"/>
    <w:rsid w:val="008E727D"/>
    <w:rsid w:val="008E79F3"/>
    <w:rsid w:val="008F01F8"/>
    <w:rsid w:val="008F1A01"/>
    <w:rsid w:val="008F339B"/>
    <w:rsid w:val="008F384C"/>
    <w:rsid w:val="008F68A0"/>
    <w:rsid w:val="008F752E"/>
    <w:rsid w:val="008F7AD1"/>
    <w:rsid w:val="008F7CEF"/>
    <w:rsid w:val="00902FDD"/>
    <w:rsid w:val="00904DE3"/>
    <w:rsid w:val="00905542"/>
    <w:rsid w:val="009061FF"/>
    <w:rsid w:val="00910EA3"/>
    <w:rsid w:val="00911946"/>
    <w:rsid w:val="00912C85"/>
    <w:rsid w:val="009138D6"/>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511A"/>
    <w:rsid w:val="0097621F"/>
    <w:rsid w:val="00976511"/>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312"/>
    <w:rsid w:val="009B16C7"/>
    <w:rsid w:val="009B1A38"/>
    <w:rsid w:val="009B292A"/>
    <w:rsid w:val="009B2B08"/>
    <w:rsid w:val="009C2610"/>
    <w:rsid w:val="009C468F"/>
    <w:rsid w:val="009C536D"/>
    <w:rsid w:val="009C6627"/>
    <w:rsid w:val="009C6BA5"/>
    <w:rsid w:val="009C71C3"/>
    <w:rsid w:val="009D3223"/>
    <w:rsid w:val="009D35CD"/>
    <w:rsid w:val="009D463E"/>
    <w:rsid w:val="009D5A79"/>
    <w:rsid w:val="009D5ADB"/>
    <w:rsid w:val="009E106A"/>
    <w:rsid w:val="009E110B"/>
    <w:rsid w:val="009E1AE7"/>
    <w:rsid w:val="009E2DB2"/>
    <w:rsid w:val="009E499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1B67"/>
    <w:rsid w:val="00A52C2E"/>
    <w:rsid w:val="00A53A37"/>
    <w:rsid w:val="00A54AD6"/>
    <w:rsid w:val="00A627CB"/>
    <w:rsid w:val="00A634BD"/>
    <w:rsid w:val="00A63543"/>
    <w:rsid w:val="00A649DA"/>
    <w:rsid w:val="00A6576E"/>
    <w:rsid w:val="00A65BD7"/>
    <w:rsid w:val="00A6686E"/>
    <w:rsid w:val="00A700E5"/>
    <w:rsid w:val="00A719B6"/>
    <w:rsid w:val="00A73CDA"/>
    <w:rsid w:val="00A73F31"/>
    <w:rsid w:val="00A76204"/>
    <w:rsid w:val="00A76C36"/>
    <w:rsid w:val="00A7757F"/>
    <w:rsid w:val="00A779E6"/>
    <w:rsid w:val="00A82FF3"/>
    <w:rsid w:val="00A9021D"/>
    <w:rsid w:val="00A91595"/>
    <w:rsid w:val="00A91E7B"/>
    <w:rsid w:val="00A935AC"/>
    <w:rsid w:val="00A94450"/>
    <w:rsid w:val="00AA3A6D"/>
    <w:rsid w:val="00AA685E"/>
    <w:rsid w:val="00AA7741"/>
    <w:rsid w:val="00AB256D"/>
    <w:rsid w:val="00AC181F"/>
    <w:rsid w:val="00AC27D3"/>
    <w:rsid w:val="00AC2E40"/>
    <w:rsid w:val="00AC3AA2"/>
    <w:rsid w:val="00AC61BB"/>
    <w:rsid w:val="00AD1130"/>
    <w:rsid w:val="00AD570C"/>
    <w:rsid w:val="00AD5F53"/>
    <w:rsid w:val="00AD66E5"/>
    <w:rsid w:val="00AE0777"/>
    <w:rsid w:val="00AE0A98"/>
    <w:rsid w:val="00AE0DE4"/>
    <w:rsid w:val="00AF0A86"/>
    <w:rsid w:val="00AF47A8"/>
    <w:rsid w:val="00AF49A2"/>
    <w:rsid w:val="00AF6100"/>
    <w:rsid w:val="00B00D42"/>
    <w:rsid w:val="00B0182C"/>
    <w:rsid w:val="00B02CFB"/>
    <w:rsid w:val="00B0746B"/>
    <w:rsid w:val="00B10363"/>
    <w:rsid w:val="00B12058"/>
    <w:rsid w:val="00B128CC"/>
    <w:rsid w:val="00B134CF"/>
    <w:rsid w:val="00B13E7D"/>
    <w:rsid w:val="00B20912"/>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0144"/>
    <w:rsid w:val="00B71C68"/>
    <w:rsid w:val="00B7556D"/>
    <w:rsid w:val="00B7698D"/>
    <w:rsid w:val="00B76D15"/>
    <w:rsid w:val="00B809FB"/>
    <w:rsid w:val="00B844F3"/>
    <w:rsid w:val="00B86CEA"/>
    <w:rsid w:val="00B9008D"/>
    <w:rsid w:val="00B90BB6"/>
    <w:rsid w:val="00B90C2C"/>
    <w:rsid w:val="00B90FE2"/>
    <w:rsid w:val="00B953D7"/>
    <w:rsid w:val="00BA07C8"/>
    <w:rsid w:val="00BA2B12"/>
    <w:rsid w:val="00BA30D2"/>
    <w:rsid w:val="00BA6FB7"/>
    <w:rsid w:val="00BA7865"/>
    <w:rsid w:val="00BB1AD7"/>
    <w:rsid w:val="00BB1F1B"/>
    <w:rsid w:val="00BB27F7"/>
    <w:rsid w:val="00BB28ED"/>
    <w:rsid w:val="00BB3F6E"/>
    <w:rsid w:val="00BC0157"/>
    <w:rsid w:val="00BC04B2"/>
    <w:rsid w:val="00BC2FEA"/>
    <w:rsid w:val="00BC31F4"/>
    <w:rsid w:val="00BC4589"/>
    <w:rsid w:val="00BC5B04"/>
    <w:rsid w:val="00BD3C2C"/>
    <w:rsid w:val="00BD4152"/>
    <w:rsid w:val="00BD7744"/>
    <w:rsid w:val="00BE0AA5"/>
    <w:rsid w:val="00BE6932"/>
    <w:rsid w:val="00BE7E1E"/>
    <w:rsid w:val="00BF44A3"/>
    <w:rsid w:val="00BF74FD"/>
    <w:rsid w:val="00C019EA"/>
    <w:rsid w:val="00C060A8"/>
    <w:rsid w:val="00C0756F"/>
    <w:rsid w:val="00C10D60"/>
    <w:rsid w:val="00C2153A"/>
    <w:rsid w:val="00C234F4"/>
    <w:rsid w:val="00C300E0"/>
    <w:rsid w:val="00C309B3"/>
    <w:rsid w:val="00C31F07"/>
    <w:rsid w:val="00C3550E"/>
    <w:rsid w:val="00C42CC9"/>
    <w:rsid w:val="00C461B5"/>
    <w:rsid w:val="00C462F6"/>
    <w:rsid w:val="00C53E18"/>
    <w:rsid w:val="00C57841"/>
    <w:rsid w:val="00C57FF3"/>
    <w:rsid w:val="00C626DD"/>
    <w:rsid w:val="00C71A5E"/>
    <w:rsid w:val="00C77AC4"/>
    <w:rsid w:val="00C822A5"/>
    <w:rsid w:val="00C832D9"/>
    <w:rsid w:val="00C85D57"/>
    <w:rsid w:val="00C86433"/>
    <w:rsid w:val="00C8681F"/>
    <w:rsid w:val="00C92D86"/>
    <w:rsid w:val="00C9308C"/>
    <w:rsid w:val="00C94F48"/>
    <w:rsid w:val="00C96558"/>
    <w:rsid w:val="00CA0636"/>
    <w:rsid w:val="00CA2109"/>
    <w:rsid w:val="00CA3290"/>
    <w:rsid w:val="00CA36F1"/>
    <w:rsid w:val="00CB2504"/>
    <w:rsid w:val="00CB3275"/>
    <w:rsid w:val="00CB3795"/>
    <w:rsid w:val="00CB40C9"/>
    <w:rsid w:val="00CB65AB"/>
    <w:rsid w:val="00CB6A2A"/>
    <w:rsid w:val="00CC6131"/>
    <w:rsid w:val="00CC7805"/>
    <w:rsid w:val="00CC784A"/>
    <w:rsid w:val="00CD2FAF"/>
    <w:rsid w:val="00CD304F"/>
    <w:rsid w:val="00CD36E2"/>
    <w:rsid w:val="00CD5B4D"/>
    <w:rsid w:val="00CD66F1"/>
    <w:rsid w:val="00CD6724"/>
    <w:rsid w:val="00CE0F74"/>
    <w:rsid w:val="00CE26DE"/>
    <w:rsid w:val="00CE301D"/>
    <w:rsid w:val="00CE4736"/>
    <w:rsid w:val="00CE6B94"/>
    <w:rsid w:val="00CE6D2B"/>
    <w:rsid w:val="00CE7628"/>
    <w:rsid w:val="00CE7CA4"/>
    <w:rsid w:val="00CF041F"/>
    <w:rsid w:val="00CF4A7F"/>
    <w:rsid w:val="00CF55D4"/>
    <w:rsid w:val="00CF6596"/>
    <w:rsid w:val="00D03383"/>
    <w:rsid w:val="00D0692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9B6"/>
    <w:rsid w:val="00D44A43"/>
    <w:rsid w:val="00D44D80"/>
    <w:rsid w:val="00D542A3"/>
    <w:rsid w:val="00D5712A"/>
    <w:rsid w:val="00D65D94"/>
    <w:rsid w:val="00D67CA3"/>
    <w:rsid w:val="00D67EBA"/>
    <w:rsid w:val="00D71BD0"/>
    <w:rsid w:val="00D735AA"/>
    <w:rsid w:val="00D740F1"/>
    <w:rsid w:val="00D7707E"/>
    <w:rsid w:val="00D77B53"/>
    <w:rsid w:val="00D84C90"/>
    <w:rsid w:val="00D9140F"/>
    <w:rsid w:val="00D924D8"/>
    <w:rsid w:val="00D94FD8"/>
    <w:rsid w:val="00D963E7"/>
    <w:rsid w:val="00D96D34"/>
    <w:rsid w:val="00DA0757"/>
    <w:rsid w:val="00DA2C56"/>
    <w:rsid w:val="00DA46F9"/>
    <w:rsid w:val="00DA68B6"/>
    <w:rsid w:val="00DA7887"/>
    <w:rsid w:val="00DB1F99"/>
    <w:rsid w:val="00DB37AA"/>
    <w:rsid w:val="00DB41AC"/>
    <w:rsid w:val="00DB4BD2"/>
    <w:rsid w:val="00DB5CBF"/>
    <w:rsid w:val="00DB5F41"/>
    <w:rsid w:val="00DC023B"/>
    <w:rsid w:val="00DD072F"/>
    <w:rsid w:val="00DD1530"/>
    <w:rsid w:val="00DD1A2D"/>
    <w:rsid w:val="00DD350D"/>
    <w:rsid w:val="00DD6C54"/>
    <w:rsid w:val="00DE33E7"/>
    <w:rsid w:val="00DE3568"/>
    <w:rsid w:val="00DE3BF4"/>
    <w:rsid w:val="00DE698C"/>
    <w:rsid w:val="00DF1727"/>
    <w:rsid w:val="00DF40C5"/>
    <w:rsid w:val="00DF497D"/>
    <w:rsid w:val="00DF73C0"/>
    <w:rsid w:val="00DF7B13"/>
    <w:rsid w:val="00E00114"/>
    <w:rsid w:val="00E009B3"/>
    <w:rsid w:val="00E01A7D"/>
    <w:rsid w:val="00E0226F"/>
    <w:rsid w:val="00E0238C"/>
    <w:rsid w:val="00E033E7"/>
    <w:rsid w:val="00E03FE3"/>
    <w:rsid w:val="00E10244"/>
    <w:rsid w:val="00E11FC0"/>
    <w:rsid w:val="00E13A66"/>
    <w:rsid w:val="00E15377"/>
    <w:rsid w:val="00E16AA6"/>
    <w:rsid w:val="00E16CDE"/>
    <w:rsid w:val="00E1766A"/>
    <w:rsid w:val="00E226E8"/>
    <w:rsid w:val="00E2369E"/>
    <w:rsid w:val="00E23DD6"/>
    <w:rsid w:val="00E266F1"/>
    <w:rsid w:val="00E32129"/>
    <w:rsid w:val="00E33EF4"/>
    <w:rsid w:val="00E34401"/>
    <w:rsid w:val="00E361B8"/>
    <w:rsid w:val="00E36CB1"/>
    <w:rsid w:val="00E400E6"/>
    <w:rsid w:val="00E44561"/>
    <w:rsid w:val="00E45170"/>
    <w:rsid w:val="00E50724"/>
    <w:rsid w:val="00E50AC2"/>
    <w:rsid w:val="00E50ED2"/>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8076C"/>
    <w:rsid w:val="00E83526"/>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695"/>
    <w:rsid w:val="00ED6249"/>
    <w:rsid w:val="00EE2057"/>
    <w:rsid w:val="00EE30E8"/>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1705"/>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72C0"/>
    <w:rsid w:val="00F8713B"/>
    <w:rsid w:val="00F92A61"/>
    <w:rsid w:val="00FA3B31"/>
    <w:rsid w:val="00FA43E9"/>
    <w:rsid w:val="00FA590F"/>
    <w:rsid w:val="00FA5D4B"/>
    <w:rsid w:val="00FA6052"/>
    <w:rsid w:val="00FA6342"/>
    <w:rsid w:val="00FA7B0D"/>
    <w:rsid w:val="00FB03E8"/>
    <w:rsid w:val="00FB2AEA"/>
    <w:rsid w:val="00FB3E50"/>
    <w:rsid w:val="00FB579C"/>
    <w:rsid w:val="00FB5A94"/>
    <w:rsid w:val="00FB7ACB"/>
    <w:rsid w:val="00FB7CD3"/>
    <w:rsid w:val="00FC14D3"/>
    <w:rsid w:val="00FC178F"/>
    <w:rsid w:val="00FC674C"/>
    <w:rsid w:val="00FD04D6"/>
    <w:rsid w:val="00FD124F"/>
    <w:rsid w:val="00FD2288"/>
    <w:rsid w:val="00FD56D4"/>
    <w:rsid w:val="00FE0219"/>
    <w:rsid w:val="00FE3278"/>
    <w:rsid w:val="00FE4E06"/>
    <w:rsid w:val="00FE51C7"/>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catchmentaggregate" TargetMode="External"/><Relationship Id="rId299" Type="http://schemas.openxmlformats.org/officeDocument/2006/relationships/hyperlink" Target="https://github.com/opengeospatial/HY_Features/blob/master/conf/uml_surfacehydrofeature/storage/*" TargetMode="External"/><Relationship Id="rId303"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hyperlink" Target="https://github.com/opengeospatial/HY_Features/blob/master/req/hy_hydrofeature/positioning/*" TargetMode="External"/><Relationship Id="rId84" Type="http://schemas.openxmlformats.org/officeDocument/2006/relationships/hyperlink" Target="https://github.com/opengeospatial/HY_Features/blob/master/req/hy_hydrofeature/hydrocomplex/catchment.containingcatchment" TargetMode="External"/><Relationship Id="rId138" Type="http://schemas.openxmlformats.org/officeDocument/2006/relationships/hyperlink" Target="https://github.com/opengeospatial/HY_Features/blob/master/req/hy_hydrofeature/hydrocomplex/catchment" TargetMode="External"/><Relationship Id="rId159" Type="http://schemas.openxmlformats.org/officeDocument/2006/relationships/hyperlink" Target="https://inspire-twg.jrc.it/svn/iso" TargetMode="External"/><Relationship Id="rId324" Type="http://schemas.openxmlformats.org/officeDocument/2006/relationships/fontTable" Target="fontTable.xml"/><Relationship Id="rId170" Type="http://schemas.openxmlformats.org/officeDocument/2006/relationships/hyperlink" Target="https://github.com/opengeospatial/HY_Features/blob/master/req/hy_hydrofeature/hydrocomplex/outfallrealisation.realisedoutfall" TargetMode="External"/><Relationship Id="rId191" Type="http://schemas.openxmlformats.org/officeDocument/2006/relationships/image" Target="media/image45.png"/><Relationship Id="rId205" Type="http://schemas.openxmlformats.org/officeDocument/2006/relationships/hyperlink" Target="https://github.com/opengeospatial/HY_Features/blob/master/req/hy_surfacehydrofeature/channelnetwork/depression" TargetMode="External"/><Relationship Id="rId226" Type="http://schemas.openxmlformats.org/officeDocument/2006/relationships/hyperlink" Target="https://github.com/opengeospatial/HY_Features/blob/master/req/hy_hydrographicnetwork/waterbody" TargetMode="External"/><Relationship Id="rId247" Type="http://schemas.openxmlformats.org/officeDocument/2006/relationships/hyperlink" Target="https://github.com/opengeospatial/HY_Features/blob/master/req/hy_surfacehydrofeature/hydrographicnetwork/waterbody.stratum" TargetMode="External"/><Relationship Id="rId107" Type="http://schemas.openxmlformats.org/officeDocument/2006/relationships/hyperlink" Target="https://github.com/opengeospatial/HY_Features/blob/master/req/hy_hydrofeature/hydrocomplex/catchmentaggregate" TargetMode="External"/><Relationship Id="rId268" Type="http://schemas.openxmlformats.org/officeDocument/2006/relationships/hyperlink" Target="https://github.com/opengeospatial/HY_Features/blob/master/req/hy_surfacehydrofeature/hydrographicnetwork/watersolidphase.snowmelt" TargetMode="External"/><Relationship Id="rId289"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hyperlink" Target="https://inspire-twg.jrc.it/svn/iso" TargetMode="External"/><Relationship Id="rId74" Type="http://schemas.openxmlformats.org/officeDocument/2006/relationships/hyperlink" Target="https://github.com/opengeospatial/HY_Features/blob/master/req/hy_hydrofeature/namedFeature/hydrofeature.namespart" TargetMode="External"/><Relationship Id="rId128" Type="http://schemas.openxmlformats.org/officeDocument/2006/relationships/hyperlink" Target="https://github.com/opengeospatial/HY_Features/blob/master/req/hy_hydrofeature/hydrocomplex/catchment" TargetMode="External"/><Relationship Id="rId149" Type="http://schemas.openxmlformats.org/officeDocument/2006/relationships/hyperlink" Target="https://github.com/opengeospatial/HY_Features/blob/master/req/hy_hydrofeature/hydrocomplex/hydronetwork" TargetMode="External"/><Relationship Id="rId314" Type="http://schemas.openxmlformats.org/officeDocument/2006/relationships/footer" Target="footer16.xm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 TargetMode="External"/><Relationship Id="rId160" Type="http://schemas.openxmlformats.org/officeDocument/2006/relationships/hyperlink" Target="https://github.com/opengeospatial/HY_Features/blob/master/req/hy_hydrofeature/hydrocomplex/catchmentrealisation" TargetMode="External"/><Relationship Id="rId181" Type="http://schemas.openxmlformats.org/officeDocument/2006/relationships/hyperlink" Target="https://github.com/opengeospatial/HY_Features/blob/master/req/hy_hydrofeature/positioning/indirectposition.absolut" TargetMode="External"/><Relationship Id="rId216" Type="http://schemas.openxmlformats.org/officeDocument/2006/relationships/hyperlink" Target="https://github.com/opengeospatial/HY_Features/blob/master/req/hy_surfacehydrofeature/hydrographicnetwork/waterbody" TargetMode="External"/><Relationship Id="rId237" Type="http://schemas.openxmlformats.org/officeDocument/2006/relationships/hyperlink" Target="https://github.com/opengeospatial/HY_Features/blob/master/req/hy_surfacehydrofeature/hydrographicnetwork/waterbody" TargetMode="External"/><Relationship Id="rId258" Type="http://schemas.openxmlformats.org/officeDocument/2006/relationships/hyperlink" Target="https://github.com/opengeospatial/HY_Features/blob/master/req/hy_surfacehydrofeature/hydrographicnetwork/longitudinalsection" TargetMode="External"/><Relationship Id="rId279" Type="http://schemas.openxmlformats.org/officeDocument/2006/relationships/hyperlink" Target="https://github.com/opengeospatial/HY_Features/blob/master/req/hy_hydrometricfeature/hydrometricnetwork" TargetMode="Externa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32.png"/><Relationship Id="rId118" Type="http://schemas.openxmlformats.org/officeDocument/2006/relationships/hyperlink" Target="https://github.com/opengeospatial/HY_Features/blob/master/req/hy_hydrofeature/hydrocomplex/dendriticcatchment.encompassingcatchment" TargetMode="External"/><Relationship Id="rId139" Type="http://schemas.openxmlformats.org/officeDocument/2006/relationships/hyperlink" Target="https://github.com/opengeospatial/HY_Features/blob/master/req/hy_hydrofeature/hydrocomplex/catchmentrealisation.realisedcatchment" TargetMode="External"/><Relationship Id="rId290" Type="http://schemas.openxmlformats.org/officeDocument/2006/relationships/footer" Target="footer5.xml"/><Relationship Id="rId304" Type="http://schemas.openxmlformats.org/officeDocument/2006/relationships/footer" Target="footer7.xml"/><Relationship Id="rId325" Type="http://schemas.openxmlformats.org/officeDocument/2006/relationships/theme" Target="theme/theme1.xml"/><Relationship Id="rId85" Type="http://schemas.openxmlformats.org/officeDocument/2006/relationships/hyperlink" Target="https://github.com/opengeospatial/HY_Features/blob/master/req/hy_hydrofeature/hydrocomplex/catchment.containedcatchment" TargetMode="External"/><Relationship Id="rId150" Type="http://schemas.openxmlformats.org/officeDocument/2006/relationships/hyperlink" Target="https://github.com/opengeospatial/HY_Features/blob/master/req/hy_hydrofeature/hydrocomplex/wateredge.shape" TargetMode="External"/><Relationship Id="rId171" Type="http://schemas.openxmlformats.org/officeDocument/2006/relationships/hyperlink" Target="https://github.com/opengeospatial/HY_Features/blob/master/req/hy_hydrofeature/hydrocomplex/outfallrealisation.shape" TargetMode="External"/><Relationship Id="rId192" Type="http://schemas.openxmlformats.org/officeDocument/2006/relationships/image" Target="media/image46.png"/><Relationship Id="rId206" Type="http://schemas.openxmlformats.org/officeDocument/2006/relationships/hyperlink" Target="https://github.com/opengeospatial/HY_Features/blob/master/req/hy_hydrofeature/namedfeature/hydrofeature" TargetMode="External"/><Relationship Id="rId227" Type="http://schemas.openxmlformats.org/officeDocument/2006/relationships/hyperlink" Target="https://github.com/opengeospatial/HY_Features/blob/master/req/hy_hydrographicnetwork/hydrographicnetwork" TargetMode="External"/><Relationship Id="rId248" Type="http://schemas.openxmlformats.org/officeDocument/2006/relationships/hyperlink" Target="https://github.com/opengeospatial/HY_Features/blob/master/req/hy_surfacehydrofeature/hydrographicnetwork/waterbody.streamcrosssection" TargetMode="External"/><Relationship Id="rId269" Type="http://schemas.openxmlformats.org/officeDocument/2006/relationships/image" Target="media/image50.png"/><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hyperlink" Target="https://github.com/opengeospatial/HY_Features/blob/master/req/hy_hydrofeature/hydrocomplex/catchment" TargetMode="External"/><Relationship Id="rId129" Type="http://schemas.openxmlformats.org/officeDocument/2006/relationships/hyperlink" Target="https://github.com/opengeospatial/HY_Features/blob/master/req/hy_hydrofeature/hydrocomplex/indirectposition" TargetMode="External"/><Relationship Id="rId280" Type="http://schemas.openxmlformats.org/officeDocument/2006/relationships/hyperlink" Target="https://github.com/opengeospatial/HY_Features/blob/master/req/hy_hydrofeature/hydrocomplex/hydronetwork" TargetMode="External"/><Relationship Id="rId315" Type="http://schemas.openxmlformats.org/officeDocument/2006/relationships/footer" Target="footer17.xml"/><Relationship Id="rId54" Type="http://schemas.openxmlformats.org/officeDocument/2006/relationships/hyperlink" Target="https://github.com/opengeospatial/HY_Features/blob/master/req/%20hy_features_conceptual_model/identifiers" TargetMode="External"/><Relationship Id="rId75" Type="http://schemas.openxmlformats.org/officeDocument/2006/relationships/hyperlink" Target="https://github.com/opengeospatial/HY_Features/blob/master/req/hy_hydrofeature/namedFeature/hydrofeature.preferredby" TargetMode="External"/><Relationship Id="rId96" Type="http://schemas.openxmlformats.org/officeDocument/2006/relationships/hyperlink" Target="https://github.com/opengeospatial/HY_Features/blob/master/req/hy_hydrofeature/hydrocomplex/catchmentrealisation" TargetMode="External"/><Relationship Id="rId140" Type="http://schemas.openxmlformats.org/officeDocument/2006/relationships/hyperlink" Target="https://github.com/opengeospatial/HY_Features/blob/master/req/hy_hydrofeature/hydrocomplex/flowpath" TargetMode="External"/><Relationship Id="rId161" Type="http://schemas.openxmlformats.org/officeDocument/2006/relationships/hyperlink" Target="https://github.com/opengeospatial/HY_Features/blob/master/req/hy_hydrofeature/hydrocomplex/hydronetwork" TargetMode="External"/><Relationship Id="rId182" Type="http://schemas.openxmlformats.org/officeDocument/2006/relationships/hyperlink" Target="https://github.com/opengeospatial/HY_Features/blob/master/req/hy_hydrofeature/positioning/indirectposition.relative" TargetMode="External"/><Relationship Id="rId217" Type="http://schemas.openxmlformats.org/officeDocument/2006/relationships/hyperlink" Target="https://github.com/opengeospatial/HY_Features/blob/master/req/hy_surfacehydrofeature/hydrographicnetwork/cros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stratum" TargetMode="External"/><Relationship Id="rId259" Type="http://schemas.openxmlformats.org/officeDocument/2006/relationships/hyperlink" Target="https://github.com/opengeospatial/HY_Features/blob/master/req/hy_hydrofeature/hydrocomplex/catchment/outfallrealisation" TargetMode="External"/><Relationship Id="rId23" Type="http://schemas.openxmlformats.org/officeDocument/2006/relationships/image" Target="media/image7.png"/><Relationship Id="rId119" Type="http://schemas.openxmlformats.org/officeDocument/2006/relationships/image" Target="media/image40.png"/><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spec/hydrology/hydrofeature/1.0/conf/hy_%20hydrofeature" TargetMode="External"/><Relationship Id="rId305" Type="http://schemas.openxmlformats.org/officeDocument/2006/relationships/footer" Target="footer8.xml"/><Relationship Id="rId44" Type="http://schemas.openxmlformats.org/officeDocument/2006/relationships/image" Target="media/image28.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image" Target="media/image36.png"/><Relationship Id="rId130" Type="http://schemas.openxmlformats.org/officeDocument/2006/relationships/hyperlink" Target="https://github.com/opengeospatial/HY_Features/blob/master/req/hy_hydrofeature/hydrocomplex/outfallrealisation" TargetMode="External"/><Relationship Id="rId151" Type="http://schemas.openxmlformats.org/officeDocument/2006/relationships/hyperlink" Target="https://github.com/opengeospatial/HY_Features/blob/master/req/hy_hydrofeature/hydrocomplex/wateredge.wateredgenetwork" TargetMode="External"/><Relationship Id="rId172" Type="http://schemas.openxmlformats.org/officeDocument/2006/relationships/hyperlink" Target="https://github.com/opengeospatial/HY_Features/blob/master/req/hy_hydrofeature/hydrocomplex/outfallrealisation.typeofoutfall" TargetMode="External"/><Relationship Id="rId193" Type="http://schemas.openxmlformats.org/officeDocument/2006/relationships/hyperlink" Target="https://github.com/opengeospatial/HY_Features/blob/master/req/hy_surfacehydro/channelnetwork/channelnetwork" TargetMode="External"/><Relationship Id="rId207" Type="http://schemas.openxmlformats.org/officeDocument/2006/relationships/hyperlink" Target="https://github.com/opengeospatial/HY_Features/blob/master/req/hy_surfacehydrofeature/channelnetwork/channelnetwork" TargetMode="External"/><Relationship Id="rId228" Type="http://schemas.openxmlformats.org/officeDocument/2006/relationships/hyperlink" Target="https://github.com/opengeospatial/HY_Features/blob/master/req/hy_hydrofeature/hydrocomplex/hydronetwork" TargetMode="External"/><Relationship Id="rId249" Type="http://schemas.openxmlformats.org/officeDocument/2006/relationships/hyperlink" Target="https://github.com/opengeospatial/HY_Features/blob/master/req/hy_surfacehydrofeature/hydrographicnetwork/waterbody.streamlongitudinalsection" TargetMode="External"/><Relationship Id="rId13" Type="http://schemas.openxmlformats.org/officeDocument/2006/relationships/footer" Target="footer1.xml"/><Relationship Id="rId109" Type="http://schemas.openxmlformats.org/officeDocument/2006/relationships/hyperlink" Target="https://github.com/opengeospatial/HY_Features/blob/master/req/hy_hydrofeature/hydrocomplex/dendriticcatchment" TargetMode="External"/><Relationship Id="rId260" Type="http://schemas.openxmlformats.org/officeDocument/2006/relationships/hyperlink" Target="https://github.com/opengeospatial/HY_Features/blob/master/req/hy_surfacehydrofeature/hydrographicnetwork/longitudinalsection.longitudinalsectionpoint" TargetMode="External"/><Relationship Id="rId281" Type="http://schemas.openxmlformats.org/officeDocument/2006/relationships/hyperlink" Target="https://github.com/opengeospatial/HY_Features/blob/master/req/hy_hydrometricfeature/hydrometricfeature" TargetMode="External"/><Relationship Id="rId316" Type="http://schemas.openxmlformats.org/officeDocument/2006/relationships/hyperlink" Target="http://inspire.ec.europa.eu/documents/Data_Specifications/INSPIRE_DataSpecification_HY_v3.1.pdf" TargetMode="External"/><Relationship Id="rId34" Type="http://schemas.openxmlformats.org/officeDocument/2006/relationships/image" Target="media/image18.png"/><Relationship Id="rId55" Type="http://schemas.openxmlformats.org/officeDocument/2006/relationships/image" Target="media/image30.png"/><Relationship Id="rId76" Type="http://schemas.openxmlformats.org/officeDocument/2006/relationships/hyperlink" Target="https://github.com/opengeospatial/HY_Features/blob/master/req/hy_hydrofeature/namedFeature/hydrofeature.usage" TargetMode="External"/><Relationship Id="rId97" Type="http://schemas.openxmlformats.org/officeDocument/2006/relationships/hyperlink" Target="https://github.com/opengeospatial/HY_Features/blob/master/req/hy_hydrofeature/hydrocomplex/catchment.out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inspire-twg.jrc.it/svn/iso"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shape" TargetMode="External"/><Relationship Id="rId183" Type="http://schemas.openxmlformats.org/officeDocument/2006/relationships/hyperlink" Target="https://github.com/opengeospatial/HY_Features/blob/master/req/hy_hydrofeature/positioning/indirectposition.referencelocation" TargetMode="External"/><Relationship Id="rId218" Type="http://schemas.openxmlformats.org/officeDocument/2006/relationships/hyperlink" Target="https://github.com/opengeospatial/HY_Features/blob/master/req/hy_surfacehydrofeature/hydrographicnetwork/longitudinalsection" TargetMode="External"/><Relationship Id="rId239" Type="http://schemas.openxmlformats.org/officeDocument/2006/relationships/hyperlink" Target="https://github.com/opengeospatial/HY_Features/blob/master/req/hy_surfacehydrofeature/hydrographicnetwork/crosssection" TargetMode="External"/><Relationship Id="rId250" Type="http://schemas.openxmlformats.org/officeDocument/2006/relationships/hyperlink" Target="https://github.com/opengeospatial/HY_Features/blob/master/req/hy_surfacehydrofeature/hydrographicnetwork/waterbodystratum" TargetMode="External"/><Relationship Id="rId271" Type="http://schemas.openxmlformats.org/officeDocument/2006/relationships/hyperlink" Target="https://github.com/opengeospatial/HY_Features/blob/master/req/hy_surfacehydrofeature/storage/reservoir" TargetMode="External"/><Relationship Id="rId292" Type="http://schemas.openxmlformats.org/officeDocument/2006/relationships/hyperlink" Target="https://github.com/opengeospatial/HY_Features/blob/master/conf/uml_hydrofeature/namedfeature/*" TargetMode="External"/><Relationship Id="rId306" Type="http://schemas.openxmlformats.org/officeDocument/2006/relationships/footer" Target="footer9.xml"/><Relationship Id="rId24" Type="http://schemas.openxmlformats.org/officeDocument/2006/relationships/image" Target="media/image8.png"/><Relationship Id="rId45" Type="http://schemas.openxmlformats.org/officeDocument/2006/relationships/image" Target="media/image29.png"/><Relationship Id="rId66" Type="http://schemas.openxmlformats.org/officeDocument/2006/relationships/hyperlink" Target="https://github.com/opengeospatial/HY_Features/blob/master/req/hy_hydrofeature/namedFeature/hydrofeature" TargetMode="External"/><Relationship Id="rId87" Type="http://schemas.openxmlformats.org/officeDocument/2006/relationships/hyperlink" Target="https://github.com/opengeospatial/HY_Features/blob/master/req/hy_hydrofeature/hydrocomplex/catchment.conjointcatchment" TargetMode="External"/><Relationship Id="rId110" Type="http://schemas.openxmlformats.org/officeDocument/2006/relationships/hyperlink" Target="https://github.com/opengeospatial/HY_Features/blob/master/req/hy_hydrofeature/hydrocomplex/interiorcatchment" TargetMode="External"/><Relationship Id="rId131" Type="http://schemas.openxmlformats.org/officeDocument/2006/relationships/hyperlink" Target="https://github.com/opengeospatial/HY_Features/blob/master/req/hy_hydrofeature/hydrocomplex/outfall.contributingcatchment" TargetMode="External"/><Relationship Id="rId152" Type="http://schemas.openxmlformats.org/officeDocument/2006/relationships/hyperlink" Target="https://github.com/opengeospatial/HY_Features/blob/master/req/hy_hydrofeature/hydrocomplex/catchmentboundary" TargetMode="External"/><Relationship Id="rId173" Type="http://schemas.openxmlformats.org/officeDocument/2006/relationships/image" Target="media/image44.png"/><Relationship Id="rId194" Type="http://schemas.openxmlformats.org/officeDocument/2006/relationships/image" Target="media/image47.png"/><Relationship Id="rId208" Type="http://schemas.openxmlformats.org/officeDocument/2006/relationships/hyperlink" Target="https://github.com/opengeospatial/HY_Features/blob/master/req/hy_surfacehydrofeature/hydrographicnetwork/waterbody" TargetMode="External"/><Relationship Id="rId229" Type="http://schemas.openxmlformats.org/officeDocument/2006/relationships/hyperlink" Target="https://github.com/opengeospatial/HY_Features/blob/master/req/hy_surfacehydrofeature/hydrographicnetwork/waterbody" TargetMode="External"/><Relationship Id="rId240" Type="http://schemas.openxmlformats.org/officeDocument/2006/relationships/hyperlink" Target="https://github.com/opengeospatial/HY_Features/blob/master/req/hy_surfacehydrofeature/hydrographicnetwork/longitudinalsection" TargetMode="External"/><Relationship Id="rId261" Type="http://schemas.openxmlformats.org/officeDocument/2006/relationships/hyperlink" Target="https://github.com/opengeospatial/HY_Features/blob/master/req/hy_surfacehydrofeature/hydrographicnetwork/waterliquidphase" TargetMode="Externa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hyperlink" Target="https://github.com/opengeospatial/HY_Features/blob/master/req/hy_hydrofeature/namedFeature/hydrofeature.variantspelling" TargetMode="External"/><Relationship Id="rId100" Type="http://schemas.openxmlformats.org/officeDocument/2006/relationships/hyperlink" Target="https://github.com/opengeospatial/HY_Features/blob/master/req/hy_hydrofeature/hydrocomplex/catchment.containedcatchment" TargetMode="External"/><Relationship Id="rId105" Type="http://schemas.openxmlformats.org/officeDocument/2006/relationships/image" Target="media/image38.png"/><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inspire-twg.jrc.it/svn/iso" TargetMode="External"/><Relationship Id="rId168" Type="http://schemas.openxmlformats.org/officeDocument/2006/relationships/hyperlink" Target="https://github.com/opengeospatial/HY_Features/blob/master/req/hy_hydrofeature/hydrocomplex/outfall" TargetMode="External"/><Relationship Id="rId282" Type="http://schemas.openxmlformats.org/officeDocument/2006/relationships/hyperlink" Target="https://github.com/opengeospatial/HY_Features/blob/master/req/hy_hydrometricfeature/hydrometricnetwork.networkstation" TargetMode="External"/><Relationship Id="rId312" Type="http://schemas.openxmlformats.org/officeDocument/2006/relationships/footer" Target="footer14.xml"/><Relationship Id="rId317" Type="http://schemas.openxmlformats.org/officeDocument/2006/relationships/hyperlink" Target="https://portal.opengeospatial.org/files/?artifact_id=59773"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nameusage" TargetMode="External"/><Relationship Id="rId93" Type="http://schemas.openxmlformats.org/officeDocument/2006/relationships/hyperlink" Target="https://github.com/opengeospatial/HY_Features/blob/master/req/hy_hydrofeature/namedFeature/hydrofeature" TargetMode="External"/><Relationship Id="rId98" Type="http://schemas.openxmlformats.org/officeDocument/2006/relationships/hyperlink" Target="https://github.com/opengeospatial/HY_Features/blob/master/req/hy_hydrofeature/hydrocomplex/catchment.inflow" TargetMode="External"/><Relationship Id="rId121" Type="http://schemas.openxmlformats.org/officeDocument/2006/relationships/hyperlink" Target="https://github.com/opengeospatial/HY_Features/blob/master/req/hy_hydrofeature/hydrocomplex/interiorcatchment" TargetMode="External"/><Relationship Id="rId142" Type="http://schemas.openxmlformats.org/officeDocument/2006/relationships/hyperlink" Target="https://github.com/opengeospatial/HY_Features/blob/master/req/hy_hydrofeature/hydrocomplex/catchmentrealisation" TargetMode="External"/><Relationship Id="rId163" Type="http://schemas.openxmlformats.org/officeDocument/2006/relationships/hyperlink" Target="https://github.com/opengeospatial/HY_Features/blob/master/req/hy_hydrofeature/hydrocomplex/catchmentarea.areanetwork" TargetMode="External"/><Relationship Id="rId184" Type="http://schemas.openxmlformats.org/officeDocument/2006/relationships/hyperlink" Target="https://github.com/opengeospatial/HY_Features/blob/master/req/hy_hydrofeature/positioning/indirectposition.riverreferencesystem" TargetMode="External"/><Relationship Id="rId189" Type="http://schemas.openxmlformats.org/officeDocument/2006/relationships/hyperlink" Target="https://github.com/opengeospatial/HY_Features/blob/master/req/hy_hydrofeature/positioning/indirectposition.locatedstart" TargetMode="External"/><Relationship Id="rId219" Type="http://schemas.openxmlformats.org/officeDocument/2006/relationships/hyperlink" Target="https://github.com/opengeospatial/HY_Features/blob/master/req/hy_surfacehydrofeature/channelnetwork/channel.channelnetwork"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channelnetwork" TargetMode="External"/><Relationship Id="rId230" Type="http://schemas.openxmlformats.org/officeDocument/2006/relationships/hyperlink" Target="https://github.com/opengeospatial/HY_Features/blob/master/req/hy_surfacehydrofeature/hydrographicnetwork/hydrographicnetwork.networkwaterbody" TargetMode="External"/><Relationship Id="rId235" Type="http://schemas.openxmlformats.org/officeDocument/2006/relationships/hyperlink" Target="https://github.com/opengeospatial/HY_Features/blob/master/req/hy_surfacehydrofeature/channelnetwork/depression" TargetMode="External"/><Relationship Id="rId251" Type="http://schemas.openxmlformats.org/officeDocument/2006/relationships/hyperlink" Target="https://inspire-twg.jrc.it/svn/iso" TargetMode="External"/><Relationship Id="rId256" Type="http://schemas.openxmlformats.org/officeDocument/2006/relationships/hyperlink" Target="https://github.com/opengeospatial/HY_Features/blob/master/req/hy_hydrofeature/hydrocomplex/catchment/outfallrealisation" TargetMode="External"/><Relationship Id="rId277" Type="http://schemas.openxmlformats.org/officeDocument/2006/relationships/image" Target="media/image52.png"/><Relationship Id="rId298" Type="http://schemas.openxmlformats.org/officeDocument/2006/relationships/hyperlink" Target="https://github.com/opengeospatial/HY_Features/blob/master/conf/uml_surfacehydrofeature/surfacewaterbodies/*" TargetMode="External"/><Relationship Id="rId25" Type="http://schemas.openxmlformats.org/officeDocument/2006/relationships/image" Target="media/image9.png"/><Relationship Id="rId46" Type="http://schemas.openxmlformats.org/officeDocument/2006/relationships/hyperlink" Target="https://github.com/opengeospatial/HY_Features/blob/master/req/hy_features_conceptual_model"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 TargetMode="External"/><Relationship Id="rId137" Type="http://schemas.openxmlformats.org/officeDocument/2006/relationships/hyperlink" Target="https://github.com/opengeospatial/HY_Features/blob/master/req/hy_hydrofeature/hydrocomplex/catchmentrealisation" TargetMode="External"/><Relationship Id="rId158" Type="http://schemas.openxmlformats.org/officeDocument/2006/relationships/hyperlink" Target="https://github.com/opengeospatial/HY_Features/blob/master/req/hy_hydrofeature/hydrocomplex/catchmentarea" TargetMode="External"/><Relationship Id="rId272" Type="http://schemas.openxmlformats.org/officeDocument/2006/relationships/hyperlink" Target="https://github.com/opengeospatial/HY_Features/blob/master/req/hy_surfacehydrofeature/hydrographicnetwork/waterbody" TargetMode="External"/><Relationship Id="rId293" Type="http://schemas.openxmlformats.org/officeDocument/2006/relationships/hyperlink" Target="https://github.com/opengeospatial/HY_Features/blob/master/conf/uml_hydrofeature/hydrocomplex/*" TargetMode="External"/><Relationship Id="rId302" Type="http://schemas.openxmlformats.org/officeDocument/2006/relationships/header" Target="header4.xml"/><Relationship Id="rId307" Type="http://schemas.openxmlformats.org/officeDocument/2006/relationships/footer" Target="footer10.xml"/><Relationship Id="rId323" Type="http://schemas.openxmlformats.org/officeDocument/2006/relationships/footer" Target="footer19.xml"/><Relationship Id="rId328" Type="http://schemas.microsoft.com/office/2011/relationships/commentsExtended" Target="commentsExtended.xm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github.com/opengeospatial/HY_Features/blob/master/req/hy_hydrofeature/hydrocomplex/*" TargetMode="External"/><Relationship Id="rId83" Type="http://schemas.openxmlformats.org/officeDocument/2006/relationships/image" Target="media/image35.png"/><Relationship Id="rId88" Type="http://schemas.openxmlformats.org/officeDocument/2006/relationships/image" Target="media/image37.png"/><Relationship Id="rId111" Type="http://schemas.openxmlformats.org/officeDocument/2006/relationships/hyperlink" Target="https://github.com/opengeospatial/HY_Features/blob/master/req/hy_hydrofeature/hydrocomplex/catchmentaggregate.exorheicdrainage" TargetMode="External"/><Relationship Id="rId132" Type="http://schemas.openxmlformats.org/officeDocument/2006/relationships/hyperlink" Target="https://github.com/opengeospatial/HY_Features/blob/master/req/hy_hydrofeature/hydrocomplex/outfall.receivingcatchment" TargetMode="External"/><Relationship Id="rId153" Type="http://schemas.openxmlformats.org/officeDocument/2006/relationships/hyperlink" Target="https://inspire-twg.jrc.it/svn/iso" TargetMode="External"/><Relationship Id="rId174" Type="http://schemas.openxmlformats.org/officeDocument/2006/relationships/hyperlink" Target="https://github.com/opengeospatial/HY_Features/blob/master/req/hy_hydrofeature/positioning/indirectposition" TargetMode="External"/><Relationship Id="rId179" Type="http://schemas.openxmlformats.org/officeDocument/2006/relationships/hyperlink" Target="https://github.com/opengeospatial/HY_Features/blob/master/req/hy_hydrofeature/positioning/relativeposition" TargetMode="External"/><Relationship Id="rId195" Type="http://schemas.openxmlformats.org/officeDocument/2006/relationships/hyperlink" Target="https://github.com/opengeospatial/HY_Features/blob/master/req/hy_surfacehydrofeature/channelnetwork/depression" TargetMode="External"/><Relationship Id="rId209" Type="http://schemas.openxmlformats.org/officeDocument/2006/relationships/hyperlink" Target="https://github.com/opengeospatial/HY_Features/blob/master/req/hy_surfacehydrofeature/hydrographicnetwork/waterbodystratum" TargetMode="External"/><Relationship Id="rId190" Type="http://schemas.openxmlformats.org/officeDocument/2006/relationships/hyperlink" Target="https://github.com/opengeospatial/HY_Features/blob/master/req/hy_hydrofeature/positioning/riverreferencesystem.linearelement" TargetMode="External"/><Relationship Id="rId204" Type="http://schemas.openxmlformats.org/officeDocument/2006/relationships/hyperlink" Target="https://github.com/opengeospatial/HY_Features/blob/master/req/hy_surfacehydrofeature/channelnetwork/channelnetwork.surfacechannel" TargetMode="External"/><Relationship Id="rId220" Type="http://schemas.openxmlformats.org/officeDocument/2006/relationships/hyperlink" Target="https://github.com/opengeospatial/HY_Features/blob/master/req/hy_surfacehydrofeature/channelnetwork/channel.stream" TargetMode="External"/><Relationship Id="rId225" Type="http://schemas.openxmlformats.org/officeDocument/2006/relationships/image" Target="media/image49.png"/><Relationship Id="rId241" Type="http://schemas.openxmlformats.org/officeDocument/2006/relationships/hyperlink" Target="https://github.com/opengeospatial/HY_Features/blob/master/req/hy_surfacehydrofeature/hydrographicnetwork/waterbody.fixedlandmark" TargetMode="External"/><Relationship Id="rId246" Type="http://schemas.openxmlformats.org/officeDocument/2006/relationships/hyperlink" Target="https://github.com/opengeospatial/HY_Features/blob/master/req/hy_surfacehydrofeature/hydrographicnetwork/waterbody.downstreamwaterbody" TargetMode="External"/><Relationship Id="rId267" Type="http://schemas.openxmlformats.org/officeDocument/2006/relationships/hyperlink" Target="https://github.com/opengeospatial/HY_Features/blob/master/req/hy_surfacehydrofeature/hydrographicnetwork/watersolidphase.coveredwaterbody" TargetMode="External"/><Relationship Id="rId288" Type="http://schemas.openxmlformats.org/officeDocument/2006/relationships/header" Target="header3.xml"/><Relationship Id="rId15" Type="http://schemas.openxmlformats.org/officeDocument/2006/relationships/footer" Target="footer3.xml"/><Relationship Id="rId36" Type="http://schemas.openxmlformats.org/officeDocument/2006/relationships/image" Target="media/image20.png"/><Relationship Id="rId57" Type="http://schemas.openxmlformats.org/officeDocument/2006/relationships/hyperlink" Target="https://github.com/opengeospatial/HY_Features/blob/master/req/hy_hydrofeature/*"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outfall" TargetMode="External"/><Relationship Id="rId262" Type="http://schemas.openxmlformats.org/officeDocument/2006/relationships/hyperlink" Target="https://github.com/opengeospatial/HY_Features/blob/master/req/hy_surfacehydrofeature/hydrographicnetwork/waterbodystratum" TargetMode="External"/><Relationship Id="rId283" Type="http://schemas.openxmlformats.org/officeDocument/2006/relationships/hyperlink" Target="https://github.com/opengeospatial/HY_Features/blob/master/req/hy_hydrometricnetwork/hydrometricfeature" TargetMode="External"/><Relationship Id="rId313" Type="http://schemas.openxmlformats.org/officeDocument/2006/relationships/footer" Target="footer15.xml"/><Relationship Id="rId318" Type="http://schemas.openxmlformats.org/officeDocument/2006/relationships/hyperlink" Target="https://portal.opengeospatial.org/files/?artifact_id=57222"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 TargetMode="External"/><Relationship Id="rId78" Type="http://schemas.openxmlformats.org/officeDocument/2006/relationships/image" Target="media/image33.png"/><Relationship Id="rId94" Type="http://schemas.openxmlformats.org/officeDocument/2006/relationships/hyperlink" Target="https://github.com/opengeospatial/HY_Features/blob/master/req/hy_hydrofeature/hydrocomplex/outfall" TargetMode="External"/><Relationship Id="rId99" Type="http://schemas.openxmlformats.org/officeDocument/2006/relationships/hyperlink" Target="https://github.com/opengeospatial/HY_Features/blob/master/req/hy_hydrofeature/hydrocomplex/catchment.containingcatchment" TargetMode="External"/><Relationship Id="rId101" Type="http://schemas.openxmlformats.org/officeDocument/2006/relationships/hyperlink" Target="https://github.com/opengeospatial/HY_Features/blob/master/req/hy_hydrofeature/hydrocomplex/catchment.conjointcatchment" TargetMode="External"/><Relationship Id="rId122" Type="http://schemas.openxmlformats.org/officeDocument/2006/relationships/hyperlink" Target="https://github.com/opengeospatial/HY_Features/blob/master/req/hy_hydrofeature/hydrocomplex/catchment" TargetMode="External"/><Relationship Id="rId143" Type="http://schemas.openxmlformats.org/officeDocument/2006/relationships/hyperlink" Target="https://github.com/opengeospatial/HY_Features/blob/master/req/hy_hydrofeature/hydrocomplex/hydronetwork" TargetMode="External"/><Relationship Id="rId148" Type="http://schemas.openxmlformats.org/officeDocument/2006/relationships/hyperlink" Target="https://github.com/opengeospatial/HY_Features/blob/master/req/hy_hydrofeature/hydrocomplex/catchmentrealisation" TargetMode="External"/><Relationship Id="rId164" Type="http://schemas.openxmlformats.org/officeDocument/2006/relationships/image" Target="media/image43.png"/><Relationship Id="rId169" Type="http://schemas.openxmlformats.org/officeDocument/2006/relationships/hyperlink" Target="https://github.com/opengeospatial/HY_Features/blob/master/req/hy_hydrofeature/hydrocomplex/typeofoutfall" TargetMode="External"/><Relationship Id="rId185" Type="http://schemas.openxmlformats.org/officeDocument/2006/relationships/hyperlink" Target="https://github.com/opengeospatial/HY_Features/blob/master/req/hy_positioning/indirectposition.riverreferencesystem"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s://github.com/opengeospatial/HY_Features/blob/master/req/hy_hydrofeature/positioning/riverreferencesystem" TargetMode="External"/><Relationship Id="rId210" Type="http://schemas.openxmlformats.org/officeDocument/2006/relationships/hyperlink" Target="https://github.com/opengeospatial/HY_Features/blob/master/req/hy_surfacehydrofeature/channelnetwork/depression.surfacenetwork" TargetMode="External"/><Relationship Id="rId215" Type="http://schemas.openxmlformats.org/officeDocument/2006/relationships/hyperlink" Target="https://github.com/opengeospatial/HY_Features/blob/master/req/hy_surfacehydrofeature/channelnetwork/depression" TargetMode="External"/><Relationship Id="rId236" Type="http://schemas.openxmlformats.org/officeDocument/2006/relationships/hyperlink" Target="https://github.com/opengeospatial/HY_Features/blob/master/req/hy_surfacehydrofeature/hydrographicnetwork/hydrographicnetwork" TargetMode="External"/><Relationship Id="rId257" Type="http://schemas.openxmlformats.org/officeDocument/2006/relationships/hyperlink" Target="https://github.com/opengeospatial/HY_Features/blob/master/req/hy_surfacehydrofeature/hydrographicnetwork/crosssection.crosssectionpoint"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0.png"/><Relationship Id="rId231" Type="http://schemas.openxmlformats.org/officeDocument/2006/relationships/hyperlink" Target="https://github.com/opengeospatial/HY_Features/blob/master/req/hy_hydrographicnetwork/waterbody" TargetMode="External"/><Relationship Id="rId252" Type="http://schemas.openxmlformats.org/officeDocument/2006/relationships/hyperlink" Target="https://github.com/opengeospatial/HY_Features/blob/master/req/hy_hydrofeature/hydrocomplex/outfallrealisation" TargetMode="External"/><Relationship Id="rId273" Type="http://schemas.openxmlformats.org/officeDocument/2006/relationships/hyperlink" Target="https://github.com/opengeospatial/HY_Features/blob/master/req/hy_surfacehydrofeature/hydrocomplex/outfallrealisation" TargetMode="External"/><Relationship Id="rId294" Type="http://schemas.openxmlformats.org/officeDocument/2006/relationships/hyperlink" Target="https://conf/uml_hydrofeature/positioning/*" TargetMode="External"/><Relationship Id="rId308" Type="http://schemas.openxmlformats.org/officeDocument/2006/relationships/footer" Target="footer11.xml"/><Relationship Id="rId329" Type="http://schemas.microsoft.com/office/2011/relationships/people" Target="people.xml"/><Relationship Id="rId47" Type="http://schemas.openxmlformats.org/officeDocument/2006/relationships/hyperlink" Target="https://inspire-twg.jrc.it/svn/iso"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uppercatchment" TargetMode="External"/><Relationship Id="rId112" Type="http://schemas.openxmlformats.org/officeDocument/2006/relationships/hyperlink" Target="https://github.com/opengeospatial/HY_Features/blob/master/req/hy_hydrofeature/hydrocomplex/catchmentaggregate.endorheicdrainage" TargetMode="External"/><Relationship Id="rId133" Type="http://schemas.openxmlformats.org/officeDocument/2006/relationships/hyperlink" Target="https://github.com/opengeospatial/HY_Features/blob/master/req/hy_hydrofeature/hydrocomplex/outfall.relativeposition" TargetMode="External"/><Relationship Id="rId154" Type="http://schemas.openxmlformats.org/officeDocument/2006/relationships/hyperlink" Target="https://github.com/opengeospatial/HY_Features/blob/master/req/hy_hydrofeature/hydrocomplex/catchmentrealisation" TargetMode="External"/><Relationship Id="rId175" Type="http://schemas.openxmlformats.org/officeDocument/2006/relationships/hyperlink" Target="https://github.com/opengeospatial/HY_Features/blob/master/req/hy_positioning/indirectposition.riverreferencesystem" TargetMode="External"/><Relationship Id="rId196" Type="http://schemas.openxmlformats.org/officeDocument/2006/relationships/hyperlink" Target="https://github.com/opengeospatial/HY_Features/blob/master/req/hy_surfacehydrofeature/channelnetwork/channel" TargetMode="External"/><Relationship Id="rId200" Type="http://schemas.openxmlformats.org/officeDocument/2006/relationships/hyperlink" Target="https://github.com/opengeospatial/HY_Features/blob/master/req/hy_surfacehydrofeature/channelnetwork/depression" TargetMode="External"/><Relationship Id="rId16" Type="http://schemas.openxmlformats.org/officeDocument/2006/relationships/image" Target="media/image1.emf"/><Relationship Id="rId221" Type="http://schemas.openxmlformats.org/officeDocument/2006/relationships/hyperlink" Target="https://github.com/opengeospatial/HY_Features/blob/master/req/hy_surfacehydrofeature/channelnetwork/channel.bedprofiletransversal" TargetMode="External"/><Relationship Id="rId242" Type="http://schemas.openxmlformats.org/officeDocument/2006/relationships/hyperlink" Target="https://github.com/opengeospatial/HY_Features/blob/master/req/hy_surfacehydrofeature/hydrographicnetwork/waterbody.waterpool" TargetMode="External"/><Relationship Id="rId263" Type="http://schemas.openxmlformats.org/officeDocument/2006/relationships/hyperlink" Target="https://github.com/opengeospatial/HY_Features/blob/master/req/hy_surfacehydrofeature/hydrographicnetwork/waterliquidphase.accumulatingwaterbody" TargetMode="External"/><Relationship Id="rId284" Type="http://schemas.openxmlformats.org/officeDocument/2006/relationships/hyperlink" Target="https://github.com/opengeospatial/HY_Features/blob/master/req/hy_hydrofeature/hydrocomplex/outfallrealisation" TargetMode="External"/><Relationship Id="rId319" Type="http://schemas.openxmlformats.org/officeDocument/2006/relationships/hyperlink" Target="https://portal.opengeospatial.org/files/?artifact_id=55157" TargetMode="External"/><Relationship Id="rId37" Type="http://schemas.openxmlformats.org/officeDocument/2006/relationships/image" Target="media/image21.png"/><Relationship Id="rId58" Type="http://schemas.openxmlformats.org/officeDocument/2006/relationships/hyperlink" Target="https://inspire-twg.jrc.it/svn/iso" TargetMode="External"/><Relationship Id="rId79" Type="http://schemas.openxmlformats.org/officeDocument/2006/relationships/hyperlink" Target="https://github.com/opengeospatial/HY_Features/blob/master/req/hy_hydrofeature/hydrocomplex/catchment" TargetMode="External"/><Relationship Id="rId102" Type="http://schemas.openxmlformats.org/officeDocument/2006/relationships/hyperlink" Target="https://github.com/opengeospatial/HY_Features/blob/master/req/hy_hydrofeature/hydrocomplex/catchment.uppercatchment" TargetMode="External"/><Relationship Id="rId123" Type="http://schemas.openxmlformats.org/officeDocument/2006/relationships/hyperlink" Target="https://github.com/opengeospatial/HY_Features/blob/master/req/hy_hydrofeature/hydrocomplex/catchmentaggregate" TargetMode="External"/><Relationship Id="rId144" Type="http://schemas.openxmlformats.org/officeDocument/2006/relationships/hyperlink" Target="https://github.com/opengeospatial/HY_Features/blob/master/req/hy_hydrofeature/hydrocomplex/flowpath.shape" TargetMode="External"/><Relationship Id="rId90" Type="http://schemas.openxmlformats.org/officeDocument/2006/relationships/hyperlink" Target="https://github.com/opengeospatial/HY_Features/blob/master/req/hy_hydrofeature/hydrocomplex/catchment.lower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inspire-twg.jrc.it/svn/iso" TargetMode="External"/><Relationship Id="rId211" Type="http://schemas.openxmlformats.org/officeDocument/2006/relationships/hyperlink" Target="https://github.com/opengeospatial/HY_Features/blob/master/req/hy_surfacehydrofeature/channelnetwork/depression.standingwater" TargetMode="External"/><Relationship Id="rId232" Type="http://schemas.openxmlformats.org/officeDocument/2006/relationships/hyperlink" Target="https://github.com/opengeospatial/HY_Features/blob/master/req/hy_hydrofeature/namedFeature/hydrofeature"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storedwaterbody" TargetMode="External"/><Relationship Id="rId295" Type="http://schemas.openxmlformats.org/officeDocument/2006/relationships/hyperlink" Target="https://github.com/opengeospatial/HY_Features/blob/master/%20spec/hydrology/surfacehydrofeature/1.0/conf/hy_%20surfacehydrofeature" TargetMode="External"/><Relationship Id="rId309" Type="http://schemas.openxmlformats.org/officeDocument/2006/relationships/footer" Target="footer12.xml"/><Relationship Id="rId27" Type="http://schemas.openxmlformats.org/officeDocument/2006/relationships/image" Target="media/image11.png"/><Relationship Id="rId48" Type="http://schemas.openxmlformats.org/officeDocument/2006/relationships/hyperlink" Target="https://github.com/opengeospatial/HY_Features/blob/master/req/%20hy_features_conceptual_model/mapping" TargetMode="External"/><Relationship Id="rId69" Type="http://schemas.openxmlformats.org/officeDocument/2006/relationships/hyperlink" Target="https://github.com/opengeospatial/HY_Features/blob/master/req/hy_hydrofeature/namedFeature/hydrofeaturename" TargetMode="External"/><Relationship Id="rId113" Type="http://schemas.openxmlformats.org/officeDocument/2006/relationships/image" Target="media/image39.png"/><Relationship Id="rId134" Type="http://schemas.openxmlformats.org/officeDocument/2006/relationships/hyperlink" Target="https://github.com/opengeospatial/HY_Features/blob/master/req/hy_hydrofeature/hydrocomplex/outfall.outfallrealisation" TargetMode="External"/><Relationship Id="rId320" Type="http://schemas.openxmlformats.org/officeDocument/2006/relationships/hyperlink" Target="https://water.usgs.gov/nawqa/sparrow/wrr97/geograp/hucs.txt" TargetMode="External"/><Relationship Id="rId80" Type="http://schemas.openxmlformats.org/officeDocument/2006/relationships/image" Target="media/image34.png"/><Relationship Id="rId155" Type="http://schemas.openxmlformats.org/officeDocument/2006/relationships/hyperlink" Target="https://github.com/opengeospatial/HY_Features/blob/master/req/hy_hydrofeature/hydrocomplex/hydronetwork" TargetMode="External"/><Relationship Id="rId176" Type="http://schemas.openxmlformats.org/officeDocument/2006/relationships/hyperlink" Target="https://github.com/opengeospatial/HY_Features/blob/master/req/hy_hydrofeature/positioning/indirectposition" TargetMode="External"/><Relationship Id="rId197" Type="http://schemas.openxmlformats.org/officeDocument/2006/relationships/hyperlink" Target="https://github.com/opengeospatial/HY_Features/blob/master/req/hy_surfacehydro/channelnetwork/channelnetwork" TargetMode="External"/><Relationship Id="rId201" Type="http://schemas.openxmlformats.org/officeDocument/2006/relationships/hyperlink" Target="https://github.com/opengeospatial/HY_Features/blob/master/req/hy_surfacehydrofeature/channelnetwork/channel" TargetMode="External"/><Relationship Id="rId222" Type="http://schemas.openxmlformats.org/officeDocument/2006/relationships/hyperlink" Target="https://github.com/opengeospatial/HY_Features/blob/master/req/hy_surfacehydrofeature/channelnetwork/channel.bedprofilelongitudinal" TargetMode="External"/><Relationship Id="rId243" Type="http://schemas.openxmlformats.org/officeDocument/2006/relationships/hyperlink" Target="https://github.com/opengeospatial/HY_Features/blob/master/req/hy_surfacehydrofeature/hydrographicnetwork/waterbody.watercourse" TargetMode="External"/><Relationship Id="rId264" Type="http://schemas.openxmlformats.org/officeDocument/2006/relationships/hyperlink" Target="https://github.com/opengeospatial/HY_Features/blob/master/req/hy_surfacehydrofeature/hydrographicnetwork/watersolidphase" TargetMode="External"/><Relationship Id="rId285" Type="http://schemas.openxmlformats.org/officeDocument/2006/relationships/hyperlink" Target="https://github.com/opengeospatial/HY_Features/blob/master/req/hy_hydrometricfeature/hydrometricnetwork" TargetMode="External"/><Relationship Id="rId17" Type="http://schemas.openxmlformats.org/officeDocument/2006/relationships/hyperlink" Target="http://www.opengis.net/spec/%7Bstandard%7D/%7Bm.n%7D" TargetMode="External"/><Relationship Id="rId38" Type="http://schemas.openxmlformats.org/officeDocument/2006/relationships/image" Target="media/image22.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lowercatchment" TargetMode="External"/><Relationship Id="rId124" Type="http://schemas.openxmlformats.org/officeDocument/2006/relationships/hyperlink" Target="https://github.com/opengeospatial/HY_Features/blob/master/req/hy_hydrofeature/hydrocomplex/interiorcatchment.envelopingcatchment" TargetMode="External"/><Relationship Id="rId310" Type="http://schemas.openxmlformats.org/officeDocument/2006/relationships/footer" Target="footer13.xml"/><Relationship Id="rId70" Type="http://schemas.openxmlformats.org/officeDocument/2006/relationships/hyperlink" Target="https://inspire-twg.jrc.it/svn/iso" TargetMode="External"/><Relationship Id="rId91" Type="http://schemas.openxmlformats.org/officeDocument/2006/relationships/hyperlink" Target="https://github.com/opengeospatial/HY_Features/blob/master/req/hy_hydrofeature/hydrocomplex/catchment" TargetMode="External"/><Relationship Id="rId145" Type="http://schemas.openxmlformats.org/officeDocument/2006/relationships/hyperlink" Target="https://github.com/opengeospatial/HY_Features/blob/master/req/hy_hydrofeature/hydrocomplex/flowpath.flowpathnetwork" TargetMode="External"/><Relationship Id="rId166" Type="http://schemas.openxmlformats.org/officeDocument/2006/relationships/hyperlink" Target="https://github.com/opengeospatial/HY_Features/blob/master/req/hy_hydrofeature/hydrocomplex/outfallrealisation" TargetMode="External"/><Relationship Id="rId187" Type="http://schemas.openxmlformats.org/officeDocument/2006/relationships/hyperlink" Target="https://github.com/opengeospatial/HY_Features/blob/master/req/hy_hydrofeature/hydrocomplex/outfall"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depression.confinedwaterbody" TargetMode="External"/><Relationship Id="rId233" Type="http://schemas.openxmlformats.org/officeDocument/2006/relationships/hyperlink" Target="https://github.com/opengeospatial/HY_Features/blob/master/req/hy_hydrofeature/hydrocomplex/outfallrealisation" TargetMode="External"/><Relationship Id="rId254" Type="http://schemas.openxmlformats.org/officeDocument/2006/relationships/hyperlink" Target="https://github.com/opengeospatial/HY_Features/blob/master/req/hy_surfacehydrofeature/hydrographicnetwork/waterbodystratum.benchmark" TargetMode="External"/><Relationship Id="rId28" Type="http://schemas.openxmlformats.org/officeDocument/2006/relationships/image" Target="media/image12.png"/><Relationship Id="rId49" Type="http://schemas.openxmlformats.org/officeDocument/2006/relationships/hyperlink" Target="https://github.com/opengeospatial/HY_Features/blob/master/req/hy_features_content"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hyperlink" Target="https://github.com/opengeospatial/HY_Features/blob/master/req/hy_surfacehydrofeature/storage/reservoir.reservoirzone" TargetMode="External"/><Relationship Id="rId296" Type="http://schemas.openxmlformats.org/officeDocument/2006/relationships/hyperlink" Target="https://github.com/opengeospatial/HY_Features/blob/master/conf/uml_surfacehydrofeature/channelnetwork/*" TargetMode="External"/><Relationship Id="rId300" Type="http://schemas.openxmlformats.org/officeDocument/2006/relationships/hyperlink" Target="https://github.com/opengeospatial/HY_Features/blob/master/%20spec/hydrology/hydrometricfeature/1.0/conf/hy_hydrometricfeature" TargetMode="External"/><Relationship Id="rId60" Type="http://schemas.openxmlformats.org/officeDocument/2006/relationships/hyperlink" Target="https://inspire-twg.jrc.it/svn/iso" TargetMode="External"/><Relationship Id="rId81" Type="http://schemas.openxmlformats.org/officeDocument/2006/relationships/hyperlink" Target="https://github.com/opengeospatial/HY_Features/blob/master/req/hy_hydrofeature/hydrocomplex/catchment.inflow" TargetMode="External"/><Relationship Id="rId135" Type="http://schemas.openxmlformats.org/officeDocument/2006/relationships/image" Target="media/image42.png"/><Relationship Id="rId156" Type="http://schemas.openxmlformats.org/officeDocument/2006/relationships/hyperlink" Target="https://github.com/opengeospatial/HY_Features/blob/master/req/hy_hydrofeature/hydrocomplex/catchmentboundary.shape" TargetMode="External"/><Relationship Id="rId177" Type="http://schemas.openxmlformats.org/officeDocument/2006/relationships/hyperlink" Target="https://github.com/opengeospatial/HY_Features/blob/master/req/hy_hydrofeature/hydrocomplex/outfallrealisation" TargetMode="External"/><Relationship Id="rId198" Type="http://schemas.openxmlformats.org/officeDocument/2006/relationships/hyperlink" Target="https://github.com/opengeospatial/HY_Features/blob/master/req/hy_hydrofeature/hydrocomplex/hydronetwork" TargetMode="External"/><Relationship Id="rId321" Type="http://schemas.openxmlformats.org/officeDocument/2006/relationships/hyperlink" Target="http://www.whycos.org/chy/guide/168_Vol_I_en.pdf" TargetMode="External"/><Relationship Id="rId202" Type="http://schemas.openxmlformats.org/officeDocument/2006/relationships/hyperlink" Target="https://github.com/opengeospatial/HY_Features/blob/master/req/hy_surfacehydrofeature/channelnetwork/channelnetwork.drainagepattern" TargetMode="External"/><Relationship Id="rId223" Type="http://schemas.openxmlformats.org/officeDocument/2006/relationships/image" Target="media/image48.png"/><Relationship Id="rId244" Type="http://schemas.openxmlformats.org/officeDocument/2006/relationships/hyperlink" Target="https://github.com/opengeospatial/HY_Features/blob/master/req/hy_surfacehydrofeature/hydrographicnetwork/waterbody.hydrographicnetwork" TargetMode="External"/><Relationship Id="rId18" Type="http://schemas.openxmlformats.org/officeDocument/2006/relationships/image" Target="media/image2.png"/><Relationship Id="rId39" Type="http://schemas.openxmlformats.org/officeDocument/2006/relationships/image" Target="media/image23.png"/><Relationship Id="rId265" Type="http://schemas.openxmlformats.org/officeDocument/2006/relationships/hyperlink" Target="https://github.com/opengeospatial/HY_Features/blob/master/req/hy_surfacehydrofeature/hydrographicnetwork/waterbody" TargetMode="External"/><Relationship Id="rId286" Type="http://schemas.openxmlformats.org/officeDocument/2006/relationships/hyperlink" Target="https://github.com/opengeospatial/HY_Features/blob/master/req/hy_hydrometricnetwork/hydrometricfeature.positiononriver" TargetMode="External"/><Relationship Id="rId50" Type="http://schemas.openxmlformats.org/officeDocument/2006/relationships/hyperlink" Target="https://github.com/opengeospatial/HY_Features/blob/master/req/hy_features_conceptual_model" TargetMode="External"/><Relationship Id="rId104" Type="http://schemas.openxmlformats.org/officeDocument/2006/relationships/hyperlink" Target="https://github.com/opengeospatial/HY_Features/blob/master/req/hy_hydrofeature/hydrocomplex/catchment.realisation" TargetMode="External"/><Relationship Id="rId125" Type="http://schemas.openxmlformats.org/officeDocument/2006/relationships/image" Target="media/image41.png"/><Relationship Id="rId146" Type="http://schemas.openxmlformats.org/officeDocument/2006/relationships/hyperlink" Target="https://github.com/opengeospatial/HY_Features/blob/master/req/hy_hydrofeature/hydrocomplex/wateredge" TargetMode="External"/><Relationship Id="rId167" Type="http://schemas.openxmlformats.org/officeDocument/2006/relationships/hyperlink" Target="https://inspire-twg.jrc.it/svn/iso" TargetMode="External"/><Relationship Id="rId188" Type="http://schemas.openxmlformats.org/officeDocument/2006/relationships/hyperlink" Target="https://github.com/opengeospatial/HY_Features/blob/master/req/hy_hydrofeature/hydrocomplex/flowpath" TargetMode="External"/><Relationship Id="rId311" Type="http://schemas.openxmlformats.org/officeDocument/2006/relationships/header" Target="header5.xml"/><Relationship Id="rId71" Type="http://schemas.openxmlformats.org/officeDocument/2006/relationships/hyperlink" Target="https://inspire-twg.jrc.it/svn/iso" TargetMode="External"/><Relationship Id="rId92" Type="http://schemas.openxmlformats.org/officeDocument/2006/relationships/hyperlink" Target="https://inspire-twg.jrc.it/svn/iso" TargetMode="External"/><Relationship Id="rId213" Type="http://schemas.openxmlformats.org/officeDocument/2006/relationships/hyperlink" Target="https://github.com/opengeospatial/HY_Features/blob/master/req/hy_surfacehydrofeature/channelnetwork/channel" TargetMode="External"/><Relationship Id="rId234" Type="http://schemas.openxmlformats.org/officeDocument/2006/relationships/hyperlink" Target="https://github.com/opengeospatial/HY_Features/blob/master/req/hy_surfacehydrofeature/channelnetwork/channel"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github.com/opengeospatial/HY_Features/blob/master/req/hy_surfacehydrofeature/hydrographicnetwork/crosssection" TargetMode="External"/><Relationship Id="rId276" Type="http://schemas.openxmlformats.org/officeDocument/2006/relationships/image" Target="media/image51.png"/><Relationship Id="rId297" Type="http://schemas.openxmlformats.org/officeDocument/2006/relationships/hyperlink" Target="https://github.com/opengeospatial/HY_Features/blob/master/conf/uml_surfacehydrofeature/hydrographicnetwork/*" TargetMode="External"/><Relationship Id="rId40" Type="http://schemas.openxmlformats.org/officeDocument/2006/relationships/image" Target="media/image24.png"/><Relationship Id="rId115" Type="http://schemas.openxmlformats.org/officeDocument/2006/relationships/hyperlink" Target="https://github.com/opengeospatial/HY_Features/blob/master/req/hy_hydrofeature/hydrocomplex/dendritic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boundary.boundarynetwork" TargetMode="External"/><Relationship Id="rId178" Type="http://schemas.openxmlformats.org/officeDocument/2006/relationships/hyperlink" Target="https://github.com/opengeospatial/HY_Features/blob/master/req/hy_hydrofeature/positioning/distancetorefpoint" TargetMode="External"/><Relationship Id="rId301" Type="http://schemas.openxmlformats.org/officeDocument/2006/relationships/hyperlink" Target="https://github.com/opengeospatial/HY_Features/blob/master/conf/uml_hydrometricfeature/hydrometricfeature/*" TargetMode="External"/><Relationship Id="rId322" Type="http://schemas.openxmlformats.org/officeDocument/2006/relationships/footer" Target="footer18.xml"/><Relationship Id="rId61" Type="http://schemas.openxmlformats.org/officeDocument/2006/relationships/hyperlink" Target="https://github.com/opengeospatial/HY_Features/blob/master/req/hy_hydrofeature/namedfeature/*" TargetMode="External"/><Relationship Id="rId82" Type="http://schemas.openxmlformats.org/officeDocument/2006/relationships/hyperlink" Target="https://github.com/opengeospatial/HY_Features/blob/master/req/hy_hydrofeature/hydrocomplex/catchment.outflow" TargetMode="External"/><Relationship Id="rId199" Type="http://schemas.openxmlformats.org/officeDocument/2006/relationships/hyperlink" Target="https://github.com/opengeospatial/HY_Features/blob/master/req/hy_surfacehydrofeature/channelnetwork/drainagepattern" TargetMode="External"/><Relationship Id="rId203" Type="http://schemas.openxmlformats.org/officeDocument/2006/relationships/hyperlink" Target="https://github.com/opengeospatial/HY_Features/blob/master/req/hy_surfacehydrofeature/channelnetwork/channelnetwork.surfacedepression" TargetMode="External"/><Relationship Id="rId19" Type="http://schemas.openxmlformats.org/officeDocument/2006/relationships/image" Target="media/image3.png"/><Relationship Id="rId224" Type="http://schemas.openxmlformats.org/officeDocument/2006/relationships/hyperlink" Target="https://github.com/opengeospatial/HY_Features/blob/master/req/hy_hydrographicnetwork/hydrographicnetwork" TargetMode="External"/><Relationship Id="rId245" Type="http://schemas.openxmlformats.org/officeDocument/2006/relationships/hyperlink" Target="https://github.com/opengeospatial/HY_Features/blob/master/req/hy_surfacehydrofeature/hydrographicnetwork/waterbody.upstreamwaterbody" TargetMode="External"/><Relationship Id="rId266" Type="http://schemas.openxmlformats.org/officeDocument/2006/relationships/hyperlink" Target="https://github.com/opengeospatial/HY_Features/blob/master/req/hy_surfacehydrofeature/hydrographicnetwork/waterliquidphase" TargetMode="External"/><Relationship Id="rId287" Type="http://schemas.openxmlformats.org/officeDocument/2006/relationships/hyperlink" Target="https://github.com/opengeospatial/HY_Features/blob/master/req/hy_hydrometricnetwork/hydrometricfeature.hydrometric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0CA2F-B4DB-4BD9-8C3F-A98CAC028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121</Pages>
  <Words>33786</Words>
  <Characters>192583</Characters>
  <Application>Microsoft Office Word</Application>
  <DocSecurity>0</DocSecurity>
  <Lines>1604</Lines>
  <Paragraphs>451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225918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6</cp:revision>
  <cp:lastPrinted>2016-09-05T14:01:00Z</cp:lastPrinted>
  <dcterms:created xsi:type="dcterms:W3CDTF">2016-09-08T07:57:00Z</dcterms:created>
  <dcterms:modified xsi:type="dcterms:W3CDTF">2016-09-08T13:30:00Z</dcterms:modified>
</cp:coreProperties>
</file>