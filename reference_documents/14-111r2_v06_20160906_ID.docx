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C4EB93" w14:textId="77777777" w:rsidR="009A7B37" w:rsidRPr="008E510D" w:rsidRDefault="009A7B37">
      <w:pPr>
        <w:jc w:val="right"/>
        <w:rPr>
          <w:b/>
          <w:color w:val="0000FF"/>
          <w:sz w:val="36"/>
          <w:szCs w:val="36"/>
        </w:rPr>
      </w:pPr>
      <w:r w:rsidRPr="008E510D">
        <w:rPr>
          <w:b/>
          <w:sz w:val="36"/>
          <w:szCs w:val="36"/>
        </w:rPr>
        <w:t>Open Geospatial Consortium</w:t>
      </w:r>
      <w:r w:rsidRPr="008E510D">
        <w:rPr>
          <w:b/>
          <w:color w:val="0000FF"/>
          <w:sz w:val="36"/>
          <w:szCs w:val="36"/>
        </w:rPr>
        <w:t xml:space="preserve"> </w:t>
      </w:r>
    </w:p>
    <w:p w14:paraId="178E444A" w14:textId="232210E1" w:rsidR="00DB1F99" w:rsidRPr="008E510D" w:rsidRDefault="00DB1F99">
      <w:pPr>
        <w:jc w:val="right"/>
        <w:rPr>
          <w:sz w:val="20"/>
          <w:szCs w:val="20"/>
        </w:rPr>
      </w:pPr>
      <w:r w:rsidRPr="008E510D">
        <w:rPr>
          <w:sz w:val="20"/>
          <w:szCs w:val="20"/>
        </w:rPr>
        <w:t xml:space="preserve">Submission Date: </w:t>
      </w:r>
      <w:r w:rsidR="004E5E44">
        <w:rPr>
          <w:color w:val="FF0000"/>
          <w:sz w:val="20"/>
          <w:szCs w:val="20"/>
        </w:rPr>
        <w:t>2016-31-08</w:t>
      </w:r>
    </w:p>
    <w:p w14:paraId="47DE9536" w14:textId="77777777" w:rsidR="00154114" w:rsidRPr="008E510D" w:rsidRDefault="00154114">
      <w:pPr>
        <w:jc w:val="right"/>
        <w:rPr>
          <w:color w:val="FF0000"/>
          <w:sz w:val="20"/>
          <w:szCs w:val="20"/>
        </w:rPr>
      </w:pPr>
      <w:r w:rsidRPr="008E510D">
        <w:rPr>
          <w:sz w:val="20"/>
          <w:szCs w:val="20"/>
        </w:rPr>
        <w:t xml:space="preserve">Approval </w:t>
      </w:r>
      <w:r w:rsidR="009A7B37" w:rsidRPr="008E510D">
        <w:rPr>
          <w:sz w:val="20"/>
          <w:szCs w:val="20"/>
        </w:rPr>
        <w:t>Date:</w:t>
      </w:r>
      <w:r w:rsidR="009A7B37" w:rsidRPr="008E510D">
        <w:rPr>
          <w:color w:val="0000FF"/>
          <w:sz w:val="20"/>
          <w:szCs w:val="20"/>
        </w:rPr>
        <w:t>   </w:t>
      </w:r>
      <w:r w:rsidRPr="008E510D">
        <w:rPr>
          <w:color w:val="FF0000"/>
          <w:sz w:val="20"/>
          <w:szCs w:val="20"/>
        </w:rPr>
        <w:t>&lt;yyyy-dd-mm</w:t>
      </w:r>
      <w:r w:rsidR="00377235" w:rsidRPr="008E510D">
        <w:rPr>
          <w:color w:val="FF0000"/>
          <w:sz w:val="20"/>
          <w:szCs w:val="20"/>
        </w:rPr>
        <w:t>&gt;</w:t>
      </w:r>
    </w:p>
    <w:p w14:paraId="410F19A6" w14:textId="77777777" w:rsidR="009A7B37" w:rsidRPr="008E510D" w:rsidRDefault="00154114" w:rsidP="00154114">
      <w:pPr>
        <w:jc w:val="right"/>
        <w:rPr>
          <w:color w:val="FF0000"/>
          <w:sz w:val="20"/>
          <w:szCs w:val="20"/>
        </w:rPr>
      </w:pPr>
      <w:r w:rsidRPr="008E510D">
        <w:rPr>
          <w:sz w:val="20"/>
          <w:szCs w:val="20"/>
        </w:rPr>
        <w:t>Publication Date:</w:t>
      </w:r>
      <w:r w:rsidRPr="008E510D">
        <w:rPr>
          <w:color w:val="0000FF"/>
          <w:sz w:val="20"/>
          <w:szCs w:val="20"/>
        </w:rPr>
        <w:t>   </w:t>
      </w:r>
      <w:r w:rsidRPr="008E510D">
        <w:rPr>
          <w:color w:val="FF0000"/>
          <w:sz w:val="20"/>
          <w:szCs w:val="20"/>
        </w:rPr>
        <w:t>&lt;yyyy-dd-mm&gt;</w:t>
      </w:r>
      <w:r w:rsidR="00377235" w:rsidRPr="008E510D">
        <w:rPr>
          <w:b/>
          <w:color w:val="0000FF"/>
          <w:sz w:val="20"/>
          <w:szCs w:val="20"/>
        </w:rPr>
        <w:t xml:space="preserve"> </w:t>
      </w:r>
    </w:p>
    <w:p w14:paraId="7B57D7C2" w14:textId="431CAC60" w:rsidR="009A7B37" w:rsidRPr="008E510D" w:rsidRDefault="009A7B37">
      <w:pPr>
        <w:jc w:val="right"/>
        <w:rPr>
          <w:sz w:val="20"/>
          <w:szCs w:val="20"/>
        </w:rPr>
      </w:pPr>
      <w:bookmarkStart w:id="0" w:name="Cover_RemoveText2"/>
      <w:r w:rsidRPr="008E510D">
        <w:rPr>
          <w:sz w:val="20"/>
          <w:szCs w:val="20"/>
        </w:rPr>
        <w:t>External identifier of this OGC</w:t>
      </w:r>
      <w:r w:rsidRPr="008E510D">
        <w:rPr>
          <w:sz w:val="20"/>
          <w:szCs w:val="20"/>
          <w:vertAlign w:val="superscript"/>
        </w:rPr>
        <w:t>®</w:t>
      </w:r>
      <w:r w:rsidRPr="008E510D">
        <w:rPr>
          <w:sz w:val="20"/>
          <w:szCs w:val="20"/>
        </w:rPr>
        <w:t xml:space="preserve"> document:</w:t>
      </w:r>
      <w:r w:rsidRPr="008E510D">
        <w:rPr>
          <w:color w:val="0000FF"/>
          <w:sz w:val="20"/>
          <w:szCs w:val="20"/>
        </w:rPr>
        <w:t xml:space="preserve"> </w:t>
      </w:r>
      <w:r w:rsidR="004C43DA" w:rsidRPr="008E510D">
        <w:rPr>
          <w:color w:val="0000FF"/>
          <w:sz w:val="20"/>
          <w:szCs w:val="20"/>
        </w:rPr>
        <w:t>&lt;</w:t>
      </w:r>
      <w:r w:rsidR="00D0692D">
        <w:rPr>
          <w:rFonts w:ascii="TimesNewRomanPSMT" w:hAnsi="TimesNewRomanPSMT" w:cs="TimesNewRomanPSMT"/>
          <w:color w:val="0000FF"/>
          <w:sz w:val="20"/>
          <w:szCs w:val="20"/>
        </w:rPr>
        <w:t>http://www.opengis.net/doc/[{doc-type/}]{standard}/{m.n}</w:t>
      </w:r>
      <w:r w:rsidR="004C43DA" w:rsidRPr="008E510D">
        <w:rPr>
          <w:sz w:val="20"/>
          <w:szCs w:val="20"/>
        </w:rPr>
        <w:t>&gt;</w:t>
      </w:r>
    </w:p>
    <w:p w14:paraId="73FD213D" w14:textId="11D40E6B" w:rsidR="009A7B37" w:rsidRPr="008E510D" w:rsidRDefault="009A7B37">
      <w:pPr>
        <w:jc w:val="right"/>
        <w:rPr>
          <w:sz w:val="20"/>
          <w:szCs w:val="20"/>
        </w:rPr>
      </w:pPr>
      <w:r w:rsidRPr="008E510D">
        <w:rPr>
          <w:sz w:val="20"/>
          <w:szCs w:val="20"/>
        </w:rPr>
        <w:t>Internal reference number of this OGC</w:t>
      </w:r>
      <w:r w:rsidRPr="008E510D">
        <w:rPr>
          <w:sz w:val="20"/>
          <w:szCs w:val="20"/>
          <w:vertAlign w:val="superscript"/>
        </w:rPr>
        <w:t>®</w:t>
      </w:r>
      <w:r w:rsidRPr="008E510D">
        <w:rPr>
          <w:sz w:val="20"/>
          <w:szCs w:val="20"/>
        </w:rPr>
        <w:t xml:space="preserve"> document:   </w:t>
      </w:r>
      <w:bookmarkEnd w:id="0"/>
      <w:r w:rsidRPr="008E510D">
        <w:rPr>
          <w:sz w:val="20"/>
          <w:szCs w:val="20"/>
        </w:rPr>
        <w:t> </w:t>
      </w:r>
      <w:r w:rsidR="00516DEE" w:rsidRPr="008E510D">
        <w:rPr>
          <w:sz w:val="20"/>
          <w:szCs w:val="20"/>
        </w:rPr>
        <w:t>14</w:t>
      </w:r>
      <w:r w:rsidR="004C43DA" w:rsidRPr="008E510D">
        <w:rPr>
          <w:sz w:val="20"/>
          <w:szCs w:val="20"/>
        </w:rPr>
        <w:t>-</w:t>
      </w:r>
      <w:r w:rsidR="003B04D4">
        <w:rPr>
          <w:sz w:val="20"/>
          <w:szCs w:val="20"/>
        </w:rPr>
        <w:t>111r2</w:t>
      </w:r>
      <w:r w:rsidR="004C43DA" w:rsidRPr="008E510D">
        <w:rPr>
          <w:sz w:val="20"/>
          <w:szCs w:val="20"/>
        </w:rPr>
        <w:t xml:space="preserve"> </w:t>
      </w:r>
    </w:p>
    <w:p w14:paraId="50F1136D" w14:textId="5C107FAE" w:rsidR="009A7B37" w:rsidRPr="008E510D" w:rsidRDefault="009A7B37">
      <w:pPr>
        <w:jc w:val="right"/>
        <w:rPr>
          <w:sz w:val="20"/>
          <w:szCs w:val="20"/>
        </w:rPr>
      </w:pPr>
      <w:r w:rsidRPr="008E510D">
        <w:rPr>
          <w:sz w:val="20"/>
          <w:szCs w:val="20"/>
        </w:rPr>
        <w:t xml:space="preserve">Version: </w:t>
      </w:r>
      <w:r w:rsidR="002104D0" w:rsidRPr="008E510D">
        <w:rPr>
          <w:sz w:val="20"/>
          <w:szCs w:val="20"/>
        </w:rPr>
        <w:t>0</w:t>
      </w:r>
      <w:r w:rsidR="004E5E44">
        <w:rPr>
          <w:sz w:val="20"/>
          <w:szCs w:val="20"/>
        </w:rPr>
        <w:t>.</w:t>
      </w:r>
      <w:commentRangeStart w:id="1"/>
      <w:ins w:id="2" w:author="GRDC/ID" w:date="2016-09-07T13:24:00Z">
        <w:r w:rsidR="00197CF6">
          <w:rPr>
            <w:sz w:val="20"/>
            <w:szCs w:val="20"/>
          </w:rPr>
          <w:t>6</w:t>
        </w:r>
      </w:ins>
      <w:commentRangeEnd w:id="1"/>
      <w:ins w:id="3" w:author="GRDC/ID" w:date="2016-09-07T15:12:00Z">
        <w:r w:rsidR="00D96D34">
          <w:rPr>
            <w:rStyle w:val="Kommentarzeichen"/>
          </w:rPr>
          <w:commentReference w:id="1"/>
        </w:r>
      </w:ins>
      <w:r w:rsidR="00D0692D">
        <w:rPr>
          <w:sz w:val="20"/>
          <w:szCs w:val="20"/>
        </w:rPr>
        <w:t xml:space="preserve"> </w:t>
      </w:r>
    </w:p>
    <w:p w14:paraId="4B831696" w14:textId="77777777" w:rsidR="009A7B37" w:rsidRPr="008E510D" w:rsidRDefault="009A7B37">
      <w:pPr>
        <w:jc w:val="right"/>
        <w:rPr>
          <w:sz w:val="20"/>
          <w:szCs w:val="20"/>
        </w:rPr>
      </w:pPr>
      <w:r w:rsidRPr="008E510D">
        <w:rPr>
          <w:sz w:val="20"/>
          <w:szCs w:val="20"/>
        </w:rPr>
        <w:t>Category: OGC</w:t>
      </w:r>
      <w:r w:rsidRPr="008E510D">
        <w:rPr>
          <w:sz w:val="20"/>
          <w:szCs w:val="20"/>
          <w:vertAlign w:val="superscript"/>
        </w:rPr>
        <w:t>®</w:t>
      </w:r>
      <w:r w:rsidRPr="008E510D">
        <w:rPr>
          <w:color w:val="0000FF"/>
          <w:sz w:val="20"/>
          <w:szCs w:val="20"/>
        </w:rPr>
        <w:t xml:space="preserve"> </w:t>
      </w:r>
      <w:r w:rsidR="00EC6724" w:rsidRPr="008E510D">
        <w:rPr>
          <w:sz w:val="20"/>
          <w:szCs w:val="20"/>
        </w:rPr>
        <w:t>Implementation Standard</w:t>
      </w:r>
      <w:r w:rsidRPr="008E510D">
        <w:rPr>
          <w:sz w:val="20"/>
          <w:szCs w:val="20"/>
        </w:rPr>
        <w:t xml:space="preserve"> </w:t>
      </w:r>
    </w:p>
    <w:p w14:paraId="7F065819" w14:textId="392C5F85" w:rsidR="00E50724" w:rsidRPr="008E510D" w:rsidRDefault="009A7B37" w:rsidP="00AC2E40">
      <w:pPr>
        <w:jc w:val="right"/>
        <w:rPr>
          <w:sz w:val="20"/>
          <w:szCs w:val="20"/>
        </w:rPr>
      </w:pPr>
      <w:r w:rsidRPr="00046160">
        <w:rPr>
          <w:sz w:val="20"/>
          <w:szCs w:val="20"/>
        </w:rPr>
        <w:t>Editor</w:t>
      </w:r>
      <w:r w:rsidR="00035727" w:rsidRPr="00046160">
        <w:rPr>
          <w:sz w:val="20"/>
          <w:szCs w:val="20"/>
        </w:rPr>
        <w:t>s</w:t>
      </w:r>
      <w:r w:rsidRPr="00046160">
        <w:rPr>
          <w:sz w:val="20"/>
          <w:szCs w:val="20"/>
        </w:rPr>
        <w:t>:</w:t>
      </w:r>
      <w:r w:rsidRPr="00046160">
        <w:rPr>
          <w:color w:val="0000FF"/>
          <w:sz w:val="20"/>
          <w:szCs w:val="20"/>
        </w:rPr>
        <w:t>   </w:t>
      </w:r>
      <w:r w:rsidR="002104D0" w:rsidRPr="00046160">
        <w:rPr>
          <w:sz w:val="20"/>
          <w:szCs w:val="20"/>
        </w:rPr>
        <w:t xml:space="preserve"> </w:t>
      </w:r>
      <w:r w:rsidR="0000110E" w:rsidRPr="00046160">
        <w:rPr>
          <w:sz w:val="20"/>
          <w:szCs w:val="20"/>
        </w:rPr>
        <w:t>David Blodgett</w:t>
      </w:r>
      <w:r w:rsidR="00CA3290" w:rsidRPr="00046160">
        <w:rPr>
          <w:sz w:val="20"/>
          <w:szCs w:val="20"/>
        </w:rPr>
        <w:t>, Irina Dornblut</w:t>
      </w:r>
    </w:p>
    <w:p w14:paraId="7E2CCC44" w14:textId="77777777" w:rsidR="00AC2E40" w:rsidRPr="00D0692D" w:rsidRDefault="00AC2E40" w:rsidP="00AC2E40">
      <w:pPr>
        <w:jc w:val="right"/>
        <w:rPr>
          <w:b/>
          <w:sz w:val="28"/>
          <w:szCs w:val="28"/>
        </w:rPr>
      </w:pPr>
    </w:p>
    <w:p w14:paraId="17A53EBF" w14:textId="77777777" w:rsidR="00AC2E40" w:rsidRPr="00D0692D" w:rsidRDefault="00AC2E40" w:rsidP="00AC2E40">
      <w:pPr>
        <w:jc w:val="right"/>
        <w:rPr>
          <w:b/>
          <w:sz w:val="28"/>
          <w:szCs w:val="28"/>
        </w:rPr>
      </w:pPr>
    </w:p>
    <w:p w14:paraId="3964EA8C" w14:textId="3298A7E7" w:rsidR="002104D0" w:rsidRPr="008E510D" w:rsidRDefault="00EC6724" w:rsidP="00B2500C">
      <w:pPr>
        <w:jc w:val="center"/>
        <w:rPr>
          <w:sz w:val="36"/>
          <w:szCs w:val="36"/>
        </w:rPr>
      </w:pPr>
      <w:r w:rsidRPr="008E510D">
        <w:rPr>
          <w:sz w:val="36"/>
          <w:szCs w:val="36"/>
        </w:rPr>
        <w:t>OGC</w:t>
      </w:r>
      <w:r w:rsidRPr="008E510D">
        <w:rPr>
          <w:sz w:val="40"/>
          <w:szCs w:val="40"/>
          <w:vertAlign w:val="superscript"/>
        </w:rPr>
        <w:t>®</w:t>
      </w:r>
      <w:r w:rsidRPr="008E510D">
        <w:rPr>
          <w:sz w:val="20"/>
        </w:rPr>
        <w:t xml:space="preserve"> </w:t>
      </w:r>
      <w:r w:rsidR="00AC2E40" w:rsidRPr="008E510D">
        <w:rPr>
          <w:sz w:val="36"/>
          <w:szCs w:val="36"/>
        </w:rPr>
        <w:t xml:space="preserve"> </w:t>
      </w:r>
      <w:r w:rsidR="00035727" w:rsidRPr="008E510D">
        <w:rPr>
          <w:sz w:val="36"/>
          <w:szCs w:val="36"/>
        </w:rPr>
        <w:t>WaterML 2 –</w:t>
      </w:r>
      <w:r w:rsidR="001F1677" w:rsidRPr="008E510D">
        <w:rPr>
          <w:sz w:val="36"/>
          <w:szCs w:val="36"/>
        </w:rPr>
        <w:t xml:space="preserve"> Part 3</w:t>
      </w:r>
      <w:r w:rsidR="00930DB7">
        <w:rPr>
          <w:sz w:val="36"/>
          <w:szCs w:val="36"/>
        </w:rPr>
        <w:t xml:space="preserve">: </w:t>
      </w:r>
      <w:r w:rsidR="005839D5" w:rsidRPr="008E510D">
        <w:rPr>
          <w:sz w:val="36"/>
          <w:szCs w:val="36"/>
        </w:rPr>
        <w:t xml:space="preserve"> </w:t>
      </w:r>
      <w:r w:rsidR="00B2500C">
        <w:rPr>
          <w:sz w:val="36"/>
          <w:szCs w:val="36"/>
        </w:rPr>
        <w:t>Surface Hydrology Features (</w:t>
      </w:r>
      <w:r w:rsidR="002104D0" w:rsidRPr="008E510D">
        <w:rPr>
          <w:sz w:val="36"/>
          <w:szCs w:val="36"/>
        </w:rPr>
        <w:t>HY_Features</w:t>
      </w:r>
      <w:r w:rsidR="00B2500C">
        <w:rPr>
          <w:sz w:val="36"/>
          <w:szCs w:val="36"/>
        </w:rPr>
        <w:t xml:space="preserve">) </w:t>
      </w:r>
      <w:r w:rsidR="00E13A66">
        <w:rPr>
          <w:sz w:val="36"/>
          <w:szCs w:val="36"/>
        </w:rPr>
        <w:t xml:space="preserve">– </w:t>
      </w:r>
      <w:r w:rsidR="00147019" w:rsidRPr="008E510D">
        <w:rPr>
          <w:sz w:val="36"/>
          <w:szCs w:val="36"/>
        </w:rPr>
        <w:t xml:space="preserve">Conceptual </w:t>
      </w:r>
      <w:r w:rsidR="00E13A66">
        <w:rPr>
          <w:sz w:val="36"/>
          <w:szCs w:val="36"/>
        </w:rPr>
        <w:t>M</w:t>
      </w:r>
      <w:r w:rsidR="00147019" w:rsidRPr="008E510D">
        <w:rPr>
          <w:sz w:val="36"/>
          <w:szCs w:val="36"/>
        </w:rPr>
        <w:t>odel</w:t>
      </w:r>
    </w:p>
    <w:p w14:paraId="6F86C96F" w14:textId="77777777" w:rsidR="00AC2E40" w:rsidRPr="008E510D" w:rsidRDefault="00AC2E40" w:rsidP="00AC2E40"/>
    <w:p w14:paraId="20EA9998" w14:textId="77777777" w:rsidR="009A7B37" w:rsidRPr="008E510D" w:rsidRDefault="009A7B37">
      <w:pPr>
        <w:pStyle w:val="zzCopyright"/>
        <w:pBdr>
          <w:top w:val="none" w:sz="0" w:space="0" w:color="auto"/>
          <w:left w:val="none" w:sz="0" w:space="0" w:color="auto"/>
          <w:bottom w:val="none" w:sz="0" w:space="0" w:color="auto"/>
          <w:right w:val="none" w:sz="0" w:space="0" w:color="auto"/>
        </w:pBdr>
        <w:jc w:val="center"/>
        <w:rPr>
          <w:b/>
          <w:color w:val="auto"/>
          <w:lang w:val="en-US"/>
        </w:rPr>
      </w:pPr>
      <w:r w:rsidRPr="008E510D">
        <w:rPr>
          <w:b/>
          <w:color w:val="auto"/>
          <w:lang w:val="en-US"/>
        </w:rPr>
        <w:t>Copyright notice</w:t>
      </w:r>
    </w:p>
    <w:p w14:paraId="63130FD8" w14:textId="7E7C179C" w:rsidR="009A7B37" w:rsidRPr="008E510D" w:rsidRDefault="004203F0" w:rsidP="00E50724">
      <w:pPr>
        <w:jc w:val="center"/>
        <w:rPr>
          <w:b/>
        </w:rPr>
      </w:pPr>
      <w:r w:rsidRPr="008E510D">
        <w:t xml:space="preserve">Copyright © </w:t>
      </w:r>
      <w:r w:rsidR="0000110E" w:rsidRPr="008E510D">
        <w:t>2016</w:t>
      </w:r>
      <w:r w:rsidR="00E50724" w:rsidRPr="008E510D">
        <w:t xml:space="preserve"> Open Geospatial Consortium</w:t>
      </w:r>
      <w:r w:rsidR="009A7B37" w:rsidRPr="008E510D">
        <w:br/>
        <w:t xml:space="preserve">To obtain additional rights of use, visit </w:t>
      </w:r>
      <w:hyperlink r:id="rId10" w:history="1">
        <w:r w:rsidR="009A7B37" w:rsidRPr="008E510D">
          <w:rPr>
            <w:rStyle w:val="Hyperlink"/>
            <w:color w:val="auto"/>
          </w:rPr>
          <w:t>http://www.opengeospatial.org/legal/</w:t>
        </w:r>
      </w:hyperlink>
      <w:r w:rsidR="009A7B37" w:rsidRPr="008E510D">
        <w:t>.</w:t>
      </w:r>
    </w:p>
    <w:p w14:paraId="6D53B113" w14:textId="77777777" w:rsidR="00684C85" w:rsidRPr="008E510D" w:rsidRDefault="00684C85" w:rsidP="00684C85">
      <w:pPr>
        <w:jc w:val="center"/>
        <w:rPr>
          <w:b/>
          <w:bCs/>
        </w:rPr>
      </w:pPr>
    </w:p>
    <w:p w14:paraId="3EBD1D6A" w14:textId="77777777" w:rsidR="009A7B37" w:rsidRPr="008E510D" w:rsidRDefault="009A7B37" w:rsidP="00684C85">
      <w:pPr>
        <w:jc w:val="center"/>
        <w:rPr>
          <w:b/>
          <w:bCs/>
        </w:rPr>
      </w:pPr>
      <w:r w:rsidRPr="008E510D">
        <w:rPr>
          <w:b/>
          <w:bCs/>
        </w:rPr>
        <w:t>Warning</w:t>
      </w:r>
    </w:p>
    <w:p w14:paraId="5BB78901"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This document is not an OGC Standard. This document is distributed for review and</w:t>
      </w:r>
    </w:p>
    <w:p w14:paraId="2B0FC833"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comment. This document is subject to change without notice and may not be referred to</w:t>
      </w:r>
    </w:p>
    <w:p w14:paraId="17802864"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as an OGC Standard.</w:t>
      </w:r>
    </w:p>
    <w:p w14:paraId="5D1A2A7A" w14:textId="77777777" w:rsidR="00035727" w:rsidRPr="008E510D" w:rsidRDefault="00035727" w:rsidP="00035727">
      <w:pPr>
        <w:autoSpaceDE w:val="0"/>
        <w:autoSpaceDN w:val="0"/>
        <w:adjustRightInd w:val="0"/>
        <w:spacing w:after="0"/>
        <w:rPr>
          <w:rFonts w:ascii="TimesNewRomanPSMT" w:hAnsi="TimesNewRomanPSMT" w:cs="TimesNewRomanPSMT"/>
        </w:rPr>
      </w:pPr>
    </w:p>
    <w:p w14:paraId="2A9A5255"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Recipients of this document are invited to submit, with their comments, notification of</w:t>
      </w:r>
    </w:p>
    <w:p w14:paraId="7D553DB9"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any relevant patent rights of which they are aware and to provide supporting</w:t>
      </w:r>
    </w:p>
    <w:p w14:paraId="781E3A8E" w14:textId="76678581" w:rsidR="009A7B37" w:rsidRPr="00985742" w:rsidRDefault="00035727" w:rsidP="00035727">
      <w:pPr>
        <w:autoSpaceDE w:val="0"/>
        <w:autoSpaceDN w:val="0"/>
        <w:adjustRightInd w:val="0"/>
        <w:spacing w:after="0"/>
        <w:rPr>
          <w:lang w:val="fr-CH"/>
        </w:rPr>
      </w:pPr>
      <w:r w:rsidRPr="00985742">
        <w:rPr>
          <w:rFonts w:ascii="TimesNewRomanPSMT" w:hAnsi="TimesNewRomanPSMT" w:cs="TimesNewRomanPSMT"/>
          <w:lang w:val="fr-CH"/>
        </w:rPr>
        <w:t>documentation</w:t>
      </w:r>
      <w:r w:rsidR="006477EE">
        <w:rPr>
          <w:rFonts w:ascii="TimesNewRomanPSMT" w:hAnsi="TimesNewRomanPSMT" w:cs="TimesNewRomanPSMT"/>
          <w:lang w:val="fr-CH"/>
        </w:rPr>
        <w:t>.</w:t>
      </w:r>
    </w:p>
    <w:p w14:paraId="3AB94BA1"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type:   </w:t>
      </w:r>
      <w:r w:rsidRPr="00985742">
        <w:rPr>
          <w:b w:val="0"/>
          <w:color w:val="auto"/>
          <w:sz w:val="20"/>
          <w:lang w:val="fr-CH"/>
        </w:rPr>
        <w:tab/>
        <w:t>OGC</w:t>
      </w:r>
      <w:r w:rsidRPr="00985742">
        <w:rPr>
          <w:b w:val="0"/>
          <w:color w:val="auto"/>
          <w:sz w:val="20"/>
          <w:vertAlign w:val="superscript"/>
          <w:lang w:val="fr-CH"/>
        </w:rPr>
        <w:t>®</w:t>
      </w:r>
      <w:r w:rsidRPr="00985742">
        <w:rPr>
          <w:b w:val="0"/>
          <w:color w:val="auto"/>
          <w:sz w:val="20"/>
          <w:lang w:val="fr-CH"/>
        </w:rPr>
        <w:t xml:space="preserve"> </w:t>
      </w:r>
      <w:r w:rsidR="00830688" w:rsidRPr="00985742">
        <w:rPr>
          <w:b w:val="0"/>
          <w:color w:val="auto"/>
          <w:sz w:val="20"/>
          <w:lang w:val="fr-CH"/>
        </w:rPr>
        <w:t>Implementation Standard</w:t>
      </w:r>
    </w:p>
    <w:p w14:paraId="719724A5"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subtype:   </w:t>
      </w:r>
      <w:r w:rsidRPr="00985742">
        <w:rPr>
          <w:b w:val="0"/>
          <w:color w:val="auto"/>
          <w:sz w:val="20"/>
          <w:lang w:val="fr-CH"/>
        </w:rPr>
        <w:tab/>
      </w:r>
    </w:p>
    <w:p w14:paraId="4E65C0E2"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stage:   </w:t>
      </w:r>
      <w:r w:rsidRPr="00985742">
        <w:rPr>
          <w:b w:val="0"/>
          <w:color w:val="auto"/>
          <w:sz w:val="20"/>
          <w:lang w:val="fr-CH"/>
        </w:rPr>
        <w:tab/>
        <w:t>Draft</w:t>
      </w:r>
    </w:p>
    <w:p w14:paraId="30A56A28" w14:textId="77777777" w:rsidR="009A7B37" w:rsidRPr="00985742" w:rsidRDefault="009A7B37">
      <w:pPr>
        <w:pStyle w:val="zzCover"/>
        <w:framePr w:hSpace="142" w:vSpace="142" w:wrap="auto" w:vAnchor="page" w:hAnchor="page" w:x="798" w:y="13865"/>
        <w:tabs>
          <w:tab w:val="left" w:pos="1980"/>
        </w:tabs>
        <w:suppressAutoHyphens/>
        <w:spacing w:after="0"/>
        <w:jc w:val="left"/>
        <w:rPr>
          <w:color w:val="auto"/>
          <w:sz w:val="16"/>
          <w:lang w:val="fr-CH"/>
        </w:rPr>
      </w:pPr>
      <w:r w:rsidRPr="00985742">
        <w:rPr>
          <w:b w:val="0"/>
          <w:color w:val="auto"/>
          <w:sz w:val="20"/>
          <w:lang w:val="fr-CH"/>
        </w:rPr>
        <w:t>Document language: </w:t>
      </w:r>
      <w:r w:rsidRPr="00985742">
        <w:rPr>
          <w:b w:val="0"/>
          <w:color w:val="auto"/>
          <w:sz w:val="20"/>
          <w:lang w:val="fr-CH"/>
        </w:rPr>
        <w:tab/>
        <w:t>English</w:t>
      </w:r>
    </w:p>
    <w:p w14:paraId="54E64205" w14:textId="77777777" w:rsidR="00F60CB2" w:rsidRPr="008E510D" w:rsidRDefault="00F60CB2" w:rsidP="00F60CB2">
      <w:pPr>
        <w:rPr>
          <w:sz w:val="16"/>
          <w:szCs w:val="16"/>
        </w:rPr>
      </w:pPr>
      <w:bookmarkStart w:id="4" w:name="_Toc165888228"/>
      <w:r w:rsidRPr="00C41A88">
        <w:br w:type="page"/>
      </w:r>
      <w:r w:rsidRPr="008E510D">
        <w:rPr>
          <w:sz w:val="16"/>
          <w:szCs w:val="16"/>
        </w:rPr>
        <w:lastRenderedPageBreak/>
        <w:t>License Agreement</w:t>
      </w:r>
    </w:p>
    <w:p w14:paraId="207F8A37" w14:textId="77777777" w:rsidR="00F60CB2" w:rsidRPr="008E510D" w:rsidRDefault="00F60CB2" w:rsidP="00D0692D">
      <w:pPr>
        <w:jc w:val="both"/>
        <w:rPr>
          <w:sz w:val="16"/>
          <w:szCs w:val="16"/>
        </w:rPr>
      </w:pPr>
      <w:r w:rsidRPr="008E510D">
        <w:rPr>
          <w:sz w:val="16"/>
          <w:szCs w:val="16"/>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57E635FF" w14:textId="77777777" w:rsidR="00F60CB2" w:rsidRPr="008E510D" w:rsidRDefault="00F60CB2" w:rsidP="00D0692D">
      <w:pPr>
        <w:jc w:val="both"/>
        <w:rPr>
          <w:sz w:val="16"/>
          <w:szCs w:val="16"/>
        </w:rPr>
      </w:pPr>
      <w:r w:rsidRPr="008E510D">
        <w:rPr>
          <w:sz w:val="16"/>
          <w:szCs w:val="16"/>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35B2658F" w14:textId="77777777" w:rsidR="00F60CB2" w:rsidRPr="008E510D" w:rsidRDefault="00F60CB2" w:rsidP="00D0692D">
      <w:pPr>
        <w:jc w:val="both"/>
        <w:rPr>
          <w:sz w:val="16"/>
          <w:szCs w:val="16"/>
        </w:rPr>
      </w:pPr>
      <w:r w:rsidRPr="008E510D">
        <w:rPr>
          <w:sz w:val="16"/>
          <w:szCs w:val="16"/>
        </w:rPr>
        <w:t>THIS LICENSE IS A COPYRIGHT LICENSE ONLY, AND DOES NOT CONVEY ANY RIGHTS UNDER ANY PATENTS THAT MAY BE IN FORCE ANYWHERE IN THE WORLD.</w:t>
      </w:r>
    </w:p>
    <w:p w14:paraId="17EEE456" w14:textId="77777777" w:rsidR="00F60CB2" w:rsidRPr="008E510D" w:rsidRDefault="00F60CB2" w:rsidP="00D0692D">
      <w:pPr>
        <w:jc w:val="both"/>
        <w:rPr>
          <w:sz w:val="16"/>
          <w:szCs w:val="16"/>
        </w:rPr>
      </w:pPr>
      <w:r w:rsidRPr="008E510D">
        <w:rPr>
          <w:sz w:val="16"/>
          <w:szCs w:val="16"/>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42BA725C" w14:textId="77777777" w:rsidR="00F60CB2" w:rsidRPr="008E510D" w:rsidRDefault="00F60CB2" w:rsidP="00D0692D">
      <w:pPr>
        <w:jc w:val="both"/>
        <w:rPr>
          <w:sz w:val="16"/>
          <w:szCs w:val="16"/>
        </w:rPr>
      </w:pPr>
      <w:r w:rsidRPr="008E510D">
        <w:rPr>
          <w:sz w:val="16"/>
          <w:szCs w:val="16"/>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05C21954" w14:textId="77777777" w:rsidR="00FA590F" w:rsidRPr="008E510D" w:rsidRDefault="00F60CB2" w:rsidP="00D0692D">
      <w:pPr>
        <w:jc w:val="both"/>
        <w:rPr>
          <w:sz w:val="16"/>
          <w:szCs w:val="16"/>
        </w:rPr>
      </w:pPr>
      <w:r w:rsidRPr="008E510D">
        <w:rPr>
          <w:sz w:val="16"/>
          <w:szCs w:val="16"/>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w:t>
      </w:r>
      <w:r w:rsidR="00FA590F" w:rsidRPr="008E510D">
        <w:rPr>
          <w:sz w:val="16"/>
          <w:szCs w:val="16"/>
        </w:rPr>
        <w:t xml:space="preserve">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02526032" w14:textId="77777777" w:rsidR="00F60CB2" w:rsidRPr="008E510D" w:rsidRDefault="00F60CB2" w:rsidP="00F60CB2">
      <w:r w:rsidRPr="008E510D">
        <w:br w:type="page"/>
      </w:r>
    </w:p>
    <w:p w14:paraId="298D7305" w14:textId="77777777" w:rsidR="005D4956" w:rsidRPr="008E510D" w:rsidRDefault="00F60CB2">
      <w:pPr>
        <w:pStyle w:val="Inhaltsverzeichnisberschrift"/>
        <w:rPr>
          <w:color w:val="auto"/>
        </w:rPr>
      </w:pPr>
      <w:r w:rsidRPr="008E510D">
        <w:rPr>
          <w:color w:val="auto"/>
        </w:rPr>
        <w:lastRenderedPageBreak/>
        <w:t>Contents</w:t>
      </w:r>
    </w:p>
    <w:sdt>
      <w:sdtPr>
        <w:rPr>
          <w:rFonts w:ascii="Times New Roman" w:hAnsi="Times New Roman"/>
          <w:b w:val="0"/>
          <w:bCs w:val="0"/>
          <w:color w:val="auto"/>
          <w:sz w:val="24"/>
          <w:szCs w:val="24"/>
          <w:lang w:val="de-DE"/>
        </w:rPr>
        <w:id w:val="109093351"/>
        <w:docPartObj>
          <w:docPartGallery w:val="Table of Contents"/>
          <w:docPartUnique/>
        </w:docPartObj>
      </w:sdtPr>
      <w:sdtEndPr/>
      <w:sdtContent>
        <w:p w14:paraId="5D39817E" w14:textId="77510392" w:rsidR="0028056A" w:rsidRDefault="0028056A">
          <w:pPr>
            <w:pStyle w:val="Inhaltsverzeichnisberschrift"/>
          </w:pPr>
        </w:p>
        <w:p w14:paraId="6ED1C93C" w14:textId="77777777" w:rsidR="0025355F" w:rsidRDefault="0028056A">
          <w:pPr>
            <w:pStyle w:val="Verzeichnis1"/>
            <w:tabs>
              <w:tab w:val="left" w:pos="48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1026375" w:history="1">
            <w:r w:rsidR="0025355F" w:rsidRPr="00D8579D">
              <w:rPr>
                <w:rStyle w:val="Hyperlink"/>
                <w:noProof/>
              </w:rPr>
              <w:t>1.</w:t>
            </w:r>
            <w:r w:rsidR="0025355F">
              <w:rPr>
                <w:rFonts w:asciiTheme="minorHAnsi" w:eastAsiaTheme="minorEastAsia" w:hAnsiTheme="minorHAnsi" w:cstheme="minorBidi"/>
                <w:noProof/>
                <w:sz w:val="22"/>
                <w:szCs w:val="22"/>
              </w:rPr>
              <w:tab/>
            </w:r>
            <w:r w:rsidR="0025355F" w:rsidRPr="00D8579D">
              <w:rPr>
                <w:rStyle w:val="Hyperlink"/>
                <w:noProof/>
              </w:rPr>
              <w:t>Scope</w:t>
            </w:r>
            <w:r w:rsidR="0025355F">
              <w:rPr>
                <w:noProof/>
                <w:webHidden/>
              </w:rPr>
              <w:tab/>
            </w:r>
            <w:r w:rsidR="0025355F">
              <w:rPr>
                <w:noProof/>
                <w:webHidden/>
              </w:rPr>
              <w:fldChar w:fldCharType="begin"/>
            </w:r>
            <w:r w:rsidR="0025355F">
              <w:rPr>
                <w:noProof/>
                <w:webHidden/>
              </w:rPr>
              <w:instrText xml:space="preserve"> PAGEREF _Toc461026375 \h </w:instrText>
            </w:r>
            <w:r w:rsidR="0025355F">
              <w:rPr>
                <w:noProof/>
                <w:webHidden/>
              </w:rPr>
            </w:r>
            <w:r w:rsidR="0025355F">
              <w:rPr>
                <w:noProof/>
                <w:webHidden/>
              </w:rPr>
              <w:fldChar w:fldCharType="separate"/>
            </w:r>
            <w:r w:rsidR="009C635D">
              <w:rPr>
                <w:noProof/>
                <w:webHidden/>
              </w:rPr>
              <w:t>12</w:t>
            </w:r>
            <w:r w:rsidR="0025355F">
              <w:rPr>
                <w:noProof/>
                <w:webHidden/>
              </w:rPr>
              <w:fldChar w:fldCharType="end"/>
            </w:r>
          </w:hyperlink>
        </w:p>
        <w:p w14:paraId="0121E8C7" w14:textId="77777777" w:rsidR="0025355F" w:rsidRDefault="00913FDC">
          <w:pPr>
            <w:pStyle w:val="Verzeichnis1"/>
            <w:tabs>
              <w:tab w:val="left" w:pos="480"/>
              <w:tab w:val="right" w:leader="dot" w:pos="8630"/>
            </w:tabs>
            <w:rPr>
              <w:rFonts w:asciiTheme="minorHAnsi" w:eastAsiaTheme="minorEastAsia" w:hAnsiTheme="minorHAnsi" w:cstheme="minorBidi"/>
              <w:noProof/>
              <w:sz w:val="22"/>
              <w:szCs w:val="22"/>
            </w:rPr>
          </w:pPr>
          <w:hyperlink w:anchor="_Toc461026376" w:history="1">
            <w:r w:rsidR="0025355F" w:rsidRPr="00D8579D">
              <w:rPr>
                <w:rStyle w:val="Hyperlink"/>
                <w:noProof/>
              </w:rPr>
              <w:t>2.</w:t>
            </w:r>
            <w:r w:rsidR="0025355F">
              <w:rPr>
                <w:rFonts w:asciiTheme="minorHAnsi" w:eastAsiaTheme="minorEastAsia" w:hAnsiTheme="minorHAnsi" w:cstheme="minorBidi"/>
                <w:noProof/>
                <w:sz w:val="22"/>
                <w:szCs w:val="22"/>
              </w:rPr>
              <w:tab/>
            </w:r>
            <w:r w:rsidR="0025355F" w:rsidRPr="00D8579D">
              <w:rPr>
                <w:rStyle w:val="Hyperlink"/>
                <w:noProof/>
              </w:rPr>
              <w:t>Conformance</w:t>
            </w:r>
            <w:r w:rsidR="0025355F">
              <w:rPr>
                <w:noProof/>
                <w:webHidden/>
              </w:rPr>
              <w:tab/>
            </w:r>
            <w:r w:rsidR="0025355F">
              <w:rPr>
                <w:noProof/>
                <w:webHidden/>
              </w:rPr>
              <w:fldChar w:fldCharType="begin"/>
            </w:r>
            <w:r w:rsidR="0025355F">
              <w:rPr>
                <w:noProof/>
                <w:webHidden/>
              </w:rPr>
              <w:instrText xml:space="preserve"> PAGEREF _Toc461026376 \h </w:instrText>
            </w:r>
            <w:r w:rsidR="0025355F">
              <w:rPr>
                <w:noProof/>
                <w:webHidden/>
              </w:rPr>
            </w:r>
            <w:r w:rsidR="0025355F">
              <w:rPr>
                <w:noProof/>
                <w:webHidden/>
              </w:rPr>
              <w:fldChar w:fldCharType="separate"/>
            </w:r>
            <w:r w:rsidR="009C635D">
              <w:rPr>
                <w:noProof/>
                <w:webHidden/>
              </w:rPr>
              <w:t>15</w:t>
            </w:r>
            <w:r w:rsidR="0025355F">
              <w:rPr>
                <w:noProof/>
                <w:webHidden/>
              </w:rPr>
              <w:fldChar w:fldCharType="end"/>
            </w:r>
          </w:hyperlink>
        </w:p>
        <w:p w14:paraId="0CEBD604" w14:textId="77777777" w:rsidR="0025355F" w:rsidRDefault="00913FDC">
          <w:pPr>
            <w:pStyle w:val="Verzeichnis1"/>
            <w:tabs>
              <w:tab w:val="left" w:pos="480"/>
              <w:tab w:val="right" w:leader="dot" w:pos="8630"/>
            </w:tabs>
            <w:rPr>
              <w:rFonts w:asciiTheme="minorHAnsi" w:eastAsiaTheme="minorEastAsia" w:hAnsiTheme="minorHAnsi" w:cstheme="minorBidi"/>
              <w:noProof/>
              <w:sz w:val="22"/>
              <w:szCs w:val="22"/>
            </w:rPr>
          </w:pPr>
          <w:hyperlink w:anchor="_Toc461026377" w:history="1">
            <w:r w:rsidR="0025355F" w:rsidRPr="00D8579D">
              <w:rPr>
                <w:rStyle w:val="Hyperlink"/>
                <w:noProof/>
              </w:rPr>
              <w:t>3.</w:t>
            </w:r>
            <w:r w:rsidR="0025355F">
              <w:rPr>
                <w:rFonts w:asciiTheme="minorHAnsi" w:eastAsiaTheme="minorEastAsia" w:hAnsiTheme="minorHAnsi" w:cstheme="minorBidi"/>
                <w:noProof/>
                <w:sz w:val="22"/>
                <w:szCs w:val="22"/>
              </w:rPr>
              <w:tab/>
            </w:r>
            <w:r w:rsidR="0025355F" w:rsidRPr="00D8579D">
              <w:rPr>
                <w:rStyle w:val="Hyperlink"/>
                <w:noProof/>
              </w:rPr>
              <w:t>Normative References</w:t>
            </w:r>
            <w:r w:rsidR="0025355F">
              <w:rPr>
                <w:noProof/>
                <w:webHidden/>
              </w:rPr>
              <w:tab/>
            </w:r>
            <w:r w:rsidR="0025355F">
              <w:rPr>
                <w:noProof/>
                <w:webHidden/>
              </w:rPr>
              <w:fldChar w:fldCharType="begin"/>
            </w:r>
            <w:r w:rsidR="0025355F">
              <w:rPr>
                <w:noProof/>
                <w:webHidden/>
              </w:rPr>
              <w:instrText xml:space="preserve"> PAGEREF _Toc461026377 \h </w:instrText>
            </w:r>
            <w:r w:rsidR="0025355F">
              <w:rPr>
                <w:noProof/>
                <w:webHidden/>
              </w:rPr>
            </w:r>
            <w:r w:rsidR="0025355F">
              <w:rPr>
                <w:noProof/>
                <w:webHidden/>
              </w:rPr>
              <w:fldChar w:fldCharType="separate"/>
            </w:r>
            <w:r w:rsidR="009C635D">
              <w:rPr>
                <w:noProof/>
                <w:webHidden/>
              </w:rPr>
              <w:t>16</w:t>
            </w:r>
            <w:r w:rsidR="0025355F">
              <w:rPr>
                <w:noProof/>
                <w:webHidden/>
              </w:rPr>
              <w:fldChar w:fldCharType="end"/>
            </w:r>
          </w:hyperlink>
        </w:p>
        <w:p w14:paraId="4E7E0203" w14:textId="77777777" w:rsidR="0025355F" w:rsidRDefault="00913FDC">
          <w:pPr>
            <w:pStyle w:val="Verzeichnis1"/>
            <w:tabs>
              <w:tab w:val="left" w:pos="480"/>
              <w:tab w:val="right" w:leader="dot" w:pos="8630"/>
            </w:tabs>
            <w:rPr>
              <w:rFonts w:asciiTheme="minorHAnsi" w:eastAsiaTheme="minorEastAsia" w:hAnsiTheme="minorHAnsi" w:cstheme="minorBidi"/>
              <w:noProof/>
              <w:sz w:val="22"/>
              <w:szCs w:val="22"/>
            </w:rPr>
          </w:pPr>
          <w:hyperlink w:anchor="_Toc461026378" w:history="1">
            <w:r w:rsidR="0025355F" w:rsidRPr="00D8579D">
              <w:rPr>
                <w:rStyle w:val="Hyperlink"/>
                <w:noProof/>
              </w:rPr>
              <w:t>4.</w:t>
            </w:r>
            <w:r w:rsidR="0025355F">
              <w:rPr>
                <w:rFonts w:asciiTheme="minorHAnsi" w:eastAsiaTheme="minorEastAsia" w:hAnsiTheme="minorHAnsi" w:cstheme="minorBidi"/>
                <w:noProof/>
                <w:sz w:val="22"/>
                <w:szCs w:val="22"/>
              </w:rPr>
              <w:tab/>
            </w:r>
            <w:r w:rsidR="0025355F" w:rsidRPr="00D8579D">
              <w:rPr>
                <w:rStyle w:val="Hyperlink"/>
                <w:noProof/>
              </w:rPr>
              <w:t>Terms and Definitions</w:t>
            </w:r>
            <w:r w:rsidR="0025355F">
              <w:rPr>
                <w:noProof/>
                <w:webHidden/>
              </w:rPr>
              <w:tab/>
            </w:r>
            <w:r w:rsidR="0025355F">
              <w:rPr>
                <w:noProof/>
                <w:webHidden/>
              </w:rPr>
              <w:fldChar w:fldCharType="begin"/>
            </w:r>
            <w:r w:rsidR="0025355F">
              <w:rPr>
                <w:noProof/>
                <w:webHidden/>
              </w:rPr>
              <w:instrText xml:space="preserve"> PAGEREF _Toc461026378 \h </w:instrText>
            </w:r>
            <w:r w:rsidR="0025355F">
              <w:rPr>
                <w:noProof/>
                <w:webHidden/>
              </w:rPr>
            </w:r>
            <w:r w:rsidR="0025355F">
              <w:rPr>
                <w:noProof/>
                <w:webHidden/>
              </w:rPr>
              <w:fldChar w:fldCharType="separate"/>
            </w:r>
            <w:r w:rsidR="009C635D">
              <w:rPr>
                <w:noProof/>
                <w:webHidden/>
              </w:rPr>
              <w:t>16</w:t>
            </w:r>
            <w:r w:rsidR="0025355F">
              <w:rPr>
                <w:noProof/>
                <w:webHidden/>
              </w:rPr>
              <w:fldChar w:fldCharType="end"/>
            </w:r>
          </w:hyperlink>
        </w:p>
        <w:p w14:paraId="53201906" w14:textId="77777777" w:rsidR="0025355F" w:rsidRDefault="00913FDC">
          <w:pPr>
            <w:pStyle w:val="Verzeichnis1"/>
            <w:tabs>
              <w:tab w:val="left" w:pos="480"/>
              <w:tab w:val="right" w:leader="dot" w:pos="8630"/>
            </w:tabs>
            <w:rPr>
              <w:rFonts w:asciiTheme="minorHAnsi" w:eastAsiaTheme="minorEastAsia" w:hAnsiTheme="minorHAnsi" w:cstheme="minorBidi"/>
              <w:noProof/>
              <w:sz w:val="22"/>
              <w:szCs w:val="22"/>
            </w:rPr>
          </w:pPr>
          <w:hyperlink w:anchor="_Toc461026379" w:history="1">
            <w:r w:rsidR="0025355F" w:rsidRPr="00D8579D">
              <w:rPr>
                <w:rStyle w:val="Hyperlink"/>
                <w:noProof/>
              </w:rPr>
              <w:t>5.</w:t>
            </w:r>
            <w:r w:rsidR="0025355F">
              <w:rPr>
                <w:rFonts w:asciiTheme="minorHAnsi" w:eastAsiaTheme="minorEastAsia" w:hAnsiTheme="minorHAnsi" w:cstheme="minorBidi"/>
                <w:noProof/>
                <w:sz w:val="22"/>
                <w:szCs w:val="22"/>
              </w:rPr>
              <w:tab/>
            </w:r>
            <w:r w:rsidR="0025355F" w:rsidRPr="00D8579D">
              <w:rPr>
                <w:rStyle w:val="Hyperlink"/>
                <w:noProof/>
              </w:rPr>
              <w:t>Conventions</w:t>
            </w:r>
            <w:r w:rsidR="0025355F">
              <w:rPr>
                <w:noProof/>
                <w:webHidden/>
              </w:rPr>
              <w:tab/>
            </w:r>
            <w:r w:rsidR="0025355F">
              <w:rPr>
                <w:noProof/>
                <w:webHidden/>
              </w:rPr>
              <w:fldChar w:fldCharType="begin"/>
            </w:r>
            <w:r w:rsidR="0025355F">
              <w:rPr>
                <w:noProof/>
                <w:webHidden/>
              </w:rPr>
              <w:instrText xml:space="preserve"> PAGEREF _Toc461026379 \h </w:instrText>
            </w:r>
            <w:r w:rsidR="0025355F">
              <w:rPr>
                <w:noProof/>
                <w:webHidden/>
              </w:rPr>
            </w:r>
            <w:r w:rsidR="0025355F">
              <w:rPr>
                <w:noProof/>
                <w:webHidden/>
              </w:rPr>
              <w:fldChar w:fldCharType="separate"/>
            </w:r>
            <w:r w:rsidR="009C635D">
              <w:rPr>
                <w:noProof/>
                <w:webHidden/>
              </w:rPr>
              <w:t>20</w:t>
            </w:r>
            <w:r w:rsidR="0025355F">
              <w:rPr>
                <w:noProof/>
                <w:webHidden/>
              </w:rPr>
              <w:fldChar w:fldCharType="end"/>
            </w:r>
          </w:hyperlink>
        </w:p>
        <w:p w14:paraId="116CDAF1" w14:textId="77777777" w:rsidR="0025355F" w:rsidRDefault="00913FDC">
          <w:pPr>
            <w:pStyle w:val="Verzeichnis2"/>
            <w:tabs>
              <w:tab w:val="left" w:pos="960"/>
              <w:tab w:val="right" w:leader="dot" w:pos="8630"/>
            </w:tabs>
            <w:rPr>
              <w:rFonts w:asciiTheme="minorHAnsi" w:eastAsiaTheme="minorEastAsia" w:hAnsiTheme="minorHAnsi" w:cstheme="minorBidi"/>
              <w:noProof/>
              <w:sz w:val="22"/>
              <w:szCs w:val="22"/>
            </w:rPr>
          </w:pPr>
          <w:hyperlink w:anchor="_Toc461026380" w:history="1">
            <w:r w:rsidR="0025355F" w:rsidRPr="00D8579D">
              <w:rPr>
                <w:rStyle w:val="Hyperlink"/>
                <w:noProof/>
              </w:rPr>
              <w:t>5.1</w:t>
            </w:r>
            <w:r w:rsidR="0025355F">
              <w:rPr>
                <w:rFonts w:asciiTheme="minorHAnsi" w:eastAsiaTheme="minorEastAsia" w:hAnsiTheme="minorHAnsi" w:cstheme="minorBidi"/>
                <w:noProof/>
                <w:sz w:val="22"/>
                <w:szCs w:val="22"/>
              </w:rPr>
              <w:tab/>
            </w:r>
            <w:r w:rsidR="0025355F" w:rsidRPr="00D8579D">
              <w:rPr>
                <w:rStyle w:val="Hyperlink"/>
                <w:noProof/>
              </w:rPr>
              <w:t>Identifiers</w:t>
            </w:r>
            <w:r w:rsidR="0025355F">
              <w:rPr>
                <w:noProof/>
                <w:webHidden/>
              </w:rPr>
              <w:tab/>
            </w:r>
            <w:r w:rsidR="0025355F">
              <w:rPr>
                <w:noProof/>
                <w:webHidden/>
              </w:rPr>
              <w:fldChar w:fldCharType="begin"/>
            </w:r>
            <w:r w:rsidR="0025355F">
              <w:rPr>
                <w:noProof/>
                <w:webHidden/>
              </w:rPr>
              <w:instrText xml:space="preserve"> PAGEREF _Toc461026380 \h </w:instrText>
            </w:r>
            <w:r w:rsidR="0025355F">
              <w:rPr>
                <w:noProof/>
                <w:webHidden/>
              </w:rPr>
            </w:r>
            <w:r w:rsidR="0025355F">
              <w:rPr>
                <w:noProof/>
                <w:webHidden/>
              </w:rPr>
              <w:fldChar w:fldCharType="separate"/>
            </w:r>
            <w:r w:rsidR="009C635D">
              <w:rPr>
                <w:noProof/>
                <w:webHidden/>
              </w:rPr>
              <w:t>20</w:t>
            </w:r>
            <w:r w:rsidR="0025355F">
              <w:rPr>
                <w:noProof/>
                <w:webHidden/>
              </w:rPr>
              <w:fldChar w:fldCharType="end"/>
            </w:r>
          </w:hyperlink>
        </w:p>
        <w:p w14:paraId="18180846" w14:textId="77777777" w:rsidR="0025355F" w:rsidRDefault="00913FDC">
          <w:pPr>
            <w:pStyle w:val="Verzeichnis2"/>
            <w:tabs>
              <w:tab w:val="left" w:pos="960"/>
              <w:tab w:val="right" w:leader="dot" w:pos="8630"/>
            </w:tabs>
            <w:rPr>
              <w:rFonts w:asciiTheme="minorHAnsi" w:eastAsiaTheme="minorEastAsia" w:hAnsiTheme="minorHAnsi" w:cstheme="minorBidi"/>
              <w:noProof/>
              <w:sz w:val="22"/>
              <w:szCs w:val="22"/>
            </w:rPr>
          </w:pPr>
          <w:hyperlink w:anchor="_Toc461026381" w:history="1">
            <w:r w:rsidR="0025355F" w:rsidRPr="00D8579D">
              <w:rPr>
                <w:rStyle w:val="Hyperlink"/>
                <w:noProof/>
              </w:rPr>
              <w:t>5.2</w:t>
            </w:r>
            <w:r w:rsidR="0025355F">
              <w:rPr>
                <w:rFonts w:asciiTheme="minorHAnsi" w:eastAsiaTheme="minorEastAsia" w:hAnsiTheme="minorHAnsi" w:cstheme="minorBidi"/>
                <w:noProof/>
                <w:sz w:val="22"/>
                <w:szCs w:val="22"/>
              </w:rPr>
              <w:tab/>
            </w:r>
            <w:r w:rsidR="0025355F" w:rsidRPr="00D8579D">
              <w:rPr>
                <w:rStyle w:val="Hyperlink"/>
                <w:noProof/>
              </w:rPr>
              <w:t>Symbols (and abbreviated terms)</w:t>
            </w:r>
            <w:r w:rsidR="0025355F">
              <w:rPr>
                <w:noProof/>
                <w:webHidden/>
              </w:rPr>
              <w:tab/>
            </w:r>
            <w:r w:rsidR="0025355F">
              <w:rPr>
                <w:noProof/>
                <w:webHidden/>
              </w:rPr>
              <w:fldChar w:fldCharType="begin"/>
            </w:r>
            <w:r w:rsidR="0025355F">
              <w:rPr>
                <w:noProof/>
                <w:webHidden/>
              </w:rPr>
              <w:instrText xml:space="preserve"> PAGEREF _Toc461026381 \h </w:instrText>
            </w:r>
            <w:r w:rsidR="0025355F">
              <w:rPr>
                <w:noProof/>
                <w:webHidden/>
              </w:rPr>
            </w:r>
            <w:r w:rsidR="0025355F">
              <w:rPr>
                <w:noProof/>
                <w:webHidden/>
              </w:rPr>
              <w:fldChar w:fldCharType="separate"/>
            </w:r>
            <w:r w:rsidR="009C635D">
              <w:rPr>
                <w:noProof/>
                <w:webHidden/>
              </w:rPr>
              <w:t>21</w:t>
            </w:r>
            <w:r w:rsidR="0025355F">
              <w:rPr>
                <w:noProof/>
                <w:webHidden/>
              </w:rPr>
              <w:fldChar w:fldCharType="end"/>
            </w:r>
          </w:hyperlink>
        </w:p>
        <w:p w14:paraId="6D022C29" w14:textId="77777777" w:rsidR="0025355F" w:rsidRDefault="00913FDC">
          <w:pPr>
            <w:pStyle w:val="Verzeichnis2"/>
            <w:tabs>
              <w:tab w:val="left" w:pos="960"/>
              <w:tab w:val="right" w:leader="dot" w:pos="8630"/>
            </w:tabs>
            <w:rPr>
              <w:rFonts w:asciiTheme="minorHAnsi" w:eastAsiaTheme="minorEastAsia" w:hAnsiTheme="minorHAnsi" w:cstheme="minorBidi"/>
              <w:noProof/>
              <w:sz w:val="22"/>
              <w:szCs w:val="22"/>
            </w:rPr>
          </w:pPr>
          <w:hyperlink w:anchor="_Toc461026382" w:history="1">
            <w:r w:rsidR="0025355F" w:rsidRPr="00D8579D">
              <w:rPr>
                <w:rStyle w:val="Hyperlink"/>
                <w:noProof/>
              </w:rPr>
              <w:t>5.3</w:t>
            </w:r>
            <w:r w:rsidR="0025355F">
              <w:rPr>
                <w:rFonts w:asciiTheme="minorHAnsi" w:eastAsiaTheme="minorEastAsia" w:hAnsiTheme="minorHAnsi" w:cstheme="minorBidi"/>
                <w:noProof/>
                <w:sz w:val="22"/>
                <w:szCs w:val="22"/>
              </w:rPr>
              <w:tab/>
            </w:r>
            <w:r w:rsidR="0025355F" w:rsidRPr="00D8579D">
              <w:rPr>
                <w:rStyle w:val="Hyperlink"/>
                <w:noProof/>
              </w:rPr>
              <w:t>UML notation</w:t>
            </w:r>
            <w:r w:rsidR="0025355F">
              <w:rPr>
                <w:noProof/>
                <w:webHidden/>
              </w:rPr>
              <w:tab/>
            </w:r>
            <w:r w:rsidR="0025355F">
              <w:rPr>
                <w:noProof/>
                <w:webHidden/>
              </w:rPr>
              <w:fldChar w:fldCharType="begin"/>
            </w:r>
            <w:r w:rsidR="0025355F">
              <w:rPr>
                <w:noProof/>
                <w:webHidden/>
              </w:rPr>
              <w:instrText xml:space="preserve"> PAGEREF _Toc461026382 \h </w:instrText>
            </w:r>
            <w:r w:rsidR="0025355F">
              <w:rPr>
                <w:noProof/>
                <w:webHidden/>
              </w:rPr>
            </w:r>
            <w:r w:rsidR="0025355F">
              <w:rPr>
                <w:noProof/>
                <w:webHidden/>
              </w:rPr>
              <w:fldChar w:fldCharType="separate"/>
            </w:r>
            <w:r w:rsidR="009C635D">
              <w:rPr>
                <w:noProof/>
                <w:webHidden/>
              </w:rPr>
              <w:t>21</w:t>
            </w:r>
            <w:r w:rsidR="0025355F">
              <w:rPr>
                <w:noProof/>
                <w:webHidden/>
              </w:rPr>
              <w:fldChar w:fldCharType="end"/>
            </w:r>
          </w:hyperlink>
        </w:p>
        <w:p w14:paraId="07650CB8" w14:textId="77777777" w:rsidR="0025355F" w:rsidRDefault="00913FDC">
          <w:pPr>
            <w:pStyle w:val="Verzeichnis2"/>
            <w:tabs>
              <w:tab w:val="left" w:pos="960"/>
              <w:tab w:val="right" w:leader="dot" w:pos="8630"/>
            </w:tabs>
            <w:rPr>
              <w:rFonts w:asciiTheme="minorHAnsi" w:eastAsiaTheme="minorEastAsia" w:hAnsiTheme="minorHAnsi" w:cstheme="minorBidi"/>
              <w:noProof/>
              <w:sz w:val="22"/>
              <w:szCs w:val="22"/>
            </w:rPr>
          </w:pPr>
          <w:hyperlink w:anchor="_Toc461026383" w:history="1">
            <w:r w:rsidR="0025355F" w:rsidRPr="00D8579D">
              <w:rPr>
                <w:rStyle w:val="Hyperlink"/>
                <w:noProof/>
              </w:rPr>
              <w:t>5.4</w:t>
            </w:r>
            <w:r w:rsidR="0025355F">
              <w:rPr>
                <w:rFonts w:asciiTheme="minorHAnsi" w:eastAsiaTheme="minorEastAsia" w:hAnsiTheme="minorHAnsi" w:cstheme="minorBidi"/>
                <w:noProof/>
                <w:sz w:val="22"/>
                <w:szCs w:val="22"/>
              </w:rPr>
              <w:tab/>
            </w:r>
            <w:r w:rsidR="0025355F" w:rsidRPr="00D8579D">
              <w:rPr>
                <w:rStyle w:val="Hyperlink"/>
                <w:noProof/>
              </w:rPr>
              <w:t>WMO Terminology</w:t>
            </w:r>
            <w:r w:rsidR="0025355F">
              <w:rPr>
                <w:noProof/>
                <w:webHidden/>
              </w:rPr>
              <w:tab/>
            </w:r>
            <w:r w:rsidR="0025355F">
              <w:rPr>
                <w:noProof/>
                <w:webHidden/>
              </w:rPr>
              <w:fldChar w:fldCharType="begin"/>
            </w:r>
            <w:r w:rsidR="0025355F">
              <w:rPr>
                <w:noProof/>
                <w:webHidden/>
              </w:rPr>
              <w:instrText xml:space="preserve"> PAGEREF _Toc461026383 \h </w:instrText>
            </w:r>
            <w:r w:rsidR="0025355F">
              <w:rPr>
                <w:noProof/>
                <w:webHidden/>
              </w:rPr>
            </w:r>
            <w:r w:rsidR="0025355F">
              <w:rPr>
                <w:noProof/>
                <w:webHidden/>
              </w:rPr>
              <w:fldChar w:fldCharType="separate"/>
            </w:r>
            <w:r w:rsidR="009C635D">
              <w:rPr>
                <w:noProof/>
                <w:webHidden/>
              </w:rPr>
              <w:t>21</w:t>
            </w:r>
            <w:r w:rsidR="0025355F">
              <w:rPr>
                <w:noProof/>
                <w:webHidden/>
              </w:rPr>
              <w:fldChar w:fldCharType="end"/>
            </w:r>
          </w:hyperlink>
        </w:p>
        <w:p w14:paraId="4AA5B101" w14:textId="77777777" w:rsidR="0025355F" w:rsidRDefault="00913FDC">
          <w:pPr>
            <w:pStyle w:val="Verzeichnis2"/>
            <w:tabs>
              <w:tab w:val="left" w:pos="960"/>
              <w:tab w:val="right" w:leader="dot" w:pos="8630"/>
            </w:tabs>
            <w:rPr>
              <w:rFonts w:asciiTheme="minorHAnsi" w:eastAsiaTheme="minorEastAsia" w:hAnsiTheme="minorHAnsi" w:cstheme="minorBidi"/>
              <w:noProof/>
              <w:sz w:val="22"/>
              <w:szCs w:val="22"/>
            </w:rPr>
          </w:pPr>
          <w:hyperlink w:anchor="_Toc461026384" w:history="1">
            <w:r w:rsidR="0025355F" w:rsidRPr="00D8579D">
              <w:rPr>
                <w:rStyle w:val="Hyperlink"/>
                <w:noProof/>
              </w:rPr>
              <w:t>5.5</w:t>
            </w:r>
            <w:r w:rsidR="0025355F">
              <w:rPr>
                <w:rFonts w:asciiTheme="minorHAnsi" w:eastAsiaTheme="minorEastAsia" w:hAnsiTheme="minorHAnsi" w:cstheme="minorBidi"/>
                <w:noProof/>
                <w:sz w:val="22"/>
                <w:szCs w:val="22"/>
              </w:rPr>
              <w:tab/>
            </w:r>
            <w:r w:rsidR="0025355F" w:rsidRPr="00D8579D">
              <w:rPr>
                <w:rStyle w:val="Hyperlink"/>
                <w:noProof/>
              </w:rPr>
              <w:t>Naming convention</w:t>
            </w:r>
            <w:r w:rsidR="0025355F">
              <w:rPr>
                <w:noProof/>
                <w:webHidden/>
              </w:rPr>
              <w:tab/>
            </w:r>
            <w:r w:rsidR="0025355F">
              <w:rPr>
                <w:noProof/>
                <w:webHidden/>
              </w:rPr>
              <w:fldChar w:fldCharType="begin"/>
            </w:r>
            <w:r w:rsidR="0025355F">
              <w:rPr>
                <w:noProof/>
                <w:webHidden/>
              </w:rPr>
              <w:instrText xml:space="preserve"> PAGEREF _Toc461026384 \h </w:instrText>
            </w:r>
            <w:r w:rsidR="0025355F">
              <w:rPr>
                <w:noProof/>
                <w:webHidden/>
              </w:rPr>
            </w:r>
            <w:r w:rsidR="0025355F">
              <w:rPr>
                <w:noProof/>
                <w:webHidden/>
              </w:rPr>
              <w:fldChar w:fldCharType="separate"/>
            </w:r>
            <w:r w:rsidR="009C635D">
              <w:rPr>
                <w:noProof/>
                <w:webHidden/>
              </w:rPr>
              <w:t>22</w:t>
            </w:r>
            <w:r w:rsidR="0025355F">
              <w:rPr>
                <w:noProof/>
                <w:webHidden/>
              </w:rPr>
              <w:fldChar w:fldCharType="end"/>
            </w:r>
          </w:hyperlink>
        </w:p>
        <w:p w14:paraId="51845C1D" w14:textId="77777777" w:rsidR="0025355F" w:rsidRDefault="00913FDC">
          <w:pPr>
            <w:pStyle w:val="Verzeichnis1"/>
            <w:tabs>
              <w:tab w:val="left" w:pos="480"/>
              <w:tab w:val="right" w:leader="dot" w:pos="8630"/>
            </w:tabs>
            <w:rPr>
              <w:rFonts w:asciiTheme="minorHAnsi" w:eastAsiaTheme="minorEastAsia" w:hAnsiTheme="minorHAnsi" w:cstheme="minorBidi"/>
              <w:noProof/>
              <w:sz w:val="22"/>
              <w:szCs w:val="22"/>
            </w:rPr>
          </w:pPr>
          <w:hyperlink w:anchor="_Toc461026385" w:history="1">
            <w:r w:rsidR="0025355F" w:rsidRPr="00D8579D">
              <w:rPr>
                <w:rStyle w:val="Hyperlink"/>
                <w:noProof/>
              </w:rPr>
              <w:t>6.</w:t>
            </w:r>
            <w:r w:rsidR="0025355F">
              <w:rPr>
                <w:rFonts w:asciiTheme="minorHAnsi" w:eastAsiaTheme="minorEastAsia" w:hAnsiTheme="minorHAnsi" w:cstheme="minorBidi"/>
                <w:noProof/>
                <w:sz w:val="22"/>
                <w:szCs w:val="22"/>
              </w:rPr>
              <w:tab/>
            </w:r>
            <w:r w:rsidR="0025355F" w:rsidRPr="00D8579D">
              <w:rPr>
                <w:rStyle w:val="Hyperlink"/>
                <w:noProof/>
              </w:rPr>
              <w:t>Clauses not Containing Normative Material</w:t>
            </w:r>
            <w:r w:rsidR="0025355F">
              <w:rPr>
                <w:noProof/>
                <w:webHidden/>
              </w:rPr>
              <w:tab/>
            </w:r>
            <w:r w:rsidR="0025355F">
              <w:rPr>
                <w:noProof/>
                <w:webHidden/>
              </w:rPr>
              <w:fldChar w:fldCharType="begin"/>
            </w:r>
            <w:r w:rsidR="0025355F">
              <w:rPr>
                <w:noProof/>
                <w:webHidden/>
              </w:rPr>
              <w:instrText xml:space="preserve"> PAGEREF _Toc461026385 \h </w:instrText>
            </w:r>
            <w:r w:rsidR="0025355F">
              <w:rPr>
                <w:noProof/>
                <w:webHidden/>
              </w:rPr>
            </w:r>
            <w:r w:rsidR="0025355F">
              <w:rPr>
                <w:noProof/>
                <w:webHidden/>
              </w:rPr>
              <w:fldChar w:fldCharType="separate"/>
            </w:r>
            <w:r w:rsidR="009C635D">
              <w:rPr>
                <w:noProof/>
                <w:webHidden/>
              </w:rPr>
              <w:t>22</w:t>
            </w:r>
            <w:r w:rsidR="0025355F">
              <w:rPr>
                <w:noProof/>
                <w:webHidden/>
              </w:rPr>
              <w:fldChar w:fldCharType="end"/>
            </w:r>
          </w:hyperlink>
        </w:p>
        <w:p w14:paraId="5DCE9BD3" w14:textId="77777777" w:rsidR="0025355F" w:rsidRDefault="00913FDC">
          <w:pPr>
            <w:pStyle w:val="Verzeichnis2"/>
            <w:tabs>
              <w:tab w:val="left" w:pos="960"/>
              <w:tab w:val="right" w:leader="dot" w:pos="8630"/>
            </w:tabs>
            <w:rPr>
              <w:rFonts w:asciiTheme="minorHAnsi" w:eastAsiaTheme="minorEastAsia" w:hAnsiTheme="minorHAnsi" w:cstheme="minorBidi"/>
              <w:noProof/>
              <w:sz w:val="22"/>
              <w:szCs w:val="22"/>
            </w:rPr>
          </w:pPr>
          <w:hyperlink w:anchor="_Toc461026386" w:history="1">
            <w:r w:rsidR="0025355F" w:rsidRPr="00D8579D">
              <w:rPr>
                <w:rStyle w:val="Hyperlink"/>
                <w:noProof/>
              </w:rPr>
              <w:t>6.1</w:t>
            </w:r>
            <w:r w:rsidR="0025355F">
              <w:rPr>
                <w:rFonts w:asciiTheme="minorHAnsi" w:eastAsiaTheme="minorEastAsia" w:hAnsiTheme="minorHAnsi" w:cstheme="minorBidi"/>
                <w:noProof/>
                <w:sz w:val="22"/>
                <w:szCs w:val="22"/>
              </w:rPr>
              <w:tab/>
            </w:r>
            <w:r w:rsidR="0025355F" w:rsidRPr="00D8579D">
              <w:rPr>
                <w:rStyle w:val="Hyperlink"/>
                <w:noProof/>
              </w:rPr>
              <w:t>The abstract idea of the hydrology phenomenon</w:t>
            </w:r>
            <w:r w:rsidR="0025355F">
              <w:rPr>
                <w:noProof/>
                <w:webHidden/>
              </w:rPr>
              <w:tab/>
            </w:r>
            <w:r w:rsidR="0025355F">
              <w:rPr>
                <w:noProof/>
                <w:webHidden/>
              </w:rPr>
              <w:fldChar w:fldCharType="begin"/>
            </w:r>
            <w:r w:rsidR="0025355F">
              <w:rPr>
                <w:noProof/>
                <w:webHidden/>
              </w:rPr>
              <w:instrText xml:space="preserve"> PAGEREF _Toc461026386 \h </w:instrText>
            </w:r>
            <w:r w:rsidR="0025355F">
              <w:rPr>
                <w:noProof/>
                <w:webHidden/>
              </w:rPr>
            </w:r>
            <w:r w:rsidR="0025355F">
              <w:rPr>
                <w:noProof/>
                <w:webHidden/>
              </w:rPr>
              <w:fldChar w:fldCharType="separate"/>
            </w:r>
            <w:r w:rsidR="009C635D">
              <w:rPr>
                <w:noProof/>
                <w:webHidden/>
              </w:rPr>
              <w:t>22</w:t>
            </w:r>
            <w:r w:rsidR="0025355F">
              <w:rPr>
                <w:noProof/>
                <w:webHidden/>
              </w:rPr>
              <w:fldChar w:fldCharType="end"/>
            </w:r>
          </w:hyperlink>
        </w:p>
        <w:p w14:paraId="5A3CDEF1" w14:textId="77777777" w:rsidR="0025355F" w:rsidRDefault="00913FDC">
          <w:pPr>
            <w:pStyle w:val="Verzeichnis2"/>
            <w:tabs>
              <w:tab w:val="left" w:pos="960"/>
              <w:tab w:val="right" w:leader="dot" w:pos="8630"/>
            </w:tabs>
            <w:rPr>
              <w:rFonts w:asciiTheme="minorHAnsi" w:eastAsiaTheme="minorEastAsia" w:hAnsiTheme="minorHAnsi" w:cstheme="minorBidi"/>
              <w:noProof/>
              <w:sz w:val="22"/>
              <w:szCs w:val="22"/>
            </w:rPr>
          </w:pPr>
          <w:hyperlink w:anchor="_Toc461026387" w:history="1">
            <w:r w:rsidR="0025355F" w:rsidRPr="00D8579D">
              <w:rPr>
                <w:rStyle w:val="Hyperlink"/>
                <w:noProof/>
              </w:rPr>
              <w:t>6.2</w:t>
            </w:r>
            <w:r w:rsidR="0025355F">
              <w:rPr>
                <w:rFonts w:asciiTheme="minorHAnsi" w:eastAsiaTheme="minorEastAsia" w:hAnsiTheme="minorHAnsi" w:cstheme="minorBidi"/>
                <w:noProof/>
                <w:sz w:val="22"/>
                <w:szCs w:val="22"/>
              </w:rPr>
              <w:tab/>
            </w:r>
            <w:r w:rsidR="0025355F" w:rsidRPr="00D8579D">
              <w:rPr>
                <w:rStyle w:val="Hyperlink"/>
                <w:noProof/>
              </w:rPr>
              <w:t>Catchment and realizations of the catchment concept</w:t>
            </w:r>
            <w:r w:rsidR="0025355F">
              <w:rPr>
                <w:noProof/>
                <w:webHidden/>
              </w:rPr>
              <w:tab/>
            </w:r>
            <w:r w:rsidR="0025355F">
              <w:rPr>
                <w:noProof/>
                <w:webHidden/>
              </w:rPr>
              <w:fldChar w:fldCharType="begin"/>
            </w:r>
            <w:r w:rsidR="0025355F">
              <w:rPr>
                <w:noProof/>
                <w:webHidden/>
              </w:rPr>
              <w:instrText xml:space="preserve"> PAGEREF _Toc461026387 \h </w:instrText>
            </w:r>
            <w:r w:rsidR="0025355F">
              <w:rPr>
                <w:noProof/>
                <w:webHidden/>
              </w:rPr>
            </w:r>
            <w:r w:rsidR="0025355F">
              <w:rPr>
                <w:noProof/>
                <w:webHidden/>
              </w:rPr>
              <w:fldChar w:fldCharType="separate"/>
            </w:r>
            <w:r w:rsidR="009C635D">
              <w:rPr>
                <w:noProof/>
                <w:webHidden/>
              </w:rPr>
              <w:t>25</w:t>
            </w:r>
            <w:r w:rsidR="0025355F">
              <w:rPr>
                <w:noProof/>
                <w:webHidden/>
              </w:rPr>
              <w:fldChar w:fldCharType="end"/>
            </w:r>
          </w:hyperlink>
        </w:p>
        <w:p w14:paraId="6C41B5F7" w14:textId="77777777" w:rsidR="0025355F" w:rsidRDefault="00913FDC">
          <w:pPr>
            <w:pStyle w:val="Verzeichnis2"/>
            <w:tabs>
              <w:tab w:val="left" w:pos="960"/>
              <w:tab w:val="right" w:leader="dot" w:pos="8630"/>
            </w:tabs>
            <w:rPr>
              <w:rFonts w:asciiTheme="minorHAnsi" w:eastAsiaTheme="minorEastAsia" w:hAnsiTheme="minorHAnsi" w:cstheme="minorBidi"/>
              <w:noProof/>
              <w:sz w:val="22"/>
              <w:szCs w:val="22"/>
            </w:rPr>
          </w:pPr>
          <w:hyperlink w:anchor="_Toc461026388" w:history="1">
            <w:r w:rsidR="0025355F" w:rsidRPr="00D8579D">
              <w:rPr>
                <w:rStyle w:val="Hyperlink"/>
                <w:noProof/>
              </w:rPr>
              <w:t>6.3</w:t>
            </w:r>
            <w:r w:rsidR="0025355F">
              <w:rPr>
                <w:rFonts w:asciiTheme="minorHAnsi" w:eastAsiaTheme="minorEastAsia" w:hAnsiTheme="minorHAnsi" w:cstheme="minorBidi"/>
                <w:noProof/>
                <w:sz w:val="22"/>
                <w:szCs w:val="22"/>
              </w:rPr>
              <w:tab/>
            </w:r>
            <w:r w:rsidR="0025355F" w:rsidRPr="00D8579D">
              <w:rPr>
                <w:rStyle w:val="Hyperlink"/>
                <w:noProof/>
              </w:rPr>
              <w:t>Catchment hierarchy and network topology</w:t>
            </w:r>
            <w:r w:rsidR="0025355F">
              <w:rPr>
                <w:noProof/>
                <w:webHidden/>
              </w:rPr>
              <w:tab/>
            </w:r>
            <w:r w:rsidR="0025355F">
              <w:rPr>
                <w:noProof/>
                <w:webHidden/>
              </w:rPr>
              <w:fldChar w:fldCharType="begin"/>
            </w:r>
            <w:r w:rsidR="0025355F">
              <w:rPr>
                <w:noProof/>
                <w:webHidden/>
              </w:rPr>
              <w:instrText xml:space="preserve"> PAGEREF _Toc461026388 \h </w:instrText>
            </w:r>
            <w:r w:rsidR="0025355F">
              <w:rPr>
                <w:noProof/>
                <w:webHidden/>
              </w:rPr>
            </w:r>
            <w:r w:rsidR="0025355F">
              <w:rPr>
                <w:noProof/>
                <w:webHidden/>
              </w:rPr>
              <w:fldChar w:fldCharType="separate"/>
            </w:r>
            <w:r w:rsidR="009C635D">
              <w:rPr>
                <w:noProof/>
                <w:webHidden/>
              </w:rPr>
              <w:t>28</w:t>
            </w:r>
            <w:r w:rsidR="0025355F">
              <w:rPr>
                <w:noProof/>
                <w:webHidden/>
              </w:rPr>
              <w:fldChar w:fldCharType="end"/>
            </w:r>
          </w:hyperlink>
        </w:p>
        <w:p w14:paraId="2FEEAC95" w14:textId="77777777" w:rsidR="0025355F" w:rsidRDefault="00913FDC">
          <w:pPr>
            <w:pStyle w:val="Verzeichnis3"/>
            <w:tabs>
              <w:tab w:val="left" w:pos="1200"/>
              <w:tab w:val="right" w:leader="dot" w:pos="8630"/>
            </w:tabs>
            <w:rPr>
              <w:rFonts w:asciiTheme="minorHAnsi" w:eastAsiaTheme="minorEastAsia" w:hAnsiTheme="minorHAnsi" w:cstheme="minorBidi"/>
              <w:noProof/>
              <w:sz w:val="22"/>
              <w:szCs w:val="22"/>
            </w:rPr>
          </w:pPr>
          <w:hyperlink w:anchor="_Toc461026389" w:history="1">
            <w:r w:rsidR="0025355F" w:rsidRPr="00D8579D">
              <w:rPr>
                <w:rStyle w:val="Hyperlink"/>
                <w:noProof/>
              </w:rPr>
              <w:t>6.3.1</w:t>
            </w:r>
            <w:r w:rsidR="0025355F">
              <w:rPr>
                <w:rFonts w:asciiTheme="minorHAnsi" w:eastAsiaTheme="minorEastAsia" w:hAnsiTheme="minorHAnsi" w:cstheme="minorBidi"/>
                <w:noProof/>
                <w:sz w:val="22"/>
                <w:szCs w:val="22"/>
              </w:rPr>
              <w:tab/>
            </w:r>
            <w:r w:rsidR="0025355F" w:rsidRPr="00D8579D">
              <w:rPr>
                <w:rStyle w:val="Hyperlink"/>
                <w:noProof/>
              </w:rPr>
              <w:t>Hierarchy of catchments</w:t>
            </w:r>
            <w:r w:rsidR="0025355F">
              <w:rPr>
                <w:noProof/>
                <w:webHidden/>
              </w:rPr>
              <w:tab/>
            </w:r>
            <w:r w:rsidR="0025355F">
              <w:rPr>
                <w:noProof/>
                <w:webHidden/>
              </w:rPr>
              <w:fldChar w:fldCharType="begin"/>
            </w:r>
            <w:r w:rsidR="0025355F">
              <w:rPr>
                <w:noProof/>
                <w:webHidden/>
              </w:rPr>
              <w:instrText xml:space="preserve"> PAGEREF _Toc461026389 \h </w:instrText>
            </w:r>
            <w:r w:rsidR="0025355F">
              <w:rPr>
                <w:noProof/>
                <w:webHidden/>
              </w:rPr>
            </w:r>
            <w:r w:rsidR="0025355F">
              <w:rPr>
                <w:noProof/>
                <w:webHidden/>
              </w:rPr>
              <w:fldChar w:fldCharType="separate"/>
            </w:r>
            <w:r w:rsidR="009C635D">
              <w:rPr>
                <w:noProof/>
                <w:webHidden/>
              </w:rPr>
              <w:t>29</w:t>
            </w:r>
            <w:r w:rsidR="0025355F">
              <w:rPr>
                <w:noProof/>
                <w:webHidden/>
              </w:rPr>
              <w:fldChar w:fldCharType="end"/>
            </w:r>
          </w:hyperlink>
        </w:p>
        <w:p w14:paraId="725FA086" w14:textId="77777777" w:rsidR="0025355F" w:rsidRDefault="00913FDC">
          <w:pPr>
            <w:pStyle w:val="Verzeichnis3"/>
            <w:tabs>
              <w:tab w:val="left" w:pos="1200"/>
              <w:tab w:val="right" w:leader="dot" w:pos="8630"/>
            </w:tabs>
            <w:rPr>
              <w:rFonts w:asciiTheme="minorHAnsi" w:eastAsiaTheme="minorEastAsia" w:hAnsiTheme="minorHAnsi" w:cstheme="minorBidi"/>
              <w:noProof/>
              <w:sz w:val="22"/>
              <w:szCs w:val="22"/>
            </w:rPr>
          </w:pPr>
          <w:hyperlink w:anchor="_Toc461026390" w:history="1">
            <w:r w:rsidR="0025355F" w:rsidRPr="00D8579D">
              <w:rPr>
                <w:rStyle w:val="Hyperlink"/>
                <w:noProof/>
              </w:rPr>
              <w:t>6.3.2</w:t>
            </w:r>
            <w:r w:rsidR="0025355F">
              <w:rPr>
                <w:rFonts w:asciiTheme="minorHAnsi" w:eastAsiaTheme="minorEastAsia" w:hAnsiTheme="minorHAnsi" w:cstheme="minorBidi"/>
                <w:noProof/>
                <w:sz w:val="22"/>
                <w:szCs w:val="22"/>
              </w:rPr>
              <w:tab/>
            </w:r>
            <w:r w:rsidR="0025355F" w:rsidRPr="00D8579D">
              <w:rPr>
                <w:rStyle w:val="Hyperlink"/>
                <w:noProof/>
              </w:rPr>
              <w:t>Topological network of catchments</w:t>
            </w:r>
            <w:r w:rsidR="0025355F">
              <w:rPr>
                <w:noProof/>
                <w:webHidden/>
              </w:rPr>
              <w:tab/>
            </w:r>
            <w:r w:rsidR="0025355F">
              <w:rPr>
                <w:noProof/>
                <w:webHidden/>
              </w:rPr>
              <w:fldChar w:fldCharType="begin"/>
            </w:r>
            <w:r w:rsidR="0025355F">
              <w:rPr>
                <w:noProof/>
                <w:webHidden/>
              </w:rPr>
              <w:instrText xml:space="preserve"> PAGEREF _Toc461026390 \h </w:instrText>
            </w:r>
            <w:r w:rsidR="0025355F">
              <w:rPr>
                <w:noProof/>
                <w:webHidden/>
              </w:rPr>
            </w:r>
            <w:r w:rsidR="0025355F">
              <w:rPr>
                <w:noProof/>
                <w:webHidden/>
              </w:rPr>
              <w:fldChar w:fldCharType="separate"/>
            </w:r>
            <w:r w:rsidR="009C635D">
              <w:rPr>
                <w:noProof/>
                <w:webHidden/>
              </w:rPr>
              <w:t>31</w:t>
            </w:r>
            <w:r w:rsidR="0025355F">
              <w:rPr>
                <w:noProof/>
                <w:webHidden/>
              </w:rPr>
              <w:fldChar w:fldCharType="end"/>
            </w:r>
          </w:hyperlink>
        </w:p>
        <w:p w14:paraId="599E310F" w14:textId="37487EE3" w:rsidR="0025355F" w:rsidRDefault="00913FDC">
          <w:pPr>
            <w:pStyle w:val="Verzeichnis2"/>
            <w:tabs>
              <w:tab w:val="left" w:pos="960"/>
              <w:tab w:val="right" w:leader="dot" w:pos="8630"/>
            </w:tabs>
            <w:rPr>
              <w:rFonts w:asciiTheme="minorHAnsi" w:eastAsiaTheme="minorEastAsia" w:hAnsiTheme="minorHAnsi" w:cstheme="minorBidi"/>
              <w:noProof/>
              <w:sz w:val="22"/>
              <w:szCs w:val="22"/>
            </w:rPr>
          </w:pPr>
          <w:hyperlink w:anchor="_Toc461026391" w:history="1">
            <w:r w:rsidR="0025355F" w:rsidRPr="00D8579D">
              <w:rPr>
                <w:rStyle w:val="Hyperlink"/>
                <w:noProof/>
              </w:rPr>
              <w:t>6.4</w:t>
            </w:r>
            <w:r w:rsidR="0025355F">
              <w:rPr>
                <w:rFonts w:asciiTheme="minorHAnsi" w:eastAsiaTheme="minorEastAsia" w:hAnsiTheme="minorHAnsi" w:cstheme="minorBidi"/>
                <w:noProof/>
                <w:sz w:val="22"/>
                <w:szCs w:val="22"/>
              </w:rPr>
              <w:tab/>
            </w:r>
            <w:r w:rsidR="0025355F" w:rsidRPr="00D8579D">
              <w:rPr>
                <w:rStyle w:val="Hyperlink"/>
                <w:noProof/>
              </w:rPr>
              <w:t>River reference system</w:t>
            </w:r>
            <w:r w:rsidR="0025355F">
              <w:rPr>
                <w:noProof/>
                <w:webHidden/>
              </w:rPr>
              <w:tab/>
            </w:r>
            <w:r w:rsidR="0025355F">
              <w:rPr>
                <w:noProof/>
                <w:webHidden/>
              </w:rPr>
              <w:fldChar w:fldCharType="begin"/>
            </w:r>
            <w:r w:rsidR="0025355F">
              <w:rPr>
                <w:noProof/>
                <w:webHidden/>
              </w:rPr>
              <w:instrText xml:space="preserve"> PAGEREF _Toc461026391 \h </w:instrText>
            </w:r>
            <w:r w:rsidR="0025355F">
              <w:rPr>
                <w:noProof/>
                <w:webHidden/>
              </w:rPr>
            </w:r>
            <w:r w:rsidR="0025355F">
              <w:rPr>
                <w:noProof/>
                <w:webHidden/>
              </w:rPr>
              <w:fldChar w:fldCharType="separate"/>
            </w:r>
            <w:r w:rsidR="009C635D">
              <w:rPr>
                <w:noProof/>
                <w:webHidden/>
              </w:rPr>
              <w:t>35</w:t>
            </w:r>
            <w:r w:rsidR="0025355F">
              <w:rPr>
                <w:noProof/>
                <w:webHidden/>
              </w:rPr>
              <w:fldChar w:fldCharType="end"/>
            </w:r>
          </w:hyperlink>
        </w:p>
        <w:p w14:paraId="24CCFA5F" w14:textId="7338AAD2" w:rsidR="0025355F" w:rsidRDefault="00913FDC">
          <w:pPr>
            <w:pStyle w:val="Verzeichnis2"/>
            <w:tabs>
              <w:tab w:val="left" w:pos="960"/>
              <w:tab w:val="right" w:leader="dot" w:pos="8630"/>
            </w:tabs>
            <w:rPr>
              <w:rFonts w:asciiTheme="minorHAnsi" w:eastAsiaTheme="minorEastAsia" w:hAnsiTheme="minorHAnsi" w:cstheme="minorBidi"/>
              <w:noProof/>
              <w:sz w:val="22"/>
              <w:szCs w:val="22"/>
            </w:rPr>
          </w:pPr>
          <w:hyperlink w:anchor="_Toc461026392" w:history="1">
            <w:r w:rsidR="0025355F" w:rsidRPr="00D8579D">
              <w:rPr>
                <w:rStyle w:val="Hyperlink"/>
                <w:noProof/>
              </w:rPr>
              <w:t>6.5</w:t>
            </w:r>
            <w:r w:rsidR="0025355F">
              <w:rPr>
                <w:rFonts w:asciiTheme="minorHAnsi" w:eastAsiaTheme="minorEastAsia" w:hAnsiTheme="minorHAnsi" w:cstheme="minorBidi"/>
                <w:noProof/>
                <w:sz w:val="22"/>
                <w:szCs w:val="22"/>
              </w:rPr>
              <w:tab/>
            </w:r>
            <w:r w:rsidR="0025355F" w:rsidRPr="00D8579D">
              <w:rPr>
                <w:rStyle w:val="Hyperlink"/>
                <w:noProof/>
              </w:rPr>
              <w:t>Hydrographic and hydrometric networks</w:t>
            </w:r>
            <w:r w:rsidR="0025355F">
              <w:rPr>
                <w:noProof/>
                <w:webHidden/>
              </w:rPr>
              <w:tab/>
            </w:r>
            <w:r w:rsidR="0025355F">
              <w:rPr>
                <w:noProof/>
                <w:webHidden/>
              </w:rPr>
              <w:fldChar w:fldCharType="begin"/>
            </w:r>
            <w:r w:rsidR="0025355F">
              <w:rPr>
                <w:noProof/>
                <w:webHidden/>
              </w:rPr>
              <w:instrText xml:space="preserve"> PAGEREF _Toc461026392 \h </w:instrText>
            </w:r>
            <w:r w:rsidR="0025355F">
              <w:rPr>
                <w:noProof/>
                <w:webHidden/>
              </w:rPr>
            </w:r>
            <w:r w:rsidR="0025355F">
              <w:rPr>
                <w:noProof/>
                <w:webHidden/>
              </w:rPr>
              <w:fldChar w:fldCharType="separate"/>
            </w:r>
            <w:r w:rsidR="009C635D">
              <w:rPr>
                <w:noProof/>
                <w:webHidden/>
              </w:rPr>
              <w:t>38</w:t>
            </w:r>
            <w:r w:rsidR="0025355F">
              <w:rPr>
                <w:noProof/>
                <w:webHidden/>
              </w:rPr>
              <w:fldChar w:fldCharType="end"/>
            </w:r>
          </w:hyperlink>
        </w:p>
        <w:p w14:paraId="66ADD3E5" w14:textId="5FFE2AC1" w:rsidR="0025355F" w:rsidRDefault="00913FDC">
          <w:pPr>
            <w:pStyle w:val="Verzeichnis3"/>
            <w:tabs>
              <w:tab w:val="left" w:pos="1200"/>
              <w:tab w:val="right" w:leader="dot" w:pos="8630"/>
            </w:tabs>
            <w:rPr>
              <w:rFonts w:asciiTheme="minorHAnsi" w:eastAsiaTheme="minorEastAsia" w:hAnsiTheme="minorHAnsi" w:cstheme="minorBidi"/>
              <w:noProof/>
              <w:sz w:val="22"/>
              <w:szCs w:val="22"/>
            </w:rPr>
          </w:pPr>
          <w:hyperlink w:anchor="_Toc461026393" w:history="1">
            <w:r w:rsidR="0025355F" w:rsidRPr="00D8579D">
              <w:rPr>
                <w:rStyle w:val="Hyperlink"/>
                <w:noProof/>
              </w:rPr>
              <w:t>6.5.1</w:t>
            </w:r>
            <w:r w:rsidR="0025355F">
              <w:rPr>
                <w:rFonts w:asciiTheme="minorHAnsi" w:eastAsiaTheme="minorEastAsia" w:hAnsiTheme="minorHAnsi" w:cstheme="minorBidi"/>
                <w:noProof/>
                <w:sz w:val="22"/>
                <w:szCs w:val="22"/>
              </w:rPr>
              <w:tab/>
            </w:r>
            <w:r w:rsidR="0025355F" w:rsidRPr="00D8579D">
              <w:rPr>
                <w:rStyle w:val="Hyperlink"/>
                <w:noProof/>
              </w:rPr>
              <w:t>Hydrographic and channel networks</w:t>
            </w:r>
            <w:r w:rsidR="0025355F">
              <w:rPr>
                <w:noProof/>
                <w:webHidden/>
              </w:rPr>
              <w:tab/>
            </w:r>
            <w:r w:rsidR="0025355F">
              <w:rPr>
                <w:noProof/>
                <w:webHidden/>
              </w:rPr>
              <w:fldChar w:fldCharType="begin"/>
            </w:r>
            <w:r w:rsidR="0025355F">
              <w:rPr>
                <w:noProof/>
                <w:webHidden/>
              </w:rPr>
              <w:instrText xml:space="preserve"> PAGEREF _Toc461026393 \h </w:instrText>
            </w:r>
            <w:r w:rsidR="0025355F">
              <w:rPr>
                <w:noProof/>
                <w:webHidden/>
              </w:rPr>
            </w:r>
            <w:r w:rsidR="0025355F">
              <w:rPr>
                <w:noProof/>
                <w:webHidden/>
              </w:rPr>
              <w:fldChar w:fldCharType="separate"/>
            </w:r>
            <w:r w:rsidR="009C635D">
              <w:rPr>
                <w:noProof/>
                <w:webHidden/>
              </w:rPr>
              <w:t>38</w:t>
            </w:r>
            <w:r w:rsidR="0025355F">
              <w:rPr>
                <w:noProof/>
                <w:webHidden/>
              </w:rPr>
              <w:fldChar w:fldCharType="end"/>
            </w:r>
          </w:hyperlink>
        </w:p>
        <w:p w14:paraId="35A6D9AD" w14:textId="34BB20AE" w:rsidR="0025355F" w:rsidRDefault="00913FDC">
          <w:pPr>
            <w:pStyle w:val="Verzeichnis3"/>
            <w:tabs>
              <w:tab w:val="left" w:pos="1200"/>
              <w:tab w:val="right" w:leader="dot" w:pos="8630"/>
            </w:tabs>
            <w:rPr>
              <w:rFonts w:asciiTheme="minorHAnsi" w:eastAsiaTheme="minorEastAsia" w:hAnsiTheme="minorHAnsi" w:cstheme="minorBidi"/>
              <w:noProof/>
              <w:sz w:val="22"/>
              <w:szCs w:val="22"/>
            </w:rPr>
          </w:pPr>
          <w:hyperlink w:anchor="_Toc461026394" w:history="1">
            <w:r w:rsidR="0025355F" w:rsidRPr="00D8579D">
              <w:rPr>
                <w:rStyle w:val="Hyperlink"/>
                <w:noProof/>
              </w:rPr>
              <w:t>6.5.2</w:t>
            </w:r>
            <w:r w:rsidR="0025355F">
              <w:rPr>
                <w:rFonts w:asciiTheme="minorHAnsi" w:eastAsiaTheme="minorEastAsia" w:hAnsiTheme="minorHAnsi" w:cstheme="minorBidi"/>
                <w:noProof/>
                <w:sz w:val="22"/>
                <w:szCs w:val="22"/>
              </w:rPr>
              <w:tab/>
            </w:r>
            <w:r w:rsidR="0025355F" w:rsidRPr="00D8579D">
              <w:rPr>
                <w:rStyle w:val="Hyperlink"/>
                <w:noProof/>
              </w:rPr>
              <w:t>Hydrometric networks</w:t>
            </w:r>
            <w:r w:rsidR="0025355F">
              <w:rPr>
                <w:noProof/>
                <w:webHidden/>
              </w:rPr>
              <w:tab/>
            </w:r>
            <w:r w:rsidR="0025355F">
              <w:rPr>
                <w:noProof/>
                <w:webHidden/>
              </w:rPr>
              <w:fldChar w:fldCharType="begin"/>
            </w:r>
            <w:r w:rsidR="0025355F">
              <w:rPr>
                <w:noProof/>
                <w:webHidden/>
              </w:rPr>
              <w:instrText xml:space="preserve"> PAGEREF _Toc461026394 \h </w:instrText>
            </w:r>
            <w:r w:rsidR="0025355F">
              <w:rPr>
                <w:noProof/>
                <w:webHidden/>
              </w:rPr>
            </w:r>
            <w:r w:rsidR="0025355F">
              <w:rPr>
                <w:noProof/>
                <w:webHidden/>
              </w:rPr>
              <w:fldChar w:fldCharType="separate"/>
            </w:r>
            <w:r w:rsidR="009C635D">
              <w:rPr>
                <w:noProof/>
                <w:webHidden/>
              </w:rPr>
              <w:t>39</w:t>
            </w:r>
            <w:r w:rsidR="0025355F">
              <w:rPr>
                <w:noProof/>
                <w:webHidden/>
              </w:rPr>
              <w:fldChar w:fldCharType="end"/>
            </w:r>
          </w:hyperlink>
        </w:p>
        <w:p w14:paraId="5CF98163" w14:textId="09E182A3" w:rsidR="0025355F" w:rsidRDefault="00913FDC">
          <w:pPr>
            <w:pStyle w:val="Verzeichnis3"/>
            <w:tabs>
              <w:tab w:val="left" w:pos="1200"/>
              <w:tab w:val="right" w:leader="dot" w:pos="8630"/>
            </w:tabs>
            <w:rPr>
              <w:rFonts w:asciiTheme="minorHAnsi" w:eastAsiaTheme="minorEastAsia" w:hAnsiTheme="minorHAnsi" w:cstheme="minorBidi"/>
              <w:noProof/>
              <w:sz w:val="22"/>
              <w:szCs w:val="22"/>
            </w:rPr>
          </w:pPr>
          <w:hyperlink w:anchor="_Toc461026395" w:history="1">
            <w:r w:rsidR="0025355F" w:rsidRPr="00D8579D">
              <w:rPr>
                <w:rStyle w:val="Hyperlink"/>
                <w:noProof/>
              </w:rPr>
              <w:t>6.5.3</w:t>
            </w:r>
            <w:r w:rsidR="0025355F">
              <w:rPr>
                <w:rFonts w:asciiTheme="minorHAnsi" w:eastAsiaTheme="minorEastAsia" w:hAnsiTheme="minorHAnsi" w:cstheme="minorBidi"/>
                <w:noProof/>
                <w:sz w:val="22"/>
                <w:szCs w:val="22"/>
              </w:rPr>
              <w:tab/>
            </w:r>
            <w:r w:rsidR="0025355F" w:rsidRPr="00D8579D">
              <w:rPr>
                <w:rStyle w:val="Hyperlink"/>
                <w:noProof/>
              </w:rPr>
              <w:t>HydroNetwork: hydrographic network, channel network and station network - different views of catchment topology</w:t>
            </w:r>
            <w:r w:rsidR="0025355F">
              <w:rPr>
                <w:noProof/>
                <w:webHidden/>
              </w:rPr>
              <w:tab/>
            </w:r>
            <w:r w:rsidR="0025355F">
              <w:rPr>
                <w:noProof/>
                <w:webHidden/>
              </w:rPr>
              <w:fldChar w:fldCharType="begin"/>
            </w:r>
            <w:r w:rsidR="0025355F">
              <w:rPr>
                <w:noProof/>
                <w:webHidden/>
              </w:rPr>
              <w:instrText xml:space="preserve"> PAGEREF _Toc461026395 \h </w:instrText>
            </w:r>
            <w:r w:rsidR="0025355F">
              <w:rPr>
                <w:noProof/>
                <w:webHidden/>
              </w:rPr>
            </w:r>
            <w:r w:rsidR="0025355F">
              <w:rPr>
                <w:noProof/>
                <w:webHidden/>
              </w:rPr>
              <w:fldChar w:fldCharType="separate"/>
            </w:r>
            <w:r w:rsidR="009C635D">
              <w:rPr>
                <w:noProof/>
                <w:webHidden/>
              </w:rPr>
              <w:t>40</w:t>
            </w:r>
            <w:r w:rsidR="0025355F">
              <w:rPr>
                <w:noProof/>
                <w:webHidden/>
              </w:rPr>
              <w:fldChar w:fldCharType="end"/>
            </w:r>
          </w:hyperlink>
        </w:p>
        <w:p w14:paraId="6AE58E00" w14:textId="2B5D6F5F" w:rsidR="0025355F" w:rsidRDefault="00913FDC">
          <w:pPr>
            <w:pStyle w:val="Verzeichnis3"/>
            <w:tabs>
              <w:tab w:val="left" w:pos="1200"/>
              <w:tab w:val="right" w:leader="dot" w:pos="8630"/>
            </w:tabs>
            <w:rPr>
              <w:rFonts w:asciiTheme="minorHAnsi" w:eastAsiaTheme="minorEastAsia" w:hAnsiTheme="minorHAnsi" w:cstheme="minorBidi"/>
              <w:noProof/>
              <w:sz w:val="22"/>
              <w:szCs w:val="22"/>
            </w:rPr>
          </w:pPr>
          <w:hyperlink w:anchor="_Toc461026396" w:history="1">
            <w:r w:rsidR="0025355F" w:rsidRPr="00D8579D">
              <w:rPr>
                <w:rStyle w:val="Hyperlink"/>
                <w:noProof/>
              </w:rPr>
              <w:t>6.5.4</w:t>
            </w:r>
            <w:r w:rsidR="0025355F">
              <w:rPr>
                <w:rFonts w:asciiTheme="minorHAnsi" w:eastAsiaTheme="minorEastAsia" w:hAnsiTheme="minorHAnsi" w:cstheme="minorBidi"/>
                <w:noProof/>
                <w:sz w:val="22"/>
                <w:szCs w:val="22"/>
              </w:rPr>
              <w:tab/>
            </w:r>
            <w:r w:rsidR="0025355F" w:rsidRPr="00D8579D">
              <w:rPr>
                <w:rStyle w:val="Hyperlink"/>
                <w:noProof/>
              </w:rPr>
              <w:t>FlowPath</w:t>
            </w:r>
            <w:r w:rsidR="0025355F">
              <w:rPr>
                <w:noProof/>
                <w:webHidden/>
              </w:rPr>
              <w:tab/>
            </w:r>
            <w:r w:rsidR="0025355F">
              <w:rPr>
                <w:noProof/>
                <w:webHidden/>
              </w:rPr>
              <w:fldChar w:fldCharType="begin"/>
            </w:r>
            <w:r w:rsidR="0025355F">
              <w:rPr>
                <w:noProof/>
                <w:webHidden/>
              </w:rPr>
              <w:instrText xml:space="preserve"> PAGEREF _Toc461026396 \h </w:instrText>
            </w:r>
            <w:r w:rsidR="0025355F">
              <w:rPr>
                <w:noProof/>
                <w:webHidden/>
              </w:rPr>
            </w:r>
            <w:r w:rsidR="0025355F">
              <w:rPr>
                <w:noProof/>
                <w:webHidden/>
              </w:rPr>
              <w:fldChar w:fldCharType="separate"/>
            </w:r>
            <w:r w:rsidR="009C635D">
              <w:rPr>
                <w:noProof/>
                <w:webHidden/>
              </w:rPr>
              <w:t>41</w:t>
            </w:r>
            <w:r w:rsidR="0025355F">
              <w:rPr>
                <w:noProof/>
                <w:webHidden/>
              </w:rPr>
              <w:fldChar w:fldCharType="end"/>
            </w:r>
          </w:hyperlink>
        </w:p>
        <w:p w14:paraId="03858A71" w14:textId="3A866648" w:rsidR="0025355F" w:rsidRDefault="00913FDC">
          <w:pPr>
            <w:pStyle w:val="Verzeichnis2"/>
            <w:tabs>
              <w:tab w:val="left" w:pos="960"/>
              <w:tab w:val="right" w:leader="dot" w:pos="8630"/>
            </w:tabs>
            <w:rPr>
              <w:rFonts w:asciiTheme="minorHAnsi" w:eastAsiaTheme="minorEastAsia" w:hAnsiTheme="minorHAnsi" w:cstheme="minorBidi"/>
              <w:noProof/>
              <w:sz w:val="22"/>
              <w:szCs w:val="22"/>
            </w:rPr>
          </w:pPr>
          <w:hyperlink w:anchor="_Toc461026397" w:history="1">
            <w:r w:rsidR="0025355F" w:rsidRPr="00D8579D">
              <w:rPr>
                <w:rStyle w:val="Hyperlink"/>
                <w:noProof/>
              </w:rPr>
              <w:t>6.6</w:t>
            </w:r>
            <w:r w:rsidR="0025355F">
              <w:rPr>
                <w:rFonts w:asciiTheme="minorHAnsi" w:eastAsiaTheme="minorEastAsia" w:hAnsiTheme="minorHAnsi" w:cstheme="minorBidi"/>
                <w:noProof/>
                <w:sz w:val="22"/>
                <w:szCs w:val="22"/>
              </w:rPr>
              <w:tab/>
            </w:r>
            <w:r w:rsidR="0025355F" w:rsidRPr="00D8579D">
              <w:rPr>
                <w:rStyle w:val="Hyperlink"/>
                <w:noProof/>
              </w:rPr>
              <w:t>Discussion of purpose and relation to ISO standards baselines.</w:t>
            </w:r>
            <w:r w:rsidR="0025355F">
              <w:rPr>
                <w:noProof/>
                <w:webHidden/>
              </w:rPr>
              <w:tab/>
            </w:r>
            <w:r w:rsidR="0025355F">
              <w:rPr>
                <w:noProof/>
                <w:webHidden/>
              </w:rPr>
              <w:fldChar w:fldCharType="begin"/>
            </w:r>
            <w:r w:rsidR="0025355F">
              <w:rPr>
                <w:noProof/>
                <w:webHidden/>
              </w:rPr>
              <w:instrText xml:space="preserve"> PAGEREF _Toc461026397 \h </w:instrText>
            </w:r>
            <w:r w:rsidR="0025355F">
              <w:rPr>
                <w:noProof/>
                <w:webHidden/>
              </w:rPr>
            </w:r>
            <w:r w:rsidR="0025355F">
              <w:rPr>
                <w:noProof/>
                <w:webHidden/>
              </w:rPr>
              <w:fldChar w:fldCharType="separate"/>
            </w:r>
            <w:r w:rsidR="009C635D">
              <w:rPr>
                <w:noProof/>
                <w:webHidden/>
              </w:rPr>
              <w:t>42</w:t>
            </w:r>
            <w:r w:rsidR="0025355F">
              <w:rPr>
                <w:noProof/>
                <w:webHidden/>
              </w:rPr>
              <w:fldChar w:fldCharType="end"/>
            </w:r>
          </w:hyperlink>
        </w:p>
        <w:p w14:paraId="351CCEDE" w14:textId="510E98AB" w:rsidR="0025355F" w:rsidRDefault="00913FDC">
          <w:pPr>
            <w:pStyle w:val="Verzeichnis3"/>
            <w:tabs>
              <w:tab w:val="left" w:pos="1200"/>
              <w:tab w:val="right" w:leader="dot" w:pos="8630"/>
            </w:tabs>
            <w:rPr>
              <w:rFonts w:asciiTheme="minorHAnsi" w:eastAsiaTheme="minorEastAsia" w:hAnsiTheme="minorHAnsi" w:cstheme="minorBidi"/>
              <w:noProof/>
              <w:sz w:val="22"/>
              <w:szCs w:val="22"/>
            </w:rPr>
          </w:pPr>
          <w:hyperlink w:anchor="_Toc461026398" w:history="1">
            <w:r w:rsidR="0025355F" w:rsidRPr="00D8579D">
              <w:rPr>
                <w:rStyle w:val="Hyperlink"/>
                <w:noProof/>
              </w:rPr>
              <w:t>6.6.1</w:t>
            </w:r>
            <w:r w:rsidR="0025355F">
              <w:rPr>
                <w:rFonts w:asciiTheme="minorHAnsi" w:eastAsiaTheme="minorEastAsia" w:hAnsiTheme="minorHAnsi" w:cstheme="minorBidi"/>
                <w:noProof/>
                <w:sz w:val="22"/>
                <w:szCs w:val="22"/>
              </w:rPr>
              <w:tab/>
            </w:r>
            <w:r w:rsidR="0025355F" w:rsidRPr="00D8579D">
              <w:rPr>
                <w:rStyle w:val="Hyperlink"/>
                <w:noProof/>
              </w:rPr>
              <w:t>Catchment topology, comparison with the ISO topology model</w:t>
            </w:r>
            <w:r w:rsidR="0025355F">
              <w:rPr>
                <w:noProof/>
                <w:webHidden/>
              </w:rPr>
              <w:tab/>
            </w:r>
            <w:r w:rsidR="0025355F">
              <w:rPr>
                <w:noProof/>
                <w:webHidden/>
              </w:rPr>
              <w:fldChar w:fldCharType="begin"/>
            </w:r>
            <w:r w:rsidR="0025355F">
              <w:rPr>
                <w:noProof/>
                <w:webHidden/>
              </w:rPr>
              <w:instrText xml:space="preserve"> PAGEREF _Toc461026398 \h </w:instrText>
            </w:r>
            <w:r w:rsidR="0025355F">
              <w:rPr>
                <w:noProof/>
                <w:webHidden/>
              </w:rPr>
            </w:r>
            <w:r w:rsidR="0025355F">
              <w:rPr>
                <w:noProof/>
                <w:webHidden/>
              </w:rPr>
              <w:fldChar w:fldCharType="separate"/>
            </w:r>
            <w:r w:rsidR="009C635D">
              <w:rPr>
                <w:noProof/>
                <w:webHidden/>
              </w:rPr>
              <w:t>42</w:t>
            </w:r>
            <w:r w:rsidR="0025355F">
              <w:rPr>
                <w:noProof/>
                <w:webHidden/>
              </w:rPr>
              <w:fldChar w:fldCharType="end"/>
            </w:r>
          </w:hyperlink>
        </w:p>
        <w:p w14:paraId="2D38EEDF" w14:textId="3803C106" w:rsidR="0025355F" w:rsidRDefault="00913FDC">
          <w:pPr>
            <w:pStyle w:val="Verzeichnis3"/>
            <w:tabs>
              <w:tab w:val="left" w:pos="1200"/>
              <w:tab w:val="right" w:leader="dot" w:pos="8630"/>
            </w:tabs>
            <w:rPr>
              <w:rFonts w:asciiTheme="minorHAnsi" w:eastAsiaTheme="minorEastAsia" w:hAnsiTheme="minorHAnsi" w:cstheme="minorBidi"/>
              <w:noProof/>
              <w:sz w:val="22"/>
              <w:szCs w:val="22"/>
            </w:rPr>
          </w:pPr>
          <w:hyperlink w:anchor="_Toc461026399" w:history="1">
            <w:r w:rsidR="0025355F" w:rsidRPr="00D8579D">
              <w:rPr>
                <w:rStyle w:val="Hyperlink"/>
                <w:noProof/>
              </w:rPr>
              <w:t>6.6.2</w:t>
            </w:r>
            <w:r w:rsidR="0025355F">
              <w:rPr>
                <w:rFonts w:asciiTheme="minorHAnsi" w:eastAsiaTheme="minorEastAsia" w:hAnsiTheme="minorHAnsi" w:cstheme="minorBidi"/>
                <w:noProof/>
                <w:sz w:val="22"/>
                <w:szCs w:val="22"/>
              </w:rPr>
              <w:tab/>
            </w:r>
            <w:r w:rsidR="0025355F" w:rsidRPr="00D8579D">
              <w:rPr>
                <w:rStyle w:val="Hyperlink"/>
                <w:noProof/>
              </w:rPr>
              <w:t>River Reference System, comparison with ISO linear referencing model</w:t>
            </w:r>
            <w:r w:rsidR="0025355F">
              <w:rPr>
                <w:noProof/>
                <w:webHidden/>
              </w:rPr>
              <w:tab/>
            </w:r>
            <w:r w:rsidR="0025355F">
              <w:rPr>
                <w:noProof/>
                <w:webHidden/>
              </w:rPr>
              <w:fldChar w:fldCharType="begin"/>
            </w:r>
            <w:r w:rsidR="0025355F">
              <w:rPr>
                <w:noProof/>
                <w:webHidden/>
              </w:rPr>
              <w:instrText xml:space="preserve"> PAGEREF _Toc461026399 \h </w:instrText>
            </w:r>
            <w:r w:rsidR="0025355F">
              <w:rPr>
                <w:noProof/>
                <w:webHidden/>
              </w:rPr>
            </w:r>
            <w:r w:rsidR="0025355F">
              <w:rPr>
                <w:noProof/>
                <w:webHidden/>
              </w:rPr>
              <w:fldChar w:fldCharType="separate"/>
            </w:r>
            <w:r w:rsidR="009C635D">
              <w:rPr>
                <w:noProof/>
                <w:webHidden/>
              </w:rPr>
              <w:t>43</w:t>
            </w:r>
            <w:r w:rsidR="0025355F">
              <w:rPr>
                <w:noProof/>
                <w:webHidden/>
              </w:rPr>
              <w:fldChar w:fldCharType="end"/>
            </w:r>
          </w:hyperlink>
        </w:p>
        <w:p w14:paraId="7C309AC7" w14:textId="0310C20C" w:rsidR="0025355F" w:rsidRDefault="00913FDC">
          <w:pPr>
            <w:pStyle w:val="Verzeichnis3"/>
            <w:tabs>
              <w:tab w:val="left" w:pos="1200"/>
              <w:tab w:val="right" w:leader="dot" w:pos="8630"/>
            </w:tabs>
            <w:rPr>
              <w:rFonts w:asciiTheme="minorHAnsi" w:eastAsiaTheme="minorEastAsia" w:hAnsiTheme="minorHAnsi" w:cstheme="minorBidi"/>
              <w:noProof/>
              <w:sz w:val="22"/>
              <w:szCs w:val="22"/>
            </w:rPr>
          </w:pPr>
          <w:hyperlink w:anchor="_Toc461026400" w:history="1">
            <w:r w:rsidR="0025355F" w:rsidRPr="00D8579D">
              <w:rPr>
                <w:rStyle w:val="Hyperlink"/>
                <w:noProof/>
              </w:rPr>
              <w:t>6.6.3</w:t>
            </w:r>
            <w:r w:rsidR="0025355F">
              <w:rPr>
                <w:rFonts w:asciiTheme="minorHAnsi" w:eastAsiaTheme="minorEastAsia" w:hAnsiTheme="minorHAnsi" w:cstheme="minorBidi"/>
                <w:noProof/>
                <w:sz w:val="22"/>
                <w:szCs w:val="22"/>
              </w:rPr>
              <w:tab/>
            </w:r>
            <w:r w:rsidR="0025355F" w:rsidRPr="00D8579D">
              <w:rPr>
                <w:rStyle w:val="Hyperlink"/>
                <w:noProof/>
              </w:rPr>
              <w:t>Catchment Network Navigation, comparison with ISO network (navigation) model</w:t>
            </w:r>
            <w:r w:rsidR="0025355F">
              <w:rPr>
                <w:noProof/>
                <w:webHidden/>
              </w:rPr>
              <w:tab/>
            </w:r>
            <w:r w:rsidR="0025355F">
              <w:rPr>
                <w:noProof/>
                <w:webHidden/>
              </w:rPr>
              <w:fldChar w:fldCharType="begin"/>
            </w:r>
            <w:r w:rsidR="0025355F">
              <w:rPr>
                <w:noProof/>
                <w:webHidden/>
              </w:rPr>
              <w:instrText xml:space="preserve"> PAGEREF _Toc461026400 \h </w:instrText>
            </w:r>
            <w:r w:rsidR="0025355F">
              <w:rPr>
                <w:noProof/>
                <w:webHidden/>
              </w:rPr>
            </w:r>
            <w:r w:rsidR="0025355F">
              <w:rPr>
                <w:noProof/>
                <w:webHidden/>
              </w:rPr>
              <w:fldChar w:fldCharType="separate"/>
            </w:r>
            <w:r w:rsidR="009C635D">
              <w:rPr>
                <w:noProof/>
                <w:webHidden/>
              </w:rPr>
              <w:t>44</w:t>
            </w:r>
            <w:r w:rsidR="0025355F">
              <w:rPr>
                <w:noProof/>
                <w:webHidden/>
              </w:rPr>
              <w:fldChar w:fldCharType="end"/>
            </w:r>
          </w:hyperlink>
        </w:p>
        <w:p w14:paraId="6FAEC637" w14:textId="34F1090C" w:rsidR="0025355F" w:rsidRDefault="00913FDC">
          <w:pPr>
            <w:pStyle w:val="Verzeichnis1"/>
            <w:tabs>
              <w:tab w:val="left" w:pos="480"/>
              <w:tab w:val="right" w:leader="dot" w:pos="8630"/>
            </w:tabs>
            <w:rPr>
              <w:rFonts w:asciiTheme="minorHAnsi" w:eastAsiaTheme="minorEastAsia" w:hAnsiTheme="minorHAnsi" w:cstheme="minorBidi"/>
              <w:noProof/>
              <w:sz w:val="22"/>
              <w:szCs w:val="22"/>
            </w:rPr>
          </w:pPr>
          <w:hyperlink w:anchor="_Toc461026401" w:history="1">
            <w:r w:rsidR="0025355F" w:rsidRPr="00D8579D">
              <w:rPr>
                <w:rStyle w:val="Hyperlink"/>
                <w:noProof/>
              </w:rPr>
              <w:t>7.</w:t>
            </w:r>
            <w:r w:rsidR="0025355F">
              <w:rPr>
                <w:rFonts w:asciiTheme="minorHAnsi" w:eastAsiaTheme="minorEastAsia" w:hAnsiTheme="minorHAnsi" w:cstheme="minorBidi"/>
                <w:noProof/>
                <w:sz w:val="22"/>
                <w:szCs w:val="22"/>
              </w:rPr>
              <w:tab/>
            </w:r>
            <w:r w:rsidR="0025355F" w:rsidRPr="00D8579D">
              <w:rPr>
                <w:rStyle w:val="Hyperlink"/>
                <w:noProof/>
              </w:rPr>
              <w:t>Clause containing normative material</w:t>
            </w:r>
            <w:r w:rsidR="0025355F">
              <w:rPr>
                <w:noProof/>
                <w:webHidden/>
              </w:rPr>
              <w:tab/>
            </w:r>
            <w:r w:rsidR="0025355F">
              <w:rPr>
                <w:noProof/>
                <w:webHidden/>
              </w:rPr>
              <w:fldChar w:fldCharType="begin"/>
            </w:r>
            <w:r w:rsidR="0025355F">
              <w:rPr>
                <w:noProof/>
                <w:webHidden/>
              </w:rPr>
              <w:instrText xml:space="preserve"> PAGEREF _Toc461026401 \h </w:instrText>
            </w:r>
            <w:r w:rsidR="0025355F">
              <w:rPr>
                <w:noProof/>
                <w:webHidden/>
              </w:rPr>
            </w:r>
            <w:r w:rsidR="0025355F">
              <w:rPr>
                <w:noProof/>
                <w:webHidden/>
              </w:rPr>
              <w:fldChar w:fldCharType="separate"/>
            </w:r>
            <w:r w:rsidR="009C635D">
              <w:rPr>
                <w:noProof/>
                <w:webHidden/>
              </w:rPr>
              <w:t>45</w:t>
            </w:r>
            <w:r w:rsidR="0025355F">
              <w:rPr>
                <w:noProof/>
                <w:webHidden/>
              </w:rPr>
              <w:fldChar w:fldCharType="end"/>
            </w:r>
          </w:hyperlink>
        </w:p>
        <w:p w14:paraId="1EF72AD6" w14:textId="1DF4DE2A" w:rsidR="0025355F" w:rsidRDefault="00913FDC">
          <w:pPr>
            <w:pStyle w:val="Verzeichnis2"/>
            <w:tabs>
              <w:tab w:val="left" w:pos="960"/>
              <w:tab w:val="right" w:leader="dot" w:pos="8630"/>
            </w:tabs>
            <w:rPr>
              <w:rFonts w:asciiTheme="minorHAnsi" w:eastAsiaTheme="minorEastAsia" w:hAnsiTheme="minorHAnsi" w:cstheme="minorBidi"/>
              <w:noProof/>
              <w:sz w:val="22"/>
              <w:szCs w:val="22"/>
            </w:rPr>
          </w:pPr>
          <w:hyperlink w:anchor="_Toc461026402" w:history="1">
            <w:r w:rsidR="0025355F" w:rsidRPr="00D8579D">
              <w:rPr>
                <w:rStyle w:val="Hyperlink"/>
                <w:noProof/>
              </w:rPr>
              <w:t>7.1</w:t>
            </w:r>
            <w:r w:rsidR="0025355F">
              <w:rPr>
                <w:rFonts w:asciiTheme="minorHAnsi" w:eastAsiaTheme="minorEastAsia" w:hAnsiTheme="minorHAnsi" w:cstheme="minorBidi"/>
                <w:noProof/>
                <w:sz w:val="22"/>
                <w:szCs w:val="22"/>
              </w:rPr>
              <w:tab/>
            </w:r>
            <w:r w:rsidR="0025355F" w:rsidRPr="00D8579D">
              <w:rPr>
                <w:rStyle w:val="Hyperlink"/>
                <w:noProof/>
              </w:rPr>
              <w:t>The HY_Features conceptual model</w:t>
            </w:r>
            <w:r w:rsidR="0025355F">
              <w:rPr>
                <w:noProof/>
                <w:webHidden/>
              </w:rPr>
              <w:tab/>
            </w:r>
            <w:r w:rsidR="0025355F">
              <w:rPr>
                <w:noProof/>
                <w:webHidden/>
              </w:rPr>
              <w:fldChar w:fldCharType="begin"/>
            </w:r>
            <w:r w:rsidR="0025355F">
              <w:rPr>
                <w:noProof/>
                <w:webHidden/>
              </w:rPr>
              <w:instrText xml:space="preserve"> PAGEREF _Toc461026402 \h </w:instrText>
            </w:r>
            <w:r w:rsidR="0025355F">
              <w:rPr>
                <w:noProof/>
                <w:webHidden/>
              </w:rPr>
            </w:r>
            <w:r w:rsidR="0025355F">
              <w:rPr>
                <w:noProof/>
                <w:webHidden/>
              </w:rPr>
              <w:fldChar w:fldCharType="separate"/>
            </w:r>
            <w:r w:rsidR="009C635D">
              <w:rPr>
                <w:noProof/>
                <w:webHidden/>
              </w:rPr>
              <w:t>45</w:t>
            </w:r>
            <w:r w:rsidR="0025355F">
              <w:rPr>
                <w:noProof/>
                <w:webHidden/>
              </w:rPr>
              <w:fldChar w:fldCharType="end"/>
            </w:r>
          </w:hyperlink>
        </w:p>
        <w:p w14:paraId="0B331B27" w14:textId="55FBC2B4" w:rsidR="0025355F" w:rsidRDefault="00913FDC">
          <w:pPr>
            <w:pStyle w:val="Verzeichnis2"/>
            <w:tabs>
              <w:tab w:val="left" w:pos="960"/>
              <w:tab w:val="right" w:leader="dot" w:pos="8630"/>
            </w:tabs>
            <w:rPr>
              <w:rFonts w:asciiTheme="minorHAnsi" w:eastAsiaTheme="minorEastAsia" w:hAnsiTheme="minorHAnsi" w:cstheme="minorBidi"/>
              <w:noProof/>
              <w:sz w:val="22"/>
              <w:szCs w:val="22"/>
            </w:rPr>
          </w:pPr>
          <w:hyperlink w:anchor="_Toc461026403" w:history="1">
            <w:r w:rsidR="0025355F" w:rsidRPr="00D8579D">
              <w:rPr>
                <w:rStyle w:val="Hyperlink"/>
                <w:noProof/>
              </w:rPr>
              <w:t>7.2</w:t>
            </w:r>
            <w:r w:rsidR="0025355F">
              <w:rPr>
                <w:rFonts w:asciiTheme="minorHAnsi" w:eastAsiaTheme="minorEastAsia" w:hAnsiTheme="minorHAnsi" w:cstheme="minorBidi"/>
                <w:noProof/>
                <w:sz w:val="22"/>
                <w:szCs w:val="22"/>
              </w:rPr>
              <w:tab/>
            </w:r>
            <w:r w:rsidR="0025355F" w:rsidRPr="00D8579D">
              <w:rPr>
                <w:rStyle w:val="Hyperlink"/>
                <w:noProof/>
              </w:rPr>
              <w:t>The HY_Features conceptual conformance (mapping)</w:t>
            </w:r>
            <w:r w:rsidR="0025355F">
              <w:rPr>
                <w:noProof/>
                <w:webHidden/>
              </w:rPr>
              <w:tab/>
            </w:r>
            <w:r w:rsidR="0025355F">
              <w:rPr>
                <w:noProof/>
                <w:webHidden/>
              </w:rPr>
              <w:fldChar w:fldCharType="begin"/>
            </w:r>
            <w:r w:rsidR="0025355F">
              <w:rPr>
                <w:noProof/>
                <w:webHidden/>
              </w:rPr>
              <w:instrText xml:space="preserve"> PAGEREF _Toc461026403 \h </w:instrText>
            </w:r>
            <w:r w:rsidR="0025355F">
              <w:rPr>
                <w:noProof/>
                <w:webHidden/>
              </w:rPr>
            </w:r>
            <w:r w:rsidR="0025355F">
              <w:rPr>
                <w:noProof/>
                <w:webHidden/>
              </w:rPr>
              <w:fldChar w:fldCharType="separate"/>
            </w:r>
            <w:r w:rsidR="009C635D">
              <w:rPr>
                <w:noProof/>
                <w:webHidden/>
              </w:rPr>
              <w:t>47</w:t>
            </w:r>
            <w:r w:rsidR="0025355F">
              <w:rPr>
                <w:noProof/>
                <w:webHidden/>
              </w:rPr>
              <w:fldChar w:fldCharType="end"/>
            </w:r>
          </w:hyperlink>
        </w:p>
        <w:p w14:paraId="42A55E9D" w14:textId="36695E3D" w:rsidR="0025355F" w:rsidRDefault="00913FDC">
          <w:pPr>
            <w:pStyle w:val="Verzeichnis2"/>
            <w:tabs>
              <w:tab w:val="left" w:pos="960"/>
              <w:tab w:val="right" w:leader="dot" w:pos="8630"/>
            </w:tabs>
            <w:rPr>
              <w:rFonts w:asciiTheme="minorHAnsi" w:eastAsiaTheme="minorEastAsia" w:hAnsiTheme="minorHAnsi" w:cstheme="minorBidi"/>
              <w:noProof/>
              <w:sz w:val="22"/>
              <w:szCs w:val="22"/>
            </w:rPr>
          </w:pPr>
          <w:hyperlink w:anchor="_Toc461026404" w:history="1">
            <w:r w:rsidR="0025355F" w:rsidRPr="00D8579D">
              <w:rPr>
                <w:rStyle w:val="Hyperlink"/>
                <w:noProof/>
              </w:rPr>
              <w:t>7.3</w:t>
            </w:r>
            <w:r w:rsidR="0025355F">
              <w:rPr>
                <w:rFonts w:asciiTheme="minorHAnsi" w:eastAsiaTheme="minorEastAsia" w:hAnsiTheme="minorHAnsi" w:cstheme="minorBidi"/>
                <w:noProof/>
                <w:sz w:val="22"/>
                <w:szCs w:val="22"/>
              </w:rPr>
              <w:tab/>
            </w:r>
            <w:r w:rsidR="0025355F" w:rsidRPr="00D8579D">
              <w:rPr>
                <w:rStyle w:val="Hyperlink"/>
                <w:noProof/>
              </w:rPr>
              <w:t>The HY_Features data conformance (encoding)</w:t>
            </w:r>
            <w:r w:rsidR="0025355F">
              <w:rPr>
                <w:noProof/>
                <w:webHidden/>
              </w:rPr>
              <w:tab/>
            </w:r>
            <w:r w:rsidR="0025355F">
              <w:rPr>
                <w:noProof/>
                <w:webHidden/>
              </w:rPr>
              <w:fldChar w:fldCharType="begin"/>
            </w:r>
            <w:r w:rsidR="0025355F">
              <w:rPr>
                <w:noProof/>
                <w:webHidden/>
              </w:rPr>
              <w:instrText xml:space="preserve"> PAGEREF _Toc461026404 \h </w:instrText>
            </w:r>
            <w:r w:rsidR="0025355F">
              <w:rPr>
                <w:noProof/>
                <w:webHidden/>
              </w:rPr>
            </w:r>
            <w:r w:rsidR="0025355F">
              <w:rPr>
                <w:noProof/>
                <w:webHidden/>
              </w:rPr>
              <w:fldChar w:fldCharType="separate"/>
            </w:r>
            <w:r w:rsidR="009C635D">
              <w:rPr>
                <w:noProof/>
                <w:webHidden/>
              </w:rPr>
              <w:t>48</w:t>
            </w:r>
            <w:r w:rsidR="0025355F">
              <w:rPr>
                <w:noProof/>
                <w:webHidden/>
              </w:rPr>
              <w:fldChar w:fldCharType="end"/>
            </w:r>
          </w:hyperlink>
        </w:p>
        <w:p w14:paraId="5D2B96C2" w14:textId="035124C1" w:rsidR="0025355F" w:rsidRDefault="00913FDC">
          <w:pPr>
            <w:pStyle w:val="Verzeichnis2"/>
            <w:tabs>
              <w:tab w:val="left" w:pos="960"/>
              <w:tab w:val="right" w:leader="dot" w:pos="8630"/>
            </w:tabs>
            <w:rPr>
              <w:rFonts w:asciiTheme="minorHAnsi" w:eastAsiaTheme="minorEastAsia" w:hAnsiTheme="minorHAnsi" w:cstheme="minorBidi"/>
              <w:noProof/>
              <w:sz w:val="22"/>
              <w:szCs w:val="22"/>
            </w:rPr>
          </w:pPr>
          <w:hyperlink w:anchor="_Toc461026405" w:history="1">
            <w:r w:rsidR="0025355F" w:rsidRPr="00D8579D">
              <w:rPr>
                <w:rStyle w:val="Hyperlink"/>
                <w:noProof/>
              </w:rPr>
              <w:t>7.4</w:t>
            </w:r>
            <w:r w:rsidR="0025355F">
              <w:rPr>
                <w:rFonts w:asciiTheme="minorHAnsi" w:eastAsiaTheme="minorEastAsia" w:hAnsiTheme="minorHAnsi" w:cstheme="minorBidi"/>
                <w:noProof/>
                <w:sz w:val="22"/>
                <w:szCs w:val="22"/>
              </w:rPr>
              <w:tab/>
            </w:r>
            <w:r w:rsidR="0025355F" w:rsidRPr="00D8579D">
              <w:rPr>
                <w:rStyle w:val="Hyperlink"/>
                <w:noProof/>
              </w:rPr>
              <w:t>The Hydro Feature application schema</w:t>
            </w:r>
            <w:r w:rsidR="0025355F">
              <w:rPr>
                <w:noProof/>
                <w:webHidden/>
              </w:rPr>
              <w:tab/>
            </w:r>
            <w:r w:rsidR="0025355F">
              <w:rPr>
                <w:noProof/>
                <w:webHidden/>
              </w:rPr>
              <w:fldChar w:fldCharType="begin"/>
            </w:r>
            <w:r w:rsidR="0025355F">
              <w:rPr>
                <w:noProof/>
                <w:webHidden/>
              </w:rPr>
              <w:instrText xml:space="preserve"> PAGEREF _Toc461026405 \h </w:instrText>
            </w:r>
            <w:r w:rsidR="0025355F">
              <w:rPr>
                <w:noProof/>
                <w:webHidden/>
              </w:rPr>
            </w:r>
            <w:r w:rsidR="0025355F">
              <w:rPr>
                <w:noProof/>
                <w:webHidden/>
              </w:rPr>
              <w:fldChar w:fldCharType="separate"/>
            </w:r>
            <w:r w:rsidR="009C635D">
              <w:rPr>
                <w:noProof/>
                <w:webHidden/>
              </w:rPr>
              <w:t>49</w:t>
            </w:r>
            <w:r w:rsidR="0025355F">
              <w:rPr>
                <w:noProof/>
                <w:webHidden/>
              </w:rPr>
              <w:fldChar w:fldCharType="end"/>
            </w:r>
          </w:hyperlink>
        </w:p>
        <w:p w14:paraId="6C4375A1" w14:textId="5AFBA461" w:rsidR="0025355F" w:rsidRDefault="00913FDC">
          <w:pPr>
            <w:pStyle w:val="Verzeichnis3"/>
            <w:tabs>
              <w:tab w:val="left" w:pos="1200"/>
              <w:tab w:val="right" w:leader="dot" w:pos="8630"/>
            </w:tabs>
            <w:rPr>
              <w:rFonts w:asciiTheme="minorHAnsi" w:eastAsiaTheme="minorEastAsia" w:hAnsiTheme="minorHAnsi" w:cstheme="minorBidi"/>
              <w:noProof/>
              <w:sz w:val="22"/>
              <w:szCs w:val="22"/>
            </w:rPr>
          </w:pPr>
          <w:hyperlink w:anchor="_Toc461026406" w:history="1">
            <w:r w:rsidR="0025355F" w:rsidRPr="00D8579D">
              <w:rPr>
                <w:rStyle w:val="Hyperlink"/>
                <w:noProof/>
              </w:rPr>
              <w:t>7.4.1</w:t>
            </w:r>
            <w:r w:rsidR="0025355F">
              <w:rPr>
                <w:rFonts w:asciiTheme="minorHAnsi" w:eastAsiaTheme="minorEastAsia" w:hAnsiTheme="minorHAnsi" w:cstheme="minorBidi"/>
                <w:noProof/>
                <w:sz w:val="22"/>
                <w:szCs w:val="22"/>
              </w:rPr>
              <w:tab/>
            </w:r>
            <w:r w:rsidR="0025355F" w:rsidRPr="00D8579D">
              <w:rPr>
                <w:rStyle w:val="Hyperlink"/>
                <w:noProof/>
              </w:rPr>
              <w:t>The Named Feature model</w:t>
            </w:r>
            <w:r w:rsidR="0025355F">
              <w:rPr>
                <w:noProof/>
                <w:webHidden/>
              </w:rPr>
              <w:tab/>
            </w:r>
            <w:r w:rsidR="0025355F">
              <w:rPr>
                <w:noProof/>
                <w:webHidden/>
              </w:rPr>
              <w:fldChar w:fldCharType="begin"/>
            </w:r>
            <w:r w:rsidR="0025355F">
              <w:rPr>
                <w:noProof/>
                <w:webHidden/>
              </w:rPr>
              <w:instrText xml:space="preserve"> PAGEREF _Toc461026406 \h </w:instrText>
            </w:r>
            <w:r w:rsidR="0025355F">
              <w:rPr>
                <w:noProof/>
                <w:webHidden/>
              </w:rPr>
            </w:r>
            <w:r w:rsidR="0025355F">
              <w:rPr>
                <w:noProof/>
                <w:webHidden/>
              </w:rPr>
              <w:fldChar w:fldCharType="separate"/>
            </w:r>
            <w:r w:rsidR="009C635D">
              <w:rPr>
                <w:noProof/>
                <w:webHidden/>
              </w:rPr>
              <w:t>51</w:t>
            </w:r>
            <w:r w:rsidR="0025355F">
              <w:rPr>
                <w:noProof/>
                <w:webHidden/>
              </w:rPr>
              <w:fldChar w:fldCharType="end"/>
            </w:r>
          </w:hyperlink>
        </w:p>
        <w:p w14:paraId="73048391" w14:textId="02DDF3C9" w:rsidR="0025355F" w:rsidRDefault="00913FDC">
          <w:pPr>
            <w:pStyle w:val="Verzeichnis3"/>
            <w:tabs>
              <w:tab w:val="left" w:pos="1200"/>
              <w:tab w:val="right" w:leader="dot" w:pos="8630"/>
            </w:tabs>
            <w:rPr>
              <w:rFonts w:asciiTheme="minorHAnsi" w:eastAsiaTheme="minorEastAsia" w:hAnsiTheme="minorHAnsi" w:cstheme="minorBidi"/>
              <w:noProof/>
              <w:sz w:val="22"/>
              <w:szCs w:val="22"/>
            </w:rPr>
          </w:pPr>
          <w:hyperlink w:anchor="_Toc461026407" w:history="1">
            <w:r w:rsidR="0025355F" w:rsidRPr="00D8579D">
              <w:rPr>
                <w:rStyle w:val="Hyperlink"/>
                <w:noProof/>
              </w:rPr>
              <w:t>7.4.2</w:t>
            </w:r>
            <w:r w:rsidR="0025355F">
              <w:rPr>
                <w:rFonts w:asciiTheme="minorHAnsi" w:eastAsiaTheme="minorEastAsia" w:hAnsiTheme="minorHAnsi" w:cstheme="minorBidi"/>
                <w:noProof/>
                <w:sz w:val="22"/>
                <w:szCs w:val="22"/>
              </w:rPr>
              <w:tab/>
            </w:r>
            <w:r w:rsidR="0025355F" w:rsidRPr="00D8579D">
              <w:rPr>
                <w:rStyle w:val="Hyperlink"/>
                <w:noProof/>
              </w:rPr>
              <w:t>The Hydro Complex model</w:t>
            </w:r>
            <w:r w:rsidR="0025355F">
              <w:rPr>
                <w:noProof/>
                <w:webHidden/>
              </w:rPr>
              <w:tab/>
            </w:r>
            <w:r w:rsidR="0025355F">
              <w:rPr>
                <w:noProof/>
                <w:webHidden/>
              </w:rPr>
              <w:fldChar w:fldCharType="begin"/>
            </w:r>
            <w:r w:rsidR="0025355F">
              <w:rPr>
                <w:noProof/>
                <w:webHidden/>
              </w:rPr>
              <w:instrText xml:space="preserve"> PAGEREF _Toc461026407 \h </w:instrText>
            </w:r>
            <w:r w:rsidR="0025355F">
              <w:rPr>
                <w:noProof/>
                <w:webHidden/>
              </w:rPr>
            </w:r>
            <w:r w:rsidR="0025355F">
              <w:rPr>
                <w:noProof/>
                <w:webHidden/>
              </w:rPr>
              <w:fldChar w:fldCharType="separate"/>
            </w:r>
            <w:r w:rsidR="009C635D">
              <w:rPr>
                <w:noProof/>
                <w:webHidden/>
              </w:rPr>
              <w:t>53</w:t>
            </w:r>
            <w:r w:rsidR="0025355F">
              <w:rPr>
                <w:noProof/>
                <w:webHidden/>
              </w:rPr>
              <w:fldChar w:fldCharType="end"/>
            </w:r>
          </w:hyperlink>
        </w:p>
        <w:p w14:paraId="0F38490A" w14:textId="17DE28A2" w:rsidR="0025355F" w:rsidRDefault="00913FDC">
          <w:pPr>
            <w:pStyle w:val="Verzeichnis3"/>
            <w:tabs>
              <w:tab w:val="left" w:pos="1200"/>
              <w:tab w:val="right" w:leader="dot" w:pos="8630"/>
            </w:tabs>
            <w:rPr>
              <w:rFonts w:asciiTheme="minorHAnsi" w:eastAsiaTheme="minorEastAsia" w:hAnsiTheme="minorHAnsi" w:cstheme="minorBidi"/>
              <w:noProof/>
              <w:sz w:val="22"/>
              <w:szCs w:val="22"/>
            </w:rPr>
          </w:pPr>
          <w:hyperlink w:anchor="_Toc461026408" w:history="1">
            <w:r w:rsidR="0025355F" w:rsidRPr="00D8579D">
              <w:rPr>
                <w:rStyle w:val="Hyperlink"/>
                <w:noProof/>
              </w:rPr>
              <w:t>7.4.3</w:t>
            </w:r>
            <w:r w:rsidR="0025355F">
              <w:rPr>
                <w:rFonts w:asciiTheme="minorHAnsi" w:eastAsiaTheme="minorEastAsia" w:hAnsiTheme="minorHAnsi" w:cstheme="minorBidi"/>
                <w:noProof/>
                <w:sz w:val="22"/>
                <w:szCs w:val="22"/>
              </w:rPr>
              <w:tab/>
            </w:r>
            <w:r w:rsidR="0025355F" w:rsidRPr="00D8579D">
              <w:rPr>
                <w:rStyle w:val="Hyperlink"/>
                <w:noProof/>
              </w:rPr>
              <w:t>The River Positioning System model</w:t>
            </w:r>
            <w:r w:rsidR="0025355F">
              <w:rPr>
                <w:noProof/>
                <w:webHidden/>
              </w:rPr>
              <w:tab/>
            </w:r>
            <w:r w:rsidR="0025355F">
              <w:rPr>
                <w:noProof/>
                <w:webHidden/>
              </w:rPr>
              <w:fldChar w:fldCharType="begin"/>
            </w:r>
            <w:r w:rsidR="0025355F">
              <w:rPr>
                <w:noProof/>
                <w:webHidden/>
              </w:rPr>
              <w:instrText xml:space="preserve"> PAGEREF _Toc461026408 \h </w:instrText>
            </w:r>
            <w:r w:rsidR="0025355F">
              <w:rPr>
                <w:noProof/>
                <w:webHidden/>
              </w:rPr>
            </w:r>
            <w:r w:rsidR="0025355F">
              <w:rPr>
                <w:noProof/>
                <w:webHidden/>
              </w:rPr>
              <w:fldChar w:fldCharType="separate"/>
            </w:r>
            <w:r w:rsidR="009C635D">
              <w:rPr>
                <w:noProof/>
                <w:webHidden/>
              </w:rPr>
              <w:t>72</w:t>
            </w:r>
            <w:r w:rsidR="0025355F">
              <w:rPr>
                <w:noProof/>
                <w:webHidden/>
              </w:rPr>
              <w:fldChar w:fldCharType="end"/>
            </w:r>
          </w:hyperlink>
        </w:p>
        <w:p w14:paraId="7D56C5BE" w14:textId="40C994B0" w:rsidR="0025355F" w:rsidRDefault="00913FDC">
          <w:pPr>
            <w:pStyle w:val="Verzeichnis2"/>
            <w:tabs>
              <w:tab w:val="left" w:pos="960"/>
              <w:tab w:val="right" w:leader="dot" w:pos="8630"/>
            </w:tabs>
            <w:rPr>
              <w:rFonts w:asciiTheme="minorHAnsi" w:eastAsiaTheme="minorEastAsia" w:hAnsiTheme="minorHAnsi" w:cstheme="minorBidi"/>
              <w:noProof/>
              <w:sz w:val="22"/>
              <w:szCs w:val="22"/>
            </w:rPr>
          </w:pPr>
          <w:hyperlink w:anchor="_Toc461026409" w:history="1">
            <w:r w:rsidR="0025355F" w:rsidRPr="00D8579D">
              <w:rPr>
                <w:rStyle w:val="Hyperlink"/>
                <w:noProof/>
              </w:rPr>
              <w:t>7.5</w:t>
            </w:r>
            <w:r w:rsidR="0025355F">
              <w:rPr>
                <w:rFonts w:asciiTheme="minorHAnsi" w:eastAsiaTheme="minorEastAsia" w:hAnsiTheme="minorHAnsi" w:cstheme="minorBidi"/>
                <w:noProof/>
                <w:sz w:val="22"/>
                <w:szCs w:val="22"/>
              </w:rPr>
              <w:tab/>
            </w:r>
            <w:r w:rsidR="0025355F" w:rsidRPr="00D8579D">
              <w:rPr>
                <w:rStyle w:val="Hyperlink"/>
                <w:noProof/>
              </w:rPr>
              <w:t>The Surface Hydro Feature application schema</w:t>
            </w:r>
            <w:r w:rsidR="0025355F">
              <w:rPr>
                <w:noProof/>
                <w:webHidden/>
              </w:rPr>
              <w:tab/>
            </w:r>
            <w:r w:rsidR="0025355F">
              <w:rPr>
                <w:noProof/>
                <w:webHidden/>
              </w:rPr>
              <w:fldChar w:fldCharType="begin"/>
            </w:r>
            <w:r w:rsidR="0025355F">
              <w:rPr>
                <w:noProof/>
                <w:webHidden/>
              </w:rPr>
              <w:instrText xml:space="preserve"> PAGEREF _Toc461026409 \h </w:instrText>
            </w:r>
            <w:r w:rsidR="0025355F">
              <w:rPr>
                <w:noProof/>
                <w:webHidden/>
              </w:rPr>
            </w:r>
            <w:r w:rsidR="0025355F">
              <w:rPr>
                <w:noProof/>
                <w:webHidden/>
              </w:rPr>
              <w:fldChar w:fldCharType="separate"/>
            </w:r>
            <w:r w:rsidR="009C635D">
              <w:rPr>
                <w:noProof/>
                <w:webHidden/>
              </w:rPr>
              <w:t>75</w:t>
            </w:r>
            <w:r w:rsidR="0025355F">
              <w:rPr>
                <w:noProof/>
                <w:webHidden/>
              </w:rPr>
              <w:fldChar w:fldCharType="end"/>
            </w:r>
          </w:hyperlink>
        </w:p>
        <w:p w14:paraId="04ED044F" w14:textId="1059F982" w:rsidR="0025355F" w:rsidRDefault="00913FDC">
          <w:pPr>
            <w:pStyle w:val="Verzeichnis3"/>
            <w:tabs>
              <w:tab w:val="left" w:pos="1200"/>
              <w:tab w:val="right" w:leader="dot" w:pos="8630"/>
            </w:tabs>
            <w:rPr>
              <w:rFonts w:asciiTheme="minorHAnsi" w:eastAsiaTheme="minorEastAsia" w:hAnsiTheme="minorHAnsi" w:cstheme="minorBidi"/>
              <w:noProof/>
              <w:sz w:val="22"/>
              <w:szCs w:val="22"/>
            </w:rPr>
          </w:pPr>
          <w:hyperlink w:anchor="_Toc461026410" w:history="1">
            <w:r w:rsidR="0025355F" w:rsidRPr="00D8579D">
              <w:rPr>
                <w:rStyle w:val="Hyperlink"/>
                <w:noProof/>
              </w:rPr>
              <w:t>7.5.1</w:t>
            </w:r>
            <w:r w:rsidR="0025355F">
              <w:rPr>
                <w:rFonts w:asciiTheme="minorHAnsi" w:eastAsiaTheme="minorEastAsia" w:hAnsiTheme="minorHAnsi" w:cstheme="minorBidi"/>
                <w:noProof/>
                <w:sz w:val="22"/>
                <w:szCs w:val="22"/>
              </w:rPr>
              <w:tab/>
            </w:r>
            <w:r w:rsidR="0025355F" w:rsidRPr="00D8579D">
              <w:rPr>
                <w:rStyle w:val="Hyperlink"/>
                <w:noProof/>
              </w:rPr>
              <w:t>The Channel Network model</w:t>
            </w:r>
            <w:r w:rsidR="0025355F">
              <w:rPr>
                <w:noProof/>
                <w:webHidden/>
              </w:rPr>
              <w:tab/>
            </w:r>
            <w:r w:rsidR="0025355F">
              <w:rPr>
                <w:noProof/>
                <w:webHidden/>
              </w:rPr>
              <w:fldChar w:fldCharType="begin"/>
            </w:r>
            <w:r w:rsidR="0025355F">
              <w:rPr>
                <w:noProof/>
                <w:webHidden/>
              </w:rPr>
              <w:instrText xml:space="preserve"> PAGEREF _Toc461026410 \h </w:instrText>
            </w:r>
            <w:r w:rsidR="0025355F">
              <w:rPr>
                <w:noProof/>
                <w:webHidden/>
              </w:rPr>
            </w:r>
            <w:r w:rsidR="0025355F">
              <w:rPr>
                <w:noProof/>
                <w:webHidden/>
              </w:rPr>
              <w:fldChar w:fldCharType="separate"/>
            </w:r>
            <w:r w:rsidR="009C635D">
              <w:rPr>
                <w:noProof/>
                <w:webHidden/>
              </w:rPr>
              <w:t>77</w:t>
            </w:r>
            <w:r w:rsidR="0025355F">
              <w:rPr>
                <w:noProof/>
                <w:webHidden/>
              </w:rPr>
              <w:fldChar w:fldCharType="end"/>
            </w:r>
          </w:hyperlink>
        </w:p>
        <w:p w14:paraId="13CB0EF6" w14:textId="66C5B456" w:rsidR="0025355F" w:rsidRDefault="00913FDC">
          <w:pPr>
            <w:pStyle w:val="Verzeichnis3"/>
            <w:tabs>
              <w:tab w:val="left" w:pos="1200"/>
              <w:tab w:val="right" w:leader="dot" w:pos="8630"/>
            </w:tabs>
            <w:rPr>
              <w:rFonts w:asciiTheme="minorHAnsi" w:eastAsiaTheme="minorEastAsia" w:hAnsiTheme="minorHAnsi" w:cstheme="minorBidi"/>
              <w:noProof/>
              <w:sz w:val="22"/>
              <w:szCs w:val="22"/>
            </w:rPr>
          </w:pPr>
          <w:hyperlink w:anchor="_Toc461026411" w:history="1">
            <w:r w:rsidR="0025355F" w:rsidRPr="00D8579D">
              <w:rPr>
                <w:rStyle w:val="Hyperlink"/>
                <w:noProof/>
              </w:rPr>
              <w:t>7.5.2</w:t>
            </w:r>
            <w:r w:rsidR="0025355F">
              <w:rPr>
                <w:rFonts w:asciiTheme="minorHAnsi" w:eastAsiaTheme="minorEastAsia" w:hAnsiTheme="minorHAnsi" w:cstheme="minorBidi"/>
                <w:noProof/>
                <w:sz w:val="22"/>
                <w:szCs w:val="22"/>
              </w:rPr>
              <w:tab/>
            </w:r>
            <w:r w:rsidR="0025355F" w:rsidRPr="00D8579D">
              <w:rPr>
                <w:rStyle w:val="Hyperlink"/>
                <w:noProof/>
              </w:rPr>
              <w:t>The Hydrographic Network model</w:t>
            </w:r>
            <w:r w:rsidR="0025355F">
              <w:rPr>
                <w:noProof/>
                <w:webHidden/>
              </w:rPr>
              <w:tab/>
            </w:r>
            <w:r w:rsidR="0025355F">
              <w:rPr>
                <w:noProof/>
                <w:webHidden/>
              </w:rPr>
              <w:fldChar w:fldCharType="begin"/>
            </w:r>
            <w:r w:rsidR="0025355F">
              <w:rPr>
                <w:noProof/>
                <w:webHidden/>
              </w:rPr>
              <w:instrText xml:space="preserve"> PAGEREF _Toc461026411 \h </w:instrText>
            </w:r>
            <w:r w:rsidR="0025355F">
              <w:rPr>
                <w:noProof/>
                <w:webHidden/>
              </w:rPr>
            </w:r>
            <w:r w:rsidR="0025355F">
              <w:rPr>
                <w:noProof/>
                <w:webHidden/>
              </w:rPr>
              <w:fldChar w:fldCharType="separate"/>
            </w:r>
            <w:r w:rsidR="009C635D">
              <w:rPr>
                <w:noProof/>
                <w:webHidden/>
              </w:rPr>
              <w:t>82</w:t>
            </w:r>
            <w:r w:rsidR="0025355F">
              <w:rPr>
                <w:noProof/>
                <w:webHidden/>
              </w:rPr>
              <w:fldChar w:fldCharType="end"/>
            </w:r>
          </w:hyperlink>
        </w:p>
        <w:p w14:paraId="7009B90C" w14:textId="49A4255A" w:rsidR="0025355F" w:rsidRDefault="00913FDC">
          <w:pPr>
            <w:pStyle w:val="Verzeichnis3"/>
            <w:tabs>
              <w:tab w:val="left" w:pos="1200"/>
              <w:tab w:val="right" w:leader="dot" w:pos="8630"/>
            </w:tabs>
            <w:rPr>
              <w:rFonts w:asciiTheme="minorHAnsi" w:eastAsiaTheme="minorEastAsia" w:hAnsiTheme="minorHAnsi" w:cstheme="minorBidi"/>
              <w:noProof/>
              <w:sz w:val="22"/>
              <w:szCs w:val="22"/>
            </w:rPr>
          </w:pPr>
          <w:hyperlink w:anchor="_Toc461026412" w:history="1">
            <w:r w:rsidR="0025355F" w:rsidRPr="00D8579D">
              <w:rPr>
                <w:rStyle w:val="Hyperlink"/>
                <w:noProof/>
              </w:rPr>
              <w:t>7.5.3</w:t>
            </w:r>
            <w:r w:rsidR="0025355F">
              <w:rPr>
                <w:rFonts w:asciiTheme="minorHAnsi" w:eastAsiaTheme="minorEastAsia" w:hAnsiTheme="minorHAnsi" w:cstheme="minorBidi"/>
                <w:noProof/>
                <w:sz w:val="22"/>
                <w:szCs w:val="22"/>
              </w:rPr>
              <w:tab/>
            </w:r>
            <w:r w:rsidR="0025355F" w:rsidRPr="00D8579D">
              <w:rPr>
                <w:rStyle w:val="Hyperlink"/>
                <w:noProof/>
              </w:rPr>
              <w:t>The Surface Water Body types</w:t>
            </w:r>
            <w:r w:rsidR="0025355F">
              <w:rPr>
                <w:noProof/>
                <w:webHidden/>
              </w:rPr>
              <w:tab/>
            </w:r>
            <w:r w:rsidR="0025355F">
              <w:rPr>
                <w:noProof/>
                <w:webHidden/>
              </w:rPr>
              <w:fldChar w:fldCharType="begin"/>
            </w:r>
            <w:r w:rsidR="0025355F">
              <w:rPr>
                <w:noProof/>
                <w:webHidden/>
              </w:rPr>
              <w:instrText xml:space="preserve"> PAGEREF _Toc461026412 \h </w:instrText>
            </w:r>
            <w:r w:rsidR="0025355F">
              <w:rPr>
                <w:noProof/>
                <w:webHidden/>
              </w:rPr>
            </w:r>
            <w:r w:rsidR="0025355F">
              <w:rPr>
                <w:noProof/>
                <w:webHidden/>
              </w:rPr>
              <w:fldChar w:fldCharType="separate"/>
            </w:r>
            <w:r w:rsidR="009C635D">
              <w:rPr>
                <w:noProof/>
                <w:webHidden/>
              </w:rPr>
              <w:t>90</w:t>
            </w:r>
            <w:r w:rsidR="0025355F">
              <w:rPr>
                <w:noProof/>
                <w:webHidden/>
              </w:rPr>
              <w:fldChar w:fldCharType="end"/>
            </w:r>
          </w:hyperlink>
        </w:p>
        <w:p w14:paraId="400CFEB7" w14:textId="3939CCEE" w:rsidR="0025355F" w:rsidRDefault="00913FDC">
          <w:pPr>
            <w:pStyle w:val="Verzeichnis3"/>
            <w:tabs>
              <w:tab w:val="left" w:pos="1200"/>
              <w:tab w:val="right" w:leader="dot" w:pos="8630"/>
            </w:tabs>
            <w:rPr>
              <w:rFonts w:asciiTheme="minorHAnsi" w:eastAsiaTheme="minorEastAsia" w:hAnsiTheme="minorHAnsi" w:cstheme="minorBidi"/>
              <w:noProof/>
              <w:sz w:val="22"/>
              <w:szCs w:val="22"/>
            </w:rPr>
          </w:pPr>
          <w:hyperlink w:anchor="_Toc461026413" w:history="1">
            <w:r w:rsidR="0025355F" w:rsidRPr="00D8579D">
              <w:rPr>
                <w:rStyle w:val="Hyperlink"/>
                <w:noProof/>
              </w:rPr>
              <w:t>7.5.4</w:t>
            </w:r>
            <w:r w:rsidR="0025355F">
              <w:rPr>
                <w:rFonts w:asciiTheme="minorHAnsi" w:eastAsiaTheme="minorEastAsia" w:hAnsiTheme="minorHAnsi" w:cstheme="minorBidi"/>
                <w:noProof/>
                <w:sz w:val="22"/>
                <w:szCs w:val="22"/>
              </w:rPr>
              <w:tab/>
            </w:r>
            <w:r w:rsidR="0025355F" w:rsidRPr="00D8579D">
              <w:rPr>
                <w:rStyle w:val="Hyperlink"/>
                <w:noProof/>
              </w:rPr>
              <w:t>The Storage model</w:t>
            </w:r>
            <w:r w:rsidR="0025355F">
              <w:rPr>
                <w:noProof/>
                <w:webHidden/>
              </w:rPr>
              <w:tab/>
            </w:r>
            <w:r w:rsidR="0025355F">
              <w:rPr>
                <w:noProof/>
                <w:webHidden/>
              </w:rPr>
              <w:fldChar w:fldCharType="begin"/>
            </w:r>
            <w:r w:rsidR="0025355F">
              <w:rPr>
                <w:noProof/>
                <w:webHidden/>
              </w:rPr>
              <w:instrText xml:space="preserve"> PAGEREF _Toc461026413 \h </w:instrText>
            </w:r>
            <w:r w:rsidR="0025355F">
              <w:rPr>
                <w:noProof/>
                <w:webHidden/>
              </w:rPr>
            </w:r>
            <w:r w:rsidR="0025355F">
              <w:rPr>
                <w:noProof/>
                <w:webHidden/>
              </w:rPr>
              <w:fldChar w:fldCharType="separate"/>
            </w:r>
            <w:r w:rsidR="009C635D">
              <w:rPr>
                <w:noProof/>
                <w:webHidden/>
              </w:rPr>
              <w:t>90</w:t>
            </w:r>
            <w:r w:rsidR="0025355F">
              <w:rPr>
                <w:noProof/>
                <w:webHidden/>
              </w:rPr>
              <w:fldChar w:fldCharType="end"/>
            </w:r>
          </w:hyperlink>
        </w:p>
        <w:p w14:paraId="4D9487F9" w14:textId="79779B20" w:rsidR="0025355F" w:rsidRDefault="00913FDC">
          <w:pPr>
            <w:pStyle w:val="Verzeichnis2"/>
            <w:tabs>
              <w:tab w:val="left" w:pos="960"/>
              <w:tab w:val="right" w:leader="dot" w:pos="8630"/>
            </w:tabs>
            <w:rPr>
              <w:rFonts w:asciiTheme="minorHAnsi" w:eastAsiaTheme="minorEastAsia" w:hAnsiTheme="minorHAnsi" w:cstheme="minorBidi"/>
              <w:noProof/>
              <w:sz w:val="22"/>
              <w:szCs w:val="22"/>
            </w:rPr>
          </w:pPr>
          <w:hyperlink w:anchor="_Toc461026414" w:history="1">
            <w:r w:rsidR="0025355F" w:rsidRPr="00D8579D">
              <w:rPr>
                <w:rStyle w:val="Hyperlink"/>
                <w:noProof/>
              </w:rPr>
              <w:t>7.6</w:t>
            </w:r>
            <w:r w:rsidR="0025355F">
              <w:rPr>
                <w:rFonts w:asciiTheme="minorHAnsi" w:eastAsiaTheme="minorEastAsia" w:hAnsiTheme="minorHAnsi" w:cstheme="minorBidi"/>
                <w:noProof/>
                <w:sz w:val="22"/>
                <w:szCs w:val="22"/>
              </w:rPr>
              <w:tab/>
            </w:r>
            <w:r w:rsidR="0025355F" w:rsidRPr="00D8579D">
              <w:rPr>
                <w:rStyle w:val="Hyperlink"/>
                <w:noProof/>
              </w:rPr>
              <w:t>The Hydrometric Network application schema</w:t>
            </w:r>
            <w:r w:rsidR="0025355F">
              <w:rPr>
                <w:noProof/>
                <w:webHidden/>
              </w:rPr>
              <w:tab/>
            </w:r>
            <w:r w:rsidR="0025355F">
              <w:rPr>
                <w:noProof/>
                <w:webHidden/>
              </w:rPr>
              <w:fldChar w:fldCharType="begin"/>
            </w:r>
            <w:r w:rsidR="0025355F">
              <w:rPr>
                <w:noProof/>
                <w:webHidden/>
              </w:rPr>
              <w:instrText xml:space="preserve"> PAGEREF _Toc461026414 \h </w:instrText>
            </w:r>
            <w:r w:rsidR="0025355F">
              <w:rPr>
                <w:noProof/>
                <w:webHidden/>
              </w:rPr>
            </w:r>
            <w:r w:rsidR="0025355F">
              <w:rPr>
                <w:noProof/>
                <w:webHidden/>
              </w:rPr>
              <w:fldChar w:fldCharType="separate"/>
            </w:r>
            <w:r w:rsidR="009C635D">
              <w:rPr>
                <w:noProof/>
                <w:webHidden/>
              </w:rPr>
              <w:t>92</w:t>
            </w:r>
            <w:r w:rsidR="0025355F">
              <w:rPr>
                <w:noProof/>
                <w:webHidden/>
              </w:rPr>
              <w:fldChar w:fldCharType="end"/>
            </w:r>
          </w:hyperlink>
        </w:p>
        <w:p w14:paraId="56313EF6" w14:textId="77777777" w:rsidR="0025355F" w:rsidRDefault="00913FDC">
          <w:pPr>
            <w:pStyle w:val="Verzeichnis1"/>
            <w:tabs>
              <w:tab w:val="right" w:leader="dot" w:pos="8630"/>
            </w:tabs>
            <w:rPr>
              <w:rFonts w:asciiTheme="minorHAnsi" w:eastAsiaTheme="minorEastAsia" w:hAnsiTheme="minorHAnsi" w:cstheme="minorBidi"/>
              <w:noProof/>
              <w:sz w:val="22"/>
              <w:szCs w:val="22"/>
            </w:rPr>
          </w:pPr>
          <w:hyperlink w:anchor="_Toc461026415" w:history="1">
            <w:r w:rsidR="0025355F" w:rsidRPr="00D8579D">
              <w:rPr>
                <w:rStyle w:val="Hyperlink"/>
                <w:noProof/>
              </w:rPr>
              <w:t>ANNEX A Conformance Class Abstract Test Suite (Normative)</w:t>
            </w:r>
            <w:r w:rsidR="0025355F">
              <w:rPr>
                <w:noProof/>
                <w:webHidden/>
              </w:rPr>
              <w:tab/>
            </w:r>
            <w:r w:rsidR="0025355F">
              <w:rPr>
                <w:noProof/>
                <w:webHidden/>
              </w:rPr>
              <w:fldChar w:fldCharType="begin"/>
            </w:r>
            <w:r w:rsidR="0025355F">
              <w:rPr>
                <w:noProof/>
                <w:webHidden/>
              </w:rPr>
              <w:instrText xml:space="preserve"> PAGEREF _Toc461026415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3A494599" w14:textId="77777777" w:rsidR="0025355F" w:rsidRDefault="00913FDC">
          <w:pPr>
            <w:pStyle w:val="Verzeichnis2"/>
            <w:tabs>
              <w:tab w:val="right" w:leader="dot" w:pos="8630"/>
            </w:tabs>
            <w:rPr>
              <w:rFonts w:asciiTheme="minorHAnsi" w:eastAsiaTheme="minorEastAsia" w:hAnsiTheme="minorHAnsi" w:cstheme="minorBidi"/>
              <w:noProof/>
              <w:sz w:val="22"/>
              <w:szCs w:val="22"/>
            </w:rPr>
          </w:pPr>
          <w:hyperlink w:anchor="_Toc461026416" w:history="1">
            <w:r w:rsidR="0025355F" w:rsidRPr="00D8579D">
              <w:rPr>
                <w:rStyle w:val="Hyperlink"/>
                <w:noProof/>
              </w:rPr>
              <w:t>A.1 Introduction</w:t>
            </w:r>
            <w:r w:rsidR="0025355F">
              <w:rPr>
                <w:noProof/>
                <w:webHidden/>
              </w:rPr>
              <w:tab/>
            </w:r>
            <w:r w:rsidR="0025355F">
              <w:rPr>
                <w:noProof/>
                <w:webHidden/>
              </w:rPr>
              <w:fldChar w:fldCharType="begin"/>
            </w:r>
            <w:r w:rsidR="0025355F">
              <w:rPr>
                <w:noProof/>
                <w:webHidden/>
              </w:rPr>
              <w:instrText xml:space="preserve"> PAGEREF _Toc461026416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27FFDD71" w14:textId="77777777" w:rsidR="0025355F" w:rsidRDefault="00913FDC">
          <w:pPr>
            <w:pStyle w:val="Verzeichnis2"/>
            <w:tabs>
              <w:tab w:val="right" w:leader="dot" w:pos="8630"/>
            </w:tabs>
            <w:rPr>
              <w:rFonts w:asciiTheme="minorHAnsi" w:eastAsiaTheme="minorEastAsia" w:hAnsiTheme="minorHAnsi" w:cstheme="minorBidi"/>
              <w:noProof/>
              <w:sz w:val="22"/>
              <w:szCs w:val="22"/>
            </w:rPr>
          </w:pPr>
          <w:hyperlink w:anchor="_Toc461026417" w:history="1">
            <w:r w:rsidR="0025355F" w:rsidRPr="00D8579D">
              <w:rPr>
                <w:rStyle w:val="Hyperlink"/>
                <w:noProof/>
              </w:rPr>
              <w:t>A.2 Conformance class: HY_HydroFeature application schema equivalence</w:t>
            </w:r>
            <w:r w:rsidR="0025355F">
              <w:rPr>
                <w:noProof/>
                <w:webHidden/>
              </w:rPr>
              <w:tab/>
            </w:r>
            <w:r w:rsidR="0025355F">
              <w:rPr>
                <w:noProof/>
                <w:webHidden/>
              </w:rPr>
              <w:fldChar w:fldCharType="begin"/>
            </w:r>
            <w:r w:rsidR="0025355F">
              <w:rPr>
                <w:noProof/>
                <w:webHidden/>
              </w:rPr>
              <w:instrText xml:space="preserve"> PAGEREF _Toc461026417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1DDF103E" w14:textId="77777777" w:rsidR="0025355F" w:rsidRDefault="00913FDC">
          <w:pPr>
            <w:pStyle w:val="Verzeichnis2"/>
            <w:tabs>
              <w:tab w:val="right" w:leader="dot" w:pos="8630"/>
            </w:tabs>
            <w:rPr>
              <w:rFonts w:asciiTheme="minorHAnsi" w:eastAsiaTheme="minorEastAsia" w:hAnsiTheme="minorHAnsi" w:cstheme="minorBidi"/>
              <w:noProof/>
              <w:sz w:val="22"/>
              <w:szCs w:val="22"/>
            </w:rPr>
          </w:pPr>
          <w:hyperlink w:anchor="_Toc461026418" w:history="1">
            <w:r w:rsidR="0025355F" w:rsidRPr="00D8579D">
              <w:rPr>
                <w:rStyle w:val="Hyperlink"/>
                <w:noProof/>
              </w:rPr>
              <w:t>A.3 Conformance class: HY_SurfaceHydroFeature application schema equivalence</w:t>
            </w:r>
            <w:r w:rsidR="0025355F">
              <w:rPr>
                <w:noProof/>
                <w:webHidden/>
              </w:rPr>
              <w:tab/>
            </w:r>
            <w:r w:rsidR="0025355F">
              <w:rPr>
                <w:noProof/>
                <w:webHidden/>
              </w:rPr>
              <w:fldChar w:fldCharType="begin"/>
            </w:r>
            <w:r w:rsidR="0025355F">
              <w:rPr>
                <w:noProof/>
                <w:webHidden/>
              </w:rPr>
              <w:instrText xml:space="preserve"> PAGEREF _Toc461026418 \h </w:instrText>
            </w:r>
            <w:r w:rsidR="0025355F">
              <w:rPr>
                <w:noProof/>
                <w:webHidden/>
              </w:rPr>
            </w:r>
            <w:r w:rsidR="0025355F">
              <w:rPr>
                <w:noProof/>
                <w:webHidden/>
              </w:rPr>
              <w:fldChar w:fldCharType="separate"/>
            </w:r>
            <w:r w:rsidR="009C635D">
              <w:rPr>
                <w:noProof/>
                <w:webHidden/>
              </w:rPr>
              <w:t>2</w:t>
            </w:r>
            <w:r w:rsidR="0025355F">
              <w:rPr>
                <w:noProof/>
                <w:webHidden/>
              </w:rPr>
              <w:fldChar w:fldCharType="end"/>
            </w:r>
          </w:hyperlink>
        </w:p>
        <w:p w14:paraId="117EEC59" w14:textId="77777777" w:rsidR="0025355F" w:rsidRDefault="00913FDC">
          <w:pPr>
            <w:pStyle w:val="Verzeichnis2"/>
            <w:tabs>
              <w:tab w:val="right" w:leader="dot" w:pos="8630"/>
            </w:tabs>
            <w:rPr>
              <w:rFonts w:asciiTheme="minorHAnsi" w:eastAsiaTheme="minorEastAsia" w:hAnsiTheme="minorHAnsi" w:cstheme="minorBidi"/>
              <w:noProof/>
              <w:sz w:val="22"/>
              <w:szCs w:val="22"/>
            </w:rPr>
          </w:pPr>
          <w:hyperlink w:anchor="_Toc461026419" w:history="1">
            <w:r w:rsidR="0025355F" w:rsidRPr="00D8579D">
              <w:rPr>
                <w:rStyle w:val="Hyperlink"/>
                <w:noProof/>
              </w:rPr>
              <w:t>A.4 Conformance class: HY_HydrometricFeature application schema equivalence</w:t>
            </w:r>
            <w:r w:rsidR="0025355F">
              <w:rPr>
                <w:noProof/>
                <w:webHidden/>
              </w:rPr>
              <w:tab/>
            </w:r>
            <w:r w:rsidR="0025355F">
              <w:rPr>
                <w:noProof/>
                <w:webHidden/>
              </w:rPr>
              <w:fldChar w:fldCharType="begin"/>
            </w:r>
            <w:r w:rsidR="0025355F">
              <w:rPr>
                <w:noProof/>
                <w:webHidden/>
              </w:rPr>
              <w:instrText xml:space="preserve"> PAGEREF _Toc461026419 \h </w:instrText>
            </w:r>
            <w:r w:rsidR="0025355F">
              <w:rPr>
                <w:noProof/>
                <w:webHidden/>
              </w:rPr>
            </w:r>
            <w:r w:rsidR="0025355F">
              <w:rPr>
                <w:noProof/>
                <w:webHidden/>
              </w:rPr>
              <w:fldChar w:fldCharType="separate"/>
            </w:r>
            <w:r w:rsidR="009C635D">
              <w:rPr>
                <w:noProof/>
                <w:webHidden/>
              </w:rPr>
              <w:t>2</w:t>
            </w:r>
            <w:r w:rsidR="0025355F">
              <w:rPr>
                <w:noProof/>
                <w:webHidden/>
              </w:rPr>
              <w:fldChar w:fldCharType="end"/>
            </w:r>
          </w:hyperlink>
        </w:p>
        <w:p w14:paraId="4D3DD34B" w14:textId="77777777" w:rsidR="0025355F" w:rsidRDefault="00913FDC">
          <w:pPr>
            <w:pStyle w:val="Verzeichnis1"/>
            <w:tabs>
              <w:tab w:val="right" w:leader="dot" w:pos="8630"/>
            </w:tabs>
            <w:rPr>
              <w:rFonts w:asciiTheme="minorHAnsi" w:eastAsiaTheme="minorEastAsia" w:hAnsiTheme="minorHAnsi" w:cstheme="minorBidi"/>
              <w:noProof/>
              <w:sz w:val="22"/>
              <w:szCs w:val="22"/>
            </w:rPr>
          </w:pPr>
          <w:hyperlink w:anchor="_Toc461026420" w:history="1">
            <w:r w:rsidR="0025355F" w:rsidRPr="00D8579D">
              <w:rPr>
                <w:rStyle w:val="Hyperlink"/>
                <w:noProof/>
              </w:rPr>
              <w:t>ANNEX B - Code lists for the HY_Features model</w:t>
            </w:r>
            <w:r w:rsidR="0025355F">
              <w:rPr>
                <w:noProof/>
                <w:webHidden/>
              </w:rPr>
              <w:tab/>
            </w:r>
            <w:r w:rsidR="0025355F">
              <w:rPr>
                <w:noProof/>
                <w:webHidden/>
              </w:rPr>
              <w:fldChar w:fldCharType="begin"/>
            </w:r>
            <w:r w:rsidR="0025355F">
              <w:rPr>
                <w:noProof/>
                <w:webHidden/>
              </w:rPr>
              <w:instrText xml:space="preserve"> PAGEREF _Toc461026420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57DFD097" w14:textId="77777777" w:rsidR="0025355F" w:rsidRDefault="00913FDC">
          <w:pPr>
            <w:pStyle w:val="Verzeichnis2"/>
            <w:tabs>
              <w:tab w:val="right" w:leader="dot" w:pos="8630"/>
            </w:tabs>
            <w:rPr>
              <w:rFonts w:asciiTheme="minorHAnsi" w:eastAsiaTheme="minorEastAsia" w:hAnsiTheme="minorHAnsi" w:cstheme="minorBidi"/>
              <w:noProof/>
              <w:sz w:val="22"/>
              <w:szCs w:val="22"/>
            </w:rPr>
          </w:pPr>
          <w:hyperlink w:anchor="_Toc461026421" w:history="1">
            <w:r w:rsidR="0025355F" w:rsidRPr="00D8579D">
              <w:rPr>
                <w:rStyle w:val="Hyperlink"/>
                <w:noProof/>
              </w:rPr>
              <w:t>B.1 Terms identifying a fixed landmark determined to realize the conceptual outfall</w:t>
            </w:r>
            <w:r w:rsidR="0025355F">
              <w:rPr>
                <w:noProof/>
                <w:webHidden/>
              </w:rPr>
              <w:tab/>
            </w:r>
            <w:r w:rsidR="0025355F">
              <w:rPr>
                <w:noProof/>
                <w:webHidden/>
              </w:rPr>
              <w:fldChar w:fldCharType="begin"/>
            </w:r>
            <w:r w:rsidR="0025355F">
              <w:rPr>
                <w:noProof/>
                <w:webHidden/>
              </w:rPr>
              <w:instrText xml:space="preserve"> PAGEREF _Toc461026421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405223B9" w14:textId="77777777" w:rsidR="0025355F" w:rsidRDefault="00913FDC">
          <w:pPr>
            <w:pStyle w:val="Verzeichnis2"/>
            <w:tabs>
              <w:tab w:val="right" w:leader="dot" w:pos="8630"/>
            </w:tabs>
            <w:rPr>
              <w:rFonts w:asciiTheme="minorHAnsi" w:eastAsiaTheme="minorEastAsia" w:hAnsiTheme="minorHAnsi" w:cstheme="minorBidi"/>
              <w:noProof/>
              <w:sz w:val="22"/>
              <w:szCs w:val="22"/>
            </w:rPr>
          </w:pPr>
          <w:hyperlink w:anchor="_Toc461026422" w:history="1">
            <w:r w:rsidR="0025355F" w:rsidRPr="00D8579D">
              <w:rPr>
                <w:rStyle w:val="Hyperlink"/>
                <w:noProof/>
              </w:rPr>
              <w:t>B.2 Terms commonly used in hydrology to describe a spatial relation between two points</w:t>
            </w:r>
            <w:r w:rsidR="0025355F">
              <w:rPr>
                <w:noProof/>
                <w:webHidden/>
              </w:rPr>
              <w:tab/>
            </w:r>
            <w:r w:rsidR="0025355F">
              <w:rPr>
                <w:noProof/>
                <w:webHidden/>
              </w:rPr>
              <w:fldChar w:fldCharType="begin"/>
            </w:r>
            <w:r w:rsidR="0025355F">
              <w:rPr>
                <w:noProof/>
                <w:webHidden/>
              </w:rPr>
              <w:instrText xml:space="preserve"> PAGEREF _Toc461026422 \h </w:instrText>
            </w:r>
            <w:r w:rsidR="0025355F">
              <w:rPr>
                <w:noProof/>
                <w:webHidden/>
              </w:rPr>
            </w:r>
            <w:r w:rsidR="0025355F">
              <w:rPr>
                <w:noProof/>
                <w:webHidden/>
              </w:rPr>
              <w:fldChar w:fldCharType="separate"/>
            </w:r>
            <w:r w:rsidR="009C635D">
              <w:rPr>
                <w:noProof/>
                <w:webHidden/>
              </w:rPr>
              <w:t>2</w:t>
            </w:r>
            <w:r w:rsidR="0025355F">
              <w:rPr>
                <w:noProof/>
                <w:webHidden/>
              </w:rPr>
              <w:fldChar w:fldCharType="end"/>
            </w:r>
          </w:hyperlink>
        </w:p>
        <w:p w14:paraId="2A313525" w14:textId="77777777" w:rsidR="0025355F" w:rsidRDefault="00913FDC">
          <w:pPr>
            <w:pStyle w:val="Verzeichnis2"/>
            <w:tabs>
              <w:tab w:val="right" w:leader="dot" w:pos="8630"/>
            </w:tabs>
            <w:rPr>
              <w:rFonts w:asciiTheme="minorHAnsi" w:eastAsiaTheme="minorEastAsia" w:hAnsiTheme="minorHAnsi" w:cstheme="minorBidi"/>
              <w:noProof/>
              <w:sz w:val="22"/>
              <w:szCs w:val="22"/>
            </w:rPr>
          </w:pPr>
          <w:hyperlink w:anchor="_Toc461026423" w:history="1">
            <w:r w:rsidR="0025355F" w:rsidRPr="00D8579D">
              <w:rPr>
                <w:rStyle w:val="Hyperlink"/>
                <w:noProof/>
              </w:rPr>
              <w:t>B.3 Terms commonly used in hydrology to describe a drainage pattern</w:t>
            </w:r>
            <w:r w:rsidR="0025355F">
              <w:rPr>
                <w:noProof/>
                <w:webHidden/>
              </w:rPr>
              <w:tab/>
            </w:r>
            <w:r w:rsidR="0025355F">
              <w:rPr>
                <w:noProof/>
                <w:webHidden/>
              </w:rPr>
              <w:fldChar w:fldCharType="begin"/>
            </w:r>
            <w:r w:rsidR="0025355F">
              <w:rPr>
                <w:noProof/>
                <w:webHidden/>
              </w:rPr>
              <w:instrText xml:space="preserve"> PAGEREF _Toc461026423 \h </w:instrText>
            </w:r>
            <w:r w:rsidR="0025355F">
              <w:rPr>
                <w:noProof/>
                <w:webHidden/>
              </w:rPr>
            </w:r>
            <w:r w:rsidR="0025355F">
              <w:rPr>
                <w:noProof/>
                <w:webHidden/>
              </w:rPr>
              <w:fldChar w:fldCharType="separate"/>
            </w:r>
            <w:r w:rsidR="009C635D">
              <w:rPr>
                <w:noProof/>
                <w:webHidden/>
              </w:rPr>
              <w:t>3</w:t>
            </w:r>
            <w:r w:rsidR="0025355F">
              <w:rPr>
                <w:noProof/>
                <w:webHidden/>
              </w:rPr>
              <w:fldChar w:fldCharType="end"/>
            </w:r>
          </w:hyperlink>
        </w:p>
        <w:p w14:paraId="3CD0841D" w14:textId="77777777" w:rsidR="0025355F" w:rsidRDefault="00913FDC">
          <w:pPr>
            <w:pStyle w:val="Verzeichnis2"/>
            <w:tabs>
              <w:tab w:val="right" w:leader="dot" w:pos="8630"/>
            </w:tabs>
            <w:rPr>
              <w:rFonts w:asciiTheme="minorHAnsi" w:eastAsiaTheme="minorEastAsia" w:hAnsiTheme="minorHAnsi" w:cstheme="minorBidi"/>
              <w:noProof/>
              <w:sz w:val="22"/>
              <w:szCs w:val="22"/>
            </w:rPr>
          </w:pPr>
          <w:hyperlink w:anchor="_Toc461026424" w:history="1">
            <w:r w:rsidR="0025355F" w:rsidRPr="00D8579D">
              <w:rPr>
                <w:rStyle w:val="Hyperlink"/>
                <w:noProof/>
              </w:rPr>
              <w:t>B.4 Terms commonly used to indicate the type of name usage.</w:t>
            </w:r>
            <w:r w:rsidR="0025355F">
              <w:rPr>
                <w:noProof/>
                <w:webHidden/>
              </w:rPr>
              <w:tab/>
            </w:r>
            <w:r w:rsidR="0025355F">
              <w:rPr>
                <w:noProof/>
                <w:webHidden/>
              </w:rPr>
              <w:fldChar w:fldCharType="begin"/>
            </w:r>
            <w:r w:rsidR="0025355F">
              <w:rPr>
                <w:noProof/>
                <w:webHidden/>
              </w:rPr>
              <w:instrText xml:space="preserve"> PAGEREF _Toc461026424 \h </w:instrText>
            </w:r>
            <w:r w:rsidR="0025355F">
              <w:rPr>
                <w:noProof/>
                <w:webHidden/>
              </w:rPr>
            </w:r>
            <w:r w:rsidR="0025355F">
              <w:rPr>
                <w:noProof/>
                <w:webHidden/>
              </w:rPr>
              <w:fldChar w:fldCharType="separate"/>
            </w:r>
            <w:r w:rsidR="009C635D">
              <w:rPr>
                <w:noProof/>
                <w:webHidden/>
              </w:rPr>
              <w:t>3</w:t>
            </w:r>
            <w:r w:rsidR="0025355F">
              <w:rPr>
                <w:noProof/>
                <w:webHidden/>
              </w:rPr>
              <w:fldChar w:fldCharType="end"/>
            </w:r>
          </w:hyperlink>
        </w:p>
        <w:p w14:paraId="266924CD" w14:textId="77777777" w:rsidR="0025355F" w:rsidRDefault="00913FDC">
          <w:pPr>
            <w:pStyle w:val="Verzeichnis1"/>
            <w:tabs>
              <w:tab w:val="right" w:leader="dot" w:pos="8630"/>
            </w:tabs>
            <w:rPr>
              <w:rFonts w:asciiTheme="minorHAnsi" w:eastAsiaTheme="minorEastAsia" w:hAnsiTheme="minorHAnsi" w:cstheme="minorBidi"/>
              <w:noProof/>
              <w:sz w:val="22"/>
              <w:szCs w:val="22"/>
            </w:rPr>
          </w:pPr>
          <w:hyperlink w:anchor="_Toc461026425" w:history="1">
            <w:r w:rsidR="0025355F" w:rsidRPr="00D8579D">
              <w:rPr>
                <w:rStyle w:val="Hyperlink"/>
                <w:noProof/>
              </w:rPr>
              <w:t>ANNEX C:  HY_Features  - AHGF Mapping</w:t>
            </w:r>
            <w:r w:rsidR="0025355F">
              <w:rPr>
                <w:noProof/>
                <w:webHidden/>
              </w:rPr>
              <w:tab/>
            </w:r>
            <w:r w:rsidR="0025355F">
              <w:rPr>
                <w:noProof/>
                <w:webHidden/>
              </w:rPr>
              <w:fldChar w:fldCharType="begin"/>
            </w:r>
            <w:r w:rsidR="0025355F">
              <w:rPr>
                <w:noProof/>
                <w:webHidden/>
              </w:rPr>
              <w:instrText xml:space="preserve"> PAGEREF _Toc461026425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2AB5A544" w14:textId="77777777" w:rsidR="0025355F" w:rsidRDefault="00913FDC">
          <w:pPr>
            <w:pStyle w:val="Verzeichnis2"/>
            <w:tabs>
              <w:tab w:val="right" w:leader="dot" w:pos="8630"/>
            </w:tabs>
            <w:rPr>
              <w:rFonts w:asciiTheme="minorHAnsi" w:eastAsiaTheme="minorEastAsia" w:hAnsiTheme="minorHAnsi" w:cstheme="minorBidi"/>
              <w:noProof/>
              <w:sz w:val="22"/>
              <w:szCs w:val="22"/>
            </w:rPr>
          </w:pPr>
          <w:hyperlink w:anchor="_Toc461026426" w:history="1">
            <w:r w:rsidR="0025355F" w:rsidRPr="00D8579D">
              <w:rPr>
                <w:rStyle w:val="Hyperlink"/>
                <w:noProof/>
              </w:rPr>
              <w:t>C.1 Catchment Model</w:t>
            </w:r>
            <w:r w:rsidR="0025355F">
              <w:rPr>
                <w:noProof/>
                <w:webHidden/>
              </w:rPr>
              <w:tab/>
            </w:r>
            <w:r w:rsidR="0025355F">
              <w:rPr>
                <w:noProof/>
                <w:webHidden/>
              </w:rPr>
              <w:fldChar w:fldCharType="begin"/>
            </w:r>
            <w:r w:rsidR="0025355F">
              <w:rPr>
                <w:noProof/>
                <w:webHidden/>
              </w:rPr>
              <w:instrText xml:space="preserve"> PAGEREF _Toc461026426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1591DE8C" w14:textId="77777777" w:rsidR="0025355F" w:rsidRDefault="00913FDC">
          <w:pPr>
            <w:pStyle w:val="Verzeichnis2"/>
            <w:tabs>
              <w:tab w:val="right" w:leader="dot" w:pos="8630"/>
            </w:tabs>
            <w:rPr>
              <w:rFonts w:asciiTheme="minorHAnsi" w:eastAsiaTheme="minorEastAsia" w:hAnsiTheme="minorHAnsi" w:cstheme="minorBidi"/>
              <w:noProof/>
              <w:sz w:val="22"/>
              <w:szCs w:val="22"/>
            </w:rPr>
          </w:pPr>
          <w:hyperlink w:anchor="_Toc461026427" w:history="1">
            <w:r w:rsidR="0025355F" w:rsidRPr="00D8579D">
              <w:rPr>
                <w:rStyle w:val="Hyperlink"/>
                <w:noProof/>
              </w:rPr>
              <w:t>C.2 Hydrographic Network</w:t>
            </w:r>
            <w:r w:rsidR="0025355F">
              <w:rPr>
                <w:noProof/>
                <w:webHidden/>
              </w:rPr>
              <w:tab/>
            </w:r>
            <w:r w:rsidR="0025355F">
              <w:rPr>
                <w:noProof/>
                <w:webHidden/>
              </w:rPr>
              <w:fldChar w:fldCharType="begin"/>
            </w:r>
            <w:r w:rsidR="0025355F">
              <w:rPr>
                <w:noProof/>
                <w:webHidden/>
              </w:rPr>
              <w:instrText xml:space="preserve"> PAGEREF _Toc461026427 \h </w:instrText>
            </w:r>
            <w:r w:rsidR="0025355F">
              <w:rPr>
                <w:noProof/>
                <w:webHidden/>
              </w:rPr>
            </w:r>
            <w:r w:rsidR="0025355F">
              <w:rPr>
                <w:noProof/>
                <w:webHidden/>
              </w:rPr>
              <w:fldChar w:fldCharType="separate"/>
            </w:r>
            <w:r w:rsidR="009C635D">
              <w:rPr>
                <w:noProof/>
                <w:webHidden/>
              </w:rPr>
              <w:t>2</w:t>
            </w:r>
            <w:r w:rsidR="0025355F">
              <w:rPr>
                <w:noProof/>
                <w:webHidden/>
              </w:rPr>
              <w:fldChar w:fldCharType="end"/>
            </w:r>
          </w:hyperlink>
        </w:p>
        <w:p w14:paraId="18136738" w14:textId="77777777" w:rsidR="0025355F" w:rsidRDefault="00913FDC">
          <w:pPr>
            <w:pStyle w:val="Verzeichnis2"/>
            <w:tabs>
              <w:tab w:val="right" w:leader="dot" w:pos="8630"/>
            </w:tabs>
            <w:rPr>
              <w:rFonts w:asciiTheme="minorHAnsi" w:eastAsiaTheme="minorEastAsia" w:hAnsiTheme="minorHAnsi" w:cstheme="minorBidi"/>
              <w:noProof/>
              <w:sz w:val="22"/>
              <w:szCs w:val="22"/>
            </w:rPr>
          </w:pPr>
          <w:hyperlink w:anchor="_Toc461026428" w:history="1">
            <w:r w:rsidR="0025355F" w:rsidRPr="00D8579D">
              <w:rPr>
                <w:rStyle w:val="Hyperlink"/>
                <w:noProof/>
              </w:rPr>
              <w:t>C.3 Hydrometric Network</w:t>
            </w:r>
            <w:r w:rsidR="0025355F">
              <w:rPr>
                <w:noProof/>
                <w:webHidden/>
              </w:rPr>
              <w:tab/>
            </w:r>
            <w:r w:rsidR="0025355F">
              <w:rPr>
                <w:noProof/>
                <w:webHidden/>
              </w:rPr>
              <w:fldChar w:fldCharType="begin"/>
            </w:r>
            <w:r w:rsidR="0025355F">
              <w:rPr>
                <w:noProof/>
                <w:webHidden/>
              </w:rPr>
              <w:instrText xml:space="preserve"> PAGEREF _Toc461026428 \h </w:instrText>
            </w:r>
            <w:r w:rsidR="0025355F">
              <w:rPr>
                <w:noProof/>
                <w:webHidden/>
              </w:rPr>
            </w:r>
            <w:r w:rsidR="0025355F">
              <w:rPr>
                <w:noProof/>
                <w:webHidden/>
              </w:rPr>
              <w:fldChar w:fldCharType="separate"/>
            </w:r>
            <w:r w:rsidR="009C635D">
              <w:rPr>
                <w:noProof/>
                <w:webHidden/>
              </w:rPr>
              <w:t>4</w:t>
            </w:r>
            <w:r w:rsidR="0025355F">
              <w:rPr>
                <w:noProof/>
                <w:webHidden/>
              </w:rPr>
              <w:fldChar w:fldCharType="end"/>
            </w:r>
          </w:hyperlink>
        </w:p>
        <w:p w14:paraId="3B6B9853" w14:textId="77777777" w:rsidR="0025355F" w:rsidRDefault="00913FDC">
          <w:pPr>
            <w:pStyle w:val="Verzeichnis1"/>
            <w:tabs>
              <w:tab w:val="right" w:leader="dot" w:pos="8630"/>
            </w:tabs>
            <w:rPr>
              <w:rFonts w:asciiTheme="minorHAnsi" w:eastAsiaTheme="minorEastAsia" w:hAnsiTheme="minorHAnsi" w:cstheme="minorBidi"/>
              <w:noProof/>
              <w:sz w:val="22"/>
              <w:szCs w:val="22"/>
            </w:rPr>
          </w:pPr>
          <w:hyperlink w:anchor="_Toc461026429" w:history="1">
            <w:r w:rsidR="0025355F" w:rsidRPr="00D8579D">
              <w:rPr>
                <w:rStyle w:val="Hyperlink"/>
                <w:noProof/>
              </w:rPr>
              <w:t>ANNEX D:  HY_Features  - NHDPlus  Mapping</w:t>
            </w:r>
            <w:r w:rsidR="0025355F">
              <w:rPr>
                <w:noProof/>
                <w:webHidden/>
              </w:rPr>
              <w:tab/>
            </w:r>
            <w:r w:rsidR="0025355F">
              <w:rPr>
                <w:noProof/>
                <w:webHidden/>
              </w:rPr>
              <w:fldChar w:fldCharType="begin"/>
            </w:r>
            <w:r w:rsidR="0025355F">
              <w:rPr>
                <w:noProof/>
                <w:webHidden/>
              </w:rPr>
              <w:instrText xml:space="preserve"> PAGEREF _Toc461026429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29BF7ED9" w14:textId="77777777" w:rsidR="0025355F" w:rsidRDefault="00913FDC">
          <w:pPr>
            <w:pStyle w:val="Verzeichnis2"/>
            <w:tabs>
              <w:tab w:val="right" w:leader="dot" w:pos="8630"/>
            </w:tabs>
            <w:rPr>
              <w:rFonts w:asciiTheme="minorHAnsi" w:eastAsiaTheme="minorEastAsia" w:hAnsiTheme="minorHAnsi" w:cstheme="minorBidi"/>
              <w:noProof/>
              <w:sz w:val="22"/>
              <w:szCs w:val="22"/>
            </w:rPr>
          </w:pPr>
          <w:hyperlink w:anchor="_Toc461026430" w:history="1">
            <w:r w:rsidR="0025355F" w:rsidRPr="00D8579D">
              <w:rPr>
                <w:rStyle w:val="Hyperlink"/>
                <w:noProof/>
              </w:rPr>
              <w:t>D.1 Catchment Model</w:t>
            </w:r>
            <w:r w:rsidR="0025355F">
              <w:rPr>
                <w:noProof/>
                <w:webHidden/>
              </w:rPr>
              <w:tab/>
            </w:r>
            <w:r w:rsidR="0025355F">
              <w:rPr>
                <w:noProof/>
                <w:webHidden/>
              </w:rPr>
              <w:fldChar w:fldCharType="begin"/>
            </w:r>
            <w:r w:rsidR="0025355F">
              <w:rPr>
                <w:noProof/>
                <w:webHidden/>
              </w:rPr>
              <w:instrText xml:space="preserve"> PAGEREF _Toc461026430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32720461" w14:textId="77777777" w:rsidR="0025355F" w:rsidRDefault="00913FDC">
          <w:pPr>
            <w:pStyle w:val="Verzeichnis2"/>
            <w:tabs>
              <w:tab w:val="right" w:leader="dot" w:pos="8630"/>
            </w:tabs>
            <w:rPr>
              <w:rFonts w:asciiTheme="minorHAnsi" w:eastAsiaTheme="minorEastAsia" w:hAnsiTheme="minorHAnsi" w:cstheme="minorBidi"/>
              <w:noProof/>
              <w:sz w:val="22"/>
              <w:szCs w:val="22"/>
            </w:rPr>
          </w:pPr>
          <w:hyperlink w:anchor="_Toc461026431" w:history="1">
            <w:r w:rsidR="0025355F" w:rsidRPr="00D8579D">
              <w:rPr>
                <w:rStyle w:val="Hyperlink"/>
                <w:noProof/>
              </w:rPr>
              <w:t>D.2 Hydrographic Network Model</w:t>
            </w:r>
            <w:r w:rsidR="0025355F">
              <w:rPr>
                <w:noProof/>
                <w:webHidden/>
              </w:rPr>
              <w:tab/>
            </w:r>
            <w:r w:rsidR="0025355F">
              <w:rPr>
                <w:noProof/>
                <w:webHidden/>
              </w:rPr>
              <w:fldChar w:fldCharType="begin"/>
            </w:r>
            <w:r w:rsidR="0025355F">
              <w:rPr>
                <w:noProof/>
                <w:webHidden/>
              </w:rPr>
              <w:instrText xml:space="preserve"> PAGEREF _Toc461026431 \h </w:instrText>
            </w:r>
            <w:r w:rsidR="0025355F">
              <w:rPr>
                <w:noProof/>
                <w:webHidden/>
              </w:rPr>
            </w:r>
            <w:r w:rsidR="0025355F">
              <w:rPr>
                <w:noProof/>
                <w:webHidden/>
              </w:rPr>
              <w:fldChar w:fldCharType="separate"/>
            </w:r>
            <w:r w:rsidR="009C635D">
              <w:rPr>
                <w:noProof/>
                <w:webHidden/>
              </w:rPr>
              <w:t>2</w:t>
            </w:r>
            <w:r w:rsidR="0025355F">
              <w:rPr>
                <w:noProof/>
                <w:webHidden/>
              </w:rPr>
              <w:fldChar w:fldCharType="end"/>
            </w:r>
          </w:hyperlink>
        </w:p>
        <w:p w14:paraId="5B1EC3E5" w14:textId="77777777" w:rsidR="0025355F" w:rsidRDefault="00913FDC">
          <w:pPr>
            <w:pStyle w:val="Verzeichnis2"/>
            <w:tabs>
              <w:tab w:val="right" w:leader="dot" w:pos="8630"/>
            </w:tabs>
            <w:rPr>
              <w:rFonts w:asciiTheme="minorHAnsi" w:eastAsiaTheme="minorEastAsia" w:hAnsiTheme="minorHAnsi" w:cstheme="minorBidi"/>
              <w:noProof/>
              <w:sz w:val="22"/>
              <w:szCs w:val="22"/>
            </w:rPr>
          </w:pPr>
          <w:hyperlink w:anchor="_Toc461026432" w:history="1">
            <w:r w:rsidR="0025355F" w:rsidRPr="00D8579D">
              <w:rPr>
                <w:rStyle w:val="Hyperlink"/>
                <w:noProof/>
              </w:rPr>
              <w:t>D.3 Hydrometric Network Model</w:t>
            </w:r>
            <w:r w:rsidR="0025355F">
              <w:rPr>
                <w:noProof/>
                <w:webHidden/>
              </w:rPr>
              <w:tab/>
            </w:r>
            <w:r w:rsidR="0025355F">
              <w:rPr>
                <w:noProof/>
                <w:webHidden/>
              </w:rPr>
              <w:fldChar w:fldCharType="begin"/>
            </w:r>
            <w:r w:rsidR="0025355F">
              <w:rPr>
                <w:noProof/>
                <w:webHidden/>
              </w:rPr>
              <w:instrText xml:space="preserve"> PAGEREF _Toc461026432 \h </w:instrText>
            </w:r>
            <w:r w:rsidR="0025355F">
              <w:rPr>
                <w:noProof/>
                <w:webHidden/>
              </w:rPr>
            </w:r>
            <w:r w:rsidR="0025355F">
              <w:rPr>
                <w:noProof/>
                <w:webHidden/>
              </w:rPr>
              <w:fldChar w:fldCharType="separate"/>
            </w:r>
            <w:r w:rsidR="009C635D">
              <w:rPr>
                <w:noProof/>
                <w:webHidden/>
              </w:rPr>
              <w:t>3</w:t>
            </w:r>
            <w:r w:rsidR="0025355F">
              <w:rPr>
                <w:noProof/>
                <w:webHidden/>
              </w:rPr>
              <w:fldChar w:fldCharType="end"/>
            </w:r>
          </w:hyperlink>
        </w:p>
        <w:p w14:paraId="464E0D0B" w14:textId="77777777" w:rsidR="0025355F" w:rsidRDefault="00913FDC">
          <w:pPr>
            <w:pStyle w:val="Verzeichnis1"/>
            <w:tabs>
              <w:tab w:val="right" w:leader="dot" w:pos="8630"/>
            </w:tabs>
            <w:rPr>
              <w:rFonts w:asciiTheme="minorHAnsi" w:eastAsiaTheme="minorEastAsia" w:hAnsiTheme="minorHAnsi" w:cstheme="minorBidi"/>
              <w:noProof/>
              <w:sz w:val="22"/>
              <w:szCs w:val="22"/>
            </w:rPr>
          </w:pPr>
          <w:hyperlink w:anchor="_Toc461026433" w:history="1">
            <w:r w:rsidR="0025355F" w:rsidRPr="00D8579D">
              <w:rPr>
                <w:rStyle w:val="Hyperlink"/>
                <w:noProof/>
              </w:rPr>
              <w:t>ANNEX F:  HY_Features  - INSPIRE Hydrography Theme</w:t>
            </w:r>
            <w:r w:rsidR="0025355F">
              <w:rPr>
                <w:noProof/>
                <w:webHidden/>
              </w:rPr>
              <w:tab/>
            </w:r>
            <w:r w:rsidR="0025355F">
              <w:rPr>
                <w:noProof/>
                <w:webHidden/>
              </w:rPr>
              <w:fldChar w:fldCharType="begin"/>
            </w:r>
            <w:r w:rsidR="0025355F">
              <w:rPr>
                <w:noProof/>
                <w:webHidden/>
              </w:rPr>
              <w:instrText xml:space="preserve"> PAGEREF _Toc461026433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3B574B91" w14:textId="77777777" w:rsidR="0025355F" w:rsidRDefault="00913FDC">
          <w:pPr>
            <w:pStyle w:val="Verzeichnis2"/>
            <w:tabs>
              <w:tab w:val="right" w:leader="dot" w:pos="8630"/>
            </w:tabs>
            <w:rPr>
              <w:rFonts w:asciiTheme="minorHAnsi" w:eastAsiaTheme="minorEastAsia" w:hAnsiTheme="minorHAnsi" w:cstheme="minorBidi"/>
              <w:noProof/>
              <w:sz w:val="22"/>
              <w:szCs w:val="22"/>
            </w:rPr>
          </w:pPr>
          <w:hyperlink w:anchor="_Toc461026434" w:history="1">
            <w:r w:rsidR="0025355F" w:rsidRPr="00D8579D">
              <w:rPr>
                <w:rStyle w:val="Hyperlink"/>
                <w:noProof/>
              </w:rPr>
              <w:t>F.1 Catchment Model</w:t>
            </w:r>
            <w:r w:rsidR="0025355F">
              <w:rPr>
                <w:noProof/>
                <w:webHidden/>
              </w:rPr>
              <w:tab/>
            </w:r>
            <w:r w:rsidR="0025355F">
              <w:rPr>
                <w:noProof/>
                <w:webHidden/>
              </w:rPr>
              <w:fldChar w:fldCharType="begin"/>
            </w:r>
            <w:r w:rsidR="0025355F">
              <w:rPr>
                <w:noProof/>
                <w:webHidden/>
              </w:rPr>
              <w:instrText xml:space="preserve"> PAGEREF _Toc461026434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1EFADB16" w14:textId="77777777" w:rsidR="0025355F" w:rsidRDefault="00913FDC">
          <w:pPr>
            <w:pStyle w:val="Verzeichnis2"/>
            <w:tabs>
              <w:tab w:val="right" w:leader="dot" w:pos="8630"/>
            </w:tabs>
            <w:rPr>
              <w:rFonts w:asciiTheme="minorHAnsi" w:eastAsiaTheme="minorEastAsia" w:hAnsiTheme="minorHAnsi" w:cstheme="minorBidi"/>
              <w:noProof/>
              <w:sz w:val="22"/>
              <w:szCs w:val="22"/>
            </w:rPr>
          </w:pPr>
          <w:hyperlink w:anchor="_Toc461026435" w:history="1">
            <w:r w:rsidR="0025355F" w:rsidRPr="00D8579D">
              <w:rPr>
                <w:rStyle w:val="Hyperlink"/>
                <w:noProof/>
              </w:rPr>
              <w:t>F.2 Hydrographic Network Model</w:t>
            </w:r>
            <w:r w:rsidR="0025355F">
              <w:rPr>
                <w:noProof/>
                <w:webHidden/>
              </w:rPr>
              <w:tab/>
            </w:r>
            <w:r w:rsidR="0025355F">
              <w:rPr>
                <w:noProof/>
                <w:webHidden/>
              </w:rPr>
              <w:fldChar w:fldCharType="begin"/>
            </w:r>
            <w:r w:rsidR="0025355F">
              <w:rPr>
                <w:noProof/>
                <w:webHidden/>
              </w:rPr>
              <w:instrText xml:space="preserve"> PAGEREF _Toc461026435 \h </w:instrText>
            </w:r>
            <w:r w:rsidR="0025355F">
              <w:rPr>
                <w:noProof/>
                <w:webHidden/>
              </w:rPr>
            </w:r>
            <w:r w:rsidR="0025355F">
              <w:rPr>
                <w:noProof/>
                <w:webHidden/>
              </w:rPr>
              <w:fldChar w:fldCharType="separate"/>
            </w:r>
            <w:r w:rsidR="009C635D">
              <w:rPr>
                <w:noProof/>
                <w:webHidden/>
              </w:rPr>
              <w:t>3</w:t>
            </w:r>
            <w:r w:rsidR="0025355F">
              <w:rPr>
                <w:noProof/>
                <w:webHidden/>
              </w:rPr>
              <w:fldChar w:fldCharType="end"/>
            </w:r>
          </w:hyperlink>
        </w:p>
        <w:p w14:paraId="18B39391" w14:textId="77777777" w:rsidR="0025355F" w:rsidRDefault="00913FDC">
          <w:pPr>
            <w:pStyle w:val="Verzeichnis1"/>
            <w:tabs>
              <w:tab w:val="right" w:leader="dot" w:pos="8630"/>
            </w:tabs>
            <w:rPr>
              <w:rFonts w:asciiTheme="minorHAnsi" w:eastAsiaTheme="minorEastAsia" w:hAnsiTheme="minorHAnsi" w:cstheme="minorBidi"/>
              <w:noProof/>
              <w:sz w:val="22"/>
              <w:szCs w:val="22"/>
            </w:rPr>
          </w:pPr>
          <w:hyperlink w:anchor="_Toc461026436" w:history="1">
            <w:r w:rsidR="0025355F" w:rsidRPr="00D8579D">
              <w:rPr>
                <w:rStyle w:val="Hyperlink"/>
                <w:noProof/>
              </w:rPr>
              <w:t>ANNEX F:  HY_Features  - SANDRE  Mapping</w:t>
            </w:r>
            <w:r w:rsidR="0025355F">
              <w:rPr>
                <w:noProof/>
                <w:webHidden/>
              </w:rPr>
              <w:tab/>
            </w:r>
            <w:r w:rsidR="0025355F">
              <w:rPr>
                <w:noProof/>
                <w:webHidden/>
              </w:rPr>
              <w:fldChar w:fldCharType="begin"/>
            </w:r>
            <w:r w:rsidR="0025355F">
              <w:rPr>
                <w:noProof/>
                <w:webHidden/>
              </w:rPr>
              <w:instrText xml:space="preserve"> PAGEREF _Toc461026436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3C30DA79" w14:textId="77777777" w:rsidR="0025355F" w:rsidRDefault="00913FDC">
          <w:pPr>
            <w:pStyle w:val="Verzeichnis2"/>
            <w:tabs>
              <w:tab w:val="right" w:leader="dot" w:pos="8630"/>
            </w:tabs>
            <w:rPr>
              <w:rFonts w:asciiTheme="minorHAnsi" w:eastAsiaTheme="minorEastAsia" w:hAnsiTheme="minorHAnsi" w:cstheme="minorBidi"/>
              <w:noProof/>
              <w:sz w:val="22"/>
              <w:szCs w:val="22"/>
            </w:rPr>
          </w:pPr>
          <w:hyperlink w:anchor="_Toc461026437" w:history="1">
            <w:r w:rsidR="0025355F" w:rsidRPr="00D8579D">
              <w:rPr>
                <w:rStyle w:val="Hyperlink"/>
                <w:noProof/>
              </w:rPr>
              <w:t>E.1 Catchment Model</w:t>
            </w:r>
            <w:r w:rsidR="0025355F">
              <w:rPr>
                <w:noProof/>
                <w:webHidden/>
              </w:rPr>
              <w:tab/>
            </w:r>
            <w:r w:rsidR="0025355F">
              <w:rPr>
                <w:noProof/>
                <w:webHidden/>
              </w:rPr>
              <w:fldChar w:fldCharType="begin"/>
            </w:r>
            <w:r w:rsidR="0025355F">
              <w:rPr>
                <w:noProof/>
                <w:webHidden/>
              </w:rPr>
              <w:instrText xml:space="preserve"> PAGEREF _Toc461026437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393A21A9" w14:textId="77777777" w:rsidR="0025355F" w:rsidRDefault="00913FDC">
          <w:pPr>
            <w:pStyle w:val="Verzeichnis2"/>
            <w:tabs>
              <w:tab w:val="right" w:leader="dot" w:pos="8630"/>
            </w:tabs>
            <w:rPr>
              <w:rFonts w:asciiTheme="minorHAnsi" w:eastAsiaTheme="minorEastAsia" w:hAnsiTheme="minorHAnsi" w:cstheme="minorBidi"/>
              <w:noProof/>
              <w:sz w:val="22"/>
              <w:szCs w:val="22"/>
            </w:rPr>
          </w:pPr>
          <w:hyperlink w:anchor="_Toc461026438" w:history="1">
            <w:r w:rsidR="0025355F" w:rsidRPr="00D8579D">
              <w:rPr>
                <w:rStyle w:val="Hyperlink"/>
                <w:noProof/>
              </w:rPr>
              <w:t>E.2 Hydrographic Network Model</w:t>
            </w:r>
            <w:r w:rsidR="0025355F">
              <w:rPr>
                <w:noProof/>
                <w:webHidden/>
              </w:rPr>
              <w:tab/>
            </w:r>
            <w:r w:rsidR="0025355F">
              <w:rPr>
                <w:noProof/>
                <w:webHidden/>
              </w:rPr>
              <w:fldChar w:fldCharType="begin"/>
            </w:r>
            <w:r w:rsidR="0025355F">
              <w:rPr>
                <w:noProof/>
                <w:webHidden/>
              </w:rPr>
              <w:instrText xml:space="preserve"> PAGEREF _Toc461026438 \h </w:instrText>
            </w:r>
            <w:r w:rsidR="0025355F">
              <w:rPr>
                <w:noProof/>
                <w:webHidden/>
              </w:rPr>
            </w:r>
            <w:r w:rsidR="0025355F">
              <w:rPr>
                <w:noProof/>
                <w:webHidden/>
              </w:rPr>
              <w:fldChar w:fldCharType="separate"/>
            </w:r>
            <w:r w:rsidR="009C635D">
              <w:rPr>
                <w:noProof/>
                <w:webHidden/>
              </w:rPr>
              <w:t>2</w:t>
            </w:r>
            <w:r w:rsidR="0025355F">
              <w:rPr>
                <w:noProof/>
                <w:webHidden/>
              </w:rPr>
              <w:fldChar w:fldCharType="end"/>
            </w:r>
          </w:hyperlink>
        </w:p>
        <w:p w14:paraId="062A11BC" w14:textId="77777777" w:rsidR="0025355F" w:rsidRDefault="00913FDC">
          <w:pPr>
            <w:pStyle w:val="Verzeichnis2"/>
            <w:tabs>
              <w:tab w:val="right" w:leader="dot" w:pos="8630"/>
            </w:tabs>
            <w:rPr>
              <w:rFonts w:asciiTheme="minorHAnsi" w:eastAsiaTheme="minorEastAsia" w:hAnsiTheme="minorHAnsi" w:cstheme="minorBidi"/>
              <w:noProof/>
              <w:sz w:val="22"/>
              <w:szCs w:val="22"/>
            </w:rPr>
          </w:pPr>
          <w:hyperlink w:anchor="_Toc461026439" w:history="1">
            <w:r w:rsidR="0025355F" w:rsidRPr="00D8579D">
              <w:rPr>
                <w:rStyle w:val="Hyperlink"/>
                <w:noProof/>
              </w:rPr>
              <w:t>E.3 Hydrometric Network Model</w:t>
            </w:r>
            <w:r w:rsidR="0025355F">
              <w:rPr>
                <w:noProof/>
                <w:webHidden/>
              </w:rPr>
              <w:tab/>
            </w:r>
            <w:r w:rsidR="0025355F">
              <w:rPr>
                <w:noProof/>
                <w:webHidden/>
              </w:rPr>
              <w:fldChar w:fldCharType="begin"/>
            </w:r>
            <w:r w:rsidR="0025355F">
              <w:rPr>
                <w:noProof/>
                <w:webHidden/>
              </w:rPr>
              <w:instrText xml:space="preserve"> PAGEREF _Toc461026439 \h </w:instrText>
            </w:r>
            <w:r w:rsidR="0025355F">
              <w:rPr>
                <w:noProof/>
                <w:webHidden/>
              </w:rPr>
            </w:r>
            <w:r w:rsidR="0025355F">
              <w:rPr>
                <w:noProof/>
                <w:webHidden/>
              </w:rPr>
              <w:fldChar w:fldCharType="separate"/>
            </w:r>
            <w:r w:rsidR="009C635D">
              <w:rPr>
                <w:noProof/>
                <w:webHidden/>
              </w:rPr>
              <w:t>3</w:t>
            </w:r>
            <w:r w:rsidR="0025355F">
              <w:rPr>
                <w:noProof/>
                <w:webHidden/>
              </w:rPr>
              <w:fldChar w:fldCharType="end"/>
            </w:r>
          </w:hyperlink>
        </w:p>
        <w:p w14:paraId="16F71BC3" w14:textId="77777777" w:rsidR="0025355F" w:rsidRDefault="00913FDC">
          <w:pPr>
            <w:pStyle w:val="Verzeichnis1"/>
            <w:tabs>
              <w:tab w:val="right" w:leader="dot" w:pos="8630"/>
            </w:tabs>
            <w:rPr>
              <w:rFonts w:asciiTheme="minorHAnsi" w:eastAsiaTheme="minorEastAsia" w:hAnsiTheme="minorHAnsi" w:cstheme="minorBidi"/>
              <w:noProof/>
              <w:sz w:val="22"/>
              <w:szCs w:val="22"/>
            </w:rPr>
          </w:pPr>
          <w:hyperlink w:anchor="_Toc461026440" w:history="1">
            <w:r w:rsidR="0025355F" w:rsidRPr="00D8579D">
              <w:rPr>
                <w:rStyle w:val="Hyperlink"/>
                <w:noProof/>
              </w:rPr>
              <w:t>ANNEX G: Bibliography</w:t>
            </w:r>
            <w:r w:rsidR="0025355F">
              <w:rPr>
                <w:noProof/>
                <w:webHidden/>
              </w:rPr>
              <w:tab/>
            </w:r>
            <w:r w:rsidR="0025355F">
              <w:rPr>
                <w:noProof/>
                <w:webHidden/>
              </w:rPr>
              <w:fldChar w:fldCharType="begin"/>
            </w:r>
            <w:r w:rsidR="0025355F">
              <w:rPr>
                <w:noProof/>
                <w:webHidden/>
              </w:rPr>
              <w:instrText xml:space="preserve"> PAGEREF _Toc461026440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20F0BFBD" w14:textId="77777777" w:rsidR="0025355F" w:rsidRDefault="00913FDC">
          <w:pPr>
            <w:pStyle w:val="Verzeichnis1"/>
            <w:tabs>
              <w:tab w:val="right" w:leader="dot" w:pos="8630"/>
            </w:tabs>
            <w:rPr>
              <w:rFonts w:asciiTheme="minorHAnsi" w:eastAsiaTheme="minorEastAsia" w:hAnsiTheme="minorHAnsi" w:cstheme="minorBidi"/>
              <w:noProof/>
              <w:sz w:val="22"/>
              <w:szCs w:val="22"/>
            </w:rPr>
          </w:pPr>
          <w:hyperlink w:anchor="_Toc461026441" w:history="1">
            <w:r w:rsidR="0025355F" w:rsidRPr="00D8579D">
              <w:rPr>
                <w:rStyle w:val="Hyperlink"/>
                <w:noProof/>
              </w:rPr>
              <w:t>ANNEX H: Revision history</w:t>
            </w:r>
            <w:r w:rsidR="0025355F">
              <w:rPr>
                <w:noProof/>
                <w:webHidden/>
              </w:rPr>
              <w:tab/>
            </w:r>
            <w:r w:rsidR="0025355F">
              <w:rPr>
                <w:noProof/>
                <w:webHidden/>
              </w:rPr>
              <w:fldChar w:fldCharType="begin"/>
            </w:r>
            <w:r w:rsidR="0025355F">
              <w:rPr>
                <w:noProof/>
                <w:webHidden/>
              </w:rPr>
              <w:instrText xml:space="preserve"> PAGEREF _Toc461026441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0229A56E" w14:textId="4D572900" w:rsidR="0028056A" w:rsidRDefault="0028056A">
          <w:r>
            <w:rPr>
              <w:b/>
              <w:bCs/>
              <w:lang w:val="de-DE"/>
            </w:rPr>
            <w:fldChar w:fldCharType="end"/>
          </w:r>
        </w:p>
      </w:sdtContent>
    </w:sdt>
    <w:p w14:paraId="41D7396E" w14:textId="6B6E7A7A" w:rsidR="001155BB" w:rsidRPr="008E510D" w:rsidRDefault="001155BB" w:rsidP="001155BB">
      <w:pPr>
        <w:pStyle w:val="Inhaltsverzeichnisberschrift"/>
        <w:rPr>
          <w:color w:val="auto"/>
        </w:rPr>
      </w:pPr>
      <w:r>
        <w:rPr>
          <w:color w:val="auto"/>
        </w:rPr>
        <w:t>Figures</w:t>
      </w:r>
    </w:p>
    <w:p w14:paraId="1355136F" w14:textId="77777777" w:rsidR="001155BB" w:rsidRDefault="001155BB">
      <w:pPr>
        <w:pStyle w:val="Abbildungsverzeichnis"/>
        <w:tabs>
          <w:tab w:val="right" w:leader="dot" w:pos="8630"/>
        </w:tabs>
      </w:pPr>
    </w:p>
    <w:p w14:paraId="41E78A7B" w14:textId="77777777" w:rsidR="009C635D" w:rsidRDefault="001155BB">
      <w:pPr>
        <w:pStyle w:val="Abbildungsverzeichnis"/>
        <w:tabs>
          <w:tab w:val="right" w:leader="dot" w:pos="8630"/>
        </w:tabs>
        <w:rPr>
          <w:rFonts w:asciiTheme="minorHAnsi" w:eastAsiaTheme="minorEastAsia" w:hAnsiTheme="minorHAnsi" w:cstheme="minorBidi"/>
          <w:noProof/>
          <w:sz w:val="22"/>
          <w:szCs w:val="22"/>
          <w:lang w:val="en-US" w:eastAsia="en-US"/>
        </w:rPr>
      </w:pPr>
      <w:r>
        <w:fldChar w:fldCharType="begin"/>
      </w:r>
      <w:r>
        <w:instrText xml:space="preserve"> TOC \h \z \c "Figure" </w:instrText>
      </w:r>
      <w:r>
        <w:fldChar w:fldCharType="separate"/>
      </w:r>
      <w:hyperlink w:anchor="_Toc461114620" w:history="1">
        <w:r w:rsidR="009C635D" w:rsidRPr="008B1A2C">
          <w:rPr>
            <w:rStyle w:val="Hyperlink"/>
            <w:noProof/>
          </w:rPr>
          <w:t>Figure 1: HY_Features in the context of the OGC Abstract Specifications</w:t>
        </w:r>
        <w:r w:rsidR="009C635D">
          <w:rPr>
            <w:noProof/>
            <w:webHidden/>
          </w:rPr>
          <w:tab/>
        </w:r>
        <w:r w:rsidR="009C635D">
          <w:rPr>
            <w:noProof/>
            <w:webHidden/>
          </w:rPr>
          <w:fldChar w:fldCharType="begin"/>
        </w:r>
        <w:r w:rsidR="009C635D">
          <w:rPr>
            <w:noProof/>
            <w:webHidden/>
          </w:rPr>
          <w:instrText xml:space="preserve"> PAGEREF _Toc461114620 \h </w:instrText>
        </w:r>
        <w:r w:rsidR="009C635D">
          <w:rPr>
            <w:noProof/>
            <w:webHidden/>
          </w:rPr>
        </w:r>
        <w:r w:rsidR="009C635D">
          <w:rPr>
            <w:noProof/>
            <w:webHidden/>
          </w:rPr>
          <w:fldChar w:fldCharType="separate"/>
        </w:r>
        <w:r w:rsidR="009C635D">
          <w:rPr>
            <w:noProof/>
            <w:webHidden/>
          </w:rPr>
          <w:t>16</w:t>
        </w:r>
        <w:r w:rsidR="009C635D">
          <w:rPr>
            <w:noProof/>
            <w:webHidden/>
          </w:rPr>
          <w:fldChar w:fldCharType="end"/>
        </w:r>
      </w:hyperlink>
    </w:p>
    <w:p w14:paraId="6AB85D68" w14:textId="77777777" w:rsidR="009C635D" w:rsidRDefault="00913FD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21" w:history="1">
        <w:r w:rsidR="009C635D" w:rsidRPr="008B1A2C">
          <w:rPr>
            <w:rStyle w:val="Hyperlink"/>
            <w:noProof/>
          </w:rPr>
          <w:t>Figure 2: Processes of the Hydrologic Cycle</w:t>
        </w:r>
        <w:r w:rsidR="009C635D">
          <w:rPr>
            <w:noProof/>
            <w:webHidden/>
          </w:rPr>
          <w:tab/>
        </w:r>
        <w:r w:rsidR="009C635D">
          <w:rPr>
            <w:noProof/>
            <w:webHidden/>
          </w:rPr>
          <w:fldChar w:fldCharType="begin"/>
        </w:r>
        <w:r w:rsidR="009C635D">
          <w:rPr>
            <w:noProof/>
            <w:webHidden/>
          </w:rPr>
          <w:instrText xml:space="preserve"> PAGEREF _Toc461114621 \h </w:instrText>
        </w:r>
        <w:r w:rsidR="009C635D">
          <w:rPr>
            <w:noProof/>
            <w:webHidden/>
          </w:rPr>
        </w:r>
        <w:r w:rsidR="009C635D">
          <w:rPr>
            <w:noProof/>
            <w:webHidden/>
          </w:rPr>
          <w:fldChar w:fldCharType="separate"/>
        </w:r>
        <w:r w:rsidR="009C635D">
          <w:rPr>
            <w:noProof/>
            <w:webHidden/>
          </w:rPr>
          <w:t>25</w:t>
        </w:r>
        <w:r w:rsidR="009C635D">
          <w:rPr>
            <w:noProof/>
            <w:webHidden/>
          </w:rPr>
          <w:fldChar w:fldCharType="end"/>
        </w:r>
      </w:hyperlink>
    </w:p>
    <w:p w14:paraId="3DE45EFC" w14:textId="77777777" w:rsidR="009C635D" w:rsidRDefault="00913FD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22" w:history="1">
        <w:r w:rsidR="009C635D" w:rsidRPr="008B1A2C">
          <w:rPr>
            <w:rStyle w:val="Hyperlink"/>
            <w:noProof/>
          </w:rPr>
          <w:t>Figure 3: Illustration of multiple representations of a catchment</w:t>
        </w:r>
        <w:r w:rsidR="009C635D">
          <w:rPr>
            <w:noProof/>
            <w:webHidden/>
          </w:rPr>
          <w:tab/>
        </w:r>
        <w:r w:rsidR="009C635D">
          <w:rPr>
            <w:noProof/>
            <w:webHidden/>
          </w:rPr>
          <w:fldChar w:fldCharType="begin"/>
        </w:r>
        <w:r w:rsidR="009C635D">
          <w:rPr>
            <w:noProof/>
            <w:webHidden/>
          </w:rPr>
          <w:instrText xml:space="preserve"> PAGEREF _Toc461114622 \h </w:instrText>
        </w:r>
        <w:r w:rsidR="009C635D">
          <w:rPr>
            <w:noProof/>
            <w:webHidden/>
          </w:rPr>
        </w:r>
        <w:r w:rsidR="009C635D">
          <w:rPr>
            <w:noProof/>
            <w:webHidden/>
          </w:rPr>
          <w:fldChar w:fldCharType="separate"/>
        </w:r>
        <w:r w:rsidR="009C635D">
          <w:rPr>
            <w:noProof/>
            <w:webHidden/>
          </w:rPr>
          <w:t>27</w:t>
        </w:r>
        <w:r w:rsidR="009C635D">
          <w:rPr>
            <w:noProof/>
            <w:webHidden/>
          </w:rPr>
          <w:fldChar w:fldCharType="end"/>
        </w:r>
      </w:hyperlink>
    </w:p>
    <w:p w14:paraId="7D1CBB37" w14:textId="77777777" w:rsidR="009C635D" w:rsidRDefault="00913FD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23" w:history="1">
        <w:r w:rsidR="009C635D" w:rsidRPr="008B1A2C">
          <w:rPr>
            <w:rStyle w:val="Hyperlink"/>
            <w:noProof/>
          </w:rPr>
          <w:t>Figure 4: Idealized catchment. This idealized catchment diagram is used to represent the catchment concept with no emphasis on any realization or representation. In the diagrams below, aspects of this diagram are highlighted to emphasize particular concepts of the HY_Features conceptual model.</w:t>
        </w:r>
        <w:r w:rsidR="009C635D">
          <w:rPr>
            <w:noProof/>
            <w:webHidden/>
          </w:rPr>
          <w:tab/>
        </w:r>
        <w:r w:rsidR="009C635D">
          <w:rPr>
            <w:noProof/>
            <w:webHidden/>
          </w:rPr>
          <w:fldChar w:fldCharType="begin"/>
        </w:r>
        <w:r w:rsidR="009C635D">
          <w:rPr>
            <w:noProof/>
            <w:webHidden/>
          </w:rPr>
          <w:instrText xml:space="preserve"> PAGEREF _Toc461114623 \h </w:instrText>
        </w:r>
        <w:r w:rsidR="009C635D">
          <w:rPr>
            <w:noProof/>
            <w:webHidden/>
          </w:rPr>
        </w:r>
        <w:r w:rsidR="009C635D">
          <w:rPr>
            <w:noProof/>
            <w:webHidden/>
          </w:rPr>
          <w:fldChar w:fldCharType="separate"/>
        </w:r>
        <w:r w:rsidR="009C635D">
          <w:rPr>
            <w:noProof/>
            <w:webHidden/>
          </w:rPr>
          <w:t>28</w:t>
        </w:r>
        <w:r w:rsidR="009C635D">
          <w:rPr>
            <w:noProof/>
            <w:webHidden/>
          </w:rPr>
          <w:fldChar w:fldCharType="end"/>
        </w:r>
      </w:hyperlink>
    </w:p>
    <w:p w14:paraId="52472CBB" w14:textId="77777777" w:rsidR="009C635D" w:rsidRDefault="00913FD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24" w:history="1">
        <w:r w:rsidR="009C635D" w:rsidRPr="008B1A2C">
          <w:rPr>
            <w:rStyle w:val="Hyperlink"/>
            <w:noProof/>
          </w:rPr>
          <w:t>Figure 5: Multiple graphical realizations of a catchment (from top left to bottom right): a) Catchment boundary, b)   Catchment area, c) flowpath of catchment d) network of sub catchments, e) cartographic view, f) abstract flow paths, g) hydrographic network, h) network of logically connected monitoring stations.</w:t>
        </w:r>
        <w:r w:rsidR="009C635D">
          <w:rPr>
            <w:noProof/>
            <w:webHidden/>
          </w:rPr>
          <w:tab/>
        </w:r>
        <w:r w:rsidR="009C635D">
          <w:rPr>
            <w:noProof/>
            <w:webHidden/>
          </w:rPr>
          <w:fldChar w:fldCharType="begin"/>
        </w:r>
        <w:r w:rsidR="009C635D">
          <w:rPr>
            <w:noProof/>
            <w:webHidden/>
          </w:rPr>
          <w:instrText xml:space="preserve"> PAGEREF _Toc461114624 \h </w:instrText>
        </w:r>
        <w:r w:rsidR="009C635D">
          <w:rPr>
            <w:noProof/>
            <w:webHidden/>
          </w:rPr>
        </w:r>
        <w:r w:rsidR="009C635D">
          <w:rPr>
            <w:noProof/>
            <w:webHidden/>
          </w:rPr>
          <w:fldChar w:fldCharType="separate"/>
        </w:r>
        <w:r w:rsidR="009C635D">
          <w:rPr>
            <w:noProof/>
            <w:webHidden/>
          </w:rPr>
          <w:t>29</w:t>
        </w:r>
        <w:r w:rsidR="009C635D">
          <w:rPr>
            <w:noProof/>
            <w:webHidden/>
          </w:rPr>
          <w:fldChar w:fldCharType="end"/>
        </w:r>
      </w:hyperlink>
    </w:p>
    <w:p w14:paraId="0F8BF69A" w14:textId="77777777" w:rsidR="009C635D" w:rsidRDefault="00913FD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25" w:history="1">
        <w:r w:rsidR="009C635D" w:rsidRPr="008B1A2C">
          <w:rPr>
            <w:rStyle w:val="Hyperlink"/>
            <w:noProof/>
          </w:rPr>
          <w:t>Figure 6 (C1-C5, from left to right): C1, Typical catchments with one inflow and one outflow each; C2, Joined (conjoint) catchments flowing into a single downstream catchment; C3, catchments joining in a waterbody or wetland with no clear network; C4, catchments joining through intermittent or subsurface flows C5, catchments that join through areas of complex or braided channels.</w:t>
        </w:r>
        <w:r w:rsidR="009C635D">
          <w:rPr>
            <w:noProof/>
            <w:webHidden/>
          </w:rPr>
          <w:tab/>
        </w:r>
        <w:r w:rsidR="009C635D">
          <w:rPr>
            <w:noProof/>
            <w:webHidden/>
          </w:rPr>
          <w:fldChar w:fldCharType="begin"/>
        </w:r>
        <w:r w:rsidR="009C635D">
          <w:rPr>
            <w:noProof/>
            <w:webHidden/>
          </w:rPr>
          <w:instrText xml:space="preserve"> PAGEREF _Toc461114625 \h </w:instrText>
        </w:r>
        <w:r w:rsidR="009C635D">
          <w:rPr>
            <w:noProof/>
            <w:webHidden/>
          </w:rPr>
        </w:r>
        <w:r w:rsidR="009C635D">
          <w:rPr>
            <w:noProof/>
            <w:webHidden/>
          </w:rPr>
          <w:fldChar w:fldCharType="separate"/>
        </w:r>
        <w:r w:rsidR="009C635D">
          <w:rPr>
            <w:noProof/>
            <w:webHidden/>
          </w:rPr>
          <w:t>30</w:t>
        </w:r>
        <w:r w:rsidR="009C635D">
          <w:rPr>
            <w:noProof/>
            <w:webHidden/>
          </w:rPr>
          <w:fldChar w:fldCharType="end"/>
        </w:r>
      </w:hyperlink>
    </w:p>
    <w:p w14:paraId="07801E4E" w14:textId="77777777" w:rsidR="009C635D" w:rsidRDefault="00913FD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26" w:history="1">
        <w:r w:rsidR="009C635D" w:rsidRPr="008B1A2C">
          <w:rPr>
            <w:rStyle w:val="Hyperlink"/>
            <w:noProof/>
          </w:rPr>
          <w:t>Figure 7: Catchment hierarchy – A catchment (dark grey), may be nested within a containing catchment which is another catchment (light grey)</w:t>
        </w:r>
        <w:r w:rsidR="009C635D">
          <w:rPr>
            <w:noProof/>
            <w:webHidden/>
          </w:rPr>
          <w:tab/>
        </w:r>
        <w:r w:rsidR="009C635D">
          <w:rPr>
            <w:noProof/>
            <w:webHidden/>
          </w:rPr>
          <w:fldChar w:fldCharType="begin"/>
        </w:r>
        <w:r w:rsidR="009C635D">
          <w:rPr>
            <w:noProof/>
            <w:webHidden/>
          </w:rPr>
          <w:instrText xml:space="preserve"> PAGEREF _Toc461114626 \h </w:instrText>
        </w:r>
        <w:r w:rsidR="009C635D">
          <w:rPr>
            <w:noProof/>
            <w:webHidden/>
          </w:rPr>
        </w:r>
        <w:r w:rsidR="009C635D">
          <w:rPr>
            <w:noProof/>
            <w:webHidden/>
          </w:rPr>
          <w:fldChar w:fldCharType="separate"/>
        </w:r>
        <w:r w:rsidR="009C635D">
          <w:rPr>
            <w:noProof/>
            <w:webHidden/>
          </w:rPr>
          <w:t>32</w:t>
        </w:r>
        <w:r w:rsidR="009C635D">
          <w:rPr>
            <w:noProof/>
            <w:webHidden/>
          </w:rPr>
          <w:fldChar w:fldCharType="end"/>
        </w:r>
      </w:hyperlink>
    </w:p>
    <w:p w14:paraId="59175E31" w14:textId="77777777" w:rsidR="009C635D" w:rsidRDefault="00913FD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27" w:history="1">
        <w:r w:rsidR="009C635D" w:rsidRPr="008B1A2C">
          <w:rPr>
            <w:rStyle w:val="Hyperlink"/>
            <w:noProof/>
          </w:rPr>
          <w:t>Figure 8: Catchment hierarchy – A catchment (C1, C2, or C3) may be part of a simple dendritic network of catchments which is also a catchment.</w:t>
        </w:r>
        <w:r w:rsidR="009C635D">
          <w:rPr>
            <w:noProof/>
            <w:webHidden/>
          </w:rPr>
          <w:tab/>
        </w:r>
        <w:r w:rsidR="009C635D">
          <w:rPr>
            <w:noProof/>
            <w:webHidden/>
          </w:rPr>
          <w:fldChar w:fldCharType="begin"/>
        </w:r>
        <w:r w:rsidR="009C635D">
          <w:rPr>
            <w:noProof/>
            <w:webHidden/>
          </w:rPr>
          <w:instrText xml:space="preserve"> PAGEREF _Toc461114627 \h </w:instrText>
        </w:r>
        <w:r w:rsidR="009C635D">
          <w:rPr>
            <w:noProof/>
            <w:webHidden/>
          </w:rPr>
        </w:r>
        <w:r w:rsidR="009C635D">
          <w:rPr>
            <w:noProof/>
            <w:webHidden/>
          </w:rPr>
          <w:fldChar w:fldCharType="separate"/>
        </w:r>
        <w:r w:rsidR="009C635D">
          <w:rPr>
            <w:noProof/>
            <w:webHidden/>
          </w:rPr>
          <w:t>32</w:t>
        </w:r>
        <w:r w:rsidR="009C635D">
          <w:rPr>
            <w:noProof/>
            <w:webHidden/>
          </w:rPr>
          <w:fldChar w:fldCharType="end"/>
        </w:r>
      </w:hyperlink>
    </w:p>
    <w:p w14:paraId="70855F0E" w14:textId="77777777" w:rsidR="009C635D" w:rsidRDefault="00913FD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28" w:history="1">
        <w:r w:rsidR="009C635D" w:rsidRPr="008B1A2C">
          <w:rPr>
            <w:rStyle w:val="Hyperlink"/>
            <w:noProof/>
          </w:rPr>
          <w:t>Figure 9: A catchment area (grey) and a flowpath connecting inflow to outflow (red) depicting a definable unit where hydrological processes take place.</w:t>
        </w:r>
        <w:r w:rsidR="009C635D">
          <w:rPr>
            <w:noProof/>
            <w:webHidden/>
          </w:rPr>
          <w:tab/>
        </w:r>
        <w:r w:rsidR="009C635D">
          <w:rPr>
            <w:noProof/>
            <w:webHidden/>
          </w:rPr>
          <w:fldChar w:fldCharType="begin"/>
        </w:r>
        <w:r w:rsidR="009C635D">
          <w:rPr>
            <w:noProof/>
            <w:webHidden/>
          </w:rPr>
          <w:instrText xml:space="preserve"> PAGEREF _Toc461114628 \h </w:instrText>
        </w:r>
        <w:r w:rsidR="009C635D">
          <w:rPr>
            <w:noProof/>
            <w:webHidden/>
          </w:rPr>
        </w:r>
        <w:r w:rsidR="009C635D">
          <w:rPr>
            <w:noProof/>
            <w:webHidden/>
          </w:rPr>
          <w:fldChar w:fldCharType="separate"/>
        </w:r>
        <w:r w:rsidR="009C635D">
          <w:rPr>
            <w:noProof/>
            <w:webHidden/>
          </w:rPr>
          <w:t>33</w:t>
        </w:r>
        <w:r w:rsidR="009C635D">
          <w:rPr>
            <w:noProof/>
            <w:webHidden/>
          </w:rPr>
          <w:fldChar w:fldCharType="end"/>
        </w:r>
      </w:hyperlink>
    </w:p>
    <w:p w14:paraId="479C9372" w14:textId="77777777" w:rsidR="009C635D" w:rsidRDefault="00913FD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29" w:history="1">
        <w:r w:rsidR="009C635D" w:rsidRPr="008B1A2C">
          <w:rPr>
            <w:rStyle w:val="Hyperlink"/>
            <w:noProof/>
          </w:rPr>
          <w:t>Figure 10: Catchments contributing to an identified outflow node. Note that some catchments contribute to a common outflow node.</w:t>
        </w:r>
        <w:r w:rsidR="009C635D">
          <w:rPr>
            <w:noProof/>
            <w:webHidden/>
          </w:rPr>
          <w:tab/>
        </w:r>
        <w:r w:rsidR="009C635D">
          <w:rPr>
            <w:noProof/>
            <w:webHidden/>
          </w:rPr>
          <w:fldChar w:fldCharType="begin"/>
        </w:r>
        <w:r w:rsidR="009C635D">
          <w:rPr>
            <w:noProof/>
            <w:webHidden/>
          </w:rPr>
          <w:instrText xml:space="preserve"> PAGEREF _Toc461114629 \h </w:instrText>
        </w:r>
        <w:r w:rsidR="009C635D">
          <w:rPr>
            <w:noProof/>
            <w:webHidden/>
          </w:rPr>
        </w:r>
        <w:r w:rsidR="009C635D">
          <w:rPr>
            <w:noProof/>
            <w:webHidden/>
          </w:rPr>
          <w:fldChar w:fldCharType="separate"/>
        </w:r>
        <w:r w:rsidR="009C635D">
          <w:rPr>
            <w:noProof/>
            <w:webHidden/>
          </w:rPr>
          <w:t>34</w:t>
        </w:r>
        <w:r w:rsidR="009C635D">
          <w:rPr>
            <w:noProof/>
            <w:webHidden/>
          </w:rPr>
          <w:fldChar w:fldCharType="end"/>
        </w:r>
      </w:hyperlink>
    </w:p>
    <w:p w14:paraId="5CD163E3" w14:textId="77777777" w:rsidR="009C635D" w:rsidRDefault="00913FD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0" w:history="1">
        <w:r w:rsidR="009C635D" w:rsidRPr="008B1A2C">
          <w:rPr>
            <w:rStyle w:val="Hyperlink"/>
            <w:noProof/>
          </w:rPr>
          <w:t>Figure 11: Catchments receive inflow via an identified inflow node. Note that nodes are not necessarily geographic features, but are rather nodes in a graph representation of the river network.</w:t>
        </w:r>
        <w:r w:rsidR="009C635D">
          <w:rPr>
            <w:noProof/>
            <w:webHidden/>
          </w:rPr>
          <w:tab/>
        </w:r>
        <w:r w:rsidR="009C635D">
          <w:rPr>
            <w:noProof/>
            <w:webHidden/>
          </w:rPr>
          <w:fldChar w:fldCharType="begin"/>
        </w:r>
        <w:r w:rsidR="009C635D">
          <w:rPr>
            <w:noProof/>
            <w:webHidden/>
          </w:rPr>
          <w:instrText xml:space="preserve"> PAGEREF _Toc461114630 \h </w:instrText>
        </w:r>
        <w:r w:rsidR="009C635D">
          <w:rPr>
            <w:noProof/>
            <w:webHidden/>
          </w:rPr>
        </w:r>
        <w:r w:rsidR="009C635D">
          <w:rPr>
            <w:noProof/>
            <w:webHidden/>
          </w:rPr>
          <w:fldChar w:fldCharType="separate"/>
        </w:r>
        <w:r w:rsidR="009C635D">
          <w:rPr>
            <w:noProof/>
            <w:webHidden/>
          </w:rPr>
          <w:t>35</w:t>
        </w:r>
        <w:r w:rsidR="009C635D">
          <w:rPr>
            <w:noProof/>
            <w:webHidden/>
          </w:rPr>
          <w:fldChar w:fldCharType="end"/>
        </w:r>
      </w:hyperlink>
    </w:p>
    <w:p w14:paraId="67F1F5BF" w14:textId="77777777" w:rsidR="009C635D" w:rsidRDefault="00913FD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1" w:history="1">
        <w:r w:rsidR="009C635D" w:rsidRPr="008B1A2C">
          <w:rPr>
            <w:rStyle w:val="Hyperlink"/>
            <w:noProof/>
          </w:rPr>
          <w:t>Figure 12: Encapsulation of non-dendritic stream network topology. The left figure shows a case where it is not possible to determine to what extent flow from catchment F contributes to catchments E, B or C. The right figure shows how catchments E, B, and C can be aggregated so nodes N2 and N3 are treated as a single virtual inflow node, so that all the flow from catchments D and F accumulate in the resulting catchment X.</w:t>
        </w:r>
        <w:r w:rsidR="009C635D">
          <w:rPr>
            <w:noProof/>
            <w:webHidden/>
          </w:rPr>
          <w:tab/>
        </w:r>
        <w:r w:rsidR="009C635D">
          <w:rPr>
            <w:noProof/>
            <w:webHidden/>
          </w:rPr>
          <w:fldChar w:fldCharType="begin"/>
        </w:r>
        <w:r w:rsidR="009C635D">
          <w:rPr>
            <w:noProof/>
            <w:webHidden/>
          </w:rPr>
          <w:instrText xml:space="preserve"> PAGEREF _Toc461114631 \h </w:instrText>
        </w:r>
        <w:r w:rsidR="009C635D">
          <w:rPr>
            <w:noProof/>
            <w:webHidden/>
          </w:rPr>
        </w:r>
        <w:r w:rsidR="009C635D">
          <w:rPr>
            <w:noProof/>
            <w:webHidden/>
          </w:rPr>
          <w:fldChar w:fldCharType="separate"/>
        </w:r>
        <w:r w:rsidR="009C635D">
          <w:rPr>
            <w:noProof/>
            <w:webHidden/>
          </w:rPr>
          <w:t>36</w:t>
        </w:r>
        <w:r w:rsidR="009C635D">
          <w:rPr>
            <w:noProof/>
            <w:webHidden/>
          </w:rPr>
          <w:fldChar w:fldCharType="end"/>
        </w:r>
      </w:hyperlink>
    </w:p>
    <w:p w14:paraId="486D8B02" w14:textId="77777777" w:rsidR="009C635D" w:rsidRDefault="00913FD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2" w:history="1">
        <w:r w:rsidR="009C635D" w:rsidRPr="008B1A2C">
          <w:rPr>
            <w:rStyle w:val="Hyperlink"/>
            <w:noProof/>
          </w:rPr>
          <w:t>Figure 13: Position (yellow dot) downstream of a reference point (red dot). While referenced positions (P) are usually referenced to permanent locations like confluences (r2), they can also be considered to be the outflow of contributing catchment and thus, the origin of a river reference system of their own.</w:t>
        </w:r>
        <w:r w:rsidR="009C635D">
          <w:rPr>
            <w:noProof/>
            <w:webHidden/>
          </w:rPr>
          <w:tab/>
        </w:r>
        <w:r w:rsidR="009C635D">
          <w:rPr>
            <w:noProof/>
            <w:webHidden/>
          </w:rPr>
          <w:fldChar w:fldCharType="begin"/>
        </w:r>
        <w:r w:rsidR="009C635D">
          <w:rPr>
            <w:noProof/>
            <w:webHidden/>
          </w:rPr>
          <w:instrText xml:space="preserve"> PAGEREF _Toc461114632 \h </w:instrText>
        </w:r>
        <w:r w:rsidR="009C635D">
          <w:rPr>
            <w:noProof/>
            <w:webHidden/>
          </w:rPr>
        </w:r>
        <w:r w:rsidR="009C635D">
          <w:rPr>
            <w:noProof/>
            <w:webHidden/>
          </w:rPr>
          <w:fldChar w:fldCharType="separate"/>
        </w:r>
        <w:r w:rsidR="009C635D">
          <w:rPr>
            <w:noProof/>
            <w:webHidden/>
          </w:rPr>
          <w:t>38</w:t>
        </w:r>
        <w:r w:rsidR="009C635D">
          <w:rPr>
            <w:noProof/>
            <w:webHidden/>
          </w:rPr>
          <w:fldChar w:fldCharType="end"/>
        </w:r>
      </w:hyperlink>
    </w:p>
    <w:p w14:paraId="2D7AB7C6" w14:textId="77777777" w:rsidR="009C635D" w:rsidRDefault="00913FD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3" w:history="1">
        <w:r w:rsidR="009C635D" w:rsidRPr="008B1A2C">
          <w:rPr>
            <w:rStyle w:val="Hyperlink"/>
            <w:noProof/>
          </w:rPr>
          <w:t>Figure 14: Position (yellow dot) upstream of a reference point (red dot). Typically, r1 would be the origin and P, the referenced point; however, the river reference system model allows for the referenced point to be the origin of its own river reference system.</w:t>
        </w:r>
        <w:r w:rsidR="009C635D">
          <w:rPr>
            <w:noProof/>
            <w:webHidden/>
          </w:rPr>
          <w:tab/>
        </w:r>
        <w:r w:rsidR="009C635D">
          <w:rPr>
            <w:noProof/>
            <w:webHidden/>
          </w:rPr>
          <w:fldChar w:fldCharType="begin"/>
        </w:r>
        <w:r w:rsidR="009C635D">
          <w:rPr>
            <w:noProof/>
            <w:webHidden/>
          </w:rPr>
          <w:instrText xml:space="preserve"> PAGEREF _Toc461114633 \h </w:instrText>
        </w:r>
        <w:r w:rsidR="009C635D">
          <w:rPr>
            <w:noProof/>
            <w:webHidden/>
          </w:rPr>
        </w:r>
        <w:r w:rsidR="009C635D">
          <w:rPr>
            <w:noProof/>
            <w:webHidden/>
          </w:rPr>
          <w:fldChar w:fldCharType="separate"/>
        </w:r>
        <w:r w:rsidR="009C635D">
          <w:rPr>
            <w:noProof/>
            <w:webHidden/>
          </w:rPr>
          <w:t>39</w:t>
        </w:r>
        <w:r w:rsidR="009C635D">
          <w:rPr>
            <w:noProof/>
            <w:webHidden/>
          </w:rPr>
          <w:fldChar w:fldCharType="end"/>
        </w:r>
      </w:hyperlink>
    </w:p>
    <w:p w14:paraId="57E8FDEC" w14:textId="77777777" w:rsidR="009C635D" w:rsidRDefault="00913FD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4" w:history="1">
        <w:r w:rsidR="009C635D" w:rsidRPr="008B1A2C">
          <w:rPr>
            <w:rStyle w:val="Hyperlink"/>
            <w:noProof/>
            <w:highlight w:val="yellow"/>
          </w:rPr>
          <w:t>Figure 15</w:t>
        </w:r>
        <w:r w:rsidR="009C635D" w:rsidRPr="008B1A2C">
          <w:rPr>
            <w:rStyle w:val="Hyperlink"/>
            <w:noProof/>
          </w:rPr>
          <w:t xml:space="preserve">: NEW  </w:t>
        </w:r>
        <w:r w:rsidR="009C635D" w:rsidRPr="008B1A2C">
          <w:rPr>
            <w:rStyle w:val="Hyperlink"/>
            <w:noProof/>
            <w:highlight w:val="yellow"/>
          </w:rPr>
          <w:t xml:space="preserve">Position (yellow dot) between two a reference points (red dots). </w:t>
        </w:r>
        <w:r w:rsidR="009C635D">
          <w:rPr>
            <w:noProof/>
            <w:webHidden/>
          </w:rPr>
          <w:tab/>
        </w:r>
        <w:r w:rsidR="009C635D">
          <w:rPr>
            <w:noProof/>
            <w:webHidden/>
          </w:rPr>
          <w:fldChar w:fldCharType="begin"/>
        </w:r>
        <w:r w:rsidR="009C635D">
          <w:rPr>
            <w:noProof/>
            <w:webHidden/>
          </w:rPr>
          <w:instrText xml:space="preserve"> PAGEREF _Toc461114634 \h </w:instrText>
        </w:r>
        <w:r w:rsidR="009C635D">
          <w:rPr>
            <w:noProof/>
            <w:webHidden/>
          </w:rPr>
        </w:r>
        <w:r w:rsidR="009C635D">
          <w:rPr>
            <w:noProof/>
            <w:webHidden/>
          </w:rPr>
          <w:fldChar w:fldCharType="separate"/>
        </w:r>
        <w:r w:rsidR="009C635D">
          <w:rPr>
            <w:noProof/>
            <w:webHidden/>
          </w:rPr>
          <w:t>40</w:t>
        </w:r>
        <w:r w:rsidR="009C635D">
          <w:rPr>
            <w:noProof/>
            <w:webHidden/>
          </w:rPr>
          <w:fldChar w:fldCharType="end"/>
        </w:r>
      </w:hyperlink>
    </w:p>
    <w:p w14:paraId="20621C28" w14:textId="77777777" w:rsidR="009C635D" w:rsidRDefault="00913FD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5" w:history="1">
        <w:r w:rsidR="009C635D" w:rsidRPr="008B1A2C">
          <w:rPr>
            <w:rStyle w:val="Hyperlink"/>
            <w:noProof/>
          </w:rPr>
          <w:t>Figure 16: Cyclic nature of the HY_Features basic model</w:t>
        </w:r>
        <w:r w:rsidR="009C635D">
          <w:rPr>
            <w:noProof/>
            <w:webHidden/>
          </w:rPr>
          <w:tab/>
        </w:r>
        <w:r w:rsidR="009C635D">
          <w:rPr>
            <w:noProof/>
            <w:webHidden/>
          </w:rPr>
          <w:fldChar w:fldCharType="begin"/>
        </w:r>
        <w:r w:rsidR="009C635D">
          <w:rPr>
            <w:noProof/>
            <w:webHidden/>
          </w:rPr>
          <w:instrText xml:space="preserve"> PAGEREF _Toc461114635 \h </w:instrText>
        </w:r>
        <w:r w:rsidR="009C635D">
          <w:rPr>
            <w:noProof/>
            <w:webHidden/>
          </w:rPr>
        </w:r>
        <w:r w:rsidR="009C635D">
          <w:rPr>
            <w:noProof/>
            <w:webHidden/>
          </w:rPr>
          <w:fldChar w:fldCharType="separate"/>
        </w:r>
        <w:r w:rsidR="009C635D">
          <w:rPr>
            <w:noProof/>
            <w:webHidden/>
          </w:rPr>
          <w:t>43</w:t>
        </w:r>
        <w:r w:rsidR="009C635D">
          <w:rPr>
            <w:noProof/>
            <w:webHidden/>
          </w:rPr>
          <w:fldChar w:fldCharType="end"/>
        </w:r>
      </w:hyperlink>
    </w:p>
    <w:p w14:paraId="6EDEE0B4" w14:textId="77777777" w:rsidR="009C635D" w:rsidRDefault="00913FD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6" w:history="1">
        <w:r w:rsidR="009C635D" w:rsidRPr="008B1A2C">
          <w:rPr>
            <w:rStyle w:val="Hyperlink"/>
            <w:noProof/>
          </w:rPr>
          <w:t>Figure 17: HY_Features modules and packages</w:t>
        </w:r>
        <w:r w:rsidR="009C635D">
          <w:rPr>
            <w:noProof/>
            <w:webHidden/>
          </w:rPr>
          <w:tab/>
        </w:r>
        <w:r w:rsidR="009C635D">
          <w:rPr>
            <w:noProof/>
            <w:webHidden/>
          </w:rPr>
          <w:fldChar w:fldCharType="begin"/>
        </w:r>
        <w:r w:rsidR="009C635D">
          <w:rPr>
            <w:noProof/>
            <w:webHidden/>
          </w:rPr>
          <w:instrText xml:space="preserve"> PAGEREF _Toc461114636 \h </w:instrText>
        </w:r>
        <w:r w:rsidR="009C635D">
          <w:rPr>
            <w:noProof/>
            <w:webHidden/>
          </w:rPr>
        </w:r>
        <w:r w:rsidR="009C635D">
          <w:rPr>
            <w:noProof/>
            <w:webHidden/>
          </w:rPr>
          <w:fldChar w:fldCharType="separate"/>
        </w:r>
        <w:r w:rsidR="009C635D">
          <w:rPr>
            <w:noProof/>
            <w:webHidden/>
          </w:rPr>
          <w:t>49</w:t>
        </w:r>
        <w:r w:rsidR="009C635D">
          <w:rPr>
            <w:noProof/>
            <w:webHidden/>
          </w:rPr>
          <w:fldChar w:fldCharType="end"/>
        </w:r>
      </w:hyperlink>
    </w:p>
    <w:p w14:paraId="775F3FBD" w14:textId="77777777" w:rsidR="009C635D" w:rsidRDefault="00913FD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7" w:history="1">
        <w:r w:rsidR="009C635D" w:rsidRPr="008B1A2C">
          <w:rPr>
            <w:rStyle w:val="Hyperlink"/>
            <w:noProof/>
          </w:rPr>
          <w:t>Figure 18: Hydrologic features describing separate aspects of the hydrology phenomenon</w:t>
        </w:r>
        <w:r w:rsidR="009C635D">
          <w:rPr>
            <w:noProof/>
            <w:webHidden/>
          </w:rPr>
          <w:tab/>
        </w:r>
        <w:r w:rsidR="009C635D">
          <w:rPr>
            <w:noProof/>
            <w:webHidden/>
          </w:rPr>
          <w:fldChar w:fldCharType="begin"/>
        </w:r>
        <w:r w:rsidR="009C635D">
          <w:rPr>
            <w:noProof/>
            <w:webHidden/>
          </w:rPr>
          <w:instrText xml:space="preserve"> PAGEREF _Toc461114637 \h </w:instrText>
        </w:r>
        <w:r w:rsidR="009C635D">
          <w:rPr>
            <w:noProof/>
            <w:webHidden/>
          </w:rPr>
        </w:r>
        <w:r w:rsidR="009C635D">
          <w:rPr>
            <w:noProof/>
            <w:webHidden/>
          </w:rPr>
          <w:fldChar w:fldCharType="separate"/>
        </w:r>
        <w:r w:rsidR="009C635D">
          <w:rPr>
            <w:noProof/>
            <w:webHidden/>
          </w:rPr>
          <w:t>52</w:t>
        </w:r>
        <w:r w:rsidR="009C635D">
          <w:rPr>
            <w:noProof/>
            <w:webHidden/>
          </w:rPr>
          <w:fldChar w:fldCharType="end"/>
        </w:r>
      </w:hyperlink>
    </w:p>
    <w:p w14:paraId="1C1D3A83" w14:textId="77777777" w:rsidR="009C635D" w:rsidRDefault="00913FD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8" w:history="1">
        <w:r w:rsidR="009C635D" w:rsidRPr="008B1A2C">
          <w:rPr>
            <w:rStyle w:val="Hyperlink"/>
            <w:noProof/>
          </w:rPr>
          <w:t>Figure 19: Hydro Feature – external dependencies</w:t>
        </w:r>
        <w:r w:rsidR="009C635D">
          <w:rPr>
            <w:noProof/>
            <w:webHidden/>
          </w:rPr>
          <w:tab/>
        </w:r>
        <w:r w:rsidR="009C635D">
          <w:rPr>
            <w:noProof/>
            <w:webHidden/>
          </w:rPr>
          <w:fldChar w:fldCharType="begin"/>
        </w:r>
        <w:r w:rsidR="009C635D">
          <w:rPr>
            <w:noProof/>
            <w:webHidden/>
          </w:rPr>
          <w:instrText xml:space="preserve"> PAGEREF _Toc461114638 \h </w:instrText>
        </w:r>
        <w:r w:rsidR="009C635D">
          <w:rPr>
            <w:noProof/>
            <w:webHidden/>
          </w:rPr>
        </w:r>
        <w:r w:rsidR="009C635D">
          <w:rPr>
            <w:noProof/>
            <w:webHidden/>
          </w:rPr>
          <w:fldChar w:fldCharType="separate"/>
        </w:r>
        <w:r w:rsidR="009C635D">
          <w:rPr>
            <w:noProof/>
            <w:webHidden/>
          </w:rPr>
          <w:t>53</w:t>
        </w:r>
        <w:r w:rsidR="009C635D">
          <w:rPr>
            <w:noProof/>
            <w:webHidden/>
          </w:rPr>
          <w:fldChar w:fldCharType="end"/>
        </w:r>
      </w:hyperlink>
    </w:p>
    <w:p w14:paraId="285A6904" w14:textId="77777777" w:rsidR="009C635D" w:rsidRDefault="00913FD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9" w:history="1">
        <w:r w:rsidR="009C635D" w:rsidRPr="008B1A2C">
          <w:rPr>
            <w:rStyle w:val="Hyperlink"/>
            <w:noProof/>
          </w:rPr>
          <w:t>Figure 20: Named Feature (UML class diagram, /req/hy_hydrofeature/namedFeature/hydrofeature )</w:t>
        </w:r>
        <w:r w:rsidR="009C635D">
          <w:rPr>
            <w:noProof/>
            <w:webHidden/>
          </w:rPr>
          <w:tab/>
        </w:r>
        <w:r w:rsidR="009C635D">
          <w:rPr>
            <w:noProof/>
            <w:webHidden/>
          </w:rPr>
          <w:fldChar w:fldCharType="begin"/>
        </w:r>
        <w:r w:rsidR="009C635D">
          <w:rPr>
            <w:noProof/>
            <w:webHidden/>
          </w:rPr>
          <w:instrText xml:space="preserve"> PAGEREF _Toc461114639 \h </w:instrText>
        </w:r>
        <w:r w:rsidR="009C635D">
          <w:rPr>
            <w:noProof/>
            <w:webHidden/>
          </w:rPr>
        </w:r>
        <w:r w:rsidR="009C635D">
          <w:rPr>
            <w:noProof/>
            <w:webHidden/>
          </w:rPr>
          <w:fldChar w:fldCharType="separate"/>
        </w:r>
        <w:r w:rsidR="009C635D">
          <w:rPr>
            <w:noProof/>
            <w:webHidden/>
          </w:rPr>
          <w:t>54</w:t>
        </w:r>
        <w:r w:rsidR="009C635D">
          <w:rPr>
            <w:noProof/>
            <w:webHidden/>
          </w:rPr>
          <w:fldChar w:fldCharType="end"/>
        </w:r>
      </w:hyperlink>
    </w:p>
    <w:p w14:paraId="2F7B857D" w14:textId="77777777" w:rsidR="009C635D" w:rsidRDefault="00913FD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0" w:history="1">
        <w:r w:rsidR="009C635D" w:rsidRPr="008B1A2C">
          <w:rPr>
            <w:rStyle w:val="Hyperlink"/>
            <w:noProof/>
          </w:rPr>
          <w:t>Figure 21: Catchment (UML class diagram, /req/hy_hydrofeature/hydrocomplex/catchment )</w:t>
        </w:r>
        <w:r w:rsidR="009C635D">
          <w:rPr>
            <w:noProof/>
            <w:webHidden/>
          </w:rPr>
          <w:tab/>
        </w:r>
        <w:r w:rsidR="009C635D">
          <w:rPr>
            <w:noProof/>
            <w:webHidden/>
          </w:rPr>
          <w:fldChar w:fldCharType="begin"/>
        </w:r>
        <w:r w:rsidR="009C635D">
          <w:rPr>
            <w:noProof/>
            <w:webHidden/>
          </w:rPr>
          <w:instrText xml:space="preserve"> PAGEREF _Toc461114640 \h </w:instrText>
        </w:r>
        <w:r w:rsidR="009C635D">
          <w:rPr>
            <w:noProof/>
            <w:webHidden/>
          </w:rPr>
        </w:r>
        <w:r w:rsidR="009C635D">
          <w:rPr>
            <w:noProof/>
            <w:webHidden/>
          </w:rPr>
          <w:fldChar w:fldCharType="separate"/>
        </w:r>
        <w:r w:rsidR="009C635D">
          <w:rPr>
            <w:noProof/>
            <w:webHidden/>
          </w:rPr>
          <w:t>56</w:t>
        </w:r>
        <w:r w:rsidR="009C635D">
          <w:rPr>
            <w:noProof/>
            <w:webHidden/>
          </w:rPr>
          <w:fldChar w:fldCharType="end"/>
        </w:r>
      </w:hyperlink>
    </w:p>
    <w:p w14:paraId="30BCC761" w14:textId="77777777" w:rsidR="009C635D" w:rsidRDefault="00913FD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1" w:history="1">
        <w:r w:rsidR="009C635D" w:rsidRPr="008B1A2C">
          <w:rPr>
            <w:rStyle w:val="Hyperlink"/>
            <w:noProof/>
          </w:rPr>
          <w:t>Figure 22: Catchment and outfall (UML class diagram, /req/hy_hydrofeature/hydrocomplex/catchment.inflow , /req/hy_hydrofeature/hydrocomplex/catchment.outflow )</w:t>
        </w:r>
        <w:r w:rsidR="009C635D">
          <w:rPr>
            <w:noProof/>
            <w:webHidden/>
          </w:rPr>
          <w:tab/>
        </w:r>
        <w:r w:rsidR="009C635D">
          <w:rPr>
            <w:noProof/>
            <w:webHidden/>
          </w:rPr>
          <w:fldChar w:fldCharType="begin"/>
        </w:r>
        <w:r w:rsidR="009C635D">
          <w:rPr>
            <w:noProof/>
            <w:webHidden/>
          </w:rPr>
          <w:instrText xml:space="preserve"> PAGEREF _Toc461114641 \h </w:instrText>
        </w:r>
        <w:r w:rsidR="009C635D">
          <w:rPr>
            <w:noProof/>
            <w:webHidden/>
          </w:rPr>
        </w:r>
        <w:r w:rsidR="009C635D">
          <w:rPr>
            <w:noProof/>
            <w:webHidden/>
          </w:rPr>
          <w:fldChar w:fldCharType="separate"/>
        </w:r>
        <w:r w:rsidR="009C635D">
          <w:rPr>
            <w:noProof/>
            <w:webHidden/>
          </w:rPr>
          <w:t>57</w:t>
        </w:r>
        <w:r w:rsidR="009C635D">
          <w:rPr>
            <w:noProof/>
            <w:webHidden/>
          </w:rPr>
          <w:fldChar w:fldCharType="end"/>
        </w:r>
      </w:hyperlink>
    </w:p>
    <w:p w14:paraId="5539AC34" w14:textId="77777777" w:rsidR="009C635D" w:rsidRDefault="00913FD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2" w:history="1">
        <w:r w:rsidR="009C635D" w:rsidRPr="008B1A2C">
          <w:rPr>
            <w:rStyle w:val="Hyperlink"/>
            <w:noProof/>
          </w:rPr>
          <w:t>Figure 23: Containing / contained catchment (UML class diagram, /req/hy_hydrofeature/hydrocomplex/catchment.containingcatchment , /req/hy_hydrofeature/hydrocomplex/catchment.containedcatchment )</w:t>
        </w:r>
        <w:r w:rsidR="009C635D">
          <w:rPr>
            <w:noProof/>
            <w:webHidden/>
          </w:rPr>
          <w:tab/>
        </w:r>
        <w:r w:rsidR="009C635D">
          <w:rPr>
            <w:noProof/>
            <w:webHidden/>
          </w:rPr>
          <w:fldChar w:fldCharType="begin"/>
        </w:r>
        <w:r w:rsidR="009C635D">
          <w:rPr>
            <w:noProof/>
            <w:webHidden/>
          </w:rPr>
          <w:instrText xml:space="preserve"> PAGEREF _Toc461114642 \h </w:instrText>
        </w:r>
        <w:r w:rsidR="009C635D">
          <w:rPr>
            <w:noProof/>
            <w:webHidden/>
          </w:rPr>
        </w:r>
        <w:r w:rsidR="009C635D">
          <w:rPr>
            <w:noProof/>
            <w:webHidden/>
          </w:rPr>
          <w:fldChar w:fldCharType="separate"/>
        </w:r>
        <w:r w:rsidR="009C635D">
          <w:rPr>
            <w:noProof/>
            <w:webHidden/>
          </w:rPr>
          <w:t>58</w:t>
        </w:r>
        <w:r w:rsidR="009C635D">
          <w:rPr>
            <w:noProof/>
            <w:webHidden/>
          </w:rPr>
          <w:fldChar w:fldCharType="end"/>
        </w:r>
      </w:hyperlink>
    </w:p>
    <w:p w14:paraId="20902A2C" w14:textId="77777777" w:rsidR="009C635D" w:rsidRDefault="00913FD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3" w:history="1">
        <w:r w:rsidR="009C635D" w:rsidRPr="008B1A2C">
          <w:rPr>
            <w:rStyle w:val="Hyperlink"/>
            <w:noProof/>
          </w:rPr>
          <w:t>Figure 24: Conjoint catchment (UML class diagram, /req/hy_hydrofeature/hydrocomplex/catchment.conjointcatchment )</w:t>
        </w:r>
        <w:r w:rsidR="009C635D">
          <w:rPr>
            <w:noProof/>
            <w:webHidden/>
          </w:rPr>
          <w:tab/>
        </w:r>
        <w:r w:rsidR="009C635D">
          <w:rPr>
            <w:noProof/>
            <w:webHidden/>
          </w:rPr>
          <w:fldChar w:fldCharType="begin"/>
        </w:r>
        <w:r w:rsidR="009C635D">
          <w:rPr>
            <w:noProof/>
            <w:webHidden/>
          </w:rPr>
          <w:instrText xml:space="preserve"> PAGEREF _Toc461114643 \h </w:instrText>
        </w:r>
        <w:r w:rsidR="009C635D">
          <w:rPr>
            <w:noProof/>
            <w:webHidden/>
          </w:rPr>
        </w:r>
        <w:r w:rsidR="009C635D">
          <w:rPr>
            <w:noProof/>
            <w:webHidden/>
          </w:rPr>
          <w:fldChar w:fldCharType="separate"/>
        </w:r>
        <w:r w:rsidR="009C635D">
          <w:rPr>
            <w:noProof/>
            <w:webHidden/>
          </w:rPr>
          <w:t>58</w:t>
        </w:r>
        <w:r w:rsidR="009C635D">
          <w:rPr>
            <w:noProof/>
            <w:webHidden/>
          </w:rPr>
          <w:fldChar w:fldCharType="end"/>
        </w:r>
      </w:hyperlink>
    </w:p>
    <w:p w14:paraId="55AEA74F" w14:textId="77777777" w:rsidR="009C635D" w:rsidRDefault="00913FD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4" w:history="1">
        <w:r w:rsidR="009C635D" w:rsidRPr="008B1A2C">
          <w:rPr>
            <w:rStyle w:val="Hyperlink"/>
            <w:noProof/>
          </w:rPr>
          <w:t>Figure 25: Upper / lower catchment (UML class diagram, /req/hy_hydrofeature/hydrocomplex/catchment.uppercatchment, /req/hy_hydrofeature/hydrocomplex/catchment.lowercatchment )</w:t>
        </w:r>
        <w:r w:rsidR="009C635D">
          <w:rPr>
            <w:noProof/>
            <w:webHidden/>
          </w:rPr>
          <w:tab/>
        </w:r>
        <w:r w:rsidR="009C635D">
          <w:rPr>
            <w:noProof/>
            <w:webHidden/>
          </w:rPr>
          <w:fldChar w:fldCharType="begin"/>
        </w:r>
        <w:r w:rsidR="009C635D">
          <w:rPr>
            <w:noProof/>
            <w:webHidden/>
          </w:rPr>
          <w:instrText xml:space="preserve"> PAGEREF _Toc461114644 \h </w:instrText>
        </w:r>
        <w:r w:rsidR="009C635D">
          <w:rPr>
            <w:noProof/>
            <w:webHidden/>
          </w:rPr>
        </w:r>
        <w:r w:rsidR="009C635D">
          <w:rPr>
            <w:noProof/>
            <w:webHidden/>
          </w:rPr>
          <w:fldChar w:fldCharType="separate"/>
        </w:r>
        <w:r w:rsidR="009C635D">
          <w:rPr>
            <w:noProof/>
            <w:webHidden/>
          </w:rPr>
          <w:t>58</w:t>
        </w:r>
        <w:r w:rsidR="009C635D">
          <w:rPr>
            <w:noProof/>
            <w:webHidden/>
          </w:rPr>
          <w:fldChar w:fldCharType="end"/>
        </w:r>
      </w:hyperlink>
    </w:p>
    <w:p w14:paraId="28556CEC" w14:textId="77777777" w:rsidR="009C635D" w:rsidRDefault="00913FD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5" w:history="1">
        <w:r w:rsidR="009C635D" w:rsidRPr="008B1A2C">
          <w:rPr>
            <w:rStyle w:val="Hyperlink"/>
            <w:noProof/>
          </w:rPr>
          <w:t>Figure 26: Catchment aggregate (UML class diagram, /req/hy_hydrofeature/hydrocomplex/catchmentaggregate )</w:t>
        </w:r>
        <w:r w:rsidR="009C635D">
          <w:rPr>
            <w:noProof/>
            <w:webHidden/>
          </w:rPr>
          <w:tab/>
        </w:r>
        <w:r w:rsidR="009C635D">
          <w:rPr>
            <w:noProof/>
            <w:webHidden/>
          </w:rPr>
          <w:fldChar w:fldCharType="begin"/>
        </w:r>
        <w:r w:rsidR="009C635D">
          <w:rPr>
            <w:noProof/>
            <w:webHidden/>
          </w:rPr>
          <w:instrText xml:space="preserve"> PAGEREF _Toc461114645 \h </w:instrText>
        </w:r>
        <w:r w:rsidR="009C635D">
          <w:rPr>
            <w:noProof/>
            <w:webHidden/>
          </w:rPr>
        </w:r>
        <w:r w:rsidR="009C635D">
          <w:rPr>
            <w:noProof/>
            <w:webHidden/>
          </w:rPr>
          <w:fldChar w:fldCharType="separate"/>
        </w:r>
        <w:r w:rsidR="009C635D">
          <w:rPr>
            <w:noProof/>
            <w:webHidden/>
          </w:rPr>
          <w:t>60</w:t>
        </w:r>
        <w:r w:rsidR="009C635D">
          <w:rPr>
            <w:noProof/>
            <w:webHidden/>
          </w:rPr>
          <w:fldChar w:fldCharType="end"/>
        </w:r>
      </w:hyperlink>
    </w:p>
    <w:p w14:paraId="704070CC" w14:textId="77777777" w:rsidR="009C635D" w:rsidRDefault="00913FD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6" w:history="1">
        <w:r w:rsidR="009C635D" w:rsidRPr="008B1A2C">
          <w:rPr>
            <w:rStyle w:val="Hyperlink"/>
            <w:noProof/>
          </w:rPr>
          <w:t>Figure 27: Dendritic catchment (UML class diagram, /req/hy_hydrofeature/hydrocomplex/dendriticcatchment )</w:t>
        </w:r>
        <w:r w:rsidR="009C635D">
          <w:rPr>
            <w:noProof/>
            <w:webHidden/>
          </w:rPr>
          <w:tab/>
        </w:r>
        <w:r w:rsidR="009C635D">
          <w:rPr>
            <w:noProof/>
            <w:webHidden/>
          </w:rPr>
          <w:fldChar w:fldCharType="begin"/>
        </w:r>
        <w:r w:rsidR="009C635D">
          <w:rPr>
            <w:noProof/>
            <w:webHidden/>
          </w:rPr>
          <w:instrText xml:space="preserve"> PAGEREF _Toc461114646 \h </w:instrText>
        </w:r>
        <w:r w:rsidR="009C635D">
          <w:rPr>
            <w:noProof/>
            <w:webHidden/>
          </w:rPr>
        </w:r>
        <w:r w:rsidR="009C635D">
          <w:rPr>
            <w:noProof/>
            <w:webHidden/>
          </w:rPr>
          <w:fldChar w:fldCharType="separate"/>
        </w:r>
        <w:r w:rsidR="009C635D">
          <w:rPr>
            <w:noProof/>
            <w:webHidden/>
          </w:rPr>
          <w:t>62</w:t>
        </w:r>
        <w:r w:rsidR="009C635D">
          <w:rPr>
            <w:noProof/>
            <w:webHidden/>
          </w:rPr>
          <w:fldChar w:fldCharType="end"/>
        </w:r>
      </w:hyperlink>
    </w:p>
    <w:p w14:paraId="733444DB" w14:textId="77777777" w:rsidR="009C635D" w:rsidRDefault="00913FD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7" w:history="1">
        <w:r w:rsidR="009C635D" w:rsidRPr="008B1A2C">
          <w:rPr>
            <w:rStyle w:val="Hyperlink"/>
            <w:noProof/>
          </w:rPr>
          <w:t>Figure 28: Interior catchment (UML class diagram, /req/hy_hydrofeature/hydrocomplex/interiorcatchment )</w:t>
        </w:r>
        <w:r w:rsidR="009C635D">
          <w:rPr>
            <w:noProof/>
            <w:webHidden/>
          </w:rPr>
          <w:tab/>
        </w:r>
        <w:r w:rsidR="009C635D">
          <w:rPr>
            <w:noProof/>
            <w:webHidden/>
          </w:rPr>
          <w:fldChar w:fldCharType="begin"/>
        </w:r>
        <w:r w:rsidR="009C635D">
          <w:rPr>
            <w:noProof/>
            <w:webHidden/>
          </w:rPr>
          <w:instrText xml:space="preserve"> PAGEREF _Toc461114647 \h </w:instrText>
        </w:r>
        <w:r w:rsidR="009C635D">
          <w:rPr>
            <w:noProof/>
            <w:webHidden/>
          </w:rPr>
        </w:r>
        <w:r w:rsidR="009C635D">
          <w:rPr>
            <w:noProof/>
            <w:webHidden/>
          </w:rPr>
          <w:fldChar w:fldCharType="separate"/>
        </w:r>
        <w:r w:rsidR="009C635D">
          <w:rPr>
            <w:noProof/>
            <w:webHidden/>
          </w:rPr>
          <w:t>63</w:t>
        </w:r>
        <w:r w:rsidR="009C635D">
          <w:rPr>
            <w:noProof/>
            <w:webHidden/>
          </w:rPr>
          <w:fldChar w:fldCharType="end"/>
        </w:r>
      </w:hyperlink>
    </w:p>
    <w:p w14:paraId="3742846A" w14:textId="77777777" w:rsidR="009C635D" w:rsidRDefault="00913FD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8" w:history="1">
        <w:r w:rsidR="009C635D" w:rsidRPr="008B1A2C">
          <w:rPr>
            <w:rStyle w:val="Hyperlink"/>
            <w:noProof/>
          </w:rPr>
          <w:t>Figure 29: Outfall (UML class diagram, req/hy_hydrofeature/hydrocomplex/outfall )</w:t>
        </w:r>
        <w:r w:rsidR="009C635D">
          <w:rPr>
            <w:noProof/>
            <w:webHidden/>
          </w:rPr>
          <w:tab/>
        </w:r>
        <w:r w:rsidR="009C635D">
          <w:rPr>
            <w:noProof/>
            <w:webHidden/>
          </w:rPr>
          <w:fldChar w:fldCharType="begin"/>
        </w:r>
        <w:r w:rsidR="009C635D">
          <w:rPr>
            <w:noProof/>
            <w:webHidden/>
          </w:rPr>
          <w:instrText xml:space="preserve"> PAGEREF _Toc461114648 \h </w:instrText>
        </w:r>
        <w:r w:rsidR="009C635D">
          <w:rPr>
            <w:noProof/>
            <w:webHidden/>
          </w:rPr>
        </w:r>
        <w:r w:rsidR="009C635D">
          <w:rPr>
            <w:noProof/>
            <w:webHidden/>
          </w:rPr>
          <w:fldChar w:fldCharType="separate"/>
        </w:r>
        <w:r w:rsidR="009C635D">
          <w:rPr>
            <w:noProof/>
            <w:webHidden/>
          </w:rPr>
          <w:t>65</w:t>
        </w:r>
        <w:r w:rsidR="009C635D">
          <w:rPr>
            <w:noProof/>
            <w:webHidden/>
          </w:rPr>
          <w:fldChar w:fldCharType="end"/>
        </w:r>
      </w:hyperlink>
    </w:p>
    <w:p w14:paraId="0DDE9DEB" w14:textId="77777777" w:rsidR="009C635D" w:rsidRDefault="00913FD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9" w:history="1">
        <w:r w:rsidR="009C635D" w:rsidRPr="008B1A2C">
          <w:rPr>
            <w:rStyle w:val="Hyperlink"/>
            <w:noProof/>
          </w:rPr>
          <w:t>Figure 30: Catchment realization and its specialization (UML class diagram, /req/hy_hydrofeature/hydrocomplex/catchmentrealisation)</w:t>
        </w:r>
        <w:r w:rsidR="009C635D">
          <w:rPr>
            <w:noProof/>
            <w:webHidden/>
          </w:rPr>
          <w:tab/>
        </w:r>
        <w:r w:rsidR="009C635D">
          <w:rPr>
            <w:noProof/>
            <w:webHidden/>
          </w:rPr>
          <w:fldChar w:fldCharType="begin"/>
        </w:r>
        <w:r w:rsidR="009C635D">
          <w:rPr>
            <w:noProof/>
            <w:webHidden/>
          </w:rPr>
          <w:instrText xml:space="preserve"> PAGEREF _Toc461114649 \h </w:instrText>
        </w:r>
        <w:r w:rsidR="009C635D">
          <w:rPr>
            <w:noProof/>
            <w:webHidden/>
          </w:rPr>
        </w:r>
        <w:r w:rsidR="009C635D">
          <w:rPr>
            <w:noProof/>
            <w:webHidden/>
          </w:rPr>
          <w:fldChar w:fldCharType="separate"/>
        </w:r>
        <w:r w:rsidR="009C635D">
          <w:rPr>
            <w:noProof/>
            <w:webHidden/>
          </w:rPr>
          <w:t>67</w:t>
        </w:r>
        <w:r w:rsidR="009C635D">
          <w:rPr>
            <w:noProof/>
            <w:webHidden/>
          </w:rPr>
          <w:fldChar w:fldCharType="end"/>
        </w:r>
      </w:hyperlink>
    </w:p>
    <w:p w14:paraId="305CF7D2" w14:textId="77777777" w:rsidR="009C635D" w:rsidRDefault="00913FD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0" w:history="1">
        <w:r w:rsidR="009C635D" w:rsidRPr="008B1A2C">
          <w:rPr>
            <w:rStyle w:val="Hyperlink"/>
            <w:noProof/>
          </w:rPr>
          <w:t>Figure 31: Outfall Realization (UML class diagram, /req/hy_hydrofeature/hydrocomplex/outfallrealization )</w:t>
        </w:r>
        <w:r w:rsidR="009C635D">
          <w:rPr>
            <w:noProof/>
            <w:webHidden/>
          </w:rPr>
          <w:tab/>
        </w:r>
        <w:r w:rsidR="009C635D">
          <w:rPr>
            <w:noProof/>
            <w:webHidden/>
          </w:rPr>
          <w:fldChar w:fldCharType="begin"/>
        </w:r>
        <w:r w:rsidR="009C635D">
          <w:rPr>
            <w:noProof/>
            <w:webHidden/>
          </w:rPr>
          <w:instrText xml:space="preserve"> PAGEREF _Toc461114650 \h </w:instrText>
        </w:r>
        <w:r w:rsidR="009C635D">
          <w:rPr>
            <w:noProof/>
            <w:webHidden/>
          </w:rPr>
        </w:r>
        <w:r w:rsidR="009C635D">
          <w:rPr>
            <w:noProof/>
            <w:webHidden/>
          </w:rPr>
          <w:fldChar w:fldCharType="separate"/>
        </w:r>
        <w:r w:rsidR="009C635D">
          <w:rPr>
            <w:noProof/>
            <w:webHidden/>
          </w:rPr>
          <w:t>73</w:t>
        </w:r>
        <w:r w:rsidR="009C635D">
          <w:rPr>
            <w:noProof/>
            <w:webHidden/>
          </w:rPr>
          <w:fldChar w:fldCharType="end"/>
        </w:r>
      </w:hyperlink>
    </w:p>
    <w:p w14:paraId="799BF6A5" w14:textId="77777777" w:rsidR="009C635D" w:rsidRDefault="00913FD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1" w:history="1">
        <w:r w:rsidR="009C635D" w:rsidRPr="008B1A2C">
          <w:rPr>
            <w:rStyle w:val="Hyperlink"/>
            <w:noProof/>
          </w:rPr>
          <w:t>Figure 32: River Positioning System (UML class diagram, /req/hy_hydrofeature/positioning/indirectposition, /req/hy_positioning/riverreferencesystem )</w:t>
        </w:r>
        <w:r w:rsidR="009C635D">
          <w:rPr>
            <w:noProof/>
            <w:webHidden/>
          </w:rPr>
          <w:tab/>
        </w:r>
        <w:r w:rsidR="009C635D">
          <w:rPr>
            <w:noProof/>
            <w:webHidden/>
          </w:rPr>
          <w:fldChar w:fldCharType="begin"/>
        </w:r>
        <w:r w:rsidR="009C635D">
          <w:rPr>
            <w:noProof/>
            <w:webHidden/>
          </w:rPr>
          <w:instrText xml:space="preserve"> PAGEREF _Toc461114651 \h </w:instrText>
        </w:r>
        <w:r w:rsidR="009C635D">
          <w:rPr>
            <w:noProof/>
            <w:webHidden/>
          </w:rPr>
        </w:r>
        <w:r w:rsidR="009C635D">
          <w:rPr>
            <w:noProof/>
            <w:webHidden/>
          </w:rPr>
          <w:fldChar w:fldCharType="separate"/>
        </w:r>
        <w:r w:rsidR="009C635D">
          <w:rPr>
            <w:noProof/>
            <w:webHidden/>
          </w:rPr>
          <w:t>75</w:t>
        </w:r>
        <w:r w:rsidR="009C635D">
          <w:rPr>
            <w:noProof/>
            <w:webHidden/>
          </w:rPr>
          <w:fldChar w:fldCharType="end"/>
        </w:r>
      </w:hyperlink>
    </w:p>
    <w:p w14:paraId="6F522375" w14:textId="77777777" w:rsidR="009C635D" w:rsidRDefault="00913FD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2" w:history="1">
        <w:r w:rsidR="009C635D" w:rsidRPr="008B1A2C">
          <w:rPr>
            <w:rStyle w:val="Hyperlink"/>
            <w:noProof/>
          </w:rPr>
          <w:t>Figure 33: Surface Hydro Feature -  dependencies</w:t>
        </w:r>
        <w:r w:rsidR="009C635D">
          <w:rPr>
            <w:noProof/>
            <w:webHidden/>
          </w:rPr>
          <w:tab/>
        </w:r>
        <w:r w:rsidR="009C635D">
          <w:rPr>
            <w:noProof/>
            <w:webHidden/>
          </w:rPr>
          <w:fldChar w:fldCharType="begin"/>
        </w:r>
        <w:r w:rsidR="009C635D">
          <w:rPr>
            <w:noProof/>
            <w:webHidden/>
          </w:rPr>
          <w:instrText xml:space="preserve"> PAGEREF _Toc461114652 \h </w:instrText>
        </w:r>
        <w:r w:rsidR="009C635D">
          <w:rPr>
            <w:noProof/>
            <w:webHidden/>
          </w:rPr>
        </w:r>
        <w:r w:rsidR="009C635D">
          <w:rPr>
            <w:noProof/>
            <w:webHidden/>
          </w:rPr>
          <w:fldChar w:fldCharType="separate"/>
        </w:r>
        <w:r w:rsidR="009C635D">
          <w:rPr>
            <w:noProof/>
            <w:webHidden/>
          </w:rPr>
          <w:t>78</w:t>
        </w:r>
        <w:r w:rsidR="009C635D">
          <w:rPr>
            <w:noProof/>
            <w:webHidden/>
          </w:rPr>
          <w:fldChar w:fldCharType="end"/>
        </w:r>
      </w:hyperlink>
    </w:p>
    <w:p w14:paraId="3D272196" w14:textId="77777777" w:rsidR="009C635D" w:rsidRDefault="00913FD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3" w:history="1">
        <w:r w:rsidR="009C635D" w:rsidRPr="008B1A2C">
          <w:rPr>
            <w:rStyle w:val="Hyperlink"/>
            <w:noProof/>
          </w:rPr>
          <w:t>Figure 34: Channel Network realizing the catchment (UML class diagram, /req/hy_surfacehydrofeature/channelnetwork/channelnetwork )</w:t>
        </w:r>
        <w:r w:rsidR="009C635D">
          <w:rPr>
            <w:noProof/>
            <w:webHidden/>
          </w:rPr>
          <w:tab/>
        </w:r>
        <w:r w:rsidR="009C635D">
          <w:rPr>
            <w:noProof/>
            <w:webHidden/>
          </w:rPr>
          <w:fldChar w:fldCharType="begin"/>
        </w:r>
        <w:r w:rsidR="009C635D">
          <w:rPr>
            <w:noProof/>
            <w:webHidden/>
          </w:rPr>
          <w:instrText xml:space="preserve"> PAGEREF _Toc461114653 \h </w:instrText>
        </w:r>
        <w:r w:rsidR="009C635D">
          <w:rPr>
            <w:noProof/>
            <w:webHidden/>
          </w:rPr>
        </w:r>
        <w:r w:rsidR="009C635D">
          <w:rPr>
            <w:noProof/>
            <w:webHidden/>
          </w:rPr>
          <w:fldChar w:fldCharType="separate"/>
        </w:r>
        <w:r w:rsidR="009C635D">
          <w:rPr>
            <w:noProof/>
            <w:webHidden/>
          </w:rPr>
          <w:t>79</w:t>
        </w:r>
        <w:r w:rsidR="009C635D">
          <w:rPr>
            <w:noProof/>
            <w:webHidden/>
          </w:rPr>
          <w:fldChar w:fldCharType="end"/>
        </w:r>
      </w:hyperlink>
    </w:p>
    <w:p w14:paraId="2140487E" w14:textId="77777777" w:rsidR="009C635D" w:rsidRDefault="00913FD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4" w:history="1">
        <w:r w:rsidR="009C635D" w:rsidRPr="008B1A2C">
          <w:rPr>
            <w:rStyle w:val="Hyperlink"/>
            <w:noProof/>
          </w:rPr>
          <w:t>Figure 35: Depression and Channel realizing the outfall (UML class diagram, /req/hy_surfacehydrofeature/channelnetwork/depression, /req/hy_surfacehydrofeature/channelnetwork/channel )</w:t>
        </w:r>
        <w:r w:rsidR="009C635D">
          <w:rPr>
            <w:noProof/>
            <w:webHidden/>
          </w:rPr>
          <w:tab/>
        </w:r>
        <w:r w:rsidR="009C635D">
          <w:rPr>
            <w:noProof/>
            <w:webHidden/>
          </w:rPr>
          <w:fldChar w:fldCharType="begin"/>
        </w:r>
        <w:r w:rsidR="009C635D">
          <w:rPr>
            <w:noProof/>
            <w:webHidden/>
          </w:rPr>
          <w:instrText xml:space="preserve"> PAGEREF _Toc461114654 \h </w:instrText>
        </w:r>
        <w:r w:rsidR="009C635D">
          <w:rPr>
            <w:noProof/>
            <w:webHidden/>
          </w:rPr>
        </w:r>
        <w:r w:rsidR="009C635D">
          <w:rPr>
            <w:noProof/>
            <w:webHidden/>
          </w:rPr>
          <w:fldChar w:fldCharType="separate"/>
        </w:r>
        <w:r w:rsidR="009C635D">
          <w:rPr>
            <w:noProof/>
            <w:webHidden/>
          </w:rPr>
          <w:t>80</w:t>
        </w:r>
        <w:r w:rsidR="009C635D">
          <w:rPr>
            <w:noProof/>
            <w:webHidden/>
          </w:rPr>
          <w:fldChar w:fldCharType="end"/>
        </w:r>
      </w:hyperlink>
    </w:p>
    <w:p w14:paraId="3A29CAD0" w14:textId="77777777" w:rsidR="009C635D" w:rsidRDefault="00913FD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5" w:history="1">
        <w:r w:rsidR="009C635D" w:rsidRPr="008B1A2C">
          <w:rPr>
            <w:rStyle w:val="Hyperlink"/>
            <w:noProof/>
          </w:rPr>
          <w:t>Figure 36: Hydrographic Network realizing the catchment (UML class diagram, /req/hy_surfacehydro/hydrographicnetwork/hydrographicnetwork )</w:t>
        </w:r>
        <w:r w:rsidR="009C635D">
          <w:rPr>
            <w:noProof/>
            <w:webHidden/>
          </w:rPr>
          <w:tab/>
        </w:r>
        <w:r w:rsidR="009C635D">
          <w:rPr>
            <w:noProof/>
            <w:webHidden/>
          </w:rPr>
          <w:fldChar w:fldCharType="begin"/>
        </w:r>
        <w:r w:rsidR="009C635D">
          <w:rPr>
            <w:noProof/>
            <w:webHidden/>
          </w:rPr>
          <w:instrText xml:space="preserve"> PAGEREF _Toc461114655 \h </w:instrText>
        </w:r>
        <w:r w:rsidR="009C635D">
          <w:rPr>
            <w:noProof/>
            <w:webHidden/>
          </w:rPr>
        </w:r>
        <w:r w:rsidR="009C635D">
          <w:rPr>
            <w:noProof/>
            <w:webHidden/>
          </w:rPr>
          <w:fldChar w:fldCharType="separate"/>
        </w:r>
        <w:r w:rsidR="009C635D">
          <w:rPr>
            <w:noProof/>
            <w:webHidden/>
          </w:rPr>
          <w:t>85</w:t>
        </w:r>
        <w:r w:rsidR="009C635D">
          <w:rPr>
            <w:noProof/>
            <w:webHidden/>
          </w:rPr>
          <w:fldChar w:fldCharType="end"/>
        </w:r>
      </w:hyperlink>
    </w:p>
    <w:p w14:paraId="70565A83" w14:textId="77777777" w:rsidR="009C635D" w:rsidRDefault="00913FD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6" w:history="1">
        <w:r w:rsidR="009C635D" w:rsidRPr="008B1A2C">
          <w:rPr>
            <w:rStyle w:val="Hyperlink"/>
            <w:noProof/>
          </w:rPr>
          <w:t>Figure 37: Water Body realizing the outfall (UML class diagram, /req/hy_surfacehydro/hydrographicnetwork/waterbody )</w:t>
        </w:r>
        <w:r w:rsidR="009C635D">
          <w:rPr>
            <w:noProof/>
            <w:webHidden/>
          </w:rPr>
          <w:tab/>
        </w:r>
        <w:r w:rsidR="009C635D">
          <w:rPr>
            <w:noProof/>
            <w:webHidden/>
          </w:rPr>
          <w:fldChar w:fldCharType="begin"/>
        </w:r>
        <w:r w:rsidR="009C635D">
          <w:rPr>
            <w:noProof/>
            <w:webHidden/>
          </w:rPr>
          <w:instrText xml:space="preserve"> PAGEREF _Toc461114656 \h </w:instrText>
        </w:r>
        <w:r w:rsidR="009C635D">
          <w:rPr>
            <w:noProof/>
            <w:webHidden/>
          </w:rPr>
        </w:r>
        <w:r w:rsidR="009C635D">
          <w:rPr>
            <w:noProof/>
            <w:webHidden/>
          </w:rPr>
          <w:fldChar w:fldCharType="separate"/>
        </w:r>
        <w:r w:rsidR="009C635D">
          <w:rPr>
            <w:noProof/>
            <w:webHidden/>
          </w:rPr>
          <w:t>86</w:t>
        </w:r>
        <w:r w:rsidR="009C635D">
          <w:rPr>
            <w:noProof/>
            <w:webHidden/>
          </w:rPr>
          <w:fldChar w:fldCharType="end"/>
        </w:r>
      </w:hyperlink>
    </w:p>
    <w:p w14:paraId="3BDB4256" w14:textId="77777777" w:rsidR="009C635D" w:rsidRDefault="00913FD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7" w:history="1">
        <w:r w:rsidR="009C635D" w:rsidRPr="008B1A2C">
          <w:rPr>
            <w:rStyle w:val="Hyperlink"/>
            <w:noProof/>
          </w:rPr>
          <w:t>Figure 38: Reservoir realizing an outfall (UML class diagram, /req/hy_surfacehydrofeature/storage/reservoir )</w:t>
        </w:r>
        <w:r w:rsidR="009C635D">
          <w:rPr>
            <w:noProof/>
            <w:webHidden/>
          </w:rPr>
          <w:tab/>
        </w:r>
        <w:r w:rsidR="009C635D">
          <w:rPr>
            <w:noProof/>
            <w:webHidden/>
          </w:rPr>
          <w:fldChar w:fldCharType="begin"/>
        </w:r>
        <w:r w:rsidR="009C635D">
          <w:rPr>
            <w:noProof/>
            <w:webHidden/>
          </w:rPr>
          <w:instrText xml:space="preserve"> PAGEREF _Toc461114657 \h </w:instrText>
        </w:r>
        <w:r w:rsidR="009C635D">
          <w:rPr>
            <w:noProof/>
            <w:webHidden/>
          </w:rPr>
        </w:r>
        <w:r w:rsidR="009C635D">
          <w:rPr>
            <w:noProof/>
            <w:webHidden/>
          </w:rPr>
          <w:fldChar w:fldCharType="separate"/>
        </w:r>
        <w:r w:rsidR="009C635D">
          <w:rPr>
            <w:noProof/>
            <w:webHidden/>
          </w:rPr>
          <w:t>93</w:t>
        </w:r>
        <w:r w:rsidR="009C635D">
          <w:rPr>
            <w:noProof/>
            <w:webHidden/>
          </w:rPr>
          <w:fldChar w:fldCharType="end"/>
        </w:r>
      </w:hyperlink>
    </w:p>
    <w:p w14:paraId="658CA28D" w14:textId="77777777" w:rsidR="009C635D" w:rsidRDefault="00913FD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8" w:history="1">
        <w:r w:rsidR="009C635D" w:rsidRPr="008B1A2C">
          <w:rPr>
            <w:rStyle w:val="Hyperlink"/>
            <w:noProof/>
          </w:rPr>
          <w:t>Figure 39: Hydrometric Network – dependencies</w:t>
        </w:r>
        <w:r w:rsidR="009C635D">
          <w:rPr>
            <w:noProof/>
            <w:webHidden/>
          </w:rPr>
          <w:tab/>
        </w:r>
        <w:r w:rsidR="009C635D">
          <w:rPr>
            <w:noProof/>
            <w:webHidden/>
          </w:rPr>
          <w:fldChar w:fldCharType="begin"/>
        </w:r>
        <w:r w:rsidR="009C635D">
          <w:rPr>
            <w:noProof/>
            <w:webHidden/>
          </w:rPr>
          <w:instrText xml:space="preserve"> PAGEREF _Toc461114658 \h </w:instrText>
        </w:r>
        <w:r w:rsidR="009C635D">
          <w:rPr>
            <w:noProof/>
            <w:webHidden/>
          </w:rPr>
        </w:r>
        <w:r w:rsidR="009C635D">
          <w:rPr>
            <w:noProof/>
            <w:webHidden/>
          </w:rPr>
          <w:fldChar w:fldCharType="separate"/>
        </w:r>
        <w:r w:rsidR="009C635D">
          <w:rPr>
            <w:noProof/>
            <w:webHidden/>
          </w:rPr>
          <w:t>94</w:t>
        </w:r>
        <w:r w:rsidR="009C635D">
          <w:rPr>
            <w:noProof/>
            <w:webHidden/>
          </w:rPr>
          <w:fldChar w:fldCharType="end"/>
        </w:r>
      </w:hyperlink>
    </w:p>
    <w:p w14:paraId="5F44D5BC" w14:textId="77777777" w:rsidR="009C635D" w:rsidRDefault="00913FDC">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9" w:history="1">
        <w:r w:rsidR="009C635D" w:rsidRPr="008B1A2C">
          <w:rPr>
            <w:rStyle w:val="Hyperlink"/>
            <w:noProof/>
          </w:rPr>
          <w:t>Figure 40: Hydrometric network model (UML class diagram, /req/hy_hydrometricfeature/hydrometricnetwork )</w:t>
        </w:r>
        <w:r w:rsidR="009C635D">
          <w:rPr>
            <w:noProof/>
            <w:webHidden/>
          </w:rPr>
          <w:tab/>
        </w:r>
        <w:r w:rsidR="009C635D">
          <w:rPr>
            <w:noProof/>
            <w:webHidden/>
          </w:rPr>
          <w:fldChar w:fldCharType="begin"/>
        </w:r>
        <w:r w:rsidR="009C635D">
          <w:rPr>
            <w:noProof/>
            <w:webHidden/>
          </w:rPr>
          <w:instrText xml:space="preserve"> PAGEREF _Toc461114659 \h </w:instrText>
        </w:r>
        <w:r w:rsidR="009C635D">
          <w:rPr>
            <w:noProof/>
            <w:webHidden/>
          </w:rPr>
        </w:r>
        <w:r w:rsidR="009C635D">
          <w:rPr>
            <w:noProof/>
            <w:webHidden/>
          </w:rPr>
          <w:fldChar w:fldCharType="separate"/>
        </w:r>
        <w:r w:rsidR="009C635D">
          <w:rPr>
            <w:noProof/>
            <w:webHidden/>
          </w:rPr>
          <w:t>95</w:t>
        </w:r>
        <w:r w:rsidR="009C635D">
          <w:rPr>
            <w:noProof/>
            <w:webHidden/>
          </w:rPr>
          <w:fldChar w:fldCharType="end"/>
        </w:r>
      </w:hyperlink>
    </w:p>
    <w:p w14:paraId="2F32540F" w14:textId="77777777" w:rsidR="008D4EE7" w:rsidRDefault="001155BB">
      <w:pPr>
        <w:spacing w:after="0"/>
        <w:rPr>
          <w:lang w:val="en-GB" w:eastAsia="en-GB"/>
        </w:rPr>
      </w:pPr>
      <w:r>
        <w:rPr>
          <w:lang w:val="en-GB" w:eastAsia="en-GB"/>
        </w:rPr>
        <w:fldChar w:fldCharType="end"/>
      </w:r>
    </w:p>
    <w:p w14:paraId="67323B13" w14:textId="33E6201F" w:rsidR="008D4EE7" w:rsidRPr="008E510D" w:rsidRDefault="00145C24" w:rsidP="008D4EE7">
      <w:pPr>
        <w:pStyle w:val="Inhaltsverzeichnisberschrift"/>
        <w:rPr>
          <w:color w:val="auto"/>
        </w:rPr>
      </w:pPr>
      <w:r>
        <w:rPr>
          <w:color w:val="auto"/>
        </w:rPr>
        <w:t>Table</w:t>
      </w:r>
      <w:r w:rsidR="008D4EE7">
        <w:rPr>
          <w:color w:val="auto"/>
        </w:rPr>
        <w:t>s</w:t>
      </w:r>
    </w:p>
    <w:p w14:paraId="0EAF9E9F" w14:textId="77777777" w:rsidR="008D4EE7" w:rsidRDefault="008D4EE7">
      <w:pPr>
        <w:spacing w:after="0"/>
        <w:rPr>
          <w:lang w:val="en-GB" w:eastAsia="en-GB"/>
        </w:rPr>
      </w:pPr>
    </w:p>
    <w:p w14:paraId="457A1D44" w14:textId="6B314E7E" w:rsidR="0025355F" w:rsidRDefault="008D4EE7">
      <w:pPr>
        <w:pStyle w:val="Abbildungsverzeichnis"/>
        <w:tabs>
          <w:tab w:val="right" w:leader="dot" w:pos="8630"/>
        </w:tabs>
        <w:rPr>
          <w:rFonts w:asciiTheme="minorHAnsi" w:eastAsiaTheme="minorEastAsia" w:hAnsiTheme="minorHAnsi" w:cstheme="minorBidi"/>
          <w:noProof/>
          <w:sz w:val="22"/>
          <w:szCs w:val="22"/>
          <w:lang w:val="en-US" w:eastAsia="en-US"/>
        </w:rPr>
      </w:pPr>
      <w:r>
        <w:rPr>
          <w:lang w:val="de-DE"/>
        </w:rPr>
        <w:fldChar w:fldCharType="begin"/>
      </w:r>
      <w:r w:rsidRPr="005F7C31">
        <w:rPr>
          <w:lang w:val="en-US"/>
        </w:rPr>
        <w:instrText xml:space="preserve"> TOC \h \z \c "Table" </w:instrText>
      </w:r>
      <w:r>
        <w:rPr>
          <w:lang w:val="de-DE"/>
        </w:rPr>
        <w:fldChar w:fldCharType="separate"/>
      </w:r>
      <w:hyperlink w:anchor="_Toc461026483" w:history="1">
        <w:r w:rsidR="0025355F" w:rsidRPr="00B5189E">
          <w:rPr>
            <w:rStyle w:val="Hyperlink"/>
            <w:noProof/>
          </w:rPr>
          <w:t>Table 1: HY_Features modules, concepts reflected, and leaf packages included</w:t>
        </w:r>
        <w:r w:rsidR="0025355F">
          <w:rPr>
            <w:noProof/>
            <w:webHidden/>
          </w:rPr>
          <w:tab/>
        </w:r>
        <w:r w:rsidR="0025355F">
          <w:rPr>
            <w:noProof/>
            <w:webHidden/>
          </w:rPr>
          <w:fldChar w:fldCharType="begin"/>
        </w:r>
        <w:r w:rsidR="0025355F">
          <w:rPr>
            <w:noProof/>
            <w:webHidden/>
          </w:rPr>
          <w:instrText xml:space="preserve"> PAGEREF _Toc461026483 \h </w:instrText>
        </w:r>
        <w:r w:rsidR="0025355F">
          <w:rPr>
            <w:noProof/>
            <w:webHidden/>
          </w:rPr>
        </w:r>
        <w:r w:rsidR="0025355F">
          <w:rPr>
            <w:noProof/>
            <w:webHidden/>
          </w:rPr>
          <w:fldChar w:fldCharType="separate"/>
        </w:r>
        <w:r w:rsidR="009C635D">
          <w:rPr>
            <w:noProof/>
            <w:webHidden/>
          </w:rPr>
          <w:t>46</w:t>
        </w:r>
        <w:r w:rsidR="0025355F">
          <w:rPr>
            <w:noProof/>
            <w:webHidden/>
          </w:rPr>
          <w:fldChar w:fldCharType="end"/>
        </w:r>
      </w:hyperlink>
    </w:p>
    <w:p w14:paraId="08BB9F93" w14:textId="1901E7F1" w:rsidR="00C462F6" w:rsidRPr="005F7C31" w:rsidRDefault="008D4EE7">
      <w:pPr>
        <w:spacing w:after="0"/>
      </w:pPr>
      <w:r>
        <w:rPr>
          <w:lang w:val="de-DE"/>
        </w:rPr>
        <w:fldChar w:fldCharType="end"/>
      </w:r>
      <w:r w:rsidR="00C462F6" w:rsidRPr="005F7C31">
        <w:br w:type="page"/>
      </w:r>
    </w:p>
    <w:p w14:paraId="1CD64C89" w14:textId="77777777" w:rsidR="00C462F6" w:rsidRPr="005F7C31" w:rsidRDefault="00C462F6" w:rsidP="00F60CB2"/>
    <w:p w14:paraId="2FF42861" w14:textId="77777777" w:rsidR="007F6680" w:rsidRPr="008E510D" w:rsidRDefault="007F6680" w:rsidP="00450C77">
      <w:pPr>
        <w:pStyle w:val="introelements"/>
        <w:jc w:val="both"/>
      </w:pPr>
      <w:r w:rsidRPr="008E510D">
        <w:t>Abstract</w:t>
      </w:r>
    </w:p>
    <w:p w14:paraId="44F7B595" w14:textId="15DB8599" w:rsidR="00437E50" w:rsidRPr="008E510D" w:rsidRDefault="00437E50" w:rsidP="00450C77">
      <w:pPr>
        <w:pStyle w:val="StandardWeb"/>
        <w:jc w:val="both"/>
        <w:rPr>
          <w:lang w:val="en-US"/>
        </w:rPr>
      </w:pPr>
      <w:r w:rsidRPr="008E510D">
        <w:rPr>
          <w:lang w:val="en-US"/>
        </w:rPr>
        <w:t xml:space="preserve">The OGC </w:t>
      </w:r>
      <w:r w:rsidR="00CF4A7F" w:rsidRPr="00CF4A7F">
        <w:rPr>
          <w:lang w:val="en-US"/>
        </w:rPr>
        <w:t>Surface Hydrology Features (HY_Features)</w:t>
      </w:r>
      <w:r w:rsidR="00CF4A7F">
        <w:rPr>
          <w:lang w:val="en-US"/>
        </w:rPr>
        <w:t xml:space="preserve"> </w:t>
      </w:r>
      <w:r w:rsidRPr="008E510D">
        <w:rPr>
          <w:lang w:val="en-US"/>
        </w:rPr>
        <w:t xml:space="preserve">implementation standard defines a standard information model for the identification of </w:t>
      </w:r>
      <w:r w:rsidR="00CF4A7F">
        <w:rPr>
          <w:lang w:val="en-US"/>
        </w:rPr>
        <w:t xml:space="preserve">surface </w:t>
      </w:r>
      <w:r w:rsidRPr="008E510D">
        <w:rPr>
          <w:lang w:val="en-US"/>
        </w:rPr>
        <w:t xml:space="preserve">hydrologic features independent </w:t>
      </w:r>
      <w:r w:rsidR="00CF4A7F">
        <w:rPr>
          <w:lang w:val="en-US"/>
        </w:rPr>
        <w:t>of</w:t>
      </w:r>
      <w:r w:rsidRPr="008E510D">
        <w:rPr>
          <w:lang w:val="en-US"/>
        </w:rPr>
        <w:t xml:space="preserve"> geometric representation and scale. The conceptual model describes hydrologic features by defining the fundamental relationships among major components of the hydrosphere. This includes relationships such as the hierarchy of catchments, the segmentation of watercourses, and the topological connectivity of hydrologic features</w:t>
      </w:r>
      <w:r w:rsidR="004423BE">
        <w:rPr>
          <w:lang w:val="en-US"/>
        </w:rPr>
        <w:t xml:space="preserve"> such as </w:t>
      </w:r>
      <w:del w:id="5" w:author="GRDC/ID" w:date="2016-09-12T10:16:00Z">
        <w:r w:rsidR="004423BE" w:rsidDel="00AA15D6">
          <w:rPr>
            <w:lang w:val="en-US"/>
          </w:rPr>
          <w:delText>watersheds</w:delText>
        </w:r>
        <w:r w:rsidR="00CF4A7F" w:rsidDel="00AA15D6">
          <w:rPr>
            <w:lang w:val="en-US"/>
          </w:rPr>
          <w:delText xml:space="preserve"> </w:delText>
        </w:r>
      </w:del>
      <w:ins w:id="6" w:author="GRDC/ID" w:date="2016-09-12T10:16:00Z">
        <w:r w:rsidR="00AA15D6">
          <w:rPr>
            <w:lang w:val="en-US"/>
          </w:rPr>
          <w:t xml:space="preserve">catchment </w:t>
        </w:r>
      </w:ins>
      <w:r w:rsidR="00CF4A7F">
        <w:rPr>
          <w:lang w:val="en-US"/>
        </w:rPr>
        <w:t>and water bodies</w:t>
      </w:r>
      <w:r w:rsidRPr="008E510D">
        <w:rPr>
          <w:lang w:val="en-US"/>
        </w:rPr>
        <w:t>.</w:t>
      </w:r>
    </w:p>
    <w:p w14:paraId="6DFE018C" w14:textId="5AABFAB0" w:rsidR="00437E50" w:rsidRPr="008E510D" w:rsidRDefault="00437E50" w:rsidP="00450C77">
      <w:pPr>
        <w:pStyle w:val="StandardWeb"/>
        <w:jc w:val="both"/>
        <w:rPr>
          <w:lang w:val="en-US"/>
        </w:rPr>
      </w:pPr>
      <w:r w:rsidRPr="008E510D">
        <w:rPr>
          <w:lang w:val="en-US"/>
        </w:rPr>
        <w:t xml:space="preserve">The standard is based on the concept that a given hydrologic feature may have multiple representations. This supports referencing the same feature(s) in different information systems </w:t>
      </w:r>
      <w:r w:rsidR="00CF4A7F">
        <w:rPr>
          <w:lang w:val="en-US"/>
        </w:rPr>
        <w:t xml:space="preserve">or products </w:t>
      </w:r>
      <w:r w:rsidRPr="008E510D">
        <w:rPr>
          <w:lang w:val="en-US"/>
        </w:rPr>
        <w:t xml:space="preserve">and assists the organization and cataloging of observations, model results, or other studies of a feature. The ability to represent the same </w:t>
      </w:r>
      <w:del w:id="7" w:author="GRDC/ID" w:date="2016-09-12T10:16:00Z">
        <w:r w:rsidRPr="008E510D" w:rsidDel="00AA15D6">
          <w:rPr>
            <w:lang w:val="en-US"/>
          </w:rPr>
          <w:delText>watershed</w:delText>
        </w:r>
      </w:del>
      <w:ins w:id="8" w:author="GRDC/ID" w:date="2016-09-12T10:16:00Z">
        <w:r w:rsidR="00AA15D6">
          <w:rPr>
            <w:lang w:val="en-US"/>
          </w:rPr>
          <w:t>catchmen</w:t>
        </w:r>
      </w:ins>
      <w:ins w:id="9" w:author="GRDC/ID" w:date="2016-09-12T10:17:00Z">
        <w:r w:rsidR="00AA15D6">
          <w:rPr>
            <w:lang w:val="en-US"/>
          </w:rPr>
          <w:t>t</w:t>
        </w:r>
      </w:ins>
      <w:r w:rsidRPr="008E510D">
        <w:rPr>
          <w:lang w:val="en-US"/>
        </w:rPr>
        <w:t>, river, or other hydrologic feature in several ways is critical to aggregation of cross-referenced features into integrated datasets and data products on global, regional, or basin scales.</w:t>
      </w:r>
    </w:p>
    <w:p w14:paraId="2E04B9B4" w14:textId="1FF61E4B" w:rsidR="002D268C" w:rsidRPr="008E510D" w:rsidRDefault="004423BE" w:rsidP="00450C77">
      <w:pPr>
        <w:pStyle w:val="StandardWeb"/>
        <w:jc w:val="both"/>
        <w:rPr>
          <w:lang w:val="en-US"/>
        </w:rPr>
      </w:pPr>
      <w:r>
        <w:rPr>
          <w:lang w:val="en-US"/>
        </w:rPr>
        <w:t>H</w:t>
      </w:r>
      <w:r w:rsidR="00437E50" w:rsidRPr="008E510D">
        <w:rPr>
          <w:lang w:val="en-US"/>
        </w:rPr>
        <w:t>ydrologic feature types are defined using the OGC General Feature Model (ISO</w:t>
      </w:r>
      <w:r w:rsidR="00E8076C">
        <w:rPr>
          <w:lang w:val="en-US"/>
        </w:rPr>
        <w:t xml:space="preserve"> </w:t>
      </w:r>
      <w:r w:rsidR="00437E50" w:rsidRPr="008E510D">
        <w:rPr>
          <w:lang w:val="en-US"/>
        </w:rPr>
        <w:t xml:space="preserve">19109:2006) with reference to definitions </w:t>
      </w:r>
      <w:r>
        <w:rPr>
          <w:lang w:val="en-US"/>
        </w:rPr>
        <w:t>from</w:t>
      </w:r>
      <w:r w:rsidR="00437E50" w:rsidRPr="008E510D">
        <w:rPr>
          <w:lang w:val="en-US"/>
        </w:rPr>
        <w:t xml:space="preserve"> the International Glossary for Hydrology. The conceptual model is expressed in the Geographic Information Conceptual Schema Language (ISO</w:t>
      </w:r>
      <w:r w:rsidR="00E8076C">
        <w:rPr>
          <w:lang w:val="en-US"/>
        </w:rPr>
        <w:t xml:space="preserve"> </w:t>
      </w:r>
      <w:r w:rsidR="00437E50" w:rsidRPr="008E510D">
        <w:rPr>
          <w:lang w:val="en-US"/>
        </w:rPr>
        <w:t>19103:2005) using the Unified Modeling Language (UML).</w:t>
      </w:r>
      <w:r w:rsidR="002D268C" w:rsidRPr="008E510D">
        <w:rPr>
          <w:lang w:val="en-US"/>
        </w:rPr>
        <w:t xml:space="preserve"> </w:t>
      </w:r>
    </w:p>
    <w:p w14:paraId="0654E7A4" w14:textId="77777777" w:rsidR="009A7B37" w:rsidRPr="008E510D" w:rsidRDefault="009A7B37" w:rsidP="00450C77">
      <w:pPr>
        <w:pStyle w:val="introelements"/>
        <w:jc w:val="both"/>
      </w:pPr>
      <w:r w:rsidRPr="008E510D">
        <w:t>Keywords</w:t>
      </w:r>
    </w:p>
    <w:p w14:paraId="302C1AA9" w14:textId="77777777" w:rsidR="004C414A" w:rsidRPr="008E510D" w:rsidRDefault="004C414A" w:rsidP="00450C77">
      <w:pPr>
        <w:jc w:val="both"/>
      </w:pPr>
      <w:r w:rsidRPr="008E510D">
        <w:t>The following are keywords to be used by search engines and document catalogues.</w:t>
      </w:r>
    </w:p>
    <w:p w14:paraId="27078696" w14:textId="6C60699E" w:rsidR="004C414A" w:rsidRPr="008E510D" w:rsidRDefault="004C414A" w:rsidP="00450C77">
      <w:pPr>
        <w:jc w:val="both"/>
      </w:pPr>
      <w:r w:rsidRPr="008E510D">
        <w:t>ogcdoc, OGC document, hydrology, feature, identification, conceptual model, UML, implementation standard.</w:t>
      </w:r>
    </w:p>
    <w:p w14:paraId="5639348D" w14:textId="77777777" w:rsidR="009A7B37" w:rsidRPr="008E510D" w:rsidRDefault="009A7B37" w:rsidP="00450C77">
      <w:pPr>
        <w:pStyle w:val="introelements"/>
        <w:jc w:val="both"/>
      </w:pPr>
      <w:r w:rsidRPr="008E510D">
        <w:t>Preface</w:t>
      </w:r>
      <w:bookmarkEnd w:id="4"/>
    </w:p>
    <w:p w14:paraId="6AE6D084" w14:textId="32D7DB19" w:rsidR="004C414A" w:rsidRPr="008E510D" w:rsidRDefault="004C414A" w:rsidP="00450C77">
      <w:pPr>
        <w:pStyle w:val="StandardWeb"/>
        <w:jc w:val="both"/>
        <w:rPr>
          <w:lang w:val="en-US"/>
        </w:rPr>
      </w:pPr>
      <w:r w:rsidRPr="008E510D">
        <w:rPr>
          <w:lang w:val="en-US"/>
        </w:rPr>
        <w:t xml:space="preserve">This standard defines the HY_Features common hydrologic feature model for the identification of hydrologic features. It is intended to be used to document and share information about the objects of study and reporting in Hydrology in many applications. This standard was </w:t>
      </w:r>
      <w:r w:rsidR="004423BE">
        <w:rPr>
          <w:lang w:val="en-US"/>
        </w:rPr>
        <w:t>originally</w:t>
      </w:r>
      <w:r w:rsidRPr="008E510D">
        <w:rPr>
          <w:lang w:val="en-US"/>
        </w:rPr>
        <w:t xml:space="preserve"> commissioned to link hydrologic information across the scientific and technical programs of the World Meteorological Organization (WMO), and to assist the WMO Members to discover, access and use hydrologic data from different sources.</w:t>
      </w:r>
    </w:p>
    <w:p w14:paraId="33DA39E3" w14:textId="77777777" w:rsidR="004C414A" w:rsidRPr="008E510D" w:rsidRDefault="004C414A" w:rsidP="00450C77">
      <w:pPr>
        <w:pStyle w:val="StandardWeb"/>
        <w:jc w:val="both"/>
        <w:rPr>
          <w:lang w:val="en-US"/>
        </w:rPr>
      </w:pPr>
      <w:r w:rsidRPr="008E510D">
        <w:rPr>
          <w:lang w:val="en-US"/>
        </w:rPr>
        <w:t xml:space="preserve">This standard has been designed to support the need for governance and guidance by national and international authorities. Aspects of the standard that support this end are; 1) its canonical form, 2) its implementation neutrality, 3) conformity to internationally recognized standards of geographic information, and its use of semantics inferred from </w:t>
      </w:r>
      <w:r w:rsidRPr="008E510D">
        <w:rPr>
          <w:lang w:val="en-US"/>
        </w:rPr>
        <w:lastRenderedPageBreak/>
        <w:t>terminology endorsed by the WMO and the UN Educational, Scientific and Cultural Organization (UNESCO).</w:t>
      </w:r>
    </w:p>
    <w:p w14:paraId="55EB7C86" w14:textId="77777777" w:rsidR="004C414A" w:rsidRPr="008E510D" w:rsidRDefault="004C414A" w:rsidP="00450C77">
      <w:pPr>
        <w:pStyle w:val="StandardWeb"/>
        <w:jc w:val="both"/>
        <w:rPr>
          <w:lang w:val="en-US"/>
        </w:rPr>
      </w:pPr>
      <w:r w:rsidRPr="008E510D">
        <w:rPr>
          <w:lang w:val="en-US"/>
        </w:rPr>
        <w:t>Attention is drawn to the possibility that some of the elements of this document may be the subject of patent rights. The Open Geospatial Consortium shall not be held responsible for identifying any or all such patent rights.</w:t>
      </w:r>
    </w:p>
    <w:p w14:paraId="46151053" w14:textId="77777777" w:rsidR="004C414A" w:rsidRPr="008E510D" w:rsidRDefault="004C414A" w:rsidP="00450C77">
      <w:pPr>
        <w:pStyle w:val="StandardWeb"/>
        <w:jc w:val="both"/>
        <w:rPr>
          <w:lang w:val="en-US"/>
        </w:rPr>
      </w:pPr>
      <w:r w:rsidRPr="008E510D">
        <w:rPr>
          <w:rStyle w:val="Hervorhebung"/>
          <w:lang w:val="en-US"/>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15DB27B0" w14:textId="77777777" w:rsidR="009A7B37" w:rsidRPr="008E510D" w:rsidRDefault="009A7B37" w:rsidP="00450C77">
      <w:pPr>
        <w:pStyle w:val="introelements"/>
        <w:jc w:val="both"/>
      </w:pPr>
      <w:bookmarkStart w:id="10" w:name="_Toc165888229"/>
      <w:r w:rsidRPr="008E510D">
        <w:t>Submitting organizations</w:t>
      </w:r>
      <w:bookmarkEnd w:id="10"/>
    </w:p>
    <w:p w14:paraId="138E598A" w14:textId="1230B8E3" w:rsidR="009A7B37" w:rsidRPr="008E510D" w:rsidRDefault="00437E50" w:rsidP="00450C77">
      <w:pPr>
        <w:pStyle w:val="List2OGCbullets"/>
        <w:numPr>
          <w:ilvl w:val="0"/>
          <w:numId w:val="0"/>
        </w:numPr>
        <w:ind w:left="360"/>
        <w:jc w:val="both"/>
      </w:pPr>
      <w:r w:rsidRPr="008E510D">
        <w:t>The following organizations contributed to the initiation or development of this standard</w:t>
      </w:r>
      <w:r w:rsidR="0094464E" w:rsidRPr="008E510D">
        <w:t xml:space="preserve"> and</w:t>
      </w:r>
      <w:r w:rsidR="009A7B37" w:rsidRPr="008E510D">
        <w:t xml:space="preserve"> submitted this Document to the</w:t>
      </w:r>
      <w:r w:rsidR="00165E04" w:rsidRPr="008E510D">
        <w:t xml:space="preserve"> Open Geospatial Consortium OGC):</w:t>
      </w:r>
      <w:r w:rsidR="009A7B37" w:rsidRPr="008E510D">
        <w:t xml:space="preserve"> </w:t>
      </w:r>
    </w:p>
    <w:p w14:paraId="486AB247" w14:textId="557F293F" w:rsidR="00437E50" w:rsidRPr="008E510D" w:rsidRDefault="00437E50" w:rsidP="00450C77">
      <w:pPr>
        <w:pStyle w:val="List2OGCbullets"/>
        <w:jc w:val="both"/>
      </w:pPr>
      <w:r w:rsidRPr="008E510D">
        <w:t xml:space="preserve">U.S. Geological Survey (USGS), </w:t>
      </w:r>
      <w:r w:rsidR="0094464E" w:rsidRPr="008E510D">
        <w:t>USA</w:t>
      </w:r>
    </w:p>
    <w:p w14:paraId="570DCB5D" w14:textId="3F53529D" w:rsidR="00FA590F" w:rsidRPr="008E510D" w:rsidRDefault="00C94F48" w:rsidP="00450C77">
      <w:pPr>
        <w:pStyle w:val="List2OGCbullets"/>
        <w:jc w:val="both"/>
      </w:pPr>
      <w:r w:rsidRPr="008E510D">
        <w:t xml:space="preserve">Federal Institute of Hydrology (BfG) </w:t>
      </w:r>
      <w:r w:rsidR="00437E50" w:rsidRPr="008E510D">
        <w:t>, Germany</w:t>
      </w:r>
    </w:p>
    <w:p w14:paraId="36F88229" w14:textId="4A09AF67" w:rsidR="00437E50" w:rsidRPr="008E510D" w:rsidRDefault="00437E50" w:rsidP="00450C77">
      <w:pPr>
        <w:pStyle w:val="List2OGCbullets"/>
        <w:jc w:val="both"/>
      </w:pPr>
      <w:r w:rsidRPr="008E510D">
        <w:t xml:space="preserve">CSIRO </w:t>
      </w:r>
      <w:r w:rsidR="00FA590F" w:rsidRPr="008E510D">
        <w:t>Land and Water</w:t>
      </w:r>
      <w:r w:rsidRPr="008E510D">
        <w:t>, Australia</w:t>
      </w:r>
    </w:p>
    <w:p w14:paraId="009E0A9C" w14:textId="6AE541B7" w:rsidR="00437E50" w:rsidRPr="008E510D" w:rsidRDefault="0094464E" w:rsidP="00450C77">
      <w:pPr>
        <w:pStyle w:val="List2OGCbullets"/>
        <w:jc w:val="both"/>
      </w:pPr>
      <w:r w:rsidRPr="008E510D">
        <w:t>Bureau of Meteorology, Australia</w:t>
      </w:r>
      <w:r w:rsidR="00437E50" w:rsidRPr="008E510D">
        <w:t xml:space="preserve"> </w:t>
      </w:r>
    </w:p>
    <w:p w14:paraId="709AED1D" w14:textId="70F5893E" w:rsidR="00437E50" w:rsidRPr="008E510D" w:rsidRDefault="0094464E" w:rsidP="00450C77">
      <w:pPr>
        <w:pStyle w:val="List2OGCbullets"/>
        <w:jc w:val="both"/>
      </w:pPr>
      <w:r w:rsidRPr="008E510D">
        <w:t>Metalinkage, Australia</w:t>
      </w:r>
    </w:p>
    <w:p w14:paraId="1253D91A" w14:textId="34F25C31" w:rsidR="0094464E" w:rsidRPr="008E510D" w:rsidRDefault="0094464E" w:rsidP="00450C77">
      <w:pPr>
        <w:pStyle w:val="List2OGCbullets"/>
        <w:jc w:val="both"/>
      </w:pPr>
      <w:r w:rsidRPr="008E510D">
        <w:t>BRGM, France</w:t>
      </w:r>
    </w:p>
    <w:p w14:paraId="0299FEA3" w14:textId="25A74A89" w:rsidR="00437E50" w:rsidRPr="008E510D" w:rsidRDefault="0094464E" w:rsidP="00450C77">
      <w:pPr>
        <w:pStyle w:val="List2OGCbullets"/>
        <w:jc w:val="both"/>
      </w:pPr>
      <w:r w:rsidRPr="008E510D">
        <w:t>University of Texas at Austin, USA</w:t>
      </w:r>
    </w:p>
    <w:p w14:paraId="05E8E966" w14:textId="1F88F39C" w:rsidR="0094464E" w:rsidRPr="008E510D" w:rsidRDefault="0094464E" w:rsidP="00450C77">
      <w:pPr>
        <w:pStyle w:val="List2OGCbullets"/>
        <w:jc w:val="both"/>
      </w:pPr>
      <w:r w:rsidRPr="008E510D">
        <w:t>Eurecat, Spain</w:t>
      </w:r>
    </w:p>
    <w:p w14:paraId="08B4C5CF" w14:textId="21F690BD" w:rsidR="0094464E" w:rsidRPr="008E510D" w:rsidRDefault="0094464E" w:rsidP="00450C77">
      <w:pPr>
        <w:pStyle w:val="List2OGCbullets"/>
        <w:jc w:val="both"/>
      </w:pPr>
      <w:r w:rsidRPr="008E510D">
        <w:t>INCLAM S. A., Spain</w:t>
      </w:r>
    </w:p>
    <w:p w14:paraId="3CF2EA7B" w14:textId="4E1A4CEB" w:rsidR="0094464E" w:rsidRPr="008E510D" w:rsidRDefault="0094464E" w:rsidP="00450C77">
      <w:pPr>
        <w:pStyle w:val="List2OGCbullets"/>
        <w:jc w:val="both"/>
      </w:pPr>
      <w:r w:rsidRPr="008E510D">
        <w:t>52°North, Germany</w:t>
      </w:r>
    </w:p>
    <w:p w14:paraId="6BFEAD12" w14:textId="77777777" w:rsidR="009A7B37" w:rsidRPr="008E510D" w:rsidRDefault="009A7B37" w:rsidP="00450C77">
      <w:pPr>
        <w:pStyle w:val="introelements"/>
        <w:jc w:val="both"/>
      </w:pPr>
      <w:bookmarkStart w:id="11" w:name="_Toc165888230"/>
      <w:r w:rsidRPr="008E510D">
        <w:t>Submi</w:t>
      </w:r>
      <w:bookmarkEnd w:id="11"/>
      <w:r w:rsidRPr="008E510D">
        <w:t>tters</w:t>
      </w:r>
    </w:p>
    <w:p w14:paraId="244274D1" w14:textId="77777777" w:rsidR="0012406C" w:rsidRPr="008E510D" w:rsidRDefault="009A7B37" w:rsidP="00450C77">
      <w:pPr>
        <w:jc w:val="both"/>
      </w:pPr>
      <w:r w:rsidRPr="008E510D">
        <w:t>All questions regarding this submission should be directed to the editor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4"/>
        <w:gridCol w:w="5432"/>
      </w:tblGrid>
      <w:tr w:rsidR="009A7B37" w:rsidRPr="008E510D" w14:paraId="1B4EF228" w14:textId="77777777" w:rsidTr="0012406C">
        <w:trPr>
          <w:jc w:val="center"/>
        </w:trPr>
        <w:tc>
          <w:tcPr>
            <w:tcW w:w="2684" w:type="dxa"/>
          </w:tcPr>
          <w:p w14:paraId="24883159" w14:textId="77777777" w:rsidR="009A7B37" w:rsidRPr="008E510D" w:rsidRDefault="009A7B37" w:rsidP="00450C77">
            <w:pPr>
              <w:pStyle w:val="OGCtableheader"/>
              <w:jc w:val="both"/>
            </w:pPr>
            <w:r w:rsidRPr="008E510D">
              <w:t>Name</w:t>
            </w:r>
          </w:p>
        </w:tc>
        <w:tc>
          <w:tcPr>
            <w:tcW w:w="5432" w:type="dxa"/>
          </w:tcPr>
          <w:p w14:paraId="17D9D862" w14:textId="77777777" w:rsidR="009A7B37" w:rsidRPr="008E510D" w:rsidRDefault="00154114" w:rsidP="00450C77">
            <w:pPr>
              <w:pStyle w:val="OGCtableheader"/>
              <w:jc w:val="both"/>
            </w:pPr>
            <w:r w:rsidRPr="008E510D">
              <w:t>Affiliation</w:t>
            </w:r>
          </w:p>
        </w:tc>
      </w:tr>
      <w:tr w:rsidR="00437E50" w:rsidRPr="008E510D" w14:paraId="0B70FEE5" w14:textId="77777777" w:rsidTr="0012406C">
        <w:trPr>
          <w:jc w:val="center"/>
        </w:trPr>
        <w:tc>
          <w:tcPr>
            <w:tcW w:w="2684" w:type="dxa"/>
          </w:tcPr>
          <w:p w14:paraId="1BA057A7" w14:textId="27E7E490" w:rsidR="00437E50" w:rsidRPr="008E510D" w:rsidRDefault="00437E50" w:rsidP="00450C77">
            <w:pPr>
              <w:pStyle w:val="OGCtabletext"/>
              <w:jc w:val="both"/>
            </w:pPr>
            <w:r w:rsidRPr="008E510D">
              <w:t xml:space="preserve">David </w:t>
            </w:r>
            <w:r w:rsidR="0094464E" w:rsidRPr="008E510D">
              <w:t>Blodgett</w:t>
            </w:r>
          </w:p>
        </w:tc>
        <w:tc>
          <w:tcPr>
            <w:tcW w:w="5432" w:type="dxa"/>
          </w:tcPr>
          <w:p w14:paraId="714F54B1" w14:textId="1042CF74" w:rsidR="00437E50" w:rsidRPr="008E510D" w:rsidRDefault="0094464E" w:rsidP="00450C77">
            <w:pPr>
              <w:pStyle w:val="OGCtabletext"/>
              <w:jc w:val="both"/>
            </w:pPr>
            <w:r w:rsidRPr="008E510D">
              <w:t xml:space="preserve">U.S. Geological Survey </w:t>
            </w:r>
          </w:p>
        </w:tc>
      </w:tr>
      <w:tr w:rsidR="009A7B37" w:rsidRPr="008E510D" w14:paraId="732BA171" w14:textId="77777777" w:rsidTr="0012406C">
        <w:trPr>
          <w:jc w:val="center"/>
        </w:trPr>
        <w:tc>
          <w:tcPr>
            <w:tcW w:w="2684" w:type="dxa"/>
          </w:tcPr>
          <w:p w14:paraId="3EACB81B" w14:textId="77777777" w:rsidR="009A7B37" w:rsidRPr="008E510D" w:rsidRDefault="0012406C" w:rsidP="00450C77">
            <w:pPr>
              <w:pStyle w:val="OGCtabletext"/>
              <w:jc w:val="both"/>
            </w:pPr>
            <w:r w:rsidRPr="008E510D">
              <w:t>Irina Dornblut</w:t>
            </w:r>
          </w:p>
        </w:tc>
        <w:tc>
          <w:tcPr>
            <w:tcW w:w="5432" w:type="dxa"/>
          </w:tcPr>
          <w:p w14:paraId="031FB9E8" w14:textId="396C396F" w:rsidR="009A7B37" w:rsidRPr="008E510D" w:rsidRDefault="00C94F48" w:rsidP="00450C77">
            <w:pPr>
              <w:pStyle w:val="OGCtabletext"/>
              <w:jc w:val="both"/>
            </w:pPr>
            <w:r w:rsidRPr="008E510D">
              <w:t>Federal Institute of</w:t>
            </w:r>
            <w:r w:rsidR="0012406C" w:rsidRPr="008E510D">
              <w:t xml:space="preserve"> </w:t>
            </w:r>
            <w:r w:rsidR="00B02CFB">
              <w:t>Hydrology (BfG)</w:t>
            </w:r>
          </w:p>
        </w:tc>
      </w:tr>
      <w:tr w:rsidR="009A7B37" w:rsidRPr="008E510D" w14:paraId="42545525" w14:textId="77777777" w:rsidTr="0012406C">
        <w:trPr>
          <w:jc w:val="center"/>
        </w:trPr>
        <w:tc>
          <w:tcPr>
            <w:tcW w:w="2684" w:type="dxa"/>
          </w:tcPr>
          <w:p w14:paraId="6BDD53AD" w14:textId="77777777" w:rsidR="009A7B37" w:rsidRPr="008E510D" w:rsidRDefault="0012406C" w:rsidP="00450C77">
            <w:pPr>
              <w:pStyle w:val="OGCtabletext"/>
              <w:jc w:val="both"/>
            </w:pPr>
            <w:r w:rsidRPr="008E510D">
              <w:t>Robert A. Atkinson</w:t>
            </w:r>
          </w:p>
        </w:tc>
        <w:tc>
          <w:tcPr>
            <w:tcW w:w="5432" w:type="dxa"/>
          </w:tcPr>
          <w:p w14:paraId="24E00CB5" w14:textId="4C726447" w:rsidR="009A7B37" w:rsidRPr="008E510D" w:rsidRDefault="0094464E" w:rsidP="00450C77">
            <w:pPr>
              <w:pStyle w:val="OGCtabletext"/>
              <w:jc w:val="both"/>
            </w:pPr>
            <w:r w:rsidRPr="008E510D">
              <w:t>Metalinkage</w:t>
            </w:r>
          </w:p>
        </w:tc>
      </w:tr>
      <w:tr w:rsidR="004C414A" w:rsidRPr="008E510D" w14:paraId="6C763C8F" w14:textId="77777777" w:rsidTr="0036587F">
        <w:trPr>
          <w:jc w:val="center"/>
        </w:trPr>
        <w:tc>
          <w:tcPr>
            <w:tcW w:w="2684" w:type="dxa"/>
          </w:tcPr>
          <w:p w14:paraId="6FFBD22F" w14:textId="7B741B67" w:rsidR="004C414A" w:rsidRPr="001C7981" w:rsidRDefault="008D4EE7" w:rsidP="00450C77">
            <w:pPr>
              <w:pStyle w:val="OGCtabletext"/>
              <w:jc w:val="both"/>
            </w:pPr>
            <w:r w:rsidRPr="001C7981">
              <w:t>Joshua Liebermann</w:t>
            </w:r>
          </w:p>
        </w:tc>
        <w:tc>
          <w:tcPr>
            <w:tcW w:w="5432" w:type="dxa"/>
          </w:tcPr>
          <w:p w14:paraId="2ABB3F40" w14:textId="70A6643D" w:rsidR="004C414A" w:rsidRPr="001C7981" w:rsidRDefault="001C7981" w:rsidP="00450C77">
            <w:pPr>
              <w:pStyle w:val="OGCtabletext"/>
              <w:jc w:val="both"/>
            </w:pPr>
            <w:r w:rsidRPr="001C7981">
              <w:t>Harvard University</w:t>
            </w:r>
          </w:p>
        </w:tc>
      </w:tr>
      <w:tr w:rsidR="003065A2" w:rsidRPr="008E510D" w14:paraId="592E0D2B" w14:textId="77777777" w:rsidTr="0012406C">
        <w:trPr>
          <w:jc w:val="center"/>
        </w:trPr>
        <w:tc>
          <w:tcPr>
            <w:tcW w:w="2684" w:type="dxa"/>
          </w:tcPr>
          <w:p w14:paraId="15048478" w14:textId="69C012D4" w:rsidR="003065A2" w:rsidRPr="001C7981" w:rsidRDefault="008D4EE7" w:rsidP="00450C77">
            <w:pPr>
              <w:pStyle w:val="OGCtabletext"/>
              <w:jc w:val="both"/>
            </w:pPr>
            <w:r w:rsidRPr="001C7981">
              <w:lastRenderedPageBreak/>
              <w:t>Darren Smith</w:t>
            </w:r>
          </w:p>
        </w:tc>
        <w:tc>
          <w:tcPr>
            <w:tcW w:w="5432" w:type="dxa"/>
          </w:tcPr>
          <w:p w14:paraId="695ABDBE" w14:textId="4C247E44" w:rsidR="003065A2" w:rsidRPr="001C7981" w:rsidRDefault="008D4EE7" w:rsidP="00450C77">
            <w:pPr>
              <w:pStyle w:val="OGCtabletext"/>
              <w:jc w:val="both"/>
            </w:pPr>
            <w:r w:rsidRPr="001C7981">
              <w:t>Australian Bureau of Meteorology</w:t>
            </w:r>
          </w:p>
        </w:tc>
      </w:tr>
      <w:tr w:rsidR="008D4EE7" w:rsidRPr="008E510D" w14:paraId="1EEE38C5" w14:textId="77777777" w:rsidTr="00A82FF3">
        <w:trPr>
          <w:jc w:val="center"/>
        </w:trPr>
        <w:tc>
          <w:tcPr>
            <w:tcW w:w="2684" w:type="dxa"/>
          </w:tcPr>
          <w:p w14:paraId="42DB16CE" w14:textId="77777777" w:rsidR="008D4EE7" w:rsidRPr="001C7981" w:rsidRDefault="008D4EE7" w:rsidP="00450C77">
            <w:pPr>
              <w:pStyle w:val="OGCtabletext"/>
              <w:jc w:val="both"/>
            </w:pPr>
            <w:r w:rsidRPr="001C7981">
              <w:t>Bruce Simons</w:t>
            </w:r>
          </w:p>
        </w:tc>
        <w:tc>
          <w:tcPr>
            <w:tcW w:w="5432" w:type="dxa"/>
          </w:tcPr>
          <w:p w14:paraId="6A06B8D8" w14:textId="77777777" w:rsidR="008D4EE7" w:rsidRPr="001C7981" w:rsidRDefault="008D4EE7" w:rsidP="00450C77">
            <w:pPr>
              <w:pStyle w:val="OGCtabletext"/>
              <w:jc w:val="both"/>
            </w:pPr>
            <w:r w:rsidRPr="001C7981">
              <w:t>CSIRO Land and Water</w:t>
            </w:r>
          </w:p>
        </w:tc>
      </w:tr>
      <w:tr w:rsidR="004C414A" w:rsidRPr="008E510D" w14:paraId="3FEF398F" w14:textId="77777777" w:rsidTr="0012406C">
        <w:trPr>
          <w:jc w:val="center"/>
        </w:trPr>
        <w:tc>
          <w:tcPr>
            <w:tcW w:w="2684" w:type="dxa"/>
          </w:tcPr>
          <w:p w14:paraId="4D58FBE8" w14:textId="0C3CA4FC" w:rsidR="004C414A" w:rsidRPr="00B02CFB" w:rsidRDefault="00000352" w:rsidP="00450C77">
            <w:pPr>
              <w:pStyle w:val="OGCtabletext"/>
              <w:jc w:val="both"/>
              <w:rPr>
                <w:highlight w:val="yellow"/>
              </w:rPr>
            </w:pPr>
            <w:r w:rsidRPr="00000352">
              <w:t>Dav</w:t>
            </w:r>
            <w:r>
              <w:t>id Arctur</w:t>
            </w:r>
          </w:p>
        </w:tc>
        <w:tc>
          <w:tcPr>
            <w:tcW w:w="5432" w:type="dxa"/>
          </w:tcPr>
          <w:p w14:paraId="69C4DA15" w14:textId="39BA5474" w:rsidR="004C414A" w:rsidRPr="00B02CFB" w:rsidRDefault="00000352" w:rsidP="00450C77">
            <w:pPr>
              <w:pStyle w:val="OGCtabletext"/>
              <w:jc w:val="both"/>
              <w:rPr>
                <w:highlight w:val="yellow"/>
              </w:rPr>
            </w:pPr>
            <w:r w:rsidRPr="00000352">
              <w:t>Un</w:t>
            </w:r>
            <w:r>
              <w:t>iversity of Texas at Austin</w:t>
            </w:r>
          </w:p>
        </w:tc>
      </w:tr>
      <w:tr w:rsidR="004C414A" w:rsidRPr="008E510D" w14:paraId="58D51AFE" w14:textId="77777777" w:rsidTr="0012406C">
        <w:trPr>
          <w:jc w:val="center"/>
        </w:trPr>
        <w:tc>
          <w:tcPr>
            <w:tcW w:w="2684" w:type="dxa"/>
          </w:tcPr>
          <w:p w14:paraId="3E98C8D8" w14:textId="77777777" w:rsidR="004C414A" w:rsidRPr="008E510D" w:rsidRDefault="004C414A" w:rsidP="00450C77">
            <w:pPr>
              <w:pStyle w:val="OGCtabletext"/>
              <w:jc w:val="both"/>
            </w:pPr>
          </w:p>
        </w:tc>
        <w:tc>
          <w:tcPr>
            <w:tcW w:w="5432" w:type="dxa"/>
          </w:tcPr>
          <w:p w14:paraId="065DD586" w14:textId="77777777" w:rsidR="004C414A" w:rsidRPr="008E510D" w:rsidRDefault="004C414A" w:rsidP="00450C77">
            <w:pPr>
              <w:pStyle w:val="OGCtabletext"/>
              <w:jc w:val="both"/>
            </w:pPr>
          </w:p>
        </w:tc>
      </w:tr>
      <w:tr w:rsidR="004C414A" w:rsidRPr="008E510D" w14:paraId="560F2614" w14:textId="77777777" w:rsidTr="0012406C">
        <w:trPr>
          <w:jc w:val="center"/>
        </w:trPr>
        <w:tc>
          <w:tcPr>
            <w:tcW w:w="2684" w:type="dxa"/>
          </w:tcPr>
          <w:p w14:paraId="771F130F" w14:textId="77777777" w:rsidR="004C414A" w:rsidRPr="008E510D" w:rsidRDefault="004C414A" w:rsidP="00450C77">
            <w:pPr>
              <w:pStyle w:val="OGCtabletext"/>
              <w:jc w:val="both"/>
            </w:pPr>
          </w:p>
        </w:tc>
        <w:tc>
          <w:tcPr>
            <w:tcW w:w="5432" w:type="dxa"/>
          </w:tcPr>
          <w:p w14:paraId="7E2B169B" w14:textId="77777777" w:rsidR="004C414A" w:rsidRPr="008E510D" w:rsidRDefault="004C414A" w:rsidP="00450C77">
            <w:pPr>
              <w:pStyle w:val="OGCtabletext"/>
              <w:jc w:val="both"/>
            </w:pPr>
          </w:p>
        </w:tc>
      </w:tr>
      <w:tr w:rsidR="003065A2" w:rsidRPr="008E510D" w14:paraId="5360CBFD" w14:textId="77777777" w:rsidTr="0012406C">
        <w:trPr>
          <w:jc w:val="center"/>
        </w:trPr>
        <w:tc>
          <w:tcPr>
            <w:tcW w:w="2684" w:type="dxa"/>
          </w:tcPr>
          <w:p w14:paraId="6DDB2DC1" w14:textId="77777777" w:rsidR="003065A2" w:rsidRPr="008E510D" w:rsidRDefault="003065A2" w:rsidP="00450C77">
            <w:pPr>
              <w:pStyle w:val="OGCtabletext"/>
              <w:jc w:val="both"/>
            </w:pPr>
          </w:p>
        </w:tc>
        <w:tc>
          <w:tcPr>
            <w:tcW w:w="5432" w:type="dxa"/>
          </w:tcPr>
          <w:p w14:paraId="0C772F5D" w14:textId="77777777" w:rsidR="003065A2" w:rsidRPr="008E510D" w:rsidRDefault="003065A2" w:rsidP="00450C77">
            <w:pPr>
              <w:pStyle w:val="OGCtabletext"/>
              <w:jc w:val="both"/>
            </w:pPr>
          </w:p>
        </w:tc>
      </w:tr>
    </w:tbl>
    <w:p w14:paraId="154C1ADC" w14:textId="77777777" w:rsidR="00830688" w:rsidRPr="008E510D" w:rsidRDefault="00830688" w:rsidP="00450C77">
      <w:pPr>
        <w:pStyle w:val="introelements"/>
        <w:jc w:val="both"/>
      </w:pPr>
      <w:r w:rsidRPr="008E510D">
        <w:t>Changes to the OGC® Abstract Specification</w:t>
      </w:r>
    </w:p>
    <w:p w14:paraId="23AF189B" w14:textId="77777777" w:rsidR="00F7066B" w:rsidRPr="008E510D" w:rsidRDefault="00F7066B" w:rsidP="00450C77">
      <w:pPr>
        <w:jc w:val="both"/>
      </w:pPr>
      <w:r w:rsidRPr="008E510D">
        <w:t xml:space="preserve">This </w:t>
      </w:r>
      <w:r w:rsidR="00C626DD" w:rsidRPr="008E510D">
        <w:t>standard</w:t>
      </w:r>
      <w:r w:rsidRPr="008E510D">
        <w:t xml:space="preserve"> require</w:t>
      </w:r>
      <w:r w:rsidR="00C626DD" w:rsidRPr="008E510D">
        <w:t>s</w:t>
      </w:r>
      <w:r w:rsidRPr="008E510D">
        <w:t xml:space="preserve"> no changes to the</w:t>
      </w:r>
      <w:r w:rsidR="00C626DD" w:rsidRPr="008E510D">
        <w:t xml:space="preserve"> </w:t>
      </w:r>
      <w:r w:rsidRPr="008E510D">
        <w:t>OpenGIS ® Abstract Specification.</w:t>
      </w:r>
    </w:p>
    <w:p w14:paraId="0F4FAC02" w14:textId="77777777" w:rsidR="00B379FA" w:rsidRPr="008E510D" w:rsidRDefault="00B379FA" w:rsidP="00154490">
      <w:pPr>
        <w:pStyle w:val="introelements"/>
        <w:numPr>
          <w:ilvl w:val="0"/>
          <w:numId w:val="0"/>
        </w:numPr>
        <w:ind w:left="504" w:hanging="504"/>
        <w:sectPr w:rsidR="00B379FA" w:rsidRPr="008E510D" w:rsidSect="002F0B2A">
          <w:headerReference w:type="even" r:id="rId11"/>
          <w:headerReference w:type="default" r:id="rId12"/>
          <w:footerReference w:type="even" r:id="rId13"/>
          <w:footerReference w:type="default" r:id="rId14"/>
          <w:footerReference w:type="first" r:id="rId15"/>
          <w:pgSz w:w="12240" w:h="15840"/>
          <w:pgMar w:top="1440" w:right="1800" w:bottom="1440" w:left="1800" w:header="720" w:footer="720" w:gutter="0"/>
          <w:pgNumType w:fmt="lowerRoman"/>
          <w:cols w:space="720"/>
          <w:titlePg/>
          <w:docGrid w:linePitch="360"/>
        </w:sectPr>
      </w:pPr>
    </w:p>
    <w:p w14:paraId="2EFFB64C" w14:textId="77777777" w:rsidR="00B628D4" w:rsidRPr="008E510D" w:rsidRDefault="00B628D4" w:rsidP="00450C77">
      <w:pPr>
        <w:pStyle w:val="berschrift1"/>
        <w:jc w:val="both"/>
      </w:pPr>
      <w:bookmarkStart w:id="12" w:name="_Toc458775718"/>
      <w:bookmarkStart w:id="13" w:name="_Toc461026375"/>
      <w:r w:rsidRPr="008E510D">
        <w:lastRenderedPageBreak/>
        <w:t>Scope</w:t>
      </w:r>
      <w:bookmarkEnd w:id="12"/>
      <w:bookmarkEnd w:id="13"/>
    </w:p>
    <w:p w14:paraId="2BE20D36" w14:textId="435A9E46" w:rsidR="00A45372" w:rsidRPr="008E510D" w:rsidRDefault="00A45372" w:rsidP="00450C77">
      <w:pPr>
        <w:pStyle w:val="StandardWeb"/>
        <w:jc w:val="both"/>
        <w:rPr>
          <w:lang w:val="en-US"/>
        </w:rPr>
      </w:pPr>
      <w:r w:rsidRPr="008E510D">
        <w:rPr>
          <w:lang w:val="en-US"/>
        </w:rPr>
        <w:t xml:space="preserve">This OGC Implementation Standard defines a common feature model for the identification and description of </w:t>
      </w:r>
      <w:r w:rsidR="00C53E18">
        <w:rPr>
          <w:lang w:val="en-US"/>
        </w:rPr>
        <w:t xml:space="preserve">surface </w:t>
      </w:r>
      <w:r w:rsidRPr="008E510D">
        <w:rPr>
          <w:lang w:val="en-US"/>
        </w:rPr>
        <w:t>hydrologic features using established models and patterns in use in the Hydrology domain and endorsed by WMO and UNESCO such as those documented in the "International Glossary of Hydrology".</w:t>
      </w:r>
    </w:p>
    <w:p w14:paraId="1A218A9D" w14:textId="5AEE00EC" w:rsidR="00A45372" w:rsidRPr="008E510D" w:rsidRDefault="00A45372" w:rsidP="00450C77">
      <w:pPr>
        <w:pStyle w:val="StandardWeb"/>
        <w:jc w:val="both"/>
        <w:rPr>
          <w:lang w:val="en-US"/>
        </w:rPr>
      </w:pPr>
      <w:r w:rsidRPr="008E510D">
        <w:rPr>
          <w:lang w:val="en-US"/>
        </w:rPr>
        <w:t xml:space="preserve">Part 1 (this document) introduces the conceptual model itself. The normative model is a machine-readable UML </w:t>
      </w:r>
      <w:r w:rsidR="00C53E18" w:rsidRPr="008E510D">
        <w:rPr>
          <w:lang w:val="en-US"/>
        </w:rPr>
        <w:t>artifact</w:t>
      </w:r>
      <w:r w:rsidRPr="008E510D">
        <w:rPr>
          <w:lang w:val="en-US"/>
        </w:rPr>
        <w:t xml:space="preserve"> published by the OGC in conjunction with this document at: </w:t>
      </w:r>
      <w:r w:rsidRPr="00882601">
        <w:rPr>
          <w:rStyle w:val="Fett"/>
          <w:highlight w:val="yellow"/>
          <w:lang w:val="en-US"/>
        </w:rPr>
        <w:t>[insert URL here]</w:t>
      </w:r>
      <w:r w:rsidRPr="00882601">
        <w:rPr>
          <w:highlight w:val="yellow"/>
          <w:lang w:val="en-US"/>
        </w:rPr>
        <w:t>.</w:t>
      </w:r>
    </w:p>
    <w:p w14:paraId="13CF7324" w14:textId="5B7E6032" w:rsidR="00A45372" w:rsidRPr="008E510D" w:rsidRDefault="00A45372" w:rsidP="00450C77">
      <w:pPr>
        <w:pStyle w:val="StandardWeb"/>
        <w:jc w:val="both"/>
        <w:rPr>
          <w:lang w:val="en-US"/>
        </w:rPr>
      </w:pPr>
      <w:r w:rsidRPr="008E510D">
        <w:rPr>
          <w:lang w:val="en-US"/>
        </w:rPr>
        <w:t xml:space="preserve">Part 2 (a future document) is expected to define an OWL and RDF representation of the conceptual model suitable for defining links between </w:t>
      </w:r>
      <w:r w:rsidR="0008552D">
        <w:rPr>
          <w:lang w:val="en-US"/>
        </w:rPr>
        <w:t>data</w:t>
      </w:r>
      <w:r w:rsidRPr="008E510D">
        <w:rPr>
          <w:lang w:val="en-US"/>
        </w:rPr>
        <w:t xml:space="preserve"> that reference the HY_Features model, to support documentation and discovery of data </w:t>
      </w:r>
      <w:r w:rsidR="0008552D">
        <w:rPr>
          <w:lang w:val="en-US"/>
        </w:rPr>
        <w:t>and to aid future d</w:t>
      </w:r>
      <w:r w:rsidRPr="008E510D">
        <w:rPr>
          <w:lang w:val="en-US"/>
        </w:rPr>
        <w:t>ata transformation</w:t>
      </w:r>
      <w:r w:rsidR="0008552D">
        <w:rPr>
          <w:lang w:val="en-US"/>
        </w:rPr>
        <w:t xml:space="preserve"> efforts</w:t>
      </w:r>
      <w:r w:rsidRPr="008E510D">
        <w:rPr>
          <w:lang w:val="en-US"/>
        </w:rPr>
        <w:t>. This work may provide a basis for further work in the wider OGC on a methodology (tooling) to publish ontologies to support their practical use.</w:t>
      </w:r>
    </w:p>
    <w:p w14:paraId="1880F835" w14:textId="7A0B267E" w:rsidR="00A45372" w:rsidRPr="008E510D" w:rsidRDefault="00A45372" w:rsidP="00450C77">
      <w:pPr>
        <w:pStyle w:val="StandardWeb"/>
        <w:jc w:val="both"/>
        <w:rPr>
          <w:lang w:val="en-US"/>
        </w:rPr>
      </w:pPr>
      <w:r w:rsidRPr="008E510D">
        <w:rPr>
          <w:lang w:val="en-US"/>
        </w:rPr>
        <w:t xml:space="preserve">The initial scope is defined by the WMO Commission for Hydrology (WMH-CHy): to facilitate data sharing within the hydrologic community of the WMO Member countries and to improve the quality of data products based on these data by defining hydrologic features to convey the identification of water-objects through the data processing chain "from measurement to hydrological information" </w:t>
      </w:r>
      <w:r w:rsidR="00110451">
        <w:rPr>
          <w:lang w:val="en-US"/>
        </w:rPr>
        <w:t>[8]</w:t>
      </w:r>
      <w:r w:rsidRPr="008E510D">
        <w:rPr>
          <w:lang w:val="en-US"/>
        </w:rPr>
        <w:t>.</w:t>
      </w:r>
    </w:p>
    <w:p w14:paraId="536FED82" w14:textId="5DE363D9" w:rsidR="00A45372" w:rsidRPr="008E510D" w:rsidRDefault="00A45372" w:rsidP="00450C77">
      <w:pPr>
        <w:pStyle w:val="StandardWeb"/>
        <w:jc w:val="both"/>
        <w:rPr>
          <w:lang w:val="en-US"/>
        </w:rPr>
      </w:pPr>
      <w:r w:rsidRPr="008E510D">
        <w:rPr>
          <w:lang w:val="en-US"/>
        </w:rPr>
        <w:t>To enable semantic interoperability of hydrologic data and services, it is necessary to agree on common concepts and methods for machine interpretation of the concepts. To this goal, the HY_Features model was developed in order to formalize the concepts and relationships of hydrologic features using the WMO/UNESCO "International Glossary of Hydrology" as a starting point.</w:t>
      </w:r>
    </w:p>
    <w:p w14:paraId="07F76F58" w14:textId="1BDA0884" w:rsidR="00A45372" w:rsidRPr="008E510D" w:rsidRDefault="00A45372" w:rsidP="00450C77">
      <w:pPr>
        <w:pStyle w:val="StandardWeb"/>
        <w:jc w:val="both"/>
        <w:rPr>
          <w:lang w:val="en-US"/>
        </w:rPr>
      </w:pPr>
      <w:r w:rsidRPr="008E510D">
        <w:rPr>
          <w:lang w:val="en-US"/>
        </w:rPr>
        <w:t xml:space="preserve">This standard is meant to support the linkage of data products distributed across differing applications and jurisdictions. To enable this, a holistic </w:t>
      </w:r>
      <w:r w:rsidR="0008552D">
        <w:rPr>
          <w:lang w:val="en-US"/>
        </w:rPr>
        <w:t>concept of</w:t>
      </w:r>
      <w:r w:rsidRPr="008E510D">
        <w:rPr>
          <w:lang w:val="en-US"/>
        </w:rPr>
        <w:t xml:space="preserve"> catchment is defined </w:t>
      </w:r>
      <w:r w:rsidR="0008552D">
        <w:rPr>
          <w:lang w:val="en-US"/>
        </w:rPr>
        <w:t>and the surface-water aspects of the concept are modeled</w:t>
      </w:r>
      <w:r w:rsidR="00C2153A">
        <w:rPr>
          <w:lang w:val="en-US"/>
        </w:rPr>
        <w:t>.</w:t>
      </w:r>
      <w:r w:rsidR="0008552D">
        <w:rPr>
          <w:lang w:val="en-US"/>
        </w:rPr>
        <w:t xml:space="preserve"> </w:t>
      </w:r>
      <w:r w:rsidR="00C2153A">
        <w:rPr>
          <w:lang w:val="en-US"/>
        </w:rPr>
        <w:t>This will allow</w:t>
      </w:r>
      <w:r w:rsidRPr="008E510D">
        <w:rPr>
          <w:lang w:val="en-US"/>
        </w:rPr>
        <w:t xml:space="preserve"> a particular </w:t>
      </w:r>
      <w:r w:rsidR="00C2153A">
        <w:rPr>
          <w:lang w:val="en-US"/>
        </w:rPr>
        <w:t xml:space="preserve">surface </w:t>
      </w:r>
      <w:r w:rsidRPr="008E510D">
        <w:rPr>
          <w:lang w:val="en-US"/>
        </w:rPr>
        <w:t xml:space="preserve">catchment </w:t>
      </w:r>
      <w:r w:rsidR="00C2153A">
        <w:rPr>
          <w:lang w:val="en-US"/>
        </w:rPr>
        <w:t>to be represented</w:t>
      </w:r>
      <w:r w:rsidRPr="008E510D">
        <w:rPr>
          <w:lang w:val="en-US"/>
        </w:rPr>
        <w:t xml:space="preserve"> in </w:t>
      </w:r>
      <w:r w:rsidR="00C2153A">
        <w:rPr>
          <w:lang w:val="en-US"/>
        </w:rPr>
        <w:t>different</w:t>
      </w:r>
      <w:r w:rsidRPr="008E510D">
        <w:rPr>
          <w:lang w:val="en-US"/>
        </w:rPr>
        <w:t xml:space="preserve"> data products while retaining its identity. In addition to unique identification of features in multiple systems, a second objective is to provide a standard terminology and ontology to describe relationships between hydrologic</w:t>
      </w:r>
      <w:r w:rsidR="0008552D">
        <w:rPr>
          <w:lang w:val="en-US"/>
        </w:rPr>
        <w:t xml:space="preserve"> features. This may be useful in</w:t>
      </w:r>
      <w:r w:rsidRPr="008E510D">
        <w:rPr>
          <w:lang w:val="en-US"/>
        </w:rPr>
        <w:t xml:space="preserve"> </w:t>
      </w:r>
      <w:r w:rsidR="0008552D">
        <w:rPr>
          <w:lang w:val="en-US"/>
        </w:rPr>
        <w:t>building a data transfer format</w:t>
      </w:r>
      <w:r w:rsidRPr="008E510D">
        <w:rPr>
          <w:lang w:val="en-US"/>
        </w:rPr>
        <w:t xml:space="preserve"> for specific subsets, particularly catchment hierarchy and river network topology but such data transfer format development is not in scope for this standard.</w:t>
      </w:r>
    </w:p>
    <w:p w14:paraId="3A7731A6" w14:textId="77777777" w:rsidR="00A45372" w:rsidRPr="008E510D" w:rsidRDefault="00A45372" w:rsidP="00450C77">
      <w:pPr>
        <w:pStyle w:val="StandardWeb"/>
        <w:jc w:val="both"/>
        <w:rPr>
          <w:lang w:val="en-US"/>
        </w:rPr>
      </w:pPr>
      <w:r w:rsidRPr="008E510D">
        <w:rPr>
          <w:lang w:val="en-US"/>
        </w:rPr>
        <w:t>The HY_Features model provides a basis for common and stable references to hydrologic features in a wide variety of applications:</w:t>
      </w:r>
    </w:p>
    <w:p w14:paraId="18E09788" w14:textId="77777777" w:rsidR="00A45372" w:rsidRPr="008E510D" w:rsidRDefault="00A45372" w:rsidP="00450C77">
      <w:pPr>
        <w:numPr>
          <w:ilvl w:val="0"/>
          <w:numId w:val="22"/>
        </w:numPr>
        <w:spacing w:before="100" w:beforeAutospacing="1" w:after="100" w:afterAutospacing="1"/>
        <w:jc w:val="both"/>
      </w:pPr>
      <w:r w:rsidRPr="008E510D">
        <w:t>to link hydrologic observations to their feature-of-interest, e.g. link a streamflow observation to the river or catchment being observed,</w:t>
      </w:r>
    </w:p>
    <w:p w14:paraId="7B220CCD" w14:textId="77777777" w:rsidR="00A45372" w:rsidRPr="008E510D" w:rsidRDefault="00A45372" w:rsidP="00450C77">
      <w:pPr>
        <w:numPr>
          <w:ilvl w:val="0"/>
          <w:numId w:val="22"/>
        </w:numPr>
        <w:spacing w:before="100" w:beforeAutospacing="1" w:after="100" w:afterAutospacing="1"/>
        <w:jc w:val="both"/>
      </w:pPr>
      <w:r w:rsidRPr="008E510D">
        <w:lastRenderedPageBreak/>
        <w:t>to allow aggregation of cross-referenced features into integrated datasets and data products on global, regional, or basin scales,</w:t>
      </w:r>
    </w:p>
    <w:p w14:paraId="645210DA" w14:textId="77777777" w:rsidR="00A45372" w:rsidRPr="008E510D" w:rsidRDefault="00A45372" w:rsidP="00450C77">
      <w:pPr>
        <w:numPr>
          <w:ilvl w:val="0"/>
          <w:numId w:val="22"/>
        </w:numPr>
        <w:spacing w:before="100" w:beforeAutospacing="1" w:after="100" w:afterAutospacing="1"/>
        <w:jc w:val="both"/>
      </w:pPr>
      <w:r w:rsidRPr="008E510D">
        <w:t>to enable information systems to unambiguously link data across distributed systems and domains,</w:t>
      </w:r>
    </w:p>
    <w:p w14:paraId="3B5D691E" w14:textId="77777777" w:rsidR="00A45372" w:rsidRPr="008E510D" w:rsidRDefault="00A45372" w:rsidP="00450C77">
      <w:pPr>
        <w:numPr>
          <w:ilvl w:val="0"/>
          <w:numId w:val="22"/>
        </w:numPr>
        <w:spacing w:before="100" w:beforeAutospacing="1" w:after="100" w:afterAutospacing="1"/>
        <w:jc w:val="both"/>
      </w:pPr>
      <w:r w:rsidRPr="008E510D">
        <w:t>to enable cross-domain or multi-discipline services to communicate through reference to standard concepts.</w:t>
      </w:r>
    </w:p>
    <w:p w14:paraId="6A08C8CA" w14:textId="77E7ADD6" w:rsidR="009157AF" w:rsidRPr="008E510D" w:rsidRDefault="00A45372" w:rsidP="00450C77">
      <w:pPr>
        <w:jc w:val="both"/>
      </w:pPr>
      <w:r w:rsidRPr="008E510D">
        <w:t>This</w:t>
      </w:r>
      <w:r w:rsidR="009157AF" w:rsidRPr="008E510D">
        <w:t xml:space="preserve"> </w:t>
      </w:r>
      <w:r w:rsidRPr="008E510D">
        <w:t>standard defines a set of Application Schemas (normative) containing feature type definitions that conform to the OGC General Feature Model (GFM) (ISO 19101:2002 and ISO 19109:2006), expressed in the Geographic Information Conceptual Schema Language (ISO 19103:2005) using the Unified Modeling Language (UML).</w:t>
      </w:r>
    </w:p>
    <w:p w14:paraId="587CC95A" w14:textId="1A495656" w:rsidR="00A45372" w:rsidRPr="008E510D" w:rsidRDefault="00A45372" w:rsidP="00450C77">
      <w:pPr>
        <w:pStyle w:val="StandardWeb"/>
        <w:jc w:val="both"/>
        <w:rPr>
          <w:lang w:val="en-US"/>
        </w:rPr>
      </w:pPr>
      <w:r w:rsidRPr="008E510D">
        <w:rPr>
          <w:lang w:val="en-US"/>
        </w:rPr>
        <w:t xml:space="preserve">The GFM is a meta-model developed to serve as the general conceptual model for features and feature properties in the context of geographic information. A feature type is identified by a set of typical characteristics (property type) such as attributes, association, or operations as well as by possible constraints. Each attribute, association or operation is identified on its own by properties and constraints. Conformity to the GFM is assured by instantiating the general feature type as feature classes specific </w:t>
      </w:r>
      <w:r w:rsidR="00C2153A">
        <w:rPr>
          <w:lang w:val="en-US"/>
        </w:rPr>
        <w:t>to</w:t>
      </w:r>
      <w:r w:rsidRPr="008E510D">
        <w:rPr>
          <w:lang w:val="en-US"/>
        </w:rPr>
        <w:t xml:space="preserve"> the application domain.</w:t>
      </w:r>
    </w:p>
    <w:p w14:paraId="46455BE9" w14:textId="552CBC7A" w:rsidR="00A45372" w:rsidRPr="008E510D" w:rsidRDefault="00467DE0" w:rsidP="00450C77">
      <w:pPr>
        <w:pStyle w:val="StandardWeb"/>
        <w:jc w:val="both"/>
        <w:rPr>
          <w:lang w:val="en-US"/>
        </w:rPr>
      </w:pPr>
      <w:r>
        <w:rPr>
          <w:lang w:val="en-US"/>
        </w:rPr>
        <w:t xml:space="preserve">As shown in </w:t>
      </w:r>
      <w:r w:rsidRPr="008E510D">
        <w:t xml:space="preserve">Figure </w:t>
      </w:r>
      <w:r>
        <w:t>1</w:t>
      </w:r>
      <w:r>
        <w:rPr>
          <w:noProof/>
        </w:rPr>
        <w:t>, t</w:t>
      </w:r>
      <w:r w:rsidR="00A45372" w:rsidRPr="008E510D">
        <w:rPr>
          <w:lang w:val="en-US"/>
        </w:rPr>
        <w:t xml:space="preserve">he HY_Features conceptual model </w:t>
      </w:r>
      <w:r>
        <w:rPr>
          <w:lang w:val="en-US"/>
        </w:rPr>
        <w:t>realizes</w:t>
      </w:r>
      <w:r w:rsidR="00A45372" w:rsidRPr="008E510D">
        <w:rPr>
          <w:lang w:val="en-US"/>
        </w:rPr>
        <w:t xml:space="preserve"> the GFM by providing a domain-specific instance of the general GF_FeatureType (aka FeatureType) «metaclass» capturing the Hydrology phenomenon. Since its concern is primarily the issue of feature identification, a basic type HY_HydroFeature is defined to reflect the overall properties hydrologic features have such as identifier</w:t>
      </w:r>
      <w:r w:rsidR="00697554">
        <w:rPr>
          <w:lang w:val="en-US"/>
        </w:rPr>
        <w:t xml:space="preserve"> and </w:t>
      </w:r>
      <w:r w:rsidR="00A45372" w:rsidRPr="008E510D">
        <w:rPr>
          <w:lang w:val="en-US"/>
        </w:rPr>
        <w:t>name. Special feature types are defined to reflect different aspects of hydrology by the typical characteristics each specialization carries. Given the complexity of the domain</w:t>
      </w:r>
      <w:r w:rsidR="00C2153A">
        <w:rPr>
          <w:lang w:val="en-US"/>
        </w:rPr>
        <w:t>,</w:t>
      </w:r>
      <w:r w:rsidR="00A45372" w:rsidRPr="008E510D">
        <w:rPr>
          <w:lang w:val="en-US"/>
        </w:rPr>
        <w:t xml:space="preserve"> a wide range of possible properties may be relevant</w:t>
      </w:r>
      <w:r w:rsidR="00C2153A">
        <w:rPr>
          <w:lang w:val="en-US"/>
        </w:rPr>
        <w:t xml:space="preserve"> </w:t>
      </w:r>
      <w:r w:rsidR="00C2153A" w:rsidRPr="008E510D">
        <w:rPr>
          <w:lang w:val="en-US"/>
        </w:rPr>
        <w:t xml:space="preserve">for </w:t>
      </w:r>
      <w:r w:rsidR="00C2153A">
        <w:rPr>
          <w:lang w:val="en-US"/>
        </w:rPr>
        <w:t>a given</w:t>
      </w:r>
      <w:r w:rsidR="00C2153A" w:rsidRPr="008E510D">
        <w:rPr>
          <w:lang w:val="en-US"/>
        </w:rPr>
        <w:t xml:space="preserve"> hydrologic feature type</w:t>
      </w:r>
      <w:r w:rsidR="00A45372" w:rsidRPr="008E510D">
        <w:rPr>
          <w:lang w:val="en-US"/>
        </w:rPr>
        <w:t>.</w:t>
      </w:r>
    </w:p>
    <w:p w14:paraId="6DE3C7CB" w14:textId="7F72EAF4" w:rsidR="00A45372" w:rsidRPr="008E510D" w:rsidRDefault="00467DE0" w:rsidP="00450C77">
      <w:pPr>
        <w:pStyle w:val="StandardWeb"/>
        <w:jc w:val="both"/>
        <w:rPr>
          <w:lang w:val="en-US"/>
        </w:rPr>
      </w:pPr>
      <w:r w:rsidRPr="008E510D">
        <w:t xml:space="preserve">Figure </w:t>
      </w:r>
      <w:r>
        <w:t>1 also shows how the</w:t>
      </w:r>
      <w:r w:rsidR="00A45372" w:rsidRPr="008E510D">
        <w:rPr>
          <w:lang w:val="en-US"/>
        </w:rPr>
        <w:t xml:space="preserve"> HY_Features model </w:t>
      </w:r>
      <w:r>
        <w:rPr>
          <w:lang w:val="en-US"/>
        </w:rPr>
        <w:t>allows</w:t>
      </w:r>
      <w:r w:rsidR="00A45372" w:rsidRPr="008E510D">
        <w:rPr>
          <w:lang w:val="en-US"/>
        </w:rPr>
        <w:t xml:space="preserve"> the feature-of-interest concept of the Observation and Measurement (O&amp;M) model (ISO 19156:2011) to be realized for hydrologic observations. Depending on the application, the target of an observation may be a Domain Feature, like a water body, or a Sampling Feature, such as a stream gage, used as a proxy for a Domain Feature. Specifically, observation-centric data models such as the WaterML2.0 implementation profiles of O&amp;M may use the concepts provided in this standard to identify domain-specific relationships between a sampling feature and the ultimate sampled feature.</w:t>
      </w:r>
    </w:p>
    <w:p w14:paraId="252620C1" w14:textId="3DE16E7A" w:rsidR="0001508C" w:rsidRPr="008E510D" w:rsidRDefault="00146D92" w:rsidP="002B764B">
      <w:pPr>
        <w:pStyle w:val="StandardWeb"/>
        <w:jc w:val="both"/>
      </w:pPr>
      <w:r>
        <w:rPr>
          <w:lang w:val="en-US"/>
        </w:rPr>
        <w:t>T</w:t>
      </w:r>
      <w:r w:rsidR="00A45372" w:rsidRPr="008E510D">
        <w:rPr>
          <w:lang w:val="en-US"/>
        </w:rPr>
        <w:t xml:space="preserve">he model concepts may be used to describe the relationships of observation results to the hydrologic feature of interest they are meant to represent and in this way to link spatial </w:t>
      </w:r>
      <w:r w:rsidR="002B764B">
        <w:rPr>
          <w:lang w:val="en-US"/>
        </w:rPr>
        <w:t>and</w:t>
      </w:r>
      <w:r w:rsidR="00A45372" w:rsidRPr="008E510D">
        <w:rPr>
          <w:lang w:val="en-US"/>
        </w:rPr>
        <w:t xml:space="preserve"> non-spatial hydrologic data. In particular</w:t>
      </w:r>
      <w:r w:rsidR="002B764B">
        <w:rPr>
          <w:lang w:val="en-US"/>
        </w:rPr>
        <w:t>,</w:t>
      </w:r>
      <w:r w:rsidR="00A45372" w:rsidRPr="008E510D">
        <w:rPr>
          <w:lang w:val="en-US"/>
        </w:rPr>
        <w:t xml:space="preserve"> this allows links to be implemented in a standard way between resources on the Web. For example, a discovery service such as a catalog of catchments could use the concepts defined here to provide machine interpretable pointers to services that provide differing geospatial representations of the same catchments as well as data from water quality and water quantity observations that characterize some aspects of the catchments. A client could then use those links </w:t>
      </w:r>
      <w:r w:rsidR="002B764B">
        <w:rPr>
          <w:lang w:val="en-US"/>
        </w:rPr>
        <w:t>for</w:t>
      </w:r>
      <w:r w:rsidR="00A45372" w:rsidRPr="008E510D">
        <w:rPr>
          <w:lang w:val="en-US"/>
        </w:rPr>
        <w:t xml:space="preserve"> automat</w:t>
      </w:r>
      <w:r w:rsidR="002B764B">
        <w:rPr>
          <w:lang w:val="en-US"/>
        </w:rPr>
        <w:t>ed workflows and data product</w:t>
      </w:r>
      <w:r w:rsidR="00A45372" w:rsidRPr="008E510D">
        <w:rPr>
          <w:lang w:val="en-US"/>
        </w:rPr>
        <w:t xml:space="preserve"> generat</w:t>
      </w:r>
      <w:r w:rsidR="002B764B">
        <w:rPr>
          <w:lang w:val="en-US"/>
        </w:rPr>
        <w:t>ion.</w:t>
      </w:r>
    </w:p>
    <w:p w14:paraId="42C34236" w14:textId="5D053DEA" w:rsidR="00810C46" w:rsidRPr="008E510D" w:rsidRDefault="00C41A88" w:rsidP="00810C46">
      <w:pPr>
        <w:keepNext/>
        <w:jc w:val="center"/>
      </w:pPr>
      <w:r w:rsidRPr="00C41A88">
        <w:lastRenderedPageBreak/>
        <w:t xml:space="preserve"> </w:t>
      </w:r>
      <w:r w:rsidR="000E6C4D">
        <w:rPr>
          <w:noProof/>
        </w:rPr>
        <w:drawing>
          <wp:inline distT="0" distB="0" distL="0" distR="0" wp14:anchorId="01FDA4D9" wp14:editId="3998CDCF">
            <wp:extent cx="5486400" cy="7360190"/>
            <wp:effectExtent l="0" t="0" r="0" b="0"/>
            <wp:docPr id="2" name="Grafik 2" descr="D:\Users\Dornblut\OGC_HYF_SWG\hlphtml\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7360190"/>
                    </a:xfrm>
                    <a:prstGeom prst="rect">
                      <a:avLst/>
                    </a:prstGeom>
                    <a:noFill/>
                    <a:ln>
                      <a:noFill/>
                    </a:ln>
                  </pic:spPr>
                </pic:pic>
              </a:graphicData>
            </a:graphic>
          </wp:inline>
        </w:drawing>
      </w:r>
    </w:p>
    <w:p w14:paraId="57CFF100" w14:textId="3EAE9175" w:rsidR="00810C46" w:rsidRPr="008E510D" w:rsidRDefault="00810C46" w:rsidP="006D2CB5">
      <w:pPr>
        <w:pStyle w:val="OGCFigure"/>
      </w:pPr>
      <w:bookmarkStart w:id="14" w:name="_Ref399339259"/>
      <w:bookmarkStart w:id="15" w:name="_Toc461114620"/>
      <w:r w:rsidRPr="008E510D">
        <w:t xml:space="preserve">Figure </w:t>
      </w:r>
      <w:r w:rsidR="00913FDC">
        <w:fldChar w:fldCharType="begin"/>
      </w:r>
      <w:r w:rsidR="00913FDC">
        <w:instrText xml:space="preserve"> SEQ Figu</w:instrText>
      </w:r>
      <w:r w:rsidR="00913FDC">
        <w:instrText xml:space="preserve">re \* ARABIC </w:instrText>
      </w:r>
      <w:r w:rsidR="00913FDC">
        <w:fldChar w:fldCharType="separate"/>
      </w:r>
      <w:r w:rsidR="009C635D">
        <w:rPr>
          <w:noProof/>
        </w:rPr>
        <w:t>1</w:t>
      </w:r>
      <w:r w:rsidR="00913FDC">
        <w:rPr>
          <w:noProof/>
        </w:rPr>
        <w:fldChar w:fldCharType="end"/>
      </w:r>
      <w:bookmarkEnd w:id="14"/>
      <w:r w:rsidRPr="008E510D">
        <w:t>:</w:t>
      </w:r>
      <w:bookmarkStart w:id="16" w:name="_GoBack"/>
      <w:bookmarkEnd w:id="16"/>
      <w:r w:rsidRPr="008E510D">
        <w:t xml:space="preserve"> HY_Features in the context of the OGC Abstract Specifications</w:t>
      </w:r>
      <w:bookmarkEnd w:id="15"/>
    </w:p>
    <w:p w14:paraId="7EAE6BE3" w14:textId="77777777" w:rsidR="00B628D4" w:rsidRPr="008E510D" w:rsidRDefault="00B628D4" w:rsidP="00450C77">
      <w:pPr>
        <w:pStyle w:val="berschrift1"/>
        <w:jc w:val="both"/>
      </w:pPr>
      <w:bookmarkStart w:id="17" w:name="_Toc458775719"/>
      <w:bookmarkStart w:id="18" w:name="_Toc461026376"/>
      <w:r w:rsidRPr="008E510D">
        <w:lastRenderedPageBreak/>
        <w:t>Conformance</w:t>
      </w:r>
      <w:bookmarkEnd w:id="17"/>
      <w:bookmarkEnd w:id="18"/>
    </w:p>
    <w:p w14:paraId="7080F3C5" w14:textId="77777777" w:rsidR="00A45372" w:rsidRPr="008E510D" w:rsidRDefault="00A45372" w:rsidP="00450C77">
      <w:pPr>
        <w:spacing w:before="100" w:beforeAutospacing="1" w:after="100" w:afterAutospacing="1"/>
        <w:jc w:val="both"/>
      </w:pPr>
      <w:r w:rsidRPr="008E510D">
        <w:t>This standard defines the conceptual model for identification of hydrologic features and their fundamental relationships. The conceptual model may be used in two ways: a) to derive implementation classes for data exchange or b) via reference (referred to here as mapping) from terms used in an implementation to the equivalent terms in the HY_Features model. The form of such a mapping is not specified in this standard, but in general there is correspondence expected between particular implementations of hydrologic features and realized HY_Features concepts. There will be an exact correspondence or a correspondence to a specialization of a HY_Features class with narrower scope. Since no technical semantic mapping standard is supported by the OGC standards baseline at this time, only the expressivity requirements of mappings are specified in relevant conformance clauses.</w:t>
      </w:r>
    </w:p>
    <w:p w14:paraId="1E14BFCF" w14:textId="77777777" w:rsidR="00A45372" w:rsidRPr="008E510D" w:rsidRDefault="00A45372" w:rsidP="00450C77">
      <w:pPr>
        <w:spacing w:before="100" w:beforeAutospacing="1" w:after="100" w:afterAutospacing="1"/>
        <w:jc w:val="both"/>
      </w:pPr>
      <w:r w:rsidRPr="008E510D">
        <w:t>Requirements for OGC HY_Features standardization target types are considered:</w:t>
      </w:r>
    </w:p>
    <w:p w14:paraId="1D0F3740" w14:textId="77777777" w:rsidR="00A45372" w:rsidRPr="008E510D" w:rsidRDefault="00A45372" w:rsidP="00450C77">
      <w:pPr>
        <w:numPr>
          <w:ilvl w:val="0"/>
          <w:numId w:val="23"/>
        </w:numPr>
        <w:spacing w:before="100" w:beforeAutospacing="1" w:after="100" w:afterAutospacing="1"/>
        <w:jc w:val="both"/>
      </w:pPr>
      <w:r w:rsidRPr="008E510D">
        <w:t>Encodings (such as OWL and RDF) of the HY_Features conceptual UML model described in this standard and</w:t>
      </w:r>
    </w:p>
    <w:p w14:paraId="6BC75DED" w14:textId="77777777" w:rsidR="00A45372" w:rsidRPr="008E510D" w:rsidRDefault="00A45372" w:rsidP="00450C77">
      <w:pPr>
        <w:numPr>
          <w:ilvl w:val="0"/>
          <w:numId w:val="23"/>
        </w:numPr>
        <w:spacing w:before="100" w:beforeAutospacing="1" w:after="100" w:afterAutospacing="1"/>
        <w:jc w:val="both"/>
      </w:pPr>
      <w:r w:rsidRPr="008E510D">
        <w:t>Application schemas formally mapped to HY_Features concepts including Feature Type classes and associative relationships.</w:t>
      </w:r>
    </w:p>
    <w:p w14:paraId="5A6B3878" w14:textId="77777777" w:rsidR="00A45372" w:rsidRPr="008E510D" w:rsidRDefault="00A45372" w:rsidP="00450C77">
      <w:pPr>
        <w:spacing w:before="100" w:beforeAutospacing="1" w:after="100" w:afterAutospacing="1"/>
        <w:jc w:val="both"/>
      </w:pPr>
      <w:r w:rsidRPr="008E510D">
        <w:t xml:space="preserve">For brevity, the terminology </w:t>
      </w:r>
      <w:r w:rsidRPr="008E510D">
        <w:rPr>
          <w:b/>
          <w:bCs/>
        </w:rPr>
        <w:t>implement</w:t>
      </w:r>
      <w:r w:rsidRPr="008E510D">
        <w:t xml:space="preserve"> is used to indicate either a direct encoding or existence of a formalized mapping that would enable a client, at run-time, to determine that a particular implementation class implements a specific HY_Features concept.</w:t>
      </w:r>
    </w:p>
    <w:p w14:paraId="5E6238AC" w14:textId="48F0058C" w:rsidR="00A45372" w:rsidRPr="008E510D" w:rsidRDefault="00A45372" w:rsidP="00450C77">
      <w:pPr>
        <w:spacing w:before="100" w:beforeAutospacing="1" w:after="100" w:afterAutospacing="1"/>
        <w:jc w:val="both"/>
      </w:pPr>
      <w:r w:rsidRPr="008E510D">
        <w:t xml:space="preserve">Part 2 </w:t>
      </w:r>
      <w:r w:rsidR="00146D92">
        <w:t xml:space="preserve">of this standard (a future document) </w:t>
      </w:r>
      <w:r w:rsidRPr="008E510D">
        <w:t>is intended to provide an OWL encoding of the HY_Features application schema, whereby the mapping from the implementation to this specification will be formalized through use of encoding rules that allow direct correspondence of schema elements with the UML elements defined.</w:t>
      </w:r>
    </w:p>
    <w:p w14:paraId="7924F998" w14:textId="77777777" w:rsidR="00A45372" w:rsidRPr="008E510D" w:rsidRDefault="00A45372" w:rsidP="00450C77">
      <w:pPr>
        <w:spacing w:before="100" w:beforeAutospacing="1" w:after="100" w:afterAutospacing="1"/>
        <w:jc w:val="both"/>
      </w:pPr>
      <w:r w:rsidRPr="008E510D">
        <w:t>Conformance with this standard shall be checked using all the relevant tests specified in Annex A (normative) of this document. The framework, concepts, and methodology for testing, and the criteria to be achieved to claim conformance are specified in the OGC Compliance Testing Policies and Procedures and the OGC Compliance Testing web site1.</w:t>
      </w:r>
    </w:p>
    <w:p w14:paraId="76CAD541" w14:textId="4076B743" w:rsidR="00A45372" w:rsidRPr="008E510D" w:rsidRDefault="00A45372" w:rsidP="00467DE0">
      <w:pPr>
        <w:spacing w:before="100" w:beforeAutospacing="1" w:after="100" w:afterAutospacing="1"/>
        <w:jc w:val="both"/>
      </w:pPr>
      <w:r w:rsidRPr="008E510D">
        <w:t>In order to conform to this OGC™ interface standard, a software implementa</w:t>
      </w:r>
      <w:r w:rsidR="00467DE0">
        <w:t xml:space="preserve">tion shall choose to implement any </w:t>
      </w:r>
      <w:r w:rsidRPr="008E510D">
        <w:t xml:space="preserve">one of the conformance levels specified in Annex A (normative). </w:t>
      </w:r>
    </w:p>
    <w:p w14:paraId="5E64208A" w14:textId="77777777" w:rsidR="00A45372" w:rsidRPr="008E510D" w:rsidRDefault="00A45372" w:rsidP="00450C77">
      <w:pPr>
        <w:spacing w:before="100" w:beforeAutospacing="1" w:after="100" w:afterAutospacing="1"/>
        <w:jc w:val="both"/>
      </w:pPr>
      <w:r w:rsidRPr="008E510D">
        <w:t>All requirements-classes and conformance-classes described in this document are owned by the standard(s) identified.</w:t>
      </w:r>
    </w:p>
    <w:p w14:paraId="0BC4E0F7" w14:textId="0E75B26C" w:rsidR="00B628D4" w:rsidRPr="008E510D" w:rsidRDefault="00B628D4" w:rsidP="0000110E"/>
    <w:p w14:paraId="1AF71530" w14:textId="77777777" w:rsidR="00B628D4" w:rsidRPr="008E510D" w:rsidRDefault="00B628D4" w:rsidP="00450C77">
      <w:pPr>
        <w:pStyle w:val="berschrift1"/>
        <w:jc w:val="both"/>
      </w:pPr>
      <w:bookmarkStart w:id="19" w:name="_Toc458775720"/>
      <w:bookmarkStart w:id="20" w:name="_Toc461026377"/>
      <w:r w:rsidRPr="008E510D">
        <w:lastRenderedPageBreak/>
        <w:t>Normative References</w:t>
      </w:r>
      <w:bookmarkEnd w:id="19"/>
      <w:bookmarkEnd w:id="20"/>
    </w:p>
    <w:p w14:paraId="44228B51" w14:textId="3B119D3B" w:rsidR="00277D72" w:rsidRPr="008E510D" w:rsidRDefault="00277D72" w:rsidP="00450C77">
      <w:pPr>
        <w:pStyle w:val="StandardWeb"/>
        <w:jc w:val="both"/>
        <w:rPr>
          <w:lang w:val="en-US"/>
        </w:rPr>
      </w:pPr>
      <w:r w:rsidRPr="008E510D">
        <w:rPr>
          <w:lang w:val="en-US"/>
        </w:rPr>
        <w:t>The following normative documents contain provisions that, through reference in this text, constitute provisions of this document. For dated references, subsequent amendments to, or revisions of, any of these publications do not apply. For undated references, the latest edition of the normative document referred to applies.</w:t>
      </w:r>
    </w:p>
    <w:p w14:paraId="7C478C5F" w14:textId="77777777" w:rsidR="00277D72" w:rsidRPr="008E510D" w:rsidRDefault="00277D72" w:rsidP="00450C77">
      <w:pPr>
        <w:pStyle w:val="StandardWeb"/>
        <w:jc w:val="both"/>
        <w:rPr>
          <w:lang w:val="en-US"/>
        </w:rPr>
      </w:pPr>
      <w:r w:rsidRPr="008E510D">
        <w:rPr>
          <w:lang w:val="en-US"/>
        </w:rPr>
        <w:t>ISO 19101:2002, Geographic Information—Reference Model</w:t>
      </w:r>
    </w:p>
    <w:p w14:paraId="5FE11291" w14:textId="77777777" w:rsidR="00277D72" w:rsidRPr="008E510D" w:rsidRDefault="00277D72" w:rsidP="00450C77">
      <w:pPr>
        <w:pStyle w:val="StandardWeb"/>
        <w:jc w:val="both"/>
        <w:rPr>
          <w:lang w:val="en-US"/>
        </w:rPr>
      </w:pPr>
      <w:r w:rsidRPr="008E510D">
        <w:rPr>
          <w:lang w:val="en-US"/>
        </w:rPr>
        <w:t>ISO/TS 19103:2005, Geographic Information — Conceptual schema language</w:t>
      </w:r>
    </w:p>
    <w:p w14:paraId="589240D5" w14:textId="77777777" w:rsidR="00277D72" w:rsidRPr="008E510D" w:rsidRDefault="00277D72" w:rsidP="00450C77">
      <w:pPr>
        <w:pStyle w:val="StandardWeb"/>
        <w:jc w:val="both"/>
        <w:rPr>
          <w:lang w:val="en-US"/>
        </w:rPr>
      </w:pPr>
      <w:r w:rsidRPr="008E510D">
        <w:rPr>
          <w:lang w:val="en-US"/>
        </w:rPr>
        <w:t>ISO 19107:2003, Geographic Information — Spatial schema</w:t>
      </w:r>
    </w:p>
    <w:p w14:paraId="7DCE0464" w14:textId="77777777" w:rsidR="00277D72" w:rsidRPr="008E510D" w:rsidRDefault="00277D72" w:rsidP="00450C77">
      <w:pPr>
        <w:pStyle w:val="StandardWeb"/>
        <w:jc w:val="both"/>
        <w:rPr>
          <w:lang w:val="en-US"/>
        </w:rPr>
      </w:pPr>
      <w:r w:rsidRPr="008E510D">
        <w:rPr>
          <w:lang w:val="en-US"/>
        </w:rPr>
        <w:t>ISO 19108:2006, Geographic Information — Temporal schema</w:t>
      </w:r>
    </w:p>
    <w:p w14:paraId="638B6870" w14:textId="77777777" w:rsidR="00277D72" w:rsidRPr="008E510D" w:rsidRDefault="00277D72" w:rsidP="00450C77">
      <w:pPr>
        <w:pStyle w:val="StandardWeb"/>
        <w:jc w:val="both"/>
        <w:rPr>
          <w:lang w:val="en-US"/>
        </w:rPr>
      </w:pPr>
      <w:r w:rsidRPr="008E510D">
        <w:rPr>
          <w:lang w:val="en-US"/>
        </w:rPr>
        <w:t>ISO 19109:2006, Geographic Information — Rules for application schemas</w:t>
      </w:r>
    </w:p>
    <w:p w14:paraId="7632711E" w14:textId="77777777" w:rsidR="00277D72" w:rsidRPr="008E510D" w:rsidRDefault="00277D72" w:rsidP="00450C77">
      <w:pPr>
        <w:pStyle w:val="StandardWeb"/>
        <w:jc w:val="both"/>
        <w:rPr>
          <w:lang w:val="en-US"/>
        </w:rPr>
      </w:pPr>
      <w:r w:rsidRPr="008E510D">
        <w:rPr>
          <w:lang w:val="en-US"/>
        </w:rPr>
        <w:t>ISO 19111:2007, Geographic Information — Referencing by coordinates</w:t>
      </w:r>
    </w:p>
    <w:p w14:paraId="082A8356" w14:textId="77777777" w:rsidR="00277D72" w:rsidRPr="008E510D" w:rsidRDefault="00277D72" w:rsidP="00450C77">
      <w:pPr>
        <w:pStyle w:val="StandardWeb"/>
        <w:jc w:val="both"/>
        <w:rPr>
          <w:lang w:val="en-US"/>
        </w:rPr>
      </w:pPr>
      <w:r w:rsidRPr="008E510D">
        <w:rPr>
          <w:lang w:val="en-US"/>
        </w:rPr>
        <w:t xml:space="preserve">ISO 19115:2012, Geographic Information — Metadata – Fundamentals </w:t>
      </w:r>
    </w:p>
    <w:p w14:paraId="61FD423F" w14:textId="77777777" w:rsidR="00277D72" w:rsidRPr="008E510D" w:rsidRDefault="00277D72" w:rsidP="00450C77">
      <w:pPr>
        <w:pStyle w:val="StandardWeb"/>
        <w:jc w:val="both"/>
        <w:rPr>
          <w:lang w:val="en-US"/>
        </w:rPr>
      </w:pPr>
      <w:r w:rsidRPr="008E510D">
        <w:rPr>
          <w:lang w:val="en-US"/>
        </w:rPr>
        <w:t>ISO 19148:2012, Geographic Information — Linear referencing</w:t>
      </w:r>
    </w:p>
    <w:p w14:paraId="4BE35A14" w14:textId="77777777" w:rsidR="00277D72" w:rsidRPr="008E510D" w:rsidRDefault="00277D72" w:rsidP="00450C77">
      <w:pPr>
        <w:pStyle w:val="StandardWeb"/>
        <w:jc w:val="both"/>
        <w:rPr>
          <w:lang w:val="en-US"/>
        </w:rPr>
      </w:pPr>
      <w:r w:rsidRPr="008E510D">
        <w:rPr>
          <w:lang w:val="en-US"/>
        </w:rPr>
        <w:t>ISO 19156:2011, Geographic Information — Observations and Measurements</w:t>
      </w:r>
    </w:p>
    <w:p w14:paraId="23D9D016" w14:textId="7610A724" w:rsidR="00274E95" w:rsidRPr="008E510D" w:rsidRDefault="00274E95" w:rsidP="00450C77">
      <w:pPr>
        <w:pStyle w:val="berschrift1"/>
        <w:jc w:val="both"/>
      </w:pPr>
      <w:bookmarkStart w:id="21" w:name="_Toc458775721"/>
      <w:bookmarkStart w:id="22" w:name="_Toc461026378"/>
      <w:r w:rsidRPr="008E510D">
        <w:t>Terms and Definitions</w:t>
      </w:r>
      <w:bookmarkEnd w:id="21"/>
      <w:bookmarkEnd w:id="22"/>
    </w:p>
    <w:p w14:paraId="62093A74" w14:textId="77777777" w:rsidR="00463826" w:rsidRPr="008E510D" w:rsidRDefault="00463826" w:rsidP="00450C77">
      <w:pPr>
        <w:pStyle w:val="StandardWeb"/>
        <w:jc w:val="both"/>
        <w:rPr>
          <w:lang w:val="en-US"/>
        </w:rPr>
      </w:pPr>
      <w:r w:rsidRPr="008E510D">
        <w:rPr>
          <w:lang w:val="en-US"/>
        </w:rPr>
        <w:t>This document uses the terms defined in Sub-clause 5.3 of [OGC 06-121r8], which is based on the ISO/IEC Directives, Part 2, Rules for the structure and drafting of International Standards. In particular, the word "shall" (not "must") is the verb form used to indicate a requirement to be strictly followed to conform to this standard.</w:t>
      </w:r>
    </w:p>
    <w:p w14:paraId="171466EF" w14:textId="77777777" w:rsidR="00463826" w:rsidRPr="008E510D" w:rsidRDefault="00463826" w:rsidP="00450C77">
      <w:pPr>
        <w:pStyle w:val="StandardWeb"/>
        <w:jc w:val="both"/>
        <w:rPr>
          <w:lang w:val="en-US"/>
        </w:rPr>
      </w:pPr>
      <w:r w:rsidRPr="008E510D">
        <w:rPr>
          <w:lang w:val="en-US"/>
        </w:rPr>
        <w:t>For the purposes of this document, the following additional terms and definitions apply.</w:t>
      </w:r>
    </w:p>
    <w:p w14:paraId="45057617" w14:textId="77777777" w:rsidR="00807D2F" w:rsidRDefault="00807D2F" w:rsidP="00450C77">
      <w:pPr>
        <w:pStyle w:val="TermNum"/>
        <w:jc w:val="both"/>
        <w:rPr>
          <w:lang w:val="en-US"/>
        </w:rPr>
      </w:pPr>
      <w:bookmarkStart w:id="23" w:name="_Toc365297047"/>
    </w:p>
    <w:p w14:paraId="72797F97" w14:textId="70BE4B85" w:rsidR="00B628D4" w:rsidRPr="008E510D" w:rsidRDefault="00A73CDA" w:rsidP="00807D2F">
      <w:pPr>
        <w:pStyle w:val="TermNum"/>
        <w:numPr>
          <w:ilvl w:val="0"/>
          <w:numId w:val="0"/>
        </w:numPr>
        <w:jc w:val="both"/>
        <w:rPr>
          <w:lang w:val="en-US"/>
        </w:rPr>
      </w:pPr>
      <w:r>
        <w:rPr>
          <w:lang w:val="en-US"/>
        </w:rPr>
        <w:t>application schema</w:t>
      </w:r>
      <w:bookmarkEnd w:id="23"/>
    </w:p>
    <w:p w14:paraId="7B8DC676" w14:textId="307D0FC6" w:rsidR="00463826" w:rsidRPr="00D3543D" w:rsidRDefault="00463826" w:rsidP="00D3543D">
      <w:pPr>
        <w:pStyle w:val="StandardWeb"/>
        <w:jc w:val="both"/>
        <w:rPr>
          <w:lang w:val="en-US"/>
        </w:rPr>
      </w:pPr>
      <w:bookmarkStart w:id="24" w:name="_Toc365297049"/>
      <w:r w:rsidRPr="00D3543D">
        <w:rPr>
          <w:lang w:val="en-US"/>
        </w:rPr>
        <w:t>Conceptual schema for data required by one or more applications [ISO 19101].</w:t>
      </w:r>
    </w:p>
    <w:p w14:paraId="7D901B48" w14:textId="77777777" w:rsidR="00807D2F" w:rsidRDefault="00807D2F" w:rsidP="00450C77">
      <w:pPr>
        <w:pStyle w:val="TermNum"/>
        <w:jc w:val="both"/>
        <w:rPr>
          <w:lang w:val="en-US"/>
        </w:rPr>
      </w:pPr>
      <w:bookmarkStart w:id="25" w:name="_Toc365297050"/>
      <w:bookmarkEnd w:id="24"/>
    </w:p>
    <w:p w14:paraId="442E6142" w14:textId="4F642D4B" w:rsidR="00B628D4" w:rsidRPr="008E510D" w:rsidRDefault="00B628D4" w:rsidP="00807D2F">
      <w:pPr>
        <w:pStyle w:val="TermNum"/>
        <w:numPr>
          <w:ilvl w:val="0"/>
          <w:numId w:val="0"/>
        </w:numPr>
        <w:jc w:val="both"/>
        <w:rPr>
          <w:lang w:val="en-US"/>
        </w:rPr>
      </w:pPr>
      <w:r w:rsidRPr="008E510D">
        <w:rPr>
          <w:lang w:val="en-US"/>
        </w:rPr>
        <w:t>catchment</w:t>
      </w:r>
      <w:bookmarkEnd w:id="25"/>
    </w:p>
    <w:p w14:paraId="17297C21" w14:textId="17F2D91A" w:rsidR="00463826" w:rsidRPr="008E510D" w:rsidRDefault="00463826" w:rsidP="00450C77">
      <w:pPr>
        <w:pStyle w:val="StandardWeb"/>
        <w:jc w:val="both"/>
        <w:rPr>
          <w:lang w:val="en-US"/>
        </w:rPr>
      </w:pPr>
      <w:r w:rsidRPr="008E510D">
        <w:rPr>
          <w:lang w:val="en-US"/>
        </w:rPr>
        <w:t xml:space="preserve">A physiographic unit where hydrologic processes take place. This class denotes a physiographic unit, which is defined by a hydrologically determined outlet to which all </w:t>
      </w:r>
      <w:r w:rsidRPr="008E510D">
        <w:rPr>
          <w:lang w:val="en-US"/>
        </w:rPr>
        <w:lastRenderedPageBreak/>
        <w:t>waters flow. While a catchment exists, it may or may not be clearly identified for repeated study.</w:t>
      </w:r>
    </w:p>
    <w:p w14:paraId="2D8BB0CB" w14:textId="77777777" w:rsidR="00463826" w:rsidRPr="008E510D" w:rsidRDefault="00463826" w:rsidP="00450C77">
      <w:pPr>
        <w:pStyle w:val="StandardWeb"/>
        <w:jc w:val="both"/>
        <w:rPr>
          <w:lang w:val="en-US"/>
        </w:rPr>
      </w:pPr>
      <w:r w:rsidRPr="008E510D">
        <w:rPr>
          <w:lang w:val="en-US"/>
        </w:rPr>
        <w:t>NOTE: This approach considers the catchment concept to be the basic unit of study in hydrology, water resources management, and environmental reporting. The approach is meant to be holistic, referring to the continuous interaction of surface and subsurface waters within a catchment, even if a particular representation of the catchment refers to only surface or subsurface aspects of the catchment. Special subtypes such as drainage basin and groundwater basin may be defined with a particular application.</w:t>
      </w:r>
    </w:p>
    <w:p w14:paraId="630A1510" w14:textId="500F2FB5" w:rsidR="00463826" w:rsidRPr="008E510D" w:rsidRDefault="00463826" w:rsidP="00450C77">
      <w:pPr>
        <w:pStyle w:val="StandardWeb"/>
        <w:jc w:val="both"/>
        <w:rPr>
          <w:lang w:val="en-US"/>
        </w:rPr>
      </w:pPr>
      <w:r w:rsidRPr="008E510D">
        <w:rPr>
          <w:lang w:val="en-US"/>
        </w:rPr>
        <w:t>The synonym use of the terms catchment and catchment area as documented in the WMO-UNESCO International Glossary of Hydrology (which is the key reference for the definitions in the Hydrologic Feature</w:t>
      </w:r>
      <w:r w:rsidR="003E39F6">
        <w:rPr>
          <w:lang w:val="en-US"/>
        </w:rPr>
        <w:t>s</w:t>
      </w:r>
      <w:r w:rsidRPr="008E510D">
        <w:rPr>
          <w:lang w:val="en-US"/>
        </w:rPr>
        <w:t xml:space="preserve"> (HY_Features) model) does not clearly distinguish between the catchment concept and its geometric representations such as catchment area, nor between catchment and its possible specializations like drainage basin and groundwater basin.</w:t>
      </w:r>
    </w:p>
    <w:p w14:paraId="14D7054B" w14:textId="13B7DCFF" w:rsidR="00463826" w:rsidRPr="008E510D" w:rsidRDefault="00463826" w:rsidP="00450C77">
      <w:pPr>
        <w:pStyle w:val="StandardWeb"/>
        <w:jc w:val="both"/>
        <w:rPr>
          <w:lang w:val="en-US"/>
        </w:rPr>
      </w:pPr>
      <w:r w:rsidRPr="008E510D">
        <w:rPr>
          <w:lang w:val="en-US"/>
        </w:rPr>
        <w:t>The essential logic</w:t>
      </w:r>
      <w:r w:rsidR="004423BE">
        <w:rPr>
          <w:lang w:val="en-US"/>
        </w:rPr>
        <w:t>al</w:t>
      </w:r>
      <w:r w:rsidRPr="008E510D">
        <w:rPr>
          <w:lang w:val="en-US"/>
        </w:rPr>
        <w:t xml:space="preserve"> separation of concerns between a common concept and its representation (interpretable data) is dealt</w:t>
      </w:r>
      <w:r w:rsidR="004423BE">
        <w:rPr>
          <w:lang w:val="en-US"/>
        </w:rPr>
        <w:t xml:space="preserve"> with</w:t>
      </w:r>
      <w:r w:rsidRPr="008E510D">
        <w:rPr>
          <w:lang w:val="en-US"/>
        </w:rPr>
        <w:t xml:space="preserve"> by defining separate features for the catchment and its representation and may be understood as a refinement of the complex, ambiguous definition given in the glossary. See also clause 5.4 of this standard on the use of WMO terminology.</w:t>
      </w:r>
    </w:p>
    <w:p w14:paraId="1C73970A" w14:textId="77777777" w:rsidR="00807D2F" w:rsidRDefault="00807D2F" w:rsidP="00450C77">
      <w:pPr>
        <w:pStyle w:val="TermNum"/>
        <w:jc w:val="both"/>
        <w:rPr>
          <w:lang w:val="en-US"/>
        </w:rPr>
      </w:pPr>
    </w:p>
    <w:p w14:paraId="3C0BABA1" w14:textId="1566D58B" w:rsidR="00463826" w:rsidRPr="008E510D" w:rsidRDefault="00463826" w:rsidP="00807D2F">
      <w:pPr>
        <w:pStyle w:val="TermNum"/>
        <w:numPr>
          <w:ilvl w:val="0"/>
          <w:numId w:val="0"/>
        </w:numPr>
        <w:jc w:val="both"/>
        <w:rPr>
          <w:lang w:val="en-US"/>
        </w:rPr>
      </w:pPr>
      <w:r w:rsidRPr="008E510D">
        <w:rPr>
          <w:lang w:val="en-US"/>
        </w:rPr>
        <w:t>data</w:t>
      </w:r>
    </w:p>
    <w:p w14:paraId="26C41402" w14:textId="7014B52C" w:rsidR="00463826" w:rsidRPr="008E510D" w:rsidRDefault="00D3543D" w:rsidP="00450C77">
      <w:pPr>
        <w:pStyle w:val="StandardWeb"/>
        <w:jc w:val="both"/>
        <w:rPr>
          <w:lang w:val="en-US"/>
        </w:rPr>
      </w:pPr>
      <w:r>
        <w:rPr>
          <w:lang w:val="en-US"/>
        </w:rPr>
        <w:t>D</w:t>
      </w:r>
      <w:r w:rsidR="00463826" w:rsidRPr="008E510D">
        <w:rPr>
          <w:lang w:val="en-US"/>
        </w:rPr>
        <w:t>ocumented value of some characteristics of a real-world phenomenon.</w:t>
      </w:r>
    </w:p>
    <w:p w14:paraId="1976141B" w14:textId="77777777" w:rsidR="00807D2F" w:rsidRDefault="00807D2F" w:rsidP="00450C77">
      <w:pPr>
        <w:pStyle w:val="TermNum"/>
        <w:jc w:val="both"/>
        <w:rPr>
          <w:lang w:val="en-US"/>
        </w:rPr>
      </w:pPr>
    </w:p>
    <w:p w14:paraId="4B40665F" w14:textId="1F40B407" w:rsidR="00463826" w:rsidRPr="008E510D" w:rsidRDefault="00463826" w:rsidP="00807D2F">
      <w:pPr>
        <w:pStyle w:val="TermNum"/>
        <w:numPr>
          <w:ilvl w:val="0"/>
          <w:numId w:val="0"/>
        </w:numPr>
        <w:jc w:val="both"/>
        <w:rPr>
          <w:lang w:val="en-US"/>
        </w:rPr>
      </w:pPr>
      <w:r w:rsidRPr="008E510D">
        <w:rPr>
          <w:lang w:val="en-US"/>
        </w:rPr>
        <w:t>data set</w:t>
      </w:r>
    </w:p>
    <w:p w14:paraId="00A41598" w14:textId="31E828D0" w:rsidR="00463826" w:rsidRPr="008E510D" w:rsidRDefault="00D3543D" w:rsidP="00450C77">
      <w:pPr>
        <w:pStyle w:val="StandardWeb"/>
        <w:jc w:val="both"/>
        <w:rPr>
          <w:lang w:val="en-US"/>
        </w:rPr>
      </w:pPr>
      <w:r>
        <w:rPr>
          <w:lang w:val="en-US"/>
        </w:rPr>
        <w:t>D</w:t>
      </w:r>
      <w:r w:rsidR="00463826" w:rsidRPr="008E510D">
        <w:rPr>
          <w:lang w:val="en-US"/>
        </w:rPr>
        <w:t>ata compiled and arranged into a set.</w:t>
      </w:r>
    </w:p>
    <w:p w14:paraId="61EE0F7F" w14:textId="77777777" w:rsidR="00807D2F" w:rsidRDefault="00807D2F" w:rsidP="00450C77">
      <w:pPr>
        <w:pStyle w:val="TermNum"/>
        <w:jc w:val="both"/>
        <w:rPr>
          <w:lang w:val="en-US"/>
        </w:rPr>
      </w:pPr>
    </w:p>
    <w:p w14:paraId="31DD1BD8" w14:textId="104733C2" w:rsidR="00463826" w:rsidRPr="008E510D" w:rsidRDefault="00463826" w:rsidP="00807D2F">
      <w:pPr>
        <w:pStyle w:val="TermNum"/>
        <w:numPr>
          <w:ilvl w:val="0"/>
          <w:numId w:val="0"/>
        </w:numPr>
        <w:jc w:val="both"/>
        <w:rPr>
          <w:lang w:val="en-US"/>
        </w:rPr>
      </w:pPr>
      <w:r w:rsidRPr="008E510D">
        <w:rPr>
          <w:lang w:val="en-US"/>
        </w:rPr>
        <w:t>data product</w:t>
      </w:r>
    </w:p>
    <w:p w14:paraId="0A820D15" w14:textId="71A610A3" w:rsidR="00463826" w:rsidRPr="008E510D" w:rsidRDefault="00D3543D" w:rsidP="00450C77">
      <w:pPr>
        <w:pStyle w:val="StandardWeb"/>
        <w:jc w:val="both"/>
        <w:rPr>
          <w:lang w:val="en-US"/>
        </w:rPr>
      </w:pPr>
      <w:r>
        <w:rPr>
          <w:lang w:val="en-US"/>
        </w:rPr>
        <w:t>D</w:t>
      </w:r>
      <w:r w:rsidR="00463826" w:rsidRPr="008E510D">
        <w:rPr>
          <w:lang w:val="en-US"/>
        </w:rPr>
        <w:t>ata</w:t>
      </w:r>
      <w:r w:rsidR="003E39F6">
        <w:rPr>
          <w:lang w:val="en-US"/>
        </w:rPr>
        <w:t xml:space="preserve"> </w:t>
      </w:r>
      <w:r w:rsidR="00463826" w:rsidRPr="008E510D">
        <w:rPr>
          <w:lang w:val="en-US"/>
        </w:rPr>
        <w:t>set compiled for a specific purpose, e.g. for global dissemination using Web services.</w:t>
      </w:r>
    </w:p>
    <w:p w14:paraId="04D5641D" w14:textId="77777777" w:rsidR="00807D2F" w:rsidRDefault="00807D2F" w:rsidP="00450C77">
      <w:pPr>
        <w:pStyle w:val="TermNum"/>
        <w:jc w:val="both"/>
        <w:rPr>
          <w:lang w:val="en-US"/>
        </w:rPr>
      </w:pPr>
    </w:p>
    <w:p w14:paraId="3A3C94EA" w14:textId="16994A55" w:rsidR="00463826" w:rsidRPr="008E510D" w:rsidRDefault="00463826" w:rsidP="00807D2F">
      <w:pPr>
        <w:pStyle w:val="TermNum"/>
        <w:numPr>
          <w:ilvl w:val="0"/>
          <w:numId w:val="0"/>
        </w:numPr>
        <w:jc w:val="both"/>
        <w:rPr>
          <w:lang w:val="en-US"/>
        </w:rPr>
      </w:pPr>
      <w:r w:rsidRPr="008E510D">
        <w:rPr>
          <w:lang w:val="en-US"/>
        </w:rPr>
        <w:t>domain feature</w:t>
      </w:r>
    </w:p>
    <w:p w14:paraId="4129B2A2" w14:textId="77777777" w:rsidR="00463826" w:rsidRPr="008E510D" w:rsidRDefault="00463826" w:rsidP="00450C77">
      <w:pPr>
        <w:pStyle w:val="StandardWeb"/>
        <w:jc w:val="both"/>
        <w:rPr>
          <w:lang w:val="en-US"/>
        </w:rPr>
      </w:pPr>
      <w:r w:rsidRPr="008E510D">
        <w:rPr>
          <w:lang w:val="en-US"/>
        </w:rPr>
        <w:t>Feature of a type defined within a particular application domain. [ISO 19156].</w:t>
      </w:r>
    </w:p>
    <w:p w14:paraId="096E725F" w14:textId="77777777" w:rsidR="00807D2F" w:rsidRDefault="00807D2F" w:rsidP="00450C77">
      <w:pPr>
        <w:pStyle w:val="TermNum"/>
        <w:jc w:val="both"/>
        <w:rPr>
          <w:lang w:val="en-US"/>
        </w:rPr>
      </w:pPr>
      <w:bookmarkStart w:id="26" w:name="_Toc365297052"/>
    </w:p>
    <w:p w14:paraId="1E065712" w14:textId="11C562D8" w:rsidR="00463826" w:rsidRPr="008E510D" w:rsidRDefault="00463826" w:rsidP="00807D2F">
      <w:pPr>
        <w:pStyle w:val="TermNum"/>
        <w:numPr>
          <w:ilvl w:val="0"/>
          <w:numId w:val="0"/>
        </w:numPr>
        <w:jc w:val="both"/>
        <w:rPr>
          <w:lang w:val="en-US"/>
        </w:rPr>
      </w:pPr>
      <w:r w:rsidRPr="008E510D">
        <w:rPr>
          <w:lang w:val="en-US"/>
        </w:rPr>
        <w:t>feature</w:t>
      </w:r>
    </w:p>
    <w:p w14:paraId="744722A8" w14:textId="77777777" w:rsidR="00463826" w:rsidRPr="008E510D" w:rsidRDefault="00463826" w:rsidP="00450C77">
      <w:pPr>
        <w:pStyle w:val="StandardWeb"/>
        <w:jc w:val="both"/>
        <w:rPr>
          <w:lang w:val="en-US"/>
        </w:rPr>
      </w:pPr>
      <w:r w:rsidRPr="008E510D">
        <w:rPr>
          <w:lang w:val="en-US"/>
        </w:rPr>
        <w:t>Abstraction of real-world phenomena. [ISO 19101]</w:t>
      </w:r>
    </w:p>
    <w:p w14:paraId="6D266513" w14:textId="77777777" w:rsidR="00807D2F" w:rsidRDefault="00807D2F" w:rsidP="00450C77">
      <w:pPr>
        <w:pStyle w:val="TermNum"/>
        <w:jc w:val="both"/>
        <w:rPr>
          <w:lang w:val="en-US"/>
        </w:rPr>
      </w:pPr>
    </w:p>
    <w:p w14:paraId="68096E0E" w14:textId="130E5206" w:rsidR="00463826" w:rsidRPr="008E510D" w:rsidRDefault="00463826" w:rsidP="00807D2F">
      <w:pPr>
        <w:pStyle w:val="TermNum"/>
        <w:numPr>
          <w:ilvl w:val="0"/>
          <w:numId w:val="0"/>
        </w:numPr>
        <w:jc w:val="both"/>
        <w:rPr>
          <w:lang w:val="en-US"/>
        </w:rPr>
      </w:pPr>
      <w:r w:rsidRPr="008E510D">
        <w:rPr>
          <w:lang w:val="en-US"/>
        </w:rPr>
        <w:t>hydrographic network</w:t>
      </w:r>
    </w:p>
    <w:p w14:paraId="4CD005FF" w14:textId="77777777" w:rsidR="00463826" w:rsidRPr="008E510D" w:rsidRDefault="00463826" w:rsidP="00450C77">
      <w:pPr>
        <w:pStyle w:val="StandardWeb"/>
        <w:jc w:val="both"/>
        <w:rPr>
          <w:lang w:val="en-US"/>
        </w:rPr>
      </w:pPr>
      <w:r w:rsidRPr="008E510D">
        <w:rPr>
          <w:lang w:val="en-US"/>
        </w:rPr>
        <w:t>Aggregate of rivers and other permanent or temporary watercourses, and also lakes and reservoirs. [WMO, 2016]</w:t>
      </w:r>
    </w:p>
    <w:p w14:paraId="6382EB97" w14:textId="77777777" w:rsidR="00463826" w:rsidRPr="008E510D" w:rsidRDefault="00463826" w:rsidP="00450C77">
      <w:pPr>
        <w:pStyle w:val="StandardWeb"/>
        <w:jc w:val="both"/>
        <w:rPr>
          <w:lang w:val="en-US"/>
        </w:rPr>
      </w:pPr>
      <w:r w:rsidRPr="008E510D">
        <w:rPr>
          <w:lang w:val="en-US"/>
        </w:rPr>
        <w:t>NOTE: Not to be confused with the network of hydrological stations and observing posts.</w:t>
      </w:r>
    </w:p>
    <w:p w14:paraId="276D5B6A" w14:textId="77777777" w:rsidR="00807D2F" w:rsidRDefault="00807D2F" w:rsidP="00450C77">
      <w:pPr>
        <w:pStyle w:val="TermNum"/>
        <w:jc w:val="both"/>
        <w:rPr>
          <w:lang w:val="en-US"/>
        </w:rPr>
      </w:pPr>
    </w:p>
    <w:p w14:paraId="3094E589" w14:textId="48D2E92F" w:rsidR="00463826" w:rsidRPr="008E510D" w:rsidRDefault="00463826" w:rsidP="00807D2F">
      <w:pPr>
        <w:pStyle w:val="TermNum"/>
        <w:numPr>
          <w:ilvl w:val="0"/>
          <w:numId w:val="0"/>
        </w:numPr>
        <w:jc w:val="both"/>
        <w:rPr>
          <w:lang w:val="en-US"/>
        </w:rPr>
      </w:pPr>
      <w:r w:rsidRPr="008E510D">
        <w:rPr>
          <w:lang w:val="en-US"/>
        </w:rPr>
        <w:t>hydrography</w:t>
      </w:r>
    </w:p>
    <w:p w14:paraId="5B367EE7" w14:textId="77777777" w:rsidR="00463826" w:rsidRPr="008E510D" w:rsidRDefault="00463826" w:rsidP="00450C77">
      <w:pPr>
        <w:pStyle w:val="StandardWeb"/>
        <w:jc w:val="both"/>
        <w:rPr>
          <w:lang w:val="en-US"/>
        </w:rPr>
      </w:pPr>
      <w:r w:rsidRPr="008E510D">
        <w:rPr>
          <w:lang w:val="en-US"/>
        </w:rPr>
        <w:t>Science dealing with the description and measurement of open bodies of water. [WMO, 2016]</w:t>
      </w:r>
    </w:p>
    <w:p w14:paraId="54AF3E5B" w14:textId="109D2540" w:rsidR="00463826" w:rsidRPr="008E510D" w:rsidRDefault="00463826" w:rsidP="00450C77">
      <w:pPr>
        <w:pStyle w:val="StandardWeb"/>
        <w:jc w:val="both"/>
        <w:rPr>
          <w:lang w:val="en-US"/>
        </w:rPr>
      </w:pPr>
      <w:r w:rsidRPr="008E510D">
        <w:rPr>
          <w:lang w:val="en-US"/>
        </w:rPr>
        <w:t xml:space="preserve">NOTE: In this context, hydrography refers to the description of surface water bodies. Its measurement in terms of surveying, e.g. for navigational purposes, is not in the concern of the HY_Features model. </w:t>
      </w:r>
      <w:commentRangeStart w:id="27"/>
      <w:del w:id="28" w:author="GRDC/ID" w:date="2016-09-06T13:38:00Z">
        <w:r w:rsidRPr="008E510D" w:rsidDel="00604C0F">
          <w:rPr>
            <w:rStyle w:val="Fett"/>
            <w:lang w:val="en-US"/>
          </w:rPr>
          <w:delText>[is this still true? - thinking on water edge]</w:delText>
        </w:r>
        <w:commentRangeEnd w:id="27"/>
        <w:r w:rsidR="00604C0F" w:rsidDel="00604C0F">
          <w:rPr>
            <w:rStyle w:val="Kommentarzeichen"/>
            <w:lang w:val="en-US" w:eastAsia="en-US"/>
          </w:rPr>
          <w:commentReference w:id="27"/>
        </w:r>
      </w:del>
    </w:p>
    <w:p w14:paraId="4D15B445" w14:textId="77777777" w:rsidR="00807D2F" w:rsidRDefault="00807D2F" w:rsidP="00450C77">
      <w:pPr>
        <w:pStyle w:val="TermNum"/>
        <w:jc w:val="both"/>
        <w:rPr>
          <w:lang w:val="en-US"/>
        </w:rPr>
      </w:pPr>
    </w:p>
    <w:p w14:paraId="61F80C1D" w14:textId="55C04B4D" w:rsidR="00463826" w:rsidRPr="008E510D" w:rsidRDefault="00463826" w:rsidP="00807D2F">
      <w:pPr>
        <w:pStyle w:val="TermNum"/>
        <w:numPr>
          <w:ilvl w:val="0"/>
          <w:numId w:val="0"/>
        </w:numPr>
        <w:jc w:val="both"/>
        <w:rPr>
          <w:lang w:val="en-US"/>
        </w:rPr>
      </w:pPr>
      <w:r w:rsidRPr="008E510D">
        <w:rPr>
          <w:lang w:val="en-US"/>
        </w:rPr>
        <w:t>hydrologic complex</w:t>
      </w:r>
    </w:p>
    <w:p w14:paraId="03F59353" w14:textId="65CD186F" w:rsidR="00463826" w:rsidRPr="008E510D" w:rsidRDefault="00463826" w:rsidP="00450C77">
      <w:pPr>
        <w:pStyle w:val="StandardWeb"/>
        <w:jc w:val="both"/>
        <w:rPr>
          <w:lang w:val="en-US"/>
        </w:rPr>
      </w:pPr>
      <w:r w:rsidRPr="008E510D">
        <w:rPr>
          <w:lang w:val="en-US"/>
        </w:rPr>
        <w:t xml:space="preserve">Collection of separate hydrologic features </w:t>
      </w:r>
      <w:r w:rsidR="004423BE">
        <w:rPr>
          <w:lang w:val="en-US"/>
        </w:rPr>
        <w:t xml:space="preserve">forming a </w:t>
      </w:r>
      <w:r w:rsidRPr="008E510D">
        <w:rPr>
          <w:lang w:val="en-US"/>
        </w:rPr>
        <w:t>closed</w:t>
      </w:r>
      <w:r w:rsidR="007267C1">
        <w:rPr>
          <w:lang w:val="en-US"/>
        </w:rPr>
        <w:t>, hydrologically determined</w:t>
      </w:r>
      <w:r w:rsidRPr="008E510D">
        <w:rPr>
          <w:lang w:val="en-US"/>
        </w:rPr>
        <w:t xml:space="preserve"> </w:t>
      </w:r>
      <w:r w:rsidR="004423BE">
        <w:rPr>
          <w:lang w:val="en-US"/>
        </w:rPr>
        <w:t xml:space="preserve">system </w:t>
      </w:r>
      <w:r w:rsidRPr="008E510D">
        <w:rPr>
          <w:lang w:val="en-US"/>
        </w:rPr>
        <w:t>where the union of catchment</w:t>
      </w:r>
      <w:r w:rsidR="004423BE">
        <w:rPr>
          <w:lang w:val="en-US"/>
        </w:rPr>
        <w:t>(s)</w:t>
      </w:r>
      <w:r w:rsidRPr="008E510D">
        <w:rPr>
          <w:lang w:val="en-US"/>
        </w:rPr>
        <w:t xml:space="preserve"> and </w:t>
      </w:r>
      <w:r w:rsidR="004423BE">
        <w:rPr>
          <w:lang w:val="en-US"/>
        </w:rPr>
        <w:t>a</w:t>
      </w:r>
      <w:r w:rsidRPr="008E510D">
        <w:rPr>
          <w:lang w:val="en-US"/>
        </w:rPr>
        <w:t xml:space="preserve"> common outlet (conceptualized as </w:t>
      </w:r>
      <w:r w:rsidR="004423BE">
        <w:rPr>
          <w:lang w:val="en-US"/>
        </w:rPr>
        <w:t xml:space="preserve">an </w:t>
      </w:r>
      <w:r w:rsidRPr="008E510D">
        <w:rPr>
          <w:lang w:val="en-US"/>
        </w:rPr>
        <w:t xml:space="preserve">outfall) is realized by </w:t>
      </w:r>
      <w:r w:rsidR="004423BE">
        <w:rPr>
          <w:lang w:val="en-US"/>
        </w:rPr>
        <w:t xml:space="preserve">a ‘complex’ of </w:t>
      </w:r>
      <w:r w:rsidRPr="008E510D">
        <w:rPr>
          <w:lang w:val="en-US"/>
        </w:rPr>
        <w:t xml:space="preserve">hydrologic features. This concept </w:t>
      </w:r>
      <w:r w:rsidR="004423BE">
        <w:rPr>
          <w:lang w:val="en-US"/>
        </w:rPr>
        <w:t>is rooted in the idea of</w:t>
      </w:r>
      <w:r w:rsidRPr="008E510D">
        <w:rPr>
          <w:lang w:val="en-US"/>
        </w:rPr>
        <w:t xml:space="preserve"> topological clo</w:t>
      </w:r>
      <w:r w:rsidR="004423BE">
        <w:rPr>
          <w:lang w:val="en-US"/>
        </w:rPr>
        <w:t xml:space="preserve">sure of catchment and outfall </w:t>
      </w:r>
      <w:r w:rsidR="007267C1">
        <w:rPr>
          <w:lang w:val="en-US"/>
        </w:rPr>
        <w:t>such</w:t>
      </w:r>
      <w:r w:rsidRPr="008E510D">
        <w:rPr>
          <w:lang w:val="en-US"/>
        </w:rPr>
        <w:t xml:space="preserve"> that a realization of the logical catchment is always of higher topological dimension than the realization of the corresponding outfall. For example, a linear flowpath realizing a catchment may be understood as an edge between inflow and outflow nodes; the areal realization of a catchment as a face bounded by linear inflow and outflow.</w:t>
      </w:r>
    </w:p>
    <w:p w14:paraId="7F218202" w14:textId="0EAC3170" w:rsidR="00463826" w:rsidRPr="008E510D" w:rsidRDefault="00463826" w:rsidP="00450C77">
      <w:pPr>
        <w:pStyle w:val="StandardWeb"/>
        <w:jc w:val="both"/>
        <w:rPr>
          <w:lang w:val="en-US"/>
        </w:rPr>
      </w:pPr>
      <w:r w:rsidRPr="008E510D">
        <w:rPr>
          <w:lang w:val="en-US"/>
        </w:rPr>
        <w:t>NOTE: Hydrologic determination means that any catchment has</w:t>
      </w:r>
      <w:r w:rsidR="007267C1">
        <w:rPr>
          <w:lang w:val="en-US"/>
        </w:rPr>
        <w:t xml:space="preserve"> a common outlet for its runoff.</w:t>
      </w:r>
      <w:r w:rsidRPr="008E510D">
        <w:rPr>
          <w:lang w:val="en-US"/>
        </w:rPr>
        <w:t xml:space="preserve"> </w:t>
      </w:r>
      <w:r w:rsidR="007267C1">
        <w:rPr>
          <w:lang w:val="en-US"/>
        </w:rPr>
        <w:t>A</w:t>
      </w:r>
      <w:r w:rsidRPr="008E510D">
        <w:rPr>
          <w:lang w:val="en-US"/>
        </w:rPr>
        <w:t xml:space="preserve">ny place to which water may flow </w:t>
      </w:r>
      <w:r w:rsidR="007267C1">
        <w:rPr>
          <w:lang w:val="en-US"/>
        </w:rPr>
        <w:t xml:space="preserve">can be </w:t>
      </w:r>
      <w:r w:rsidRPr="008E510D">
        <w:rPr>
          <w:lang w:val="en-US"/>
        </w:rPr>
        <w:t>associate</w:t>
      </w:r>
      <w:r w:rsidR="007267C1">
        <w:rPr>
          <w:lang w:val="en-US"/>
        </w:rPr>
        <w:t>d with</w:t>
      </w:r>
      <w:r w:rsidRPr="008E510D">
        <w:rPr>
          <w:lang w:val="en-US"/>
        </w:rPr>
        <w:t xml:space="preserve"> a corresponding catchment, even if catchment and outfall may be </w:t>
      </w:r>
      <w:r w:rsidR="007267C1">
        <w:rPr>
          <w:lang w:val="en-US"/>
        </w:rPr>
        <w:t xml:space="preserve"> unknown or un represented</w:t>
      </w:r>
      <w:r w:rsidRPr="008E510D">
        <w:rPr>
          <w:lang w:val="en-US"/>
        </w:rPr>
        <w:t xml:space="preserve"> in a particular application. </w:t>
      </w:r>
    </w:p>
    <w:p w14:paraId="54B1991A" w14:textId="77777777" w:rsidR="00807D2F" w:rsidRDefault="00807D2F" w:rsidP="00450C77">
      <w:pPr>
        <w:pStyle w:val="TermNum"/>
        <w:jc w:val="both"/>
        <w:rPr>
          <w:lang w:val="en-US"/>
        </w:rPr>
      </w:pPr>
    </w:p>
    <w:p w14:paraId="43858308" w14:textId="22EC1732" w:rsidR="00463826" w:rsidRPr="008E510D" w:rsidRDefault="00463826" w:rsidP="00807D2F">
      <w:pPr>
        <w:pStyle w:val="TermNum"/>
        <w:numPr>
          <w:ilvl w:val="0"/>
          <w:numId w:val="0"/>
        </w:numPr>
        <w:jc w:val="both"/>
        <w:rPr>
          <w:lang w:val="en-US"/>
        </w:rPr>
      </w:pPr>
      <w:r w:rsidRPr="008E510D">
        <w:rPr>
          <w:lang w:val="en-US"/>
        </w:rPr>
        <w:t>hydrologic feature</w:t>
      </w:r>
    </w:p>
    <w:p w14:paraId="7400B0EE" w14:textId="77777777" w:rsidR="00463826" w:rsidRPr="008E510D" w:rsidRDefault="00463826" w:rsidP="00450C77">
      <w:pPr>
        <w:pStyle w:val="StandardWeb"/>
        <w:jc w:val="both"/>
        <w:rPr>
          <w:lang w:val="en-US"/>
        </w:rPr>
      </w:pPr>
      <w:r w:rsidRPr="008E510D">
        <w:rPr>
          <w:lang w:val="en-US"/>
        </w:rPr>
        <w:t>Feature (abstraction of a real-world phenomenon) of a type defined in the hydrology domain. A feature whose identity needs to be maintained and tracked through a processing chain from measurement to distribution of hydrologic information.</w:t>
      </w:r>
    </w:p>
    <w:p w14:paraId="3C4B52B6" w14:textId="77777777" w:rsidR="00807D2F" w:rsidRDefault="00807D2F" w:rsidP="00450C77">
      <w:pPr>
        <w:pStyle w:val="TermNum"/>
        <w:jc w:val="both"/>
        <w:rPr>
          <w:lang w:val="en-US"/>
        </w:rPr>
      </w:pPr>
    </w:p>
    <w:p w14:paraId="5990914C" w14:textId="16E9D063" w:rsidR="00463826" w:rsidRPr="008E510D" w:rsidRDefault="00463826" w:rsidP="00807D2F">
      <w:pPr>
        <w:pStyle w:val="TermNum"/>
        <w:numPr>
          <w:ilvl w:val="0"/>
          <w:numId w:val="0"/>
        </w:numPr>
        <w:jc w:val="both"/>
        <w:rPr>
          <w:lang w:val="en-US"/>
        </w:rPr>
      </w:pPr>
      <w:r w:rsidRPr="008E510D">
        <w:rPr>
          <w:lang w:val="en-US"/>
        </w:rPr>
        <w:t>hydrologic realization</w:t>
      </w:r>
    </w:p>
    <w:p w14:paraId="1A22ED99" w14:textId="38CB0AC5" w:rsidR="00463826" w:rsidRPr="008E510D" w:rsidRDefault="00F45B20" w:rsidP="00450C77">
      <w:pPr>
        <w:pStyle w:val="StandardWeb"/>
        <w:jc w:val="both"/>
        <w:rPr>
          <w:lang w:val="en-US"/>
        </w:rPr>
      </w:pPr>
      <w:r>
        <w:rPr>
          <w:lang w:val="en-US"/>
        </w:rPr>
        <w:t>H</w:t>
      </w:r>
      <w:r w:rsidR="00463826" w:rsidRPr="008E510D">
        <w:rPr>
          <w:lang w:val="en-US"/>
        </w:rPr>
        <w:t xml:space="preserve">ydrologic feature </w:t>
      </w:r>
      <w:r>
        <w:rPr>
          <w:lang w:val="en-US"/>
        </w:rPr>
        <w:t>that realizes</w:t>
      </w:r>
      <w:r w:rsidR="00463826" w:rsidRPr="008E510D">
        <w:rPr>
          <w:lang w:val="en-US"/>
        </w:rPr>
        <w:t xml:space="preserve"> a hydrologic concept within </w:t>
      </w:r>
      <w:r>
        <w:rPr>
          <w:lang w:val="en-US"/>
        </w:rPr>
        <w:t>the</w:t>
      </w:r>
      <w:r w:rsidR="00463826" w:rsidRPr="008E510D">
        <w:rPr>
          <w:lang w:val="en-US"/>
        </w:rPr>
        <w:t xml:space="preserve"> hydrologic complex.</w:t>
      </w:r>
    </w:p>
    <w:p w14:paraId="30B0E8E9" w14:textId="77777777" w:rsidR="00807D2F" w:rsidRDefault="00807D2F" w:rsidP="00450C77">
      <w:pPr>
        <w:pStyle w:val="TermNum"/>
        <w:jc w:val="both"/>
        <w:rPr>
          <w:lang w:val="en-US"/>
        </w:rPr>
      </w:pPr>
    </w:p>
    <w:p w14:paraId="4901CA04" w14:textId="5C6DA247" w:rsidR="00463826" w:rsidRPr="008E510D" w:rsidRDefault="00463826" w:rsidP="00807D2F">
      <w:pPr>
        <w:pStyle w:val="TermNum"/>
        <w:numPr>
          <w:ilvl w:val="0"/>
          <w:numId w:val="0"/>
        </w:numPr>
        <w:jc w:val="both"/>
        <w:rPr>
          <w:lang w:val="en-US"/>
        </w:rPr>
      </w:pPr>
      <w:r w:rsidRPr="008E510D">
        <w:rPr>
          <w:lang w:val="en-US"/>
        </w:rPr>
        <w:t>hydrology</w:t>
      </w:r>
    </w:p>
    <w:p w14:paraId="64AFE793" w14:textId="77777777" w:rsidR="00463826" w:rsidRPr="008E510D" w:rsidRDefault="00463826" w:rsidP="00450C77">
      <w:pPr>
        <w:pStyle w:val="StandardWeb"/>
        <w:jc w:val="both"/>
        <w:rPr>
          <w:lang w:val="en-US"/>
        </w:rPr>
      </w:pPr>
      <w:r w:rsidRPr="008E510D">
        <w:rPr>
          <w:lang w:val="en-US"/>
        </w:rPr>
        <w:t>Science that deals with the waters above and below the land surfaces of the Earth, their occurrence, circulation and distribution, both in time and space, their biological, chemical and physical properties, their reaction with their environment, including their relation to living beings. [WMO, 2016]</w:t>
      </w:r>
    </w:p>
    <w:p w14:paraId="0DE3EF7D" w14:textId="77777777" w:rsidR="00807D2F" w:rsidRDefault="00807D2F" w:rsidP="00450C77">
      <w:pPr>
        <w:pStyle w:val="TermNum"/>
        <w:jc w:val="both"/>
        <w:rPr>
          <w:lang w:val="en-US"/>
        </w:rPr>
      </w:pPr>
    </w:p>
    <w:p w14:paraId="4B53D05D" w14:textId="74F76544" w:rsidR="00463826" w:rsidRPr="008E510D" w:rsidRDefault="00463826" w:rsidP="00807D2F">
      <w:pPr>
        <w:pStyle w:val="TermNum"/>
        <w:numPr>
          <w:ilvl w:val="0"/>
          <w:numId w:val="0"/>
        </w:numPr>
        <w:jc w:val="both"/>
        <w:rPr>
          <w:lang w:val="en-US"/>
        </w:rPr>
      </w:pPr>
      <w:r w:rsidRPr="008E510D">
        <w:rPr>
          <w:lang w:val="en-US"/>
        </w:rPr>
        <w:t>hydrometric feature</w:t>
      </w:r>
    </w:p>
    <w:p w14:paraId="696D5115" w14:textId="77777777" w:rsidR="00463826" w:rsidRPr="008E510D" w:rsidRDefault="00463826" w:rsidP="00450C77">
      <w:pPr>
        <w:pStyle w:val="StandardWeb"/>
        <w:jc w:val="both"/>
        <w:rPr>
          <w:lang w:val="en-US"/>
        </w:rPr>
      </w:pPr>
      <w:r w:rsidRPr="008E510D">
        <w:rPr>
          <w:lang w:val="en-US"/>
        </w:rPr>
        <w:t>Feature (abstraction of a real-world phenomenon) of a type defined in the process of measurement and analysis of water including methods, techniques and instrumentation used in hydrology (hydrometry). [WMO, 2016]</w:t>
      </w:r>
    </w:p>
    <w:p w14:paraId="21CC6F8B" w14:textId="308C1C2B" w:rsidR="00463826" w:rsidRPr="008E510D" w:rsidRDefault="00463826" w:rsidP="00450C77">
      <w:pPr>
        <w:pStyle w:val="StandardWeb"/>
        <w:jc w:val="both"/>
        <w:rPr>
          <w:lang w:val="en-US"/>
        </w:rPr>
      </w:pPr>
      <w:r w:rsidRPr="008E510D">
        <w:rPr>
          <w:lang w:val="en-US"/>
        </w:rPr>
        <w:t xml:space="preserve">NOTE: The hydrometric feature refers to a physical structure intended to observe properties of a hydrologic feature. Used to sample a hydrologic feature, a hydrometric feature may be considered a sampling feature of observation. A sampling feature is described in general in </w:t>
      </w:r>
      <w:r w:rsidR="001E2095">
        <w:rPr>
          <w:lang w:val="en-US"/>
        </w:rPr>
        <w:t>ISO 19156: Observation and Measurement</w:t>
      </w:r>
      <w:r w:rsidRPr="008E510D">
        <w:rPr>
          <w:lang w:val="en-US"/>
        </w:rPr>
        <w:t xml:space="preserve">, the special monitoring point of hydrologic observation is described in the </w:t>
      </w:r>
      <w:r w:rsidR="00A73CDA" w:rsidRPr="00020318">
        <w:rPr>
          <w:lang w:val="en-US"/>
        </w:rPr>
        <w:t xml:space="preserve">OGC </w:t>
      </w:r>
      <w:r w:rsidR="00A73CDA">
        <w:rPr>
          <w:lang w:val="en-US"/>
        </w:rPr>
        <w:t xml:space="preserve">WaterML 2.0: Part 1- Timeseries standard </w:t>
      </w:r>
      <w:r w:rsidRPr="008E510D">
        <w:rPr>
          <w:lang w:val="en-US"/>
        </w:rPr>
        <w:t>[</w:t>
      </w:r>
      <w:r w:rsidR="00110451">
        <w:rPr>
          <w:lang w:val="en-US"/>
        </w:rPr>
        <w:t>4</w:t>
      </w:r>
      <w:r w:rsidRPr="008E510D">
        <w:rPr>
          <w:lang w:val="en-US"/>
        </w:rPr>
        <w:t>].</w:t>
      </w:r>
    </w:p>
    <w:p w14:paraId="7C6754C4" w14:textId="77777777" w:rsidR="00807D2F" w:rsidRDefault="00807D2F" w:rsidP="00450C77">
      <w:pPr>
        <w:pStyle w:val="TermNum"/>
        <w:jc w:val="both"/>
        <w:rPr>
          <w:lang w:val="en-US"/>
        </w:rPr>
      </w:pPr>
    </w:p>
    <w:p w14:paraId="3ADFE3F7" w14:textId="51F4DBFC" w:rsidR="00463826" w:rsidRPr="008E510D" w:rsidRDefault="00463826" w:rsidP="00807D2F">
      <w:pPr>
        <w:pStyle w:val="TermNum"/>
        <w:numPr>
          <w:ilvl w:val="0"/>
          <w:numId w:val="0"/>
        </w:numPr>
        <w:jc w:val="both"/>
        <w:rPr>
          <w:lang w:val="en-US"/>
        </w:rPr>
      </w:pPr>
      <w:r w:rsidRPr="008E510D">
        <w:rPr>
          <w:lang w:val="en-US"/>
        </w:rPr>
        <w:t>hydrometry</w:t>
      </w:r>
    </w:p>
    <w:p w14:paraId="3A39449C" w14:textId="77777777" w:rsidR="00463826" w:rsidRPr="008E510D" w:rsidRDefault="00463826" w:rsidP="00450C77">
      <w:pPr>
        <w:pStyle w:val="StandardWeb"/>
        <w:jc w:val="both"/>
        <w:rPr>
          <w:lang w:val="en-US"/>
        </w:rPr>
      </w:pPr>
      <w:r w:rsidRPr="008E510D">
        <w:rPr>
          <w:lang w:val="en-US"/>
        </w:rPr>
        <w:t>Science of the measurement and analysis of water including methods, techniques and instrumentation used in hydrology. [WMO, 2016]</w:t>
      </w:r>
    </w:p>
    <w:p w14:paraId="232BD28C" w14:textId="77777777" w:rsidR="00807D2F" w:rsidRDefault="00807D2F" w:rsidP="00450C77">
      <w:pPr>
        <w:pStyle w:val="TermNum"/>
        <w:jc w:val="both"/>
        <w:rPr>
          <w:lang w:val="en-US"/>
        </w:rPr>
      </w:pPr>
    </w:p>
    <w:p w14:paraId="4209F242" w14:textId="39A83D2C" w:rsidR="00463826" w:rsidRPr="008E510D" w:rsidRDefault="00463826" w:rsidP="00807D2F">
      <w:pPr>
        <w:pStyle w:val="TermNum"/>
        <w:numPr>
          <w:ilvl w:val="0"/>
          <w:numId w:val="0"/>
        </w:numPr>
        <w:jc w:val="both"/>
        <w:rPr>
          <w:lang w:val="en-US"/>
        </w:rPr>
      </w:pPr>
      <w:r w:rsidRPr="008E510D">
        <w:rPr>
          <w:lang w:val="en-US"/>
        </w:rPr>
        <w:t>mapping</w:t>
      </w:r>
    </w:p>
    <w:p w14:paraId="129FA2CC" w14:textId="77777777" w:rsidR="00463826" w:rsidRPr="008E510D" w:rsidRDefault="00463826" w:rsidP="00450C77">
      <w:pPr>
        <w:pStyle w:val="StandardWeb"/>
        <w:jc w:val="both"/>
        <w:rPr>
          <w:lang w:val="en-US"/>
        </w:rPr>
      </w:pPr>
      <w:r w:rsidRPr="008E510D">
        <w:rPr>
          <w:lang w:val="en-US"/>
        </w:rPr>
        <w:t>Establishing a semantic relationship between particular implementations of a common concept and the realized normative concept using a formalism that specifies how elements from a source model may be transformed to a target model.</w:t>
      </w:r>
    </w:p>
    <w:p w14:paraId="63391B8D" w14:textId="77777777" w:rsidR="00807D2F" w:rsidRDefault="00807D2F" w:rsidP="00450C77">
      <w:pPr>
        <w:pStyle w:val="TermNum"/>
        <w:jc w:val="both"/>
        <w:rPr>
          <w:lang w:val="en-US"/>
        </w:rPr>
      </w:pPr>
    </w:p>
    <w:p w14:paraId="11353744" w14:textId="063F86AC" w:rsidR="00463826" w:rsidRPr="008E510D" w:rsidRDefault="00463826" w:rsidP="00807D2F">
      <w:pPr>
        <w:pStyle w:val="TermNum"/>
        <w:numPr>
          <w:ilvl w:val="0"/>
          <w:numId w:val="0"/>
        </w:numPr>
        <w:jc w:val="both"/>
        <w:rPr>
          <w:lang w:val="en-US"/>
        </w:rPr>
      </w:pPr>
      <w:r w:rsidRPr="008E510D">
        <w:rPr>
          <w:lang w:val="en-US"/>
        </w:rPr>
        <w:t>named feature</w:t>
      </w:r>
    </w:p>
    <w:p w14:paraId="4195E64C" w14:textId="77777777" w:rsidR="00463826" w:rsidRPr="008E510D" w:rsidRDefault="00463826" w:rsidP="00450C77">
      <w:pPr>
        <w:pStyle w:val="StandardWeb"/>
        <w:jc w:val="both"/>
        <w:rPr>
          <w:lang w:val="en-US"/>
        </w:rPr>
      </w:pPr>
      <w:r w:rsidRPr="008E510D">
        <w:rPr>
          <w:lang w:val="en-US"/>
        </w:rPr>
        <w:t>Feature identified by a name.</w:t>
      </w:r>
    </w:p>
    <w:p w14:paraId="2EB0CD19" w14:textId="77777777" w:rsidR="00463826" w:rsidRPr="008E510D" w:rsidRDefault="00463826" w:rsidP="00450C77">
      <w:pPr>
        <w:pStyle w:val="StandardWeb"/>
        <w:jc w:val="both"/>
        <w:rPr>
          <w:lang w:val="en-US"/>
        </w:rPr>
      </w:pPr>
      <w:r w:rsidRPr="008E510D">
        <w:rPr>
          <w:lang w:val="en-US"/>
        </w:rPr>
        <w:lastRenderedPageBreak/>
        <w:t>NOTE: Hydrologic features and their real-world representations have names within common experience, but may have different names in their cultural, political and historical contexts.</w:t>
      </w:r>
    </w:p>
    <w:p w14:paraId="20E2D022" w14:textId="77777777" w:rsidR="00807D2F" w:rsidRDefault="00807D2F" w:rsidP="00450C77">
      <w:pPr>
        <w:pStyle w:val="TermNum"/>
        <w:jc w:val="both"/>
        <w:rPr>
          <w:lang w:val="en-US"/>
        </w:rPr>
      </w:pPr>
    </w:p>
    <w:p w14:paraId="4FB9099A" w14:textId="4E1E251D" w:rsidR="00463826" w:rsidRPr="008E510D" w:rsidRDefault="00463826" w:rsidP="00807D2F">
      <w:pPr>
        <w:pStyle w:val="TermNum"/>
        <w:numPr>
          <w:ilvl w:val="0"/>
          <w:numId w:val="0"/>
        </w:numPr>
        <w:jc w:val="both"/>
        <w:rPr>
          <w:lang w:val="en-US"/>
        </w:rPr>
      </w:pPr>
      <w:r w:rsidRPr="008E510D">
        <w:rPr>
          <w:lang w:val="en-US"/>
        </w:rPr>
        <w:t>representation</w:t>
      </w:r>
    </w:p>
    <w:p w14:paraId="08B24AC4" w14:textId="20909BC9" w:rsidR="00463826" w:rsidRPr="008E510D" w:rsidRDefault="00467DE0" w:rsidP="00450C77">
      <w:pPr>
        <w:pStyle w:val="StandardWeb"/>
        <w:jc w:val="both"/>
        <w:rPr>
          <w:lang w:val="en-US"/>
        </w:rPr>
      </w:pPr>
      <w:r>
        <w:rPr>
          <w:lang w:val="en-US"/>
        </w:rPr>
        <w:t>Any processa</w:t>
      </w:r>
      <w:r w:rsidR="00463826" w:rsidRPr="008E510D">
        <w:rPr>
          <w:lang w:val="en-US"/>
        </w:rPr>
        <w:t>ble data, data set, or data product, which can be used in the place of an existing feature concept.</w:t>
      </w:r>
    </w:p>
    <w:p w14:paraId="38576F02" w14:textId="77777777" w:rsidR="00807D2F" w:rsidRDefault="00807D2F" w:rsidP="00450C77">
      <w:pPr>
        <w:pStyle w:val="TermNum"/>
        <w:jc w:val="both"/>
        <w:rPr>
          <w:lang w:val="en-US"/>
        </w:rPr>
      </w:pPr>
    </w:p>
    <w:p w14:paraId="3AEAF14F" w14:textId="75829EF3" w:rsidR="00463826" w:rsidRPr="008E510D" w:rsidRDefault="00463826" w:rsidP="00807D2F">
      <w:pPr>
        <w:pStyle w:val="TermNum"/>
        <w:numPr>
          <w:ilvl w:val="0"/>
          <w:numId w:val="0"/>
        </w:numPr>
        <w:jc w:val="both"/>
        <w:rPr>
          <w:lang w:val="en-US"/>
        </w:rPr>
      </w:pPr>
      <w:r w:rsidRPr="008E510D">
        <w:rPr>
          <w:lang w:val="en-US"/>
        </w:rPr>
        <w:t>river positioning system</w:t>
      </w:r>
    </w:p>
    <w:p w14:paraId="62382EB3" w14:textId="77777777" w:rsidR="00463826" w:rsidRPr="008E510D" w:rsidRDefault="00463826" w:rsidP="00450C77">
      <w:pPr>
        <w:pStyle w:val="StandardWeb"/>
        <w:jc w:val="both"/>
        <w:rPr>
          <w:lang w:val="en-US"/>
        </w:rPr>
      </w:pPr>
      <w:r w:rsidRPr="008E510D">
        <w:rPr>
          <w:lang w:val="en-US"/>
        </w:rPr>
        <w:t>Linear system used to reference indirect positions along a watercourse.</w:t>
      </w:r>
    </w:p>
    <w:p w14:paraId="0D4A8495" w14:textId="77777777" w:rsidR="00807D2F" w:rsidRDefault="00807D2F" w:rsidP="00450C77">
      <w:pPr>
        <w:pStyle w:val="TermNum"/>
        <w:jc w:val="both"/>
        <w:rPr>
          <w:lang w:val="en-US"/>
        </w:rPr>
      </w:pPr>
    </w:p>
    <w:p w14:paraId="2064826A" w14:textId="2D03D546" w:rsidR="00463826" w:rsidRPr="008E510D" w:rsidRDefault="008D2D49" w:rsidP="00807D2F">
      <w:pPr>
        <w:pStyle w:val="TermNum"/>
        <w:numPr>
          <w:ilvl w:val="0"/>
          <w:numId w:val="0"/>
        </w:numPr>
        <w:jc w:val="both"/>
        <w:rPr>
          <w:lang w:val="en-US"/>
        </w:rPr>
      </w:pPr>
      <w:r>
        <w:rPr>
          <w:lang w:val="en-US"/>
        </w:rPr>
        <w:t>s</w:t>
      </w:r>
      <w:r w:rsidRPr="008E510D">
        <w:rPr>
          <w:lang w:val="en-US"/>
        </w:rPr>
        <w:t>torage</w:t>
      </w:r>
      <w:r>
        <w:rPr>
          <w:lang w:val="en-US"/>
        </w:rPr>
        <w:t xml:space="preserve"> </w:t>
      </w:r>
      <w:r w:rsidR="00807D2F">
        <w:rPr>
          <w:lang w:val="en-US"/>
        </w:rPr>
        <w:t>(of water)</w:t>
      </w:r>
    </w:p>
    <w:p w14:paraId="4AEBD9E0" w14:textId="77777777" w:rsidR="00463826" w:rsidRPr="008E510D" w:rsidRDefault="00463826" w:rsidP="00450C77">
      <w:pPr>
        <w:pStyle w:val="StandardWeb"/>
        <w:jc w:val="both"/>
        <w:rPr>
          <w:lang w:val="en-US"/>
        </w:rPr>
      </w:pPr>
      <w:r w:rsidRPr="008E510D">
        <w:rPr>
          <w:lang w:val="en-US"/>
        </w:rPr>
        <w:t>Impounding of water in surface or underground reservoirs, for future use. [WMO, 2016]</w:t>
      </w:r>
    </w:p>
    <w:p w14:paraId="55123726" w14:textId="77777777" w:rsidR="00463826" w:rsidRPr="008E510D" w:rsidRDefault="00463826" w:rsidP="00450C77">
      <w:pPr>
        <w:pStyle w:val="StandardWeb"/>
        <w:jc w:val="both"/>
        <w:rPr>
          <w:lang w:val="en-US"/>
        </w:rPr>
      </w:pPr>
      <w:r w:rsidRPr="008E510D">
        <w:rPr>
          <w:lang w:val="en-US"/>
        </w:rPr>
        <w:t>NOTE: Storage refers to a water body in terms of a usable water resource. The management of the reservoir as human action with the objective to efficient and sustainable use the resource, is not in the scope of the conceptual model. Yet, often an indication is required whether a water body is used for storage.</w:t>
      </w:r>
    </w:p>
    <w:p w14:paraId="7ECD0E55" w14:textId="77777777" w:rsidR="00807D2F" w:rsidRDefault="00807D2F" w:rsidP="00450C77">
      <w:pPr>
        <w:pStyle w:val="TermNum"/>
        <w:jc w:val="both"/>
        <w:rPr>
          <w:lang w:val="en-US"/>
        </w:rPr>
      </w:pPr>
    </w:p>
    <w:p w14:paraId="36DA7F4D" w14:textId="666A4BC6" w:rsidR="00463826" w:rsidRPr="008E510D" w:rsidRDefault="00463826" w:rsidP="00807D2F">
      <w:pPr>
        <w:pStyle w:val="TermNum"/>
        <w:numPr>
          <w:ilvl w:val="0"/>
          <w:numId w:val="0"/>
        </w:numPr>
        <w:jc w:val="both"/>
        <w:rPr>
          <w:lang w:val="en-US"/>
        </w:rPr>
      </w:pPr>
      <w:r w:rsidRPr="008E510D">
        <w:rPr>
          <w:lang w:val="en-US"/>
        </w:rPr>
        <w:t>water body</w:t>
      </w:r>
    </w:p>
    <w:p w14:paraId="15493DD9" w14:textId="75BDF3D9" w:rsidR="009A7B37" w:rsidRPr="008E510D" w:rsidRDefault="00463826" w:rsidP="00450C77">
      <w:pPr>
        <w:pStyle w:val="StandardWeb"/>
        <w:jc w:val="both"/>
        <w:rPr>
          <w:lang w:val="en-US"/>
        </w:rPr>
      </w:pPr>
      <w:r w:rsidRPr="008E510D">
        <w:rPr>
          <w:lang w:val="en-US"/>
        </w:rPr>
        <w:t>Mass of water distinct from other masses of water. [WMO, 2016]</w:t>
      </w:r>
      <w:bookmarkEnd w:id="26"/>
    </w:p>
    <w:p w14:paraId="6D69FC59" w14:textId="040ADEC6" w:rsidR="00800D2D" w:rsidRPr="008E510D" w:rsidRDefault="00800D2D" w:rsidP="00800D2D">
      <w:pPr>
        <w:pStyle w:val="berschrift1"/>
      </w:pPr>
      <w:bookmarkStart w:id="29" w:name="_Toc458775722"/>
      <w:bookmarkStart w:id="30" w:name="_Toc461026379"/>
      <w:r w:rsidRPr="008E510D">
        <w:t>Conventions</w:t>
      </w:r>
      <w:bookmarkEnd w:id="29"/>
      <w:bookmarkEnd w:id="30"/>
    </w:p>
    <w:p w14:paraId="1602D653" w14:textId="66B53713" w:rsidR="00800D2D" w:rsidRPr="008E510D" w:rsidRDefault="00800D2D" w:rsidP="00450C77">
      <w:pPr>
        <w:pStyle w:val="StandardWeb"/>
        <w:jc w:val="both"/>
        <w:rPr>
          <w:lang w:val="en-US"/>
        </w:rPr>
      </w:pPr>
      <w:r w:rsidRPr="008E510D">
        <w:rPr>
          <w:lang w:val="en-US"/>
        </w:rPr>
        <w:t>This section provides details and examples for any conventions used in the document. Examples of conventions are symbols, abbreviations, use of XML schema, or special notes regarding how to read the document.</w:t>
      </w:r>
    </w:p>
    <w:p w14:paraId="05E4E886" w14:textId="37086D45" w:rsidR="00800D2D" w:rsidRPr="008E510D" w:rsidRDefault="00800D2D" w:rsidP="00EE3161">
      <w:pPr>
        <w:pStyle w:val="berschrift2"/>
      </w:pPr>
      <w:bookmarkStart w:id="31" w:name="_Toc458775723"/>
      <w:bookmarkStart w:id="32" w:name="_Toc461026380"/>
      <w:r w:rsidRPr="008E510D">
        <w:t>Identifiers</w:t>
      </w:r>
      <w:bookmarkEnd w:id="31"/>
      <w:bookmarkEnd w:id="32"/>
    </w:p>
    <w:p w14:paraId="39B92343" w14:textId="5954B48D" w:rsidR="00800D2D" w:rsidRPr="008E510D" w:rsidRDefault="00800D2D" w:rsidP="00800D2D">
      <w:pPr>
        <w:pStyle w:val="StandardWeb"/>
        <w:rPr>
          <w:lang w:val="en-US"/>
        </w:rPr>
      </w:pPr>
      <w:r w:rsidRPr="008E510D">
        <w:rPr>
          <w:lang w:val="en-US"/>
        </w:rPr>
        <w:t>The normative provisions in this specification are denoted by the URI</w:t>
      </w:r>
      <w:r w:rsidR="00EE3161" w:rsidRPr="008E510D">
        <w:rPr>
          <w:lang w:val="en-US"/>
        </w:rPr>
        <w:t>:</w:t>
      </w:r>
    </w:p>
    <w:p w14:paraId="0E8A9F3A" w14:textId="77777777" w:rsidR="00800D2D" w:rsidRPr="008E510D" w:rsidRDefault="00913FDC" w:rsidP="00EE3161">
      <w:pPr>
        <w:pStyle w:val="StandardWeb"/>
        <w:ind w:firstLine="720"/>
        <w:rPr>
          <w:lang w:val="en-US"/>
        </w:rPr>
      </w:pPr>
      <w:hyperlink r:id="rId17" w:history="1">
        <w:r w:rsidR="00800D2D" w:rsidRPr="008E510D">
          <w:rPr>
            <w:rStyle w:val="Hyperlink"/>
            <w:lang w:val="en-US"/>
          </w:rPr>
          <w:t>http://www.opengis.net/spec/{standard}/{m.n}</w:t>
        </w:r>
      </w:hyperlink>
    </w:p>
    <w:p w14:paraId="770B3E65" w14:textId="77777777" w:rsidR="00800D2D" w:rsidRPr="008E510D" w:rsidRDefault="00800D2D" w:rsidP="00800D2D">
      <w:pPr>
        <w:pStyle w:val="StandardWeb"/>
        <w:rPr>
          <w:lang w:val="en-US"/>
        </w:rPr>
      </w:pPr>
      <w:r w:rsidRPr="008E510D">
        <w:rPr>
          <w:lang w:val="en-US"/>
        </w:rPr>
        <w:t>All requirements and conformance tests that appear in this document are denoted by partial URIs which are relative to this base.</w:t>
      </w:r>
    </w:p>
    <w:p w14:paraId="0565B017" w14:textId="10C41B48" w:rsidR="00800D2D" w:rsidRPr="008E510D" w:rsidRDefault="00800D2D" w:rsidP="00EE3161">
      <w:pPr>
        <w:pStyle w:val="berschrift2"/>
      </w:pPr>
      <w:bookmarkStart w:id="33" w:name="_Toc458775724"/>
      <w:bookmarkStart w:id="34" w:name="_Toc461026381"/>
      <w:r w:rsidRPr="008E510D">
        <w:lastRenderedPageBreak/>
        <w:t>Symbols (and abbreviated terms)</w:t>
      </w:r>
      <w:bookmarkEnd w:id="33"/>
      <w:bookmarkEnd w:id="34"/>
    </w:p>
    <w:p w14:paraId="29211E86" w14:textId="7F4D71AD" w:rsidR="00800D2D" w:rsidRPr="008E510D" w:rsidRDefault="00800D2D" w:rsidP="00800D2D">
      <w:pPr>
        <w:pStyle w:val="StandardWeb"/>
        <w:rPr>
          <w:lang w:val="en-US"/>
        </w:rPr>
      </w:pPr>
      <w:r w:rsidRPr="008E510D">
        <w:rPr>
          <w:lang w:val="en-US"/>
        </w:rPr>
        <w:t xml:space="preserve">CHy </w:t>
      </w:r>
      <w:r w:rsidR="00EE3161" w:rsidRPr="008E510D">
        <w:rPr>
          <w:lang w:val="en-US"/>
        </w:rPr>
        <w:tab/>
      </w:r>
      <w:r w:rsidR="00EE3161" w:rsidRPr="008E510D">
        <w:rPr>
          <w:lang w:val="en-US"/>
        </w:rPr>
        <w:tab/>
      </w:r>
      <w:r w:rsidRPr="008E510D">
        <w:rPr>
          <w:lang w:val="en-US"/>
        </w:rPr>
        <w:t>WMO Commission for Hydrology</w:t>
      </w:r>
      <w:r w:rsidR="00EE3161" w:rsidRPr="008E510D">
        <w:rPr>
          <w:lang w:val="en-US"/>
        </w:rPr>
        <w:t xml:space="preserve"> </w:t>
      </w:r>
    </w:p>
    <w:p w14:paraId="769CCF0C" w14:textId="590F018B" w:rsidR="00800D2D" w:rsidRPr="008E510D" w:rsidRDefault="00800D2D" w:rsidP="00800D2D">
      <w:pPr>
        <w:pStyle w:val="StandardWeb"/>
        <w:rPr>
          <w:lang w:val="en-US"/>
        </w:rPr>
      </w:pPr>
      <w:r w:rsidRPr="008E510D">
        <w:rPr>
          <w:lang w:val="en-US"/>
        </w:rPr>
        <w:t xml:space="preserve">GML </w:t>
      </w:r>
      <w:r w:rsidR="00EE3161" w:rsidRPr="008E510D">
        <w:rPr>
          <w:lang w:val="en-US"/>
        </w:rPr>
        <w:tab/>
      </w:r>
      <w:r w:rsidR="00EE3161" w:rsidRPr="008E510D">
        <w:rPr>
          <w:lang w:val="en-US"/>
        </w:rPr>
        <w:tab/>
      </w:r>
      <w:r w:rsidRPr="008E510D">
        <w:rPr>
          <w:lang w:val="en-US"/>
        </w:rPr>
        <w:t>Geography Markup Language</w:t>
      </w:r>
    </w:p>
    <w:p w14:paraId="78BFED6D" w14:textId="339F0406" w:rsidR="00800D2D" w:rsidRPr="008E510D" w:rsidRDefault="00800D2D" w:rsidP="00800D2D">
      <w:pPr>
        <w:pStyle w:val="StandardWeb"/>
        <w:rPr>
          <w:lang w:val="en-US"/>
        </w:rPr>
      </w:pPr>
      <w:r w:rsidRPr="008E510D">
        <w:rPr>
          <w:lang w:val="en-US"/>
        </w:rPr>
        <w:t xml:space="preserve">GRDC </w:t>
      </w:r>
      <w:r w:rsidR="00EE3161" w:rsidRPr="008E510D">
        <w:rPr>
          <w:lang w:val="en-US"/>
        </w:rPr>
        <w:tab/>
      </w:r>
      <w:r w:rsidRPr="008E510D">
        <w:rPr>
          <w:lang w:val="en-US"/>
        </w:rPr>
        <w:t>Global Runoff Data Centre</w:t>
      </w:r>
      <w:r w:rsidR="00EE3161" w:rsidRPr="008E510D">
        <w:rPr>
          <w:lang w:val="en-US"/>
        </w:rPr>
        <w:t xml:space="preserve"> (GRDC)</w:t>
      </w:r>
    </w:p>
    <w:p w14:paraId="7604685A" w14:textId="3569B705" w:rsidR="00800D2D" w:rsidRPr="008E510D" w:rsidRDefault="00800D2D" w:rsidP="00800D2D">
      <w:pPr>
        <w:pStyle w:val="StandardWeb"/>
        <w:rPr>
          <w:lang w:val="en-US"/>
        </w:rPr>
      </w:pPr>
      <w:r w:rsidRPr="008E510D">
        <w:rPr>
          <w:lang w:val="en-US"/>
        </w:rPr>
        <w:t xml:space="preserve">GWML2 </w:t>
      </w:r>
      <w:r w:rsidR="00EE3161" w:rsidRPr="008E510D">
        <w:rPr>
          <w:lang w:val="en-US"/>
        </w:rPr>
        <w:tab/>
      </w:r>
      <w:r w:rsidRPr="008E510D">
        <w:rPr>
          <w:lang w:val="en-US"/>
        </w:rPr>
        <w:t>GroundwaterML 2</w:t>
      </w:r>
    </w:p>
    <w:p w14:paraId="22244B58" w14:textId="766A1F69" w:rsidR="00800D2D" w:rsidRPr="008E510D" w:rsidRDefault="00800D2D" w:rsidP="00800D2D">
      <w:pPr>
        <w:pStyle w:val="StandardWeb"/>
        <w:rPr>
          <w:lang w:val="en-US"/>
        </w:rPr>
      </w:pPr>
      <w:r w:rsidRPr="008E510D">
        <w:rPr>
          <w:lang w:val="en-US"/>
        </w:rPr>
        <w:t xml:space="preserve">HDWG </w:t>
      </w:r>
      <w:r w:rsidR="00EE3161" w:rsidRPr="008E510D">
        <w:rPr>
          <w:lang w:val="en-US"/>
        </w:rPr>
        <w:tab/>
      </w:r>
      <w:r w:rsidRPr="008E510D">
        <w:rPr>
          <w:lang w:val="en-US"/>
        </w:rPr>
        <w:t>OGC Hydrology Domain Working Group</w:t>
      </w:r>
    </w:p>
    <w:p w14:paraId="656B322D" w14:textId="6043F90D" w:rsidR="00800D2D" w:rsidRPr="008E510D" w:rsidRDefault="00800D2D" w:rsidP="00800D2D">
      <w:pPr>
        <w:pStyle w:val="StandardWeb"/>
        <w:rPr>
          <w:lang w:val="en-US"/>
        </w:rPr>
      </w:pPr>
      <w:r w:rsidRPr="008E510D">
        <w:rPr>
          <w:lang w:val="en-US"/>
        </w:rPr>
        <w:t xml:space="preserve">ISO </w:t>
      </w:r>
      <w:r w:rsidR="00EE3161" w:rsidRPr="008E510D">
        <w:rPr>
          <w:lang w:val="en-US"/>
        </w:rPr>
        <w:tab/>
      </w:r>
      <w:r w:rsidR="00EE3161" w:rsidRPr="008E510D">
        <w:rPr>
          <w:lang w:val="en-US"/>
        </w:rPr>
        <w:tab/>
      </w:r>
      <w:r w:rsidRPr="008E510D">
        <w:rPr>
          <w:lang w:val="en-US"/>
        </w:rPr>
        <w:t>International Organization for Standardization</w:t>
      </w:r>
    </w:p>
    <w:p w14:paraId="5C70E5ED" w14:textId="2AB655F2" w:rsidR="00800D2D" w:rsidRPr="008E510D" w:rsidRDefault="00800D2D" w:rsidP="00800D2D">
      <w:pPr>
        <w:pStyle w:val="StandardWeb"/>
        <w:rPr>
          <w:lang w:val="en-US"/>
        </w:rPr>
      </w:pPr>
      <w:r w:rsidRPr="008E510D">
        <w:rPr>
          <w:lang w:val="en-US"/>
        </w:rPr>
        <w:t xml:space="preserve">OGC </w:t>
      </w:r>
      <w:r w:rsidR="00EE3161" w:rsidRPr="008E510D">
        <w:rPr>
          <w:lang w:val="en-US"/>
        </w:rPr>
        <w:tab/>
      </w:r>
      <w:r w:rsidR="00EE3161" w:rsidRPr="008E510D">
        <w:rPr>
          <w:lang w:val="en-US"/>
        </w:rPr>
        <w:tab/>
      </w:r>
      <w:r w:rsidRPr="008E510D">
        <w:rPr>
          <w:lang w:val="en-US"/>
        </w:rPr>
        <w:t>Open Geospatial Consortium</w:t>
      </w:r>
    </w:p>
    <w:p w14:paraId="72319F6B" w14:textId="300BDFCF" w:rsidR="00800D2D" w:rsidRPr="008E510D" w:rsidRDefault="00800D2D" w:rsidP="00800D2D">
      <w:pPr>
        <w:pStyle w:val="StandardWeb"/>
        <w:rPr>
          <w:lang w:val="en-US"/>
        </w:rPr>
      </w:pPr>
      <w:r w:rsidRPr="008E510D">
        <w:rPr>
          <w:lang w:val="en-US"/>
        </w:rPr>
        <w:t xml:space="preserve">OWL </w:t>
      </w:r>
      <w:r w:rsidR="00EE3161" w:rsidRPr="008E510D">
        <w:rPr>
          <w:lang w:val="en-US"/>
        </w:rPr>
        <w:tab/>
      </w:r>
      <w:r w:rsidR="00EE3161" w:rsidRPr="008E510D">
        <w:rPr>
          <w:lang w:val="en-US"/>
        </w:rPr>
        <w:tab/>
      </w:r>
      <w:r w:rsidRPr="008E510D">
        <w:rPr>
          <w:lang w:val="en-US"/>
        </w:rPr>
        <w:t>Web Ontology Language</w:t>
      </w:r>
    </w:p>
    <w:p w14:paraId="74BDC268" w14:textId="5295D932" w:rsidR="00800D2D" w:rsidRPr="008E510D" w:rsidRDefault="00800D2D" w:rsidP="00800D2D">
      <w:pPr>
        <w:pStyle w:val="StandardWeb"/>
        <w:rPr>
          <w:lang w:val="en-US"/>
        </w:rPr>
      </w:pPr>
      <w:r w:rsidRPr="008E510D">
        <w:rPr>
          <w:lang w:val="en-US"/>
        </w:rPr>
        <w:t xml:space="preserve">UML </w:t>
      </w:r>
      <w:r w:rsidR="00EE3161" w:rsidRPr="008E510D">
        <w:rPr>
          <w:lang w:val="en-US"/>
        </w:rPr>
        <w:tab/>
      </w:r>
      <w:r w:rsidR="00EE3161" w:rsidRPr="008E510D">
        <w:rPr>
          <w:lang w:val="en-US"/>
        </w:rPr>
        <w:tab/>
      </w:r>
      <w:r w:rsidRPr="008E510D">
        <w:rPr>
          <w:lang w:val="en-US"/>
        </w:rPr>
        <w:t>Unified Modeling Language</w:t>
      </w:r>
    </w:p>
    <w:p w14:paraId="2ED7F742" w14:textId="1DBD59D4" w:rsidR="00800D2D" w:rsidRPr="008E510D" w:rsidRDefault="00800D2D" w:rsidP="00800D2D">
      <w:pPr>
        <w:pStyle w:val="StandardWeb"/>
        <w:rPr>
          <w:lang w:val="en-US"/>
        </w:rPr>
      </w:pPr>
      <w:r w:rsidRPr="008E510D">
        <w:rPr>
          <w:lang w:val="en-US"/>
        </w:rPr>
        <w:t>WaterML 2</w:t>
      </w:r>
      <w:r w:rsidR="00EE3161" w:rsidRPr="008E510D">
        <w:rPr>
          <w:lang w:val="en-US"/>
        </w:rPr>
        <w:tab/>
      </w:r>
      <w:r w:rsidRPr="008E510D">
        <w:rPr>
          <w:lang w:val="en-US"/>
        </w:rPr>
        <w:t>WaterML 2.0 – an observation model for hydrology</w:t>
      </w:r>
    </w:p>
    <w:p w14:paraId="2E3572F9" w14:textId="586599A0" w:rsidR="00800D2D" w:rsidRPr="008E510D" w:rsidRDefault="00800D2D" w:rsidP="00800D2D">
      <w:pPr>
        <w:pStyle w:val="StandardWeb"/>
        <w:rPr>
          <w:lang w:val="en-US"/>
        </w:rPr>
      </w:pPr>
      <w:r w:rsidRPr="008E510D">
        <w:rPr>
          <w:lang w:val="en-US"/>
        </w:rPr>
        <w:t xml:space="preserve">WIS </w:t>
      </w:r>
      <w:r w:rsidR="00EE3161" w:rsidRPr="008E510D">
        <w:rPr>
          <w:lang w:val="en-US"/>
        </w:rPr>
        <w:tab/>
      </w:r>
      <w:r w:rsidR="00EE3161" w:rsidRPr="008E510D">
        <w:rPr>
          <w:lang w:val="en-US"/>
        </w:rPr>
        <w:tab/>
      </w:r>
      <w:r w:rsidRPr="008E510D">
        <w:rPr>
          <w:lang w:val="en-US"/>
        </w:rPr>
        <w:t>WMO Information System</w:t>
      </w:r>
    </w:p>
    <w:p w14:paraId="538885AF" w14:textId="4CC37DDE" w:rsidR="00800D2D" w:rsidRPr="008E510D" w:rsidRDefault="00800D2D" w:rsidP="00800D2D">
      <w:pPr>
        <w:pStyle w:val="StandardWeb"/>
        <w:rPr>
          <w:lang w:val="en-US"/>
        </w:rPr>
      </w:pPr>
      <w:r w:rsidRPr="008E510D">
        <w:rPr>
          <w:lang w:val="en-US"/>
        </w:rPr>
        <w:t xml:space="preserve">WIGOS </w:t>
      </w:r>
      <w:r w:rsidR="00EE3161" w:rsidRPr="008E510D">
        <w:rPr>
          <w:lang w:val="en-US"/>
        </w:rPr>
        <w:tab/>
      </w:r>
      <w:r w:rsidRPr="008E510D">
        <w:rPr>
          <w:lang w:val="en-US"/>
        </w:rPr>
        <w:t>WMO Integrated Global Observing System</w:t>
      </w:r>
    </w:p>
    <w:p w14:paraId="377D7280" w14:textId="02C09953" w:rsidR="00800D2D" w:rsidRPr="008E510D" w:rsidRDefault="00800D2D" w:rsidP="00800D2D">
      <w:pPr>
        <w:pStyle w:val="StandardWeb"/>
        <w:rPr>
          <w:lang w:val="en-US"/>
        </w:rPr>
      </w:pPr>
      <w:r w:rsidRPr="008E510D">
        <w:rPr>
          <w:lang w:val="en-US"/>
        </w:rPr>
        <w:t xml:space="preserve">WMO </w:t>
      </w:r>
      <w:r w:rsidR="00EE3161" w:rsidRPr="008E510D">
        <w:rPr>
          <w:lang w:val="en-US"/>
        </w:rPr>
        <w:tab/>
      </w:r>
      <w:r w:rsidR="00EE3161" w:rsidRPr="008E510D">
        <w:rPr>
          <w:lang w:val="en-US"/>
        </w:rPr>
        <w:tab/>
      </w:r>
      <w:r w:rsidRPr="008E510D">
        <w:rPr>
          <w:lang w:val="en-US"/>
        </w:rPr>
        <w:t>World Meteorological Organization</w:t>
      </w:r>
    </w:p>
    <w:p w14:paraId="629E6FDD" w14:textId="66C3304D" w:rsidR="00800D2D" w:rsidRPr="008E510D" w:rsidRDefault="00800D2D" w:rsidP="00800D2D">
      <w:pPr>
        <w:pStyle w:val="StandardWeb"/>
        <w:rPr>
          <w:lang w:val="en-US"/>
        </w:rPr>
      </w:pPr>
      <w:r w:rsidRPr="008E510D">
        <w:rPr>
          <w:lang w:val="en-US"/>
        </w:rPr>
        <w:t xml:space="preserve">XML </w:t>
      </w:r>
      <w:r w:rsidR="00EE3161" w:rsidRPr="008E510D">
        <w:rPr>
          <w:lang w:val="en-US"/>
        </w:rPr>
        <w:tab/>
      </w:r>
      <w:r w:rsidR="00EE3161" w:rsidRPr="008E510D">
        <w:rPr>
          <w:lang w:val="en-US"/>
        </w:rPr>
        <w:tab/>
      </w:r>
      <w:r w:rsidRPr="008E510D">
        <w:rPr>
          <w:lang w:val="en-US"/>
        </w:rPr>
        <w:t>eXtensible Markup Language</w:t>
      </w:r>
    </w:p>
    <w:p w14:paraId="7336698B" w14:textId="231CBE4B" w:rsidR="00800D2D" w:rsidRPr="008E510D" w:rsidRDefault="00800D2D" w:rsidP="00EE3161">
      <w:pPr>
        <w:pStyle w:val="berschrift2"/>
      </w:pPr>
      <w:bookmarkStart w:id="35" w:name="_Toc458775725"/>
      <w:bookmarkStart w:id="36" w:name="_Toc461026382"/>
      <w:r w:rsidRPr="008E510D">
        <w:t>UML notation</w:t>
      </w:r>
      <w:bookmarkEnd w:id="35"/>
      <w:bookmarkEnd w:id="36"/>
    </w:p>
    <w:p w14:paraId="097BE7CB" w14:textId="2B5190F2" w:rsidR="00800D2D" w:rsidRPr="008E510D" w:rsidRDefault="00800D2D" w:rsidP="00450C77">
      <w:pPr>
        <w:pStyle w:val="StandardWeb"/>
        <w:jc w:val="both"/>
        <w:rPr>
          <w:lang w:val="en-US"/>
        </w:rPr>
      </w:pPr>
      <w:r w:rsidRPr="008E510D">
        <w:rPr>
          <w:lang w:val="en-US"/>
        </w:rPr>
        <w:t>Most diagrams that appear in this specification are presented using the Unified Modeling Language (UML) static structure diagram, as described in Sub</w:t>
      </w:r>
      <w:r w:rsidR="001E2095">
        <w:rPr>
          <w:lang w:val="en-US"/>
        </w:rPr>
        <w:t>-</w:t>
      </w:r>
      <w:r w:rsidRPr="008E510D">
        <w:rPr>
          <w:lang w:val="en-US"/>
        </w:rPr>
        <w:t>clause 5.2 of the OGC Web Services Common Implementation Specification (OGC 04-016r2). UML classes are named in UpperCamelCase and property names in lowerCamelCase.</w:t>
      </w:r>
    </w:p>
    <w:p w14:paraId="7178189B" w14:textId="35CD74EC" w:rsidR="00800D2D" w:rsidRPr="008E510D" w:rsidRDefault="00800D2D" w:rsidP="00EE3161">
      <w:pPr>
        <w:pStyle w:val="berschrift2"/>
      </w:pPr>
      <w:bookmarkStart w:id="37" w:name="_Toc458775726"/>
      <w:bookmarkStart w:id="38" w:name="_Toc461026383"/>
      <w:r w:rsidRPr="008E510D">
        <w:t>WMO Terminology</w:t>
      </w:r>
      <w:bookmarkEnd w:id="37"/>
      <w:bookmarkEnd w:id="38"/>
    </w:p>
    <w:p w14:paraId="2754E58D" w14:textId="44805A67" w:rsidR="00800D2D" w:rsidRPr="008E510D" w:rsidRDefault="00800D2D" w:rsidP="00450C77">
      <w:pPr>
        <w:pStyle w:val="StandardWeb"/>
        <w:jc w:val="both"/>
        <w:rPr>
          <w:lang w:val="en-US"/>
        </w:rPr>
      </w:pPr>
      <w:r w:rsidRPr="008E510D">
        <w:rPr>
          <w:lang w:val="en-US"/>
        </w:rPr>
        <w:t>The H</w:t>
      </w:r>
      <w:r w:rsidR="007267C1">
        <w:rPr>
          <w:lang w:val="en-US"/>
        </w:rPr>
        <w:t>Y_Features model uses—</w:t>
      </w:r>
      <w:r w:rsidRPr="008E510D">
        <w:rPr>
          <w:lang w:val="en-US"/>
        </w:rPr>
        <w:t>as</w:t>
      </w:r>
      <w:r w:rsidR="007267C1">
        <w:rPr>
          <w:lang w:val="en-US"/>
        </w:rPr>
        <w:t xml:space="preserve"> far as possible—</w:t>
      </w:r>
      <w:r w:rsidRPr="008E510D">
        <w:rPr>
          <w:lang w:val="en-US"/>
        </w:rPr>
        <w:t xml:space="preserve">terminology recommended by the WMO Commission for Hydrology for use in the WMO Member countries. The key reference is the "International Glossary of Hydrology" </w:t>
      </w:r>
      <w:r w:rsidR="00110451">
        <w:rPr>
          <w:lang w:val="en-US"/>
        </w:rPr>
        <w:t>[9]</w:t>
      </w:r>
      <w:r w:rsidRPr="008E510D">
        <w:rPr>
          <w:lang w:val="en-US"/>
        </w:rPr>
        <w:t xml:space="preserve">, a joint publication of the WMO and the UNESCO. Wherever appropriate, terms from this glossary are applied to the feature concepts in this standard to capture meaning and contextual relationships. The synonym approach widely used in this glossary is interpreted in that way that glossary terms, when explicitly defined as synonyms, were defined as such even if they are not </w:t>
      </w:r>
      <w:r w:rsidRPr="008E510D">
        <w:rPr>
          <w:lang w:val="en-US"/>
        </w:rPr>
        <w:lastRenderedPageBreak/>
        <w:t>synonymous in every respect. Differences in terminology were explored through reconciling the explicit definitions documented in the glossary with aspects reflected in various data sets and products in use</w:t>
      </w:r>
      <w:r w:rsidR="007267C1">
        <w:rPr>
          <w:lang w:val="en-US"/>
        </w:rPr>
        <w:t>.</w:t>
      </w:r>
      <w:r w:rsidRPr="008E510D">
        <w:rPr>
          <w:lang w:val="en-US"/>
        </w:rPr>
        <w:t xml:space="preserve"> </w:t>
      </w:r>
      <w:r w:rsidR="007267C1">
        <w:rPr>
          <w:lang w:val="en-US"/>
        </w:rPr>
        <w:t xml:space="preserve">The </w:t>
      </w:r>
      <w:r w:rsidRPr="008E510D">
        <w:rPr>
          <w:lang w:val="en-US"/>
        </w:rPr>
        <w:t>accepted term</w:t>
      </w:r>
      <w:r w:rsidR="007267C1">
        <w:rPr>
          <w:lang w:val="en-US"/>
        </w:rPr>
        <w:t>s were augmented</w:t>
      </w:r>
      <w:r w:rsidRPr="008E510D">
        <w:rPr>
          <w:lang w:val="en-US"/>
        </w:rPr>
        <w:t xml:space="preserve"> with the relationships </w:t>
      </w:r>
      <w:r w:rsidR="007267C1">
        <w:rPr>
          <w:lang w:val="en-US"/>
        </w:rPr>
        <w:t>inferred from other terminology</w:t>
      </w:r>
      <w:r w:rsidRPr="008E510D">
        <w:rPr>
          <w:lang w:val="en-US"/>
        </w:rPr>
        <w:t xml:space="preserve"> </w:t>
      </w:r>
      <w:r w:rsidR="007267C1">
        <w:rPr>
          <w:lang w:val="en-US"/>
        </w:rPr>
        <w:t>i</w:t>
      </w:r>
      <w:r w:rsidRPr="008E510D">
        <w:rPr>
          <w:lang w:val="en-US"/>
        </w:rPr>
        <w:t xml:space="preserve">n order to </w:t>
      </w:r>
      <w:r w:rsidR="008137B6">
        <w:rPr>
          <w:lang w:val="en-US"/>
        </w:rPr>
        <w:t xml:space="preserve">define </w:t>
      </w:r>
      <w:r w:rsidRPr="008E510D">
        <w:rPr>
          <w:lang w:val="en-US"/>
        </w:rPr>
        <w:t>complex terms that</w:t>
      </w:r>
      <w:r w:rsidR="007267C1">
        <w:rPr>
          <w:lang w:val="en-US"/>
        </w:rPr>
        <w:t xml:space="preserve"> do</w:t>
      </w:r>
      <w:r w:rsidRPr="008E510D">
        <w:rPr>
          <w:lang w:val="en-US"/>
        </w:rPr>
        <w:t xml:space="preserve"> not </w:t>
      </w:r>
      <w:r w:rsidR="008137B6">
        <w:rPr>
          <w:lang w:val="en-US"/>
        </w:rPr>
        <w:t xml:space="preserve">clearly distinguish between a specific </w:t>
      </w:r>
      <w:r w:rsidRPr="008E510D">
        <w:rPr>
          <w:lang w:val="en-US"/>
        </w:rPr>
        <w:t>logic</w:t>
      </w:r>
      <w:r w:rsidR="007267C1">
        <w:rPr>
          <w:lang w:val="en-US"/>
        </w:rPr>
        <w:t>al</w:t>
      </w:r>
      <w:r w:rsidRPr="008E510D">
        <w:rPr>
          <w:lang w:val="en-US"/>
        </w:rPr>
        <w:t xml:space="preserve"> concept and its geometric represent</w:t>
      </w:r>
      <w:r w:rsidR="008137B6">
        <w:rPr>
          <w:lang w:val="en-US"/>
        </w:rPr>
        <w:t>ation</w:t>
      </w:r>
      <w:r w:rsidR="007267C1">
        <w:rPr>
          <w:lang w:val="en-US"/>
        </w:rPr>
        <w:t xml:space="preserve"> or between a </w:t>
      </w:r>
      <w:r w:rsidR="008137B6">
        <w:rPr>
          <w:lang w:val="en-US"/>
        </w:rPr>
        <w:t>general term and its</w:t>
      </w:r>
      <w:r w:rsidR="007267C1">
        <w:rPr>
          <w:lang w:val="en-US"/>
        </w:rPr>
        <w:t xml:space="preserve"> specific</w:t>
      </w:r>
      <w:r w:rsidRPr="008E510D">
        <w:rPr>
          <w:lang w:val="en-US"/>
        </w:rPr>
        <w:t xml:space="preserve"> co</w:t>
      </w:r>
      <w:r w:rsidR="007267C1">
        <w:rPr>
          <w:lang w:val="en-US"/>
        </w:rPr>
        <w:t>nceptual meaning</w:t>
      </w:r>
      <w:r w:rsidRPr="008E510D">
        <w:rPr>
          <w:lang w:val="en-US"/>
        </w:rPr>
        <w:t xml:space="preserve">. The definitions used in the conceptual model described in this standard may be understood as a conceptual refining of the definitions given in the WMO/UNESCO Glossary of Hydrology. </w:t>
      </w:r>
    </w:p>
    <w:p w14:paraId="7EF713A2" w14:textId="7941CEAB" w:rsidR="00800D2D" w:rsidRPr="008E510D" w:rsidRDefault="008137B6" w:rsidP="00450C77">
      <w:pPr>
        <w:pStyle w:val="StandardWeb"/>
        <w:jc w:val="both"/>
        <w:rPr>
          <w:lang w:val="en-US"/>
        </w:rPr>
      </w:pPr>
      <w:r>
        <w:rPr>
          <w:lang w:val="en-US"/>
        </w:rPr>
        <w:t>Though basically rooted in the</w:t>
      </w:r>
      <w:r w:rsidR="00800D2D" w:rsidRPr="008E510D">
        <w:rPr>
          <w:lang w:val="en-US"/>
        </w:rPr>
        <w:t xml:space="preserve"> definitions given in the WMO Glossary of Hydrology, for the purpose of testing the applicability of the conceptual model in the context of surface water hydrology</w:t>
      </w:r>
      <w:r>
        <w:rPr>
          <w:lang w:val="en-US"/>
        </w:rPr>
        <w:t>,</w:t>
      </w:r>
      <w:r w:rsidR="00800D2D" w:rsidRPr="008E510D">
        <w:rPr>
          <w:lang w:val="en-US"/>
        </w:rPr>
        <w:t xml:space="preserve"> the definitions applied to hydrologic features defined in this standard refer to surface water. </w:t>
      </w:r>
    </w:p>
    <w:p w14:paraId="67B91DA4" w14:textId="09826FF1" w:rsidR="00800D2D" w:rsidRPr="008E510D" w:rsidRDefault="00800D2D" w:rsidP="00450C77">
      <w:pPr>
        <w:pStyle w:val="StandardWeb"/>
        <w:jc w:val="both"/>
        <w:rPr>
          <w:lang w:val="en-US"/>
        </w:rPr>
      </w:pPr>
      <w:r w:rsidRPr="008E510D">
        <w:rPr>
          <w:lang w:val="en-US"/>
        </w:rPr>
        <w:t xml:space="preserve">Some requirements classes defined in this standard refer to the Scoped Name concept of </w:t>
      </w:r>
      <w:r w:rsidR="001E2095">
        <w:rPr>
          <w:lang w:val="en-US"/>
        </w:rPr>
        <w:t>ISO 19103: CONCEPTUAL SCHEMA</w:t>
      </w:r>
      <w:r w:rsidRPr="008E510D">
        <w:rPr>
          <w:lang w:val="en-US"/>
        </w:rPr>
        <w:t xml:space="preserve">. Intended to form a basis for information and data sharing in the community of the WMO member countries, the </w:t>
      </w:r>
      <w:r w:rsidRPr="008E510D">
        <w:rPr>
          <w:rStyle w:val="Hervorhebung"/>
          <w:lang w:val="en-US"/>
        </w:rPr>
        <w:t>Scoped Name</w:t>
      </w:r>
      <w:r w:rsidRPr="008E510D">
        <w:rPr>
          <w:lang w:val="en-US"/>
        </w:rPr>
        <w:t xml:space="preserve"> should reflect a name endorsed by the WMO.</w:t>
      </w:r>
    </w:p>
    <w:p w14:paraId="43B31D15" w14:textId="325ED3D9" w:rsidR="00800D2D" w:rsidRPr="008E510D" w:rsidRDefault="00800D2D" w:rsidP="00EE3161">
      <w:pPr>
        <w:pStyle w:val="berschrift2"/>
      </w:pPr>
      <w:bookmarkStart w:id="39" w:name="_Toc458775727"/>
      <w:bookmarkStart w:id="40" w:name="_Toc461026384"/>
      <w:r w:rsidRPr="008E510D">
        <w:t>Naming convention</w:t>
      </w:r>
      <w:bookmarkEnd w:id="39"/>
      <w:bookmarkEnd w:id="40"/>
    </w:p>
    <w:p w14:paraId="64823612" w14:textId="089AA3ED" w:rsidR="00F22CC8" w:rsidRPr="00F22CC8" w:rsidRDefault="00800D2D" w:rsidP="00F22CC8">
      <w:pPr>
        <w:pStyle w:val="StandardWeb"/>
        <w:jc w:val="both"/>
        <w:rPr>
          <w:lang w:val="en-US"/>
        </w:rPr>
      </w:pPr>
      <w:r w:rsidRPr="008E510D">
        <w:rPr>
          <w:lang w:val="en-US"/>
        </w:rPr>
        <w:t xml:space="preserve">The </w:t>
      </w:r>
      <w:r w:rsidRPr="008E510D">
        <w:rPr>
          <w:rStyle w:val="Hervorhebung"/>
          <w:lang w:val="en-US"/>
        </w:rPr>
        <w:t>HY</w:t>
      </w:r>
      <w:r w:rsidRPr="008E510D">
        <w:rPr>
          <w:lang w:val="en-US"/>
        </w:rPr>
        <w:t>-prefix used in the UML model follows the ISO naming conventions for UML elements. There is no explicit requirement to use this name in an implementation for the same semantic elements, but it is required to provide an explicit mapping between terminology used and HY_Features to unambiguously indicate hydrologic feature concepts to support unambiguous interpretation in cross-domain applications. While there is not a recognized standard method for recording mappings between abstract element names and implementations; it is expected that system interoperability will be facilitated by making such mappings available as part of a dataset's documentation.</w:t>
      </w:r>
      <w:r w:rsidR="00F22CC8">
        <w:rPr>
          <w:lang w:val="en-US"/>
        </w:rPr>
        <w:t xml:space="preserve"> </w:t>
      </w:r>
    </w:p>
    <w:p w14:paraId="13E711C2" w14:textId="40D3BF4A" w:rsidR="00852DE1" w:rsidRPr="008E510D" w:rsidRDefault="00852DE1" w:rsidP="00852DE1">
      <w:pPr>
        <w:pStyle w:val="berschrift1"/>
      </w:pPr>
      <w:bookmarkStart w:id="41" w:name="_Toc458775728"/>
      <w:bookmarkStart w:id="42" w:name="_Toc461026385"/>
      <w:r w:rsidRPr="008E510D">
        <w:t>Clauses not Containing Normative Material</w:t>
      </w:r>
      <w:bookmarkEnd w:id="41"/>
      <w:bookmarkEnd w:id="42"/>
    </w:p>
    <w:p w14:paraId="22A0E95D" w14:textId="6EF883DB" w:rsidR="00852DE1" w:rsidRPr="008E510D" w:rsidRDefault="00852DE1" w:rsidP="00852DE1">
      <w:pPr>
        <w:pStyle w:val="berschrift2"/>
      </w:pPr>
      <w:bookmarkStart w:id="43" w:name="_Toc458775729"/>
      <w:bookmarkStart w:id="44" w:name="_Toc461026386"/>
      <w:r w:rsidRPr="008E510D">
        <w:t>The abstract idea of the hydrology phenomenon</w:t>
      </w:r>
      <w:bookmarkEnd w:id="43"/>
      <w:bookmarkEnd w:id="44"/>
    </w:p>
    <w:p w14:paraId="12255CDF" w14:textId="77777777" w:rsidR="00852DE1" w:rsidRPr="008E510D" w:rsidRDefault="00852DE1" w:rsidP="00450C77">
      <w:pPr>
        <w:pStyle w:val="StandardWeb"/>
        <w:jc w:val="both"/>
        <w:rPr>
          <w:lang w:val="en-US"/>
        </w:rPr>
      </w:pPr>
      <w:r w:rsidRPr="008E510D">
        <w:rPr>
          <w:lang w:val="en-US"/>
        </w:rPr>
        <w:t>Processes that continuously deplete and replenish water resources cause or result in a wide range of phenomena that are the subject of monitoring, modeling and reporting in hydrology and related sciences. These distinctly named or otherwise uniquely identified real-world hydrologic phenomena are conceptualized and referred to as hydrologic features in this standard. This standard applies to data and data products that represent these hydrologically defined features.</w:t>
      </w:r>
    </w:p>
    <w:p w14:paraId="3689CEA9" w14:textId="77777777" w:rsidR="009E1AE7" w:rsidRPr="008E510D" w:rsidRDefault="00834985" w:rsidP="009E1AE7">
      <w:pPr>
        <w:keepNext/>
      </w:pPr>
      <w:r w:rsidRPr="008E510D">
        <w:rPr>
          <w:noProof/>
        </w:rPr>
        <w:lastRenderedPageBreak/>
        <w:drawing>
          <wp:inline distT="0" distB="0" distL="0" distR="0" wp14:anchorId="21A5B5FD" wp14:editId="6D437DB4">
            <wp:extent cx="5423535" cy="3712845"/>
            <wp:effectExtent l="0" t="0" r="5715" b="1905"/>
            <wp:docPr id="1" name="Grafik 1" descr="Water_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_cyc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3535" cy="3712845"/>
                    </a:xfrm>
                    <a:prstGeom prst="rect">
                      <a:avLst/>
                    </a:prstGeom>
                    <a:noFill/>
                  </pic:spPr>
                </pic:pic>
              </a:graphicData>
            </a:graphic>
          </wp:inline>
        </w:drawing>
      </w:r>
    </w:p>
    <w:p w14:paraId="40369976" w14:textId="7D27EC73" w:rsidR="00574CED" w:rsidRPr="008E510D" w:rsidRDefault="009E1AE7" w:rsidP="006D2CB5">
      <w:pPr>
        <w:pStyle w:val="OGCFigure"/>
      </w:pPr>
      <w:bookmarkStart w:id="45" w:name="_Ref458763686"/>
      <w:bookmarkStart w:id="46" w:name="_Toc461114621"/>
      <w:r w:rsidRPr="008E510D">
        <w:t xml:space="preserve">Figure </w:t>
      </w:r>
      <w:r w:rsidR="00913FDC">
        <w:fldChar w:fldCharType="begin"/>
      </w:r>
      <w:r w:rsidR="00913FDC">
        <w:instrText xml:space="preserve"> SEQ Figure \* ARABIC </w:instrText>
      </w:r>
      <w:r w:rsidR="00913FDC">
        <w:fldChar w:fldCharType="separate"/>
      </w:r>
      <w:r w:rsidR="009C635D">
        <w:rPr>
          <w:noProof/>
        </w:rPr>
        <w:t>2</w:t>
      </w:r>
      <w:r w:rsidR="00913FDC">
        <w:rPr>
          <w:noProof/>
        </w:rPr>
        <w:fldChar w:fldCharType="end"/>
      </w:r>
      <w:bookmarkEnd w:id="45"/>
      <w:r w:rsidRPr="008E510D">
        <w:t>: Processes of the Hydrologic Cycle</w:t>
      </w:r>
      <w:bookmarkEnd w:id="46"/>
    </w:p>
    <w:p w14:paraId="5E9396B8" w14:textId="6E887C78" w:rsidR="00852DE1" w:rsidRPr="008E510D" w:rsidRDefault="00852DE1" w:rsidP="00450C77">
      <w:pPr>
        <w:pStyle w:val="StandardWeb"/>
        <w:jc w:val="both"/>
        <w:rPr>
          <w:lang w:val="en-US"/>
        </w:rPr>
      </w:pPr>
      <w:r w:rsidRPr="008E510D">
        <w:rPr>
          <w:lang w:val="en-US"/>
        </w:rPr>
        <w:t>Water is moving from the atmosphere to the Earth and back to the atmosphere due to the processes forming the Water Cycle (</w:t>
      </w:r>
      <w:r w:rsidR="008B0259" w:rsidRPr="008E510D">
        <w:rPr>
          <w:rStyle w:val="Hervorhebung"/>
          <w:lang w:val="en-US"/>
        </w:rPr>
        <w:fldChar w:fldCharType="begin"/>
      </w:r>
      <w:r w:rsidR="008B0259" w:rsidRPr="008E510D">
        <w:rPr>
          <w:lang w:val="en-US"/>
        </w:rPr>
        <w:instrText xml:space="preserve"> REF _Ref458763686 \h </w:instrText>
      </w:r>
      <w:r w:rsidR="00450C77">
        <w:rPr>
          <w:rStyle w:val="Hervorhebung"/>
          <w:lang w:val="en-US"/>
        </w:rPr>
        <w:instrText xml:space="preserve"> \* MERGEFORMAT </w:instrText>
      </w:r>
      <w:r w:rsidR="008B0259" w:rsidRPr="008E510D">
        <w:rPr>
          <w:rStyle w:val="Hervorhebung"/>
          <w:lang w:val="en-US"/>
        </w:rPr>
      </w:r>
      <w:r w:rsidR="008B0259" w:rsidRPr="008E510D">
        <w:rPr>
          <w:rStyle w:val="Hervorhebung"/>
          <w:lang w:val="en-US"/>
        </w:rPr>
        <w:fldChar w:fldCharType="separate"/>
      </w:r>
      <w:r w:rsidR="009C635D" w:rsidRPr="009C635D">
        <w:rPr>
          <w:lang w:val="en-US"/>
          <w:rPrChange w:id="47" w:author="GRDC/ID" w:date="2016-09-08T15:58:00Z">
            <w:rPr/>
          </w:rPrChange>
        </w:rPr>
        <w:t xml:space="preserve">Figure </w:t>
      </w:r>
      <w:r w:rsidR="009C635D" w:rsidRPr="009C635D">
        <w:rPr>
          <w:noProof/>
          <w:lang w:val="en-US"/>
          <w:rPrChange w:id="48" w:author="GRDC/ID" w:date="2016-09-08T15:58:00Z">
            <w:rPr>
              <w:noProof/>
            </w:rPr>
          </w:rPrChange>
        </w:rPr>
        <w:t>2</w:t>
      </w:r>
      <w:r w:rsidR="008B0259" w:rsidRPr="008E510D">
        <w:rPr>
          <w:rStyle w:val="Hervorhebung"/>
          <w:lang w:val="en-US"/>
        </w:rPr>
        <w:fldChar w:fldCharType="end"/>
      </w:r>
      <w:r w:rsidRPr="008E510D">
        <w:rPr>
          <w:lang w:val="en-US"/>
        </w:rPr>
        <w:t>). Water from precipitation reaching the land surface is accumulated in water bodies occupying empty space on the land surface or in water bearing formations of soil and rock. Excess water overflows these formations and is driven downhill by gravity. Water flowing over soil or rock causes erosion to occur. This erosion tends to concentrate flowing water into water bodies that flow downhill using a connecting system of channels intersecting other water bodies along their way to a common outlet, conceptualized as a potentially complex outfall feature.</w:t>
      </w:r>
    </w:p>
    <w:p w14:paraId="5F09E702" w14:textId="0719ADC8" w:rsidR="00852DE1" w:rsidRPr="008E510D" w:rsidRDefault="00852DE1" w:rsidP="00450C77">
      <w:pPr>
        <w:pStyle w:val="StandardWeb"/>
        <w:jc w:val="both"/>
        <w:rPr>
          <w:lang w:val="en-US"/>
        </w:rPr>
      </w:pPr>
      <w:r w:rsidRPr="008E510D">
        <w:rPr>
          <w:lang w:val="en-US"/>
        </w:rPr>
        <w:t>Looking back upstream from the outfall, the corresponding catchment feature can be described as a main linear flowpath feature, an areal feature, a boundary feature that encompasses the drained area, a network of water body features, a network of channel features, or a network of hydrometric station features, all representing the catchment. The concepts and terminology used in the preceding sentences form the conceptual and semantic basis for this standard.</w:t>
      </w:r>
    </w:p>
    <w:p w14:paraId="19F03396" w14:textId="77777777" w:rsidR="00852DE1" w:rsidRPr="008E510D" w:rsidRDefault="00852DE1" w:rsidP="00450C77">
      <w:pPr>
        <w:pStyle w:val="StandardWeb"/>
        <w:jc w:val="both"/>
        <w:rPr>
          <w:lang w:val="en-US"/>
        </w:rPr>
      </w:pPr>
      <w:r w:rsidRPr="008E510D">
        <w:rPr>
          <w:lang w:val="en-US"/>
        </w:rPr>
        <w:t xml:space="preserve">As described above, the most general abstraction of the hydrology phenomenon is the catchment. A catchment is a recognized unit of study where hydrologic processes form physiographic features that are realized in various data products. In this specification, the term realization is used to imply that a catchment is recognized and identified for the purpose of referencing it by name or within a topology of other catchments. The term representation is used where geometry is used to represent a catchment's physical features. Using these definitions, we can say that a catchment is an unrealized conceptual </w:t>
      </w:r>
      <w:r w:rsidRPr="008E510D">
        <w:rPr>
          <w:lang w:val="en-US"/>
        </w:rPr>
        <w:lastRenderedPageBreak/>
        <w:t>feature that can be realized by features for use in topological networks and features with explicit geometry.</w:t>
      </w:r>
    </w:p>
    <w:p w14:paraId="2EF7BEA3" w14:textId="77777777" w:rsidR="00852DE1" w:rsidRPr="008E510D" w:rsidRDefault="00852DE1" w:rsidP="00450C77">
      <w:pPr>
        <w:pStyle w:val="StandardWeb"/>
        <w:jc w:val="both"/>
        <w:rPr>
          <w:lang w:val="en-US"/>
        </w:rPr>
      </w:pPr>
      <w:r w:rsidRPr="008E510D">
        <w:rPr>
          <w:lang w:val="en-US"/>
        </w:rPr>
        <w:t>Depending on application and scale, the same catchment may be realized in many different ways. The following describe different examples where this multiple realization concept is important:</w:t>
      </w:r>
    </w:p>
    <w:p w14:paraId="71592F14" w14:textId="77777777" w:rsidR="00852DE1" w:rsidRPr="008E510D" w:rsidRDefault="00852DE1" w:rsidP="00450C77">
      <w:pPr>
        <w:numPr>
          <w:ilvl w:val="0"/>
          <w:numId w:val="24"/>
        </w:numPr>
        <w:spacing w:before="100" w:beforeAutospacing="1" w:after="100" w:afterAutospacing="1"/>
        <w:jc w:val="both"/>
      </w:pPr>
      <w:r w:rsidRPr="008E510D">
        <w:t>The most typical example is that scaling a map-visualization up or down leads to multiple more or less detailed representations of the same realized hydrologic feature.</w:t>
      </w:r>
    </w:p>
    <w:p w14:paraId="0570177E" w14:textId="77777777" w:rsidR="00852DE1" w:rsidRPr="008E510D" w:rsidRDefault="00852DE1" w:rsidP="00450C77">
      <w:pPr>
        <w:numPr>
          <w:ilvl w:val="0"/>
          <w:numId w:val="24"/>
        </w:numPr>
        <w:spacing w:before="100" w:beforeAutospacing="1" w:after="100" w:afterAutospacing="1"/>
        <w:jc w:val="both"/>
      </w:pPr>
      <w:r w:rsidRPr="008E510D">
        <w:t>Analyses and reports from various disciplines reference differing spatial representations of the same conceptual catchment.</w:t>
      </w:r>
    </w:p>
    <w:p w14:paraId="3841EE9A" w14:textId="5A4EBDA5" w:rsidR="00852DE1" w:rsidRPr="008E510D" w:rsidRDefault="00852DE1" w:rsidP="00450C77">
      <w:pPr>
        <w:numPr>
          <w:ilvl w:val="0"/>
          <w:numId w:val="24"/>
        </w:numPr>
        <w:spacing w:before="100" w:beforeAutospacing="1" w:after="100" w:afterAutospacing="1"/>
        <w:jc w:val="both"/>
      </w:pPr>
      <w:r w:rsidRPr="008E510D">
        <w:t>Some applications require cartographic (visual) representations while others are focused on topological (network connectivity) realizations only (</w:t>
      </w:r>
      <w:r w:rsidR="00FB2AEA">
        <w:fldChar w:fldCharType="begin"/>
      </w:r>
      <w:r w:rsidR="00FB2AEA">
        <w:instrText xml:space="preserve"> REF _Ref459032822 \h </w:instrText>
      </w:r>
      <w:r w:rsidR="00FB2AEA">
        <w:fldChar w:fldCharType="separate"/>
      </w:r>
      <w:r w:rsidR="009C635D" w:rsidRPr="008E510D">
        <w:t xml:space="preserve">Figure </w:t>
      </w:r>
      <w:r w:rsidR="009C635D">
        <w:rPr>
          <w:noProof/>
        </w:rPr>
        <w:t>3</w:t>
      </w:r>
      <w:r w:rsidR="00FB2AEA">
        <w:fldChar w:fldCharType="end"/>
      </w:r>
      <w:r w:rsidR="00FB2AEA">
        <w:t>).</w:t>
      </w:r>
    </w:p>
    <w:p w14:paraId="546B5BC4" w14:textId="77777777" w:rsidR="00852DE1" w:rsidRPr="008E510D" w:rsidRDefault="00852DE1" w:rsidP="00450C77">
      <w:pPr>
        <w:numPr>
          <w:ilvl w:val="0"/>
          <w:numId w:val="24"/>
        </w:numPr>
        <w:spacing w:before="100" w:beforeAutospacing="1" w:after="100" w:afterAutospacing="1"/>
        <w:jc w:val="both"/>
      </w:pPr>
      <w:r w:rsidRPr="008E510D">
        <w:t>A catchment may be represented geometrically by streamlines, drainage area or the bounding polygon, or realized topologically as a face, edge, and/or nodes.</w:t>
      </w:r>
    </w:p>
    <w:p w14:paraId="79AA7D7D" w14:textId="0DE7A489" w:rsidR="00A627CB" w:rsidRPr="008E510D" w:rsidRDefault="00A627CB" w:rsidP="00450C77">
      <w:pPr>
        <w:pStyle w:val="StandardWeb"/>
        <w:jc w:val="both"/>
        <w:rPr>
          <w:lang w:val="en-US"/>
        </w:rPr>
      </w:pPr>
      <w:r w:rsidRPr="008E510D">
        <w:rPr>
          <w:lang w:val="en-US"/>
        </w:rPr>
        <w:t>Catchments can be realized as geographic streams and outfalls, simplified geographic stream representations, schematics of streams and outfalls, an aggregate of catchments, simplified representations of catchment aggregates, or schematics showing how catchments relate.</w:t>
      </w:r>
    </w:p>
    <w:p w14:paraId="1C9D1E3F" w14:textId="5E8BCAB9" w:rsidR="00A627CB" w:rsidRPr="008E510D" w:rsidRDefault="00A627CB" w:rsidP="00450C77">
      <w:pPr>
        <w:pStyle w:val="StandardWeb"/>
        <w:jc w:val="both"/>
        <w:rPr>
          <w:lang w:val="en-US"/>
        </w:rPr>
      </w:pPr>
      <w:r w:rsidRPr="008E510D">
        <w:rPr>
          <w:lang w:val="en-US"/>
        </w:rPr>
        <w:t xml:space="preserve">The concept of catchment used in this standard is that it is described physically </w:t>
      </w:r>
      <w:r w:rsidR="00467DE0">
        <w:rPr>
          <w:lang w:val="en-US"/>
        </w:rPr>
        <w:t xml:space="preserve">as illustrated </w:t>
      </w:r>
      <w:r w:rsidRPr="008E510D">
        <w:rPr>
          <w:lang w:val="en-US"/>
        </w:rPr>
        <w:t>above. It can also be described as the recognized unit of water resources assessment and management across administrative jurisdictions. In multi-stakeholder collaboration and cross-domain research projects, the catchment is recognized as a shared monitoring and reporting unit</w:t>
      </w:r>
      <w:r w:rsidR="00467DE0">
        <w:rPr>
          <w:lang w:val="en-US"/>
        </w:rPr>
        <w:t>,</w:t>
      </w:r>
      <w:r w:rsidRPr="008E510D">
        <w:rPr>
          <w:lang w:val="en-US"/>
        </w:rPr>
        <w:t xml:space="preserve"> in that monitoring stations are usually on a river in a recognized catchment, attributes of the catchment may be in reference to its geometry, and its inflow and outflow are network locations connecting it to other catchments in a topology. Examples of catchments include "Hydrologic Unit Code" (HUC) catchments defined by the U.S. Geological Survey for research and regulatory data systems to use as a reference </w:t>
      </w:r>
      <w:r w:rsidR="00CE26DE">
        <w:rPr>
          <w:lang w:val="en-US"/>
        </w:rPr>
        <w:t>[7]</w:t>
      </w:r>
      <w:r w:rsidRPr="008E510D">
        <w:rPr>
          <w:lang w:val="en-US"/>
        </w:rPr>
        <w:t xml:space="preserve"> and "River Basin Districts" of the European Water Framework Directive </w:t>
      </w:r>
      <w:r w:rsidR="00110451">
        <w:rPr>
          <w:lang w:val="en-US"/>
        </w:rPr>
        <w:t>[1].</w:t>
      </w:r>
    </w:p>
    <w:p w14:paraId="208BAE22" w14:textId="77777777" w:rsidR="009E1AE7" w:rsidRPr="008E510D" w:rsidRDefault="00A627CB" w:rsidP="00F22CC8">
      <w:pPr>
        <w:pStyle w:val="StandardWeb"/>
        <w:keepNext/>
        <w:jc w:val="center"/>
        <w:rPr>
          <w:lang w:val="en-US"/>
        </w:rPr>
      </w:pPr>
      <w:r w:rsidRPr="008E510D">
        <w:rPr>
          <w:noProof/>
          <w:lang w:val="en-US" w:eastAsia="en-US"/>
        </w:rPr>
        <w:lastRenderedPageBreak/>
        <w:drawing>
          <wp:inline distT="0" distB="0" distL="0" distR="0" wp14:anchorId="35EA207C" wp14:editId="1377F911">
            <wp:extent cx="5171089" cy="5684661"/>
            <wp:effectExtent l="0" t="0" r="0" b="0"/>
            <wp:docPr id="4" name="Bild 5" descr="https://raw.githubusercontent.com/opengeospatial/HY_Features/master/figs/topoGeo.png?token=AQBAr1ja9YMs8sANGtyDG_VCNjNtRku_ks5Xtsn5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opengeospatial/HY_Features/master/figs/topoGeo.png?token=AQBAr1ja9YMs8sANGtyDG_VCNjNtRku_ks5Xtsn5wA%3D%3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1089" cy="5684661"/>
                    </a:xfrm>
                    <a:prstGeom prst="rect">
                      <a:avLst/>
                    </a:prstGeom>
                    <a:noFill/>
                    <a:ln>
                      <a:noFill/>
                    </a:ln>
                  </pic:spPr>
                </pic:pic>
              </a:graphicData>
            </a:graphic>
          </wp:inline>
        </w:drawing>
      </w:r>
    </w:p>
    <w:p w14:paraId="29A4080C" w14:textId="38C3760E" w:rsidR="009E1AE7" w:rsidRPr="008E510D" w:rsidRDefault="009E1AE7" w:rsidP="006D2CB5">
      <w:pPr>
        <w:pStyle w:val="OGCFigure"/>
      </w:pPr>
      <w:bookmarkStart w:id="49" w:name="_Ref459032822"/>
      <w:bookmarkStart w:id="50" w:name="_Ref458763643"/>
      <w:bookmarkStart w:id="51" w:name="_Toc461114622"/>
      <w:r w:rsidRPr="008E510D">
        <w:t xml:space="preserve">Figure </w:t>
      </w:r>
      <w:r w:rsidR="00913FDC">
        <w:fldChar w:fldCharType="begin"/>
      </w:r>
      <w:r w:rsidR="00913FDC">
        <w:instrText xml:space="preserve"> SEQ Figure \* ARAB</w:instrText>
      </w:r>
      <w:r w:rsidR="00913FDC">
        <w:instrText xml:space="preserve">IC </w:instrText>
      </w:r>
      <w:r w:rsidR="00913FDC">
        <w:fldChar w:fldCharType="separate"/>
      </w:r>
      <w:r w:rsidR="009C635D">
        <w:rPr>
          <w:noProof/>
        </w:rPr>
        <w:t>3</w:t>
      </w:r>
      <w:r w:rsidR="00913FDC">
        <w:rPr>
          <w:noProof/>
        </w:rPr>
        <w:fldChar w:fldCharType="end"/>
      </w:r>
      <w:bookmarkEnd w:id="49"/>
      <w:r w:rsidRPr="008E510D">
        <w:t>: Illustration of multiple representations of a catchment</w:t>
      </w:r>
      <w:bookmarkEnd w:id="50"/>
      <w:bookmarkEnd w:id="51"/>
    </w:p>
    <w:p w14:paraId="33330E52" w14:textId="7C9AC6C8" w:rsidR="00852DE1" w:rsidRPr="008E510D" w:rsidRDefault="00A627CB" w:rsidP="00852DE1">
      <w:pPr>
        <w:pStyle w:val="StandardWeb"/>
        <w:rPr>
          <w:lang w:val="en-US"/>
        </w:rPr>
      </w:pPr>
      <w:r w:rsidRPr="008E510D">
        <w:rPr>
          <w:lang w:val="en-US"/>
        </w:rPr>
        <w:t xml:space="preserve"> </w:t>
      </w:r>
    </w:p>
    <w:p w14:paraId="483CB5AC" w14:textId="3DD831C8" w:rsidR="009E1AE7" w:rsidRPr="008E510D" w:rsidRDefault="009E1AE7" w:rsidP="009E1AE7">
      <w:pPr>
        <w:pStyle w:val="berschrift2"/>
      </w:pPr>
      <w:bookmarkStart w:id="52" w:name="_Toc458775730"/>
      <w:bookmarkStart w:id="53" w:name="_Toc461026387"/>
      <w:r w:rsidRPr="008E510D">
        <w:t>Catchment and realizations of the catchment concept</w:t>
      </w:r>
      <w:bookmarkEnd w:id="52"/>
      <w:bookmarkEnd w:id="53"/>
    </w:p>
    <w:p w14:paraId="5C125DA7" w14:textId="77777777" w:rsidR="009E1AE7" w:rsidRPr="008E510D" w:rsidRDefault="009E1AE7" w:rsidP="00450C77">
      <w:pPr>
        <w:pStyle w:val="StandardWeb"/>
        <w:jc w:val="both"/>
        <w:rPr>
          <w:lang w:val="en-US"/>
        </w:rPr>
      </w:pPr>
      <w:r w:rsidRPr="008E510D">
        <w:rPr>
          <w:lang w:val="en-US"/>
        </w:rPr>
        <w:t xml:space="preserve">The core concept of the HY_Features model is that a study of the Hydrology phenomenon will reference common conceptual entities of the real world such as catchment, water body, channel, or stream gaging site, through the use of features according to a specific model (as per ISO 19109 General Feature Model). Depending on the field of study or application, complex hydrology phenomenon features may be realized in many ways. This leads to the idea that each study of a catchment may portray it in a particular way leading to multiple realizations of the same conceptual entity. </w:t>
      </w:r>
      <w:r w:rsidRPr="008E510D">
        <w:rPr>
          <w:lang w:val="en-US"/>
        </w:rPr>
        <w:lastRenderedPageBreak/>
        <w:t>Depending on the scientific concern, the specific hydrologic feature is understood as one of many potential realizations of the conceptual entity being studied.</w:t>
      </w:r>
    </w:p>
    <w:p w14:paraId="34FC1977" w14:textId="77777777" w:rsidR="009E1AE7" w:rsidRPr="008E510D" w:rsidRDefault="009E1AE7" w:rsidP="009E1AE7">
      <w:pPr>
        <w:keepNext/>
        <w:jc w:val="center"/>
      </w:pPr>
      <w:r w:rsidRPr="008E510D">
        <w:rPr>
          <w:noProof/>
        </w:rPr>
        <w:drawing>
          <wp:inline distT="0" distB="0" distL="0" distR="0" wp14:anchorId="0275E774" wp14:editId="387E10CE">
            <wp:extent cx="1797269" cy="2787923"/>
            <wp:effectExtent l="0" t="0" r="0" b="0"/>
            <wp:docPr id="24" name="Grafik 24" descr="https://raw.githubusercontent.com/opengeospatial/HY_Features/master/figs/base.png?token=AQBAr8qAQl3YQOXmLy0PfbsWoLMUC5Uvks5XtssK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raw.githubusercontent.com/opengeospatial/HY_Features/master/figs/base.png?token=AQBAr8qAQl3YQOXmLy0PfbsWoLMUC5Uvks5XtssKwA%3D%3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7305" cy="2787978"/>
                    </a:xfrm>
                    <a:prstGeom prst="rect">
                      <a:avLst/>
                    </a:prstGeom>
                    <a:noFill/>
                    <a:ln>
                      <a:noFill/>
                    </a:ln>
                  </pic:spPr>
                </pic:pic>
              </a:graphicData>
            </a:graphic>
          </wp:inline>
        </w:drawing>
      </w:r>
    </w:p>
    <w:p w14:paraId="2D8D07AF" w14:textId="7FA97995" w:rsidR="008B0259" w:rsidRPr="008E510D" w:rsidRDefault="009E1AE7" w:rsidP="003106AA">
      <w:pPr>
        <w:pStyle w:val="OGCFigure"/>
        <w:jc w:val="left"/>
      </w:pPr>
      <w:bookmarkStart w:id="54" w:name="_Ref458763854"/>
      <w:bookmarkStart w:id="55" w:name="_Toc461114623"/>
      <w:r w:rsidRPr="008E510D">
        <w:t xml:space="preserve">Figure </w:t>
      </w:r>
      <w:r w:rsidR="00913FDC">
        <w:fldChar w:fldCharType="begin"/>
      </w:r>
      <w:r w:rsidR="00913FDC">
        <w:instrText xml:space="preserve"> SEQ Figure \* ARA</w:instrText>
      </w:r>
      <w:r w:rsidR="00913FDC">
        <w:instrText xml:space="preserve">BIC </w:instrText>
      </w:r>
      <w:r w:rsidR="00913FDC">
        <w:fldChar w:fldCharType="separate"/>
      </w:r>
      <w:r w:rsidR="009C635D">
        <w:rPr>
          <w:noProof/>
        </w:rPr>
        <w:t>4</w:t>
      </w:r>
      <w:r w:rsidR="00913FDC">
        <w:rPr>
          <w:noProof/>
        </w:rPr>
        <w:fldChar w:fldCharType="end"/>
      </w:r>
      <w:bookmarkEnd w:id="54"/>
      <w:r w:rsidRPr="008E510D">
        <w:t xml:space="preserve">: </w:t>
      </w:r>
      <w:r w:rsidR="00146D92">
        <w:t>I</w:t>
      </w:r>
      <w:r w:rsidR="008B0259" w:rsidRPr="008E510D">
        <w:t>dealized catchment.</w:t>
      </w:r>
      <w:r w:rsidR="003106AA">
        <w:t xml:space="preserve"> This </w:t>
      </w:r>
      <w:r w:rsidR="008B0259" w:rsidRPr="008E510D">
        <w:t>idealized catchment diagram is used to represent the catchment concept with no emphasis on any realization or representation. In the diagrams below, aspects of this diagram are highlighted to emphasize particular concepts of the HY_Features conceptual model.</w:t>
      </w:r>
      <w:bookmarkEnd w:id="55"/>
    </w:p>
    <w:p w14:paraId="166C95A6" w14:textId="3D59DE93" w:rsidR="008B0259" w:rsidRPr="008E510D" w:rsidRDefault="008B0259" w:rsidP="00450C77">
      <w:pPr>
        <w:pStyle w:val="StandardWeb"/>
        <w:jc w:val="both"/>
        <w:rPr>
          <w:lang w:val="en-US"/>
        </w:rPr>
      </w:pPr>
      <w:r w:rsidRPr="008E510D">
        <w:rPr>
          <w:lang w:val="en-US"/>
        </w:rPr>
        <w:t xml:space="preserve">Across hydrologic disciplines the concept of catchment defined in this standard is the recognized conceptual unit of study where hydrologic processes take place. Catchment boundary, catchment area, and linear flowpath are the most common </w:t>
      </w:r>
      <w:del w:id="56" w:author="GRDC/ID" w:date="2016-09-12T09:01:00Z">
        <w:r w:rsidRPr="008E510D" w:rsidDel="00056311">
          <w:rPr>
            <w:lang w:val="en-US"/>
          </w:rPr>
          <w:delText xml:space="preserve">geometric </w:delText>
        </w:r>
      </w:del>
      <w:ins w:id="57" w:author="GRDC/ID" w:date="2016-09-12T09:01:00Z">
        <w:r w:rsidR="00056311">
          <w:rPr>
            <w:lang w:val="en-US"/>
          </w:rPr>
          <w:t>geospatial</w:t>
        </w:r>
        <w:r w:rsidR="00056311" w:rsidRPr="008E510D">
          <w:rPr>
            <w:lang w:val="en-US"/>
          </w:rPr>
          <w:t xml:space="preserve"> </w:t>
        </w:r>
      </w:ins>
      <w:r w:rsidRPr="008E510D">
        <w:rPr>
          <w:lang w:val="en-US"/>
        </w:rPr>
        <w:t>realizations of a catchment, and</w:t>
      </w:r>
      <w:r w:rsidR="00467DE0">
        <w:rPr>
          <w:lang w:val="en-US"/>
        </w:rPr>
        <w:t xml:space="preserve"> are</w:t>
      </w:r>
      <w:r w:rsidRPr="008E510D">
        <w:rPr>
          <w:lang w:val="en-US"/>
        </w:rPr>
        <w:t xml:space="preserve"> widely used to create cartographic views of a catchment. Map</w:t>
      </w:r>
      <w:r w:rsidR="00FB2AEA">
        <w:rPr>
          <w:lang w:val="en-US"/>
        </w:rPr>
        <w:t xml:space="preserve"> layers that separately visualiz</w:t>
      </w:r>
      <w:r w:rsidRPr="008E510D">
        <w:rPr>
          <w:lang w:val="en-US"/>
        </w:rPr>
        <w:t>e the hydrographic network of water bodies (typically as blue lines for small rivers and blue polygons for larger rivers and lakes) and of channels (typically lines displaying a drainage pattern indicating the path flow may follow), or a network of hydrometric monitoring stations</w:t>
      </w:r>
      <w:r w:rsidR="00467DE0">
        <w:rPr>
          <w:lang w:val="en-US"/>
        </w:rPr>
        <w:t>,</w:t>
      </w:r>
      <w:r w:rsidRPr="008E510D">
        <w:rPr>
          <w:lang w:val="en-US"/>
        </w:rPr>
        <w:t xml:space="preserve"> are usually combined to portray the represented catchment as a whole. Such cartographic data products are usually exposed in map services, while the water body or channel features are provided with an appropriate geometry and location usually in features services. To illustrate these ideas, Figure 4 shows an idealized </w:t>
      </w:r>
      <w:del w:id="58" w:author="GRDC/ID" w:date="2016-09-12T10:17:00Z">
        <w:r w:rsidRPr="008E510D" w:rsidDel="00AA15D6">
          <w:rPr>
            <w:lang w:val="en-US"/>
          </w:rPr>
          <w:delText xml:space="preserve">watershed </w:delText>
        </w:r>
      </w:del>
      <w:ins w:id="59" w:author="GRDC/ID" w:date="2016-09-12T10:17:00Z">
        <w:r w:rsidR="00AA15D6">
          <w:rPr>
            <w:lang w:val="en-US"/>
          </w:rPr>
          <w:t>catchment</w:t>
        </w:r>
        <w:r w:rsidR="00AA15D6" w:rsidRPr="008E510D">
          <w:rPr>
            <w:lang w:val="en-US"/>
          </w:rPr>
          <w:t xml:space="preserve"> </w:t>
        </w:r>
      </w:ins>
      <w:r w:rsidRPr="008E510D">
        <w:rPr>
          <w:lang w:val="en-US"/>
        </w:rPr>
        <w:t>with different graphical representations highlighted.</w:t>
      </w:r>
    </w:p>
    <w:p w14:paraId="310EA881" w14:textId="77777777" w:rsidR="008B0259" w:rsidRPr="008E510D" w:rsidRDefault="008B0259" w:rsidP="001330F5">
      <w:pPr>
        <w:jc w:val="center"/>
      </w:pPr>
    </w:p>
    <w:p w14:paraId="1A6317E9" w14:textId="433D4D55" w:rsidR="008B0259" w:rsidRPr="008E510D" w:rsidRDefault="008B0259" w:rsidP="001330F5">
      <w:pPr>
        <w:jc w:val="center"/>
      </w:pPr>
      <w:r w:rsidRPr="008E510D">
        <w:rPr>
          <w:noProof/>
        </w:rPr>
        <w:lastRenderedPageBreak/>
        <w:drawing>
          <wp:inline distT="0" distB="0" distL="0" distR="0" wp14:anchorId="343ADE5D" wp14:editId="79C8ED8A">
            <wp:extent cx="1134000" cy="1760400"/>
            <wp:effectExtent l="0" t="0" r="9525" b="0"/>
            <wp:docPr id="25" name="Grafik 25" descr="https://raw.githubusercontent.com/opengeospatial/HY_Features/master/figs/boundary.png?token=AQBAr67tRcYTbq9w6W-6MLCecqnyktURks5Xts6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raw.githubusercontent.com/opengeospatial/HY_Features/master/figs/boundary.png?token=AQBAr67tRcYTbq9w6W-6MLCecqnyktURks5Xts6n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5F4B8242" wp14:editId="2C4DC3D1">
            <wp:extent cx="1134000" cy="1760400"/>
            <wp:effectExtent l="0" t="0" r="9525" b="0"/>
            <wp:docPr id="26" name="Grafik 26" descr="https://raw.githubusercontent.com/opengeospatial/HY_Features/master/figs/area.png?token=AQBAry8nNT6-mIOK9SQqC2Rv5GFGKdxFks5Xts6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raw.githubusercontent.com/opengeospatial/HY_Features/master/figs/area.png?token=AQBAry8nNT6-mIOK9SQqC2Rv5GFGKdxFks5Xts68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0455710" wp14:editId="3E5DE5FE">
            <wp:extent cx="1134000" cy="1760400"/>
            <wp:effectExtent l="0" t="0" r="9525" b="0"/>
            <wp:docPr id="27" name="Grafik 27" descr="https://raw.githubusercontent.com/opengeospatial/HY_Features/master/figs/singleFlowpath.png?token=AQBAr2yp4F3qn3PNaTGtL-LsYvd2T1NXks5Xts7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raw.githubusercontent.com/opengeospatial/HY_Features/master/figs/singleFlowpath.png?token=AQBAr2yp4F3qn3PNaTGtL-LsYvd2T1NXks5Xts7S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DBF43B4" wp14:editId="334D1C8A">
            <wp:extent cx="1134000" cy="1760400"/>
            <wp:effectExtent l="0" t="0" r="9525" b="0"/>
            <wp:docPr id="28" name="Grafik 28" descr="https://raw.githubusercontent.com/opengeospatial/HY_Features/master/figs/catchmentNetwork.png?token=AQBArxNVgFrlx_x8SbR_sYcKdIW--JcSks5Xts7u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raw.githubusercontent.com/opengeospatial/HY_Features/master/figs/catchmentNetwork.png?token=AQBArxNVgFrlx_x8SbR_sYcKdIW--JcSks5Xts7uwA%3D%3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p>
    <w:p w14:paraId="1C439FBC" w14:textId="1A9230BF" w:rsidR="001330F5" w:rsidRPr="008E510D" w:rsidRDefault="001330F5" w:rsidP="001330F5">
      <w:pPr>
        <w:keepNext/>
        <w:jc w:val="center"/>
      </w:pPr>
      <w:r w:rsidRPr="008E510D">
        <w:rPr>
          <w:noProof/>
        </w:rPr>
        <w:drawing>
          <wp:inline distT="0" distB="0" distL="0" distR="0" wp14:anchorId="79C3A572" wp14:editId="00DDA8BC">
            <wp:extent cx="1134000" cy="1760400"/>
            <wp:effectExtent l="0" t="0" r="9525" b="0"/>
            <wp:docPr id="29" name="Grafik 29" descr="https://raw.githubusercontent.com/opengeospatial/HY_Features/master/figs/cartographicRealization.png?token=AQBAr0brHMIpRh1eSDOTUtVjQFUV0gGyks5Xts9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raw.githubusercontent.com/opengeospatial/HY_Features/master/figs/cartographicRealization.png?token=AQBAr0brHMIpRh1eSDOTUtVjQFUV0gGyks5Xts98wA%3D%3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4A5480AF" wp14:editId="03134144">
            <wp:extent cx="1134000" cy="1760400"/>
            <wp:effectExtent l="0" t="0" r="9525" b="0"/>
            <wp:docPr id="31" name="Grafik 31" descr="https://raw.githubusercontent.com/opengeospatial/HY_Features/master/figs/straightFlowpaths.png?token=AQBAr-FYLpElJCD92bEn-lkEkgGGqbinks5Xts-a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raw.githubusercontent.com/opengeospatial/HY_Features/master/figs/straightFlowpaths.png?token=AQBAr-FYLpElJCD92bEn-lkEkgGGqbinks5Xts-awA%3D%3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229580E0" wp14:editId="722D71F4">
            <wp:extent cx="1134000" cy="1760400"/>
            <wp:effectExtent l="0" t="0" r="9525" b="0"/>
            <wp:docPr id="32" name="Grafik 32" descr="https://raw.githubusercontent.com/opengeospatial/HY_Features/master/figs/hydrographicNetwork.png?token=AQBAr0OZJSBDjoBlAID3rVpzPKR52J__ks5Xts-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raw.githubusercontent.com/opengeospatial/HY_Features/master/figs/hydrographicNetwork.png?token=AQBAr0OZJSBDjoBlAID3rVpzPKR52J__ks5Xts-7wA%3D%3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382FB18E" wp14:editId="7BA4F930">
            <wp:extent cx="1134000" cy="1760400"/>
            <wp:effectExtent l="0" t="0" r="9525" b="0"/>
            <wp:docPr id="33" name="Grafik 33" descr="https://raw.githubusercontent.com/opengeospatial/HY_Features/master/figs/hydrometricNetwork.png?token=AQBAr_3tf1E9e-VSpQH8MW2MC9luXwpmks5Xts_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raw.githubusercontent.com/opengeospatial/HY_Features/master/figs/hydrometricNetwork.png?token=AQBAr_3tf1E9e-VSpQH8MW2MC9luXwpmks5Xts_PwA%3D%3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p>
    <w:p w14:paraId="625A4024" w14:textId="23157D15" w:rsidR="001330F5" w:rsidRPr="008E510D" w:rsidRDefault="001330F5" w:rsidP="006D2CB5">
      <w:pPr>
        <w:pStyle w:val="OGCFigure"/>
        <w:jc w:val="both"/>
      </w:pPr>
      <w:bookmarkStart w:id="60" w:name="_Ref458765840"/>
      <w:bookmarkStart w:id="61" w:name="_Toc461114624"/>
      <w:r w:rsidRPr="008E510D">
        <w:t xml:space="preserve">Figure </w:t>
      </w:r>
      <w:r w:rsidR="00913FDC">
        <w:fldChar w:fldCharType="begin"/>
      </w:r>
      <w:r w:rsidR="00913FDC">
        <w:instrText xml:space="preserve"> SEQ Figure \* ARABIC </w:instrText>
      </w:r>
      <w:r w:rsidR="00913FDC">
        <w:fldChar w:fldCharType="separate"/>
      </w:r>
      <w:r w:rsidR="009C635D">
        <w:rPr>
          <w:noProof/>
        </w:rPr>
        <w:t>5</w:t>
      </w:r>
      <w:r w:rsidR="00913FDC">
        <w:rPr>
          <w:noProof/>
        </w:rPr>
        <w:fldChar w:fldCharType="end"/>
      </w:r>
      <w:bookmarkEnd w:id="60"/>
      <w:r w:rsidRPr="008E510D">
        <w:t xml:space="preserve">: Multiple graphical </w:t>
      </w:r>
      <w:del w:id="62" w:author="GRDC/ID" w:date="2016-09-12T09:04:00Z">
        <w:r w:rsidRPr="008E510D" w:rsidDel="00056311">
          <w:delText xml:space="preserve">realizations </w:delText>
        </w:r>
      </w:del>
      <w:ins w:id="63" w:author="GRDC/ID" w:date="2016-09-12T09:04:00Z">
        <w:r w:rsidR="00056311">
          <w:t>representations</w:t>
        </w:r>
        <w:r w:rsidR="00056311" w:rsidRPr="008E510D">
          <w:t xml:space="preserve"> </w:t>
        </w:r>
      </w:ins>
      <w:r w:rsidR="006512DB">
        <w:t>of</w:t>
      </w:r>
      <w:r w:rsidRPr="008E510D">
        <w:t xml:space="preserve"> a catchment</w:t>
      </w:r>
      <w:r w:rsidR="009A1D97">
        <w:t xml:space="preserve"> </w:t>
      </w:r>
      <w:r w:rsidR="009A1D97" w:rsidRPr="008D4288">
        <w:t>(from top left to bottom right):</w:t>
      </w:r>
      <w:r w:rsidRPr="008E510D">
        <w:t xml:space="preserve"> a) Catchment boundary, b)   Catchment area, c) flowpath of catchment d) network of sub catchments, e) cartographic view, f) abstract flow paths, g) hydrographic network, h) network of logically connected monitoring stations.</w:t>
      </w:r>
      <w:bookmarkEnd w:id="61"/>
    </w:p>
    <w:p w14:paraId="170F7F7C" w14:textId="4C6BD952" w:rsidR="001330F5" w:rsidRPr="008E510D" w:rsidRDefault="001330F5" w:rsidP="00450C77">
      <w:pPr>
        <w:pStyle w:val="StandardWeb"/>
        <w:jc w:val="both"/>
        <w:rPr>
          <w:lang w:val="en-US"/>
        </w:rPr>
      </w:pPr>
      <w:r w:rsidRPr="008E510D">
        <w:rPr>
          <w:lang w:val="en-US"/>
        </w:rPr>
        <w:t xml:space="preserve">Each of these graphical </w:t>
      </w:r>
      <w:del w:id="64" w:author="GRDC/ID" w:date="2016-09-12T09:04:00Z">
        <w:r w:rsidRPr="008E510D" w:rsidDel="00056311">
          <w:rPr>
            <w:lang w:val="en-US"/>
          </w:rPr>
          <w:delText xml:space="preserve">realizations </w:delText>
        </w:r>
      </w:del>
      <w:ins w:id="65" w:author="GRDC/ID" w:date="2016-09-12T09:04:00Z">
        <w:r w:rsidR="00056311">
          <w:rPr>
            <w:lang w:val="en-US"/>
          </w:rPr>
          <w:t>representations</w:t>
        </w:r>
        <w:r w:rsidR="00056311" w:rsidRPr="008E510D">
          <w:rPr>
            <w:lang w:val="en-US"/>
          </w:rPr>
          <w:t xml:space="preserve"> </w:t>
        </w:r>
      </w:ins>
      <w:r w:rsidR="00EA17E1" w:rsidRPr="008E510D">
        <w:rPr>
          <w:lang w:val="en-US"/>
        </w:rPr>
        <w:t>is</w:t>
      </w:r>
      <w:r w:rsidRPr="008E510D">
        <w:rPr>
          <w:lang w:val="en-US"/>
        </w:rPr>
        <w:t xml:space="preserve"> a different way of looking at the catchment and its interaction with other features. It is generally not possible to inspect a particular realization and understand all characteristics of the catchment because different types of features are often realized using identical data models. For example, a map showing a set of catchment polygons may display an aggregate of sub-catchments, or a collection of catchment polygons that overlap each other occupying the same space. In order to understand what catchment concept is being realized, the more detailed information about their type and role in a data model needs to be declared. These relationships and potential constraints may be declared between a high-order catchment and the catchments generally nested therein, or between </w:t>
      </w:r>
      <w:r w:rsidR="00EA17E1" w:rsidRPr="008E510D">
        <w:rPr>
          <w:lang w:val="en-US"/>
        </w:rPr>
        <w:t>an</w:t>
      </w:r>
      <w:r w:rsidRPr="008E510D">
        <w:rPr>
          <w:lang w:val="en-US"/>
        </w:rPr>
        <w:t xml:space="preserve"> aggregate network of catchments that encompasses nested catchments without any overlap, or the upstream-downstream direction of flow for a set of catchment polygons.</w:t>
      </w:r>
    </w:p>
    <w:p w14:paraId="7564CBC7" w14:textId="4CF4EEDA" w:rsidR="001330F5" w:rsidRPr="008E510D" w:rsidRDefault="001330F5" w:rsidP="00450C77">
      <w:pPr>
        <w:pStyle w:val="StandardWeb"/>
        <w:rPr>
          <w:lang w:val="en-US"/>
        </w:rPr>
      </w:pPr>
      <w:r w:rsidRPr="008E510D">
        <w:rPr>
          <w:lang w:val="en-US"/>
        </w:rPr>
        <w:t xml:space="preserve">In some cases, a catchment may be realized as an identified feature without specified geometry that takes part in a topological network of catchments. This is common, for example, in data systems supporting hydrologic modeling. Catchment attributes needed to parameterize a model may be generated using various geospatial data sets, but the geometric information is not necessary for the actual modelling. In applications like this, and in data systems supporting such applications, a catchment can be realized by an identifier, attributes, and topological connections that are not necessarily the same as </w:t>
      </w:r>
      <w:r w:rsidRPr="008E510D">
        <w:rPr>
          <w:lang w:val="en-US"/>
        </w:rPr>
        <w:lastRenderedPageBreak/>
        <w:t>would be implied by geometric representation of a catchment. That is, while a catchment has a geometric representation that is an area, which would imply it is a topological face, the catchment can have a non-geometric realization that is a topological edge which conveys flow from inflow to outflow. This flexibility, where a realization of a catchment feature does not need to have an explicit geometric representation allows a decoupling of visual and conceptual concerns with the ability to explicitly link data products that would not otherwise be easily related.</w:t>
      </w:r>
    </w:p>
    <w:p w14:paraId="6E799133" w14:textId="7EAE066D" w:rsidR="007E52CC" w:rsidRPr="008E510D" w:rsidRDefault="007E52CC" w:rsidP="00450C77">
      <w:pPr>
        <w:pStyle w:val="berschrift2"/>
      </w:pPr>
      <w:bookmarkStart w:id="66" w:name="_Toc458775731"/>
      <w:bookmarkStart w:id="67" w:name="_Toc461026388"/>
      <w:r w:rsidRPr="008E510D">
        <w:t>Catchment hierarchy and network topology</w:t>
      </w:r>
      <w:bookmarkEnd w:id="66"/>
      <w:bookmarkEnd w:id="67"/>
    </w:p>
    <w:p w14:paraId="7C19BF4A" w14:textId="384106A4" w:rsidR="00385F60" w:rsidRDefault="007E52CC" w:rsidP="00C646F9">
      <w:pPr>
        <w:pStyle w:val="StandardWeb"/>
        <w:rPr>
          <w:ins w:id="68" w:author="GRDC/ID" w:date="2016-09-09T07:18:00Z"/>
          <w:lang w:val="en-US"/>
        </w:rPr>
      </w:pPr>
      <w:r w:rsidRPr="008E510D">
        <w:rPr>
          <w:lang w:val="en-US"/>
        </w:rPr>
        <w:t xml:space="preserve">Catchments </w:t>
      </w:r>
      <w:ins w:id="69" w:author="GRDC/ID" w:date="2016-09-09T07:18:00Z">
        <w:r w:rsidR="00385F60">
          <w:rPr>
            <w:lang w:val="en-US"/>
          </w:rPr>
          <w:t xml:space="preserve">are </w:t>
        </w:r>
      </w:ins>
      <w:ins w:id="70" w:author="GRDC/ID" w:date="2016-09-09T07:34:00Z">
        <w:r w:rsidR="00C646F9">
          <w:rPr>
            <w:lang w:val="en-US"/>
          </w:rPr>
          <w:t xml:space="preserve">usually </w:t>
        </w:r>
      </w:ins>
      <w:ins w:id="71" w:author="GRDC/ID" w:date="2016-09-09T07:19:00Z">
        <w:r w:rsidR="00385F60">
          <w:rPr>
            <w:lang w:val="en-US"/>
          </w:rPr>
          <w:t>organized</w:t>
        </w:r>
      </w:ins>
      <w:ins w:id="72" w:author="GRDC/ID" w:date="2016-09-09T07:18:00Z">
        <w:r w:rsidR="00385F60">
          <w:rPr>
            <w:lang w:val="en-US"/>
          </w:rPr>
          <w:t xml:space="preserve"> </w:t>
        </w:r>
      </w:ins>
      <w:ins w:id="73" w:author="GRDC/ID" w:date="2016-09-09T07:34:00Z">
        <w:r w:rsidR="00C646F9">
          <w:rPr>
            <w:lang w:val="en-US"/>
          </w:rPr>
          <w:t xml:space="preserve">in hierarchical networks </w:t>
        </w:r>
      </w:ins>
      <w:ins w:id="74" w:author="GRDC/ID" w:date="2016-09-09T07:19:00Z">
        <w:r w:rsidR="00385F60">
          <w:rPr>
            <w:lang w:val="en-US"/>
          </w:rPr>
          <w:t xml:space="preserve">to reflect their continuous interaction. </w:t>
        </w:r>
      </w:ins>
      <w:ins w:id="75" w:author="GRDC/ID" w:date="2016-09-09T07:20:00Z">
        <w:r w:rsidR="00385F60">
          <w:rPr>
            <w:lang w:val="en-US"/>
          </w:rPr>
          <w:t xml:space="preserve"> </w:t>
        </w:r>
      </w:ins>
      <w:del w:id="76" w:author="GRDC/ID" w:date="2016-09-09T07:18:00Z">
        <w:r w:rsidRPr="008E510D" w:rsidDel="00385F60">
          <w:rPr>
            <w:lang w:val="en-US"/>
          </w:rPr>
          <w:delText xml:space="preserve">may be connected in topological networks </w:delText>
        </w:r>
      </w:del>
      <w:del w:id="77" w:author="GRDC/ID" w:date="2016-09-09T07:35:00Z">
        <w:r w:rsidR="00A6686E" w:rsidDel="00C646F9">
          <w:rPr>
            <w:lang w:val="en-US"/>
          </w:rPr>
          <w:delText xml:space="preserve">which </w:delText>
        </w:r>
        <w:r w:rsidRPr="008E510D" w:rsidDel="00C646F9">
          <w:rPr>
            <w:lang w:val="en-US"/>
          </w:rPr>
          <w:delText xml:space="preserve">provide continuity between catchments, </w:delText>
        </w:r>
      </w:del>
      <w:ins w:id="78" w:author="GRDC/ID" w:date="2016-09-09T07:36:00Z">
        <w:r w:rsidR="00C646F9">
          <w:rPr>
            <w:lang w:val="en-US"/>
          </w:rPr>
          <w:t xml:space="preserve"> This provides </w:t>
        </w:r>
      </w:ins>
      <w:r w:rsidRPr="008E510D">
        <w:rPr>
          <w:lang w:val="en-US"/>
        </w:rPr>
        <w:t xml:space="preserve">the ability to aggregate catchments, and to trace catchment networks up- or down-stream. </w:t>
      </w:r>
    </w:p>
    <w:p w14:paraId="48C43EBC" w14:textId="22D327E2" w:rsidR="007E52CC" w:rsidRPr="008E510D" w:rsidRDefault="00C646F9" w:rsidP="00450C77">
      <w:pPr>
        <w:pStyle w:val="StandardWeb"/>
        <w:rPr>
          <w:lang w:val="en-US"/>
        </w:rPr>
      </w:pPr>
      <w:ins w:id="79" w:author="GRDC/ID" w:date="2016-09-09T07:36:00Z">
        <w:r>
          <w:rPr>
            <w:lang w:val="en-US"/>
          </w:rPr>
          <w:t xml:space="preserve">Referencing the hydrologic determination through a common outlet, the catchment forms the logical link </w:t>
        </w:r>
      </w:ins>
      <w:ins w:id="80" w:author="GRDC/ID" w:date="2016-09-09T07:37:00Z">
        <w:r w:rsidR="00627773">
          <w:rPr>
            <w:lang w:val="en-US"/>
          </w:rPr>
          <w:t xml:space="preserve">that </w:t>
        </w:r>
      </w:ins>
      <w:ins w:id="81" w:author="GRDC/ID" w:date="2016-09-09T07:36:00Z">
        <w:r>
          <w:rPr>
            <w:lang w:val="en-US"/>
          </w:rPr>
          <w:t>connect</w:t>
        </w:r>
      </w:ins>
      <w:ins w:id="82" w:author="GRDC/ID" w:date="2016-09-09T07:37:00Z">
        <w:r w:rsidR="00627773">
          <w:rPr>
            <w:lang w:val="en-US"/>
          </w:rPr>
          <w:t xml:space="preserve">s  a catchment’s </w:t>
        </w:r>
      </w:ins>
      <w:ins w:id="83" w:author="GRDC/ID" w:date="2016-09-09T07:36:00Z">
        <w:r>
          <w:rPr>
            <w:lang w:val="en-US"/>
          </w:rPr>
          <w:t xml:space="preserve">inflow and outflow whereby </w:t>
        </w:r>
      </w:ins>
      <w:ins w:id="84" w:author="GRDC/ID" w:date="2016-09-09T07:38:00Z">
        <w:r w:rsidR="00627773">
          <w:rPr>
            <w:lang w:val="en-US"/>
          </w:rPr>
          <w:t>these</w:t>
        </w:r>
      </w:ins>
      <w:ins w:id="85" w:author="GRDC/ID" w:date="2016-09-09T07:36:00Z">
        <w:r>
          <w:rPr>
            <w:lang w:val="en-US"/>
          </w:rPr>
          <w:t xml:space="preserve"> may be joined from diffuse inflow</w:t>
        </w:r>
      </w:ins>
      <w:ins w:id="86" w:author="GRDC/ID" w:date="2016-09-09T07:37:00Z">
        <w:r w:rsidR="00627773">
          <w:rPr>
            <w:lang w:val="en-US"/>
          </w:rPr>
          <w:t>,</w:t>
        </w:r>
      </w:ins>
      <w:ins w:id="87" w:author="GRDC/ID" w:date="2016-09-09T07:36:00Z">
        <w:r>
          <w:rPr>
            <w:lang w:val="en-US"/>
          </w:rPr>
          <w:t xml:space="preserve"> or spread outflow. </w:t>
        </w:r>
      </w:ins>
      <w:ins w:id="88" w:author="GRDC/ID" w:date="2016-09-09T07:38:00Z">
        <w:r w:rsidR="00627773">
          <w:rPr>
            <w:lang w:val="en-US"/>
          </w:rPr>
          <w:t xml:space="preserve"> </w:t>
        </w:r>
      </w:ins>
      <w:ins w:id="89" w:author="GRDC/ID" w:date="2016-09-09T07:39:00Z">
        <w:r w:rsidR="00627773">
          <w:rPr>
            <w:lang w:val="en-US"/>
          </w:rPr>
          <w:t xml:space="preserve">In </w:t>
        </w:r>
      </w:ins>
      <w:ins w:id="90" w:author="GRDC/ID" w:date="2016-09-09T07:40:00Z">
        <w:r w:rsidR="00627773">
          <w:rPr>
            <w:lang w:val="en-US"/>
          </w:rPr>
          <w:t xml:space="preserve">geometric </w:t>
        </w:r>
      </w:ins>
      <w:ins w:id="91" w:author="GRDC/ID" w:date="2016-09-09T07:39:00Z">
        <w:r w:rsidR="00627773">
          <w:rPr>
            <w:lang w:val="en-US"/>
          </w:rPr>
          <w:t>representations</w:t>
        </w:r>
      </w:ins>
      <w:ins w:id="92" w:author="GRDC/ID" w:date="2016-09-09T07:40:00Z">
        <w:r w:rsidR="00627773">
          <w:rPr>
            <w:lang w:val="en-US"/>
          </w:rPr>
          <w:t xml:space="preserve">, </w:t>
        </w:r>
      </w:ins>
      <w:del w:id="93" w:author="GRDC/ID" w:date="2016-09-09T07:40:00Z">
        <w:r w:rsidR="007E52CC" w:rsidRPr="008E510D" w:rsidDel="00627773">
          <w:rPr>
            <w:lang w:val="en-US"/>
          </w:rPr>
          <w:delText>T</w:delText>
        </w:r>
      </w:del>
      <w:ins w:id="94" w:author="GRDC/ID" w:date="2016-09-09T07:40:00Z">
        <w:r w:rsidR="00627773">
          <w:rPr>
            <w:lang w:val="en-US"/>
          </w:rPr>
          <w:t>t</w:t>
        </w:r>
      </w:ins>
      <w:r w:rsidR="007E52CC" w:rsidRPr="008E510D">
        <w:rPr>
          <w:lang w:val="en-US"/>
        </w:rPr>
        <w:t xml:space="preserve">opological connectivity is typically indicated by adjacent polygon edges, nesting of polygons, or through connection of linear features at nodes. </w:t>
      </w:r>
      <w:ins w:id="95" w:author="GRDC/ID" w:date="2016-09-09T09:05:00Z">
        <w:r w:rsidR="00D92003">
          <w:rPr>
            <w:lang w:val="en-US"/>
          </w:rPr>
          <w:t xml:space="preserve">It is very common in hydrology to describe </w:t>
        </w:r>
      </w:ins>
      <w:ins w:id="96" w:author="GRDC/ID" w:date="2016-09-09T09:06:00Z">
        <w:r w:rsidR="00D92003">
          <w:rPr>
            <w:lang w:val="en-US"/>
          </w:rPr>
          <w:t>connected catchments</w:t>
        </w:r>
      </w:ins>
      <w:ins w:id="97" w:author="GRDC/ID" w:date="2016-09-09T09:05:00Z">
        <w:r w:rsidR="00D92003">
          <w:rPr>
            <w:lang w:val="en-US"/>
          </w:rPr>
          <w:t xml:space="preserve"> using geo-schematic ‘flowlines’ which realizes the logical </w:t>
        </w:r>
      </w:ins>
      <w:ins w:id="98" w:author="GRDC/ID" w:date="2016-09-09T09:06:00Z">
        <w:r w:rsidR="00D92003">
          <w:rPr>
            <w:lang w:val="en-US"/>
          </w:rPr>
          <w:t xml:space="preserve">union of </w:t>
        </w:r>
      </w:ins>
      <w:ins w:id="99" w:author="GRDC/ID" w:date="2016-09-09T09:05:00Z">
        <w:r w:rsidR="00D92003">
          <w:rPr>
            <w:lang w:val="en-US"/>
          </w:rPr>
          <w:t xml:space="preserve">catchment </w:t>
        </w:r>
      </w:ins>
      <w:ins w:id="100" w:author="GRDC/ID" w:date="2016-09-09T09:06:00Z">
        <w:r w:rsidR="00D92003">
          <w:rPr>
            <w:lang w:val="en-US"/>
          </w:rPr>
          <w:t>and</w:t>
        </w:r>
      </w:ins>
      <w:ins w:id="101" w:author="GRDC/ID" w:date="2016-09-09T09:05:00Z">
        <w:r w:rsidR="00D92003">
          <w:rPr>
            <w:lang w:val="en-US"/>
          </w:rPr>
          <w:t xml:space="preserve"> </w:t>
        </w:r>
      </w:ins>
      <w:ins w:id="102" w:author="GRDC/ID" w:date="2016-09-09T09:06:00Z">
        <w:r w:rsidR="00D92003">
          <w:rPr>
            <w:lang w:val="en-US"/>
          </w:rPr>
          <w:t xml:space="preserve">common </w:t>
        </w:r>
      </w:ins>
      <w:ins w:id="103" w:author="GRDC/ID" w:date="2016-09-09T09:05:00Z">
        <w:r w:rsidR="00D92003">
          <w:rPr>
            <w:lang w:val="en-US"/>
          </w:rPr>
          <w:t xml:space="preserve">outlet in </w:t>
        </w:r>
      </w:ins>
      <w:ins w:id="104" w:author="GRDC/ID" w:date="2016-09-09T09:07:00Z">
        <w:r w:rsidR="00D92003">
          <w:rPr>
            <w:lang w:val="en-US"/>
          </w:rPr>
          <w:t>terms</w:t>
        </w:r>
      </w:ins>
      <w:ins w:id="105" w:author="GRDC/ID" w:date="2016-09-09T09:05:00Z">
        <w:r w:rsidR="00D92003">
          <w:rPr>
            <w:lang w:val="en-US"/>
          </w:rPr>
          <w:t xml:space="preserve"> of a topological edge bounded by inflow and outflow nodes.  </w:t>
        </w:r>
      </w:ins>
      <w:r w:rsidR="007E52CC" w:rsidRPr="008E510D">
        <w:rPr>
          <w:lang w:val="en-US"/>
        </w:rPr>
        <w:t xml:space="preserve">However, since geometric </w:t>
      </w:r>
      <w:del w:id="106" w:author="GRDC/ID" w:date="2016-09-12T09:06:00Z">
        <w:r w:rsidR="007E52CC" w:rsidRPr="008E510D" w:rsidDel="00056311">
          <w:rPr>
            <w:lang w:val="en-US"/>
          </w:rPr>
          <w:delText xml:space="preserve">realization </w:delText>
        </w:r>
      </w:del>
      <w:ins w:id="107" w:author="GRDC/ID" w:date="2016-09-12T09:06:00Z">
        <w:r w:rsidR="00056311">
          <w:rPr>
            <w:lang w:val="en-US"/>
          </w:rPr>
          <w:t>representation</w:t>
        </w:r>
        <w:r w:rsidR="00056311" w:rsidRPr="008E510D">
          <w:rPr>
            <w:lang w:val="en-US"/>
          </w:rPr>
          <w:t xml:space="preserve"> </w:t>
        </w:r>
      </w:ins>
      <w:r w:rsidR="007E52CC" w:rsidRPr="008E510D">
        <w:rPr>
          <w:lang w:val="en-US"/>
        </w:rPr>
        <w:t xml:space="preserve">of hydrography serves many purposes and may not be needed at all, it is not appropriate to rely only on geometry as the basis for topology. Instead, topology can be expressed as relationships between conceptual features of a particular type which may or may not have explicit geometric </w:t>
      </w:r>
      <w:del w:id="108" w:author="GRDC/ID" w:date="2016-09-08T17:06:00Z">
        <w:r w:rsidR="007E52CC" w:rsidRPr="008E510D" w:rsidDel="000F3647">
          <w:rPr>
            <w:lang w:val="en-US"/>
          </w:rPr>
          <w:delText>realizations</w:delText>
        </w:r>
      </w:del>
      <w:ins w:id="109" w:author="GRDC/ID" w:date="2016-09-08T17:06:00Z">
        <w:r w:rsidR="000F3647" w:rsidRPr="008E510D">
          <w:rPr>
            <w:lang w:val="en-US"/>
          </w:rPr>
          <w:t>re</w:t>
        </w:r>
        <w:r w:rsidR="000F3647">
          <w:rPr>
            <w:lang w:val="en-US"/>
          </w:rPr>
          <w:t>presentations</w:t>
        </w:r>
      </w:ins>
      <w:r w:rsidR="007E52CC" w:rsidRPr="008E510D">
        <w:rPr>
          <w:lang w:val="en-US"/>
        </w:rPr>
        <w:t>.</w:t>
      </w:r>
    </w:p>
    <w:p w14:paraId="06993CC7" w14:textId="774CCD7C" w:rsidR="00CD36E2" w:rsidRDefault="007E52CC" w:rsidP="00146D92">
      <w:pPr>
        <w:keepNext/>
        <w:jc w:val="center"/>
      </w:pPr>
      <w:r w:rsidRPr="008E510D">
        <w:rPr>
          <w:noProof/>
        </w:rPr>
        <w:lastRenderedPageBreak/>
        <w:drawing>
          <wp:inline distT="0" distB="0" distL="0" distR="0" wp14:anchorId="679A988C" wp14:editId="2773D2D9">
            <wp:extent cx="1599792" cy="2136850"/>
            <wp:effectExtent l="0" t="0" r="635" b="0"/>
            <wp:docPr id="34" name="Grafik 34" descr="https://raw.githubusercontent.com/opengeospatial/HY_Features/master/figs/complexOutfall1.png?token=AQBAr5EdM1VW_PE9zAc5BNLVfwLxS0Nuks5XttG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raw.githubusercontent.com/opengeospatial/HY_Features/master/figs/complexOutfall1.png?token=AQBAr5EdM1VW_PE9zAc5BNLVfwLxS0Nuks5XttGJwA%3D%3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3958"/>
                    <a:stretch/>
                  </pic:blipFill>
                  <pic:spPr bwMode="auto">
                    <a:xfrm>
                      <a:off x="0" y="0"/>
                      <a:ext cx="1600200" cy="2137396"/>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60648A54" wp14:editId="4FC01AD4">
            <wp:extent cx="1599792" cy="2124897"/>
            <wp:effectExtent l="0" t="0" r="635" b="8890"/>
            <wp:docPr id="35" name="Grafik 35" descr="https://raw.githubusercontent.com/opengeospatial/HY_Features/master/figs/complexOutfall2.png?token=AQBArwMLMb-Km6pZ0Z_Liei-2NLLjspqks5XttG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raw.githubusercontent.com/opengeospatial/HY_Features/master/figs/complexOutfall2.png?token=AQBArwMLMb-Km6pZ0Z_Liei-2NLLjspqks5XttGnwA%3D%3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4439"/>
                    <a:stretch/>
                  </pic:blipFill>
                  <pic:spPr bwMode="auto">
                    <a:xfrm>
                      <a:off x="0" y="0"/>
                      <a:ext cx="1600200" cy="2125439"/>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6860B839" wp14:editId="3FB9094E">
            <wp:extent cx="1599792" cy="2112944"/>
            <wp:effectExtent l="0" t="0" r="635" b="0"/>
            <wp:docPr id="36" name="Grafik 36" descr="https://raw.githubusercontent.com/opengeospatial/HY_Features/master/figs/complexOutfall3.png?token=AQBAry7TH6JYKlBnBFDK9w9tDk9JoWQhks5XttG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raw.githubusercontent.com/opengeospatial/HY_Features/master/figs/complexOutfall3.png?token=AQBAry7TH6JYKlBnBFDK9w9tDk9JoWQhks5XttG7wA%3D%3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4920"/>
                    <a:stretch/>
                  </pic:blipFill>
                  <pic:spPr bwMode="auto">
                    <a:xfrm>
                      <a:off x="0" y="0"/>
                      <a:ext cx="1600200" cy="2113483"/>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04B51D10" wp14:editId="209C6091">
            <wp:extent cx="1599517" cy="2118547"/>
            <wp:effectExtent l="0" t="0" r="1270" b="0"/>
            <wp:docPr id="37" name="Grafik 37" descr="https://raw.githubusercontent.com/opengeospatial/HY_Features/master/figs/complexOutfall4.png?token=AQBArzYrFdMixW47wfPpSUpRSLGSFTIW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raw.githubusercontent.com/opengeospatial/HY_Features/master/figs/complexOutfall4.png?token=AQBArzYrFdMixW47wfPpSUpRSLGSFTIWks5XttHTwA%3D%3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4679" b="1"/>
                    <a:stretch/>
                  </pic:blipFill>
                  <pic:spPr bwMode="auto">
                    <a:xfrm>
                      <a:off x="0" y="0"/>
                      <a:ext cx="1600200" cy="2119452"/>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11587C1C" wp14:editId="1491A7AC">
            <wp:extent cx="1599792" cy="2118920"/>
            <wp:effectExtent l="0" t="0" r="635" b="0"/>
            <wp:docPr id="38" name="Grafik 38" descr="https://raw.githubusercontent.com/opengeospatial/HY_Features/master/figs/complexOutfall5.png?token=AQBArwiEKxkFbCdIrdcMk1oqIDyETPTy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raw.githubusercontent.com/opengeospatial/HY_Features/master/figs/complexOutfall5.png?token=AQBArwiEKxkFbCdIrdcMk1oqIDyETPTyks5XttHtwA%3D%3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4680"/>
                    <a:stretch/>
                  </pic:blipFill>
                  <pic:spPr bwMode="auto">
                    <a:xfrm>
                      <a:off x="0" y="0"/>
                      <a:ext cx="1600200" cy="2119461"/>
                    </a:xfrm>
                    <a:prstGeom prst="rect">
                      <a:avLst/>
                    </a:prstGeom>
                    <a:noFill/>
                    <a:ln>
                      <a:noFill/>
                    </a:ln>
                    <a:extLst>
                      <a:ext uri="{53640926-AAD7-44D8-BBD7-CCE9431645EC}">
                        <a14:shadowObscured xmlns:a14="http://schemas.microsoft.com/office/drawing/2010/main"/>
                      </a:ext>
                    </a:extLst>
                  </pic:spPr>
                </pic:pic>
              </a:graphicData>
            </a:graphic>
          </wp:inline>
        </w:drawing>
      </w:r>
    </w:p>
    <w:p w14:paraId="6698FE37" w14:textId="48A49A51" w:rsidR="008B0259" w:rsidRPr="00CD36E2" w:rsidRDefault="00CD36E2" w:rsidP="006D2CB5">
      <w:pPr>
        <w:pStyle w:val="OGCFigure"/>
        <w:jc w:val="both"/>
      </w:pPr>
      <w:bookmarkStart w:id="110" w:name="_Ref459016443"/>
      <w:bookmarkStart w:id="111" w:name="_Toc461114625"/>
      <w:r>
        <w:t xml:space="preserve">Figure </w:t>
      </w:r>
      <w:r w:rsidR="00913FDC">
        <w:fldChar w:fldCharType="begin"/>
      </w:r>
      <w:r w:rsidR="00913FDC">
        <w:instrText xml:space="preserve"> SEQ Figure \* ARABIC </w:instrText>
      </w:r>
      <w:r w:rsidR="00913FDC">
        <w:fldChar w:fldCharType="separate"/>
      </w:r>
      <w:r w:rsidR="009C635D">
        <w:rPr>
          <w:noProof/>
        </w:rPr>
        <w:t>6</w:t>
      </w:r>
      <w:r w:rsidR="00913FDC">
        <w:rPr>
          <w:noProof/>
        </w:rPr>
        <w:fldChar w:fldCharType="end"/>
      </w:r>
      <w:bookmarkEnd w:id="110"/>
      <w:r>
        <w:t xml:space="preserve"> (C1-C5</w:t>
      </w:r>
      <w:r w:rsidR="00F16F57">
        <w:t>,</w:t>
      </w:r>
      <w:r>
        <w:t xml:space="preserve"> from left to right): </w:t>
      </w:r>
      <w:bookmarkStart w:id="112" w:name="C1"/>
      <w:r w:rsidR="002A3454" w:rsidRPr="008E510D">
        <w:t>C1</w:t>
      </w:r>
      <w:bookmarkEnd w:id="112"/>
      <w:r w:rsidR="002A3454" w:rsidRPr="008E510D">
        <w:t xml:space="preserve">, Typical catchments with one inflow and one outflow each; </w:t>
      </w:r>
      <w:bookmarkStart w:id="113" w:name="C2"/>
      <w:r w:rsidR="002A3454" w:rsidRPr="008E510D">
        <w:t>C2</w:t>
      </w:r>
      <w:bookmarkEnd w:id="113"/>
      <w:r w:rsidR="002A3454" w:rsidRPr="008E510D">
        <w:t xml:space="preserve">, Joined (conjoint) catchments flowing into a single downstream catchment; </w:t>
      </w:r>
      <w:bookmarkStart w:id="114" w:name="C3"/>
      <w:r w:rsidR="002A3454" w:rsidRPr="008E510D">
        <w:t>C3</w:t>
      </w:r>
      <w:bookmarkEnd w:id="114"/>
      <w:r w:rsidR="002A3454" w:rsidRPr="008E510D">
        <w:t xml:space="preserve">, catchments joining in a waterbody or wetland with no clear network; </w:t>
      </w:r>
      <w:bookmarkStart w:id="115" w:name="C4"/>
      <w:r w:rsidR="002A3454" w:rsidRPr="008E510D">
        <w:t>C4</w:t>
      </w:r>
      <w:bookmarkEnd w:id="115"/>
      <w:r w:rsidR="002A3454" w:rsidRPr="008E510D">
        <w:t xml:space="preserve">, catchments joining through intermittent </w:t>
      </w:r>
      <w:r w:rsidR="001101C6" w:rsidRPr="008E510D">
        <w:t>o</w:t>
      </w:r>
      <w:r w:rsidR="001101C6">
        <w:t>r</w:t>
      </w:r>
      <w:r w:rsidR="001101C6" w:rsidRPr="008E510D">
        <w:t xml:space="preserve"> </w:t>
      </w:r>
      <w:r w:rsidR="002A3454" w:rsidRPr="008E510D">
        <w:t xml:space="preserve">subsurface flows </w:t>
      </w:r>
      <w:bookmarkStart w:id="116" w:name="C5"/>
      <w:r w:rsidR="002A3454" w:rsidRPr="008E510D">
        <w:t>C5</w:t>
      </w:r>
      <w:bookmarkEnd w:id="116"/>
      <w:r w:rsidR="002A3454" w:rsidRPr="008E510D">
        <w:t>, catchments that join through areas of complex or braided channels.</w:t>
      </w:r>
      <w:bookmarkEnd w:id="111"/>
    </w:p>
    <w:p w14:paraId="0B800385" w14:textId="551B3F44" w:rsidR="002A3454" w:rsidRPr="008E510D" w:rsidRDefault="002A3454" w:rsidP="00450C77">
      <w:pPr>
        <w:pStyle w:val="StandardWeb"/>
        <w:rPr>
          <w:lang w:val="en-US"/>
        </w:rPr>
      </w:pPr>
      <w:r w:rsidRPr="008E510D">
        <w:rPr>
          <w:lang w:val="en-US"/>
        </w:rPr>
        <w:t>In a network of catchments, morphological detail may be specified in many ways. Inflows are generally conceptual in headwaters, and outflows are often complex where water flow</w:t>
      </w:r>
      <w:r w:rsidR="001101C6">
        <w:rPr>
          <w:lang w:val="en-US"/>
        </w:rPr>
        <w:t>s</w:t>
      </w:r>
      <w:r w:rsidRPr="008E510D">
        <w:rPr>
          <w:lang w:val="en-US"/>
        </w:rPr>
        <w:t xml:space="preserve"> out of a network. As shown in </w:t>
      </w:r>
      <w:r w:rsidR="00B90BB6">
        <w:rPr>
          <w:lang w:val="en-US"/>
        </w:rPr>
        <w:fldChar w:fldCharType="begin"/>
      </w:r>
      <w:r w:rsidR="00B90BB6">
        <w:rPr>
          <w:lang w:val="en-US"/>
        </w:rPr>
        <w:instrText xml:space="preserve"> REF _Ref459016443 \h </w:instrText>
      </w:r>
      <w:r w:rsidR="00450C77">
        <w:rPr>
          <w:lang w:val="en-US"/>
        </w:rPr>
        <w:instrText xml:space="preserve"> \* MERGEFORMAT </w:instrText>
      </w:r>
      <w:r w:rsidR="00B90BB6">
        <w:rPr>
          <w:lang w:val="en-US"/>
        </w:rPr>
      </w:r>
      <w:r w:rsidR="00B90BB6">
        <w:rPr>
          <w:lang w:val="en-US"/>
        </w:rPr>
        <w:fldChar w:fldCharType="separate"/>
      </w:r>
      <w:r w:rsidR="009C635D">
        <w:t xml:space="preserve">Figure </w:t>
      </w:r>
      <w:r w:rsidR="009C635D">
        <w:rPr>
          <w:noProof/>
        </w:rPr>
        <w:t>6</w:t>
      </w:r>
      <w:r w:rsidR="00B90BB6">
        <w:rPr>
          <w:lang w:val="en-US"/>
        </w:rPr>
        <w:fldChar w:fldCharType="end"/>
      </w:r>
      <w:r w:rsidR="00B90BB6">
        <w:rPr>
          <w:lang w:val="en-US"/>
        </w:rPr>
        <w:t xml:space="preserve"> </w:t>
      </w:r>
      <w:r w:rsidRPr="008E510D">
        <w:rPr>
          <w:lang w:val="en-US"/>
        </w:rPr>
        <w:t>catchments may connect through simple confluences (</w:t>
      </w:r>
      <w:r w:rsidR="000A3859" w:rsidRPr="008E510D">
        <w:rPr>
          <w:lang w:val="en-US"/>
        </w:rPr>
        <w:fldChar w:fldCharType="begin"/>
      </w:r>
      <w:r w:rsidR="000A3859" w:rsidRPr="008E510D">
        <w:rPr>
          <w:lang w:val="en-US"/>
        </w:rPr>
        <w:instrText xml:space="preserve"> REF C1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9C635D" w:rsidRPr="00627773">
        <w:rPr>
          <w:lang w:val="en-US"/>
        </w:rPr>
        <w:t>C1</w:t>
      </w:r>
      <w:r w:rsidR="000A3859" w:rsidRPr="008E510D">
        <w:rPr>
          <w:lang w:val="en-US"/>
        </w:rPr>
        <w:fldChar w:fldCharType="end"/>
      </w:r>
      <w:r w:rsidRPr="008E510D">
        <w:rPr>
          <w:lang w:val="en-US"/>
        </w:rPr>
        <w:t xml:space="preserve">), water bodies or wetlands </w:t>
      </w:r>
      <w:r w:rsidR="000A3859" w:rsidRPr="008E510D">
        <w:rPr>
          <w:lang w:val="en-US"/>
        </w:rPr>
        <w:t>(</w:t>
      </w:r>
      <w:r w:rsidR="000A3859" w:rsidRPr="008E510D">
        <w:rPr>
          <w:lang w:val="en-US"/>
        </w:rPr>
        <w:fldChar w:fldCharType="begin"/>
      </w:r>
      <w:r w:rsidR="000A3859" w:rsidRPr="008E510D">
        <w:rPr>
          <w:lang w:val="en-US"/>
        </w:rPr>
        <w:instrText xml:space="preserve"> REF C3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9C635D" w:rsidRPr="00627773">
        <w:rPr>
          <w:lang w:val="en-US"/>
        </w:rPr>
        <w:t>C3</w:t>
      </w:r>
      <w:r w:rsidR="000A3859" w:rsidRPr="008E510D">
        <w:rPr>
          <w:lang w:val="en-US"/>
        </w:rPr>
        <w:fldChar w:fldCharType="end"/>
      </w:r>
      <w:r w:rsidR="000A3859" w:rsidRPr="008E510D">
        <w:rPr>
          <w:lang w:val="en-US"/>
        </w:rPr>
        <w:t>)</w:t>
      </w:r>
      <w:r w:rsidRPr="008E510D">
        <w:rPr>
          <w:lang w:val="en-US"/>
        </w:rPr>
        <w:t>, in</w:t>
      </w:r>
      <w:r w:rsidR="000A3859" w:rsidRPr="008E510D">
        <w:rPr>
          <w:lang w:val="en-US"/>
        </w:rPr>
        <w:t>termittent or subsurface flows (</w:t>
      </w:r>
      <w:r w:rsidR="000A3859" w:rsidRPr="008E510D">
        <w:rPr>
          <w:lang w:val="en-US"/>
        </w:rPr>
        <w:fldChar w:fldCharType="begin"/>
      </w:r>
      <w:r w:rsidR="000A3859" w:rsidRPr="008E510D">
        <w:rPr>
          <w:lang w:val="en-US"/>
        </w:rPr>
        <w:instrText xml:space="preserve"> REF C4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9C635D" w:rsidRPr="00627773">
        <w:rPr>
          <w:lang w:val="en-US"/>
        </w:rPr>
        <w:t>C4</w:t>
      </w:r>
      <w:r w:rsidR="000A3859" w:rsidRPr="008E510D">
        <w:rPr>
          <w:lang w:val="en-US"/>
        </w:rPr>
        <w:fldChar w:fldCharType="end"/>
      </w:r>
      <w:r w:rsidR="000A3859" w:rsidRPr="008E510D">
        <w:rPr>
          <w:lang w:val="en-US"/>
        </w:rPr>
        <w:t>)</w:t>
      </w:r>
      <w:r w:rsidRPr="008E510D">
        <w:rPr>
          <w:lang w:val="en-US"/>
        </w:rPr>
        <w:t xml:space="preserve"> or complex braided streams </w:t>
      </w:r>
      <w:r w:rsidR="000A3859" w:rsidRPr="008E510D">
        <w:rPr>
          <w:lang w:val="en-US"/>
        </w:rPr>
        <w:t>(</w:t>
      </w:r>
      <w:r w:rsidR="000A3859" w:rsidRPr="008E510D">
        <w:rPr>
          <w:lang w:val="en-US"/>
        </w:rPr>
        <w:fldChar w:fldCharType="begin"/>
      </w:r>
      <w:r w:rsidR="000A3859" w:rsidRPr="008E510D">
        <w:rPr>
          <w:lang w:val="en-US"/>
        </w:rPr>
        <w:instrText xml:space="preserve"> REF C5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9C635D" w:rsidRPr="00627773">
        <w:rPr>
          <w:lang w:val="en-US"/>
        </w:rPr>
        <w:t>C5</w:t>
      </w:r>
      <w:r w:rsidR="000A3859" w:rsidRPr="008E510D">
        <w:rPr>
          <w:lang w:val="en-US"/>
        </w:rPr>
        <w:fldChar w:fldCharType="end"/>
      </w:r>
      <w:r w:rsidR="000A3859" w:rsidRPr="008E510D">
        <w:rPr>
          <w:lang w:val="en-US"/>
        </w:rPr>
        <w:t>)</w:t>
      </w:r>
      <w:r w:rsidRPr="008E510D">
        <w:rPr>
          <w:lang w:val="en-US"/>
        </w:rPr>
        <w:t xml:space="preserve">. </w:t>
      </w:r>
      <w:ins w:id="117" w:author="GRDC/ID" w:date="2016-09-09T08:04:00Z">
        <w:r w:rsidR="00AE5B3D">
          <w:rPr>
            <w:lang w:val="en-US"/>
          </w:rPr>
          <w:t xml:space="preserve">Like </w:t>
        </w:r>
      </w:ins>
      <w:ins w:id="118" w:author="GRDC/ID" w:date="2016-09-09T08:01:00Z">
        <w:r w:rsidR="00AE5B3D">
          <w:rPr>
            <w:lang w:val="en-US"/>
          </w:rPr>
          <w:t>diffuse (multiple)</w:t>
        </w:r>
      </w:ins>
      <w:ins w:id="119" w:author="GRDC/ID" w:date="2016-09-09T07:57:00Z">
        <w:r w:rsidR="00AE5B3D">
          <w:rPr>
            <w:lang w:val="en-US"/>
          </w:rPr>
          <w:t xml:space="preserve"> </w:t>
        </w:r>
      </w:ins>
      <w:ins w:id="120" w:author="GRDC/ID" w:date="2016-09-09T07:52:00Z">
        <w:r w:rsidR="00BB076F">
          <w:rPr>
            <w:lang w:val="en-US"/>
          </w:rPr>
          <w:t>inflow</w:t>
        </w:r>
      </w:ins>
      <w:ins w:id="121" w:author="GRDC/ID" w:date="2016-09-09T08:04:00Z">
        <w:r w:rsidR="00AE5B3D">
          <w:rPr>
            <w:lang w:val="en-US"/>
          </w:rPr>
          <w:t xml:space="preserve"> may be </w:t>
        </w:r>
      </w:ins>
      <w:ins w:id="122" w:author="GRDC/ID" w:date="2016-09-09T08:41:00Z">
        <w:r w:rsidR="00433D90">
          <w:rPr>
            <w:lang w:val="en-US"/>
          </w:rPr>
          <w:t>logicall</w:t>
        </w:r>
      </w:ins>
      <w:ins w:id="123" w:author="GRDC/ID" w:date="2016-09-09T08:42:00Z">
        <w:r w:rsidR="00433D90">
          <w:rPr>
            <w:lang w:val="en-US"/>
          </w:rPr>
          <w:t xml:space="preserve">y </w:t>
        </w:r>
      </w:ins>
      <w:ins w:id="124" w:author="GRDC/ID" w:date="2016-09-09T08:04:00Z">
        <w:r w:rsidR="00AE5B3D">
          <w:rPr>
            <w:lang w:val="en-US"/>
          </w:rPr>
          <w:t>joined</w:t>
        </w:r>
      </w:ins>
      <w:ins w:id="125" w:author="GRDC/ID" w:date="2016-09-09T07:52:00Z">
        <w:r w:rsidR="00BB076F">
          <w:rPr>
            <w:lang w:val="en-US"/>
          </w:rPr>
          <w:t xml:space="preserve"> </w:t>
        </w:r>
      </w:ins>
      <w:ins w:id="126" w:author="GRDC/ID" w:date="2016-09-09T07:57:00Z">
        <w:r w:rsidR="00AE5B3D">
          <w:rPr>
            <w:lang w:val="en-US"/>
          </w:rPr>
          <w:t xml:space="preserve">in a </w:t>
        </w:r>
      </w:ins>
      <w:ins w:id="127" w:author="GRDC/ID" w:date="2016-09-09T07:58:00Z">
        <w:r w:rsidR="00AE5B3D">
          <w:rPr>
            <w:lang w:val="en-US"/>
          </w:rPr>
          <w:t>‘con</w:t>
        </w:r>
      </w:ins>
      <w:ins w:id="128" w:author="GRDC/ID" w:date="2016-09-09T07:57:00Z">
        <w:r w:rsidR="00AE5B3D">
          <w:rPr>
            <w:lang w:val="en-US"/>
          </w:rPr>
          <w:t>joint</w:t>
        </w:r>
      </w:ins>
      <w:ins w:id="129" w:author="GRDC/ID" w:date="2016-09-09T07:58:00Z">
        <w:r w:rsidR="00AE5B3D">
          <w:rPr>
            <w:lang w:val="en-US"/>
          </w:rPr>
          <w:t>’</w:t>
        </w:r>
      </w:ins>
      <w:ins w:id="130" w:author="GRDC/ID" w:date="2016-09-09T07:57:00Z">
        <w:r w:rsidR="00AE5B3D">
          <w:rPr>
            <w:lang w:val="en-US"/>
          </w:rPr>
          <w:t xml:space="preserve"> catchment</w:t>
        </w:r>
      </w:ins>
      <w:ins w:id="131" w:author="GRDC/ID" w:date="2016-09-09T07:59:00Z">
        <w:r w:rsidR="00AE5B3D">
          <w:rPr>
            <w:lang w:val="en-US"/>
          </w:rPr>
          <w:t xml:space="preserve"> (C2)</w:t>
        </w:r>
      </w:ins>
      <w:ins w:id="132" w:author="GRDC/ID" w:date="2016-09-09T07:57:00Z">
        <w:r w:rsidR="00AE5B3D">
          <w:rPr>
            <w:lang w:val="en-US"/>
          </w:rPr>
          <w:t>,</w:t>
        </w:r>
      </w:ins>
      <w:ins w:id="133" w:author="GRDC/ID" w:date="2016-09-09T07:52:00Z">
        <w:r w:rsidR="00BB076F">
          <w:rPr>
            <w:lang w:val="en-US"/>
          </w:rPr>
          <w:t xml:space="preserve"> </w:t>
        </w:r>
      </w:ins>
      <w:ins w:id="134" w:author="GRDC/ID" w:date="2016-09-09T07:58:00Z">
        <w:r w:rsidR="00AE5B3D">
          <w:rPr>
            <w:lang w:val="en-US"/>
          </w:rPr>
          <w:t xml:space="preserve"> </w:t>
        </w:r>
      </w:ins>
      <w:ins w:id="135" w:author="GRDC/ID" w:date="2016-09-09T08:02:00Z">
        <w:r w:rsidR="00AE5B3D">
          <w:rPr>
            <w:lang w:val="en-US"/>
          </w:rPr>
          <w:t xml:space="preserve">spread (multiple) </w:t>
        </w:r>
      </w:ins>
      <w:ins w:id="136" w:author="GRDC/ID" w:date="2016-09-09T07:52:00Z">
        <w:r w:rsidR="00BB076F">
          <w:rPr>
            <w:lang w:val="en-US"/>
          </w:rPr>
          <w:t xml:space="preserve">outflow may be </w:t>
        </w:r>
      </w:ins>
      <w:ins w:id="137" w:author="GRDC/ID" w:date="2016-09-09T07:53:00Z">
        <w:r w:rsidR="00AE5B3D">
          <w:rPr>
            <w:lang w:val="en-US"/>
          </w:rPr>
          <w:t>joined</w:t>
        </w:r>
      </w:ins>
      <w:ins w:id="138" w:author="GRDC/ID" w:date="2016-09-09T08:03:00Z">
        <w:r w:rsidR="00AE5B3D">
          <w:rPr>
            <w:lang w:val="en-US"/>
          </w:rPr>
          <w:t xml:space="preserve"> </w:t>
        </w:r>
      </w:ins>
      <w:ins w:id="139" w:author="GRDC/ID" w:date="2016-09-09T08:41:00Z">
        <w:r w:rsidR="00433D90">
          <w:rPr>
            <w:lang w:val="en-US"/>
          </w:rPr>
          <w:t xml:space="preserve">in a catchment </w:t>
        </w:r>
      </w:ins>
      <w:ins w:id="140" w:author="GRDC/ID" w:date="2016-09-09T08:42:00Z">
        <w:r w:rsidR="00433D90">
          <w:rPr>
            <w:lang w:val="en-US"/>
          </w:rPr>
          <w:t xml:space="preserve">flowing out </w:t>
        </w:r>
      </w:ins>
      <w:ins w:id="141" w:author="GRDC/ID" w:date="2016-09-09T08:44:00Z">
        <w:r w:rsidR="007355CE">
          <w:rPr>
            <w:lang w:val="en-US"/>
          </w:rPr>
          <w:t>at</w:t>
        </w:r>
      </w:ins>
      <w:ins w:id="142" w:author="GRDC/ID" w:date="2016-09-09T08:42:00Z">
        <w:r w:rsidR="00433D90">
          <w:rPr>
            <w:lang w:val="en-US"/>
          </w:rPr>
          <w:t xml:space="preserve"> </w:t>
        </w:r>
      </w:ins>
      <w:ins w:id="143" w:author="GRDC/ID" w:date="2016-09-09T08:05:00Z">
        <w:r w:rsidR="00AE5B3D">
          <w:rPr>
            <w:lang w:val="en-US"/>
          </w:rPr>
          <w:t xml:space="preserve">a </w:t>
        </w:r>
      </w:ins>
      <w:ins w:id="144" w:author="GRDC/ID" w:date="2016-09-09T08:45:00Z">
        <w:r w:rsidR="007355CE">
          <w:rPr>
            <w:lang w:val="en-US"/>
          </w:rPr>
          <w:t>single, logical outflow</w:t>
        </w:r>
      </w:ins>
      <w:ins w:id="145" w:author="GRDC/ID" w:date="2016-09-09T08:37:00Z">
        <w:r w:rsidR="00433D90">
          <w:rPr>
            <w:lang w:val="en-US"/>
          </w:rPr>
          <w:t>.</w:t>
        </w:r>
      </w:ins>
      <w:ins w:id="146" w:author="GRDC/ID" w:date="2016-09-09T08:07:00Z">
        <w:r w:rsidR="003101B9">
          <w:rPr>
            <w:lang w:val="en-US"/>
          </w:rPr>
          <w:t xml:space="preserve"> </w:t>
        </w:r>
      </w:ins>
      <w:r w:rsidRPr="008E510D">
        <w:rPr>
          <w:lang w:val="en-US"/>
        </w:rPr>
        <w:t xml:space="preserve">Although these cases require different geographic representations, they can be represented using the same </w:t>
      </w:r>
      <w:del w:id="147" w:author="GRDC/ID" w:date="2016-09-09T08:53:00Z">
        <w:r w:rsidRPr="008E510D" w:rsidDel="007355CE">
          <w:rPr>
            <w:lang w:val="en-US"/>
          </w:rPr>
          <w:delText xml:space="preserve">catchment </w:delText>
        </w:r>
      </w:del>
      <w:r w:rsidRPr="008E510D">
        <w:rPr>
          <w:lang w:val="en-US"/>
        </w:rPr>
        <w:t>topolog</w:t>
      </w:r>
      <w:ins w:id="148" w:author="GRDC/ID" w:date="2016-09-09T08:53:00Z">
        <w:r w:rsidR="007355CE">
          <w:rPr>
            <w:lang w:val="en-US"/>
          </w:rPr>
          <w:t xml:space="preserve">ical </w:t>
        </w:r>
      </w:ins>
      <w:del w:id="149" w:author="GRDC/ID" w:date="2016-09-09T08:53:00Z">
        <w:r w:rsidRPr="008E510D" w:rsidDel="007355CE">
          <w:rPr>
            <w:lang w:val="en-US"/>
          </w:rPr>
          <w:delText>y</w:delText>
        </w:r>
      </w:del>
      <w:ins w:id="150" w:author="GRDC/ID" w:date="2016-09-09T08:46:00Z">
        <w:r w:rsidR="007355CE">
          <w:rPr>
            <w:lang w:val="en-US"/>
          </w:rPr>
          <w:t xml:space="preserve"> pattern of </w:t>
        </w:r>
      </w:ins>
      <w:ins w:id="151" w:author="GRDC/ID" w:date="2016-09-09T10:30:00Z">
        <w:r w:rsidR="00AB6DAC">
          <w:rPr>
            <w:lang w:val="en-US"/>
          </w:rPr>
          <w:t>the</w:t>
        </w:r>
      </w:ins>
      <w:ins w:id="152" w:author="GRDC/ID" w:date="2016-09-09T08:51:00Z">
        <w:r w:rsidR="007355CE">
          <w:rPr>
            <w:lang w:val="en-US"/>
          </w:rPr>
          <w:t xml:space="preserve"> </w:t>
        </w:r>
      </w:ins>
      <w:ins w:id="153" w:author="GRDC/ID" w:date="2016-09-09T08:46:00Z">
        <w:r w:rsidR="007355CE">
          <w:rPr>
            <w:lang w:val="en-US"/>
          </w:rPr>
          <w:t xml:space="preserve">catchment </w:t>
        </w:r>
      </w:ins>
      <w:ins w:id="154" w:author="GRDC/ID" w:date="2016-09-09T08:52:00Z">
        <w:r w:rsidR="007355CE">
          <w:rPr>
            <w:lang w:val="en-US"/>
          </w:rPr>
          <w:t xml:space="preserve">bound </w:t>
        </w:r>
      </w:ins>
      <w:ins w:id="155" w:author="GRDC/ID" w:date="2016-09-09T10:30:00Z">
        <w:r w:rsidR="00AB6DAC">
          <w:rPr>
            <w:lang w:val="en-US"/>
          </w:rPr>
          <w:t>with</w:t>
        </w:r>
      </w:ins>
      <w:ins w:id="156" w:author="GRDC/ID" w:date="2016-09-09T08:50:00Z">
        <w:r w:rsidR="007355CE">
          <w:rPr>
            <w:lang w:val="en-US"/>
          </w:rPr>
          <w:t xml:space="preserve"> its</w:t>
        </w:r>
      </w:ins>
      <w:ins w:id="157" w:author="GRDC/ID" w:date="2016-09-09T08:47:00Z">
        <w:r w:rsidR="007355CE">
          <w:rPr>
            <w:lang w:val="en-US"/>
          </w:rPr>
          <w:t xml:space="preserve"> common outlet</w:t>
        </w:r>
      </w:ins>
      <w:r w:rsidRPr="008E510D">
        <w:rPr>
          <w:lang w:val="en-US"/>
        </w:rPr>
        <w:t xml:space="preserve">. Since all these cases can be specified using simple </w:t>
      </w:r>
      <w:ins w:id="158" w:author="GRDC/ID" w:date="2016-09-09T08:54:00Z">
        <w:r w:rsidR="00054D70">
          <w:rPr>
            <w:lang w:val="en-US"/>
          </w:rPr>
          <w:t xml:space="preserve">catchment </w:t>
        </w:r>
      </w:ins>
      <w:r w:rsidRPr="008E510D">
        <w:rPr>
          <w:lang w:val="en-US"/>
        </w:rPr>
        <w:t xml:space="preserve">topology, no special treatment is required to handle the variation of flow processes. </w:t>
      </w:r>
    </w:p>
    <w:p w14:paraId="0773B858" w14:textId="3C236C74" w:rsidR="008E5881" w:rsidRPr="008E510D" w:rsidRDefault="008E5881" w:rsidP="008E5881">
      <w:pPr>
        <w:pStyle w:val="berschrift3"/>
      </w:pPr>
      <w:bookmarkStart w:id="159" w:name="_Toc458775732"/>
      <w:bookmarkStart w:id="160" w:name="_Toc461026389"/>
      <w:r w:rsidRPr="008E510D">
        <w:t>Hierarchy of catchments</w:t>
      </w:r>
      <w:bookmarkEnd w:id="159"/>
      <w:bookmarkEnd w:id="160"/>
    </w:p>
    <w:p w14:paraId="27F688A5" w14:textId="40F28E5D" w:rsidR="000A3859" w:rsidRDefault="008E5881" w:rsidP="006512DB">
      <w:pPr>
        <w:pStyle w:val="StandardWeb"/>
        <w:rPr>
          <w:lang w:val="en-US"/>
        </w:rPr>
      </w:pPr>
      <w:r w:rsidRPr="008E510D">
        <w:rPr>
          <w:lang w:val="en-US"/>
        </w:rPr>
        <w:t xml:space="preserve">Any catchment may be nested or aggregated in a larger containing catchment or split into multiple sub units forming a hierarchy of catchments. Two types of catchment hierarchy </w:t>
      </w:r>
      <w:r w:rsidRPr="008E510D">
        <w:rPr>
          <w:lang w:val="en-US"/>
        </w:rPr>
        <w:lastRenderedPageBreak/>
        <w:t>are supported in HY_Features: basic nesting and dendritic aggregation</w:t>
      </w:r>
      <w:r w:rsidR="00C86433" w:rsidRPr="008E510D">
        <w:rPr>
          <w:lang w:val="en-US"/>
        </w:rPr>
        <w:t xml:space="preserve">: </w:t>
      </w:r>
      <w:r w:rsidRPr="008E510D">
        <w:rPr>
          <w:lang w:val="en-US"/>
        </w:rPr>
        <w:t>1) Basic nesting allows any catchment to have a reference to a containing catchment (</w:t>
      </w:r>
      <w:r w:rsidR="009C635D">
        <w:rPr>
          <w:lang w:val="en-US"/>
        </w:rPr>
        <w:fldChar w:fldCharType="begin"/>
      </w:r>
      <w:r w:rsidR="009C635D">
        <w:rPr>
          <w:lang w:val="en-US"/>
        </w:rPr>
        <w:instrText xml:space="preserve"> REF _Ref461114244 \h </w:instrText>
      </w:r>
      <w:r w:rsidR="009C635D">
        <w:rPr>
          <w:lang w:val="en-US"/>
        </w:rPr>
      </w:r>
      <w:r w:rsidR="009C635D">
        <w:rPr>
          <w:lang w:val="en-US"/>
        </w:rPr>
        <w:fldChar w:fldCharType="separate"/>
      </w:r>
      <w:r w:rsidR="009C635D" w:rsidRPr="00B70144">
        <w:t xml:space="preserve">Figure </w:t>
      </w:r>
      <w:r w:rsidR="009C635D">
        <w:rPr>
          <w:noProof/>
        </w:rPr>
        <w:t>7</w:t>
      </w:r>
      <w:r w:rsidR="009C635D">
        <w:rPr>
          <w:lang w:val="en-US"/>
        </w:rPr>
        <w:fldChar w:fldCharType="end"/>
      </w:r>
      <w:r w:rsidRPr="008E510D">
        <w:rPr>
          <w:lang w:val="en-US"/>
        </w:rPr>
        <w:t>). This allows collections of sub-catchments to be grouped into larger units, but does not define any particular interconnections between these sub-catchments.</w:t>
      </w:r>
      <w:r w:rsidR="000A3859" w:rsidRPr="008E510D">
        <w:rPr>
          <w:lang w:val="en-US"/>
        </w:rPr>
        <w:t xml:space="preserve"> 2) Dendritic hierarchies are collections of catchments with simple topological relationships that allow determination of contribution of flow to downstream catchments. To reflect the organization of catchments in dendritic networks, a special dendritic catchment is defined that permanently contributes exorheic flow to a receiving catchment (</w:t>
      </w:r>
      <w:r w:rsidR="009C635D">
        <w:rPr>
          <w:lang w:val="en-US"/>
        </w:rPr>
        <w:fldChar w:fldCharType="begin"/>
      </w:r>
      <w:r w:rsidR="009C635D">
        <w:rPr>
          <w:lang w:val="en-US"/>
        </w:rPr>
        <w:instrText xml:space="preserve"> REF _Ref461114271 \h </w:instrText>
      </w:r>
      <w:r w:rsidR="009C635D">
        <w:rPr>
          <w:lang w:val="en-US"/>
        </w:rPr>
      </w:r>
      <w:r w:rsidR="009C635D">
        <w:rPr>
          <w:lang w:val="en-US"/>
        </w:rPr>
        <w:fldChar w:fldCharType="separate"/>
      </w:r>
      <w:r w:rsidR="009C635D" w:rsidRPr="00B70144">
        <w:t xml:space="preserve">Figure </w:t>
      </w:r>
      <w:r w:rsidR="009C635D">
        <w:rPr>
          <w:noProof/>
        </w:rPr>
        <w:t>8</w:t>
      </w:r>
      <w:r w:rsidR="009C635D">
        <w:rPr>
          <w:lang w:val="en-US"/>
        </w:rPr>
        <w:fldChar w:fldCharType="end"/>
      </w:r>
      <w:r w:rsidR="000A3859" w:rsidRPr="008E510D">
        <w:rPr>
          <w:lang w:val="en-US"/>
        </w:rPr>
        <w:t>), and an interior catchment of endorheic flow that contributes temporarily to a receiving catchment.</w:t>
      </w:r>
    </w:p>
    <w:p w14:paraId="18F118D6" w14:textId="77777777" w:rsidR="00B70144" w:rsidRDefault="00B70144" w:rsidP="00B70144">
      <w:pPr>
        <w:pStyle w:val="StandardWeb"/>
        <w:keepNext/>
        <w:jc w:val="center"/>
      </w:pPr>
      <w:r>
        <w:rPr>
          <w:noProof/>
          <w:lang w:val="en-US" w:eastAsia="en-US"/>
        </w:rPr>
        <w:drawing>
          <wp:inline distT="0" distB="0" distL="0" distR="0" wp14:anchorId="601B5E51" wp14:editId="685D5D27">
            <wp:extent cx="5040000" cy="3146400"/>
            <wp:effectExtent l="0" t="0" r="8255" b="0"/>
            <wp:docPr id="10" name="Grafik 10" descr="D:\Users\Dornblut\OGC_HYF_SWG\hlphtml\EARoot\EA1\EA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Dornblut\OGC_HYF_SWG\hlphtml\EARoot\EA1\EA3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3146400"/>
                    </a:xfrm>
                    <a:prstGeom prst="rect">
                      <a:avLst/>
                    </a:prstGeom>
                    <a:noFill/>
                    <a:ln>
                      <a:noFill/>
                    </a:ln>
                  </pic:spPr>
                </pic:pic>
              </a:graphicData>
            </a:graphic>
          </wp:inline>
        </w:drawing>
      </w:r>
    </w:p>
    <w:p w14:paraId="755A34A0" w14:textId="77777777" w:rsidR="00B70144" w:rsidRPr="00B70144" w:rsidRDefault="00B70144" w:rsidP="00B70144">
      <w:pPr>
        <w:pStyle w:val="OGCFigure"/>
      </w:pPr>
      <w:bookmarkStart w:id="161" w:name="_Ref461114244"/>
      <w:bookmarkStart w:id="162" w:name="_Toc461114626"/>
      <w:r w:rsidRPr="00B70144">
        <w:t xml:space="preserve">Figure </w:t>
      </w:r>
      <w:r w:rsidR="00913FDC">
        <w:fldChar w:fldCharType="begin"/>
      </w:r>
      <w:r w:rsidR="00913FDC">
        <w:instrText xml:space="preserve"> SEQ Figure \* ARABIC </w:instrText>
      </w:r>
      <w:r w:rsidR="00913FDC">
        <w:fldChar w:fldCharType="separate"/>
      </w:r>
      <w:r w:rsidR="009C635D">
        <w:rPr>
          <w:noProof/>
        </w:rPr>
        <w:t>7</w:t>
      </w:r>
      <w:r w:rsidR="00913FDC">
        <w:rPr>
          <w:noProof/>
        </w:rPr>
        <w:fldChar w:fldCharType="end"/>
      </w:r>
      <w:bookmarkEnd w:id="161"/>
      <w:r w:rsidRPr="00B70144">
        <w:t>: Catchment hierarchy – A catchment (dark grey), may be nested within a containing catchment which is another catchment (light grey)</w:t>
      </w:r>
      <w:bookmarkEnd w:id="162"/>
    </w:p>
    <w:p w14:paraId="74529292" w14:textId="06B553BD" w:rsidR="00B70144" w:rsidRPr="00B70144" w:rsidRDefault="00B70144" w:rsidP="00B70144">
      <w:pPr>
        <w:pStyle w:val="Beschriftung"/>
        <w:rPr>
          <w:lang w:val="en-US"/>
        </w:rPr>
      </w:pPr>
    </w:p>
    <w:p w14:paraId="367343A0" w14:textId="77777777" w:rsidR="00B70144" w:rsidRDefault="00B70144" w:rsidP="00B70144">
      <w:pPr>
        <w:pStyle w:val="OGCFigure"/>
        <w:keepNext/>
      </w:pPr>
      <w:r>
        <w:rPr>
          <w:noProof/>
        </w:rPr>
        <w:lastRenderedPageBreak/>
        <w:drawing>
          <wp:inline distT="0" distB="0" distL="0" distR="0" wp14:anchorId="1DB66514" wp14:editId="64E0F54B">
            <wp:extent cx="5040000" cy="3758400"/>
            <wp:effectExtent l="0" t="0" r="8255" b="0"/>
            <wp:docPr id="39" name="Grafik 39" descr="D:\Users\Dornblut\OGC_HYF_SWG\hlphtml\EARoot\EA1\EA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Dornblut\OGC_HYF_SWG\hlphtml\EARoot\EA1\EA3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000" cy="3758400"/>
                    </a:xfrm>
                    <a:prstGeom prst="rect">
                      <a:avLst/>
                    </a:prstGeom>
                    <a:noFill/>
                    <a:ln>
                      <a:noFill/>
                    </a:ln>
                  </pic:spPr>
                </pic:pic>
              </a:graphicData>
            </a:graphic>
          </wp:inline>
        </w:drawing>
      </w:r>
    </w:p>
    <w:p w14:paraId="4D376CC5" w14:textId="4812410D" w:rsidR="00B70144" w:rsidRPr="00B70144" w:rsidRDefault="00B70144" w:rsidP="00B70144">
      <w:pPr>
        <w:pStyle w:val="OGCFigure"/>
      </w:pPr>
      <w:bookmarkStart w:id="163" w:name="_Ref461114271"/>
      <w:bookmarkStart w:id="164" w:name="_Toc461114627"/>
      <w:r w:rsidRPr="00B70144">
        <w:t xml:space="preserve">Figure </w:t>
      </w:r>
      <w:r w:rsidR="00913FDC">
        <w:fldChar w:fldCharType="begin"/>
      </w:r>
      <w:r w:rsidR="00913FDC">
        <w:instrText xml:space="preserve"> SEQ Figure \* ARABIC </w:instrText>
      </w:r>
      <w:r w:rsidR="00913FDC">
        <w:fldChar w:fldCharType="separate"/>
      </w:r>
      <w:r w:rsidR="009C635D">
        <w:rPr>
          <w:noProof/>
        </w:rPr>
        <w:t>8</w:t>
      </w:r>
      <w:r w:rsidR="00913FDC">
        <w:rPr>
          <w:noProof/>
        </w:rPr>
        <w:fldChar w:fldCharType="end"/>
      </w:r>
      <w:bookmarkEnd w:id="163"/>
      <w:r w:rsidRPr="00B70144">
        <w:t>: Catchment hierarchy – A catchment (C1, C2, or C3) may be part of a simple dendritic network of catchments which is also a catchment.</w:t>
      </w:r>
      <w:bookmarkEnd w:id="164"/>
    </w:p>
    <w:p w14:paraId="7EF623EB" w14:textId="69E5BE94" w:rsidR="00B70144" w:rsidRPr="00B70144" w:rsidRDefault="00B70144" w:rsidP="00B70144">
      <w:pPr>
        <w:pStyle w:val="Beschriftung"/>
        <w:rPr>
          <w:lang w:val="en-US"/>
        </w:rPr>
      </w:pPr>
    </w:p>
    <w:p w14:paraId="532CD988" w14:textId="53C0BF89" w:rsidR="008E5881" w:rsidRPr="008E510D" w:rsidRDefault="008E5881" w:rsidP="008E5881">
      <w:pPr>
        <w:pStyle w:val="berschrift3"/>
      </w:pPr>
      <w:bookmarkStart w:id="165" w:name="_Toc458775733"/>
      <w:bookmarkStart w:id="166" w:name="_Toc461026390"/>
      <w:r w:rsidRPr="008E510D">
        <w:t>Topological network of catchments</w:t>
      </w:r>
      <w:bookmarkEnd w:id="165"/>
      <w:bookmarkEnd w:id="166"/>
    </w:p>
    <w:p w14:paraId="7AA225D2" w14:textId="344C6026" w:rsidR="008E5881" w:rsidRDefault="008E5881" w:rsidP="00450C77">
      <w:pPr>
        <w:pStyle w:val="StandardWeb"/>
        <w:jc w:val="both"/>
        <w:rPr>
          <w:lang w:val="en-US"/>
        </w:rPr>
      </w:pPr>
      <w:r w:rsidRPr="008E510D">
        <w:rPr>
          <w:lang w:val="en-US"/>
        </w:rPr>
        <w:t xml:space="preserve">Given the idea that a non-geospatial schematic representation of a feature can show its connection in a topological network, a catchment can be thought of as a hydrologic unit whose terrain and morphology results in a topological link between inflow and outflow. The red line in </w:t>
      </w:r>
      <w:r w:rsidR="009C635D">
        <w:rPr>
          <w:highlight w:val="magenta"/>
          <w:lang w:val="en-US"/>
        </w:rPr>
        <w:fldChar w:fldCharType="begin"/>
      </w:r>
      <w:r w:rsidR="009C635D">
        <w:rPr>
          <w:lang w:val="en-US"/>
        </w:rPr>
        <w:instrText xml:space="preserve"> REF _Ref461114288 \h </w:instrText>
      </w:r>
      <w:r w:rsidR="009C635D">
        <w:rPr>
          <w:highlight w:val="magenta"/>
          <w:lang w:val="en-US"/>
        </w:rPr>
      </w:r>
      <w:r w:rsidR="009C635D">
        <w:rPr>
          <w:highlight w:val="magenta"/>
          <w:lang w:val="en-US"/>
        </w:rPr>
        <w:fldChar w:fldCharType="separate"/>
      </w:r>
      <w:r w:rsidR="009C635D">
        <w:t xml:space="preserve">Figure </w:t>
      </w:r>
      <w:r w:rsidR="009C635D">
        <w:rPr>
          <w:noProof/>
        </w:rPr>
        <w:t>9</w:t>
      </w:r>
      <w:r w:rsidR="009C635D">
        <w:rPr>
          <w:highlight w:val="magenta"/>
          <w:lang w:val="en-US"/>
        </w:rPr>
        <w:fldChar w:fldCharType="end"/>
      </w:r>
      <w:r w:rsidRPr="008E510D">
        <w:rPr>
          <w:lang w:val="en-US"/>
        </w:rPr>
        <w:t xml:space="preserve"> illustrates how a single catchment, represented by a boundary, an area, a stream network, and a main flowline, </w:t>
      </w:r>
      <w:r w:rsidR="006512DB">
        <w:rPr>
          <w:lang w:val="en-US"/>
        </w:rPr>
        <w:t>could</w:t>
      </w:r>
      <w:r w:rsidRPr="008E510D">
        <w:rPr>
          <w:lang w:val="en-US"/>
        </w:rPr>
        <w:t xml:space="preserve"> also be represented using a </w:t>
      </w:r>
      <w:r w:rsidR="006512DB">
        <w:rPr>
          <w:lang w:val="en-US"/>
        </w:rPr>
        <w:t xml:space="preserve">single </w:t>
      </w:r>
      <w:r w:rsidRPr="008E510D">
        <w:rPr>
          <w:lang w:val="en-US"/>
        </w:rPr>
        <w:t>line that is not geospatially representative but is a valid schematic representation of the connection between inflow and outflow.</w:t>
      </w:r>
    </w:p>
    <w:p w14:paraId="1200AEEA" w14:textId="77777777" w:rsidR="00B70144" w:rsidRDefault="00B70144" w:rsidP="00B70144">
      <w:pPr>
        <w:pStyle w:val="StandardWeb"/>
        <w:keepNext/>
        <w:jc w:val="center"/>
      </w:pPr>
      <w:r>
        <w:rPr>
          <w:noProof/>
          <w:lang w:val="en-US" w:eastAsia="en-US"/>
        </w:rPr>
        <w:lastRenderedPageBreak/>
        <w:drawing>
          <wp:inline distT="0" distB="0" distL="0" distR="0" wp14:anchorId="4B306012" wp14:editId="64F0367D">
            <wp:extent cx="5486400" cy="3520148"/>
            <wp:effectExtent l="0" t="0" r="0" b="4445"/>
            <wp:docPr id="40" name="Grafik 40" descr="D:\Users\Dornblut\OGC_HYF_SWG\hlphtml\EARoot\EA1\EA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3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520148"/>
                    </a:xfrm>
                    <a:prstGeom prst="rect">
                      <a:avLst/>
                    </a:prstGeom>
                    <a:noFill/>
                    <a:ln>
                      <a:noFill/>
                    </a:ln>
                  </pic:spPr>
                </pic:pic>
              </a:graphicData>
            </a:graphic>
          </wp:inline>
        </w:drawing>
      </w:r>
    </w:p>
    <w:p w14:paraId="3F42FAA2" w14:textId="40378F12" w:rsidR="00B70144" w:rsidRDefault="00B70144" w:rsidP="00B70144">
      <w:pPr>
        <w:pStyle w:val="OGCFigure"/>
      </w:pPr>
      <w:bookmarkStart w:id="167" w:name="_Ref461114288"/>
      <w:bookmarkStart w:id="168" w:name="_Toc461114628"/>
      <w:r>
        <w:t xml:space="preserve">Figure </w:t>
      </w:r>
      <w:r w:rsidR="00913FDC">
        <w:fldChar w:fldCharType="begin"/>
      </w:r>
      <w:r w:rsidR="00913FDC">
        <w:instrText xml:space="preserve"> SEQ Figure \* ARABIC </w:instrText>
      </w:r>
      <w:r w:rsidR="00913FDC">
        <w:fldChar w:fldCharType="separate"/>
      </w:r>
      <w:r w:rsidR="009C635D">
        <w:rPr>
          <w:noProof/>
        </w:rPr>
        <w:t>9</w:t>
      </w:r>
      <w:r w:rsidR="00913FDC">
        <w:rPr>
          <w:noProof/>
        </w:rPr>
        <w:fldChar w:fldCharType="end"/>
      </w:r>
      <w:bookmarkEnd w:id="167"/>
      <w:r>
        <w:t xml:space="preserve">: </w:t>
      </w:r>
      <w:r w:rsidRPr="00DF497D">
        <w:t>A catchment area (grey) and a flowpath connecting inflow to outflow (red) depicting a definable unit where hydrological processes take place.</w:t>
      </w:r>
      <w:bookmarkEnd w:id="168"/>
    </w:p>
    <w:p w14:paraId="2090A99C" w14:textId="77777777" w:rsidR="005A7FC9" w:rsidRDefault="005A7FC9" w:rsidP="005A7FC9">
      <w:pPr>
        <w:pStyle w:val="Beschriftung"/>
        <w:keepNext/>
      </w:pPr>
      <w:r>
        <w:rPr>
          <w:noProof/>
          <w:lang w:val="en-US"/>
        </w:rPr>
        <w:lastRenderedPageBreak/>
        <w:drawing>
          <wp:inline distT="0" distB="0" distL="0" distR="0" wp14:anchorId="3198547D" wp14:editId="20F9C045">
            <wp:extent cx="5486400" cy="4052524"/>
            <wp:effectExtent l="0" t="0" r="0" b="5715"/>
            <wp:docPr id="20" name="Grafik 20" descr="D:\Users\Dornblut\OGC_HYF_SWG\hlphtml\EARoot\EA1\EA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052524"/>
                    </a:xfrm>
                    <a:prstGeom prst="rect">
                      <a:avLst/>
                    </a:prstGeom>
                    <a:noFill/>
                    <a:ln>
                      <a:noFill/>
                    </a:ln>
                  </pic:spPr>
                </pic:pic>
              </a:graphicData>
            </a:graphic>
          </wp:inline>
        </w:drawing>
      </w:r>
    </w:p>
    <w:p w14:paraId="68C77BFE" w14:textId="240A59E7" w:rsidR="005A7FC9" w:rsidRDefault="005A7FC9" w:rsidP="005A7FC9">
      <w:pPr>
        <w:pStyle w:val="OGCFigure"/>
      </w:pPr>
      <w:bookmarkStart w:id="169" w:name="_Ref461114302"/>
      <w:bookmarkStart w:id="170" w:name="_Toc461114629"/>
      <w:r>
        <w:t xml:space="preserve">Figure </w:t>
      </w:r>
      <w:r w:rsidR="00913FDC">
        <w:fldChar w:fldCharType="begin"/>
      </w:r>
      <w:r w:rsidR="00913FDC">
        <w:instrText xml:space="preserve"> SEQ Figure \* ARABIC </w:instrText>
      </w:r>
      <w:r w:rsidR="00913FDC">
        <w:fldChar w:fldCharType="separate"/>
      </w:r>
      <w:r w:rsidR="009C635D">
        <w:rPr>
          <w:noProof/>
        </w:rPr>
        <w:t>10</w:t>
      </w:r>
      <w:r w:rsidR="00913FDC">
        <w:rPr>
          <w:noProof/>
        </w:rPr>
        <w:fldChar w:fldCharType="end"/>
      </w:r>
      <w:bookmarkEnd w:id="169"/>
      <w:r>
        <w:t>:</w:t>
      </w:r>
      <w:r w:rsidRPr="005A7FC9">
        <w:t xml:space="preserve"> </w:t>
      </w:r>
      <w:r w:rsidRPr="00B70144">
        <w:t>Catchments contributing to an identified outflow node. Note that some catchments contribute to a common outflow node.</w:t>
      </w:r>
      <w:bookmarkEnd w:id="170"/>
    </w:p>
    <w:p w14:paraId="3E221315" w14:textId="6DAAB0FA" w:rsidR="00B70144" w:rsidRPr="00B70144" w:rsidRDefault="00B70144" w:rsidP="00B70144">
      <w:pPr>
        <w:pStyle w:val="Beschriftung"/>
        <w:rPr>
          <w:lang w:val="en-US"/>
        </w:rPr>
      </w:pPr>
    </w:p>
    <w:p w14:paraId="2AA2F1D2" w14:textId="77777777" w:rsidR="005A7FC9" w:rsidRDefault="005A7FC9" w:rsidP="005A7FC9">
      <w:pPr>
        <w:pStyle w:val="Beschriftung"/>
        <w:keepNext/>
      </w:pPr>
      <w:r>
        <w:rPr>
          <w:noProof/>
          <w:lang w:val="en-US"/>
        </w:rPr>
        <w:lastRenderedPageBreak/>
        <w:drawing>
          <wp:inline distT="0" distB="0" distL="0" distR="0" wp14:anchorId="56D90A8F" wp14:editId="41CA6486">
            <wp:extent cx="5486400" cy="4116336"/>
            <wp:effectExtent l="0" t="0" r="0" b="0"/>
            <wp:docPr id="21" name="Grafik 21" descr="D:\Users\Dornblut\OGC_HYF_SWG\hlphtml\EARoot\EA1\EA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Dornblut\OGC_HYF_SWG\hlphtml\EARoot\EA1\EA4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4116336"/>
                    </a:xfrm>
                    <a:prstGeom prst="rect">
                      <a:avLst/>
                    </a:prstGeom>
                    <a:noFill/>
                    <a:ln>
                      <a:noFill/>
                    </a:ln>
                  </pic:spPr>
                </pic:pic>
              </a:graphicData>
            </a:graphic>
          </wp:inline>
        </w:drawing>
      </w:r>
    </w:p>
    <w:p w14:paraId="4823DB3B" w14:textId="347E5B84" w:rsidR="005A7FC9" w:rsidRDefault="005A7FC9" w:rsidP="005A7FC9">
      <w:pPr>
        <w:pStyle w:val="OGCFigure"/>
      </w:pPr>
      <w:bookmarkStart w:id="171" w:name="_Ref461114312"/>
      <w:bookmarkStart w:id="172" w:name="_Toc461114630"/>
      <w:r>
        <w:t xml:space="preserve">Figure </w:t>
      </w:r>
      <w:r w:rsidR="00913FDC">
        <w:fldChar w:fldCharType="begin"/>
      </w:r>
      <w:r w:rsidR="00913FDC">
        <w:instrText xml:space="preserve"> SEQ Figure \* ARABIC </w:instrText>
      </w:r>
      <w:r w:rsidR="00913FDC">
        <w:fldChar w:fldCharType="separate"/>
      </w:r>
      <w:r w:rsidR="009C635D">
        <w:rPr>
          <w:noProof/>
        </w:rPr>
        <w:t>11</w:t>
      </w:r>
      <w:r w:rsidR="00913FDC">
        <w:rPr>
          <w:noProof/>
        </w:rPr>
        <w:fldChar w:fldCharType="end"/>
      </w:r>
      <w:bookmarkEnd w:id="171"/>
      <w:r>
        <w:t xml:space="preserve">: </w:t>
      </w:r>
      <w:r w:rsidRPr="008E510D">
        <w:t>Catchments receive inflow via an identified inflow node. Note that nodes are not necessarily geographic features, but are rather nodes in a graph representation of the river network.</w:t>
      </w:r>
      <w:bookmarkEnd w:id="172"/>
    </w:p>
    <w:p w14:paraId="2AEAE087" w14:textId="44B1A6BC" w:rsidR="00005E29" w:rsidRPr="008E510D" w:rsidRDefault="00A76C36" w:rsidP="00450C77">
      <w:pPr>
        <w:pStyle w:val="StandardWeb"/>
        <w:jc w:val="both"/>
        <w:rPr>
          <w:lang w:val="en-US"/>
        </w:rPr>
      </w:pPr>
      <w:r>
        <w:rPr>
          <w:lang w:val="en-US"/>
        </w:rPr>
        <w:t xml:space="preserve">The catchment C1, shown in </w:t>
      </w:r>
      <w:r w:rsidR="009C635D">
        <w:rPr>
          <w:lang w:val="en-US"/>
        </w:rPr>
        <w:fldChar w:fldCharType="begin"/>
      </w:r>
      <w:r w:rsidR="009C635D">
        <w:rPr>
          <w:lang w:val="en-US"/>
        </w:rPr>
        <w:instrText xml:space="preserve"> REF _Ref461114302 \h </w:instrText>
      </w:r>
      <w:r w:rsidR="009C635D">
        <w:rPr>
          <w:lang w:val="en-US"/>
        </w:rPr>
      </w:r>
      <w:r w:rsidR="009C635D">
        <w:rPr>
          <w:lang w:val="en-US"/>
        </w:rPr>
        <w:fldChar w:fldCharType="separate"/>
      </w:r>
      <w:r w:rsidR="00D92003">
        <w:t xml:space="preserve">Figure </w:t>
      </w:r>
      <w:r w:rsidR="00D92003">
        <w:rPr>
          <w:noProof/>
        </w:rPr>
        <w:t>10</w:t>
      </w:r>
      <w:r w:rsidR="009C635D">
        <w:rPr>
          <w:lang w:val="en-US"/>
        </w:rPr>
        <w:fldChar w:fldCharType="end"/>
      </w:r>
      <w:r>
        <w:rPr>
          <w:lang w:val="en-US"/>
        </w:rPr>
        <w:t xml:space="preserve">, contributes flow to outflow node n1. Node n2, shown in </w:t>
      </w:r>
      <w:r w:rsidR="009C635D">
        <w:rPr>
          <w:lang w:val="en-US"/>
        </w:rPr>
        <w:fldChar w:fldCharType="begin"/>
      </w:r>
      <w:r w:rsidR="009C635D">
        <w:rPr>
          <w:lang w:val="en-US"/>
        </w:rPr>
        <w:instrText xml:space="preserve"> REF _Ref461114312 \h </w:instrText>
      </w:r>
      <w:r w:rsidR="009C635D">
        <w:rPr>
          <w:lang w:val="en-US"/>
        </w:rPr>
      </w:r>
      <w:r w:rsidR="009C635D">
        <w:rPr>
          <w:lang w:val="en-US"/>
        </w:rPr>
        <w:fldChar w:fldCharType="separate"/>
      </w:r>
      <w:r w:rsidR="009C635D">
        <w:t xml:space="preserve">Figure </w:t>
      </w:r>
      <w:r w:rsidR="009C635D">
        <w:rPr>
          <w:noProof/>
        </w:rPr>
        <w:t>11</w:t>
      </w:r>
      <w:r w:rsidR="009C635D">
        <w:rPr>
          <w:lang w:val="en-US"/>
        </w:rPr>
        <w:fldChar w:fldCharType="end"/>
      </w:r>
      <w:r>
        <w:rPr>
          <w:lang w:val="en-US"/>
        </w:rPr>
        <w:t xml:space="preserve">, contributes inflow to catchment C1. Networks of catchments can be constructed using this construct and the idea that </w:t>
      </w:r>
      <w:r w:rsidR="00005E29" w:rsidRPr="008E510D">
        <w:rPr>
          <w:lang w:val="en-US"/>
        </w:rPr>
        <w:t xml:space="preserve">two or more catchments that flow into </w:t>
      </w:r>
      <w:r>
        <w:rPr>
          <w:lang w:val="en-US"/>
        </w:rPr>
        <w:t>the same downstream catchment, first flow to the same outflow node</w:t>
      </w:r>
      <w:r w:rsidR="00005E29" w:rsidRPr="008E510D">
        <w:rPr>
          <w:lang w:val="en-US"/>
        </w:rPr>
        <w:t xml:space="preserve"> </w:t>
      </w:r>
      <w:r>
        <w:rPr>
          <w:lang w:val="en-US"/>
        </w:rPr>
        <w:t>which is the inflow node of the</w:t>
      </w:r>
      <w:r w:rsidR="00005E29" w:rsidRPr="008E510D">
        <w:rPr>
          <w:lang w:val="en-US"/>
        </w:rPr>
        <w:t xml:space="preserve"> receiving downstream catchment</w:t>
      </w:r>
      <w:r>
        <w:rPr>
          <w:lang w:val="en-US"/>
        </w:rPr>
        <w:t xml:space="preserve">. </w:t>
      </w:r>
      <w:r w:rsidR="00005E29" w:rsidRPr="008E510D">
        <w:rPr>
          <w:lang w:val="en-US"/>
        </w:rPr>
        <w:t>In a network of dendritic catchments, outflow nodes on the network serve only one receiving catchment</w:t>
      </w:r>
      <w:r w:rsidR="00F173CA">
        <w:rPr>
          <w:lang w:val="en-US"/>
        </w:rPr>
        <w:t>.</w:t>
      </w:r>
    </w:p>
    <w:p w14:paraId="0FB45318" w14:textId="2B0857D7" w:rsidR="00005E29" w:rsidRPr="008E510D" w:rsidRDefault="00005E29" w:rsidP="00450C77">
      <w:pPr>
        <w:pStyle w:val="StandardWeb"/>
        <w:jc w:val="both"/>
        <w:rPr>
          <w:lang w:val="en-US"/>
        </w:rPr>
      </w:pPr>
      <w:r w:rsidRPr="008E510D">
        <w:rPr>
          <w:lang w:val="en-US"/>
        </w:rPr>
        <w:t xml:space="preserve">Nodes </w:t>
      </w:r>
      <w:r w:rsidR="00467DE0">
        <w:rPr>
          <w:lang w:val="en-US"/>
        </w:rPr>
        <w:t xml:space="preserve">may seem to </w:t>
      </w:r>
      <w:r w:rsidRPr="008E510D">
        <w:rPr>
          <w:lang w:val="en-US"/>
        </w:rPr>
        <w:t>stand alone as point</w:t>
      </w:r>
      <w:r w:rsidR="00467DE0">
        <w:rPr>
          <w:lang w:val="en-US"/>
        </w:rPr>
        <w:t>s of interaction in the network, but</w:t>
      </w:r>
      <w:r w:rsidRPr="008E510D">
        <w:rPr>
          <w:lang w:val="en-US"/>
        </w:rPr>
        <w:t xml:space="preserve"> </w:t>
      </w:r>
      <w:ins w:id="173" w:author="GRDC/ID" w:date="2016-09-09T09:18:00Z">
        <w:r w:rsidR="00021804">
          <w:rPr>
            <w:lang w:val="en-US"/>
          </w:rPr>
          <w:t>i</w:t>
        </w:r>
      </w:ins>
      <w:del w:id="174" w:author="GRDC/ID" w:date="2016-09-09T09:18:00Z">
        <w:r w:rsidR="00F173CA" w:rsidDel="00021804">
          <w:rPr>
            <w:lang w:val="en-US"/>
          </w:rPr>
          <w:delText>I</w:delText>
        </w:r>
      </w:del>
      <w:r w:rsidRPr="008E510D">
        <w:rPr>
          <w:lang w:val="en-US"/>
        </w:rPr>
        <w:t>n reality</w:t>
      </w:r>
      <w:r w:rsidR="00F173CA">
        <w:rPr>
          <w:lang w:val="en-US"/>
        </w:rPr>
        <w:t>,</w:t>
      </w:r>
      <w:r w:rsidRPr="008E510D">
        <w:rPr>
          <w:lang w:val="en-US"/>
        </w:rPr>
        <w:t xml:space="preserve"> they are (potentially complex) </w:t>
      </w:r>
      <w:del w:id="175" w:author="GRDC/ID" w:date="2016-09-09T09:19:00Z">
        <w:r w:rsidRPr="008E510D" w:rsidDel="00021804">
          <w:rPr>
            <w:lang w:val="en-US"/>
          </w:rPr>
          <w:delText xml:space="preserve">watershed </w:delText>
        </w:r>
      </w:del>
      <w:ins w:id="176" w:author="GRDC/ID" w:date="2016-09-09T09:19:00Z">
        <w:r w:rsidR="00021804">
          <w:rPr>
            <w:lang w:val="en-US"/>
          </w:rPr>
          <w:t>catchment</w:t>
        </w:r>
        <w:r w:rsidR="00021804" w:rsidRPr="008E510D">
          <w:rPr>
            <w:lang w:val="en-US"/>
          </w:rPr>
          <w:t xml:space="preserve"> </w:t>
        </w:r>
      </w:ins>
      <w:r w:rsidRPr="008E510D">
        <w:rPr>
          <w:lang w:val="en-US"/>
        </w:rPr>
        <w:t xml:space="preserve">outlets, denoted as outfall features. Whether an outfall (node) is referred to as an inflow or outflow </w:t>
      </w:r>
      <w:commentRangeStart w:id="177"/>
      <w:del w:id="178" w:author="GRDC/ID" w:date="2016-09-09T09:19:00Z">
        <w:r w:rsidRPr="008E510D" w:rsidDel="00021804">
          <w:rPr>
            <w:lang w:val="en-US"/>
          </w:rPr>
          <w:delText xml:space="preserve">node </w:delText>
        </w:r>
      </w:del>
      <w:commentRangeEnd w:id="177"/>
      <w:r w:rsidR="00021804">
        <w:rPr>
          <w:rStyle w:val="Kommentarzeichen"/>
          <w:lang w:val="en-US" w:eastAsia="en-US"/>
        </w:rPr>
        <w:commentReference w:id="177"/>
      </w:r>
      <w:r w:rsidRPr="008E510D">
        <w:rPr>
          <w:lang w:val="en-US"/>
        </w:rPr>
        <w:t xml:space="preserve">is always in reference to a </w:t>
      </w:r>
      <w:r w:rsidR="00467DE0">
        <w:rPr>
          <w:lang w:val="en-US"/>
        </w:rPr>
        <w:t xml:space="preserve">particular </w:t>
      </w:r>
      <w:r w:rsidRPr="008E510D">
        <w:rPr>
          <w:lang w:val="en-US"/>
        </w:rPr>
        <w:t xml:space="preserve">catchment. This means that </w:t>
      </w:r>
      <w:del w:id="179" w:author="GRDC/ID" w:date="2016-09-09T09:19:00Z">
        <w:r w:rsidRPr="008E510D" w:rsidDel="00021804">
          <w:rPr>
            <w:lang w:val="en-US"/>
          </w:rPr>
          <w:delText>a node</w:delText>
        </w:r>
      </w:del>
      <w:ins w:id="180" w:author="GRDC/ID" w:date="2016-09-09T09:19:00Z">
        <w:r w:rsidR="00021804">
          <w:rPr>
            <w:lang w:val="en-US"/>
          </w:rPr>
          <w:t>an outfall</w:t>
        </w:r>
      </w:ins>
      <w:r w:rsidRPr="008E510D">
        <w:rPr>
          <w:lang w:val="en-US"/>
        </w:rPr>
        <w:t xml:space="preserve"> serves as the outflow node of some contributing catchment(s) and the inflow node of some receiving catchment(s). In this standard, the inflow and outflow role names of the conceptual outfall (node) are used to unambiguously describe the </w:t>
      </w:r>
      <w:del w:id="181" w:author="GRDC/ID" w:date="2016-09-09T09:20:00Z">
        <w:r w:rsidRPr="008E510D" w:rsidDel="00021804">
          <w:rPr>
            <w:lang w:val="en-US"/>
          </w:rPr>
          <w:delText xml:space="preserve">node's </w:delText>
        </w:r>
      </w:del>
      <w:ins w:id="182" w:author="GRDC/ID" w:date="2016-09-09T09:20:00Z">
        <w:r w:rsidR="00021804">
          <w:rPr>
            <w:lang w:val="en-US"/>
          </w:rPr>
          <w:t>outfall</w:t>
        </w:r>
        <w:r w:rsidR="00021804" w:rsidRPr="008E510D">
          <w:rPr>
            <w:lang w:val="en-US"/>
          </w:rPr>
          <w:t xml:space="preserve">'s </w:t>
        </w:r>
      </w:ins>
      <w:r w:rsidRPr="008E510D">
        <w:rPr>
          <w:lang w:val="en-US"/>
        </w:rPr>
        <w:t>role with respect to a catchment.</w:t>
      </w:r>
    </w:p>
    <w:p w14:paraId="28837C64" w14:textId="7A1E8A40" w:rsidR="00005E29" w:rsidRPr="008E510D" w:rsidRDefault="00005E29" w:rsidP="00450C77">
      <w:pPr>
        <w:pStyle w:val="StandardWeb"/>
        <w:jc w:val="both"/>
        <w:rPr>
          <w:lang w:val="en-US"/>
        </w:rPr>
      </w:pPr>
      <w:r w:rsidRPr="008E510D">
        <w:rPr>
          <w:lang w:val="en-US"/>
        </w:rPr>
        <w:t xml:space="preserve">In a dendritic network, the outflow </w:t>
      </w:r>
      <w:del w:id="183" w:author="GRDC/ID" w:date="2016-09-09T09:20:00Z">
        <w:r w:rsidRPr="008E510D" w:rsidDel="00021804">
          <w:rPr>
            <w:lang w:val="en-US"/>
          </w:rPr>
          <w:delText xml:space="preserve">node </w:delText>
        </w:r>
      </w:del>
      <w:r w:rsidRPr="008E510D">
        <w:rPr>
          <w:lang w:val="en-US"/>
        </w:rPr>
        <w:t xml:space="preserve">that one or more dendritic catchments flow to (which is not necessarily a single geometric point) must contribute to one and only one receiving catchment, unless it is a terminal catchment. Given that the dendritic catchment </w:t>
      </w:r>
      <w:r w:rsidRPr="008E510D">
        <w:rPr>
          <w:lang w:val="en-US"/>
        </w:rPr>
        <w:lastRenderedPageBreak/>
        <w:t xml:space="preserve">is defined as a special type of the more general catchment concept, it inherits the general nesting as defined for the catchment as shown in </w:t>
      </w:r>
      <w:r w:rsidR="009C635D">
        <w:rPr>
          <w:lang w:val="en-US"/>
        </w:rPr>
        <w:fldChar w:fldCharType="begin"/>
      </w:r>
      <w:r w:rsidR="009C635D">
        <w:rPr>
          <w:lang w:val="en-US"/>
        </w:rPr>
        <w:instrText xml:space="preserve"> REF _Ref461114244 \h </w:instrText>
      </w:r>
      <w:r w:rsidR="009C635D">
        <w:rPr>
          <w:lang w:val="en-US"/>
        </w:rPr>
      </w:r>
      <w:r w:rsidR="009C635D">
        <w:rPr>
          <w:lang w:val="en-US"/>
        </w:rPr>
        <w:fldChar w:fldCharType="separate"/>
      </w:r>
      <w:r w:rsidR="009C635D" w:rsidRPr="00B70144">
        <w:t xml:space="preserve">Figure </w:t>
      </w:r>
      <w:r w:rsidR="009C635D">
        <w:rPr>
          <w:noProof/>
        </w:rPr>
        <w:t>7</w:t>
      </w:r>
      <w:r w:rsidR="009C635D">
        <w:rPr>
          <w:lang w:val="en-US"/>
        </w:rPr>
        <w:fldChar w:fldCharType="end"/>
      </w:r>
      <w:r w:rsidRPr="008E510D">
        <w:rPr>
          <w:lang w:val="en-US"/>
        </w:rPr>
        <w:t>.</w:t>
      </w:r>
    </w:p>
    <w:p w14:paraId="5747BF66" w14:textId="7B8D83B8" w:rsidR="00005E29" w:rsidRPr="008E510D" w:rsidDel="00AB6DAC" w:rsidRDefault="00005E29" w:rsidP="00AB6DAC">
      <w:pPr>
        <w:jc w:val="both"/>
        <w:rPr>
          <w:del w:id="184" w:author="GRDC/ID" w:date="2016-09-09T10:25:00Z"/>
        </w:rPr>
      </w:pPr>
      <w:r w:rsidRPr="008E510D">
        <w:t xml:space="preserve">Being topological nodes, inflow and outflow </w:t>
      </w:r>
      <w:del w:id="185" w:author="GRDC/ID" w:date="2016-09-09T09:16:00Z">
        <w:r w:rsidRPr="008E510D" w:rsidDel="00021804">
          <w:delText xml:space="preserve">nodes </w:delText>
        </w:r>
      </w:del>
      <w:r w:rsidRPr="008E510D">
        <w:t xml:space="preserve">have no explicit positions but are potentially complex </w:t>
      </w:r>
      <w:del w:id="186" w:author="GRDC/ID" w:date="2016-09-09T09:16:00Z">
        <w:r w:rsidRPr="008E510D" w:rsidDel="00021804">
          <w:delText xml:space="preserve">watershed </w:delText>
        </w:r>
      </w:del>
      <w:ins w:id="187" w:author="GRDC/ID" w:date="2016-09-09T09:16:00Z">
        <w:r w:rsidR="00021804">
          <w:t>catchment</w:t>
        </w:r>
        <w:r w:rsidR="00021804" w:rsidRPr="008E510D">
          <w:t xml:space="preserve"> </w:t>
        </w:r>
      </w:ins>
      <w:r w:rsidRPr="008E510D">
        <w:t xml:space="preserve">outlets. In fact, </w:t>
      </w:r>
      <w:del w:id="188" w:author="GRDC/ID" w:date="2016-09-09T09:27:00Z">
        <w:r w:rsidRPr="008E510D" w:rsidDel="0088723E">
          <w:delText>a node</w:delText>
        </w:r>
      </w:del>
      <w:ins w:id="189" w:author="GRDC/ID" w:date="2016-09-09T09:27:00Z">
        <w:r w:rsidR="0088723E">
          <w:t xml:space="preserve"> inflow and outflow</w:t>
        </w:r>
      </w:ins>
      <w:r w:rsidRPr="008E510D">
        <w:t xml:space="preserve"> may be represented by a complex geometry with multiple parts. This is important in the case of a catchment that contains a broad river bottom with complex braided channels and two or more primary inflows. There may be no clear way to identify an inflow location, but from a topological perspective each contributing catchment can be said to contribute to the same </w:t>
      </w:r>
      <w:del w:id="190" w:author="GRDC/ID" w:date="2016-09-09T09:29:00Z">
        <w:r w:rsidRPr="008E510D" w:rsidDel="0088723E">
          <w:delText xml:space="preserve">node </w:delText>
        </w:r>
      </w:del>
      <w:ins w:id="191" w:author="GRDC/ID" w:date="2016-09-09T09:29:00Z">
        <w:r w:rsidR="0088723E">
          <w:t>outflow</w:t>
        </w:r>
        <w:r w:rsidR="0088723E" w:rsidRPr="008E510D">
          <w:t xml:space="preserve"> </w:t>
        </w:r>
      </w:ins>
      <w:r w:rsidRPr="008E510D">
        <w:t>and that diffuse</w:t>
      </w:r>
      <w:r w:rsidR="00E946D6">
        <w:t>d</w:t>
      </w:r>
      <w:r w:rsidRPr="008E510D">
        <w:t xml:space="preserve"> inflow can be said to contribute </w:t>
      </w:r>
      <w:r w:rsidR="0036587F" w:rsidRPr="008E510D">
        <w:t>to the catchment in question (</w:t>
      </w:r>
      <w:r w:rsidR="0036587F" w:rsidRPr="008E510D">
        <w:fldChar w:fldCharType="begin"/>
      </w:r>
      <w:r w:rsidR="0036587F" w:rsidRPr="008E510D">
        <w:instrText xml:space="preserve"> REF _Ref458766605 \h </w:instrText>
      </w:r>
      <w:r w:rsidR="0036587F" w:rsidRPr="008E510D">
        <w:fldChar w:fldCharType="separate"/>
      </w:r>
      <w:r w:rsidR="009C635D" w:rsidRPr="008E510D">
        <w:t xml:space="preserve">Figure </w:t>
      </w:r>
      <w:r w:rsidR="009C635D">
        <w:rPr>
          <w:noProof/>
        </w:rPr>
        <w:t>12</w:t>
      </w:r>
      <w:r w:rsidR="0036587F" w:rsidRPr="008E510D">
        <w:fldChar w:fldCharType="end"/>
      </w:r>
      <w:r w:rsidRPr="008E510D">
        <w:t xml:space="preserve">). </w:t>
      </w:r>
      <w:ins w:id="192" w:author="GRDC/ID" w:date="2016-09-09T10:27:00Z">
        <w:r w:rsidR="00AB6DAC" w:rsidRPr="008E510D">
          <w:t xml:space="preserve">There </w:t>
        </w:r>
        <w:r w:rsidR="00AB6DAC">
          <w:t>might be</w:t>
        </w:r>
        <w:r w:rsidR="00AB6DAC" w:rsidRPr="008E510D">
          <w:t xml:space="preserve"> two ways that catchments with multiple inflows can share a common outlet: 1) as separate catchments, each </w:t>
        </w:r>
        <w:r w:rsidR="00AB6DAC">
          <w:t>realized as</w:t>
        </w:r>
        <w:r w:rsidR="00AB6DAC" w:rsidRPr="008E510D">
          <w:t xml:space="preserve"> a flowpath </w:t>
        </w:r>
        <w:r w:rsidR="00AB6DAC">
          <w:t>connecting</w:t>
        </w:r>
        <w:r w:rsidR="00AB6DAC" w:rsidRPr="008E510D">
          <w:t xml:space="preserve"> a single inflow and the </w:t>
        </w:r>
        <w:r w:rsidR="00AB6DAC">
          <w:t xml:space="preserve">common </w:t>
        </w:r>
        <w:r w:rsidR="00AB6DAC" w:rsidRPr="008E510D">
          <w:t>outflow</w:t>
        </w:r>
        <w:r w:rsidR="00AB6DAC">
          <w:t>,</w:t>
        </w:r>
        <w:r w:rsidR="00AB6DAC" w:rsidRPr="008E510D">
          <w:t xml:space="preserve"> </w:t>
        </w:r>
        <w:r w:rsidR="00AB6DAC">
          <w:t xml:space="preserve">or 2) </w:t>
        </w:r>
        <w:r w:rsidR="00AB6DAC" w:rsidRPr="008E510D">
          <w:t>as a non-divided catchment contributing</w:t>
        </w:r>
        <w:r w:rsidR="00AB6DAC">
          <w:t xml:space="preserve"> as a whole to the outflow node. </w:t>
        </w:r>
        <w:r w:rsidR="00AB6DAC" w:rsidRPr="008E510D">
          <w:t xml:space="preserve">The latter case, referred to here as a conjoint catchment, </w:t>
        </w:r>
        <w:r w:rsidR="00AB6DAC">
          <w:t xml:space="preserve">requires </w:t>
        </w:r>
        <w:r w:rsidR="00AB6DAC" w:rsidRPr="008E510D">
          <w:t xml:space="preserve">to determine </w:t>
        </w:r>
        <w:r w:rsidR="00AB6DAC">
          <w:t>the</w:t>
        </w:r>
        <w:r w:rsidR="00AB6DAC" w:rsidRPr="008E510D">
          <w:t xml:space="preserve"> main flowpath, or to perform linear refere</w:t>
        </w:r>
        <w:r w:rsidR="00AB6DAC">
          <w:t xml:space="preserve">ncing (along the main flowpath). However, </w:t>
        </w:r>
        <w:r w:rsidR="00AB6DAC" w:rsidRPr="008E510D">
          <w:t xml:space="preserve">a conjoint catchment is often easier to delineate and more convenient. </w:t>
        </w:r>
      </w:ins>
      <w:r w:rsidRPr="008E510D">
        <w:t>Note that in this case, the complexity required to support geospatially accurate linear referencing may be lost in the interest of easy network navigation capabilities.</w:t>
      </w:r>
      <w:ins w:id="193" w:author="GRDC/ID" w:date="2016-09-09T10:25:00Z">
        <w:r w:rsidR="00AB6DAC">
          <w:t xml:space="preserve"> </w:t>
        </w:r>
      </w:ins>
    </w:p>
    <w:p w14:paraId="7686994C" w14:textId="23631642" w:rsidR="00005E29" w:rsidRPr="008E510D" w:rsidDel="00AB6DAC" w:rsidRDefault="00005E29" w:rsidP="00AB6DAC">
      <w:pPr>
        <w:pStyle w:val="StandardWeb"/>
        <w:jc w:val="both"/>
        <w:rPr>
          <w:del w:id="194" w:author="GRDC/ID" w:date="2016-09-09T10:27:00Z"/>
          <w:lang w:val="en-US"/>
        </w:rPr>
      </w:pPr>
      <w:del w:id="195" w:author="GRDC/ID" w:date="2016-09-09T10:28:00Z">
        <w:r w:rsidRPr="008E510D" w:rsidDel="00AB6DAC">
          <w:rPr>
            <w:lang w:val="en-US"/>
          </w:rPr>
          <w:delText xml:space="preserve">It is worth noting that non-dendritic networks are often </w:delText>
        </w:r>
      </w:del>
      <w:del w:id="196" w:author="GRDC/ID" w:date="2016-09-09T09:29:00Z">
        <w:r w:rsidRPr="008E510D" w:rsidDel="0088723E">
          <w:rPr>
            <w:lang w:val="en-US"/>
          </w:rPr>
          <w:delText xml:space="preserve">represented </w:delText>
        </w:r>
      </w:del>
      <w:del w:id="197" w:author="GRDC/ID" w:date="2016-09-09T10:28:00Z">
        <w:r w:rsidRPr="008E510D" w:rsidDel="00AB6DAC">
          <w:rPr>
            <w:lang w:val="en-US"/>
          </w:rPr>
          <w:delText xml:space="preserve">as a dendritic catchment network by introducing joint catchments that contain the non-dendritic parts. </w:delText>
        </w:r>
        <w:r w:rsidR="0036587F" w:rsidRPr="008E510D" w:rsidDel="00AB6DAC">
          <w:fldChar w:fldCharType="begin"/>
        </w:r>
        <w:r w:rsidR="0036587F" w:rsidRPr="008E510D" w:rsidDel="00AB6DAC">
          <w:rPr>
            <w:lang w:val="en-US"/>
          </w:rPr>
          <w:delInstrText xml:space="preserve"> REF _Ref458766605 \h </w:delInstrText>
        </w:r>
        <w:r w:rsidR="00450C77" w:rsidDel="00AB6DAC">
          <w:rPr>
            <w:lang w:val="en-US"/>
          </w:rPr>
          <w:delInstrText xml:space="preserve"> \* MERGEFORMAT </w:delInstrText>
        </w:r>
        <w:r w:rsidR="0036587F" w:rsidRPr="008E510D" w:rsidDel="00AB6DAC">
          <w:fldChar w:fldCharType="separate"/>
        </w:r>
        <w:r w:rsidR="009C635D" w:rsidRPr="009C635D" w:rsidDel="00AB6DAC">
          <w:rPr>
            <w:lang w:val="en-US"/>
          </w:rPr>
          <w:delText xml:space="preserve">Figure </w:delText>
        </w:r>
        <w:r w:rsidR="009C635D" w:rsidRPr="009C635D" w:rsidDel="00AB6DAC">
          <w:rPr>
            <w:noProof/>
            <w:lang w:val="en-US"/>
          </w:rPr>
          <w:delText>12</w:delText>
        </w:r>
        <w:r w:rsidR="0036587F" w:rsidRPr="008E510D" w:rsidDel="00AB6DAC">
          <w:fldChar w:fldCharType="end"/>
        </w:r>
        <w:r w:rsidR="00B90BB6" w:rsidDel="00AB6DAC">
          <w:rPr>
            <w:lang w:val="en-US"/>
          </w:rPr>
          <w:delText xml:space="preserve"> </w:delText>
        </w:r>
        <w:r w:rsidRPr="008E510D" w:rsidDel="00AB6DAC">
          <w:rPr>
            <w:lang w:val="en-US"/>
          </w:rPr>
          <w:delText xml:space="preserve">shows an example of </w:delText>
        </w:r>
        <w:r w:rsidR="00EE30E8" w:rsidDel="00AB6DAC">
          <w:rPr>
            <w:lang w:val="en-US"/>
          </w:rPr>
          <w:delText xml:space="preserve">a </w:delText>
        </w:r>
      </w:del>
      <w:del w:id="198" w:author="GRDC/ID" w:date="2016-09-09T09:31:00Z">
        <w:r w:rsidR="00EE30E8" w:rsidDel="0088723E">
          <w:rPr>
            <w:lang w:val="en-US"/>
          </w:rPr>
          <w:delText>network with</w:delText>
        </w:r>
        <w:r w:rsidR="00EE30E8" w:rsidRPr="008E510D" w:rsidDel="0088723E">
          <w:rPr>
            <w:lang w:val="en-US"/>
          </w:rPr>
          <w:delText xml:space="preserve"> </w:delText>
        </w:r>
        <w:r w:rsidRPr="008E510D" w:rsidDel="0088723E">
          <w:rPr>
            <w:lang w:val="en-US"/>
          </w:rPr>
          <w:delText xml:space="preserve">a </w:delText>
        </w:r>
      </w:del>
      <w:del w:id="199" w:author="GRDC/ID" w:date="2016-09-09T10:28:00Z">
        <w:r w:rsidRPr="008E510D" w:rsidDel="00AB6DAC">
          <w:rPr>
            <w:lang w:val="en-US"/>
          </w:rPr>
          <w:delText xml:space="preserve">non-dendritic </w:delText>
        </w:r>
      </w:del>
      <w:del w:id="200" w:author="GRDC/ID" w:date="2016-09-09T09:31:00Z">
        <w:r w:rsidRPr="008E510D" w:rsidDel="0088723E">
          <w:rPr>
            <w:lang w:val="en-US"/>
          </w:rPr>
          <w:delText>topology</w:delText>
        </w:r>
      </w:del>
      <w:del w:id="201" w:author="GRDC/ID" w:date="2016-09-09T10:28:00Z">
        <w:r w:rsidRPr="008E510D" w:rsidDel="00AB6DAC">
          <w:rPr>
            <w:lang w:val="en-US"/>
          </w:rPr>
          <w:delText>, where it is not possible to determine to what extent flow from catchment F contributes to catchments E, B or C</w:delText>
        </w:r>
        <w:r w:rsidR="00B90BB6" w:rsidDel="00AB6DAC">
          <w:rPr>
            <w:lang w:val="en-US"/>
          </w:rPr>
          <w:delText xml:space="preserve"> (C</w:delText>
        </w:r>
      </w:del>
      <w:del w:id="202" w:author="GRDC/ID" w:date="2016-09-09T10:07:00Z">
        <w:r w:rsidR="00B90BB6" w:rsidDel="00832021">
          <w:rPr>
            <w:lang w:val="en-US"/>
          </w:rPr>
          <w:delText>7</w:delText>
        </w:r>
      </w:del>
      <w:del w:id="203" w:author="GRDC/ID" w:date="2016-09-09T10:28:00Z">
        <w:r w:rsidR="00B90BB6" w:rsidDel="00AB6DAC">
          <w:rPr>
            <w:lang w:val="en-US"/>
          </w:rPr>
          <w:delText>)</w:delText>
        </w:r>
        <w:r w:rsidRPr="008E510D" w:rsidDel="00AB6DAC">
          <w:rPr>
            <w:lang w:val="en-US"/>
          </w:rPr>
          <w:delText>.</w:delText>
        </w:r>
        <w:r w:rsidR="00B90BB6" w:rsidDel="00AB6DAC">
          <w:rPr>
            <w:lang w:val="en-US"/>
          </w:rPr>
          <w:delText xml:space="preserve"> </w:delText>
        </w:r>
      </w:del>
      <w:del w:id="204" w:author="GRDC/ID" w:date="2016-09-09T09:33:00Z">
        <w:r w:rsidR="00B90BB6" w:rsidDel="0088723E">
          <w:rPr>
            <w:lang w:val="en-US"/>
          </w:rPr>
          <w:delText>C8</w:delText>
        </w:r>
        <w:r w:rsidR="00C86433" w:rsidRPr="008E510D" w:rsidDel="0088723E">
          <w:rPr>
            <w:lang w:val="en-US"/>
          </w:rPr>
          <w:delText xml:space="preserve"> </w:delText>
        </w:r>
        <w:r w:rsidRPr="008E510D" w:rsidDel="0088723E">
          <w:rPr>
            <w:lang w:val="en-US"/>
          </w:rPr>
          <w:delText xml:space="preserve">shows the same topology where </w:delText>
        </w:r>
      </w:del>
      <w:del w:id="205" w:author="GRDC/ID" w:date="2016-09-09T10:28:00Z">
        <w:r w:rsidRPr="008E510D" w:rsidDel="00AB6DAC">
          <w:rPr>
            <w:lang w:val="en-US"/>
          </w:rPr>
          <w:delText xml:space="preserve">catchments E, B, and C </w:delText>
        </w:r>
      </w:del>
      <w:del w:id="206" w:author="GRDC/ID" w:date="2016-09-09T10:09:00Z">
        <w:r w:rsidRPr="008E510D" w:rsidDel="00832021">
          <w:rPr>
            <w:lang w:val="en-US"/>
          </w:rPr>
          <w:delText>have bee</w:delText>
        </w:r>
        <w:r w:rsidR="0036587F" w:rsidRPr="008E510D" w:rsidDel="00832021">
          <w:rPr>
            <w:lang w:val="en-US"/>
          </w:rPr>
          <w:delText xml:space="preserve">n aggregated </w:delText>
        </w:r>
      </w:del>
      <w:del w:id="207" w:author="GRDC/ID" w:date="2016-09-09T10:28:00Z">
        <w:r w:rsidR="0036587F" w:rsidRPr="008E510D" w:rsidDel="00AB6DAC">
          <w:rPr>
            <w:lang w:val="en-US"/>
          </w:rPr>
          <w:delText>and the nodes N2 an</w:delText>
        </w:r>
        <w:r w:rsidRPr="008E510D" w:rsidDel="00AB6DAC">
          <w:rPr>
            <w:lang w:val="en-US"/>
          </w:rPr>
          <w:delText>d N3</w:delText>
        </w:r>
      </w:del>
      <w:del w:id="208" w:author="GRDC/ID" w:date="2016-09-09T09:51:00Z">
        <w:r w:rsidRPr="008E510D" w:rsidDel="00791ECE">
          <w:rPr>
            <w:lang w:val="en-US"/>
          </w:rPr>
          <w:delText xml:space="preserve"> are treated</w:delText>
        </w:r>
      </w:del>
      <w:del w:id="209" w:author="GRDC/ID" w:date="2016-09-09T09:54:00Z">
        <w:r w:rsidRPr="008E510D" w:rsidDel="00791ECE">
          <w:rPr>
            <w:lang w:val="en-US"/>
          </w:rPr>
          <w:delText xml:space="preserve"> as</w:delText>
        </w:r>
      </w:del>
      <w:del w:id="210" w:author="GRDC/ID" w:date="2016-09-09T10:28:00Z">
        <w:r w:rsidRPr="008E510D" w:rsidDel="00AB6DAC">
          <w:rPr>
            <w:lang w:val="en-US"/>
          </w:rPr>
          <w:delText xml:space="preserve"> a single virtual inflow node, </w:delText>
        </w:r>
      </w:del>
      <w:del w:id="211" w:author="GRDC/ID" w:date="2016-09-09T09:51:00Z">
        <w:r w:rsidRPr="008E510D" w:rsidDel="00791ECE">
          <w:rPr>
            <w:lang w:val="en-US"/>
          </w:rPr>
          <w:delText>so that</w:delText>
        </w:r>
      </w:del>
      <w:del w:id="212" w:author="GRDC/ID" w:date="2016-09-09T10:28:00Z">
        <w:r w:rsidRPr="008E510D" w:rsidDel="00AB6DAC">
          <w:rPr>
            <w:lang w:val="en-US"/>
          </w:rPr>
          <w:delText xml:space="preserve"> all the flow from catchments D and F </w:delText>
        </w:r>
      </w:del>
      <w:del w:id="213" w:author="GRDC/ID" w:date="2016-09-09T09:51:00Z">
        <w:r w:rsidRPr="008E510D" w:rsidDel="00791ECE">
          <w:rPr>
            <w:lang w:val="en-US"/>
          </w:rPr>
          <w:delText xml:space="preserve">accumulate </w:delText>
        </w:r>
      </w:del>
      <w:del w:id="214" w:author="GRDC/ID" w:date="2016-09-09T10:28:00Z">
        <w:r w:rsidRPr="008E510D" w:rsidDel="00AB6DAC">
          <w:rPr>
            <w:lang w:val="en-US"/>
          </w:rPr>
          <w:delText>in the resulting catchment X. Using this encapsulation approach, catchments can be represented using a simple tree structure where an upstream-downstream relation can be built without the need for complex hydrography between inflow and outflow nodes.</w:delText>
        </w:r>
      </w:del>
    </w:p>
    <w:p w14:paraId="12763133" w14:textId="001EB219" w:rsidR="0036587F" w:rsidRPr="008E510D" w:rsidRDefault="0036587F" w:rsidP="0036587F">
      <w:pPr>
        <w:keepNext/>
      </w:pPr>
      <w:r w:rsidRPr="008E510D">
        <w:rPr>
          <w:noProof/>
        </w:rPr>
        <w:lastRenderedPageBreak/>
        <w:drawing>
          <wp:inline distT="0" distB="0" distL="0" distR="0" wp14:anchorId="0FCF5A19" wp14:editId="632EDD23">
            <wp:extent cx="1600200" cy="2484120"/>
            <wp:effectExtent l="0" t="0" r="0" b="5080"/>
            <wp:docPr id="45" name="Grafik 45" descr="https://raw.githubusercontent.com/opengeospatial/HY_Features/master/figs/nonDendriticEnc1.png?token=AQBAr_AzfFJTx-PKE-nAV7FHo9oFX5Zyks5Xtth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raw.githubusercontent.com/opengeospatial/HY_Features/master/figs/nonDendriticEnc1.png?token=AQBAr_AzfFJTx-PKE-nAV7FHo9oFX5Zyks5XtthSwA%3D%3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00200" cy="2484120"/>
                    </a:xfrm>
                    <a:prstGeom prst="rect">
                      <a:avLst/>
                    </a:prstGeom>
                    <a:noFill/>
                    <a:ln>
                      <a:noFill/>
                    </a:ln>
                  </pic:spPr>
                </pic:pic>
              </a:graphicData>
            </a:graphic>
          </wp:inline>
        </w:drawing>
      </w:r>
      <w:r w:rsidRPr="008E510D">
        <w:tab/>
      </w:r>
      <w:r w:rsidRPr="008E510D">
        <w:tab/>
      </w:r>
      <w:r w:rsidRPr="008E510D">
        <w:rPr>
          <w:noProof/>
        </w:rPr>
        <w:drawing>
          <wp:inline distT="0" distB="0" distL="0" distR="0" wp14:anchorId="475DAFB7" wp14:editId="2AB129E0">
            <wp:extent cx="1600200" cy="2484120"/>
            <wp:effectExtent l="0" t="0" r="0" b="5080"/>
            <wp:docPr id="46" name="Grafik 46" descr="https://raw.githubusercontent.com/opengeospatial/HY_Features/master/figs/nonDendriticEnc2.png?token=AQBAr-EtDg4VSVt0TdkbbskfEArq-MPIks5Xtthq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raw.githubusercontent.com/opengeospatial/HY_Features/master/figs/nonDendriticEnc2.png?token=AQBAr-EtDg4VSVt0TdkbbskfEArq-MPIks5XtthqwA%3D%3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00200" cy="2484120"/>
                    </a:xfrm>
                    <a:prstGeom prst="rect">
                      <a:avLst/>
                    </a:prstGeom>
                    <a:noFill/>
                    <a:ln>
                      <a:noFill/>
                    </a:ln>
                  </pic:spPr>
                </pic:pic>
              </a:graphicData>
            </a:graphic>
          </wp:inline>
        </w:drawing>
      </w:r>
      <w:r w:rsidRPr="008E510D">
        <w:tab/>
      </w:r>
      <w:r w:rsidRPr="008E510D">
        <w:tab/>
      </w:r>
    </w:p>
    <w:p w14:paraId="5B2A8927" w14:textId="674F1429" w:rsidR="00F16F57" w:rsidRDefault="0036587F" w:rsidP="006D2CB5">
      <w:pPr>
        <w:pStyle w:val="OGCFigure"/>
        <w:jc w:val="both"/>
        <w:rPr>
          <w:ins w:id="215" w:author="GRDC/ID" w:date="2016-09-09T10:06:00Z"/>
        </w:rPr>
      </w:pPr>
      <w:bookmarkStart w:id="216" w:name="_Ref458766605"/>
      <w:bookmarkStart w:id="217" w:name="_Ref458767275"/>
      <w:bookmarkStart w:id="218" w:name="_Toc461114631"/>
      <w:r w:rsidRPr="008E510D">
        <w:t xml:space="preserve">Figure </w:t>
      </w:r>
      <w:r w:rsidR="00913FDC">
        <w:fldChar w:fldCharType="begin"/>
      </w:r>
      <w:r w:rsidR="00913FDC">
        <w:instrText xml:space="preserve"> SEQ Figure \* ARABIC </w:instrText>
      </w:r>
      <w:r w:rsidR="00913FDC">
        <w:fldChar w:fldCharType="separate"/>
      </w:r>
      <w:r w:rsidR="009C635D">
        <w:rPr>
          <w:noProof/>
        </w:rPr>
        <w:t>12</w:t>
      </w:r>
      <w:r w:rsidR="00913FDC">
        <w:rPr>
          <w:noProof/>
        </w:rPr>
        <w:fldChar w:fldCharType="end"/>
      </w:r>
      <w:bookmarkEnd w:id="216"/>
      <w:r w:rsidR="00F16F57">
        <w:t xml:space="preserve">: </w:t>
      </w:r>
      <w:r w:rsidR="00F173CA">
        <w:t>Encapsulation of n</w:t>
      </w:r>
      <w:r w:rsidRPr="008E510D">
        <w:t xml:space="preserve">on-dendritic </w:t>
      </w:r>
      <w:r w:rsidR="00AD570C">
        <w:t xml:space="preserve">stream network </w:t>
      </w:r>
      <w:r w:rsidRPr="008E510D">
        <w:t>topology</w:t>
      </w:r>
      <w:bookmarkEnd w:id="217"/>
      <w:r w:rsidR="00F173CA">
        <w:t>. The left figure shows a case where</w:t>
      </w:r>
      <w:r w:rsidR="00F16F57" w:rsidRPr="008E510D">
        <w:t xml:space="preserve"> it is not possible to determine to what extent flow from catchment F cont</w:t>
      </w:r>
      <w:r w:rsidR="00F173CA">
        <w:t>ributes to catchments E, B or C.</w:t>
      </w:r>
      <w:r w:rsidR="00F16F57" w:rsidRPr="008E510D">
        <w:t xml:space="preserve"> </w:t>
      </w:r>
      <w:r w:rsidR="00F173CA">
        <w:t>The right figure shows how</w:t>
      </w:r>
      <w:r w:rsidR="00F16F57" w:rsidRPr="008E510D">
        <w:t xml:space="preserve"> catchments E, B, and C </w:t>
      </w:r>
      <w:r w:rsidR="00F173CA">
        <w:t>can</w:t>
      </w:r>
      <w:r w:rsidR="00F16F57" w:rsidRPr="008E510D">
        <w:t xml:space="preserve"> be aggregated </w:t>
      </w:r>
      <w:r w:rsidR="00F173CA">
        <w:t>so</w:t>
      </w:r>
      <w:r w:rsidR="00F16F57" w:rsidRPr="008E510D">
        <w:t xml:space="preserve"> nodes N2 and N3 are treated as a single virtual inflow node, so that all the flow from catchments D and F accumulate in the resulting catchment</w:t>
      </w:r>
      <w:r w:rsidR="00F16F57">
        <w:t xml:space="preserve"> X</w:t>
      </w:r>
      <w:r w:rsidR="00F173CA">
        <w:t>.</w:t>
      </w:r>
      <w:bookmarkEnd w:id="218"/>
    </w:p>
    <w:p w14:paraId="52475A85" w14:textId="15613AD8" w:rsidR="00832021" w:rsidRPr="00F16F57" w:rsidDel="00AB6DAC" w:rsidRDefault="00AB6DAC" w:rsidP="00AB6DAC">
      <w:pPr>
        <w:jc w:val="both"/>
        <w:rPr>
          <w:del w:id="219" w:author="GRDC/ID" w:date="2016-09-09T10:28:00Z"/>
        </w:rPr>
      </w:pPr>
      <w:ins w:id="220" w:author="GRDC/ID" w:date="2016-09-09T10:28:00Z">
        <w:r w:rsidRPr="008E510D">
          <w:t>It is worth noting that non-dendritic networks are often re</w:t>
        </w:r>
        <w:r>
          <w:t>alized</w:t>
        </w:r>
        <w:r w:rsidRPr="008E510D">
          <w:t xml:space="preserve"> as a dendritic catchment network by introducing joint catchments that contain the non-dendritic parts. </w:t>
        </w:r>
        <w:r w:rsidRPr="008E510D">
          <w:fldChar w:fldCharType="begin"/>
        </w:r>
        <w:r w:rsidRPr="008E510D">
          <w:instrText xml:space="preserve"> REF _Ref458766605 \h </w:instrText>
        </w:r>
        <w:r>
          <w:instrText xml:space="preserve"> \* MERGEFORMAT </w:instrText>
        </w:r>
      </w:ins>
      <w:ins w:id="221" w:author="GRDC/ID" w:date="2016-09-09T10:28:00Z">
        <w:r w:rsidRPr="008E510D">
          <w:fldChar w:fldCharType="separate"/>
        </w:r>
        <w:r w:rsidRPr="009C635D">
          <w:t xml:space="preserve">Figure </w:t>
        </w:r>
        <w:r w:rsidRPr="009C635D">
          <w:rPr>
            <w:noProof/>
          </w:rPr>
          <w:t>12</w:t>
        </w:r>
        <w:r w:rsidRPr="008E510D">
          <w:fldChar w:fldCharType="end"/>
        </w:r>
        <w:r>
          <w:t xml:space="preserve"> </w:t>
        </w:r>
        <w:r w:rsidRPr="008E510D">
          <w:t xml:space="preserve">shows an example of </w:t>
        </w:r>
        <w:r>
          <w:t xml:space="preserve">a </w:t>
        </w:r>
        <w:r w:rsidRPr="008E510D">
          <w:t xml:space="preserve">non-dendritic </w:t>
        </w:r>
        <w:r>
          <w:t>stream network</w:t>
        </w:r>
        <w:r w:rsidRPr="008E510D">
          <w:t>, where it is not possible to determine to what extent flow from catchment F contributes to catchments E, B or C</w:t>
        </w:r>
        <w:r>
          <w:t xml:space="preserve"> (</w:t>
        </w:r>
        <w:r>
          <w:fldChar w:fldCharType="begin"/>
        </w:r>
        <w:r>
          <w:instrText xml:space="preserve"> REF _Ref461114244 \h </w:instrText>
        </w:r>
      </w:ins>
      <w:ins w:id="222" w:author="GRDC/ID" w:date="2016-09-09T10:28:00Z">
        <w:r>
          <w:fldChar w:fldCharType="separate"/>
        </w:r>
        <w:r w:rsidRPr="00B70144">
          <w:t xml:space="preserve">Figure </w:t>
        </w:r>
        <w:r>
          <w:rPr>
            <w:noProof/>
          </w:rPr>
          <w:t>7</w:t>
        </w:r>
        <w:r>
          <w:fldChar w:fldCharType="end"/>
        </w:r>
        <w:r>
          <w:t>, C1)</w:t>
        </w:r>
        <w:r w:rsidRPr="008E510D">
          <w:t>.</w:t>
        </w:r>
        <w:r>
          <w:t xml:space="preserve"> </w:t>
        </w:r>
        <w:r>
          <w:rPr>
            <w:rStyle w:val="Kommentarzeichen"/>
          </w:rPr>
          <w:commentReference w:id="223"/>
        </w:r>
        <w:r>
          <w:t xml:space="preserve">Aggregating  the </w:t>
        </w:r>
        <w:r w:rsidRPr="008E510D">
          <w:t xml:space="preserve">catchments E, B, and C </w:t>
        </w:r>
        <w:r>
          <w:t xml:space="preserve"> (</w:t>
        </w:r>
        <w:r>
          <w:fldChar w:fldCharType="begin"/>
        </w:r>
        <w:r>
          <w:instrText xml:space="preserve"> REF _Ref461114244 \h </w:instrText>
        </w:r>
      </w:ins>
      <w:ins w:id="224" w:author="GRDC/ID" w:date="2016-09-09T10:28:00Z">
        <w:r>
          <w:fldChar w:fldCharType="separate"/>
        </w:r>
        <w:r w:rsidRPr="00B70144">
          <w:t xml:space="preserve">Figure </w:t>
        </w:r>
        <w:r>
          <w:rPr>
            <w:noProof/>
          </w:rPr>
          <w:t>7</w:t>
        </w:r>
        <w:r>
          <w:fldChar w:fldCharType="end"/>
        </w:r>
        <w:r>
          <w:t>, C2)</w:t>
        </w:r>
        <w:r w:rsidRPr="008E510D">
          <w:t xml:space="preserve">and </w:t>
        </w:r>
        <w:r>
          <w:t xml:space="preserve">collapsing </w:t>
        </w:r>
        <w:r w:rsidRPr="008E510D">
          <w:t>the nodes N2 and N3</w:t>
        </w:r>
        <w:r>
          <w:t xml:space="preserve"> into</w:t>
        </w:r>
        <w:r w:rsidRPr="008E510D">
          <w:t xml:space="preserve"> a single virtual inflow </w:t>
        </w:r>
        <w:r>
          <w:t>(</w:t>
        </w:r>
        <w:r w:rsidRPr="008E510D">
          <w:t>node</w:t>
        </w:r>
        <w:r>
          <w:t>)</w:t>
        </w:r>
        <w:r w:rsidRPr="008E510D">
          <w:t xml:space="preserve">, </w:t>
        </w:r>
        <w:r>
          <w:t>will accumulate</w:t>
        </w:r>
        <w:r w:rsidRPr="008E510D">
          <w:t xml:space="preserve"> all the flow from catchments D and F in the resulting catchment X</w:t>
        </w:r>
        <w:r>
          <w:t xml:space="preserve"> contributing inflow into catchment A via the node N1 (</w:t>
        </w:r>
        <w:r>
          <w:fldChar w:fldCharType="begin"/>
        </w:r>
        <w:r>
          <w:instrText xml:space="preserve"> REF _Ref461114244 \h </w:instrText>
        </w:r>
      </w:ins>
      <w:ins w:id="225" w:author="GRDC/ID" w:date="2016-09-09T10:28:00Z">
        <w:r>
          <w:fldChar w:fldCharType="separate"/>
        </w:r>
        <w:r w:rsidRPr="00B70144">
          <w:t xml:space="preserve">Figure </w:t>
        </w:r>
        <w:r>
          <w:rPr>
            <w:noProof/>
          </w:rPr>
          <w:t>7</w:t>
        </w:r>
        <w:r>
          <w:fldChar w:fldCharType="end"/>
        </w:r>
        <w:r>
          <w:t>, C3)</w:t>
        </w:r>
        <w:r w:rsidRPr="008E510D">
          <w:t>. Using this encapsulation approach, catchments can be represented using a simple tree structure where an upstream-downstream relation can be built without the need for complex hydrography between inflow and outflow nodes.</w:t>
        </w:r>
        <w:r>
          <w:t xml:space="preserve"> </w:t>
        </w:r>
      </w:ins>
    </w:p>
    <w:p w14:paraId="263895D0" w14:textId="4847A561" w:rsidR="00C86433" w:rsidRPr="00E226E8" w:rsidRDefault="00C86433" w:rsidP="00C86433">
      <w:pPr>
        <w:pStyle w:val="berschrift2"/>
      </w:pPr>
      <w:bookmarkStart w:id="226" w:name="_Toc458775734"/>
      <w:bookmarkStart w:id="227" w:name="_Toc461026391"/>
      <w:r w:rsidRPr="00E226E8">
        <w:t>River reference system</w:t>
      </w:r>
      <w:bookmarkEnd w:id="226"/>
      <w:bookmarkEnd w:id="227"/>
    </w:p>
    <w:p w14:paraId="68171C45" w14:textId="3E854486" w:rsidR="0019707D" w:rsidRPr="00E226E8" w:rsidRDefault="00C86433" w:rsidP="00DD072F">
      <w:pPr>
        <w:pStyle w:val="StandardWeb"/>
        <w:jc w:val="both"/>
        <w:rPr>
          <w:ins w:id="228" w:author="GRDC/ID" w:date="2016-09-06T09:50:00Z"/>
          <w:lang w:val="en-US"/>
        </w:rPr>
      </w:pPr>
      <w:r w:rsidRPr="00E226E8">
        <w:rPr>
          <w:lang w:val="en-US"/>
        </w:rPr>
        <w:t xml:space="preserve">Considering any identified location on a network as the outflow node of a contributing catchment, or the inflow node of a receiving catchment, an arbitrary new location can be placed on the network in reference to the existing outfall up- or downstream. Understanding such a reference as a positioning "along a river", the linear flowpath representation of a catchment can be used for linear referencing. HY_Features defines the concept of a river reference system which has three components: 1) an origin at an inflow or outflow outfall; 2) a shape defined by the flowpath of a catchment that </w:t>
      </w:r>
      <w:del w:id="229" w:author="GRDC/ID" w:date="2016-09-06T10:49:00Z">
        <w:r w:rsidRPr="00E226E8" w:rsidDel="00700A6F">
          <w:rPr>
            <w:lang w:val="en-US"/>
          </w:rPr>
          <w:delText>connects to</w:delText>
        </w:r>
      </w:del>
      <w:ins w:id="230" w:author="GRDC/ID" w:date="2016-09-06T10:50:00Z">
        <w:r w:rsidR="00700A6F">
          <w:rPr>
            <w:lang w:val="en-US"/>
          </w:rPr>
          <w:t xml:space="preserve"> </w:t>
        </w:r>
      </w:ins>
      <w:ins w:id="231" w:author="GRDC/ID" w:date="2016-09-06T10:49:00Z">
        <w:r w:rsidR="00700A6F">
          <w:rPr>
            <w:lang w:val="en-US"/>
          </w:rPr>
          <w:t>starts at</w:t>
        </w:r>
      </w:ins>
      <w:r w:rsidRPr="00E226E8">
        <w:rPr>
          <w:lang w:val="en-US"/>
        </w:rPr>
        <w:t xml:space="preserve"> the origin; and 3) a linear distance or relative (percentage) measurement system. Each catchment has its own reference system which can be combined as necessary using catchment topology; each river reference system must have one outfall (origin) and one representing flowpath (shape).</w:t>
      </w:r>
    </w:p>
    <w:p w14:paraId="63D81C82" w14:textId="615674A0" w:rsidR="00C86433" w:rsidRDefault="0019707D" w:rsidP="00450C77">
      <w:pPr>
        <w:pStyle w:val="StandardWeb"/>
        <w:jc w:val="both"/>
      </w:pPr>
      <w:ins w:id="232" w:author="GRDC/ID" w:date="2016-09-06T09:51:00Z">
        <w:r w:rsidRPr="00E226E8">
          <w:rPr>
            <w:lang w:val="en-US"/>
          </w:rPr>
          <w:t xml:space="preserve">Provided that the location to be placed is declared to be </w:t>
        </w:r>
        <w:r w:rsidRPr="00F41705">
          <w:rPr>
            <w:lang w:val="en-US"/>
          </w:rPr>
          <w:t>outfall of a catchment</w:t>
        </w:r>
        <w:r w:rsidRPr="007332F8">
          <w:rPr>
            <w:lang w:val="en-US"/>
          </w:rPr>
          <w:t>, an already existing catchment will be split into catchments upstream and downstream of the ‘new’</w:t>
        </w:r>
        <w:r w:rsidRPr="00E226E8">
          <w:rPr>
            <w:lang w:val="en-US"/>
          </w:rPr>
          <w:t xml:space="preserve"> </w:t>
        </w:r>
        <w:r w:rsidRPr="00E226E8">
          <w:rPr>
            <w:lang w:val="en-US"/>
          </w:rPr>
          <w:lastRenderedPageBreak/>
          <w:t xml:space="preserve">location. The upstream catchment is realized by a flowpath (shape) starting at the location to be placed (origin), and directed to the already located inflow of the now split catchment;  the downstream catchment is realized by a flowpath shape starting at the same location, but directed to the already located outflow of the now split catchment.  The unknown position of the ‘new’ location is provided relative as the distance from there to the reference location, i.e. as length of the flowpath in direction to the known inflow or outflow. In this way a position may be assigned to any outfall. </w:t>
        </w:r>
      </w:ins>
      <w:r w:rsidR="009C635D">
        <w:fldChar w:fldCharType="begin"/>
      </w:r>
      <w:r w:rsidR="009C635D">
        <w:rPr>
          <w:lang w:val="en-US"/>
        </w:rPr>
        <w:instrText xml:space="preserve"> REF _Ref461114335 \h </w:instrText>
      </w:r>
      <w:r w:rsidR="009C635D">
        <w:fldChar w:fldCharType="separate"/>
      </w:r>
      <w:r w:rsidR="009C635D" w:rsidRPr="00EE2057">
        <w:t xml:space="preserve">Figure </w:t>
      </w:r>
      <w:r w:rsidR="009C635D">
        <w:rPr>
          <w:noProof/>
        </w:rPr>
        <w:t>13</w:t>
      </w:r>
      <w:r w:rsidR="009C635D">
        <w:fldChar w:fldCharType="end"/>
      </w:r>
      <w:r w:rsidR="00C86433" w:rsidRPr="00E226E8">
        <w:t xml:space="preserve">, and </w:t>
      </w:r>
      <w:r w:rsidR="009C635D">
        <w:fldChar w:fldCharType="begin"/>
      </w:r>
      <w:r w:rsidR="009C635D">
        <w:instrText xml:space="preserve"> REF _Ref461114343 \h </w:instrText>
      </w:r>
      <w:r w:rsidR="009C635D">
        <w:fldChar w:fldCharType="separate"/>
      </w:r>
      <w:r w:rsidR="009C635D">
        <w:t xml:space="preserve">Figure </w:t>
      </w:r>
      <w:r w:rsidR="009C635D">
        <w:rPr>
          <w:noProof/>
        </w:rPr>
        <w:t>14</w:t>
      </w:r>
      <w:r w:rsidR="009C635D">
        <w:fldChar w:fldCharType="end"/>
      </w:r>
      <w:r w:rsidR="00C86433" w:rsidRPr="00E226E8">
        <w:t xml:space="preserve"> illustrate how a newly introduced network location can be located downstream of a catchment inflow</w:t>
      </w:r>
      <w:r w:rsidR="00B27E4D" w:rsidRPr="00E226E8">
        <w:t>, or upstream of a catchment outflow</w:t>
      </w:r>
      <w:r w:rsidR="00C86433" w:rsidRPr="00E226E8">
        <w:t>.</w:t>
      </w:r>
    </w:p>
    <w:p w14:paraId="5BF968ED" w14:textId="77777777" w:rsidR="00EE2057" w:rsidRDefault="00EE2057" w:rsidP="00EE2057">
      <w:pPr>
        <w:pStyle w:val="StandardWeb"/>
        <w:keepNext/>
        <w:jc w:val="center"/>
      </w:pPr>
      <w:r>
        <w:rPr>
          <w:noProof/>
          <w:lang w:val="en-US" w:eastAsia="en-US"/>
        </w:rPr>
        <w:drawing>
          <wp:inline distT="0" distB="0" distL="0" distR="0" wp14:anchorId="0F0D0ACC" wp14:editId="15F3814A">
            <wp:extent cx="5486400" cy="4151870"/>
            <wp:effectExtent l="0" t="0" r="0" b="1270"/>
            <wp:docPr id="22" name="Grafik 22" descr="D:\Users\Dornblut\OGC_HYF_SWG\hlphtml\EARoot\EA1\EA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Dornblut\OGC_HYF_SWG\hlphtml\EARoot\EA1\EA4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4151870"/>
                    </a:xfrm>
                    <a:prstGeom prst="rect">
                      <a:avLst/>
                    </a:prstGeom>
                    <a:noFill/>
                    <a:ln>
                      <a:noFill/>
                    </a:ln>
                  </pic:spPr>
                </pic:pic>
              </a:graphicData>
            </a:graphic>
          </wp:inline>
        </w:drawing>
      </w:r>
    </w:p>
    <w:p w14:paraId="4C4FEA13" w14:textId="77777777" w:rsidR="00EE2057" w:rsidRPr="00EE2057" w:rsidRDefault="00EE2057" w:rsidP="00EE2057">
      <w:pPr>
        <w:pStyle w:val="OGCFigure"/>
      </w:pPr>
      <w:bookmarkStart w:id="233" w:name="_Ref461114335"/>
      <w:bookmarkStart w:id="234" w:name="_Toc461114632"/>
      <w:r w:rsidRPr="00EE2057">
        <w:t xml:space="preserve">Figure </w:t>
      </w:r>
      <w:r w:rsidR="00913FDC">
        <w:fldChar w:fldCharType="begin"/>
      </w:r>
      <w:r w:rsidR="00913FDC">
        <w:instrText xml:space="preserve"> SEQ Figure \* ARABIC </w:instrText>
      </w:r>
      <w:r w:rsidR="00913FDC">
        <w:fldChar w:fldCharType="separate"/>
      </w:r>
      <w:r w:rsidR="009C635D">
        <w:rPr>
          <w:noProof/>
        </w:rPr>
        <w:t>13</w:t>
      </w:r>
      <w:r w:rsidR="00913FDC">
        <w:rPr>
          <w:noProof/>
        </w:rPr>
        <w:fldChar w:fldCharType="end"/>
      </w:r>
      <w:bookmarkEnd w:id="233"/>
      <w:r w:rsidRPr="00EE2057">
        <w:t>: Position (yellow dot) downstream of a reference point (red dot). While referenced positions (P) are usually referenced to permanent locations like confluences (r2), they can also be considered to be the outflow of contributing catchment and thus, the origin of a river reference system of their own.</w:t>
      </w:r>
      <w:bookmarkEnd w:id="234"/>
    </w:p>
    <w:p w14:paraId="49F9D1D7" w14:textId="40EC0CDE" w:rsidR="00526406" w:rsidRPr="00053FB3" w:rsidRDefault="00526406" w:rsidP="00526406">
      <w:pPr>
        <w:pStyle w:val="Beschriftung"/>
        <w:rPr>
          <w:lang w:val="en-US"/>
        </w:rPr>
      </w:pPr>
    </w:p>
    <w:p w14:paraId="743452C6" w14:textId="77777777" w:rsidR="00EE2057" w:rsidRDefault="00EE2057" w:rsidP="00EE2057">
      <w:pPr>
        <w:pStyle w:val="Beschriftung"/>
        <w:keepNext/>
      </w:pPr>
      <w:r>
        <w:rPr>
          <w:noProof/>
          <w:lang w:val="en-US"/>
        </w:rPr>
        <w:lastRenderedPageBreak/>
        <w:drawing>
          <wp:inline distT="0" distB="0" distL="0" distR="0" wp14:anchorId="440B19E0" wp14:editId="2E655FBE">
            <wp:extent cx="5486400" cy="4023393"/>
            <wp:effectExtent l="0" t="0" r="0" b="0"/>
            <wp:docPr id="23" name="Grafik 23" descr="D:\Users\Dornblut\OGC_HYF_SWG\hlphtml\EARoot\EA1\EA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Dornblut\OGC_HYF_SWG\hlphtml\EARoot\EA1\EA4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023393"/>
                    </a:xfrm>
                    <a:prstGeom prst="rect">
                      <a:avLst/>
                    </a:prstGeom>
                    <a:noFill/>
                    <a:ln>
                      <a:noFill/>
                    </a:ln>
                  </pic:spPr>
                </pic:pic>
              </a:graphicData>
            </a:graphic>
          </wp:inline>
        </w:drawing>
      </w:r>
    </w:p>
    <w:p w14:paraId="16586A99" w14:textId="29F177A9" w:rsidR="00EE2057" w:rsidRDefault="00EE2057" w:rsidP="00EE2057">
      <w:pPr>
        <w:pStyle w:val="OGCFigure"/>
      </w:pPr>
      <w:bookmarkStart w:id="235" w:name="_Ref461114343"/>
      <w:bookmarkStart w:id="236" w:name="_Toc461114633"/>
      <w:r>
        <w:t xml:space="preserve">Figure </w:t>
      </w:r>
      <w:r w:rsidR="00913FDC">
        <w:fldChar w:fldCharType="begin"/>
      </w:r>
      <w:r w:rsidR="00913FDC">
        <w:instrText xml:space="preserve"> SEQ Figure \* ARABIC </w:instrText>
      </w:r>
      <w:r w:rsidR="00913FDC">
        <w:fldChar w:fldCharType="separate"/>
      </w:r>
      <w:r w:rsidR="009C635D">
        <w:rPr>
          <w:noProof/>
        </w:rPr>
        <w:t>14</w:t>
      </w:r>
      <w:r w:rsidR="00913FDC">
        <w:rPr>
          <w:noProof/>
        </w:rPr>
        <w:fldChar w:fldCharType="end"/>
      </w:r>
      <w:bookmarkEnd w:id="235"/>
      <w:r>
        <w:t xml:space="preserve">: </w:t>
      </w:r>
      <w:r w:rsidRPr="00526406">
        <w:t>Position (yellow dot) upstream of a reference point (red dot). Typically, r1 would be the origin and P, the referenced point; however, the river reference system model allows for the referenced point to be the origin of its own river reference system.</w:t>
      </w:r>
      <w:bookmarkEnd w:id="236"/>
    </w:p>
    <w:p w14:paraId="46AB195B" w14:textId="4B2C20C3" w:rsidR="0019707D" w:rsidRDefault="00526406" w:rsidP="0019707D">
      <w:pPr>
        <w:pStyle w:val="StandardWeb"/>
        <w:jc w:val="both"/>
        <w:rPr>
          <w:ins w:id="237" w:author="GRDC/ID" w:date="2016-09-06T09:51:00Z"/>
          <w:lang w:val="en-US"/>
        </w:rPr>
      </w:pPr>
      <w:ins w:id="238" w:author="GRDC/ID" w:date="2016-09-07T15:37:00Z">
        <w:r>
          <w:rPr>
            <w:lang w:val="en-US"/>
          </w:rPr>
          <w:t>A</w:t>
        </w:r>
      </w:ins>
      <w:ins w:id="239" w:author="GRDC/ID" w:date="2016-09-06T09:51:00Z">
        <w:r w:rsidR="0019707D">
          <w:rPr>
            <w:lang w:val="en-US"/>
          </w:rPr>
          <w:t xml:space="preserve">lternatively, the position of a new location can </w:t>
        </w:r>
        <w:r w:rsidR="0019707D" w:rsidRPr="008E510D">
          <w:rPr>
            <w:lang w:val="en-US"/>
          </w:rPr>
          <w:t xml:space="preserve">be determined </w:t>
        </w:r>
        <w:r w:rsidR="0019707D">
          <w:rPr>
            <w:lang w:val="en-US"/>
          </w:rPr>
          <w:t xml:space="preserve">interpolative </w:t>
        </w:r>
        <w:r w:rsidR="0019707D" w:rsidRPr="008E510D">
          <w:rPr>
            <w:lang w:val="en-US"/>
          </w:rPr>
          <w:t xml:space="preserve">as a percentage of the </w:t>
        </w:r>
        <w:r w:rsidR="0019707D">
          <w:rPr>
            <w:lang w:val="en-US"/>
          </w:rPr>
          <w:t xml:space="preserve">known </w:t>
        </w:r>
        <w:r w:rsidR="0019707D" w:rsidRPr="008E510D">
          <w:rPr>
            <w:lang w:val="en-US"/>
          </w:rPr>
          <w:t>distance between two already located outfalls</w:t>
        </w:r>
        <w:r w:rsidR="0019707D">
          <w:rPr>
            <w:lang w:val="en-US"/>
          </w:rPr>
          <w:t xml:space="preserve"> bounding a flowpath </w:t>
        </w:r>
        <w:r w:rsidR="0019707D" w:rsidRPr="008E510D">
          <w:rPr>
            <w:lang w:val="en-US"/>
          </w:rPr>
          <w:t xml:space="preserve">in upstream and downstream direction, whereby the </w:t>
        </w:r>
        <w:r w:rsidR="0019707D">
          <w:rPr>
            <w:lang w:val="en-US"/>
          </w:rPr>
          <w:t xml:space="preserve">origin where the flowpath </w:t>
        </w:r>
        <w:r w:rsidR="0019707D" w:rsidRPr="008E510D">
          <w:rPr>
            <w:lang w:val="en-US"/>
          </w:rPr>
          <w:t>s</w:t>
        </w:r>
        <w:r w:rsidR="0019707D">
          <w:rPr>
            <w:lang w:val="en-US"/>
          </w:rPr>
          <w:t xml:space="preserve">tarts is set at one of these, </w:t>
        </w:r>
        <w:r w:rsidR="0019707D" w:rsidRPr="008E510D">
          <w:rPr>
            <w:lang w:val="en-US"/>
          </w:rPr>
          <w:t xml:space="preserve">and directed to the other </w:t>
        </w:r>
        <w:r w:rsidR="0019707D">
          <w:rPr>
            <w:lang w:val="en-US"/>
          </w:rPr>
          <w:t xml:space="preserve">outfall </w:t>
        </w:r>
        <w:r w:rsidR="0019707D" w:rsidRPr="008E510D">
          <w:rPr>
            <w:lang w:val="en-US"/>
          </w:rPr>
          <w:t xml:space="preserve">upstream or downstream of </w:t>
        </w:r>
        <w:r w:rsidR="0019707D">
          <w:rPr>
            <w:lang w:val="en-US"/>
          </w:rPr>
          <w:t>this</w:t>
        </w:r>
        <w:r w:rsidR="0019707D" w:rsidRPr="008E510D">
          <w:rPr>
            <w:lang w:val="en-US"/>
          </w:rPr>
          <w:t>.</w:t>
        </w:r>
        <w:r w:rsidR="0019707D">
          <w:rPr>
            <w:lang w:val="en-US"/>
          </w:rPr>
          <w:t xml:space="preserve"> This approach may be used in the case that the new location itself is not declared to be an inflow or outflow of a catchment, as shown in </w:t>
        </w:r>
      </w:ins>
      <w:ins w:id="240" w:author="GRDC/ID" w:date="2016-09-06T10:08:00Z">
        <w:r w:rsidR="00F41705">
          <w:rPr>
            <w:lang w:val="en-US"/>
          </w:rPr>
          <w:fldChar w:fldCharType="begin"/>
        </w:r>
        <w:r w:rsidR="00F41705">
          <w:rPr>
            <w:lang w:val="en-US"/>
          </w:rPr>
          <w:instrText xml:space="preserve"> REF _Ref460919842 \h </w:instrText>
        </w:r>
      </w:ins>
      <w:r w:rsidR="00F41705">
        <w:rPr>
          <w:lang w:val="en-US"/>
        </w:rPr>
      </w:r>
      <w:r w:rsidR="00F41705">
        <w:rPr>
          <w:lang w:val="en-US"/>
        </w:rPr>
        <w:fldChar w:fldCharType="separate"/>
      </w:r>
      <w:ins w:id="241" w:author="GRDC/ID" w:date="2016-09-08T15:58:00Z">
        <w:r w:rsidR="009C635D" w:rsidRPr="00526406">
          <w:rPr>
            <w:highlight w:val="yellow"/>
          </w:rPr>
          <w:t xml:space="preserve">Figure </w:t>
        </w:r>
        <w:r w:rsidR="009C635D">
          <w:rPr>
            <w:noProof/>
            <w:highlight w:val="yellow"/>
          </w:rPr>
          <w:t>15</w:t>
        </w:r>
      </w:ins>
      <w:ins w:id="242" w:author="GRDC/ID" w:date="2016-09-06T10:08:00Z">
        <w:r w:rsidR="00F41705">
          <w:rPr>
            <w:lang w:val="en-US"/>
          </w:rPr>
          <w:fldChar w:fldCharType="end"/>
        </w:r>
      </w:ins>
      <w:commentRangeStart w:id="243"/>
      <w:ins w:id="244" w:author="GRDC/ID" w:date="2016-09-06T09:52:00Z">
        <w:r w:rsidR="0019707D">
          <w:rPr>
            <w:lang w:val="en-US"/>
          </w:rPr>
          <w:t>.</w:t>
        </w:r>
      </w:ins>
      <w:ins w:id="245" w:author="GRDC/ID" w:date="2016-09-06T09:51:00Z">
        <w:r w:rsidR="0019707D">
          <w:rPr>
            <w:lang w:val="en-US"/>
          </w:rPr>
          <w:t xml:space="preserve"> </w:t>
        </w:r>
      </w:ins>
      <w:ins w:id="246" w:author="GRDC/ID" w:date="2016-09-06T09:52:00Z">
        <w:r w:rsidR="0019707D">
          <w:rPr>
            <w:lang w:val="en-US"/>
          </w:rPr>
          <w:t xml:space="preserve"> </w:t>
        </w:r>
      </w:ins>
      <w:commentRangeEnd w:id="243"/>
      <w:ins w:id="247" w:author="GRDC/ID" w:date="2016-09-06T09:59:00Z">
        <w:r w:rsidR="00E226E8">
          <w:rPr>
            <w:rStyle w:val="Kommentarzeichen"/>
            <w:lang w:val="en-US" w:eastAsia="en-US"/>
          </w:rPr>
          <w:commentReference w:id="243"/>
        </w:r>
      </w:ins>
    </w:p>
    <w:p w14:paraId="35A31B56" w14:textId="77777777" w:rsidR="0019707D" w:rsidRDefault="0019707D" w:rsidP="00E226E8">
      <w:pPr>
        <w:pStyle w:val="OGCFigure"/>
        <w:rPr>
          <w:ins w:id="248" w:author="GRDC/ID" w:date="2016-09-06T09:54:00Z"/>
        </w:rPr>
      </w:pPr>
      <w:ins w:id="249" w:author="GRDC/ID" w:date="2016-09-06T09:54:00Z">
        <w:r w:rsidRPr="00E226E8">
          <w:rPr>
            <w:noProof/>
          </w:rPr>
          <w:lastRenderedPageBreak/>
          <w:drawing>
            <wp:inline distT="0" distB="0" distL="0" distR="0" wp14:anchorId="314EA562" wp14:editId="312B8143">
              <wp:extent cx="4343400" cy="3311713"/>
              <wp:effectExtent l="0" t="0" r="0" b="0"/>
              <wp:docPr id="3" name="Grafik 3" descr="D:\Users\Dornblut\OGC_HYF_SWG\hlphtml\EARoot\EA1\E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Dornblut\OGC_HYF_SWG\hlphtml\EARoot\EA1\EA2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43400" cy="3311713"/>
                      </a:xfrm>
                      <a:prstGeom prst="rect">
                        <a:avLst/>
                      </a:prstGeom>
                      <a:noFill/>
                      <a:ln>
                        <a:noFill/>
                      </a:ln>
                    </pic:spPr>
                  </pic:pic>
                </a:graphicData>
              </a:graphic>
            </wp:inline>
          </w:drawing>
        </w:r>
      </w:ins>
    </w:p>
    <w:p w14:paraId="68E12E20" w14:textId="3C2B5DF2" w:rsidR="00DD072F" w:rsidRDefault="0019707D" w:rsidP="0019707D">
      <w:pPr>
        <w:pStyle w:val="Beschriftung"/>
        <w:rPr>
          <w:ins w:id="250" w:author="GRDC/ID" w:date="2016-09-05T15:09:00Z"/>
        </w:rPr>
      </w:pPr>
      <w:bookmarkStart w:id="251" w:name="_Ref460919842"/>
      <w:bookmarkStart w:id="252" w:name="_Toc461114634"/>
      <w:ins w:id="253" w:author="GRDC/ID" w:date="2016-09-06T09:54:00Z">
        <w:r w:rsidRPr="00526406">
          <w:rPr>
            <w:highlight w:val="yellow"/>
          </w:rPr>
          <w:t xml:space="preserve">Figure </w:t>
        </w:r>
      </w:ins>
      <w:r w:rsidRPr="00526406">
        <w:rPr>
          <w:highlight w:val="yellow"/>
        </w:rPr>
        <w:fldChar w:fldCharType="begin"/>
      </w:r>
      <w:r w:rsidRPr="00526406">
        <w:rPr>
          <w:highlight w:val="yellow"/>
        </w:rPr>
        <w:instrText xml:space="preserve"> SEQ Figure \* ARABIC </w:instrText>
      </w:r>
      <w:r w:rsidRPr="00526406">
        <w:rPr>
          <w:highlight w:val="yellow"/>
        </w:rPr>
        <w:fldChar w:fldCharType="separate"/>
      </w:r>
      <w:ins w:id="254" w:author="GRDC/ID" w:date="2016-09-08T16:16:00Z">
        <w:r w:rsidR="009C635D">
          <w:rPr>
            <w:noProof/>
            <w:highlight w:val="yellow"/>
          </w:rPr>
          <w:t>15</w:t>
        </w:r>
      </w:ins>
      <w:r w:rsidRPr="00526406">
        <w:rPr>
          <w:highlight w:val="yellow"/>
        </w:rPr>
        <w:fldChar w:fldCharType="end"/>
      </w:r>
      <w:bookmarkEnd w:id="251"/>
      <w:ins w:id="255" w:author="GRDC/ID" w:date="2016-09-06T09:54:00Z">
        <w:r w:rsidRPr="00526406">
          <w:t>:</w:t>
        </w:r>
      </w:ins>
      <w:ins w:id="256" w:author="GRDC/ID" w:date="2016-09-07T15:14:00Z">
        <w:r w:rsidR="00167E1C" w:rsidRPr="00526406">
          <w:t xml:space="preserve"> NEW</w:t>
        </w:r>
        <w:r w:rsidR="00167E1C">
          <w:t xml:space="preserve"> </w:t>
        </w:r>
      </w:ins>
      <w:ins w:id="257" w:author="GRDC/ID" w:date="2016-09-06T09:54:00Z">
        <w:r>
          <w:t xml:space="preserve"> </w:t>
        </w:r>
      </w:ins>
      <w:commentRangeStart w:id="258"/>
      <w:ins w:id="259" w:author="GRDC/ID" w:date="2016-09-05T15:09:00Z">
        <w:r w:rsidR="00DD072F" w:rsidRPr="0019707D">
          <w:rPr>
            <w:highlight w:val="yellow"/>
          </w:rPr>
          <w:t>Position (yellow dot) between two a reference points (red dot</w:t>
        </w:r>
      </w:ins>
      <w:ins w:id="260" w:author="GRDC/ID" w:date="2016-09-06T10:09:00Z">
        <w:r w:rsidR="00F41705">
          <w:rPr>
            <w:highlight w:val="yellow"/>
          </w:rPr>
          <w:t>s</w:t>
        </w:r>
      </w:ins>
      <w:ins w:id="261" w:author="GRDC/ID" w:date="2016-09-05T15:09:00Z">
        <w:r w:rsidR="00DD072F" w:rsidRPr="0019707D">
          <w:rPr>
            <w:highlight w:val="yellow"/>
          </w:rPr>
          <w:t xml:space="preserve">). </w:t>
        </w:r>
      </w:ins>
      <w:commentRangeEnd w:id="258"/>
      <w:ins w:id="262" w:author="GRDC/ID" w:date="2016-09-05T15:10:00Z">
        <w:r w:rsidR="00DD072F" w:rsidRPr="0019707D">
          <w:rPr>
            <w:rStyle w:val="Kommentarzeichen"/>
            <w:b w:val="0"/>
            <w:bCs w:val="0"/>
            <w:highlight w:val="yellow"/>
          </w:rPr>
          <w:commentReference w:id="258"/>
        </w:r>
      </w:ins>
      <w:bookmarkEnd w:id="252"/>
    </w:p>
    <w:p w14:paraId="0EF0FA14" w14:textId="77777777" w:rsidR="00DD072F" w:rsidRPr="008410C4" w:rsidRDefault="00DD072F" w:rsidP="005728BE">
      <w:pPr>
        <w:pStyle w:val="OGCFigure"/>
      </w:pPr>
    </w:p>
    <w:p w14:paraId="0F79605F" w14:textId="79B45622" w:rsidR="00327231" w:rsidRPr="008E510D" w:rsidRDefault="00327231" w:rsidP="00327231">
      <w:pPr>
        <w:pStyle w:val="berschrift2"/>
      </w:pPr>
      <w:bookmarkStart w:id="263" w:name="_Toc458775735"/>
      <w:bookmarkStart w:id="264" w:name="_Toc461026392"/>
      <w:r w:rsidRPr="008E510D">
        <w:t>Hydrographic and hydrometric networks</w:t>
      </w:r>
      <w:bookmarkEnd w:id="263"/>
      <w:bookmarkEnd w:id="264"/>
    </w:p>
    <w:p w14:paraId="3E72E664" w14:textId="5D29E6F3" w:rsidR="00327231" w:rsidRPr="008E510D" w:rsidRDefault="00327231" w:rsidP="00450C77">
      <w:pPr>
        <w:pStyle w:val="StandardWeb"/>
        <w:jc w:val="both"/>
        <w:rPr>
          <w:lang w:val="en-US"/>
        </w:rPr>
      </w:pPr>
      <w:r w:rsidRPr="008E510D">
        <w:rPr>
          <w:lang w:val="en-US"/>
        </w:rPr>
        <w:t xml:space="preserve">Hydrographic data is commonly organized into networks. HY_Features includes catchment realizations for the hydrographic network of waterbodies, channel network connected conveyances, and hydrometric network of monitoring stations. The following sections first describe the individual network types uniquely, then describe how these networks relate to each other in the context of the overall HY_Features model. The main function of these network models is to allow an aggregate of hydrologic features at one scale to act as a single encapsulated entity at another scale. </w:t>
      </w:r>
    </w:p>
    <w:p w14:paraId="4116A678" w14:textId="503AC25A" w:rsidR="00327231" w:rsidRPr="008E510D" w:rsidRDefault="00327231" w:rsidP="00327231">
      <w:pPr>
        <w:pStyle w:val="berschrift3"/>
      </w:pPr>
      <w:bookmarkStart w:id="265" w:name="_Toc458775736"/>
      <w:bookmarkStart w:id="266" w:name="_Toc461026393"/>
      <w:r w:rsidRPr="008E510D">
        <w:t>Hydrographic and channel networks</w:t>
      </w:r>
      <w:bookmarkEnd w:id="265"/>
      <w:bookmarkEnd w:id="266"/>
    </w:p>
    <w:p w14:paraId="1CFD3259" w14:textId="69229F47" w:rsidR="00327231" w:rsidRPr="008E510D" w:rsidRDefault="00327231" w:rsidP="00450C77">
      <w:pPr>
        <w:pStyle w:val="StandardWeb"/>
        <w:jc w:val="both"/>
        <w:rPr>
          <w:lang w:val="en-US"/>
        </w:rPr>
      </w:pPr>
      <w:r w:rsidRPr="008E510D">
        <w:rPr>
          <w:lang w:val="en-US"/>
        </w:rPr>
        <w:t xml:space="preserve">Following the definitions in the UNESCO-WMO "International Glossary of Hydrology" </w:t>
      </w:r>
      <w:r w:rsidR="00110451">
        <w:rPr>
          <w:lang w:val="en-US"/>
        </w:rPr>
        <w:t>[9]</w:t>
      </w:r>
      <w:r w:rsidRPr="008E510D">
        <w:rPr>
          <w:lang w:val="en-US"/>
        </w:rPr>
        <w:t xml:space="preserve"> a water body is understood as the mass of liquid water accumulated on or below the land surface as a body of flowing water, which in some parts may have stagnant water that is not moving or flowing. The water body concept formalized in this specification is consistent with this definition, but focuses on surface water bodies only. A conceptual model capturing the specifics of bodies of groundwater as well as aquifers containing groundwater are provided by the WaterML2 Part 4 </w:t>
      </w:r>
      <w:r w:rsidR="00110451">
        <w:rPr>
          <w:lang w:val="en-US"/>
        </w:rPr>
        <w:t>- GroundwaterML2 specification [6]</w:t>
      </w:r>
      <w:r w:rsidRPr="008E510D">
        <w:rPr>
          <w:lang w:val="en-US"/>
        </w:rPr>
        <w:t xml:space="preserve">. </w:t>
      </w:r>
    </w:p>
    <w:p w14:paraId="38813143" w14:textId="7FC18962" w:rsidR="00327231" w:rsidRPr="008E510D" w:rsidRDefault="00327231" w:rsidP="00450C77">
      <w:pPr>
        <w:pStyle w:val="StandardWeb"/>
        <w:jc w:val="both"/>
        <w:rPr>
          <w:b/>
          <w:lang w:val="en-US"/>
        </w:rPr>
      </w:pPr>
      <w:r w:rsidRPr="008E510D">
        <w:rPr>
          <w:lang w:val="en-US"/>
        </w:rPr>
        <w:t xml:space="preserve">A watercourse is commonly understood as a natural or man-made channel through or along which water may or may not flow </w:t>
      </w:r>
      <w:r w:rsidR="00110451">
        <w:rPr>
          <w:lang w:val="en-US"/>
        </w:rPr>
        <w:t>[9]</w:t>
      </w:r>
      <w:r w:rsidRPr="008E510D">
        <w:rPr>
          <w:lang w:val="en-US"/>
        </w:rPr>
        <w:t xml:space="preserve">. A water body is generally a flowing body of water contained by a natural watercourse, but could also be in a manmade open or closed conduit </w:t>
      </w:r>
      <w:r w:rsidR="00BF74FD">
        <w:rPr>
          <w:lang w:val="en-US"/>
        </w:rPr>
        <w:t>[9]</w:t>
      </w:r>
      <w:r w:rsidRPr="008E510D">
        <w:rPr>
          <w:lang w:val="en-US"/>
        </w:rPr>
        <w:t xml:space="preserve">. Given that the channel network (or drainage pattern) exists independent of </w:t>
      </w:r>
      <w:r w:rsidRPr="008E510D">
        <w:rPr>
          <w:lang w:val="en-US"/>
        </w:rPr>
        <w:lastRenderedPageBreak/>
        <w:t xml:space="preserve">whether it contains water, HY_Features conceptually separates natural and manmade hydrographic features into the body of water and the unit that contains the water body. This </w:t>
      </w:r>
      <w:r w:rsidR="00467DE0">
        <w:rPr>
          <w:lang w:val="en-US"/>
        </w:rPr>
        <w:t>distinction</w:t>
      </w:r>
      <w:r w:rsidRPr="008E510D">
        <w:rPr>
          <w:lang w:val="en-US"/>
        </w:rPr>
        <w:t xml:space="preserve"> is helpful to separate concerns of hydrology--studying the occurrence, accumulation, and circulation of water--and hydraulics--focused on the analysis and design of watercourses</w:t>
      </w:r>
      <w:r w:rsidRPr="008E510D">
        <w:rPr>
          <w:b/>
          <w:lang w:val="en-US"/>
        </w:rPr>
        <w:t xml:space="preserve">. </w:t>
      </w:r>
      <w:r w:rsidRPr="008E510D">
        <w:rPr>
          <w:rStyle w:val="Fett"/>
          <w:b w:val="0"/>
          <w:lang w:val="en-US"/>
        </w:rPr>
        <w:t>Note that flow-through lakes and lakes without outflows are considered to be water bodies whose container is modeled as a surface depression.</w:t>
      </w:r>
    </w:p>
    <w:p w14:paraId="4F4BA244" w14:textId="608D03A3" w:rsidR="00327231" w:rsidRPr="008E510D" w:rsidRDefault="00327231" w:rsidP="00450C77">
      <w:pPr>
        <w:pStyle w:val="StandardWeb"/>
        <w:jc w:val="both"/>
        <w:rPr>
          <w:b/>
          <w:lang w:val="en-US"/>
        </w:rPr>
      </w:pPr>
      <w:r w:rsidRPr="008E510D">
        <w:rPr>
          <w:lang w:val="en-US"/>
        </w:rPr>
        <w:t xml:space="preserve">Water bodies with their associated water </w:t>
      </w:r>
      <w:r w:rsidR="00467DE0">
        <w:rPr>
          <w:lang w:val="en-US"/>
        </w:rPr>
        <w:t>courses can be aggregated into</w:t>
      </w:r>
      <w:r w:rsidRPr="008E510D">
        <w:rPr>
          <w:lang w:val="en-US"/>
        </w:rPr>
        <w:t xml:space="preserve"> hydrographic and channel networks identified as the hydrographic or channel network of the catchment the network drains. Individual waterbodies can be described with vertical cross- or longitudinal sections. A water body may also be stratified into distinct horizontal layers for distinct thermal, salinity, oxygen, nutrient, or storage characteristics. Water may be stored and managed in reservoirs for future use, regulation, or control. Conceptually, each water body accumulating water may be managed as a reservoir. To model reservoir storage at multiple reservoir stages or elevations, HY_Features includes an association between a reservoir and </w:t>
      </w:r>
      <w:r w:rsidR="001E0A06" w:rsidRPr="008E510D">
        <w:rPr>
          <w:lang w:val="en-US"/>
        </w:rPr>
        <w:t>its</w:t>
      </w:r>
      <w:r w:rsidRPr="008E510D">
        <w:rPr>
          <w:lang w:val="en-US"/>
        </w:rPr>
        <w:t xml:space="preserve"> waterbody stratum</w:t>
      </w:r>
      <w:r w:rsidRPr="008E510D">
        <w:rPr>
          <w:b/>
          <w:lang w:val="en-US"/>
        </w:rPr>
        <w:t xml:space="preserve">. </w:t>
      </w:r>
      <w:r w:rsidRPr="008E510D">
        <w:rPr>
          <w:rStyle w:val="Fett"/>
          <w:b w:val="0"/>
          <w:lang w:val="en-US"/>
        </w:rPr>
        <w:t xml:space="preserve">The concept of stratum could also be applied to bathymetric contours of a lake to describe the container of a lake water body. </w:t>
      </w:r>
    </w:p>
    <w:p w14:paraId="239CFD1F" w14:textId="77777777" w:rsidR="00327231" w:rsidRPr="008E510D" w:rsidRDefault="00327231" w:rsidP="00450C77">
      <w:pPr>
        <w:pStyle w:val="StandardWeb"/>
        <w:jc w:val="both"/>
        <w:rPr>
          <w:lang w:val="en-US"/>
        </w:rPr>
      </w:pPr>
      <w:r w:rsidRPr="008E510D">
        <w:rPr>
          <w:lang w:val="en-US"/>
        </w:rPr>
        <w:t>To place waterbodies topologically or geographically in a network, the HY_Features model provides a mechanism to associate waterbodies with a realization of a catchment outfall. In the case of a hydrographic network that realizes an entire catchment, the HY_Features catchment relationships can be used for both the larger catchment realized by the whole hydrographic network and the catchment(s) whose outfalls are used to locate waterbodies within the hydrographic network. This builds the idea outlined in section 6.3 in that every identified waterbody has a conceptual catchment that can be arranged topologically within a catchment network and is described in greater detail in section 6.5.3.</w:t>
      </w:r>
    </w:p>
    <w:p w14:paraId="06C4C02C" w14:textId="1B36055B" w:rsidR="009061FF" w:rsidRPr="008E510D" w:rsidRDefault="009061FF" w:rsidP="009061FF">
      <w:pPr>
        <w:pStyle w:val="berschrift3"/>
      </w:pPr>
      <w:bookmarkStart w:id="267" w:name="_Toc458775737"/>
      <w:bookmarkStart w:id="268" w:name="_Toc461026394"/>
      <w:r w:rsidRPr="008E510D">
        <w:t>Hydrometric networks</w:t>
      </w:r>
      <w:bookmarkEnd w:id="267"/>
      <w:bookmarkEnd w:id="268"/>
    </w:p>
    <w:p w14:paraId="450D0D42" w14:textId="687F25F1" w:rsidR="009061FF" w:rsidRPr="008E510D" w:rsidRDefault="009061FF" w:rsidP="00450C77">
      <w:pPr>
        <w:pStyle w:val="StandardWeb"/>
        <w:jc w:val="both"/>
        <w:rPr>
          <w:lang w:val="en-US"/>
        </w:rPr>
      </w:pPr>
      <w:r w:rsidRPr="008E510D">
        <w:rPr>
          <w:lang w:val="en-US"/>
        </w:rPr>
        <w:t xml:space="preserve">Water bodies are observed using monitoring stations which are typically physical locations with a well-established cross section they monitor. It is common practice to locate a monitoring station in relation to local landmarks and permanent reference points along a stream or in relation to the outlet of the monitored water body. The river reference system, described in section 6.4, gives a mechanism to locate such points in relation to establish catchment outfall locations such as confluences. When aggregated into a network, monitoring stations within a catchment can be said to make up a logically connected hydrometric network which monitors a catchment. </w:t>
      </w:r>
    </w:p>
    <w:p w14:paraId="20C27C70" w14:textId="5CCFAE4C" w:rsidR="009061FF" w:rsidRPr="008E510D" w:rsidRDefault="009061FF" w:rsidP="00450C77">
      <w:pPr>
        <w:pStyle w:val="StandardWeb"/>
        <w:jc w:val="both"/>
        <w:rPr>
          <w:lang w:val="en-US"/>
        </w:rPr>
      </w:pPr>
      <w:r w:rsidRPr="008E510D">
        <w:rPr>
          <w:lang w:val="en-US"/>
        </w:rPr>
        <w:t>The purpose of HY_Features hydrometric stations and network is to support linking identified monitoring stations, (thought to be the sampling feature in terms of the observations and measurements standard) and a river or other hydrologic feature (thought to be the domain or sampled feature in terms of observations and measurements). The monitoring feature role of hydrometric features is unique in contrast to all other outfall realizations in HY</w:t>
      </w:r>
      <w:r w:rsidR="00B57C47">
        <w:rPr>
          <w:lang w:val="en-US"/>
        </w:rPr>
        <w:t>_</w:t>
      </w:r>
      <w:r w:rsidRPr="008E510D">
        <w:rPr>
          <w:lang w:val="en-US"/>
        </w:rPr>
        <w:t>Features, which would be used as observed domain features in observations and measurements.</w:t>
      </w:r>
    </w:p>
    <w:p w14:paraId="602C97E6" w14:textId="7630E8CB" w:rsidR="009061FF" w:rsidRPr="008E510D" w:rsidRDefault="009061FF" w:rsidP="009061FF">
      <w:pPr>
        <w:pStyle w:val="berschrift3"/>
      </w:pPr>
      <w:bookmarkStart w:id="269" w:name="_Toc458775738"/>
      <w:bookmarkStart w:id="270" w:name="_Toc461026395"/>
      <w:r w:rsidRPr="008E510D">
        <w:lastRenderedPageBreak/>
        <w:t>HydroNetwork: hydrographic network, channel network and station network - different views of catchment topology</w:t>
      </w:r>
      <w:bookmarkEnd w:id="269"/>
      <w:bookmarkEnd w:id="270"/>
    </w:p>
    <w:p w14:paraId="29CC29C6" w14:textId="2F5AC9AF" w:rsidR="009061FF" w:rsidRPr="008E510D" w:rsidRDefault="009061FF" w:rsidP="00450C77">
      <w:pPr>
        <w:pStyle w:val="StandardWeb"/>
        <w:jc w:val="both"/>
        <w:rPr>
          <w:lang w:val="en-US"/>
        </w:rPr>
      </w:pPr>
      <w:r w:rsidRPr="008E510D">
        <w:rPr>
          <w:lang w:val="en-US"/>
        </w:rPr>
        <w:t xml:space="preserve">Maps displaying a representation of a catchment are very common in hydrology research and engineering. Depending on the scientific concern, different aspects of the hydrology phenomenon are represented using application specific map symbols. Respecting the separation of scientific concerns, HY_Features distinguishes between </w:t>
      </w:r>
      <w:r w:rsidR="00467DE0">
        <w:rPr>
          <w:lang w:val="en-US"/>
        </w:rPr>
        <w:t>these</w:t>
      </w:r>
      <w:r w:rsidRPr="008E510D">
        <w:rPr>
          <w:lang w:val="en-US"/>
        </w:rPr>
        <w:t xml:space="preserve"> by defining separate realizations of the catchment and outfall concepts which may be simple points</w:t>
      </w:r>
      <w:r w:rsidR="00B57C47">
        <w:rPr>
          <w:lang w:val="en-US"/>
        </w:rPr>
        <w:t>,</w:t>
      </w:r>
      <w:r w:rsidRPr="008E510D">
        <w:rPr>
          <w:lang w:val="en-US"/>
        </w:rPr>
        <w:t xml:space="preserve"> lines</w:t>
      </w:r>
      <w:r w:rsidR="00B57C47">
        <w:rPr>
          <w:lang w:val="en-US"/>
        </w:rPr>
        <w:t>,</w:t>
      </w:r>
      <w:r w:rsidRPr="008E510D">
        <w:rPr>
          <w:lang w:val="en-US"/>
        </w:rPr>
        <w:t xml:space="preserve"> or polygons</w:t>
      </w:r>
      <w:r w:rsidR="00091BC3">
        <w:rPr>
          <w:lang w:val="en-US"/>
        </w:rPr>
        <w:t>,</w:t>
      </w:r>
      <w:r w:rsidRPr="008E510D">
        <w:rPr>
          <w:lang w:val="en-US"/>
        </w:rPr>
        <w:t xml:space="preserve"> and may be complex aggregate networks made up of collections of point, line, or polygon representations. The need to support such collections across scales is supported through the general concept of </w:t>
      </w:r>
      <w:r w:rsidR="008E510D">
        <w:rPr>
          <w:lang w:val="en-US"/>
        </w:rPr>
        <w:t xml:space="preserve">the </w:t>
      </w:r>
      <w:r w:rsidRPr="008E510D">
        <w:rPr>
          <w:lang w:val="en-US"/>
        </w:rPr>
        <w:t xml:space="preserve">HydroNetwork described below. </w:t>
      </w:r>
    </w:p>
    <w:p w14:paraId="186B54E4" w14:textId="1DFA4B22" w:rsidR="009061FF" w:rsidRPr="008E510D" w:rsidRDefault="009061FF" w:rsidP="00450C77">
      <w:pPr>
        <w:pStyle w:val="StandardWeb"/>
        <w:jc w:val="both"/>
        <w:rPr>
          <w:lang w:val="en-US"/>
        </w:rPr>
      </w:pPr>
      <w:r w:rsidRPr="008E510D">
        <w:rPr>
          <w:lang w:val="en-US"/>
        </w:rPr>
        <w:t xml:space="preserve">The holistic idea of catchment, where a conceptual catchment has many real-world realizations, allows us to consider realizations of a catchment that correspond to different phenomena as variations of a common catchment pattern. Using this approach, the relationship of a catchment to a set of catchments can be transferred to any representation of that catchment regardless of the geometric representation in a particular data product. For example, an entire hydrographic network representation of a catchment can have simple relationships to the hydrographic network of </w:t>
      </w:r>
      <w:r w:rsidR="00B57C47" w:rsidRPr="008E510D">
        <w:rPr>
          <w:lang w:val="en-US"/>
        </w:rPr>
        <w:t>its</w:t>
      </w:r>
      <w:r w:rsidRPr="008E510D">
        <w:rPr>
          <w:lang w:val="en-US"/>
        </w:rPr>
        <w:t xml:space="preserve"> up and downstream catchments if the network itself is understood to adopt basic catchment characteristics. </w:t>
      </w:r>
    </w:p>
    <w:p w14:paraId="68A47F00" w14:textId="73011010" w:rsidR="009061FF" w:rsidRPr="008E510D" w:rsidRDefault="009061FF" w:rsidP="00450C77">
      <w:pPr>
        <w:pStyle w:val="StandardWeb"/>
        <w:jc w:val="both"/>
        <w:rPr>
          <w:lang w:val="en-US"/>
        </w:rPr>
      </w:pPr>
      <w:r w:rsidRPr="008E510D">
        <w:rPr>
          <w:lang w:val="en-US"/>
        </w:rPr>
        <w:t xml:space="preserve">This standard defines a hydrologically determined topology model of directed outfalls, acting as inflow or outflow nodes, and the catchment which can act as the link between them. This topological catchment network pattern can be transferred to context-specific network realizations such as hydrographic networks of water bodies or channel networks that may convey water, as well as to their various representations as (poly)lines and polygons. For example, a fixed landmark on a water body, a cross-section separating a watercourse, or a station along the network, can be considered to be outfalls (outflow nodes) of a contributing catchment (link); a flowpath representing a catchment may be drawn from an </w:t>
      </w:r>
      <w:r w:rsidR="00984E85">
        <w:rPr>
          <w:lang w:val="en-US"/>
        </w:rPr>
        <w:t>‘</w:t>
      </w:r>
      <w:r w:rsidRPr="008E510D">
        <w:rPr>
          <w:lang w:val="en-US"/>
        </w:rPr>
        <w:t>inflow</w:t>
      </w:r>
      <w:r w:rsidR="00984E85">
        <w:rPr>
          <w:lang w:val="en-US"/>
        </w:rPr>
        <w:t>‘</w:t>
      </w:r>
      <w:r w:rsidR="00984E85" w:rsidRPr="008E510D">
        <w:rPr>
          <w:lang w:val="en-US"/>
        </w:rPr>
        <w:t xml:space="preserve"> </w:t>
      </w:r>
      <w:r w:rsidRPr="008E510D">
        <w:rPr>
          <w:lang w:val="en-US"/>
        </w:rPr>
        <w:t xml:space="preserve">node to the </w:t>
      </w:r>
      <w:r w:rsidR="00984E85">
        <w:rPr>
          <w:lang w:val="en-US"/>
        </w:rPr>
        <w:t>‘</w:t>
      </w:r>
      <w:r w:rsidRPr="008E510D">
        <w:rPr>
          <w:lang w:val="en-US"/>
        </w:rPr>
        <w:t>outflow</w:t>
      </w:r>
      <w:r w:rsidR="00984E85">
        <w:rPr>
          <w:lang w:val="en-US"/>
        </w:rPr>
        <w:t>‘</w:t>
      </w:r>
      <w:r w:rsidR="00984E85" w:rsidRPr="008E510D">
        <w:rPr>
          <w:lang w:val="en-US"/>
        </w:rPr>
        <w:t xml:space="preserve"> </w:t>
      </w:r>
      <w:r w:rsidRPr="008E510D">
        <w:rPr>
          <w:lang w:val="en-US"/>
        </w:rPr>
        <w:t xml:space="preserve">node linking the nodes through the represented catchment. As with the hydrographic (water body) and channel (conveyance) network, the abstract catchment topology model can be applied to any logical or virtual network, e.g. a network of logically connected hydrometric stations. </w:t>
      </w:r>
    </w:p>
    <w:p w14:paraId="7CD5B558" w14:textId="77777777" w:rsidR="009061FF" w:rsidRPr="008E510D" w:rsidRDefault="009061FF" w:rsidP="009061FF">
      <w:pPr>
        <w:pStyle w:val="StandardWeb"/>
        <w:keepNext/>
        <w:jc w:val="center"/>
        <w:rPr>
          <w:lang w:val="en-US"/>
        </w:rPr>
      </w:pPr>
      <w:r w:rsidRPr="008E510D">
        <w:rPr>
          <w:noProof/>
          <w:lang w:val="en-US" w:eastAsia="en-US"/>
        </w:rPr>
        <w:lastRenderedPageBreak/>
        <w:drawing>
          <wp:inline distT="0" distB="0" distL="0" distR="0" wp14:anchorId="09992DEA" wp14:editId="012DFFA4">
            <wp:extent cx="4256405" cy="4556125"/>
            <wp:effectExtent l="0" t="0" r="0" b="0"/>
            <wp:docPr id="50" name="Grafik 50" descr="https://raw.githubusercontent.com/opengeospatial/HY_Features/master/figs/overview.png?token=AQBAr_8qk0Z817yyAjz6x9YBgK2ffI6Yks5Xtt_M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raw.githubusercontent.com/opengeospatial/HY_Features/master/figs/overview.png?token=AQBAr_8qk0Z817yyAjz6x9YBgK2ffI6Yks5Xtt_MwA%3D%3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6405" cy="4556125"/>
                    </a:xfrm>
                    <a:prstGeom prst="rect">
                      <a:avLst/>
                    </a:prstGeom>
                    <a:noFill/>
                    <a:ln>
                      <a:noFill/>
                    </a:ln>
                  </pic:spPr>
                </pic:pic>
              </a:graphicData>
            </a:graphic>
          </wp:inline>
        </w:drawing>
      </w:r>
    </w:p>
    <w:p w14:paraId="2B8DD916" w14:textId="2F884624" w:rsidR="00327231" w:rsidRPr="008E510D" w:rsidRDefault="009061FF" w:rsidP="006D2CB5">
      <w:pPr>
        <w:pStyle w:val="OGCFigure"/>
      </w:pPr>
      <w:bookmarkStart w:id="271" w:name="_Ref458768476"/>
      <w:bookmarkStart w:id="272" w:name="_Toc461114635"/>
      <w:r w:rsidRPr="008E510D">
        <w:t xml:space="preserve">Figure </w:t>
      </w:r>
      <w:r w:rsidR="00913FDC">
        <w:fldChar w:fldCharType="begin"/>
      </w:r>
      <w:r w:rsidR="00913FDC">
        <w:instrText xml:space="preserve"> SEQ Figure \* ARABIC </w:instrText>
      </w:r>
      <w:r w:rsidR="00913FDC">
        <w:fldChar w:fldCharType="separate"/>
      </w:r>
      <w:r w:rsidR="009C635D">
        <w:rPr>
          <w:noProof/>
        </w:rPr>
        <w:t>16</w:t>
      </w:r>
      <w:r w:rsidR="00913FDC">
        <w:rPr>
          <w:noProof/>
        </w:rPr>
        <w:fldChar w:fldCharType="end"/>
      </w:r>
      <w:bookmarkEnd w:id="271"/>
      <w:r w:rsidRPr="008E510D">
        <w:t>: Cyclic nature of the HY_Features basic model</w:t>
      </w:r>
      <w:bookmarkEnd w:id="272"/>
    </w:p>
    <w:p w14:paraId="4F7D1F5D" w14:textId="3CDC5FB8" w:rsidR="009061FF" w:rsidRPr="008E510D" w:rsidRDefault="009D5ADB" w:rsidP="00450C77">
      <w:pPr>
        <w:jc w:val="both"/>
      </w:pPr>
      <w:r w:rsidRPr="008E510D">
        <w:fldChar w:fldCharType="begin"/>
      </w:r>
      <w:r w:rsidRPr="008E510D">
        <w:instrText xml:space="preserve"> REF _Ref458768476 \h </w:instrText>
      </w:r>
      <w:r w:rsidR="00450C77">
        <w:instrText xml:space="preserve"> \* MERGEFORMAT </w:instrText>
      </w:r>
      <w:r w:rsidRPr="008E510D">
        <w:fldChar w:fldCharType="separate"/>
      </w:r>
      <w:r w:rsidR="009C635D" w:rsidRPr="008E510D">
        <w:t xml:space="preserve">Figure </w:t>
      </w:r>
      <w:r w:rsidR="009C635D">
        <w:rPr>
          <w:noProof/>
        </w:rPr>
        <w:t>16</w:t>
      </w:r>
      <w:r w:rsidRPr="008E510D">
        <w:fldChar w:fldCharType="end"/>
      </w:r>
      <w:r w:rsidRPr="008E510D">
        <w:t xml:space="preserve"> </w:t>
      </w:r>
      <w:r w:rsidR="009061FF" w:rsidRPr="008E510D">
        <w:t>illustrates the circular relationship between five functional components of the HY_Features model: the catchment concept, catchment realization, hydro networks, waterbodies, and outfalls. The cyclic nature of the basic model supports crossing scale through nesting of more or less detailed catchment realizations.</w:t>
      </w:r>
    </w:p>
    <w:p w14:paraId="1B2D73F3" w14:textId="0461B13F" w:rsidR="009061FF" w:rsidRPr="008E510D" w:rsidRDefault="009061FF" w:rsidP="00450C77">
      <w:pPr>
        <w:pStyle w:val="berschrift3"/>
        <w:jc w:val="both"/>
      </w:pPr>
      <w:bookmarkStart w:id="273" w:name="_Toc458775739"/>
      <w:bookmarkStart w:id="274" w:name="_Toc461026396"/>
      <w:r w:rsidRPr="008E510D">
        <w:t>FlowPath</w:t>
      </w:r>
      <w:bookmarkEnd w:id="273"/>
      <w:bookmarkEnd w:id="274"/>
    </w:p>
    <w:p w14:paraId="39C5E8F3" w14:textId="50A39A14" w:rsidR="009061FF" w:rsidRPr="008E510D" w:rsidRDefault="009061FF" w:rsidP="00450C77">
      <w:pPr>
        <w:pStyle w:val="StandardWeb"/>
        <w:jc w:val="both"/>
        <w:rPr>
          <w:lang w:val="en-US"/>
        </w:rPr>
      </w:pPr>
      <w:r w:rsidRPr="008E510D">
        <w:rPr>
          <w:lang w:val="en-US"/>
        </w:rPr>
        <w:t>In practice, catchments are associated with a single mainstem flowpath</w:t>
      </w:r>
      <w:r w:rsidR="00F437CE">
        <w:rPr>
          <w:lang w:val="en-US"/>
        </w:rPr>
        <w:t xml:space="preserve"> (Figure 5c)</w:t>
      </w:r>
      <w:r w:rsidR="00467DE0">
        <w:rPr>
          <w:lang w:val="en-US"/>
        </w:rPr>
        <w:t>. Some elevation-</w:t>
      </w:r>
      <w:r w:rsidRPr="008E510D">
        <w:rPr>
          <w:lang w:val="en-US"/>
        </w:rPr>
        <w:t>derived hydrographic datasets define one flowpath per catchment such that every line connecting two confluences has a single associated drainage area. Others have an identifiable mainstem river that flows from headwaters or inflow to outflow. In either case, the main flowpath typically car</w:t>
      </w:r>
      <w:r w:rsidR="00091BC3">
        <w:rPr>
          <w:lang w:val="en-US"/>
        </w:rPr>
        <w:t>r</w:t>
      </w:r>
      <w:r w:rsidRPr="008E510D">
        <w:rPr>
          <w:lang w:val="en-US"/>
        </w:rPr>
        <w:t xml:space="preserve">ies the name of the catchment and </w:t>
      </w:r>
      <w:r w:rsidR="00B353CF" w:rsidRPr="008E510D">
        <w:rPr>
          <w:lang w:val="en-US"/>
        </w:rPr>
        <w:t>its</w:t>
      </w:r>
      <w:r w:rsidRPr="008E510D">
        <w:rPr>
          <w:lang w:val="en-US"/>
        </w:rPr>
        <w:t xml:space="preserve"> outlet is considered the mouth of the river or catchment. HY_Features includes a simple linear realization of the catchment concept that is meant to encompass the mainstem idea.</w:t>
      </w:r>
    </w:p>
    <w:p w14:paraId="78868A8A" w14:textId="1A7B22D4" w:rsidR="009061FF" w:rsidRPr="008E510D" w:rsidRDefault="009061FF" w:rsidP="00450C77">
      <w:pPr>
        <w:pStyle w:val="StandardWeb"/>
        <w:jc w:val="both"/>
        <w:rPr>
          <w:lang w:val="en-US"/>
        </w:rPr>
      </w:pPr>
      <w:r w:rsidRPr="008E510D">
        <w:rPr>
          <w:lang w:val="en-US"/>
        </w:rPr>
        <w:t xml:space="preserve">The flowpath concept is associated with a hydrographic or channel network in that any hydrographic or channel network can have one identified flowpath connecting </w:t>
      </w:r>
      <w:r w:rsidR="00467DE0" w:rsidRPr="008E510D">
        <w:rPr>
          <w:lang w:val="en-US"/>
        </w:rPr>
        <w:t>its</w:t>
      </w:r>
      <w:r w:rsidRPr="008E510D">
        <w:rPr>
          <w:lang w:val="en-US"/>
        </w:rPr>
        <w:t xml:space="preserve"> inflow to outflow node. In this way, at large scales, complex networks of channels can have one </w:t>
      </w:r>
      <w:r w:rsidRPr="008E510D">
        <w:rPr>
          <w:lang w:val="en-US"/>
        </w:rPr>
        <w:lastRenderedPageBreak/>
        <w:t>mainstem flowpath made up of many smaller scale reaches</w:t>
      </w:r>
      <w:r w:rsidR="00B353CF">
        <w:rPr>
          <w:lang w:val="en-US"/>
        </w:rPr>
        <w:t>.</w:t>
      </w:r>
      <w:r w:rsidRPr="008E510D">
        <w:rPr>
          <w:lang w:val="en-US"/>
        </w:rPr>
        <w:t xml:space="preserve"> </w:t>
      </w:r>
      <w:r w:rsidR="00B353CF">
        <w:rPr>
          <w:lang w:val="en-US"/>
        </w:rPr>
        <w:t>A</w:t>
      </w:r>
      <w:r w:rsidRPr="008E510D">
        <w:rPr>
          <w:lang w:val="en-US"/>
        </w:rPr>
        <w:t>t very small scales a network made up of one reach also has a single main flowpath. In both cases, the flowpath is associated with a catchment and should be understood to be the one linear connection between inflow and outflow node. Because hydrographic and channel networks are aggregates of waterbodies and channels, it follows that the flowpath concept is related to waterbodies and channels through the networks that aggregate them.</w:t>
      </w:r>
    </w:p>
    <w:p w14:paraId="3234EBBA" w14:textId="103AD870" w:rsidR="0008573D" w:rsidRPr="008E510D" w:rsidRDefault="0008573D" w:rsidP="00450C77">
      <w:pPr>
        <w:pStyle w:val="berschrift2"/>
        <w:jc w:val="both"/>
      </w:pPr>
      <w:bookmarkStart w:id="275" w:name="_Toc458775740"/>
      <w:bookmarkStart w:id="276" w:name="_Toc461026397"/>
      <w:r w:rsidRPr="008E510D">
        <w:t>Discussion of purpose and relation to ISO standards baselines.</w:t>
      </w:r>
      <w:bookmarkEnd w:id="275"/>
      <w:bookmarkEnd w:id="276"/>
    </w:p>
    <w:p w14:paraId="334415CA" w14:textId="4DC59FF0" w:rsidR="0008573D" w:rsidRPr="008E510D" w:rsidRDefault="0008573D" w:rsidP="00450C77">
      <w:pPr>
        <w:pStyle w:val="StandardWeb"/>
        <w:jc w:val="both"/>
        <w:rPr>
          <w:lang w:val="en-US"/>
        </w:rPr>
      </w:pPr>
      <w:r w:rsidRPr="008E510D">
        <w:rPr>
          <w:lang w:val="en-US"/>
        </w:rPr>
        <w:t xml:space="preserve">The intention of this standard is to provide the conceptual basis for linkage of identified hydrologic features </w:t>
      </w:r>
      <w:del w:id="277" w:author="GRDC/ID" w:date="2016-09-12T09:14:00Z">
        <w:r w:rsidRPr="008E510D" w:rsidDel="0064763C">
          <w:rPr>
            <w:lang w:val="en-US"/>
          </w:rPr>
          <w:delText xml:space="preserve">(catchments) </w:delText>
        </w:r>
      </w:del>
      <w:r w:rsidRPr="008E510D">
        <w:rPr>
          <w:lang w:val="en-US"/>
        </w:rPr>
        <w:t xml:space="preserve">encoded in data products. Given that </w:t>
      </w:r>
      <w:r w:rsidR="00467DE0">
        <w:rPr>
          <w:lang w:val="en-US"/>
        </w:rPr>
        <w:t>any given</w:t>
      </w:r>
      <w:r w:rsidRPr="008E510D">
        <w:rPr>
          <w:lang w:val="en-US"/>
        </w:rPr>
        <w:t xml:space="preserve"> real world hydrologic entity can be </w:t>
      </w:r>
      <w:r w:rsidR="000D4093">
        <w:rPr>
          <w:lang w:val="en-US"/>
        </w:rPr>
        <w:t xml:space="preserve">a </w:t>
      </w:r>
      <w:r w:rsidRPr="008E510D">
        <w:rPr>
          <w:lang w:val="en-US"/>
        </w:rPr>
        <w:t>subject of study over time, between organization</w:t>
      </w:r>
      <w:r w:rsidR="00467DE0">
        <w:rPr>
          <w:lang w:val="en-US"/>
        </w:rPr>
        <w:t>s, and across disciplines, the</w:t>
      </w:r>
      <w:r w:rsidRPr="008E510D">
        <w:rPr>
          <w:lang w:val="en-US"/>
        </w:rPr>
        <w:t xml:space="preserve"> identified feature is often represented in many ways in differing data products. The ability to reference such features between data products requires a scale-independent</w:t>
      </w:r>
      <w:r w:rsidR="008E510D">
        <w:rPr>
          <w:lang w:val="en-US"/>
        </w:rPr>
        <w:t>,</w:t>
      </w:r>
      <w:r w:rsidRPr="008E510D">
        <w:rPr>
          <w:lang w:val="en-US"/>
        </w:rPr>
        <w:t xml:space="preserve"> nestable catchment model that can be visualized using common geometric shapes to represent the catchment in geographic maps and geo-schematic views. In correspondence with the fundamentals of hydrology, catchment topology is determined through the common outlet to which all waters flow from within a bounding watershed. This is in contrast to use of geometric representation for determination of catchment topology</w:t>
      </w:r>
      <w:r w:rsidR="0008537B">
        <w:rPr>
          <w:lang w:val="en-US"/>
        </w:rPr>
        <w:t xml:space="preserve"> (although geometric representations </w:t>
      </w:r>
      <w:r w:rsidR="008327CD">
        <w:rPr>
          <w:lang w:val="en-US"/>
        </w:rPr>
        <w:t>may</w:t>
      </w:r>
      <w:r w:rsidR="0008537B">
        <w:rPr>
          <w:lang w:val="en-US"/>
        </w:rPr>
        <w:t xml:space="preserve"> of course </w:t>
      </w:r>
      <w:r w:rsidR="008327CD">
        <w:rPr>
          <w:lang w:val="en-US"/>
        </w:rPr>
        <w:t>assist</w:t>
      </w:r>
      <w:r w:rsidR="0008537B">
        <w:rPr>
          <w:lang w:val="en-US"/>
        </w:rPr>
        <w:t xml:space="preserve"> in the determination of </w:t>
      </w:r>
      <w:r w:rsidR="008327CD">
        <w:rPr>
          <w:lang w:val="en-US"/>
        </w:rPr>
        <w:t xml:space="preserve">a set of </w:t>
      </w:r>
      <w:r w:rsidR="0008537B">
        <w:rPr>
          <w:lang w:val="en-US"/>
        </w:rPr>
        <w:t>common outlets)</w:t>
      </w:r>
      <w:r w:rsidRPr="008E510D">
        <w:rPr>
          <w:lang w:val="en-US"/>
        </w:rPr>
        <w:t xml:space="preserve">. </w:t>
      </w:r>
    </w:p>
    <w:p w14:paraId="5604AA57" w14:textId="45FA8C26" w:rsidR="0008573D" w:rsidRPr="008E510D" w:rsidRDefault="0008573D" w:rsidP="00450C77">
      <w:pPr>
        <w:pStyle w:val="StandardWeb"/>
        <w:jc w:val="both"/>
        <w:rPr>
          <w:lang w:val="en-US"/>
        </w:rPr>
      </w:pPr>
      <w:r w:rsidRPr="008E510D">
        <w:rPr>
          <w:lang w:val="en-US"/>
        </w:rPr>
        <w:t>The hydrologic feature model described in this standard describes the hydrosphere as</w:t>
      </w:r>
      <w:r w:rsidR="0008537B">
        <w:rPr>
          <w:lang w:val="en-US"/>
        </w:rPr>
        <w:t xml:space="preserve"> a</w:t>
      </w:r>
      <w:r w:rsidRPr="008E510D">
        <w:rPr>
          <w:lang w:val="en-US"/>
        </w:rPr>
        <w:t xml:space="preserve"> scale-independent hierarchical network of catchments. The defined catchment topology follows hydrologic patterns governed by physical laws in a way that is independent of any possible geometric </w:t>
      </w:r>
      <w:del w:id="278" w:author="GRDC/ID" w:date="2016-09-12T09:07:00Z">
        <w:r w:rsidRPr="008E510D" w:rsidDel="00056311">
          <w:rPr>
            <w:lang w:val="en-US"/>
          </w:rPr>
          <w:delText>realization</w:delText>
        </w:r>
      </w:del>
      <w:ins w:id="279" w:author="GRDC/ID" w:date="2016-09-12T09:07:00Z">
        <w:r w:rsidR="00056311">
          <w:rPr>
            <w:lang w:val="en-US"/>
          </w:rPr>
          <w:t>representation</w:t>
        </w:r>
      </w:ins>
      <w:r w:rsidRPr="008E510D">
        <w:rPr>
          <w:lang w:val="en-US"/>
        </w:rPr>
        <w:t>. The pattern can be replicated multiple times to build hierarch</w:t>
      </w:r>
      <w:r w:rsidR="0008537B">
        <w:rPr>
          <w:lang w:val="en-US"/>
        </w:rPr>
        <w:t>ic</w:t>
      </w:r>
      <w:r w:rsidRPr="008E510D">
        <w:rPr>
          <w:lang w:val="en-US"/>
        </w:rPr>
        <w:t xml:space="preserve">al networks of hydrologically discrete catchments. In practice, the highest-level of this hierarchy reflects a river system flowing into a sea or an internal sink and the lowest level is the smallest defined unit of study. Depending on the scientific concern of a study, the hierarchical network of catchments will be used to describe differing phenomena, but are typically visualized using common geometric shapes. </w:t>
      </w:r>
    </w:p>
    <w:p w14:paraId="0C07C225" w14:textId="4CD41640" w:rsidR="0008573D" w:rsidRPr="008E510D" w:rsidRDefault="0008573D" w:rsidP="00450C77">
      <w:pPr>
        <w:pStyle w:val="berschrift3"/>
        <w:jc w:val="both"/>
      </w:pPr>
      <w:bookmarkStart w:id="280" w:name="_Toc458775741"/>
      <w:bookmarkStart w:id="281" w:name="_Toc461026398"/>
      <w:r w:rsidRPr="008E510D">
        <w:t>Catchment topology, comparison with the ISO topology model</w:t>
      </w:r>
      <w:bookmarkEnd w:id="280"/>
      <w:bookmarkEnd w:id="281"/>
    </w:p>
    <w:p w14:paraId="20AFC68E" w14:textId="26202114" w:rsidR="0008573D" w:rsidRPr="008E510D" w:rsidRDefault="0008573D" w:rsidP="00450C77">
      <w:pPr>
        <w:pStyle w:val="StandardWeb"/>
        <w:jc w:val="both"/>
        <w:rPr>
          <w:lang w:val="en-US"/>
        </w:rPr>
      </w:pPr>
      <w:r w:rsidRPr="008E510D">
        <w:rPr>
          <w:lang w:val="en-US"/>
        </w:rPr>
        <w:t xml:space="preserve">The catchment model in this standard defines the common outlet to which all waters flow as the topological outfall of a corresponding catchment. With respect to the catchment, the topological outfall is defined as the inflow node of a receiving catchment or the outflow node of contributing catchment. The catchment </w:t>
      </w:r>
      <w:r w:rsidR="00F47DD6" w:rsidRPr="008E510D">
        <w:rPr>
          <w:lang w:val="en-US"/>
        </w:rPr>
        <w:t>forms the</w:t>
      </w:r>
      <w:r w:rsidRPr="008E510D">
        <w:rPr>
          <w:lang w:val="en-US"/>
        </w:rPr>
        <w:t xml:space="preserve"> topological link connecting the outfall nodes located on the bounding catchment divide. Determined by the orientation of the outfall, a receiving catchment links inflow nodes to the outflow node downstream, and a contributing catchment links an outflow node to upstream inflow nodes. Repeating this topological pattern</w:t>
      </w:r>
      <w:r w:rsidR="00ED6249">
        <w:rPr>
          <w:lang w:val="en-US"/>
        </w:rPr>
        <w:t xml:space="preserve"> of </w:t>
      </w:r>
      <w:r w:rsidR="00ED6249" w:rsidRPr="008E510D">
        <w:rPr>
          <w:lang w:val="en-US"/>
        </w:rPr>
        <w:t>connecting inflow and outflow node</w:t>
      </w:r>
      <w:r w:rsidR="00ED6249">
        <w:rPr>
          <w:lang w:val="en-US"/>
        </w:rPr>
        <w:t>s</w:t>
      </w:r>
      <w:r w:rsidRPr="008E510D">
        <w:rPr>
          <w:lang w:val="en-US"/>
        </w:rPr>
        <w:t xml:space="preserve">, a network of upper and lower catchments can be built , which can </w:t>
      </w:r>
      <w:r w:rsidR="00ED6249">
        <w:rPr>
          <w:lang w:val="en-US"/>
        </w:rPr>
        <w:t xml:space="preserve">then </w:t>
      </w:r>
      <w:r w:rsidRPr="008E510D">
        <w:rPr>
          <w:lang w:val="en-US"/>
        </w:rPr>
        <w:t xml:space="preserve">be traced upstream or downstream. Depending on the perspective of a study, the network of upper and lower catchments </w:t>
      </w:r>
      <w:r w:rsidR="00F47DD6" w:rsidRPr="008E510D">
        <w:rPr>
          <w:lang w:val="en-US"/>
        </w:rPr>
        <w:t>is realized</w:t>
      </w:r>
      <w:r w:rsidRPr="008E510D">
        <w:rPr>
          <w:lang w:val="en-US"/>
        </w:rPr>
        <w:t xml:space="preserve"> as hydrographic or channel network of seemingly connected watercourses, or as a network of logically connected stations. Each such catchment </w:t>
      </w:r>
      <w:r w:rsidRPr="008E510D">
        <w:rPr>
          <w:lang w:val="en-US"/>
        </w:rPr>
        <w:lastRenderedPageBreak/>
        <w:t xml:space="preserve">network view forms a </w:t>
      </w:r>
      <w:r w:rsidR="00F47DD6" w:rsidRPr="008E510D">
        <w:rPr>
          <w:lang w:val="en-US"/>
        </w:rPr>
        <w:t xml:space="preserve">hydrological </w:t>
      </w:r>
      <w:r w:rsidRPr="008E510D">
        <w:rPr>
          <w:lang w:val="en-US"/>
        </w:rPr>
        <w:t xml:space="preserve">system wherein the pattern of catchment and outfall (link and node) is </w:t>
      </w:r>
      <w:r w:rsidR="00F47DD6" w:rsidRPr="008E510D">
        <w:rPr>
          <w:lang w:val="en-US"/>
        </w:rPr>
        <w:t>realized</w:t>
      </w:r>
      <w:r w:rsidRPr="008E510D">
        <w:rPr>
          <w:lang w:val="en-US"/>
        </w:rPr>
        <w:t xml:space="preserve"> as water bodies or channels and associated reference locations or stations.</w:t>
      </w:r>
      <w:r w:rsidR="00C31F07" w:rsidRPr="008E510D">
        <w:rPr>
          <w:lang w:val="en-US"/>
        </w:rPr>
        <w:t xml:space="preserve"> T</w:t>
      </w:r>
      <w:r w:rsidRPr="008E510D">
        <w:rPr>
          <w:lang w:val="en-US"/>
        </w:rPr>
        <w:t xml:space="preserve">hese </w:t>
      </w:r>
      <w:r w:rsidR="00F47DD6" w:rsidRPr="008E510D">
        <w:rPr>
          <w:lang w:val="en-US"/>
        </w:rPr>
        <w:t>realizations</w:t>
      </w:r>
      <w:r w:rsidRPr="008E510D">
        <w:rPr>
          <w:lang w:val="en-US"/>
        </w:rPr>
        <w:t xml:space="preserve"> are </w:t>
      </w:r>
      <w:r w:rsidR="00C31F07" w:rsidRPr="008E510D">
        <w:rPr>
          <w:lang w:val="en-US"/>
        </w:rPr>
        <w:t>represented in data products</w:t>
      </w:r>
      <w:r w:rsidRPr="008E510D">
        <w:rPr>
          <w:lang w:val="en-US"/>
        </w:rPr>
        <w:t xml:space="preserve"> using geometric points, lines or polygons. </w:t>
      </w:r>
    </w:p>
    <w:p w14:paraId="12610982" w14:textId="0FCAE50E" w:rsidR="0008573D" w:rsidRPr="008E510D" w:rsidRDefault="0008573D" w:rsidP="00450C77">
      <w:pPr>
        <w:pStyle w:val="StandardWeb"/>
        <w:jc w:val="both"/>
        <w:rPr>
          <w:lang w:val="en-US"/>
        </w:rPr>
      </w:pPr>
      <w:r w:rsidRPr="008E510D">
        <w:rPr>
          <w:lang w:val="en-US"/>
        </w:rPr>
        <w:t xml:space="preserve">The topological concept of outfall node and catchment link applies to all defined special subtypes of a catchment. Specializations are defined with respect to (catchment) network connectivity. A dendritic catchment is defined, which is connected to other catchments through an identified outflow node which coincides with the inflow node of an associated </w:t>
      </w:r>
      <w:r w:rsidR="00C31F07" w:rsidRPr="008E510D">
        <w:rPr>
          <w:lang w:val="en-US"/>
        </w:rPr>
        <w:t xml:space="preserve">lower </w:t>
      </w:r>
      <w:r w:rsidRPr="008E510D">
        <w:rPr>
          <w:lang w:val="en-US"/>
        </w:rPr>
        <w:t xml:space="preserve">catchment; an interior catchment is defined which is generally not connected to other catchments, but may temporarily participate in the network. With respect to the aggregation of catchments, </w:t>
      </w:r>
      <w:r w:rsidR="00C31F07" w:rsidRPr="008E510D">
        <w:rPr>
          <w:lang w:val="en-US"/>
        </w:rPr>
        <w:t>a</w:t>
      </w:r>
      <w:r w:rsidRPr="008E510D">
        <w:rPr>
          <w:lang w:val="en-US"/>
        </w:rPr>
        <w:t xml:space="preserve"> catchment aggregate is defined </w:t>
      </w:r>
      <w:r w:rsidR="00C31F07" w:rsidRPr="008E510D">
        <w:rPr>
          <w:lang w:val="en-US"/>
        </w:rPr>
        <w:t xml:space="preserve">which </w:t>
      </w:r>
      <w:r w:rsidRPr="008E510D">
        <w:rPr>
          <w:lang w:val="en-US"/>
        </w:rPr>
        <w:t>encompass</w:t>
      </w:r>
      <w:r w:rsidR="00C31F07" w:rsidRPr="008E510D">
        <w:rPr>
          <w:lang w:val="en-US"/>
        </w:rPr>
        <w:t>es</w:t>
      </w:r>
      <w:r w:rsidRPr="008E510D">
        <w:rPr>
          <w:lang w:val="en-US"/>
        </w:rPr>
        <w:t xml:space="preserve"> dendritic catchments and envelop</w:t>
      </w:r>
      <w:r w:rsidR="00C31F07" w:rsidRPr="008E510D">
        <w:rPr>
          <w:lang w:val="en-US"/>
        </w:rPr>
        <w:t>es</w:t>
      </w:r>
      <w:r w:rsidRPr="008E510D">
        <w:rPr>
          <w:lang w:val="en-US"/>
        </w:rPr>
        <w:t xml:space="preserve"> interior catchments. </w:t>
      </w:r>
    </w:p>
    <w:p w14:paraId="2FB6847D" w14:textId="3B703EC6" w:rsidR="0008573D" w:rsidRPr="008E510D" w:rsidRDefault="0008573D" w:rsidP="00450C77">
      <w:pPr>
        <w:pStyle w:val="StandardWeb"/>
        <w:jc w:val="both"/>
        <w:rPr>
          <w:lang w:val="en-US"/>
        </w:rPr>
      </w:pPr>
      <w:r w:rsidRPr="008E510D">
        <w:rPr>
          <w:lang w:val="en-US"/>
        </w:rPr>
        <w:t xml:space="preserve">A general topology model of nodes and edges is defined in </w:t>
      </w:r>
      <w:r w:rsidR="001E2095">
        <w:rPr>
          <w:lang w:val="en-US"/>
        </w:rPr>
        <w:t>ISO 19107: Spatial Schema</w:t>
      </w:r>
      <w:r w:rsidRPr="008E510D">
        <w:rPr>
          <w:lang w:val="en-US"/>
        </w:rPr>
        <w:t xml:space="preserve">. </w:t>
      </w:r>
      <w:r w:rsidR="00F56164">
        <w:rPr>
          <w:lang w:val="en-US"/>
        </w:rPr>
        <w:t xml:space="preserve">While consistent with </w:t>
      </w:r>
      <w:r w:rsidR="005F7C31">
        <w:rPr>
          <w:lang w:val="en-US"/>
        </w:rPr>
        <w:t>conceptual</w:t>
      </w:r>
      <w:r w:rsidR="00F56164">
        <w:rPr>
          <w:lang w:val="en-US"/>
        </w:rPr>
        <w:t xml:space="preserve"> geometry</w:t>
      </w:r>
      <w:r w:rsidRPr="008E510D">
        <w:rPr>
          <w:lang w:val="en-US"/>
        </w:rPr>
        <w:t xml:space="preserve">, this topology model is defined separate from the geometric </w:t>
      </w:r>
      <w:r w:rsidRPr="00DE106F">
        <w:rPr>
          <w:i/>
          <w:lang w:val="en-US"/>
        </w:rPr>
        <w:t>realization</w:t>
      </w:r>
      <w:r w:rsidRPr="008E510D">
        <w:rPr>
          <w:lang w:val="en-US"/>
        </w:rPr>
        <w:t xml:space="preserve"> and </w:t>
      </w:r>
      <w:r w:rsidR="00C31F07" w:rsidRPr="008E510D">
        <w:rPr>
          <w:lang w:val="en-US"/>
        </w:rPr>
        <w:t>may</w:t>
      </w:r>
      <w:r w:rsidRPr="008E510D">
        <w:rPr>
          <w:lang w:val="en-US"/>
        </w:rPr>
        <w:t xml:space="preserve"> provide a general framework to define the scale-free catchment topology </w:t>
      </w:r>
      <w:r w:rsidR="00C31F07" w:rsidRPr="008E510D">
        <w:rPr>
          <w:lang w:val="en-US"/>
        </w:rPr>
        <w:t>using</w:t>
      </w:r>
      <w:r w:rsidRPr="008E510D">
        <w:rPr>
          <w:lang w:val="en-US"/>
        </w:rPr>
        <w:t xml:space="preserve"> the model of nodes and edges</w:t>
      </w:r>
      <w:r w:rsidR="00192181">
        <w:rPr>
          <w:lang w:val="en-US"/>
        </w:rPr>
        <w:t xml:space="preserve">. Such a model can be seen as being </w:t>
      </w:r>
      <w:r w:rsidR="0064089C">
        <w:rPr>
          <w:lang w:val="en-US"/>
        </w:rPr>
        <w:t>comparable</w:t>
      </w:r>
      <w:r w:rsidR="00192181">
        <w:rPr>
          <w:lang w:val="en-US"/>
        </w:rPr>
        <w:t xml:space="preserve"> to</w:t>
      </w:r>
      <w:r w:rsidRPr="008E510D">
        <w:rPr>
          <w:lang w:val="en-US"/>
        </w:rPr>
        <w:t xml:space="preserve"> </w:t>
      </w:r>
      <w:r w:rsidR="00C31F07" w:rsidRPr="008E510D">
        <w:rPr>
          <w:lang w:val="en-US"/>
        </w:rPr>
        <w:t xml:space="preserve">the linear shape </w:t>
      </w:r>
      <w:r w:rsidR="00836D74">
        <w:rPr>
          <w:lang w:val="en-US"/>
        </w:rPr>
        <w:t xml:space="preserve">and origin </w:t>
      </w:r>
      <w:r w:rsidRPr="008E510D">
        <w:rPr>
          <w:lang w:val="en-US"/>
        </w:rPr>
        <w:t xml:space="preserve">of a river reference system as well as the connecting link </w:t>
      </w:r>
      <w:r w:rsidR="00836D74">
        <w:rPr>
          <w:lang w:val="en-US"/>
        </w:rPr>
        <w:t xml:space="preserve">and </w:t>
      </w:r>
      <w:r w:rsidR="00F437CE">
        <w:rPr>
          <w:lang w:val="en-US"/>
        </w:rPr>
        <w:t>node</w:t>
      </w:r>
      <w:r w:rsidR="00836D74">
        <w:rPr>
          <w:lang w:val="en-US"/>
        </w:rPr>
        <w:t xml:space="preserve"> </w:t>
      </w:r>
      <w:r w:rsidRPr="008E510D">
        <w:rPr>
          <w:lang w:val="en-US"/>
        </w:rPr>
        <w:t xml:space="preserve">to navigate </w:t>
      </w:r>
      <w:r w:rsidR="00C31F07" w:rsidRPr="008E510D">
        <w:rPr>
          <w:lang w:val="en-US"/>
        </w:rPr>
        <w:t>in th</w:t>
      </w:r>
      <w:r w:rsidRPr="008E510D">
        <w:rPr>
          <w:lang w:val="en-US"/>
        </w:rPr>
        <w:t xml:space="preserve">e catchment network upstream or downstream. A catchment may be topologically </w:t>
      </w:r>
      <w:r w:rsidR="00C31F07" w:rsidRPr="008E510D">
        <w:rPr>
          <w:lang w:val="en-US"/>
        </w:rPr>
        <w:t>realized as</w:t>
      </w:r>
      <w:r w:rsidRPr="008E510D">
        <w:rPr>
          <w:lang w:val="en-US"/>
        </w:rPr>
        <w:t xml:space="preserve"> a solid bo</w:t>
      </w:r>
      <w:r w:rsidR="00F56164">
        <w:rPr>
          <w:lang w:val="en-US"/>
        </w:rPr>
        <w:t>unded by inflow/outflow faces, each</w:t>
      </w:r>
      <w:r w:rsidRPr="008E510D">
        <w:rPr>
          <w:lang w:val="en-US"/>
        </w:rPr>
        <w:t xml:space="preserve"> face bounded by inflow/outflow edges, </w:t>
      </w:r>
      <w:r w:rsidR="00F56164">
        <w:rPr>
          <w:lang w:val="en-US"/>
        </w:rPr>
        <w:t>and each</w:t>
      </w:r>
      <w:r w:rsidRPr="008E510D">
        <w:rPr>
          <w:lang w:val="en-US"/>
        </w:rPr>
        <w:t xml:space="preserve"> edge bounded by inflow/outflow nodes</w:t>
      </w:r>
      <w:r w:rsidR="0064089C">
        <w:rPr>
          <w:lang w:val="en-US"/>
        </w:rPr>
        <w:t>.</w:t>
      </w:r>
      <w:r w:rsidR="0064089C" w:rsidRPr="008E510D">
        <w:rPr>
          <w:lang w:val="en-US"/>
        </w:rPr>
        <w:t xml:space="preserve"> </w:t>
      </w:r>
      <w:r w:rsidR="0064089C">
        <w:rPr>
          <w:lang w:val="en-US"/>
        </w:rPr>
        <w:t>E</w:t>
      </w:r>
      <w:r w:rsidR="0064089C" w:rsidRPr="008E510D">
        <w:rPr>
          <w:lang w:val="en-US"/>
        </w:rPr>
        <w:t xml:space="preserve">ach </w:t>
      </w:r>
      <w:r w:rsidR="0064089C">
        <w:rPr>
          <w:lang w:val="en-US"/>
        </w:rPr>
        <w:t xml:space="preserve">of these realizations </w:t>
      </w:r>
      <w:r w:rsidR="00C31F07" w:rsidRPr="008E510D">
        <w:rPr>
          <w:lang w:val="en-US"/>
        </w:rPr>
        <w:t xml:space="preserve">can </w:t>
      </w:r>
      <w:r w:rsidRPr="008E510D">
        <w:rPr>
          <w:lang w:val="en-US"/>
        </w:rPr>
        <w:t xml:space="preserve">be </w:t>
      </w:r>
      <w:r w:rsidR="00C31F07" w:rsidRPr="008E510D">
        <w:rPr>
          <w:lang w:val="en-US"/>
        </w:rPr>
        <w:t>represente</w:t>
      </w:r>
      <w:r w:rsidRPr="008E510D">
        <w:rPr>
          <w:lang w:val="en-US"/>
        </w:rPr>
        <w:t xml:space="preserve">d using an appropriate geometry type. </w:t>
      </w:r>
    </w:p>
    <w:p w14:paraId="5469F0B6" w14:textId="08DA6C26" w:rsidR="0008573D" w:rsidRPr="008E510D" w:rsidRDefault="0008573D" w:rsidP="00450C77">
      <w:pPr>
        <w:pStyle w:val="StandardWeb"/>
        <w:jc w:val="both"/>
        <w:rPr>
          <w:lang w:val="en-US"/>
        </w:rPr>
      </w:pPr>
      <w:r w:rsidRPr="008E510D">
        <w:rPr>
          <w:lang w:val="en-US"/>
        </w:rPr>
        <w:t xml:space="preserve">Understanding the </w:t>
      </w:r>
      <w:r w:rsidR="009F6B1A" w:rsidRPr="008E510D">
        <w:rPr>
          <w:lang w:val="en-US"/>
        </w:rPr>
        <w:t xml:space="preserve">catchment as a hydrologically determined complex, various multiple realizations of the logical catchment may be derived from the basic topological </w:t>
      </w:r>
      <w:r w:rsidR="00CB3795" w:rsidRPr="008E510D">
        <w:rPr>
          <w:lang w:val="en-US"/>
        </w:rPr>
        <w:t xml:space="preserve">feature </w:t>
      </w:r>
      <w:r w:rsidR="009F6B1A" w:rsidRPr="008E510D">
        <w:rPr>
          <w:lang w:val="en-US"/>
        </w:rPr>
        <w:t>realization</w:t>
      </w:r>
      <w:r w:rsidR="00CB3795" w:rsidRPr="008E510D">
        <w:rPr>
          <w:lang w:val="en-US"/>
        </w:rPr>
        <w:t xml:space="preserve">. </w:t>
      </w:r>
      <w:r w:rsidRPr="008E510D">
        <w:rPr>
          <w:lang w:val="en-US"/>
        </w:rPr>
        <w:t>The domain-specific feature types and properties defined in this standard to model the catchment</w:t>
      </w:r>
      <w:r w:rsidR="0064089C">
        <w:rPr>
          <w:lang w:val="en-US"/>
        </w:rPr>
        <w:t>’</w:t>
      </w:r>
      <w:r w:rsidR="009F6B1A" w:rsidRPr="008E510D">
        <w:rPr>
          <w:lang w:val="en-US"/>
        </w:rPr>
        <w:t>s</w:t>
      </w:r>
      <w:r w:rsidRPr="008E510D">
        <w:rPr>
          <w:lang w:val="en-US"/>
        </w:rPr>
        <w:t xml:space="preserve"> topology, </w:t>
      </w:r>
      <w:r w:rsidR="00CB3795" w:rsidRPr="008E510D">
        <w:rPr>
          <w:lang w:val="en-US"/>
        </w:rPr>
        <w:t xml:space="preserve">its </w:t>
      </w:r>
      <w:ins w:id="282" w:author="GRDC/ID" w:date="2016-09-12T09:09:00Z">
        <w:r w:rsidR="00DE106F">
          <w:rPr>
            <w:lang w:val="en-US"/>
          </w:rPr>
          <w:t xml:space="preserve">feature </w:t>
        </w:r>
      </w:ins>
      <w:r w:rsidR="00CB3795" w:rsidRPr="008E510D">
        <w:rPr>
          <w:lang w:val="en-US"/>
        </w:rPr>
        <w:t>realization</w:t>
      </w:r>
      <w:r w:rsidR="0064089C">
        <w:rPr>
          <w:lang w:val="en-US"/>
        </w:rPr>
        <w:t>(s)</w:t>
      </w:r>
      <w:r w:rsidRPr="008E510D">
        <w:rPr>
          <w:lang w:val="en-US"/>
        </w:rPr>
        <w:t xml:space="preserve"> and </w:t>
      </w:r>
      <w:ins w:id="283" w:author="GRDC/ID" w:date="2016-09-12T09:09:00Z">
        <w:r w:rsidR="00DE106F">
          <w:rPr>
            <w:lang w:val="en-US"/>
          </w:rPr>
          <w:t xml:space="preserve">geometric </w:t>
        </w:r>
      </w:ins>
      <w:r w:rsidRPr="008E510D">
        <w:rPr>
          <w:lang w:val="en-US"/>
        </w:rPr>
        <w:t>representation</w:t>
      </w:r>
      <w:r w:rsidR="0064089C">
        <w:rPr>
          <w:lang w:val="en-US"/>
        </w:rPr>
        <w:t>(s),</w:t>
      </w:r>
      <w:r w:rsidRPr="008E510D">
        <w:rPr>
          <w:lang w:val="en-US"/>
        </w:rPr>
        <w:t xml:space="preserve"> may </w:t>
      </w:r>
      <w:r w:rsidR="0064089C">
        <w:rPr>
          <w:lang w:val="en-US"/>
        </w:rPr>
        <w:t xml:space="preserve">also </w:t>
      </w:r>
      <w:r w:rsidRPr="008E510D">
        <w:rPr>
          <w:lang w:val="en-US"/>
        </w:rPr>
        <w:t xml:space="preserve">be used to express catchment topology </w:t>
      </w:r>
      <w:r w:rsidR="00CB3795" w:rsidRPr="008E510D">
        <w:rPr>
          <w:lang w:val="en-US"/>
        </w:rPr>
        <w:t>expressed</w:t>
      </w:r>
      <w:r w:rsidRPr="008E510D">
        <w:rPr>
          <w:lang w:val="en-US"/>
        </w:rPr>
        <w:t xml:space="preserve"> in linked data and data products</w:t>
      </w:r>
      <w:r w:rsidR="00F92A61">
        <w:rPr>
          <w:lang w:val="en-US"/>
        </w:rPr>
        <w:t>. Such data and products</w:t>
      </w:r>
      <w:r w:rsidRPr="008E510D">
        <w:rPr>
          <w:lang w:val="en-US"/>
        </w:rPr>
        <w:t xml:space="preserve"> </w:t>
      </w:r>
      <w:r w:rsidR="00F92A61">
        <w:rPr>
          <w:lang w:val="en-US"/>
        </w:rPr>
        <w:t xml:space="preserve">will normally </w:t>
      </w:r>
      <w:r w:rsidRPr="008E510D">
        <w:rPr>
          <w:lang w:val="en-US"/>
        </w:rPr>
        <w:t xml:space="preserve">represent a specific aspect of the hydrosphere or a particular place or time where water occurs or is distributed. Furthermore, special network or routing models may be related to the hierarchical network of catchments. </w:t>
      </w:r>
    </w:p>
    <w:p w14:paraId="7F444B88" w14:textId="58EAF729" w:rsidR="0008573D" w:rsidRPr="008E510D" w:rsidRDefault="0008573D" w:rsidP="00450C77">
      <w:pPr>
        <w:pStyle w:val="berschrift3"/>
        <w:jc w:val="both"/>
      </w:pPr>
      <w:bookmarkStart w:id="284" w:name="_Toc458775742"/>
      <w:bookmarkStart w:id="285" w:name="_Ref459630718"/>
      <w:bookmarkStart w:id="286" w:name="_Toc461026399"/>
      <w:r w:rsidRPr="008E510D">
        <w:t>River Reference System, comparison with ISO linear referencing model</w:t>
      </w:r>
      <w:bookmarkEnd w:id="284"/>
      <w:bookmarkEnd w:id="285"/>
      <w:bookmarkEnd w:id="286"/>
    </w:p>
    <w:p w14:paraId="7A12A34E" w14:textId="4BC3B837" w:rsidR="0008573D" w:rsidRPr="008E510D" w:rsidRDefault="0008573D" w:rsidP="00450C77">
      <w:pPr>
        <w:pStyle w:val="StandardWeb"/>
        <w:jc w:val="both"/>
        <w:rPr>
          <w:lang w:val="en-US"/>
        </w:rPr>
      </w:pPr>
      <w:r w:rsidRPr="008E510D">
        <w:rPr>
          <w:lang w:val="en-US"/>
        </w:rPr>
        <w:t xml:space="preserve">It is common practice in hydrology to add new features (typically observation stations, but also designated reaches, or flood plain zones) to an existing network of such features, and to reference such features along a network of watercourses. Provided that the hierarchical network of catchments is </w:t>
      </w:r>
      <w:r w:rsidR="00FA5D4B" w:rsidRPr="008E510D">
        <w:rPr>
          <w:lang w:val="en-US"/>
        </w:rPr>
        <w:t>realized</w:t>
      </w:r>
      <w:r w:rsidRPr="008E510D">
        <w:rPr>
          <w:lang w:val="en-US"/>
        </w:rPr>
        <w:t xml:space="preserve">, and that the </w:t>
      </w:r>
      <w:r w:rsidR="00FA5D4B" w:rsidRPr="008E510D">
        <w:rPr>
          <w:lang w:val="en-US"/>
        </w:rPr>
        <w:t>realized catchments have linear realizations,</w:t>
      </w:r>
      <w:r w:rsidRPr="008E510D">
        <w:rPr>
          <w:lang w:val="en-US"/>
        </w:rPr>
        <w:t xml:space="preserve"> any feature can be referenced along th</w:t>
      </w:r>
      <w:r w:rsidR="00FA5D4B" w:rsidRPr="008E510D">
        <w:rPr>
          <w:lang w:val="en-US"/>
        </w:rPr>
        <w:t>is</w:t>
      </w:r>
      <w:r w:rsidRPr="008E510D">
        <w:rPr>
          <w:lang w:val="en-US"/>
        </w:rPr>
        <w:t xml:space="preserve"> linear </w:t>
      </w:r>
      <w:r w:rsidR="00FA5D4B" w:rsidRPr="008E510D">
        <w:rPr>
          <w:lang w:val="en-US"/>
        </w:rPr>
        <w:t>realization</w:t>
      </w:r>
      <w:r w:rsidRPr="008E510D">
        <w:rPr>
          <w:lang w:val="en-US"/>
        </w:rPr>
        <w:t xml:space="preserve"> of the catchment based on catchment topology alone. This is possible considering that any location on the land surface can be an outfall of a catchment. In this case, the new location is placed as an outfall in an existing catchment network relative to an already established outfall used as a referent. This concept of an indirect position requires a reference system ‘along a river’.</w:t>
      </w:r>
    </w:p>
    <w:p w14:paraId="543ED044" w14:textId="0017F2FD" w:rsidR="00802D55" w:rsidRPr="008E510D" w:rsidRDefault="0008573D" w:rsidP="00450C77">
      <w:pPr>
        <w:pStyle w:val="StandardWeb"/>
        <w:jc w:val="both"/>
        <w:rPr>
          <w:lang w:val="en-US"/>
        </w:rPr>
      </w:pPr>
      <w:r w:rsidRPr="008E510D">
        <w:rPr>
          <w:lang w:val="en-US"/>
        </w:rPr>
        <w:lastRenderedPageBreak/>
        <w:t xml:space="preserve">This standard defines a simple linear river reference system with the linear flowpath </w:t>
      </w:r>
      <w:r w:rsidR="00FA5D4B" w:rsidRPr="008E510D">
        <w:rPr>
          <w:lang w:val="en-US"/>
        </w:rPr>
        <w:t xml:space="preserve">realization of a catchment </w:t>
      </w:r>
      <w:r w:rsidRPr="008E510D">
        <w:rPr>
          <w:lang w:val="en-US"/>
        </w:rPr>
        <w:t xml:space="preserve">as its shape and the outfall </w:t>
      </w:r>
      <w:r w:rsidR="00FA5D4B" w:rsidRPr="008E510D">
        <w:rPr>
          <w:lang w:val="en-US"/>
        </w:rPr>
        <w:t xml:space="preserve">of the catchment </w:t>
      </w:r>
      <w:r w:rsidRPr="008E510D">
        <w:rPr>
          <w:lang w:val="en-US"/>
        </w:rPr>
        <w:t xml:space="preserve">as its origin. Understanding the feature of interest as outfall of a corresponding catchment, the unknown position of this outfall can be determined relative to </w:t>
      </w:r>
      <w:r w:rsidR="00FA5D4B" w:rsidRPr="008E510D">
        <w:rPr>
          <w:lang w:val="en-US"/>
        </w:rPr>
        <w:t>an</w:t>
      </w:r>
      <w:r w:rsidRPr="008E510D">
        <w:rPr>
          <w:lang w:val="en-US"/>
        </w:rPr>
        <w:t xml:space="preserve"> outfall up or downstream. Each outfall is potentially the origin of its own river reference system and uses the flowpath representing a catchment between this origin and another </w:t>
      </w:r>
      <w:r w:rsidR="00FA5D4B" w:rsidRPr="008E510D">
        <w:rPr>
          <w:lang w:val="en-US"/>
        </w:rPr>
        <w:t xml:space="preserve">already established </w:t>
      </w:r>
      <w:r w:rsidRPr="008E510D">
        <w:rPr>
          <w:lang w:val="en-US"/>
        </w:rPr>
        <w:t>outfall as its shape.</w:t>
      </w:r>
    </w:p>
    <w:p w14:paraId="5155975E" w14:textId="1B98D653" w:rsidR="0008573D" w:rsidRPr="008E510D" w:rsidRDefault="00F56164" w:rsidP="00450C77">
      <w:pPr>
        <w:pStyle w:val="StandardWeb"/>
        <w:jc w:val="both"/>
        <w:rPr>
          <w:lang w:val="en-US"/>
        </w:rPr>
      </w:pPr>
      <w:r w:rsidRPr="00F56164">
        <w:rPr>
          <w:lang w:val="en-US"/>
        </w:rPr>
        <w:t xml:space="preserve">A standard model for a linear referencing is described in ISO 19148: Linear Referencing. </w:t>
      </w:r>
      <w:r w:rsidR="0008573D" w:rsidRPr="008E510D">
        <w:rPr>
          <w:lang w:val="en-US"/>
        </w:rPr>
        <w:t xml:space="preserve"> It defines the position of an event, or referenced feature, located on a linear element (understood as directed edge in terms of the ISO 19107) as a distance relative to a referent using a particular referencing method. The indirect position concept defined in this standard is comparable to the general concept defined in </w:t>
      </w:r>
      <w:r w:rsidR="00CB3795" w:rsidRPr="008E510D">
        <w:rPr>
          <w:lang w:val="en-US"/>
        </w:rPr>
        <w:t xml:space="preserve">ISO 19148. </w:t>
      </w:r>
      <w:r w:rsidR="0008573D" w:rsidRPr="008E510D">
        <w:rPr>
          <w:lang w:val="en-US"/>
        </w:rPr>
        <w:t xml:space="preserve">In the terms used by </w:t>
      </w:r>
      <w:r w:rsidR="001E2095">
        <w:rPr>
          <w:lang w:val="en-US"/>
        </w:rPr>
        <w:t>ISO 19148</w:t>
      </w:r>
      <w:r w:rsidR="0008573D" w:rsidRPr="008E510D">
        <w:rPr>
          <w:lang w:val="en-US"/>
        </w:rPr>
        <w:t xml:space="preserve">, a linear </w:t>
      </w:r>
      <w:r w:rsidR="00FA5D4B" w:rsidRPr="008E510D">
        <w:rPr>
          <w:lang w:val="en-US"/>
        </w:rPr>
        <w:t>realization</w:t>
      </w:r>
      <w:r w:rsidR="0008573D" w:rsidRPr="008E510D">
        <w:rPr>
          <w:lang w:val="en-US"/>
        </w:rPr>
        <w:t xml:space="preserve"> of a catchment can be understood as the </w:t>
      </w:r>
      <w:r w:rsidR="0008573D" w:rsidRPr="008E510D">
        <w:rPr>
          <w:rStyle w:val="Hervorhebung"/>
          <w:lang w:val="en-US"/>
        </w:rPr>
        <w:t>linear element</w:t>
      </w:r>
      <w:r>
        <w:rPr>
          <w:lang w:val="en-US"/>
        </w:rPr>
        <w:t>;</w:t>
      </w:r>
      <w:r w:rsidR="0008573D" w:rsidRPr="008E510D">
        <w:rPr>
          <w:lang w:val="en-US"/>
        </w:rPr>
        <w:t xml:space="preserve"> the already established outfall can be thought of as the </w:t>
      </w:r>
      <w:r w:rsidR="0008573D" w:rsidRPr="008E510D">
        <w:rPr>
          <w:rStyle w:val="Hervorhebung"/>
          <w:lang w:val="en-US"/>
        </w:rPr>
        <w:t>referent</w:t>
      </w:r>
      <w:r>
        <w:rPr>
          <w:lang w:val="en-US"/>
        </w:rPr>
        <w:t>;</w:t>
      </w:r>
      <w:r w:rsidR="0008573D" w:rsidRPr="008E510D">
        <w:rPr>
          <w:lang w:val="en-US"/>
        </w:rPr>
        <w:t xml:space="preserve"> and the newly referenced </w:t>
      </w:r>
      <w:r w:rsidR="00CB3795" w:rsidRPr="008E510D">
        <w:rPr>
          <w:lang w:val="en-US"/>
        </w:rPr>
        <w:t xml:space="preserve">outfall </w:t>
      </w:r>
      <w:r>
        <w:rPr>
          <w:lang w:val="en-US"/>
        </w:rPr>
        <w:t>as</w:t>
      </w:r>
      <w:r w:rsidR="0008573D" w:rsidRPr="008E510D">
        <w:rPr>
          <w:lang w:val="en-US"/>
        </w:rPr>
        <w:t xml:space="preserve"> an </w:t>
      </w:r>
      <w:r w:rsidR="0008573D" w:rsidRPr="008E510D">
        <w:rPr>
          <w:rStyle w:val="Hervorhebung"/>
          <w:lang w:val="en-US"/>
        </w:rPr>
        <w:t>event</w:t>
      </w:r>
      <w:r w:rsidR="0008573D" w:rsidRPr="008E510D">
        <w:rPr>
          <w:lang w:val="en-US"/>
        </w:rPr>
        <w:t xml:space="preserve">. In order to use an interpolative (percentage along a reach) linear referencing method, the linear catchment </w:t>
      </w:r>
      <w:r w:rsidR="00FA5D4B" w:rsidRPr="008E510D">
        <w:rPr>
          <w:lang w:val="en-US"/>
        </w:rPr>
        <w:t>realization</w:t>
      </w:r>
      <w:r w:rsidR="0008573D" w:rsidRPr="008E510D">
        <w:rPr>
          <w:lang w:val="en-US"/>
        </w:rPr>
        <w:t xml:space="preserve"> used as the river reference system's shape must be bounded by an inflow and outflow node.</w:t>
      </w:r>
    </w:p>
    <w:p w14:paraId="5B9CCFB5" w14:textId="08D86BDE" w:rsidR="0008573D" w:rsidRPr="008E510D" w:rsidRDefault="0008573D" w:rsidP="00450C77">
      <w:pPr>
        <w:pStyle w:val="StandardWeb"/>
        <w:jc w:val="both"/>
        <w:rPr>
          <w:lang w:val="en-US"/>
        </w:rPr>
      </w:pPr>
      <w:r w:rsidRPr="008E510D">
        <w:rPr>
          <w:lang w:val="en-US"/>
        </w:rPr>
        <w:t xml:space="preserve">The ISO </w:t>
      </w:r>
      <w:ins w:id="287" w:author="GRDC/ID" w:date="2016-09-05T12:35:00Z">
        <w:r w:rsidR="005F7C31" w:rsidRPr="008E510D">
          <w:t>linear referencing</w:t>
        </w:r>
        <w:r w:rsidR="005F7C31">
          <w:t xml:space="preserve"> </w:t>
        </w:r>
      </w:ins>
      <w:del w:id="288" w:author="GRDC/ID" w:date="2016-09-05T12:35:00Z">
        <w:r w:rsidR="00F56164" w:rsidDel="005F7C31">
          <w:rPr>
            <w:lang w:val="en-US"/>
          </w:rPr>
          <w:delText>19148</w:delText>
        </w:r>
      </w:del>
      <w:r w:rsidR="00F56164">
        <w:rPr>
          <w:lang w:val="en-US"/>
        </w:rPr>
        <w:t xml:space="preserve"> </w:t>
      </w:r>
      <w:r w:rsidRPr="008E510D">
        <w:rPr>
          <w:lang w:val="en-US"/>
        </w:rPr>
        <w:t xml:space="preserve">model is not ‘imported’ in the hydrologic feature conceptual model </w:t>
      </w:r>
      <w:r w:rsidR="00F56164">
        <w:rPr>
          <w:lang w:val="en-US"/>
        </w:rPr>
        <w:t>because this standard</w:t>
      </w:r>
      <w:r w:rsidR="00F56164" w:rsidRPr="008E510D">
        <w:rPr>
          <w:lang w:val="en-US"/>
        </w:rPr>
        <w:t xml:space="preserve"> </w:t>
      </w:r>
      <w:r w:rsidR="00F56164">
        <w:rPr>
          <w:lang w:val="en-US"/>
        </w:rPr>
        <w:t>intends</w:t>
      </w:r>
      <w:r w:rsidR="00F56164" w:rsidRPr="008E510D">
        <w:rPr>
          <w:lang w:val="en-US"/>
        </w:rPr>
        <w:t xml:space="preserve"> to</w:t>
      </w:r>
      <w:r w:rsidRPr="008E510D">
        <w:rPr>
          <w:lang w:val="en-US"/>
        </w:rPr>
        <w:t xml:space="preserve"> reference the hydrologically determined catchment topology, to use terms for the origin, referent and linear element </w:t>
      </w:r>
      <w:del w:id="289" w:author="GRDC/ID" w:date="2016-09-05T12:35:00Z">
        <w:r w:rsidRPr="008E510D" w:rsidDel="005F7C31">
          <w:rPr>
            <w:lang w:val="en-US"/>
          </w:rPr>
          <w:delText xml:space="preserve">from </w:delText>
        </w:r>
      </w:del>
      <w:ins w:id="290" w:author="GRDC/ID" w:date="2016-09-05T12:35:00Z">
        <w:r w:rsidR="005F7C31">
          <w:rPr>
            <w:lang w:val="en-US"/>
          </w:rPr>
          <w:t>common in</w:t>
        </w:r>
        <w:r w:rsidR="005F7C31" w:rsidRPr="008E510D">
          <w:rPr>
            <w:lang w:val="en-US"/>
          </w:rPr>
          <w:t xml:space="preserve"> </w:t>
        </w:r>
      </w:ins>
      <w:r w:rsidRPr="008E510D">
        <w:rPr>
          <w:lang w:val="en-US"/>
        </w:rPr>
        <w:t xml:space="preserve">the hydrology domain, and to include a precision and accuracy statement. </w:t>
      </w:r>
    </w:p>
    <w:p w14:paraId="29D93570" w14:textId="6D7C38F6" w:rsidR="0008573D" w:rsidRPr="008E510D" w:rsidRDefault="0008573D" w:rsidP="00450C77">
      <w:pPr>
        <w:pStyle w:val="berschrift3"/>
        <w:jc w:val="both"/>
      </w:pPr>
      <w:bookmarkStart w:id="291" w:name="_Toc458775743"/>
      <w:bookmarkStart w:id="292" w:name="_Toc461026400"/>
      <w:r w:rsidRPr="008E510D">
        <w:t>Catchment Network Navigation, comparison with ISO network (navigation) model</w:t>
      </w:r>
      <w:bookmarkEnd w:id="291"/>
      <w:bookmarkEnd w:id="292"/>
    </w:p>
    <w:p w14:paraId="0CE3C5A2" w14:textId="1C0F58A5" w:rsidR="0008573D" w:rsidRPr="008E510D" w:rsidRDefault="0008573D" w:rsidP="00450C77">
      <w:pPr>
        <w:pStyle w:val="StandardWeb"/>
        <w:jc w:val="both"/>
        <w:rPr>
          <w:lang w:val="en-US"/>
        </w:rPr>
      </w:pPr>
      <w:r w:rsidRPr="008E510D">
        <w:rPr>
          <w:lang w:val="en-US"/>
        </w:rPr>
        <w:t xml:space="preserve">Provided that a catchment topology of inflow/outflow nodes and catchment links is defined and that the hierarchical network of catchments is expressed in a particular hydrologic dataset, the upstream-downstream tracking of the catchment network can be transferred to </w:t>
      </w:r>
      <w:r w:rsidR="00610E0A">
        <w:rPr>
          <w:lang w:val="en-US"/>
        </w:rPr>
        <w:t xml:space="preserve">a </w:t>
      </w:r>
      <w:r w:rsidRPr="008E510D">
        <w:rPr>
          <w:lang w:val="en-US"/>
        </w:rPr>
        <w:t xml:space="preserve">related </w:t>
      </w:r>
      <w:r w:rsidR="00610E0A">
        <w:rPr>
          <w:lang w:val="en-US"/>
        </w:rPr>
        <w:t xml:space="preserve">set of </w:t>
      </w:r>
      <w:r w:rsidRPr="008E510D">
        <w:rPr>
          <w:lang w:val="en-US"/>
        </w:rPr>
        <w:t xml:space="preserve">water bodies. This is true for any visual or data representation of flowing or stagnant water or channels containing a water body </w:t>
      </w:r>
      <w:r w:rsidR="00610E0A">
        <w:rPr>
          <w:lang w:val="en-US"/>
        </w:rPr>
        <w:t xml:space="preserve">either </w:t>
      </w:r>
      <w:r w:rsidRPr="008E510D">
        <w:rPr>
          <w:lang w:val="en-US"/>
        </w:rPr>
        <w:t>permanently or temporarily.</w:t>
      </w:r>
    </w:p>
    <w:p w14:paraId="19219752" w14:textId="73925AEE" w:rsidR="0008573D" w:rsidRPr="008E510D" w:rsidRDefault="0008573D" w:rsidP="00450C77">
      <w:pPr>
        <w:pStyle w:val="StandardWeb"/>
        <w:jc w:val="both"/>
        <w:rPr>
          <w:lang w:val="en-US"/>
        </w:rPr>
      </w:pPr>
      <w:r w:rsidRPr="008E510D">
        <w:rPr>
          <w:lang w:val="en-US"/>
        </w:rPr>
        <w:t>Thinking about catchments as topological edges bounded by outfall nodes, a dendritic network of catchments may be traced upstream from the sea or a sink to the inflow</w:t>
      </w:r>
      <w:r w:rsidR="00610E0A">
        <w:rPr>
          <w:lang w:val="en-US"/>
        </w:rPr>
        <w:t>/</w:t>
      </w:r>
      <w:r w:rsidRPr="008E510D">
        <w:rPr>
          <w:lang w:val="en-US"/>
        </w:rPr>
        <w:t xml:space="preserve">outflow nodes of (multiple) upper catchments. From there, one can navigate further ‘upstream’ eventually arriving at the outflow node of the headwater catchments. Starting at a spring, the catchment network can be traced in the ‘downstream’ direction, first to the single outflow node to which the catchment contributes then further downstream eventually arriving at the inflow node of a branching (non-dendritic), estuary or delta. In a given </w:t>
      </w:r>
      <w:r w:rsidR="008E510D" w:rsidRPr="008E510D">
        <w:rPr>
          <w:lang w:val="en-US"/>
        </w:rPr>
        <w:t>realization</w:t>
      </w:r>
      <w:r w:rsidRPr="008E510D">
        <w:rPr>
          <w:lang w:val="en-US"/>
        </w:rPr>
        <w:t>, a sequence of linear flowpaths, each re</w:t>
      </w:r>
      <w:r w:rsidR="008E510D" w:rsidRPr="008E510D">
        <w:rPr>
          <w:lang w:val="en-US"/>
        </w:rPr>
        <w:t>alizing</w:t>
      </w:r>
      <w:r w:rsidRPr="008E510D">
        <w:rPr>
          <w:lang w:val="en-US"/>
        </w:rPr>
        <w:t xml:space="preserve"> a catchment connected in the catchment network, may be drawn as streams or watercourses, which may </w:t>
      </w:r>
      <w:r w:rsidR="00BB1F1B">
        <w:rPr>
          <w:lang w:val="en-US"/>
        </w:rPr>
        <w:t xml:space="preserve">or may not </w:t>
      </w:r>
      <w:r w:rsidRPr="008E510D">
        <w:rPr>
          <w:lang w:val="en-US"/>
        </w:rPr>
        <w:t xml:space="preserve">be geometrically connected in the representation. For example, water </w:t>
      </w:r>
      <w:r w:rsidRPr="008E510D">
        <w:rPr>
          <w:lang w:val="en-US"/>
        </w:rPr>
        <w:lastRenderedPageBreak/>
        <w:t>bodies and channel parts of a particular network may be displayed using different geometric shapes</w:t>
      </w:r>
      <w:r w:rsidR="00866323">
        <w:rPr>
          <w:lang w:val="en-US"/>
        </w:rPr>
        <w:t>,</w:t>
      </w:r>
      <w:r w:rsidRPr="008E510D">
        <w:rPr>
          <w:lang w:val="en-US"/>
        </w:rPr>
        <w:t xml:space="preserve"> </w:t>
      </w:r>
      <w:r w:rsidR="00F56164">
        <w:rPr>
          <w:lang w:val="en-US"/>
        </w:rPr>
        <w:t>and may look connected on a map</w:t>
      </w:r>
      <w:r w:rsidRPr="008E510D">
        <w:rPr>
          <w:lang w:val="en-US"/>
        </w:rPr>
        <w:t xml:space="preserve"> even if they are not. </w:t>
      </w:r>
    </w:p>
    <w:p w14:paraId="38B6D27F" w14:textId="410C1B26" w:rsidR="0008573D" w:rsidRDefault="008E510D" w:rsidP="00450C77">
      <w:pPr>
        <w:pStyle w:val="StandardWeb"/>
        <w:jc w:val="both"/>
        <w:rPr>
          <w:ins w:id="293" w:author="GRDC/ID" w:date="2016-09-05T12:34:00Z"/>
          <w:lang w:val="en-US"/>
        </w:rPr>
      </w:pPr>
      <w:r w:rsidRPr="008E510D">
        <w:rPr>
          <w:lang w:val="en-US"/>
        </w:rPr>
        <w:t>In ISO 19133:</w:t>
      </w:r>
      <w:r w:rsidR="00BB1F1B">
        <w:rPr>
          <w:lang w:val="en-US"/>
        </w:rPr>
        <w:t xml:space="preserve"> </w:t>
      </w:r>
      <w:r w:rsidR="0008573D" w:rsidRPr="008E510D">
        <w:rPr>
          <w:lang w:val="en-US"/>
        </w:rPr>
        <w:t xml:space="preserve">Tracking and </w:t>
      </w:r>
      <w:r w:rsidRPr="008E510D">
        <w:rPr>
          <w:lang w:val="en-US"/>
        </w:rPr>
        <w:t>N</w:t>
      </w:r>
      <w:r w:rsidR="0008573D" w:rsidRPr="008E510D">
        <w:rPr>
          <w:lang w:val="en-US"/>
        </w:rPr>
        <w:t>avigation</w:t>
      </w:r>
      <w:r w:rsidR="00F56164">
        <w:rPr>
          <w:lang w:val="en-US"/>
        </w:rPr>
        <w:t xml:space="preserve"> standard</w:t>
      </w:r>
      <w:r w:rsidR="0008573D" w:rsidRPr="008E510D">
        <w:rPr>
          <w:lang w:val="en-US"/>
        </w:rPr>
        <w:t xml:space="preserve">, a network model is defined as a complex of </w:t>
      </w:r>
      <w:del w:id="294" w:author="GRDC/ID" w:date="2016-09-05T12:35:00Z">
        <w:r w:rsidR="00F437CE" w:rsidDel="005F7C31">
          <w:rPr>
            <w:lang w:val="en-US"/>
          </w:rPr>
          <w:delText>node</w:delText>
        </w:r>
        <w:r w:rsidR="0008573D" w:rsidRPr="008E510D" w:rsidDel="005F7C31">
          <w:rPr>
            <w:lang w:val="en-US"/>
          </w:rPr>
          <w:delText xml:space="preserve">s </w:delText>
        </w:r>
      </w:del>
      <w:ins w:id="295" w:author="GRDC/ID" w:date="2016-09-05T12:35:00Z">
        <w:r w:rsidR="00D542A3" w:rsidRPr="00053FB3">
          <w:rPr>
            <w:i/>
            <w:lang w:val="en-US"/>
          </w:rPr>
          <w:t>junctions</w:t>
        </w:r>
        <w:r w:rsidR="005F7C31" w:rsidRPr="008E510D">
          <w:rPr>
            <w:lang w:val="en-US"/>
          </w:rPr>
          <w:t xml:space="preserve"> </w:t>
        </w:r>
      </w:ins>
      <w:r w:rsidR="0008573D" w:rsidRPr="008E510D">
        <w:rPr>
          <w:lang w:val="en-US"/>
        </w:rPr>
        <w:t xml:space="preserve">and </w:t>
      </w:r>
      <w:r w:rsidR="0008573D" w:rsidRPr="00053FB3">
        <w:rPr>
          <w:i/>
          <w:lang w:val="en-US"/>
        </w:rPr>
        <w:t>links</w:t>
      </w:r>
      <w:r w:rsidR="0008573D" w:rsidRPr="008E510D">
        <w:rPr>
          <w:lang w:val="en-US"/>
        </w:rPr>
        <w:t xml:space="preserve"> specializing the directed node and directed edge types defined in ISO </w:t>
      </w:r>
      <w:ins w:id="296" w:author="GRDC/ID" w:date="2016-09-05T12:45:00Z">
        <w:r w:rsidR="00D542A3">
          <w:rPr>
            <w:lang w:val="en-US"/>
          </w:rPr>
          <w:t>topology model</w:t>
        </w:r>
      </w:ins>
      <w:r w:rsidRPr="008E510D">
        <w:rPr>
          <w:lang w:val="en-US"/>
        </w:rPr>
        <w:t xml:space="preserve">. </w:t>
      </w:r>
      <w:ins w:id="297" w:author="GRDC/ID" w:date="2016-09-05T12:41:00Z">
        <w:r w:rsidR="005F7C31">
          <w:rPr>
            <w:lang w:val="en-US"/>
          </w:rPr>
          <w:t>Provided</w:t>
        </w:r>
      </w:ins>
      <w:ins w:id="298" w:author="GRDC/ID" w:date="2016-09-05T12:39:00Z">
        <w:r w:rsidR="005F7C31">
          <w:rPr>
            <w:lang w:val="en-US"/>
          </w:rPr>
          <w:t xml:space="preserve"> that </w:t>
        </w:r>
      </w:ins>
      <w:del w:id="299" w:author="GRDC/ID" w:date="2016-09-05T12:39:00Z">
        <w:r w:rsidRPr="008E510D" w:rsidDel="005F7C31">
          <w:rPr>
            <w:lang w:val="en-US"/>
          </w:rPr>
          <w:delText xml:space="preserve">Based on </w:delText>
        </w:r>
      </w:del>
      <w:r w:rsidRPr="008E510D">
        <w:rPr>
          <w:lang w:val="en-US"/>
        </w:rPr>
        <w:t xml:space="preserve">a catchment </w:t>
      </w:r>
      <w:ins w:id="300" w:author="GRDC/ID" w:date="2016-09-06T11:00:00Z">
        <w:r w:rsidR="00E34401">
          <w:rPr>
            <w:lang w:val="en-US"/>
          </w:rPr>
          <w:t>is</w:t>
        </w:r>
      </w:ins>
      <w:ins w:id="301" w:author="GRDC/ID" w:date="2016-09-05T12:39:00Z">
        <w:r w:rsidR="005F7C31">
          <w:rPr>
            <w:lang w:val="en-US"/>
          </w:rPr>
          <w:t xml:space="preserve"> topologically realized</w:t>
        </w:r>
      </w:ins>
      <w:ins w:id="302" w:author="GRDC/ID" w:date="2016-09-05T12:40:00Z">
        <w:r w:rsidR="005F7C31">
          <w:rPr>
            <w:lang w:val="en-US"/>
          </w:rPr>
          <w:t xml:space="preserve"> </w:t>
        </w:r>
      </w:ins>
      <w:ins w:id="303" w:author="GRDC/ID" w:date="2016-09-05T12:39:00Z">
        <w:r w:rsidR="005F7C31">
          <w:rPr>
            <w:lang w:val="en-US"/>
          </w:rPr>
          <w:t xml:space="preserve"> </w:t>
        </w:r>
      </w:ins>
      <w:del w:id="304" w:author="GRDC/ID" w:date="2016-09-05T12:39:00Z">
        <w:r w:rsidRPr="008E510D" w:rsidDel="005F7C31">
          <w:rPr>
            <w:lang w:val="en-US"/>
          </w:rPr>
          <w:delText>topological realization</w:delText>
        </w:r>
        <w:r w:rsidR="0008573D" w:rsidRPr="008E510D" w:rsidDel="005F7C31">
          <w:rPr>
            <w:lang w:val="en-US"/>
          </w:rPr>
          <w:delText xml:space="preserve"> </w:delText>
        </w:r>
      </w:del>
      <w:ins w:id="305" w:author="GRDC/ID" w:date="2016-09-05T12:40:00Z">
        <w:r w:rsidR="005F7C31">
          <w:rPr>
            <w:lang w:val="en-US"/>
          </w:rPr>
          <w:t xml:space="preserve"> </w:t>
        </w:r>
      </w:ins>
      <w:r w:rsidR="0008573D" w:rsidRPr="008E510D">
        <w:rPr>
          <w:lang w:val="en-US"/>
        </w:rPr>
        <w:t>comparable with the ISO topology model</w:t>
      </w:r>
      <w:del w:id="306" w:author="GRDC/ID" w:date="2016-09-05T12:46:00Z">
        <w:r w:rsidR="0008573D" w:rsidRPr="008E510D" w:rsidDel="00D542A3">
          <w:rPr>
            <w:lang w:val="en-US"/>
          </w:rPr>
          <w:delText>,</w:delText>
        </w:r>
      </w:del>
      <w:r w:rsidR="0008573D" w:rsidRPr="008E510D">
        <w:rPr>
          <w:lang w:val="en-US"/>
        </w:rPr>
        <w:t xml:space="preserve"> </w:t>
      </w:r>
      <w:del w:id="307" w:author="GRDC/ID" w:date="2016-09-05T12:40:00Z">
        <w:r w:rsidR="0008573D" w:rsidRPr="008E510D" w:rsidDel="005F7C31">
          <w:rPr>
            <w:lang w:val="en-US"/>
          </w:rPr>
          <w:delText xml:space="preserve">understanding the catchment </w:delText>
        </w:r>
      </w:del>
      <w:r w:rsidR="0008573D" w:rsidRPr="008E510D">
        <w:rPr>
          <w:lang w:val="en-US"/>
        </w:rPr>
        <w:t xml:space="preserve">as </w:t>
      </w:r>
      <w:del w:id="308" w:author="GRDC/ID" w:date="2016-09-05T12:46:00Z">
        <w:r w:rsidR="0008573D" w:rsidRPr="008E510D" w:rsidDel="00D542A3">
          <w:rPr>
            <w:lang w:val="en-US"/>
          </w:rPr>
          <w:delText xml:space="preserve">a </w:delText>
        </w:r>
      </w:del>
      <w:r w:rsidR="0008573D" w:rsidRPr="008E510D">
        <w:rPr>
          <w:lang w:val="en-US"/>
        </w:rPr>
        <w:t xml:space="preserve">topological edge and the outfall as a (inflow/outflow) node, the catchment network (as well as its hydrographic, geomorphologic or hydrometric </w:t>
      </w:r>
      <w:r w:rsidRPr="008E510D">
        <w:rPr>
          <w:lang w:val="en-US"/>
        </w:rPr>
        <w:t>realizations</w:t>
      </w:r>
      <w:r w:rsidR="0008573D" w:rsidRPr="008E510D">
        <w:rPr>
          <w:lang w:val="en-US"/>
        </w:rPr>
        <w:t xml:space="preserve">) </w:t>
      </w:r>
      <w:r w:rsidR="00E34401">
        <w:rPr>
          <w:lang w:val="en-US"/>
        </w:rPr>
        <w:t>can</w:t>
      </w:r>
      <w:r w:rsidR="00E34401" w:rsidRPr="008E510D">
        <w:rPr>
          <w:lang w:val="en-US"/>
        </w:rPr>
        <w:t xml:space="preserve"> </w:t>
      </w:r>
      <w:r w:rsidR="0008573D" w:rsidRPr="008E510D">
        <w:rPr>
          <w:lang w:val="en-US"/>
        </w:rPr>
        <w:t xml:space="preserve">be navigated from outfall </w:t>
      </w:r>
      <w:del w:id="309" w:author="GRDC/ID" w:date="2016-09-05T12:43:00Z">
        <w:r w:rsidR="00F437CE" w:rsidDel="00D542A3">
          <w:rPr>
            <w:lang w:val="en-US"/>
          </w:rPr>
          <w:delText>node</w:delText>
        </w:r>
        <w:r w:rsidR="0008573D" w:rsidRPr="008E510D" w:rsidDel="00D542A3">
          <w:rPr>
            <w:lang w:val="en-US"/>
          </w:rPr>
          <w:delText xml:space="preserve"> </w:delText>
        </w:r>
      </w:del>
      <w:r w:rsidR="0008573D" w:rsidRPr="008E510D">
        <w:rPr>
          <w:lang w:val="en-US"/>
        </w:rPr>
        <w:t xml:space="preserve">to outfall </w:t>
      </w:r>
      <w:del w:id="310" w:author="GRDC/ID" w:date="2016-09-05T12:43:00Z">
        <w:r w:rsidR="00F437CE" w:rsidDel="00D542A3">
          <w:rPr>
            <w:lang w:val="en-US"/>
          </w:rPr>
          <w:delText>node</w:delText>
        </w:r>
        <w:r w:rsidR="0008573D" w:rsidRPr="008E510D" w:rsidDel="00D542A3">
          <w:rPr>
            <w:lang w:val="en-US"/>
          </w:rPr>
          <w:delText xml:space="preserve"> </w:delText>
        </w:r>
      </w:del>
      <w:r w:rsidR="0008573D" w:rsidRPr="008E510D">
        <w:rPr>
          <w:lang w:val="en-US"/>
        </w:rPr>
        <w:t xml:space="preserve">along the catchment link, from fixed landmark to fixed landmark along a water body, from section to section along a channel, and from station to station along a </w:t>
      </w:r>
      <w:r w:rsidRPr="008E510D">
        <w:rPr>
          <w:lang w:val="en-US"/>
        </w:rPr>
        <w:t xml:space="preserve">virtual </w:t>
      </w:r>
      <w:r w:rsidR="0008573D" w:rsidRPr="008E510D">
        <w:rPr>
          <w:lang w:val="en-US"/>
        </w:rPr>
        <w:t>line.</w:t>
      </w:r>
    </w:p>
    <w:p w14:paraId="4B8A33D9" w14:textId="4E65B098" w:rsidR="005F7C31" w:rsidRPr="008E510D" w:rsidRDefault="005F7C31" w:rsidP="00450C77">
      <w:pPr>
        <w:pStyle w:val="StandardWeb"/>
        <w:jc w:val="both"/>
        <w:rPr>
          <w:lang w:val="en-US"/>
        </w:rPr>
      </w:pPr>
      <w:ins w:id="311" w:author="GRDC/ID" w:date="2016-09-05T12:34:00Z">
        <w:r w:rsidRPr="008E510D">
          <w:rPr>
            <w:lang w:val="en-US"/>
          </w:rPr>
          <w:t xml:space="preserve">The ISO </w:t>
        </w:r>
      </w:ins>
      <w:ins w:id="312" w:author="GRDC/ID" w:date="2016-09-05T12:49:00Z">
        <w:r w:rsidR="00D542A3" w:rsidRPr="008E510D">
          <w:t xml:space="preserve">network (navigation) </w:t>
        </w:r>
      </w:ins>
      <w:ins w:id="313" w:author="GRDC/ID" w:date="2016-09-05T12:34:00Z">
        <w:r w:rsidRPr="008E510D">
          <w:rPr>
            <w:lang w:val="en-US"/>
          </w:rPr>
          <w:t xml:space="preserve">model is not ‘imported’ </w:t>
        </w:r>
      </w:ins>
      <w:ins w:id="314" w:author="GRDC/ID" w:date="2016-09-05T12:49:00Z">
        <w:r w:rsidR="00D542A3">
          <w:rPr>
            <w:lang w:val="en-US"/>
          </w:rPr>
          <w:t xml:space="preserve">because this standard intends </w:t>
        </w:r>
      </w:ins>
      <w:ins w:id="315" w:author="GRDC/ID" w:date="2016-09-05T12:34:00Z">
        <w:r w:rsidRPr="008E510D">
          <w:rPr>
            <w:lang w:val="en-US"/>
          </w:rPr>
          <w:t xml:space="preserve">to reference the hydrologically determined catchment topology, </w:t>
        </w:r>
      </w:ins>
      <w:ins w:id="316" w:author="GRDC/ID" w:date="2016-09-05T12:50:00Z">
        <w:r w:rsidR="00D542A3">
          <w:rPr>
            <w:lang w:val="en-US"/>
          </w:rPr>
          <w:t xml:space="preserve"> and </w:t>
        </w:r>
      </w:ins>
      <w:ins w:id="317" w:author="GRDC/ID" w:date="2016-09-05T12:34:00Z">
        <w:r w:rsidRPr="008E510D">
          <w:rPr>
            <w:lang w:val="en-US"/>
          </w:rPr>
          <w:t xml:space="preserve">to </w:t>
        </w:r>
      </w:ins>
      <w:ins w:id="318" w:author="GRDC/ID" w:date="2016-09-05T12:50:00Z">
        <w:r w:rsidR="00D542A3">
          <w:rPr>
            <w:lang w:val="en-US"/>
          </w:rPr>
          <w:t xml:space="preserve">express the network of </w:t>
        </w:r>
      </w:ins>
      <w:ins w:id="319" w:author="GRDC/ID" w:date="2016-09-05T12:34:00Z">
        <w:r w:rsidRPr="00053FB3">
          <w:rPr>
            <w:i/>
            <w:lang w:val="en-US"/>
          </w:rPr>
          <w:t>junction</w:t>
        </w:r>
      </w:ins>
      <w:ins w:id="320" w:author="GRDC/ID" w:date="2016-09-06T10:07:00Z">
        <w:r w:rsidR="00F41705">
          <w:rPr>
            <w:i/>
            <w:lang w:val="en-US"/>
          </w:rPr>
          <w:t>s</w:t>
        </w:r>
      </w:ins>
      <w:ins w:id="321" w:author="GRDC/ID" w:date="2016-09-05T12:34:00Z">
        <w:r w:rsidRPr="008E510D">
          <w:rPr>
            <w:lang w:val="en-US"/>
          </w:rPr>
          <w:t xml:space="preserve"> and </w:t>
        </w:r>
      </w:ins>
      <w:ins w:id="322" w:author="GRDC/ID" w:date="2016-09-05T12:50:00Z">
        <w:r w:rsidR="00D542A3" w:rsidRPr="00053FB3">
          <w:rPr>
            <w:i/>
            <w:lang w:val="en-US"/>
          </w:rPr>
          <w:t>l</w:t>
        </w:r>
      </w:ins>
      <w:ins w:id="323" w:author="GRDC/ID" w:date="2016-09-05T12:34:00Z">
        <w:r w:rsidRPr="00053FB3">
          <w:rPr>
            <w:i/>
            <w:lang w:val="en-US"/>
          </w:rPr>
          <w:t>ink</w:t>
        </w:r>
      </w:ins>
      <w:ins w:id="324" w:author="GRDC/ID" w:date="2016-09-05T12:50:00Z">
        <w:r w:rsidR="00D542A3" w:rsidRPr="00053FB3">
          <w:rPr>
            <w:i/>
            <w:lang w:val="en-US"/>
          </w:rPr>
          <w:t>s</w:t>
        </w:r>
      </w:ins>
      <w:ins w:id="325" w:author="GRDC/ID" w:date="2016-09-05T12:34:00Z">
        <w:r w:rsidRPr="008E510D">
          <w:rPr>
            <w:lang w:val="en-US"/>
          </w:rPr>
          <w:t xml:space="preserve"> </w:t>
        </w:r>
      </w:ins>
      <w:ins w:id="326" w:author="GRDC/ID" w:date="2016-09-05T12:51:00Z">
        <w:r w:rsidR="00D542A3">
          <w:rPr>
            <w:lang w:val="en-US"/>
          </w:rPr>
          <w:t xml:space="preserve">defined in ISO 19133 </w:t>
        </w:r>
      </w:ins>
      <w:ins w:id="327" w:author="GRDC/ID" w:date="2016-09-06T11:03:00Z">
        <w:r w:rsidR="00E34401">
          <w:rPr>
            <w:lang w:val="en-US"/>
          </w:rPr>
          <w:t xml:space="preserve">as </w:t>
        </w:r>
      </w:ins>
      <w:ins w:id="328" w:author="GRDC/ID" w:date="2016-09-06T11:04:00Z">
        <w:r w:rsidR="00E34401">
          <w:rPr>
            <w:lang w:val="en-US"/>
          </w:rPr>
          <w:t xml:space="preserve">a </w:t>
        </w:r>
      </w:ins>
      <w:ins w:id="329" w:author="GRDC/ID" w:date="2016-09-06T11:03:00Z">
        <w:r w:rsidR="00E34401">
          <w:rPr>
            <w:lang w:val="en-US"/>
          </w:rPr>
          <w:t xml:space="preserve">network of hydrologic features </w:t>
        </w:r>
      </w:ins>
      <w:ins w:id="330" w:author="GRDC/ID" w:date="2016-09-05T12:51:00Z">
        <w:r w:rsidR="00D542A3">
          <w:rPr>
            <w:lang w:val="en-US"/>
          </w:rPr>
          <w:t xml:space="preserve">using terms common in </w:t>
        </w:r>
      </w:ins>
      <w:ins w:id="331" w:author="GRDC/ID" w:date="2016-09-05T12:34:00Z">
        <w:r w:rsidRPr="008E510D">
          <w:rPr>
            <w:lang w:val="en-US"/>
          </w:rPr>
          <w:t>the hydrology domain</w:t>
        </w:r>
      </w:ins>
      <w:ins w:id="332" w:author="GRDC/ID" w:date="2016-09-05T12:51:00Z">
        <w:r w:rsidR="00D542A3">
          <w:rPr>
            <w:lang w:val="en-US"/>
          </w:rPr>
          <w:t>.</w:t>
        </w:r>
      </w:ins>
      <w:ins w:id="333" w:author="GRDC/ID" w:date="2016-09-05T12:34:00Z">
        <w:r w:rsidRPr="008E510D">
          <w:rPr>
            <w:lang w:val="en-US"/>
          </w:rPr>
          <w:t xml:space="preserve"> </w:t>
        </w:r>
      </w:ins>
    </w:p>
    <w:p w14:paraId="35AC948E" w14:textId="77777777" w:rsidR="00807D2F" w:rsidRDefault="00807D2F" w:rsidP="00807D2F">
      <w:pPr>
        <w:pStyle w:val="berschrift1"/>
      </w:pPr>
      <w:bookmarkStart w:id="334" w:name="_Toc337499858"/>
      <w:bookmarkStart w:id="335" w:name="_Toc461026401"/>
      <w:bookmarkStart w:id="336" w:name="_Toc458775744"/>
      <w:r>
        <w:t>Clause containing normative material</w:t>
      </w:r>
      <w:bookmarkEnd w:id="334"/>
      <w:bookmarkEnd w:id="335"/>
    </w:p>
    <w:p w14:paraId="54E9DFC0" w14:textId="3EDFF45C" w:rsidR="00F062FF" w:rsidRPr="008E510D" w:rsidRDefault="00F062FF" w:rsidP="00450C77">
      <w:pPr>
        <w:pStyle w:val="berschrift2"/>
        <w:jc w:val="both"/>
      </w:pPr>
      <w:bookmarkStart w:id="337" w:name="_Toc458775745"/>
      <w:bookmarkStart w:id="338" w:name="_Toc461026402"/>
      <w:bookmarkEnd w:id="336"/>
      <w:r w:rsidRPr="008E510D">
        <w:t>The HY_Features conceptual model</w:t>
      </w:r>
      <w:bookmarkEnd w:id="337"/>
      <w:bookmarkEnd w:id="338"/>
    </w:p>
    <w:p w14:paraId="2B39A2D1" w14:textId="546055A9" w:rsidR="00F062FF" w:rsidRPr="008E510D" w:rsidRDefault="00F062FF" w:rsidP="00450C77">
      <w:pPr>
        <w:pStyle w:val="StandardWeb"/>
        <w:jc w:val="both"/>
        <w:rPr>
          <w:lang w:val="en-US"/>
        </w:rPr>
      </w:pPr>
      <w:r w:rsidRPr="008E510D">
        <w:rPr>
          <w:lang w:val="en-US"/>
        </w:rPr>
        <w:t>This standard defines the HY_Features conceptual model as a standard for the identification and description of hydrologic features reflecting both hydrologic significance and topological connectivity of hydrologic features. HY_Features formalizes the fundamental relationships between components of the hydrosphere. It describes the hydrosphere as a hierarchical network of hydrologically connected catchments, their organization in networks of catchments and/or waterbodies, and their various visual and topological realizations.</w:t>
      </w:r>
    </w:p>
    <w:p w14:paraId="5D27EC23" w14:textId="3BA4D1F0" w:rsidR="00F062FF" w:rsidRPr="008E510D" w:rsidRDefault="00F062FF" w:rsidP="00450C77">
      <w:pPr>
        <w:pStyle w:val="StandardWeb"/>
        <w:jc w:val="both"/>
        <w:rPr>
          <w:lang w:val="en-US"/>
        </w:rPr>
      </w:pPr>
      <w:r w:rsidRPr="008E510D">
        <w:rPr>
          <w:lang w:val="en-US"/>
        </w:rPr>
        <w:t xml:space="preserve">Core concepts of HY_Features are: 1) an abstract idea of 'catchment' </w:t>
      </w:r>
      <w:del w:id="339" w:author="GRDC/ID" w:date="2016-09-12T08:59:00Z">
        <w:r w:rsidRPr="008E510D" w:rsidDel="00056311">
          <w:rPr>
            <w:lang w:val="en-US"/>
          </w:rPr>
          <w:delText xml:space="preserve">witch </w:delText>
        </w:r>
      </w:del>
      <w:ins w:id="340" w:author="GRDC/ID" w:date="2016-09-12T08:59:00Z">
        <w:r w:rsidR="00056311">
          <w:rPr>
            <w:lang w:val="en-US"/>
          </w:rPr>
          <w:t>which</w:t>
        </w:r>
        <w:r w:rsidR="00056311" w:rsidRPr="008E510D">
          <w:rPr>
            <w:lang w:val="en-US"/>
          </w:rPr>
          <w:t xml:space="preserve"> </w:t>
        </w:r>
      </w:ins>
      <w:r w:rsidRPr="008E510D">
        <w:rPr>
          <w:lang w:val="en-US"/>
        </w:rPr>
        <w:t>has many possible 'realizations', 2) upstream - downstream catchment topology and nested hierarchy, 3) aggregation of networks of watercourses within catchment networks, and 4) linear referencing along a river using a nominal main flow path. The single concept that governs HY_Features is that any place on the land surface can be thought of as the outfall of a corresponding catchment and be placed into a hydrologic topology of connected, often named, hydrologic features.</w:t>
      </w:r>
    </w:p>
    <w:p w14:paraId="5F9AEE1A" w14:textId="06D2811A" w:rsidR="00F062FF" w:rsidRDefault="00F062FF" w:rsidP="00450C77">
      <w:pPr>
        <w:pStyle w:val="StandardWeb"/>
        <w:jc w:val="both"/>
        <w:rPr>
          <w:lang w:val="en-US"/>
        </w:rPr>
      </w:pPr>
      <w:r w:rsidRPr="008E510D">
        <w:rPr>
          <w:lang w:val="en-US"/>
        </w:rPr>
        <w:t xml:space="preserve">The conceptual model is implemented in several discrete modules. It is intended that implementations of the conceptual model need to consider only those parts of the model required. An implementation may include or exclude feature properties, or allow cardinality </w:t>
      </w:r>
      <w:r w:rsidR="002E508B">
        <w:rPr>
          <w:lang w:val="en-US"/>
        </w:rPr>
        <w:t xml:space="preserve">of </w:t>
      </w:r>
      <w:r w:rsidRPr="008E510D">
        <w:rPr>
          <w:lang w:val="en-US"/>
        </w:rPr>
        <w:t xml:space="preserve">one or more associations to be </w:t>
      </w:r>
      <w:r w:rsidR="007C3984" w:rsidRPr="008E510D">
        <w:rPr>
          <w:lang w:val="en-US"/>
        </w:rPr>
        <w:t>‘</w:t>
      </w:r>
      <w:r w:rsidRPr="008E510D">
        <w:rPr>
          <w:lang w:val="en-US"/>
        </w:rPr>
        <w:t>nillable</w:t>
      </w:r>
      <w:r w:rsidR="007C3984" w:rsidRPr="008E510D">
        <w:rPr>
          <w:lang w:val="en-US"/>
        </w:rPr>
        <w:t>’</w:t>
      </w:r>
      <w:r w:rsidRPr="008E510D">
        <w:rPr>
          <w:lang w:val="en-US"/>
        </w:rPr>
        <w:t>.</w:t>
      </w:r>
      <w:r w:rsidR="007C3984" w:rsidRPr="008E510D">
        <w:rPr>
          <w:lang w:val="en-US"/>
        </w:rPr>
        <w:t xml:space="preserve"> </w:t>
      </w:r>
      <w:r w:rsidR="007332F8">
        <w:rPr>
          <w:lang w:val="en-US"/>
        </w:rPr>
        <w:fldChar w:fldCharType="begin"/>
      </w:r>
      <w:r w:rsidR="007332F8">
        <w:rPr>
          <w:lang w:val="en-US"/>
        </w:rPr>
        <w:instrText xml:space="preserve"> REF _Ref460920258 \h </w:instrText>
      </w:r>
      <w:r w:rsidR="007332F8">
        <w:rPr>
          <w:lang w:val="en-US"/>
        </w:rPr>
      </w:r>
      <w:r w:rsidR="007332F8">
        <w:rPr>
          <w:lang w:val="en-US"/>
        </w:rPr>
        <w:fldChar w:fldCharType="separate"/>
      </w:r>
      <w:r w:rsidR="009C635D">
        <w:t xml:space="preserve">Table </w:t>
      </w:r>
      <w:r w:rsidR="009C635D">
        <w:rPr>
          <w:noProof/>
        </w:rPr>
        <w:t>1</w:t>
      </w:r>
      <w:r w:rsidR="007332F8">
        <w:rPr>
          <w:lang w:val="en-US"/>
        </w:rPr>
        <w:fldChar w:fldCharType="end"/>
      </w:r>
      <w:r w:rsidRPr="008E510D">
        <w:rPr>
          <w:lang w:val="en-US"/>
        </w:rPr>
        <w:t xml:space="preserve"> lists the application schemas, the leaf packages included and the concepts reflected therein.</w:t>
      </w:r>
    </w:p>
    <w:p w14:paraId="5CE1CB0D" w14:textId="77777777" w:rsidR="00B4081A" w:rsidRPr="008E510D" w:rsidRDefault="00B4081A" w:rsidP="00450C77">
      <w:pPr>
        <w:pStyle w:val="StandardWeb"/>
        <w:jc w:val="both"/>
        <w:rPr>
          <w:lang w:val="en-US"/>
        </w:rPr>
      </w:pPr>
    </w:p>
    <w:p w14:paraId="505CDB00" w14:textId="2B14F9B7" w:rsidR="008D4EE7" w:rsidRDefault="008D4EE7" w:rsidP="00450C77">
      <w:pPr>
        <w:pStyle w:val="OGCtableheader"/>
        <w:jc w:val="both"/>
      </w:pPr>
      <w:bookmarkStart w:id="341" w:name="_Ref460920258"/>
      <w:bookmarkStart w:id="342" w:name="_Toc461026483"/>
      <w:r>
        <w:lastRenderedPageBreak/>
        <w:t xml:space="preserve">Table </w:t>
      </w:r>
      <w:r w:rsidR="00913FDC">
        <w:fldChar w:fldCharType="begin"/>
      </w:r>
      <w:r w:rsidR="00913FDC">
        <w:instrText xml:space="preserve"> SEQ Table \* ARABIC </w:instrText>
      </w:r>
      <w:r w:rsidR="00913FDC">
        <w:fldChar w:fldCharType="separate"/>
      </w:r>
      <w:r w:rsidR="009C635D">
        <w:rPr>
          <w:noProof/>
        </w:rPr>
        <w:t>1</w:t>
      </w:r>
      <w:r w:rsidR="00913FDC">
        <w:rPr>
          <w:noProof/>
        </w:rPr>
        <w:fldChar w:fldCharType="end"/>
      </w:r>
      <w:bookmarkEnd w:id="341"/>
      <w:r>
        <w:t xml:space="preserve">: HY_Features modules, </w:t>
      </w:r>
      <w:r w:rsidRPr="008D4EE7">
        <w:t>concepts</w:t>
      </w:r>
      <w:r>
        <w:t xml:space="preserve"> reflected</w:t>
      </w:r>
      <w:r w:rsidR="009138D6">
        <w:t>,</w:t>
      </w:r>
      <w:r>
        <w:t xml:space="preserve"> and leaf packages included</w:t>
      </w:r>
      <w:bookmarkEnd w:id="342"/>
    </w:p>
    <w:tbl>
      <w:tblPr>
        <w:tblStyle w:val="Tabellenraster"/>
        <w:tblW w:w="0" w:type="auto"/>
        <w:tblLook w:val="04A0" w:firstRow="1" w:lastRow="0" w:firstColumn="1" w:lastColumn="0" w:noHBand="0" w:noVBand="1"/>
      </w:tblPr>
      <w:tblGrid>
        <w:gridCol w:w="2749"/>
        <w:gridCol w:w="3109"/>
        <w:gridCol w:w="2998"/>
      </w:tblGrid>
      <w:tr w:rsidR="007C3984" w:rsidRPr="008E510D" w14:paraId="0E53E02C" w14:textId="77777777" w:rsidTr="00736764">
        <w:tc>
          <w:tcPr>
            <w:tcW w:w="0" w:type="auto"/>
            <w:hideMark/>
          </w:tcPr>
          <w:p w14:paraId="0C561773" w14:textId="77777777" w:rsidR="007C3984" w:rsidRPr="008E510D" w:rsidRDefault="007C3984" w:rsidP="00450C77">
            <w:pPr>
              <w:spacing w:after="0"/>
              <w:jc w:val="both"/>
              <w:rPr>
                <w:b/>
                <w:bCs/>
              </w:rPr>
            </w:pPr>
            <w:r w:rsidRPr="008E510D">
              <w:rPr>
                <w:b/>
                <w:bCs/>
              </w:rPr>
              <w:t>Application schema</w:t>
            </w:r>
          </w:p>
        </w:tc>
        <w:tc>
          <w:tcPr>
            <w:tcW w:w="0" w:type="auto"/>
            <w:hideMark/>
          </w:tcPr>
          <w:p w14:paraId="5DCE59D6" w14:textId="77777777" w:rsidR="007C3984" w:rsidRPr="008E510D" w:rsidRDefault="007C3984" w:rsidP="00450C77">
            <w:pPr>
              <w:spacing w:after="0"/>
              <w:jc w:val="both"/>
              <w:rPr>
                <w:b/>
                <w:bCs/>
              </w:rPr>
            </w:pPr>
            <w:r w:rsidRPr="008E510D">
              <w:rPr>
                <w:b/>
                <w:bCs/>
              </w:rPr>
              <w:t>Concepts reflected</w:t>
            </w:r>
          </w:p>
        </w:tc>
        <w:tc>
          <w:tcPr>
            <w:tcW w:w="0" w:type="auto"/>
            <w:hideMark/>
          </w:tcPr>
          <w:p w14:paraId="50595662" w14:textId="77777777" w:rsidR="007C3984" w:rsidRPr="008E510D" w:rsidRDefault="007C3984" w:rsidP="00450C77">
            <w:pPr>
              <w:spacing w:after="0"/>
              <w:jc w:val="both"/>
              <w:rPr>
                <w:b/>
                <w:bCs/>
              </w:rPr>
            </w:pPr>
            <w:r w:rsidRPr="008E510D">
              <w:rPr>
                <w:b/>
                <w:bCs/>
              </w:rPr>
              <w:t>Leaf packages included</w:t>
            </w:r>
          </w:p>
        </w:tc>
      </w:tr>
      <w:tr w:rsidR="007C3984" w:rsidRPr="008E510D" w14:paraId="51EE38B8" w14:textId="77777777" w:rsidTr="00736764">
        <w:tc>
          <w:tcPr>
            <w:tcW w:w="0" w:type="auto"/>
            <w:hideMark/>
          </w:tcPr>
          <w:p w14:paraId="42CBA10C" w14:textId="77777777" w:rsidR="007C3984" w:rsidRPr="008E510D" w:rsidRDefault="007C3984" w:rsidP="00866323">
            <w:pPr>
              <w:spacing w:after="0"/>
            </w:pPr>
            <w:r w:rsidRPr="008E510D">
              <w:t>HY_HydroFeature</w:t>
            </w:r>
          </w:p>
        </w:tc>
        <w:tc>
          <w:tcPr>
            <w:tcW w:w="0" w:type="auto"/>
            <w:hideMark/>
          </w:tcPr>
          <w:p w14:paraId="18EE1185" w14:textId="77777777" w:rsidR="007C3984" w:rsidRPr="008E510D" w:rsidRDefault="007C3984" w:rsidP="00866323">
            <w:pPr>
              <w:spacing w:after="0"/>
            </w:pPr>
            <w:r w:rsidRPr="008E510D">
              <w:t>fundamental properties and relationships between features governed by the physical laws of Hydrology, naming of hydrologic features, location of hydrologic feature along a line</w:t>
            </w:r>
          </w:p>
        </w:tc>
        <w:tc>
          <w:tcPr>
            <w:tcW w:w="0" w:type="auto"/>
            <w:hideMark/>
          </w:tcPr>
          <w:p w14:paraId="0022CBB9" w14:textId="77777777" w:rsidR="007C3984" w:rsidRPr="008E510D" w:rsidRDefault="007C3984" w:rsidP="00866323">
            <w:pPr>
              <w:spacing w:after="0"/>
            </w:pPr>
            <w:r w:rsidRPr="008E510D">
              <w:t>NamedFeature, HydroComplex, RiverPositioningSystem</w:t>
            </w:r>
          </w:p>
        </w:tc>
      </w:tr>
      <w:tr w:rsidR="007C3984" w:rsidRPr="008E510D" w14:paraId="42DB2EC8" w14:textId="77777777" w:rsidTr="00736764">
        <w:tc>
          <w:tcPr>
            <w:tcW w:w="0" w:type="auto"/>
            <w:hideMark/>
          </w:tcPr>
          <w:p w14:paraId="3B02D3BF" w14:textId="77777777" w:rsidR="007C3984" w:rsidRPr="008E510D" w:rsidRDefault="007C3984" w:rsidP="00866323">
            <w:pPr>
              <w:spacing w:after="0"/>
            </w:pPr>
            <w:r w:rsidRPr="008E510D">
              <w:t>HY_SurfaceHydroFeature</w:t>
            </w:r>
          </w:p>
        </w:tc>
        <w:tc>
          <w:tcPr>
            <w:tcW w:w="0" w:type="auto"/>
            <w:hideMark/>
          </w:tcPr>
          <w:p w14:paraId="768213A3" w14:textId="77777777" w:rsidR="007C3984" w:rsidRPr="008E510D" w:rsidRDefault="007C3984" w:rsidP="00866323">
            <w:pPr>
              <w:spacing w:after="0"/>
            </w:pPr>
            <w:r w:rsidRPr="008E510D">
              <w:t>hydrologic features on the Earth’s land surface without complexity and detail of hydrologic and hydraulic models</w:t>
            </w:r>
          </w:p>
        </w:tc>
        <w:tc>
          <w:tcPr>
            <w:tcW w:w="0" w:type="auto"/>
            <w:hideMark/>
          </w:tcPr>
          <w:p w14:paraId="77383877" w14:textId="77777777" w:rsidR="007C3984" w:rsidRPr="008E510D" w:rsidRDefault="007C3984" w:rsidP="00866323">
            <w:pPr>
              <w:spacing w:after="0"/>
            </w:pPr>
            <w:r w:rsidRPr="008E510D">
              <w:t>ChannelNetwork, HydrographicNetwork, WaterBodyTypes, Storage</w:t>
            </w:r>
          </w:p>
        </w:tc>
      </w:tr>
      <w:tr w:rsidR="007C3984" w:rsidRPr="008E510D" w14:paraId="2C87843D" w14:textId="77777777" w:rsidTr="00736764">
        <w:tc>
          <w:tcPr>
            <w:tcW w:w="0" w:type="auto"/>
            <w:hideMark/>
          </w:tcPr>
          <w:p w14:paraId="6D9E8ABE" w14:textId="77777777" w:rsidR="007C3984" w:rsidRPr="008E510D" w:rsidRDefault="007C3984" w:rsidP="00866323">
            <w:pPr>
              <w:spacing w:after="0"/>
            </w:pPr>
            <w:r w:rsidRPr="008E510D">
              <w:t>HY_HydrometricNetwork</w:t>
            </w:r>
          </w:p>
        </w:tc>
        <w:tc>
          <w:tcPr>
            <w:tcW w:w="0" w:type="auto"/>
            <w:hideMark/>
          </w:tcPr>
          <w:p w14:paraId="763D7DED" w14:textId="77777777" w:rsidR="007C3984" w:rsidRPr="008E510D" w:rsidRDefault="007C3984" w:rsidP="00866323">
            <w:pPr>
              <w:spacing w:after="0"/>
            </w:pPr>
            <w:r w:rsidRPr="008E510D">
              <w:t>hydrometric network of logically connected hydrometric features located on or along a hydrologic feature</w:t>
            </w:r>
          </w:p>
        </w:tc>
        <w:tc>
          <w:tcPr>
            <w:tcW w:w="0" w:type="auto"/>
            <w:hideMark/>
          </w:tcPr>
          <w:p w14:paraId="3014E44F" w14:textId="77777777" w:rsidR="007C3984" w:rsidRPr="008E510D" w:rsidRDefault="007C3984" w:rsidP="00866323">
            <w:pPr>
              <w:spacing w:after="0"/>
            </w:pPr>
            <w:r w:rsidRPr="008E510D">
              <w:t>---</w:t>
            </w:r>
          </w:p>
        </w:tc>
      </w:tr>
    </w:tbl>
    <w:p w14:paraId="6A848EF6" w14:textId="77777777" w:rsidR="000A3859" w:rsidRPr="008E510D" w:rsidRDefault="000A3859" w:rsidP="00450C77">
      <w:pPr>
        <w:jc w:val="both"/>
      </w:pPr>
    </w:p>
    <w:p w14:paraId="7A6D5DB0" w14:textId="763394F6" w:rsidR="000A3859" w:rsidRPr="008E510D" w:rsidRDefault="009D5ADB" w:rsidP="00450C77">
      <w:pPr>
        <w:jc w:val="both"/>
      </w:pPr>
      <w:r w:rsidRPr="008E510D">
        <w:t xml:space="preserve">The conceptual model is expressed in the Geographic Information Conceptual Schema Language (ISO 19103:2005) based on the Unified Modeling Language (UML). The organization into packages and package dependencies are shown in </w:t>
      </w:r>
      <w:r w:rsidRPr="008E510D">
        <w:fldChar w:fldCharType="begin"/>
      </w:r>
      <w:r w:rsidRPr="008E510D">
        <w:instrText xml:space="preserve"> REF _Ref458769526 \h </w:instrText>
      </w:r>
      <w:r w:rsidR="00A82FF3">
        <w:instrText xml:space="preserve"> \* MERGEFORMAT </w:instrText>
      </w:r>
      <w:r w:rsidRPr="008E510D">
        <w:fldChar w:fldCharType="separate"/>
      </w:r>
      <w:r w:rsidR="009C635D" w:rsidRPr="008E510D">
        <w:t xml:space="preserve">Figure </w:t>
      </w:r>
      <w:r w:rsidR="009C635D">
        <w:rPr>
          <w:noProof/>
        </w:rPr>
        <w:t>17</w:t>
      </w:r>
      <w:r w:rsidRPr="008E510D">
        <w:fldChar w:fldCharType="end"/>
      </w:r>
      <w:r w:rsidRPr="008E510D">
        <w:t xml:space="preserve">. The following sections describe requirements classes for each application schema, whereby each feature addressed in the requirements shall be understood as an instance of the GF_FeatureType (aka FeatureType) «metaclass». </w:t>
      </w:r>
      <w:del w:id="343" w:author="GRDC/ID" w:date="2016-09-13T15:17:00Z">
        <w:r w:rsidRPr="008E510D" w:rsidDel="003403E7">
          <w:delText>For the purpose of consistency with the conceptual UML model the British spelling of feature type names and properties has been adopted.</w:delText>
        </w:r>
      </w:del>
    </w:p>
    <w:p w14:paraId="6B022B29" w14:textId="77777777" w:rsidR="009D5ADB" w:rsidRPr="008E510D" w:rsidRDefault="009D5ADB" w:rsidP="00450C77">
      <w:pPr>
        <w:keepNext/>
        <w:jc w:val="both"/>
      </w:pPr>
      <w:r w:rsidRPr="008E510D">
        <w:rPr>
          <w:noProof/>
        </w:rPr>
        <w:lastRenderedPageBreak/>
        <w:drawing>
          <wp:inline distT="0" distB="0" distL="0" distR="0" wp14:anchorId="057B862D" wp14:editId="45FB4955">
            <wp:extent cx="5312979" cy="4663615"/>
            <wp:effectExtent l="0" t="0" r="2540" b="3810"/>
            <wp:docPr id="51" name="Grafik 51" descr="https://raw.githubusercontent.com/opengeospatial/HY_Features/master/figs/fig16.png?token=AQBArzAn4c5DdmxI-obM0rG6PRHeGuX3ks5XtuN9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raw.githubusercontent.com/opengeospatial/HY_Features/master/figs/fig16.png?token=AQBArzAn4c5DdmxI-obM0rG6PRHeGuX3ks5XtuN9wA%3D%3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13190" cy="4663800"/>
                    </a:xfrm>
                    <a:prstGeom prst="rect">
                      <a:avLst/>
                    </a:prstGeom>
                    <a:noFill/>
                    <a:ln>
                      <a:noFill/>
                    </a:ln>
                  </pic:spPr>
                </pic:pic>
              </a:graphicData>
            </a:graphic>
          </wp:inline>
        </w:drawing>
      </w:r>
    </w:p>
    <w:p w14:paraId="7E382078" w14:textId="19F7B251" w:rsidR="009D5ADB" w:rsidRPr="008E510D" w:rsidRDefault="009D5ADB" w:rsidP="006D2CB5">
      <w:pPr>
        <w:pStyle w:val="OGCFigure"/>
      </w:pPr>
      <w:bookmarkStart w:id="344" w:name="_Ref458769526"/>
      <w:bookmarkStart w:id="345" w:name="_Toc461114636"/>
      <w:r w:rsidRPr="008E510D">
        <w:t xml:space="preserve">Figure </w:t>
      </w:r>
      <w:r w:rsidR="00913FDC">
        <w:fldChar w:fldCharType="begin"/>
      </w:r>
      <w:r w:rsidR="00913FDC">
        <w:instrText xml:space="preserve"> SEQ Figure \* ARABIC </w:instrText>
      </w:r>
      <w:r w:rsidR="00913FDC">
        <w:fldChar w:fldCharType="separate"/>
      </w:r>
      <w:r w:rsidR="009C635D">
        <w:rPr>
          <w:noProof/>
        </w:rPr>
        <w:t>17</w:t>
      </w:r>
      <w:r w:rsidR="00913FDC">
        <w:rPr>
          <w:noProof/>
        </w:rPr>
        <w:fldChar w:fldCharType="end"/>
      </w:r>
      <w:bookmarkEnd w:id="344"/>
      <w:r w:rsidRPr="008E510D">
        <w:t>: HY_Features modules and packages</w:t>
      </w:r>
      <w:bookmarkEnd w:id="345"/>
    </w:p>
    <w:p w14:paraId="50B01F79" w14:textId="77777777" w:rsidR="000A3859" w:rsidRPr="008E510D" w:rsidRDefault="000A3859" w:rsidP="00450C77">
      <w:pPr>
        <w:jc w:val="both"/>
      </w:pPr>
    </w:p>
    <w:p w14:paraId="5FA4B9CB" w14:textId="7F0B1A6C" w:rsidR="00106C0B" w:rsidRPr="008E510D" w:rsidRDefault="00106C0B" w:rsidP="00450C77">
      <w:pPr>
        <w:pStyle w:val="berschrift2"/>
        <w:jc w:val="both"/>
      </w:pPr>
      <w:bookmarkStart w:id="346" w:name="_Toc458775746"/>
      <w:bookmarkStart w:id="347" w:name="_Toc461026403"/>
      <w:r w:rsidRPr="008E510D">
        <w:t>The HY_Features conceptual conformance (mapping)</w:t>
      </w:r>
      <w:bookmarkEnd w:id="346"/>
      <w:bookmarkEnd w:id="347"/>
    </w:p>
    <w:p w14:paraId="4D789C3A" w14:textId="4995C6C6" w:rsidR="00106C0B" w:rsidRPr="008E510D" w:rsidRDefault="00106C0B" w:rsidP="00450C77">
      <w:pPr>
        <w:pStyle w:val="StandardWeb"/>
        <w:jc w:val="both"/>
        <w:rPr>
          <w:lang w:val="en-US"/>
        </w:rPr>
      </w:pPr>
      <w:r w:rsidRPr="008E510D">
        <w:rPr>
          <w:lang w:val="en-US"/>
        </w:rPr>
        <w:t xml:space="preserve">The HY_Features model is a 'conceptual model', not intended to be directly implementable for data exchange or persistence. The conformance target of the HY_Features model is therefore a logical model of an implementation that encodes aspects of the HY_Features model. </w:t>
      </w:r>
    </w:p>
    <w:p w14:paraId="270E4419" w14:textId="5D57F9E0" w:rsidR="00106C0B" w:rsidRPr="008E510D" w:rsidRDefault="00106C0B" w:rsidP="00450C77">
      <w:pPr>
        <w:pStyle w:val="StandardWeb"/>
        <w:jc w:val="both"/>
        <w:rPr>
          <w:lang w:val="en-US"/>
        </w:rPr>
      </w:pPr>
      <w:r w:rsidRPr="008E510D">
        <w:rPr>
          <w:lang w:val="en-US"/>
        </w:rPr>
        <w:t xml:space="preserve">Conformance to the HY_Features model is a matter of being able to unambiguously identify what elements of an implementation schema map to the HY_Features model, and inclusion of all mandatory properties of the defined Feature Types in such mappings. </w:t>
      </w:r>
    </w:p>
    <w:p w14:paraId="6957438E" w14:textId="77777777" w:rsidR="00106C0B" w:rsidRPr="008E510D" w:rsidRDefault="00106C0B" w:rsidP="00450C77">
      <w:pPr>
        <w:pStyle w:val="StandardWeb"/>
        <w:jc w:val="both"/>
        <w:rPr>
          <w:lang w:val="en-US"/>
        </w:rPr>
      </w:pPr>
      <w:r w:rsidRPr="008E510D">
        <w:rPr>
          <w:lang w:val="en-US"/>
        </w:rPr>
        <w:t xml:space="preserve">The HY_Features conceptual model provides the basis for determining whether two references to hydrologic features are references to the same feature. i.e. to specify the real world type of features independent of their implementation or format. More specifically, it provides the means to distinguish between the reference concept (e.g. a catchment) and </w:t>
      </w:r>
      <w:r w:rsidRPr="008E510D">
        <w:rPr>
          <w:lang w:val="en-US"/>
        </w:rPr>
        <w:lastRenderedPageBreak/>
        <w:t xml:space="preserve">its realizations as geographic features (e.g. flowpath, catchment area or boundary), and hence to declare that different realizations share common hydrological connectivity. </w:t>
      </w:r>
    </w:p>
    <w:p w14:paraId="53C77B92" w14:textId="77777777" w:rsidR="00106C0B" w:rsidRPr="008E510D" w:rsidRDefault="00106C0B" w:rsidP="00450C77">
      <w:pPr>
        <w:pStyle w:val="StandardWeb"/>
        <w:jc w:val="both"/>
        <w:rPr>
          <w:lang w:val="en-US"/>
        </w:rPr>
      </w:pPr>
      <w:r w:rsidRPr="008E510D">
        <w:rPr>
          <w:lang w:val="en-US"/>
        </w:rPr>
        <w:t xml:space="preserve">Disparate systems describing hydrologic features may be mapped to the equivalent HY_Features definitions to disambiguate the local usage of terminology and specific implementation choices made. </w:t>
      </w:r>
    </w:p>
    <w:p w14:paraId="7DF277B7" w14:textId="51356629" w:rsidR="00106C0B" w:rsidRPr="008E510D" w:rsidRDefault="00106C0B" w:rsidP="00450C77">
      <w:pPr>
        <w:pStyle w:val="StandardWeb"/>
        <w:jc w:val="both"/>
        <w:rPr>
          <w:lang w:val="en-US"/>
        </w:rPr>
      </w:pPr>
      <w:r w:rsidRPr="008E510D">
        <w:rPr>
          <w:lang w:val="en-US"/>
        </w:rPr>
        <w:t>Note that a direct encoding of HY_Features to an implementation format such as RDF may be implemented through annotation or direct correspondence of names to the HY_Feature</w:t>
      </w:r>
      <w:r w:rsidR="00766380">
        <w:rPr>
          <w:lang w:val="en-US"/>
        </w:rPr>
        <w:t>s</w:t>
      </w:r>
      <w:r w:rsidRPr="008E510D">
        <w:rPr>
          <w:lang w:val="en-US"/>
        </w:rPr>
        <w:t xml:space="preserve"> elements.</w:t>
      </w:r>
    </w:p>
    <w:tbl>
      <w:tblPr>
        <w:tblStyle w:val="Tabellenraster"/>
        <w:tblW w:w="0" w:type="auto"/>
        <w:tblLook w:val="04A0" w:firstRow="1" w:lastRow="0" w:firstColumn="1" w:lastColumn="0" w:noHBand="0" w:noVBand="1"/>
      </w:tblPr>
      <w:tblGrid>
        <w:gridCol w:w="1809"/>
        <w:gridCol w:w="6946"/>
      </w:tblGrid>
      <w:tr w:rsidR="00106C0B" w:rsidRPr="008E510D" w14:paraId="636B1B8B" w14:textId="77777777" w:rsidTr="008F752E">
        <w:tc>
          <w:tcPr>
            <w:tcW w:w="1809" w:type="dxa"/>
            <w:hideMark/>
          </w:tcPr>
          <w:p w14:paraId="79D34513" w14:textId="77777777" w:rsidR="00106C0B" w:rsidRPr="008E510D" w:rsidRDefault="00106C0B" w:rsidP="00450C77">
            <w:pPr>
              <w:jc w:val="both"/>
              <w:rPr>
                <w:b/>
                <w:bCs/>
              </w:rPr>
            </w:pPr>
            <w:r w:rsidRPr="008E510D">
              <w:rPr>
                <w:rStyle w:val="Fett"/>
              </w:rPr>
              <w:t>Requirements Class</w:t>
            </w:r>
          </w:p>
        </w:tc>
        <w:tc>
          <w:tcPr>
            <w:tcW w:w="6946" w:type="dxa"/>
            <w:hideMark/>
          </w:tcPr>
          <w:p w14:paraId="390DD9D9" w14:textId="77777777" w:rsidR="00106C0B" w:rsidRPr="008E510D" w:rsidRDefault="00913FDC" w:rsidP="00450C77">
            <w:pPr>
              <w:jc w:val="both"/>
              <w:rPr>
                <w:b/>
                <w:bCs/>
              </w:rPr>
            </w:pPr>
            <w:hyperlink r:id="rId46" w:history="1">
              <w:r w:rsidR="00106C0B" w:rsidRPr="008E510D">
                <w:rPr>
                  <w:rStyle w:val="Hyperlink"/>
                  <w:b/>
                  <w:bCs/>
                </w:rPr>
                <w:t>/req/hy_features_conceptual_model</w:t>
              </w:r>
            </w:hyperlink>
          </w:p>
        </w:tc>
      </w:tr>
      <w:tr w:rsidR="00106C0B" w:rsidRPr="008E510D" w14:paraId="086ABCAC" w14:textId="77777777" w:rsidTr="008F752E">
        <w:tc>
          <w:tcPr>
            <w:tcW w:w="1809" w:type="dxa"/>
            <w:hideMark/>
          </w:tcPr>
          <w:p w14:paraId="1F0C88CD" w14:textId="77777777" w:rsidR="00106C0B" w:rsidRPr="008E510D" w:rsidRDefault="00106C0B" w:rsidP="00450C77">
            <w:pPr>
              <w:jc w:val="both"/>
            </w:pPr>
            <w:r w:rsidRPr="008E510D">
              <w:t>Target type</w:t>
            </w:r>
          </w:p>
        </w:tc>
        <w:tc>
          <w:tcPr>
            <w:tcW w:w="6946" w:type="dxa"/>
            <w:hideMark/>
          </w:tcPr>
          <w:p w14:paraId="3EE8EA21" w14:textId="77777777" w:rsidR="00106C0B" w:rsidRPr="008E510D" w:rsidRDefault="00106C0B" w:rsidP="00450C77">
            <w:pPr>
              <w:jc w:val="both"/>
            </w:pPr>
            <w:r w:rsidRPr="008E510D">
              <w:t>Implementation Schema</w:t>
            </w:r>
          </w:p>
        </w:tc>
      </w:tr>
      <w:tr w:rsidR="00106C0B" w:rsidRPr="008E510D" w14:paraId="13892250" w14:textId="77777777" w:rsidTr="008F752E">
        <w:tc>
          <w:tcPr>
            <w:tcW w:w="1809" w:type="dxa"/>
            <w:hideMark/>
          </w:tcPr>
          <w:p w14:paraId="01D4CD4F" w14:textId="77777777" w:rsidR="00106C0B" w:rsidRPr="008E510D" w:rsidRDefault="00106C0B" w:rsidP="00450C77">
            <w:pPr>
              <w:jc w:val="both"/>
            </w:pPr>
            <w:r w:rsidRPr="008E510D">
              <w:t>Name</w:t>
            </w:r>
          </w:p>
        </w:tc>
        <w:tc>
          <w:tcPr>
            <w:tcW w:w="6946" w:type="dxa"/>
            <w:hideMark/>
          </w:tcPr>
          <w:p w14:paraId="5BD4F35D" w14:textId="77777777" w:rsidR="00106C0B" w:rsidRPr="008E510D" w:rsidRDefault="00106C0B" w:rsidP="00450C77">
            <w:pPr>
              <w:jc w:val="both"/>
            </w:pPr>
            <w:r w:rsidRPr="008E510D">
              <w:t>HY_Features Conceptual Conformance</w:t>
            </w:r>
          </w:p>
        </w:tc>
      </w:tr>
      <w:tr w:rsidR="00106C0B" w:rsidRPr="008E510D" w14:paraId="49827B03" w14:textId="77777777" w:rsidTr="008F752E">
        <w:tc>
          <w:tcPr>
            <w:tcW w:w="1809" w:type="dxa"/>
            <w:hideMark/>
          </w:tcPr>
          <w:p w14:paraId="0EF61448" w14:textId="77777777" w:rsidR="00106C0B" w:rsidRPr="008E510D" w:rsidRDefault="00106C0B" w:rsidP="00450C77">
            <w:pPr>
              <w:jc w:val="both"/>
            </w:pPr>
            <w:r w:rsidRPr="008E510D">
              <w:t>Dependency</w:t>
            </w:r>
          </w:p>
        </w:tc>
        <w:tc>
          <w:tcPr>
            <w:tcW w:w="6946" w:type="dxa"/>
            <w:hideMark/>
          </w:tcPr>
          <w:p w14:paraId="1174D0FF" w14:textId="77777777" w:rsidR="00106C0B" w:rsidRPr="008E510D" w:rsidRDefault="00913FDC" w:rsidP="00450C77">
            <w:pPr>
              <w:jc w:val="both"/>
            </w:pPr>
            <w:hyperlink r:id="rId47" w:history="1">
              <w:r w:rsidR="00106C0B" w:rsidRPr="008E510D">
                <w:rPr>
                  <w:rStyle w:val="Hyperlink"/>
                </w:rPr>
                <w:t>/iso/19109/</w:t>
              </w:r>
            </w:hyperlink>
          </w:p>
        </w:tc>
      </w:tr>
      <w:tr w:rsidR="00106C0B" w:rsidRPr="008E510D" w14:paraId="5E9B0899" w14:textId="77777777" w:rsidTr="008F752E">
        <w:tc>
          <w:tcPr>
            <w:tcW w:w="1809" w:type="dxa"/>
            <w:hideMark/>
          </w:tcPr>
          <w:p w14:paraId="2DB5FAA8" w14:textId="77777777" w:rsidR="00106C0B" w:rsidRPr="008E510D" w:rsidRDefault="00106C0B" w:rsidP="00450C77">
            <w:pPr>
              <w:jc w:val="both"/>
            </w:pPr>
            <w:r w:rsidRPr="008E510D">
              <w:t>Requirement</w:t>
            </w:r>
          </w:p>
        </w:tc>
        <w:tc>
          <w:tcPr>
            <w:tcW w:w="6946" w:type="dxa"/>
            <w:hideMark/>
          </w:tcPr>
          <w:p w14:paraId="395DCD55" w14:textId="77777777" w:rsidR="00106C0B" w:rsidRPr="008E510D" w:rsidRDefault="00913FDC" w:rsidP="00450C77">
            <w:pPr>
              <w:jc w:val="both"/>
            </w:pPr>
            <w:hyperlink r:id="rId48" w:history="1">
              <w:r w:rsidR="00106C0B" w:rsidRPr="008E510D">
                <w:rPr>
                  <w:rStyle w:val="Hyperlink"/>
                </w:rPr>
                <w:t>/req/ hy_features_conceptual_model/mapping</w:t>
              </w:r>
            </w:hyperlink>
          </w:p>
        </w:tc>
      </w:tr>
    </w:tbl>
    <w:p w14:paraId="0FB44C70" w14:textId="77777777" w:rsidR="000A3859" w:rsidRPr="008E510D" w:rsidRDefault="000A3859" w:rsidP="00450C77">
      <w:pPr>
        <w:jc w:val="both"/>
      </w:pPr>
    </w:p>
    <w:p w14:paraId="7CA5C3CC" w14:textId="72FD6401" w:rsidR="00106C0B" w:rsidRPr="008E510D" w:rsidRDefault="00106C0B" w:rsidP="00450C77">
      <w:pPr>
        <w:jc w:val="both"/>
      </w:pPr>
      <w:r w:rsidRPr="008E510D">
        <w:t>An implementation schema conforming to HY_Features SHALL provide a formal mapping from one or more Feature Types present in the implementation schema to Feature Types defined in this standard specification, including all mandatory properties defined by the realized HY_Features concept. Default values to be assumed must be specified in this mapping.</w:t>
      </w:r>
    </w:p>
    <w:p w14:paraId="37B25580" w14:textId="52CA7F7C" w:rsidR="00106C0B" w:rsidRPr="008E510D" w:rsidRDefault="00106C0B" w:rsidP="00450C77">
      <w:pPr>
        <w:pStyle w:val="berschrift2"/>
        <w:jc w:val="both"/>
      </w:pPr>
      <w:bookmarkStart w:id="348" w:name="_Toc458775747"/>
      <w:bookmarkStart w:id="349" w:name="_Toc461026404"/>
      <w:r w:rsidRPr="008E510D">
        <w:t>The HY_Features data conformance (encoding)</w:t>
      </w:r>
      <w:bookmarkEnd w:id="348"/>
      <w:bookmarkEnd w:id="349"/>
    </w:p>
    <w:p w14:paraId="4F86F241" w14:textId="06965766" w:rsidR="00106C0B" w:rsidRPr="008E510D" w:rsidRDefault="00106C0B" w:rsidP="00450C77">
      <w:pPr>
        <w:pStyle w:val="StandardWeb"/>
        <w:jc w:val="both"/>
        <w:rPr>
          <w:lang w:val="en-US"/>
        </w:rPr>
      </w:pPr>
      <w:r w:rsidRPr="008E510D">
        <w:rPr>
          <w:lang w:val="en-US"/>
        </w:rPr>
        <w:t xml:space="preserve">As a conceptual model HY_Features does not specify conformance requirements regarding the structure of possible encodings. It does however specify that equivalence of feature instances can be expressed. The requirement that arises is therefore that the content of feature identification elements can be matched </w:t>
      </w:r>
      <w:r w:rsidR="00091BC3">
        <w:rPr>
          <w:lang w:val="en-US"/>
        </w:rPr>
        <w:t>among</w:t>
      </w:r>
      <w:r w:rsidRPr="008E510D">
        <w:rPr>
          <w:lang w:val="en-US"/>
        </w:rPr>
        <w:t xml:space="preserve"> implementations. This does not demand the use of identical identifiers across different implementations, but it does require that implementations provide a mechanism to match identifiers from different schemes.</w:t>
      </w:r>
    </w:p>
    <w:tbl>
      <w:tblPr>
        <w:tblStyle w:val="Tabellenraster"/>
        <w:tblW w:w="0" w:type="auto"/>
        <w:tblLook w:val="04A0" w:firstRow="1" w:lastRow="0" w:firstColumn="1" w:lastColumn="0" w:noHBand="0" w:noVBand="1"/>
      </w:tblPr>
      <w:tblGrid>
        <w:gridCol w:w="1951"/>
        <w:gridCol w:w="6804"/>
      </w:tblGrid>
      <w:tr w:rsidR="00106C0B" w:rsidRPr="008E510D" w14:paraId="3CB49F15" w14:textId="77777777" w:rsidTr="008F752E">
        <w:tc>
          <w:tcPr>
            <w:tcW w:w="1951" w:type="dxa"/>
            <w:hideMark/>
          </w:tcPr>
          <w:p w14:paraId="063E1F70" w14:textId="77777777" w:rsidR="00106C0B" w:rsidRPr="008E510D" w:rsidRDefault="00106C0B" w:rsidP="00450C77">
            <w:pPr>
              <w:jc w:val="both"/>
              <w:rPr>
                <w:b/>
                <w:bCs/>
              </w:rPr>
            </w:pPr>
            <w:r w:rsidRPr="008E510D">
              <w:rPr>
                <w:rStyle w:val="Fett"/>
              </w:rPr>
              <w:t>Requirements Class</w:t>
            </w:r>
          </w:p>
        </w:tc>
        <w:tc>
          <w:tcPr>
            <w:tcW w:w="6804" w:type="dxa"/>
            <w:hideMark/>
          </w:tcPr>
          <w:p w14:paraId="1848D233" w14:textId="77777777" w:rsidR="00106C0B" w:rsidRPr="008E510D" w:rsidRDefault="00913FDC" w:rsidP="00450C77">
            <w:pPr>
              <w:jc w:val="both"/>
              <w:rPr>
                <w:b/>
                <w:bCs/>
              </w:rPr>
            </w:pPr>
            <w:hyperlink r:id="rId49" w:history="1">
              <w:r w:rsidR="00106C0B" w:rsidRPr="008E510D">
                <w:rPr>
                  <w:rStyle w:val="Hyperlink"/>
                  <w:b/>
                  <w:bCs/>
                </w:rPr>
                <w:t>/req/hy_features_content</w:t>
              </w:r>
            </w:hyperlink>
          </w:p>
        </w:tc>
      </w:tr>
      <w:tr w:rsidR="00106C0B" w:rsidRPr="008E510D" w14:paraId="3677F5B6" w14:textId="77777777" w:rsidTr="008F752E">
        <w:tc>
          <w:tcPr>
            <w:tcW w:w="1951" w:type="dxa"/>
            <w:hideMark/>
          </w:tcPr>
          <w:p w14:paraId="7847B713" w14:textId="77777777" w:rsidR="00106C0B" w:rsidRPr="008E510D" w:rsidRDefault="00106C0B" w:rsidP="00450C77">
            <w:pPr>
              <w:jc w:val="both"/>
            </w:pPr>
            <w:r w:rsidRPr="008E510D">
              <w:t>Target type</w:t>
            </w:r>
          </w:p>
        </w:tc>
        <w:tc>
          <w:tcPr>
            <w:tcW w:w="6804" w:type="dxa"/>
            <w:hideMark/>
          </w:tcPr>
          <w:p w14:paraId="72475AEC" w14:textId="77777777" w:rsidR="00106C0B" w:rsidRPr="008E510D" w:rsidRDefault="00106C0B" w:rsidP="00450C77">
            <w:pPr>
              <w:jc w:val="both"/>
            </w:pPr>
            <w:r w:rsidRPr="008E510D">
              <w:t>Dataset</w:t>
            </w:r>
          </w:p>
        </w:tc>
      </w:tr>
      <w:tr w:rsidR="00106C0B" w:rsidRPr="008E510D" w14:paraId="01B9CE37" w14:textId="77777777" w:rsidTr="008F752E">
        <w:tc>
          <w:tcPr>
            <w:tcW w:w="1951" w:type="dxa"/>
            <w:hideMark/>
          </w:tcPr>
          <w:p w14:paraId="331A2933" w14:textId="77777777" w:rsidR="00106C0B" w:rsidRPr="008E510D" w:rsidRDefault="00106C0B" w:rsidP="00450C77">
            <w:pPr>
              <w:jc w:val="both"/>
            </w:pPr>
            <w:r w:rsidRPr="008E510D">
              <w:t>Name</w:t>
            </w:r>
          </w:p>
        </w:tc>
        <w:tc>
          <w:tcPr>
            <w:tcW w:w="6804" w:type="dxa"/>
            <w:hideMark/>
          </w:tcPr>
          <w:p w14:paraId="0DAB5A74" w14:textId="77777777" w:rsidR="00106C0B" w:rsidRPr="008E510D" w:rsidRDefault="00106C0B" w:rsidP="00450C77">
            <w:pPr>
              <w:jc w:val="both"/>
            </w:pPr>
            <w:r w:rsidRPr="008E510D">
              <w:t>HY_Features Data Conformance</w:t>
            </w:r>
          </w:p>
        </w:tc>
      </w:tr>
      <w:tr w:rsidR="00106C0B" w:rsidRPr="008E510D" w14:paraId="14373A89" w14:textId="77777777" w:rsidTr="008F752E">
        <w:tc>
          <w:tcPr>
            <w:tcW w:w="1951" w:type="dxa"/>
            <w:hideMark/>
          </w:tcPr>
          <w:p w14:paraId="5028BEB0" w14:textId="77777777" w:rsidR="00106C0B" w:rsidRPr="008E510D" w:rsidRDefault="00106C0B" w:rsidP="00450C77">
            <w:pPr>
              <w:jc w:val="both"/>
            </w:pPr>
            <w:r w:rsidRPr="008E510D">
              <w:lastRenderedPageBreak/>
              <w:t>Dependency</w:t>
            </w:r>
          </w:p>
        </w:tc>
        <w:tc>
          <w:tcPr>
            <w:tcW w:w="6804" w:type="dxa"/>
            <w:hideMark/>
          </w:tcPr>
          <w:p w14:paraId="4628544F" w14:textId="77777777" w:rsidR="00106C0B" w:rsidRPr="008E510D" w:rsidRDefault="00913FDC" w:rsidP="00450C77">
            <w:pPr>
              <w:jc w:val="both"/>
            </w:pPr>
            <w:hyperlink r:id="rId50" w:history="1">
              <w:r w:rsidR="00106C0B" w:rsidRPr="008E510D">
                <w:rPr>
                  <w:rStyle w:val="Hyperlink"/>
                </w:rPr>
                <w:t>/req/hy_features_conceptual_model</w:t>
              </w:r>
            </w:hyperlink>
          </w:p>
        </w:tc>
      </w:tr>
      <w:tr w:rsidR="00106C0B" w:rsidRPr="008E510D" w14:paraId="29E42285" w14:textId="77777777" w:rsidTr="008F752E">
        <w:tc>
          <w:tcPr>
            <w:tcW w:w="1951" w:type="dxa"/>
            <w:hideMark/>
          </w:tcPr>
          <w:p w14:paraId="25CD5976" w14:textId="77777777" w:rsidR="00106C0B" w:rsidRPr="008E510D" w:rsidRDefault="00106C0B" w:rsidP="00450C77">
            <w:pPr>
              <w:jc w:val="both"/>
            </w:pPr>
            <w:r w:rsidRPr="008E510D">
              <w:t>Dependency</w:t>
            </w:r>
          </w:p>
        </w:tc>
        <w:tc>
          <w:tcPr>
            <w:tcW w:w="6804" w:type="dxa"/>
            <w:hideMark/>
          </w:tcPr>
          <w:p w14:paraId="51EDC67A" w14:textId="77777777" w:rsidR="00106C0B" w:rsidRPr="008E510D" w:rsidRDefault="00913FDC" w:rsidP="00450C77">
            <w:pPr>
              <w:jc w:val="both"/>
            </w:pPr>
            <w:hyperlink r:id="rId51" w:history="1">
              <w:r w:rsidR="00106C0B" w:rsidRPr="008E510D">
                <w:rPr>
                  <w:rStyle w:val="Hyperlink"/>
                </w:rPr>
                <w:t>/iso/19109/</w:t>
              </w:r>
            </w:hyperlink>
          </w:p>
        </w:tc>
      </w:tr>
      <w:tr w:rsidR="00106C0B" w:rsidRPr="008E510D" w14:paraId="3A155614" w14:textId="77777777" w:rsidTr="008F752E">
        <w:tc>
          <w:tcPr>
            <w:tcW w:w="1951" w:type="dxa"/>
            <w:hideMark/>
          </w:tcPr>
          <w:p w14:paraId="300D06E2" w14:textId="77777777" w:rsidR="00106C0B" w:rsidRPr="008E510D" w:rsidRDefault="00106C0B" w:rsidP="00450C77">
            <w:pPr>
              <w:jc w:val="both"/>
            </w:pPr>
            <w:r w:rsidRPr="008E510D">
              <w:t>Dependency</w:t>
            </w:r>
          </w:p>
        </w:tc>
        <w:tc>
          <w:tcPr>
            <w:tcW w:w="6804" w:type="dxa"/>
            <w:hideMark/>
          </w:tcPr>
          <w:p w14:paraId="7ECDD946" w14:textId="77777777" w:rsidR="00106C0B" w:rsidRPr="008E510D" w:rsidRDefault="00913FDC" w:rsidP="00450C77">
            <w:pPr>
              <w:jc w:val="both"/>
            </w:pPr>
            <w:hyperlink r:id="rId52" w:history="1">
              <w:r w:rsidR="00106C0B" w:rsidRPr="008E510D">
                <w:rPr>
                  <w:rStyle w:val="Hyperlink"/>
                </w:rPr>
                <w:t>/iso/19150/</w:t>
              </w:r>
            </w:hyperlink>
          </w:p>
        </w:tc>
      </w:tr>
      <w:tr w:rsidR="00106C0B" w:rsidRPr="008E510D" w14:paraId="5AA93BFB" w14:textId="77777777" w:rsidTr="008F752E">
        <w:tc>
          <w:tcPr>
            <w:tcW w:w="1951" w:type="dxa"/>
            <w:hideMark/>
          </w:tcPr>
          <w:p w14:paraId="5F941CA6" w14:textId="77777777" w:rsidR="00106C0B" w:rsidRPr="008E510D" w:rsidRDefault="00106C0B" w:rsidP="00450C77">
            <w:pPr>
              <w:jc w:val="both"/>
            </w:pPr>
            <w:r w:rsidRPr="008E510D">
              <w:t>Dependency</w:t>
            </w:r>
          </w:p>
        </w:tc>
        <w:tc>
          <w:tcPr>
            <w:tcW w:w="6804" w:type="dxa"/>
            <w:hideMark/>
          </w:tcPr>
          <w:p w14:paraId="501BEEE9" w14:textId="77777777" w:rsidR="00106C0B" w:rsidRPr="008E510D" w:rsidRDefault="00913FDC" w:rsidP="00450C77">
            <w:pPr>
              <w:jc w:val="both"/>
            </w:pPr>
            <w:hyperlink r:id="rId53" w:history="1">
              <w:r w:rsidR="00106C0B" w:rsidRPr="008E510D">
                <w:rPr>
                  <w:rStyle w:val="Hyperlink"/>
                </w:rPr>
                <w:t>/iso/19136/</w:t>
              </w:r>
            </w:hyperlink>
          </w:p>
        </w:tc>
      </w:tr>
      <w:tr w:rsidR="00106C0B" w:rsidRPr="008E510D" w14:paraId="17568415" w14:textId="77777777" w:rsidTr="008F752E">
        <w:tc>
          <w:tcPr>
            <w:tcW w:w="1951" w:type="dxa"/>
            <w:hideMark/>
          </w:tcPr>
          <w:p w14:paraId="296EF622" w14:textId="77777777" w:rsidR="00106C0B" w:rsidRPr="008E510D" w:rsidRDefault="00106C0B" w:rsidP="00450C77">
            <w:pPr>
              <w:jc w:val="both"/>
            </w:pPr>
            <w:r w:rsidRPr="008E510D">
              <w:t>Requirement</w:t>
            </w:r>
          </w:p>
        </w:tc>
        <w:tc>
          <w:tcPr>
            <w:tcW w:w="6804" w:type="dxa"/>
            <w:hideMark/>
          </w:tcPr>
          <w:p w14:paraId="20E54A0C" w14:textId="77777777" w:rsidR="00106C0B" w:rsidRPr="008E510D" w:rsidRDefault="00913FDC" w:rsidP="00450C77">
            <w:pPr>
              <w:jc w:val="both"/>
            </w:pPr>
            <w:hyperlink r:id="rId54" w:history="1">
              <w:r w:rsidR="00106C0B" w:rsidRPr="008E510D">
                <w:rPr>
                  <w:rStyle w:val="Hyperlink"/>
                </w:rPr>
                <w:t>/req/ hy_features_conceptual_model/identifiers</w:t>
              </w:r>
            </w:hyperlink>
          </w:p>
        </w:tc>
      </w:tr>
    </w:tbl>
    <w:p w14:paraId="12E5123F" w14:textId="77777777" w:rsidR="000A3859" w:rsidRPr="008E510D" w:rsidRDefault="000A3859" w:rsidP="00450C77">
      <w:pPr>
        <w:jc w:val="both"/>
      </w:pPr>
    </w:p>
    <w:p w14:paraId="78F9BF25" w14:textId="253FE6A0" w:rsidR="000A3859" w:rsidRPr="008E510D" w:rsidRDefault="00106C0B" w:rsidP="00450C77">
      <w:pPr>
        <w:jc w:val="both"/>
      </w:pPr>
      <w:r w:rsidRPr="008E510D">
        <w:t>Implementations of HY_Features SHALL either use common identifiers for instances of Feature Types mapped to the same underlying HY_Features Feature Type, OR provide a mechanism to match identifiers from different identification schemes.</w:t>
      </w:r>
    </w:p>
    <w:p w14:paraId="37811688" w14:textId="0FF86E39" w:rsidR="00106C0B" w:rsidRPr="008E510D" w:rsidRDefault="00106C0B" w:rsidP="00450C77">
      <w:pPr>
        <w:pStyle w:val="berschrift2"/>
        <w:jc w:val="both"/>
      </w:pPr>
      <w:bookmarkStart w:id="350" w:name="_Toc458775748"/>
      <w:bookmarkStart w:id="351" w:name="_Toc461026405"/>
      <w:r w:rsidRPr="008E510D">
        <w:t>The Hydro Feature application schema</w:t>
      </w:r>
      <w:bookmarkEnd w:id="350"/>
      <w:bookmarkEnd w:id="351"/>
    </w:p>
    <w:p w14:paraId="6E4A2AC8" w14:textId="688B3EAE" w:rsidR="00106C0B" w:rsidRPr="008E510D" w:rsidRDefault="00106C0B" w:rsidP="00450C77">
      <w:pPr>
        <w:pStyle w:val="StandardWeb"/>
        <w:jc w:val="both"/>
        <w:rPr>
          <w:lang w:val="en-US"/>
        </w:rPr>
      </w:pPr>
      <w:r w:rsidRPr="008E510D">
        <w:rPr>
          <w:lang w:val="en-US"/>
        </w:rPr>
        <w:t xml:space="preserve">The Hydro Feature </w:t>
      </w:r>
      <w:r w:rsidR="00801244">
        <w:rPr>
          <w:lang w:val="en-US"/>
        </w:rPr>
        <w:t xml:space="preserve">application </w:t>
      </w:r>
      <w:r w:rsidRPr="008E510D">
        <w:rPr>
          <w:lang w:val="en-US"/>
        </w:rPr>
        <w:t xml:space="preserve">schema provides the core concepts of a named hydrologic feature, of a catchment and its multiple realizations, and of a river positioning using a linear referencing. Hydrologic features are identified by hydrologically significant characteristics and feature topology according to hydrologic rules. Providing a standard terminology for the typical relationships between hydrologic features allows the hydrosphere to be expressed in a consistent way across multiple data products, regardless of various spatial or temporal representations. </w:t>
      </w:r>
    </w:p>
    <w:p w14:paraId="5904FDAF" w14:textId="523B7F79" w:rsidR="00F22CC8" w:rsidRDefault="00106C0B" w:rsidP="00F22CC8">
      <w:pPr>
        <w:pStyle w:val="StandardWeb"/>
        <w:jc w:val="both"/>
        <w:rPr>
          <w:lang w:val="en-US"/>
        </w:rPr>
      </w:pPr>
      <w:r w:rsidRPr="008E510D">
        <w:rPr>
          <w:lang w:val="en-US"/>
        </w:rPr>
        <w:t>Hydrologic features are usually named in cross-jurisdictional and multi-lingual contexts. The Hydro Feature schema provides a concept for a named hydrologic feature which allows the use of multiple names and identifiers without the need for a formal naming model. The named hydrologic feature is further described using various domain-specific feature types, which specify properties of the specializations to define one or more aspects of the hydrology phenomenon (</w:t>
      </w:r>
      <w:r w:rsidRPr="008E510D">
        <w:rPr>
          <w:lang w:val="en-US"/>
        </w:rPr>
        <w:fldChar w:fldCharType="begin"/>
      </w:r>
      <w:r w:rsidRPr="008E510D">
        <w:rPr>
          <w:lang w:val="en-US"/>
        </w:rPr>
        <w:instrText xml:space="preserve"> REF _Ref458771227 \h </w:instrText>
      </w:r>
      <w:r w:rsidR="00A82FF3">
        <w:rPr>
          <w:lang w:val="en-US"/>
        </w:rPr>
        <w:instrText xml:space="preserve"> \* MERGEFORMAT </w:instrText>
      </w:r>
      <w:r w:rsidRPr="008E510D">
        <w:rPr>
          <w:lang w:val="en-US"/>
        </w:rPr>
      </w:r>
      <w:r w:rsidRPr="008E510D">
        <w:rPr>
          <w:lang w:val="en-US"/>
        </w:rPr>
        <w:fldChar w:fldCharType="separate"/>
      </w:r>
      <w:r w:rsidR="009C635D" w:rsidRPr="008E510D">
        <w:t xml:space="preserve">Figure </w:t>
      </w:r>
      <w:r w:rsidR="009C635D">
        <w:rPr>
          <w:noProof/>
        </w:rPr>
        <w:t>18</w:t>
      </w:r>
      <w:r w:rsidRPr="008E510D">
        <w:rPr>
          <w:lang w:val="en-US"/>
        </w:rPr>
        <w:fldChar w:fldCharType="end"/>
      </w:r>
      <w:r w:rsidRPr="008E510D">
        <w:rPr>
          <w:lang w:val="en-US"/>
        </w:rPr>
        <w:t>).</w:t>
      </w:r>
    </w:p>
    <w:p w14:paraId="450B2E88" w14:textId="1B7B2431" w:rsidR="00F22CC8" w:rsidRPr="008E510D" w:rsidRDefault="00F22CC8" w:rsidP="00F22CC8">
      <w:pPr>
        <w:pStyle w:val="StandardWeb"/>
        <w:jc w:val="both"/>
        <w:rPr>
          <w:lang w:val="en-US"/>
        </w:rPr>
      </w:pPr>
      <w:r w:rsidRPr="008E510D">
        <w:rPr>
          <w:lang w:val="en-US"/>
        </w:rPr>
        <w:t>The Hydro Feature schema provides the core model of catchments and their multiple realizations. The catchment model denotes the hydrologic definition of a catchment by its outlet</w:t>
      </w:r>
      <w:r>
        <w:rPr>
          <w:lang w:val="en-US"/>
        </w:rPr>
        <w:t>, conceptualized as HY_Outfall,</w:t>
      </w:r>
      <w:r w:rsidRPr="008E510D">
        <w:rPr>
          <w:lang w:val="en-US"/>
        </w:rPr>
        <w:t xml:space="preserve"> and the interaction of catchments through such defined outfalls. This allows division of the hydrosphere into a logically connected network of catchments. Depending on the perspective of a particular study, the logical catchment can be realized in multiple ways by geometric or topologic features. The Hydro Feature schema provides a model to place a catchment's outfall relative to a feature which realizes the logical outfall. The river positioning model provides a river reference system which allows linear referencing of an outfall (typically a monitoring location) using the linear realization of a catchment that corresponds to another outfall (typically a confluence).</w:t>
      </w:r>
    </w:p>
    <w:p w14:paraId="2E583085" w14:textId="4F372C26" w:rsidR="00106C0B" w:rsidRPr="008E510D" w:rsidRDefault="00106C0B" w:rsidP="00450C77">
      <w:pPr>
        <w:pStyle w:val="StandardWeb"/>
        <w:jc w:val="both"/>
        <w:rPr>
          <w:lang w:val="en-US"/>
        </w:rPr>
      </w:pPr>
    </w:p>
    <w:p w14:paraId="66CEDF00" w14:textId="77777777" w:rsidR="00106C0B" w:rsidRPr="008E510D" w:rsidRDefault="00106C0B" w:rsidP="00D03383">
      <w:pPr>
        <w:keepNext/>
        <w:jc w:val="center"/>
      </w:pPr>
      <w:r w:rsidRPr="008E510D">
        <w:rPr>
          <w:noProof/>
        </w:rPr>
        <w:lastRenderedPageBreak/>
        <w:drawing>
          <wp:inline distT="0" distB="0" distL="0" distR="0" wp14:anchorId="027B21F1" wp14:editId="425CC1B2">
            <wp:extent cx="5486400" cy="4034886"/>
            <wp:effectExtent l="0" t="0" r="0" b="3810"/>
            <wp:docPr id="52" name="Grafik 52" descr="https://raw.githubusercontent.com/opengeospatial/HY_Features/master/figs/fig17.png?token=AQBAr95zXe1MdkZqW4pkIULRL1_Uwh7mks5Xtur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raw.githubusercontent.com/opengeospatial/HY_Features/master/figs/fig17.png?token=AQBAr95zXe1MdkZqW4pkIULRL1_Uwh7mks5XturdwA%3D%3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4034886"/>
                    </a:xfrm>
                    <a:prstGeom prst="rect">
                      <a:avLst/>
                    </a:prstGeom>
                    <a:noFill/>
                    <a:ln>
                      <a:noFill/>
                    </a:ln>
                  </pic:spPr>
                </pic:pic>
              </a:graphicData>
            </a:graphic>
          </wp:inline>
        </w:drawing>
      </w:r>
    </w:p>
    <w:p w14:paraId="2026DA7E" w14:textId="4E807BBB" w:rsidR="000A3859" w:rsidRPr="008E510D" w:rsidRDefault="00106C0B" w:rsidP="006D2CB5">
      <w:pPr>
        <w:pStyle w:val="OGCFigure"/>
      </w:pPr>
      <w:bookmarkStart w:id="352" w:name="_Ref458771227"/>
      <w:bookmarkStart w:id="353" w:name="_Toc461114637"/>
      <w:r w:rsidRPr="008E510D">
        <w:t xml:space="preserve">Figure </w:t>
      </w:r>
      <w:r w:rsidR="00913FDC">
        <w:fldChar w:fldCharType="begin"/>
      </w:r>
      <w:r w:rsidR="00913FDC">
        <w:instrText xml:space="preserve"> SEQ Figure \* ARABIC </w:instrText>
      </w:r>
      <w:r w:rsidR="00913FDC">
        <w:fldChar w:fldCharType="separate"/>
      </w:r>
      <w:r w:rsidR="009C635D">
        <w:rPr>
          <w:noProof/>
        </w:rPr>
        <w:t>18</w:t>
      </w:r>
      <w:r w:rsidR="00913FDC">
        <w:rPr>
          <w:noProof/>
        </w:rPr>
        <w:fldChar w:fldCharType="end"/>
      </w:r>
      <w:bookmarkEnd w:id="352"/>
      <w:r w:rsidRPr="008E510D">
        <w:t>: Hydrologic features describing separate aspects of the hydrology phenomenon</w:t>
      </w:r>
      <w:bookmarkEnd w:id="353"/>
      <w:r w:rsidRPr="008E510D">
        <w:t xml:space="preserve"> </w:t>
      </w:r>
    </w:p>
    <w:p w14:paraId="0763711F" w14:textId="64BDF947" w:rsidR="00334360" w:rsidRPr="008E510D" w:rsidRDefault="00106C0B" w:rsidP="00450C77">
      <w:pPr>
        <w:pStyle w:val="StandardWeb"/>
        <w:jc w:val="both"/>
        <w:rPr>
          <w:rStyle w:val="Fett"/>
          <w:b w:val="0"/>
          <w:lang w:val="en-US"/>
        </w:rPr>
      </w:pPr>
      <w:r w:rsidRPr="008E510D">
        <w:rPr>
          <w:lang w:val="en-US"/>
        </w:rPr>
        <w:t xml:space="preserve">The definitions applied in the Hydro Feature schema are rooted in the definitions given in the WMO Glossary of Hydrology regardless of their application context in respect to the Earth's surface. For the purpose of testing the applicability of the conceptual model in the context of surface water hydrology, the definitions in this standard refer to surface water hydrology. A conceptual model capturing the specifics of features associated with the groundwater domain is developed with reference to the </w:t>
      </w:r>
      <w:r w:rsidR="00334360" w:rsidRPr="008E510D">
        <w:rPr>
          <w:lang w:val="en-US"/>
        </w:rPr>
        <w:t xml:space="preserve">OGC WaterML 2: Part 4 – </w:t>
      </w:r>
      <w:r w:rsidR="005B0252">
        <w:rPr>
          <w:lang w:val="en-US"/>
        </w:rPr>
        <w:t>GroundwaterML2</w:t>
      </w:r>
      <w:r w:rsidR="00334360" w:rsidRPr="008E510D">
        <w:rPr>
          <w:lang w:val="en-US"/>
        </w:rPr>
        <w:t xml:space="preserve"> </w:t>
      </w:r>
      <w:r w:rsidRPr="008E510D">
        <w:rPr>
          <w:lang w:val="en-US"/>
        </w:rPr>
        <w:t xml:space="preserve">standard </w:t>
      </w:r>
      <w:r w:rsidR="00110451">
        <w:rPr>
          <w:lang w:val="en-US"/>
        </w:rPr>
        <w:t>[6]</w:t>
      </w:r>
      <w:r w:rsidR="00334360" w:rsidRPr="008E510D">
        <w:rPr>
          <w:rStyle w:val="Fett"/>
          <w:b w:val="0"/>
          <w:lang w:val="en-US"/>
        </w:rPr>
        <w:t>.</w:t>
      </w:r>
    </w:p>
    <w:p w14:paraId="1E41C360" w14:textId="4F5030F3" w:rsidR="00106C0B" w:rsidRPr="008E510D" w:rsidRDefault="00106C0B" w:rsidP="00450C77">
      <w:pPr>
        <w:pStyle w:val="StandardWeb"/>
        <w:jc w:val="both"/>
        <w:rPr>
          <w:lang w:val="en-US"/>
        </w:rPr>
      </w:pPr>
      <w:r w:rsidRPr="008E510D">
        <w:rPr>
          <w:lang w:val="en-US"/>
        </w:rPr>
        <w:t xml:space="preserve">The Hydro Feature schema contains the leaf packages: NamedFeature, HydroComplex, and </w:t>
      </w:r>
      <w:r w:rsidR="005B0252">
        <w:rPr>
          <w:lang w:val="en-US"/>
        </w:rPr>
        <w:t>RiverPositioningSystem</w:t>
      </w:r>
      <w:r w:rsidRPr="008E510D">
        <w:rPr>
          <w:lang w:val="en-US"/>
        </w:rPr>
        <w:t xml:space="preserve">. </w:t>
      </w:r>
      <w:r w:rsidR="00334360" w:rsidRPr="008E510D">
        <w:rPr>
          <w:lang w:val="en-US"/>
        </w:rPr>
        <w:fldChar w:fldCharType="begin"/>
      </w:r>
      <w:r w:rsidR="00334360" w:rsidRPr="008E510D">
        <w:rPr>
          <w:lang w:val="en-US"/>
        </w:rPr>
        <w:instrText xml:space="preserve"> REF _Ref458771445 \h </w:instrText>
      </w:r>
      <w:r w:rsidR="00A82FF3">
        <w:rPr>
          <w:lang w:val="en-US"/>
        </w:rPr>
        <w:instrText xml:space="preserve"> \* MERGEFORMAT </w:instrText>
      </w:r>
      <w:r w:rsidR="00334360" w:rsidRPr="008E510D">
        <w:rPr>
          <w:lang w:val="en-US"/>
        </w:rPr>
      </w:r>
      <w:r w:rsidR="00334360" w:rsidRPr="008E510D">
        <w:rPr>
          <w:lang w:val="en-US"/>
        </w:rPr>
        <w:fldChar w:fldCharType="separate"/>
      </w:r>
      <w:r w:rsidR="009C635D" w:rsidRPr="008E510D">
        <w:t xml:space="preserve">Figure </w:t>
      </w:r>
      <w:r w:rsidR="009C635D">
        <w:rPr>
          <w:noProof/>
        </w:rPr>
        <w:t>19</w:t>
      </w:r>
      <w:r w:rsidR="00334360" w:rsidRPr="008E510D">
        <w:rPr>
          <w:lang w:val="en-US"/>
        </w:rPr>
        <w:fldChar w:fldCharType="end"/>
      </w:r>
      <w:r w:rsidR="00334360" w:rsidRPr="008E510D">
        <w:rPr>
          <w:lang w:val="en-US"/>
        </w:rPr>
        <w:t xml:space="preserve"> </w:t>
      </w:r>
      <w:r w:rsidRPr="008E510D">
        <w:rPr>
          <w:lang w:val="en-US"/>
        </w:rPr>
        <w:t>shows the external dependencies.</w:t>
      </w:r>
    </w:p>
    <w:p w14:paraId="693FBC87" w14:textId="77777777" w:rsidR="00334360" w:rsidRPr="008E510D" w:rsidRDefault="00334360" w:rsidP="00D03383">
      <w:pPr>
        <w:keepNext/>
        <w:jc w:val="center"/>
      </w:pPr>
      <w:r w:rsidRPr="008E510D">
        <w:rPr>
          <w:noProof/>
        </w:rPr>
        <w:lastRenderedPageBreak/>
        <w:drawing>
          <wp:inline distT="0" distB="0" distL="0" distR="0" wp14:anchorId="7C702C3E" wp14:editId="3070004F">
            <wp:extent cx="5486400" cy="3214048"/>
            <wp:effectExtent l="0" t="0" r="0" b="5715"/>
            <wp:docPr id="54" name="Grafik 54" descr="https://raw.githubusercontent.com/opengeospatial/HY_Features/master/figs/fig18.png?token=AQBAr0d8bMj0ryCRY6_EktEmmpEEOxT9ks5XtuuV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raw.githubusercontent.com/opengeospatial/HY_Features/master/figs/fig18.png?token=AQBAr0d8bMj0ryCRY6_EktEmmpEEOxT9ks5XtuuVwA%3D%3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3214048"/>
                    </a:xfrm>
                    <a:prstGeom prst="rect">
                      <a:avLst/>
                    </a:prstGeom>
                    <a:noFill/>
                    <a:ln>
                      <a:noFill/>
                    </a:ln>
                  </pic:spPr>
                </pic:pic>
              </a:graphicData>
            </a:graphic>
          </wp:inline>
        </w:drawing>
      </w:r>
    </w:p>
    <w:p w14:paraId="2ADCBFBE" w14:textId="32179884" w:rsidR="00106C0B" w:rsidRPr="008E510D" w:rsidRDefault="00334360" w:rsidP="006D2CB5">
      <w:pPr>
        <w:pStyle w:val="OGCFigure"/>
      </w:pPr>
      <w:bookmarkStart w:id="354" w:name="_Ref458771445"/>
      <w:bookmarkStart w:id="355" w:name="_Toc461114638"/>
      <w:r w:rsidRPr="008E510D">
        <w:t xml:space="preserve">Figure </w:t>
      </w:r>
      <w:r w:rsidR="00913FDC">
        <w:fldChar w:fldCharType="begin"/>
      </w:r>
      <w:r w:rsidR="00913FDC">
        <w:instrText xml:space="preserve"> SEQ Figure \* ARABIC </w:instrText>
      </w:r>
      <w:r w:rsidR="00913FDC">
        <w:fldChar w:fldCharType="separate"/>
      </w:r>
      <w:r w:rsidR="009C635D">
        <w:rPr>
          <w:noProof/>
        </w:rPr>
        <w:t>19</w:t>
      </w:r>
      <w:r w:rsidR="00913FDC">
        <w:rPr>
          <w:noProof/>
        </w:rPr>
        <w:fldChar w:fldCharType="end"/>
      </w:r>
      <w:bookmarkEnd w:id="354"/>
      <w:r w:rsidRPr="008E510D">
        <w:t>: Hydro Feature – external dependencies</w:t>
      </w:r>
      <w:bookmarkEnd w:id="355"/>
    </w:p>
    <w:p w14:paraId="30BDD0CC" w14:textId="77777777" w:rsidR="00334360" w:rsidRPr="008E510D" w:rsidRDefault="00334360" w:rsidP="00450C77">
      <w:pPr>
        <w:jc w:val="both"/>
      </w:pPr>
    </w:p>
    <w:tbl>
      <w:tblPr>
        <w:tblStyle w:val="Tabellenraster"/>
        <w:tblW w:w="0" w:type="auto"/>
        <w:tblLook w:val="04A0" w:firstRow="1" w:lastRow="0" w:firstColumn="1" w:lastColumn="0" w:noHBand="0" w:noVBand="1"/>
      </w:tblPr>
      <w:tblGrid>
        <w:gridCol w:w="1809"/>
        <w:gridCol w:w="6946"/>
      </w:tblGrid>
      <w:tr w:rsidR="00334360" w:rsidRPr="008E510D" w14:paraId="347151DB" w14:textId="77777777" w:rsidTr="008F752E">
        <w:tc>
          <w:tcPr>
            <w:tcW w:w="1809" w:type="dxa"/>
            <w:hideMark/>
          </w:tcPr>
          <w:p w14:paraId="245986D4" w14:textId="77777777" w:rsidR="00334360" w:rsidRPr="008E510D" w:rsidRDefault="00334360" w:rsidP="00450C77">
            <w:pPr>
              <w:jc w:val="both"/>
              <w:rPr>
                <w:b/>
                <w:bCs/>
              </w:rPr>
            </w:pPr>
            <w:r w:rsidRPr="008E510D">
              <w:rPr>
                <w:rStyle w:val="Fett"/>
              </w:rPr>
              <w:t>Requirements Class</w:t>
            </w:r>
          </w:p>
        </w:tc>
        <w:tc>
          <w:tcPr>
            <w:tcW w:w="6946" w:type="dxa"/>
            <w:hideMark/>
          </w:tcPr>
          <w:p w14:paraId="19964211" w14:textId="77777777" w:rsidR="00334360" w:rsidRPr="008E510D" w:rsidRDefault="00913FDC" w:rsidP="00450C77">
            <w:pPr>
              <w:jc w:val="both"/>
              <w:rPr>
                <w:b/>
                <w:bCs/>
              </w:rPr>
            </w:pPr>
            <w:hyperlink r:id="rId57" w:history="1">
              <w:r w:rsidR="00334360" w:rsidRPr="008E510D">
                <w:rPr>
                  <w:rStyle w:val="Hyperlink"/>
                  <w:b/>
                  <w:bCs/>
                </w:rPr>
                <w:t>/req/hy_hydrofeature/*</w:t>
              </w:r>
            </w:hyperlink>
          </w:p>
        </w:tc>
      </w:tr>
      <w:tr w:rsidR="00334360" w:rsidRPr="008E510D" w14:paraId="535C055B" w14:textId="77777777" w:rsidTr="008F752E">
        <w:tc>
          <w:tcPr>
            <w:tcW w:w="1809" w:type="dxa"/>
            <w:hideMark/>
          </w:tcPr>
          <w:p w14:paraId="7A5E0390" w14:textId="77777777" w:rsidR="00334360" w:rsidRPr="008E510D" w:rsidRDefault="00334360" w:rsidP="00450C77">
            <w:pPr>
              <w:jc w:val="both"/>
            </w:pPr>
            <w:r w:rsidRPr="008E510D">
              <w:t>Target type</w:t>
            </w:r>
          </w:p>
        </w:tc>
        <w:tc>
          <w:tcPr>
            <w:tcW w:w="6946" w:type="dxa"/>
            <w:hideMark/>
          </w:tcPr>
          <w:p w14:paraId="03BBB6AF" w14:textId="77777777" w:rsidR="00334360" w:rsidRPr="008E510D" w:rsidRDefault="00334360" w:rsidP="00450C77">
            <w:pPr>
              <w:jc w:val="both"/>
            </w:pPr>
            <w:r w:rsidRPr="008E510D">
              <w:t>Implementation schema</w:t>
            </w:r>
          </w:p>
        </w:tc>
      </w:tr>
      <w:tr w:rsidR="00334360" w:rsidRPr="008E510D" w14:paraId="1CAACB72" w14:textId="77777777" w:rsidTr="008F752E">
        <w:tc>
          <w:tcPr>
            <w:tcW w:w="1809" w:type="dxa"/>
            <w:hideMark/>
          </w:tcPr>
          <w:p w14:paraId="0C464D3A" w14:textId="77777777" w:rsidR="00334360" w:rsidRPr="008E510D" w:rsidRDefault="00334360" w:rsidP="00450C77">
            <w:pPr>
              <w:jc w:val="both"/>
            </w:pPr>
            <w:r w:rsidRPr="008E510D">
              <w:t>Name</w:t>
            </w:r>
          </w:p>
        </w:tc>
        <w:tc>
          <w:tcPr>
            <w:tcW w:w="6946" w:type="dxa"/>
            <w:hideMark/>
          </w:tcPr>
          <w:p w14:paraId="000D6365" w14:textId="77777777" w:rsidR="00334360" w:rsidRPr="008E510D" w:rsidRDefault="00334360" w:rsidP="00450C77">
            <w:pPr>
              <w:jc w:val="both"/>
            </w:pPr>
            <w:r w:rsidRPr="008E510D">
              <w:t>HY_HydroFeature (abstract)</w:t>
            </w:r>
          </w:p>
        </w:tc>
      </w:tr>
      <w:tr w:rsidR="00334360" w:rsidRPr="008E510D" w14:paraId="2A6DC93E" w14:textId="77777777" w:rsidTr="008F752E">
        <w:tc>
          <w:tcPr>
            <w:tcW w:w="1809" w:type="dxa"/>
            <w:hideMark/>
          </w:tcPr>
          <w:p w14:paraId="5F4B9F44" w14:textId="77777777" w:rsidR="00334360" w:rsidRPr="008E510D" w:rsidRDefault="00334360" w:rsidP="00450C77">
            <w:pPr>
              <w:jc w:val="both"/>
            </w:pPr>
            <w:r w:rsidRPr="008E510D">
              <w:t>Dependency</w:t>
            </w:r>
          </w:p>
        </w:tc>
        <w:tc>
          <w:tcPr>
            <w:tcW w:w="6946" w:type="dxa"/>
            <w:hideMark/>
          </w:tcPr>
          <w:p w14:paraId="7329ECC9" w14:textId="77777777" w:rsidR="00334360" w:rsidRPr="008E510D" w:rsidRDefault="00913FDC" w:rsidP="00450C77">
            <w:pPr>
              <w:jc w:val="both"/>
            </w:pPr>
            <w:hyperlink r:id="rId58" w:history="1">
              <w:r w:rsidR="00334360" w:rsidRPr="008E510D">
                <w:rPr>
                  <w:rStyle w:val="Hyperlink"/>
                </w:rPr>
                <w:t>/iso/19103/</w:t>
              </w:r>
            </w:hyperlink>
          </w:p>
        </w:tc>
      </w:tr>
      <w:tr w:rsidR="00334360" w:rsidRPr="008E510D" w14:paraId="304D44F1" w14:textId="77777777" w:rsidTr="008F752E">
        <w:tc>
          <w:tcPr>
            <w:tcW w:w="1809" w:type="dxa"/>
            <w:hideMark/>
          </w:tcPr>
          <w:p w14:paraId="50CE0A7E" w14:textId="77777777" w:rsidR="00334360" w:rsidRPr="008E510D" w:rsidRDefault="00334360" w:rsidP="00450C77">
            <w:pPr>
              <w:jc w:val="both"/>
            </w:pPr>
            <w:r w:rsidRPr="008E510D">
              <w:t>Dependency</w:t>
            </w:r>
          </w:p>
        </w:tc>
        <w:tc>
          <w:tcPr>
            <w:tcW w:w="6946" w:type="dxa"/>
            <w:hideMark/>
          </w:tcPr>
          <w:p w14:paraId="0B755BBE" w14:textId="77777777" w:rsidR="00334360" w:rsidRPr="008E510D" w:rsidRDefault="00913FDC" w:rsidP="00450C77">
            <w:pPr>
              <w:jc w:val="both"/>
            </w:pPr>
            <w:hyperlink r:id="rId59" w:history="1">
              <w:r w:rsidR="00334360" w:rsidRPr="008E510D">
                <w:rPr>
                  <w:rStyle w:val="Hyperlink"/>
                </w:rPr>
                <w:t>/iso/19107/</w:t>
              </w:r>
            </w:hyperlink>
          </w:p>
        </w:tc>
      </w:tr>
      <w:tr w:rsidR="00334360" w:rsidRPr="008E510D" w14:paraId="483ADEA6" w14:textId="77777777" w:rsidTr="008F752E">
        <w:tc>
          <w:tcPr>
            <w:tcW w:w="1809" w:type="dxa"/>
            <w:hideMark/>
          </w:tcPr>
          <w:p w14:paraId="1F5A9EE1" w14:textId="77777777" w:rsidR="00334360" w:rsidRPr="008E510D" w:rsidRDefault="00334360" w:rsidP="00450C77">
            <w:pPr>
              <w:jc w:val="both"/>
            </w:pPr>
            <w:r w:rsidRPr="008E510D">
              <w:t>Dependency</w:t>
            </w:r>
          </w:p>
        </w:tc>
        <w:tc>
          <w:tcPr>
            <w:tcW w:w="6946" w:type="dxa"/>
            <w:hideMark/>
          </w:tcPr>
          <w:p w14:paraId="728DE298" w14:textId="77777777" w:rsidR="00334360" w:rsidRPr="008E510D" w:rsidRDefault="00913FDC" w:rsidP="00450C77">
            <w:pPr>
              <w:jc w:val="both"/>
            </w:pPr>
            <w:hyperlink r:id="rId60" w:history="1">
              <w:r w:rsidR="00334360" w:rsidRPr="008E510D">
                <w:rPr>
                  <w:rStyle w:val="Hyperlink"/>
                </w:rPr>
                <w:t>/iso/19111/</w:t>
              </w:r>
            </w:hyperlink>
          </w:p>
        </w:tc>
      </w:tr>
      <w:tr w:rsidR="00334360" w:rsidRPr="008E510D" w14:paraId="216C6B36" w14:textId="77777777" w:rsidTr="008F752E">
        <w:tc>
          <w:tcPr>
            <w:tcW w:w="1809" w:type="dxa"/>
            <w:hideMark/>
          </w:tcPr>
          <w:p w14:paraId="157C62B2" w14:textId="77777777" w:rsidR="00334360" w:rsidRPr="008E510D" w:rsidRDefault="00334360" w:rsidP="00450C77">
            <w:pPr>
              <w:jc w:val="both"/>
            </w:pPr>
            <w:r w:rsidRPr="008E510D">
              <w:t>Requirement</w:t>
            </w:r>
          </w:p>
        </w:tc>
        <w:tc>
          <w:tcPr>
            <w:tcW w:w="6946" w:type="dxa"/>
            <w:hideMark/>
          </w:tcPr>
          <w:p w14:paraId="5FE2F8B7" w14:textId="77777777" w:rsidR="00334360" w:rsidRPr="008E510D" w:rsidRDefault="00913FDC" w:rsidP="00450C77">
            <w:pPr>
              <w:jc w:val="both"/>
            </w:pPr>
            <w:hyperlink r:id="rId61" w:history="1">
              <w:r w:rsidR="00334360" w:rsidRPr="008E510D">
                <w:rPr>
                  <w:rStyle w:val="Hyperlink"/>
                </w:rPr>
                <w:t>/req/hy_hydrofeature/namedfeature/*</w:t>
              </w:r>
            </w:hyperlink>
          </w:p>
        </w:tc>
      </w:tr>
      <w:tr w:rsidR="00334360" w:rsidRPr="008E510D" w14:paraId="73D70613" w14:textId="77777777" w:rsidTr="008F752E">
        <w:tc>
          <w:tcPr>
            <w:tcW w:w="1809" w:type="dxa"/>
            <w:hideMark/>
          </w:tcPr>
          <w:p w14:paraId="5759AB37" w14:textId="77777777" w:rsidR="00334360" w:rsidRPr="008E510D" w:rsidRDefault="00334360" w:rsidP="00450C77">
            <w:pPr>
              <w:jc w:val="both"/>
            </w:pPr>
            <w:r w:rsidRPr="008E510D">
              <w:t>Requirement</w:t>
            </w:r>
          </w:p>
        </w:tc>
        <w:tc>
          <w:tcPr>
            <w:tcW w:w="6946" w:type="dxa"/>
            <w:hideMark/>
          </w:tcPr>
          <w:p w14:paraId="260A4A74" w14:textId="77777777" w:rsidR="00334360" w:rsidRPr="008E510D" w:rsidRDefault="00913FDC" w:rsidP="00450C77">
            <w:pPr>
              <w:jc w:val="both"/>
            </w:pPr>
            <w:hyperlink r:id="rId62" w:history="1">
              <w:r w:rsidR="00334360" w:rsidRPr="008E510D">
                <w:rPr>
                  <w:rStyle w:val="Hyperlink"/>
                </w:rPr>
                <w:t>/req/hy_hydrofeature/hydrocomplex/*</w:t>
              </w:r>
            </w:hyperlink>
          </w:p>
        </w:tc>
      </w:tr>
      <w:tr w:rsidR="00334360" w:rsidRPr="008E510D" w14:paraId="0698D8B2" w14:textId="77777777" w:rsidTr="008F752E">
        <w:tc>
          <w:tcPr>
            <w:tcW w:w="1809" w:type="dxa"/>
            <w:hideMark/>
          </w:tcPr>
          <w:p w14:paraId="1B11011D" w14:textId="77777777" w:rsidR="00334360" w:rsidRPr="008E510D" w:rsidRDefault="00334360" w:rsidP="00450C77">
            <w:pPr>
              <w:jc w:val="both"/>
            </w:pPr>
            <w:r w:rsidRPr="008E510D">
              <w:t>Requirement</w:t>
            </w:r>
          </w:p>
        </w:tc>
        <w:tc>
          <w:tcPr>
            <w:tcW w:w="6946" w:type="dxa"/>
            <w:hideMark/>
          </w:tcPr>
          <w:p w14:paraId="766472E6" w14:textId="77777777" w:rsidR="00334360" w:rsidRPr="008E510D" w:rsidRDefault="00913FDC" w:rsidP="00450C77">
            <w:pPr>
              <w:jc w:val="both"/>
            </w:pPr>
            <w:hyperlink r:id="rId63" w:history="1">
              <w:r w:rsidR="00334360" w:rsidRPr="008E510D">
                <w:rPr>
                  <w:rStyle w:val="Hyperlink"/>
                </w:rPr>
                <w:t>/req/hy_hydrofeature/positioning/*</w:t>
              </w:r>
            </w:hyperlink>
          </w:p>
        </w:tc>
      </w:tr>
    </w:tbl>
    <w:p w14:paraId="0FD6A944" w14:textId="706FF6BF" w:rsidR="00334360" w:rsidRPr="008E510D" w:rsidRDefault="00334360" w:rsidP="00450C77">
      <w:pPr>
        <w:pStyle w:val="berschrift3"/>
        <w:jc w:val="both"/>
      </w:pPr>
      <w:bookmarkStart w:id="356" w:name="_Toc458775749"/>
      <w:bookmarkStart w:id="357" w:name="_Toc461026406"/>
      <w:r w:rsidRPr="008E510D">
        <w:t>The Named Feature model</w:t>
      </w:r>
      <w:bookmarkEnd w:id="356"/>
      <w:bookmarkEnd w:id="357"/>
    </w:p>
    <w:p w14:paraId="39285DC9" w14:textId="178B5C85" w:rsidR="00334360" w:rsidRPr="008E510D" w:rsidRDefault="00334360" w:rsidP="00450C77">
      <w:pPr>
        <w:pStyle w:val="StandardWeb"/>
        <w:jc w:val="both"/>
        <w:rPr>
          <w:lang w:val="en-US"/>
        </w:rPr>
      </w:pPr>
      <w:r w:rsidRPr="008E510D">
        <w:rPr>
          <w:lang w:val="en-US"/>
        </w:rPr>
        <w:t>The Named Feature model (</w:t>
      </w:r>
      <w:r w:rsidR="00673ABF">
        <w:rPr>
          <w:lang w:val="en-US"/>
        </w:rPr>
        <w:fldChar w:fldCharType="begin"/>
      </w:r>
      <w:r w:rsidR="00673ABF">
        <w:rPr>
          <w:lang w:val="en-US"/>
        </w:rPr>
        <w:instrText xml:space="preserve"> REF _Ref459017957 \h </w:instrText>
      </w:r>
      <w:r w:rsidR="00A82FF3">
        <w:rPr>
          <w:lang w:val="en-US"/>
        </w:rPr>
        <w:instrText xml:space="preserve"> \* MERGEFORMAT </w:instrText>
      </w:r>
      <w:r w:rsidR="00673ABF">
        <w:rPr>
          <w:lang w:val="en-US"/>
        </w:rPr>
      </w:r>
      <w:r w:rsidR="00673ABF">
        <w:rPr>
          <w:lang w:val="en-US"/>
        </w:rPr>
        <w:fldChar w:fldCharType="separate"/>
      </w:r>
      <w:r w:rsidR="009C635D" w:rsidRPr="008E510D">
        <w:t xml:space="preserve">Figure </w:t>
      </w:r>
      <w:r w:rsidR="009C635D">
        <w:rPr>
          <w:noProof/>
        </w:rPr>
        <w:t>20</w:t>
      </w:r>
      <w:r w:rsidR="00673ABF">
        <w:rPr>
          <w:lang w:val="en-US"/>
        </w:rPr>
        <w:fldChar w:fldCharType="end"/>
      </w:r>
      <w:r w:rsidRPr="008E510D">
        <w:rPr>
          <w:lang w:val="en-US"/>
        </w:rPr>
        <w:t xml:space="preserve">) denotes the abstraction of the hydrology phenomenon as a named hydrologic feature. It provides an approach to identify a named hydrologic feature in cross-jurisdiction and multi-lingual contexts by considering the </w:t>
      </w:r>
      <w:r w:rsidRPr="008E510D">
        <w:rPr>
          <w:lang w:val="en-US"/>
        </w:rPr>
        <w:lastRenderedPageBreak/>
        <w:t xml:space="preserve">cultural, political and historical aspects of names assigned to hydrologic features in common usage. </w:t>
      </w:r>
    </w:p>
    <w:p w14:paraId="752D174E" w14:textId="77777777" w:rsidR="00334360" w:rsidRPr="008E510D" w:rsidRDefault="00334360" w:rsidP="00F22CC8">
      <w:pPr>
        <w:keepNext/>
        <w:jc w:val="center"/>
      </w:pPr>
      <w:r w:rsidRPr="008E510D">
        <w:rPr>
          <w:noProof/>
        </w:rPr>
        <w:drawing>
          <wp:inline distT="0" distB="0" distL="0" distR="0" wp14:anchorId="6EF52CE5" wp14:editId="1B3FD216">
            <wp:extent cx="3578860" cy="2522220"/>
            <wp:effectExtent l="0" t="0" r="2540" b="0"/>
            <wp:docPr id="55" name="Grafik 55" descr="https://raw.githubusercontent.com/opengeospatial/HY_Features/master/figs/fig19.png?token=AQBAr6dAQ91rT-egiPIs6tWECxe95uELks5Xtux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raw.githubusercontent.com/opengeospatial/HY_Features/master/figs/fig19.png?token=AQBAr6dAQ91rT-egiPIs6tWECxe95uELks5XtuxhwA%3D%3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8860" cy="2522220"/>
                    </a:xfrm>
                    <a:prstGeom prst="rect">
                      <a:avLst/>
                    </a:prstGeom>
                    <a:noFill/>
                    <a:ln>
                      <a:noFill/>
                    </a:ln>
                  </pic:spPr>
                </pic:pic>
              </a:graphicData>
            </a:graphic>
          </wp:inline>
        </w:drawing>
      </w:r>
    </w:p>
    <w:p w14:paraId="71B493C4" w14:textId="4E42C2CA" w:rsidR="00106C0B" w:rsidRPr="008E510D" w:rsidRDefault="00334360" w:rsidP="006D2CB5">
      <w:pPr>
        <w:pStyle w:val="OGCFigure"/>
      </w:pPr>
      <w:bookmarkStart w:id="358" w:name="_Ref459017957"/>
      <w:bookmarkStart w:id="359" w:name="_Toc461114639"/>
      <w:r w:rsidRPr="008E510D">
        <w:t xml:space="preserve">Figure </w:t>
      </w:r>
      <w:r w:rsidR="00913FDC">
        <w:fldChar w:fldCharType="begin"/>
      </w:r>
      <w:r w:rsidR="00913FDC">
        <w:instrText xml:space="preserve"> SEQ Figure \* ARABIC </w:instrText>
      </w:r>
      <w:r w:rsidR="00913FDC">
        <w:fldChar w:fldCharType="separate"/>
      </w:r>
      <w:r w:rsidR="009C635D">
        <w:rPr>
          <w:noProof/>
        </w:rPr>
        <w:t>20</w:t>
      </w:r>
      <w:r w:rsidR="00913FDC">
        <w:rPr>
          <w:noProof/>
        </w:rPr>
        <w:fldChar w:fldCharType="end"/>
      </w:r>
      <w:bookmarkEnd w:id="358"/>
      <w:r w:rsidRPr="008E510D">
        <w:t xml:space="preserve">: Named Feature (UML class diagram, </w:t>
      </w:r>
      <w:hyperlink r:id="rId65" w:history="1">
        <w:r w:rsidRPr="008E510D">
          <w:rPr>
            <w:rStyle w:val="Hyperlink"/>
          </w:rPr>
          <w:t>/req/hy_hydrofeature/namedFeature/hydrofeature</w:t>
        </w:r>
      </w:hyperlink>
      <w:r w:rsidRPr="008E510D">
        <w:t xml:space="preserve"> )</w:t>
      </w:r>
      <w:bookmarkEnd w:id="359"/>
    </w:p>
    <w:p w14:paraId="7F955018" w14:textId="0392EFF7" w:rsidR="00334360" w:rsidRPr="008E510D" w:rsidRDefault="00697554" w:rsidP="00450C77">
      <w:pPr>
        <w:pStyle w:val="StandardWeb"/>
        <w:jc w:val="both"/>
        <w:rPr>
          <w:lang w:val="en-US"/>
        </w:rPr>
      </w:pPr>
      <w:ins w:id="360" w:author="GRDC/ID" w:date="2016-09-07T08:40:00Z">
        <w:r>
          <w:rPr>
            <w:lang w:val="en-US"/>
          </w:rPr>
          <w:t xml:space="preserve">The </w:t>
        </w:r>
        <w:r w:rsidRPr="008E510D">
          <w:rPr>
            <w:lang w:val="en-US"/>
          </w:rPr>
          <w:t xml:space="preserve">HY_HydroFeature feature type </w:t>
        </w:r>
      </w:ins>
      <w:ins w:id="361" w:author="GRDC/ID" w:date="2016-09-07T08:51:00Z">
        <w:r w:rsidR="00BA6FB7">
          <w:rPr>
            <w:lang w:val="en-US"/>
          </w:rPr>
          <w:t xml:space="preserve">defines </w:t>
        </w:r>
      </w:ins>
      <w:ins w:id="362" w:author="GRDC/ID" w:date="2016-09-07T08:44:00Z">
        <w:r>
          <w:rPr>
            <w:lang w:val="en-US"/>
          </w:rPr>
          <w:t>the basic feature</w:t>
        </w:r>
      </w:ins>
      <w:ins w:id="363" w:author="GRDC/ID" w:date="2016-09-07T08:50:00Z">
        <w:r w:rsidR="00BA6FB7">
          <w:rPr>
            <w:lang w:val="en-US"/>
          </w:rPr>
          <w:t xml:space="preserve"> </w:t>
        </w:r>
      </w:ins>
      <w:ins w:id="364" w:author="GRDC/ID" w:date="2016-09-07T08:44:00Z">
        <w:r w:rsidRPr="008E510D">
          <w:rPr>
            <w:lang w:val="en-US"/>
          </w:rPr>
          <w:t>to reflect overall properties hydrologic features have such as identifier</w:t>
        </w:r>
      </w:ins>
      <w:ins w:id="365" w:author="GRDC/ID" w:date="2016-09-07T08:47:00Z">
        <w:r>
          <w:rPr>
            <w:lang w:val="en-US"/>
          </w:rPr>
          <w:t xml:space="preserve"> and</w:t>
        </w:r>
      </w:ins>
      <w:ins w:id="366" w:author="GRDC/ID" w:date="2016-09-07T08:44:00Z">
        <w:r w:rsidRPr="008E510D">
          <w:rPr>
            <w:lang w:val="en-US"/>
          </w:rPr>
          <w:t xml:space="preserve"> name</w:t>
        </w:r>
      </w:ins>
      <w:ins w:id="367" w:author="GRDC/ID" w:date="2016-09-07T08:47:00Z">
        <w:r>
          <w:rPr>
            <w:lang w:val="en-US"/>
          </w:rPr>
          <w:t>.</w:t>
        </w:r>
      </w:ins>
      <w:ins w:id="368" w:author="GRDC/ID" w:date="2016-09-07T08:44:00Z">
        <w:r w:rsidRPr="008E510D">
          <w:rPr>
            <w:lang w:val="en-US"/>
          </w:rPr>
          <w:t xml:space="preserve"> </w:t>
        </w:r>
      </w:ins>
      <w:r w:rsidR="00334360" w:rsidRPr="008E510D">
        <w:rPr>
          <w:lang w:val="en-US"/>
        </w:rPr>
        <w:t>The HY_HydroFeature feature type is further specialized by separate feature types</w:t>
      </w:r>
      <w:ins w:id="369" w:author="GRDC/ID" w:date="2016-09-07T08:55:00Z">
        <w:r w:rsidR="00BA6FB7">
          <w:rPr>
            <w:lang w:val="en-US"/>
          </w:rPr>
          <w:t xml:space="preserve"> </w:t>
        </w:r>
        <w:r w:rsidR="00BA6FB7" w:rsidRPr="008E510D">
          <w:rPr>
            <w:lang w:val="en-US"/>
          </w:rPr>
          <w:t xml:space="preserve">to reflect different aspects of hydrology by the typical characteristics each specialization </w:t>
        </w:r>
        <w:r w:rsidR="00BA6FB7">
          <w:rPr>
            <w:lang w:val="en-US"/>
          </w:rPr>
          <w:t>may have</w:t>
        </w:r>
      </w:ins>
      <w:r w:rsidR="00334360" w:rsidRPr="008E510D">
        <w:rPr>
          <w:lang w:val="en-US"/>
        </w:rPr>
        <w:t xml:space="preserve">. Each specialization inherits the properties from generalization; HY_HydroFeature type has one association: </w:t>
      </w:r>
      <w:r w:rsidR="00334360" w:rsidRPr="008E510D">
        <w:rPr>
          <w:rStyle w:val="Hervorhebung"/>
          <w:lang w:val="en-US"/>
        </w:rPr>
        <w:t>name</w:t>
      </w:r>
      <w:r w:rsidR="00334360" w:rsidRPr="008E510D">
        <w:rPr>
          <w:lang w:val="en-US"/>
        </w:rPr>
        <w:t>.</w:t>
      </w:r>
    </w:p>
    <w:p w14:paraId="1E2EA4BA" w14:textId="77777777" w:rsidR="00334360" w:rsidRPr="008E510D" w:rsidRDefault="00334360" w:rsidP="00450C77">
      <w:pPr>
        <w:pStyle w:val="StandardWeb"/>
        <w:jc w:val="both"/>
        <w:rPr>
          <w:lang w:val="en-US"/>
        </w:rPr>
      </w:pPr>
      <w:r w:rsidRPr="008E510D">
        <w:rPr>
          <w:lang w:val="en-US"/>
        </w:rPr>
        <w:t xml:space="preserve">The </w:t>
      </w:r>
      <w:r w:rsidRPr="008E510D">
        <w:rPr>
          <w:rStyle w:val="Fett"/>
          <w:lang w:val="en-US"/>
        </w:rPr>
        <w:t>name</w:t>
      </w:r>
      <w:r w:rsidRPr="008E510D">
        <w:rPr>
          <w:lang w:val="en-US"/>
        </w:rPr>
        <w:t xml:space="preserve"> associates a name given to the hydrologic feature in cultural, political or historical context. If required, this association shall be used where names are assigned to a feature instance in cross-jurisdictional and multi-lingual contexts, that may occur with trans-boundary features. </w:t>
      </w:r>
    </w:p>
    <w:tbl>
      <w:tblPr>
        <w:tblStyle w:val="Tabellenraster"/>
        <w:tblW w:w="0" w:type="auto"/>
        <w:tblLook w:val="04A0" w:firstRow="1" w:lastRow="0" w:firstColumn="1" w:lastColumn="0" w:noHBand="0" w:noVBand="1"/>
      </w:tblPr>
      <w:tblGrid>
        <w:gridCol w:w="1809"/>
        <w:gridCol w:w="6946"/>
      </w:tblGrid>
      <w:tr w:rsidR="00334360" w:rsidRPr="008E510D" w14:paraId="6127C6BE" w14:textId="77777777" w:rsidTr="008F752E">
        <w:tc>
          <w:tcPr>
            <w:tcW w:w="1809" w:type="dxa"/>
            <w:hideMark/>
          </w:tcPr>
          <w:p w14:paraId="7E723EB8" w14:textId="77777777" w:rsidR="00334360" w:rsidRPr="008E510D" w:rsidRDefault="00334360" w:rsidP="00450C77">
            <w:pPr>
              <w:jc w:val="both"/>
              <w:rPr>
                <w:b/>
                <w:bCs/>
              </w:rPr>
            </w:pPr>
            <w:r w:rsidRPr="008E510D">
              <w:rPr>
                <w:rStyle w:val="Fett"/>
              </w:rPr>
              <w:t>Requirements Class</w:t>
            </w:r>
          </w:p>
        </w:tc>
        <w:tc>
          <w:tcPr>
            <w:tcW w:w="6946" w:type="dxa"/>
            <w:hideMark/>
          </w:tcPr>
          <w:p w14:paraId="7FDD2029" w14:textId="77777777" w:rsidR="00334360" w:rsidRPr="008E510D" w:rsidRDefault="00913FDC" w:rsidP="00450C77">
            <w:pPr>
              <w:jc w:val="both"/>
              <w:rPr>
                <w:b/>
                <w:bCs/>
              </w:rPr>
            </w:pPr>
            <w:hyperlink r:id="rId66" w:history="1">
              <w:r w:rsidR="00334360" w:rsidRPr="008E510D">
                <w:rPr>
                  <w:rStyle w:val="Hyperlink"/>
                  <w:b/>
                  <w:bCs/>
                </w:rPr>
                <w:t>/req/hy_hydrofeature/namedFeature/hydrofeature</w:t>
              </w:r>
            </w:hyperlink>
          </w:p>
        </w:tc>
      </w:tr>
      <w:tr w:rsidR="00334360" w:rsidRPr="008E510D" w14:paraId="245FEB71" w14:textId="77777777" w:rsidTr="008F752E">
        <w:tc>
          <w:tcPr>
            <w:tcW w:w="1809" w:type="dxa"/>
            <w:hideMark/>
          </w:tcPr>
          <w:p w14:paraId="4E005EFC" w14:textId="77777777" w:rsidR="00334360" w:rsidRPr="008E510D" w:rsidRDefault="00334360" w:rsidP="00450C77">
            <w:pPr>
              <w:jc w:val="both"/>
            </w:pPr>
            <w:r w:rsidRPr="008E510D">
              <w:t>Target type</w:t>
            </w:r>
          </w:p>
        </w:tc>
        <w:tc>
          <w:tcPr>
            <w:tcW w:w="6946" w:type="dxa"/>
            <w:hideMark/>
          </w:tcPr>
          <w:p w14:paraId="7F48BBF7" w14:textId="77777777" w:rsidR="00334360" w:rsidRPr="008E510D" w:rsidRDefault="00334360" w:rsidP="00450C77">
            <w:pPr>
              <w:jc w:val="both"/>
            </w:pPr>
            <w:r w:rsidRPr="008E510D">
              <w:t>Implementation Schema</w:t>
            </w:r>
          </w:p>
        </w:tc>
      </w:tr>
      <w:tr w:rsidR="00334360" w:rsidRPr="008E510D" w14:paraId="154BC7E3" w14:textId="77777777" w:rsidTr="008F752E">
        <w:tc>
          <w:tcPr>
            <w:tcW w:w="1809" w:type="dxa"/>
            <w:hideMark/>
          </w:tcPr>
          <w:p w14:paraId="0ED81982" w14:textId="77777777" w:rsidR="00334360" w:rsidRPr="008E510D" w:rsidRDefault="00334360" w:rsidP="00450C77">
            <w:pPr>
              <w:jc w:val="both"/>
            </w:pPr>
            <w:r w:rsidRPr="008E510D">
              <w:t>Name</w:t>
            </w:r>
          </w:p>
        </w:tc>
        <w:tc>
          <w:tcPr>
            <w:tcW w:w="6946" w:type="dxa"/>
            <w:hideMark/>
          </w:tcPr>
          <w:p w14:paraId="13574055" w14:textId="77777777" w:rsidR="00334360" w:rsidRPr="008E510D" w:rsidRDefault="00334360" w:rsidP="00450C77">
            <w:pPr>
              <w:jc w:val="both"/>
            </w:pPr>
            <w:r w:rsidRPr="008E510D">
              <w:t>HY_HydroFeature</w:t>
            </w:r>
          </w:p>
        </w:tc>
      </w:tr>
      <w:tr w:rsidR="00334360" w:rsidRPr="008E510D" w14:paraId="0D0A250D" w14:textId="77777777" w:rsidTr="008F752E">
        <w:tc>
          <w:tcPr>
            <w:tcW w:w="1809" w:type="dxa"/>
            <w:hideMark/>
          </w:tcPr>
          <w:p w14:paraId="173FFC20" w14:textId="77777777" w:rsidR="00334360" w:rsidRPr="008E510D" w:rsidRDefault="00334360" w:rsidP="00450C77">
            <w:pPr>
              <w:jc w:val="both"/>
            </w:pPr>
            <w:r w:rsidRPr="008E510D">
              <w:t>Dependency</w:t>
            </w:r>
          </w:p>
        </w:tc>
        <w:tc>
          <w:tcPr>
            <w:tcW w:w="6946" w:type="dxa"/>
            <w:hideMark/>
          </w:tcPr>
          <w:p w14:paraId="0CB814FF" w14:textId="77777777" w:rsidR="00334360" w:rsidRPr="008E510D" w:rsidRDefault="00913FDC" w:rsidP="00450C77">
            <w:pPr>
              <w:jc w:val="both"/>
            </w:pPr>
            <w:hyperlink r:id="rId67" w:history="1">
              <w:r w:rsidR="00334360" w:rsidRPr="008E510D">
                <w:rPr>
                  <w:rStyle w:val="Hyperlink"/>
                </w:rPr>
                <w:t>/req/hy_hydrofeature/namedFeature/hydrofeaturename</w:t>
              </w:r>
            </w:hyperlink>
          </w:p>
        </w:tc>
      </w:tr>
      <w:tr w:rsidR="00334360" w:rsidRPr="008E510D" w14:paraId="5A3BE1A1" w14:textId="77777777" w:rsidTr="008F752E">
        <w:tc>
          <w:tcPr>
            <w:tcW w:w="1809" w:type="dxa"/>
            <w:hideMark/>
          </w:tcPr>
          <w:p w14:paraId="593C0FDB" w14:textId="77777777" w:rsidR="00334360" w:rsidRPr="008E510D" w:rsidRDefault="00334360" w:rsidP="00450C77">
            <w:pPr>
              <w:jc w:val="both"/>
            </w:pPr>
            <w:r w:rsidRPr="008E510D">
              <w:t>Requirement</w:t>
            </w:r>
          </w:p>
        </w:tc>
        <w:tc>
          <w:tcPr>
            <w:tcW w:w="6946" w:type="dxa"/>
            <w:hideMark/>
          </w:tcPr>
          <w:p w14:paraId="70391DDF" w14:textId="77777777" w:rsidR="00334360" w:rsidRPr="008E510D" w:rsidRDefault="00913FDC" w:rsidP="00450C77">
            <w:pPr>
              <w:jc w:val="both"/>
            </w:pPr>
            <w:hyperlink r:id="rId68" w:history="1">
              <w:r w:rsidR="00334360" w:rsidRPr="008E510D">
                <w:rPr>
                  <w:rStyle w:val="Hyperlink"/>
                </w:rPr>
                <w:t>/req/hy_hydrofeature/namedFeature/hydrofeature.name</w:t>
              </w:r>
            </w:hyperlink>
          </w:p>
        </w:tc>
      </w:tr>
    </w:tbl>
    <w:p w14:paraId="464BD3CD" w14:textId="43956D33" w:rsidR="00334360" w:rsidRPr="008E510D" w:rsidRDefault="00334360" w:rsidP="00450C77">
      <w:pPr>
        <w:pStyle w:val="StandardWeb"/>
        <w:jc w:val="both"/>
        <w:rPr>
          <w:lang w:val="en-US"/>
        </w:rPr>
      </w:pPr>
      <w:r w:rsidRPr="008E510D">
        <w:rPr>
          <w:lang w:val="en-US"/>
        </w:rPr>
        <w:t xml:space="preserve">The HY_HydroFeatureName feature type provides an abstract pattern to handle cultural, political and historical variability of names. This </w:t>
      </w:r>
      <w:ins w:id="370" w:author="GRDC/ID" w:date="2016-09-07T09:00:00Z">
        <w:r w:rsidR="008F1A01">
          <w:rPr>
            <w:lang w:val="en-US"/>
          </w:rPr>
          <w:t xml:space="preserve">allows </w:t>
        </w:r>
      </w:ins>
      <w:r w:rsidRPr="008E510D">
        <w:rPr>
          <w:lang w:val="en-US"/>
        </w:rPr>
        <w:t xml:space="preserve">the assignment of a referencable name for all or part of a hydrologic feature without necessarily have a formal model for naming. HY_HydroFeatureName has five attributes: </w:t>
      </w:r>
      <w:r w:rsidRPr="005B0252">
        <w:rPr>
          <w:i/>
          <w:lang w:val="en-US"/>
        </w:rPr>
        <w:t xml:space="preserve">name, namesPart, preferredBy, </w:t>
      </w:r>
      <w:r w:rsidRPr="005B0252">
        <w:rPr>
          <w:i/>
          <w:lang w:val="en-US"/>
        </w:rPr>
        <w:lastRenderedPageBreak/>
        <w:t xml:space="preserve">usage </w:t>
      </w:r>
      <w:r w:rsidRPr="005B0252">
        <w:rPr>
          <w:lang w:val="en-US"/>
        </w:rPr>
        <w:t xml:space="preserve">and </w:t>
      </w:r>
      <w:r w:rsidRPr="005B0252">
        <w:rPr>
          <w:i/>
          <w:lang w:val="en-US"/>
        </w:rPr>
        <w:t>variantSpelling</w:t>
      </w:r>
      <w:r w:rsidRPr="008E510D">
        <w:rPr>
          <w:lang w:val="en-US"/>
        </w:rPr>
        <w:t>. If required, an implementation shall use this type to describe the usage of multiple names. The usage type may be identified using the HY_NameUsage code</w:t>
      </w:r>
      <w:r w:rsidR="00985742">
        <w:rPr>
          <w:lang w:val="en-US"/>
        </w:rPr>
        <w:t xml:space="preserve"> </w:t>
      </w:r>
      <w:r w:rsidRPr="008E510D">
        <w:rPr>
          <w:lang w:val="en-US"/>
        </w:rPr>
        <w:t xml:space="preserve">list described in Annex </w:t>
      </w:r>
      <w:r w:rsidR="00673ABF">
        <w:rPr>
          <w:lang w:val="en-US"/>
        </w:rPr>
        <w:t>B</w:t>
      </w:r>
      <w:r w:rsidRPr="008E510D">
        <w:rPr>
          <w:lang w:val="en-US"/>
        </w:rPr>
        <w:t>.</w:t>
      </w:r>
      <w:r w:rsidR="00985742">
        <w:rPr>
          <w:lang w:val="en-US"/>
        </w:rPr>
        <w:t>4</w:t>
      </w:r>
      <w:r w:rsidRPr="008E510D">
        <w:rPr>
          <w:lang w:val="en-US"/>
        </w:rPr>
        <w:t xml:space="preserve">. </w:t>
      </w:r>
    </w:p>
    <w:tbl>
      <w:tblPr>
        <w:tblStyle w:val="Tabellenraster"/>
        <w:tblW w:w="0" w:type="auto"/>
        <w:tblLook w:val="04A0" w:firstRow="1" w:lastRow="0" w:firstColumn="1" w:lastColumn="0" w:noHBand="0" w:noVBand="1"/>
      </w:tblPr>
      <w:tblGrid>
        <w:gridCol w:w="1809"/>
        <w:gridCol w:w="6901"/>
      </w:tblGrid>
      <w:tr w:rsidR="00334360" w:rsidRPr="008E510D" w14:paraId="6DCBA597" w14:textId="77777777" w:rsidTr="008F752E">
        <w:tc>
          <w:tcPr>
            <w:tcW w:w="1809" w:type="dxa"/>
            <w:hideMark/>
          </w:tcPr>
          <w:p w14:paraId="3A1A2F73" w14:textId="77777777" w:rsidR="00334360" w:rsidRPr="008E510D" w:rsidRDefault="00334360" w:rsidP="00450C77">
            <w:pPr>
              <w:jc w:val="both"/>
              <w:rPr>
                <w:b/>
                <w:bCs/>
              </w:rPr>
            </w:pPr>
            <w:r w:rsidRPr="008E510D">
              <w:rPr>
                <w:rStyle w:val="Fett"/>
              </w:rPr>
              <w:t>Requirements Class</w:t>
            </w:r>
          </w:p>
        </w:tc>
        <w:tc>
          <w:tcPr>
            <w:tcW w:w="6901" w:type="dxa"/>
            <w:hideMark/>
          </w:tcPr>
          <w:p w14:paraId="199B16F0" w14:textId="77777777" w:rsidR="00334360" w:rsidRPr="008E510D" w:rsidRDefault="00913FDC" w:rsidP="00450C77">
            <w:pPr>
              <w:jc w:val="both"/>
              <w:rPr>
                <w:b/>
                <w:bCs/>
              </w:rPr>
            </w:pPr>
            <w:hyperlink r:id="rId69" w:history="1">
              <w:r w:rsidR="00334360" w:rsidRPr="008E510D">
                <w:rPr>
                  <w:rStyle w:val="Hyperlink"/>
                  <w:b/>
                  <w:bCs/>
                </w:rPr>
                <w:t>/req/hy_hydrofeature/namedFeature/hydrofeaturename</w:t>
              </w:r>
            </w:hyperlink>
          </w:p>
        </w:tc>
      </w:tr>
      <w:tr w:rsidR="00334360" w:rsidRPr="008E510D" w14:paraId="0BD45E7B" w14:textId="77777777" w:rsidTr="008F752E">
        <w:tc>
          <w:tcPr>
            <w:tcW w:w="1809" w:type="dxa"/>
            <w:hideMark/>
          </w:tcPr>
          <w:p w14:paraId="389C78BC" w14:textId="77777777" w:rsidR="00334360" w:rsidRPr="008E510D" w:rsidRDefault="00334360" w:rsidP="00450C77">
            <w:pPr>
              <w:jc w:val="both"/>
            </w:pPr>
            <w:r w:rsidRPr="008E510D">
              <w:t>Target type</w:t>
            </w:r>
          </w:p>
        </w:tc>
        <w:tc>
          <w:tcPr>
            <w:tcW w:w="6901" w:type="dxa"/>
            <w:hideMark/>
          </w:tcPr>
          <w:p w14:paraId="65D086E8" w14:textId="77777777" w:rsidR="00334360" w:rsidRPr="008E510D" w:rsidRDefault="00334360" w:rsidP="00450C77">
            <w:pPr>
              <w:jc w:val="both"/>
            </w:pPr>
            <w:r w:rsidRPr="008E510D">
              <w:t>Implementation Schema</w:t>
            </w:r>
          </w:p>
        </w:tc>
      </w:tr>
      <w:tr w:rsidR="00334360" w:rsidRPr="008E510D" w14:paraId="4660B1E2" w14:textId="77777777" w:rsidTr="008F752E">
        <w:tc>
          <w:tcPr>
            <w:tcW w:w="1809" w:type="dxa"/>
            <w:hideMark/>
          </w:tcPr>
          <w:p w14:paraId="6D39533F" w14:textId="77777777" w:rsidR="00334360" w:rsidRPr="008E510D" w:rsidRDefault="00334360" w:rsidP="00450C77">
            <w:pPr>
              <w:jc w:val="both"/>
            </w:pPr>
            <w:r w:rsidRPr="008E510D">
              <w:t>Name</w:t>
            </w:r>
          </w:p>
        </w:tc>
        <w:tc>
          <w:tcPr>
            <w:tcW w:w="6901" w:type="dxa"/>
            <w:hideMark/>
          </w:tcPr>
          <w:p w14:paraId="4B3B8B6D" w14:textId="77777777" w:rsidR="00334360" w:rsidRPr="008E510D" w:rsidRDefault="00334360" w:rsidP="00450C77">
            <w:pPr>
              <w:jc w:val="both"/>
            </w:pPr>
            <w:r w:rsidRPr="008E510D">
              <w:t>HY_HydroFeatureName</w:t>
            </w:r>
          </w:p>
        </w:tc>
      </w:tr>
      <w:tr w:rsidR="00334360" w:rsidRPr="008E510D" w14:paraId="5C5E8D1D" w14:textId="77777777" w:rsidTr="008F752E">
        <w:tc>
          <w:tcPr>
            <w:tcW w:w="1809" w:type="dxa"/>
            <w:hideMark/>
          </w:tcPr>
          <w:p w14:paraId="06950A6A" w14:textId="77777777" w:rsidR="00334360" w:rsidRPr="008E510D" w:rsidRDefault="00334360" w:rsidP="00450C77">
            <w:pPr>
              <w:jc w:val="both"/>
            </w:pPr>
            <w:r w:rsidRPr="008E510D">
              <w:t>Dependency</w:t>
            </w:r>
          </w:p>
        </w:tc>
        <w:tc>
          <w:tcPr>
            <w:tcW w:w="6901" w:type="dxa"/>
            <w:hideMark/>
          </w:tcPr>
          <w:p w14:paraId="1EBD39C9" w14:textId="77777777" w:rsidR="00334360" w:rsidRPr="008E510D" w:rsidRDefault="00913FDC" w:rsidP="00450C77">
            <w:pPr>
              <w:jc w:val="both"/>
            </w:pPr>
            <w:hyperlink r:id="rId70" w:history="1">
              <w:r w:rsidR="00334360" w:rsidRPr="008E510D">
                <w:rPr>
                  <w:rStyle w:val="Hyperlink"/>
                </w:rPr>
                <w:t>/iso/19103/</w:t>
              </w:r>
            </w:hyperlink>
          </w:p>
        </w:tc>
      </w:tr>
      <w:tr w:rsidR="00334360" w:rsidRPr="008E510D" w14:paraId="16E9984A" w14:textId="77777777" w:rsidTr="008F752E">
        <w:tc>
          <w:tcPr>
            <w:tcW w:w="1809" w:type="dxa"/>
            <w:hideMark/>
          </w:tcPr>
          <w:p w14:paraId="32587B1C" w14:textId="77777777" w:rsidR="00334360" w:rsidRPr="008E510D" w:rsidRDefault="00334360" w:rsidP="00450C77">
            <w:pPr>
              <w:jc w:val="both"/>
            </w:pPr>
            <w:r w:rsidRPr="008E510D">
              <w:t>Dependency</w:t>
            </w:r>
          </w:p>
        </w:tc>
        <w:tc>
          <w:tcPr>
            <w:tcW w:w="6901" w:type="dxa"/>
            <w:hideMark/>
          </w:tcPr>
          <w:p w14:paraId="0777B864" w14:textId="77777777" w:rsidR="00334360" w:rsidRPr="008E510D" w:rsidRDefault="00913FDC" w:rsidP="00450C77">
            <w:pPr>
              <w:jc w:val="both"/>
            </w:pPr>
            <w:hyperlink r:id="rId71" w:history="1">
              <w:r w:rsidR="00334360" w:rsidRPr="008E510D">
                <w:rPr>
                  <w:rStyle w:val="Hyperlink"/>
                </w:rPr>
                <w:t>/iso/19115/</w:t>
              </w:r>
            </w:hyperlink>
          </w:p>
        </w:tc>
      </w:tr>
      <w:tr w:rsidR="00334360" w:rsidRPr="008E510D" w14:paraId="2734BF3C" w14:textId="77777777" w:rsidTr="008F752E">
        <w:tc>
          <w:tcPr>
            <w:tcW w:w="1809" w:type="dxa"/>
            <w:hideMark/>
          </w:tcPr>
          <w:p w14:paraId="1A841F0F" w14:textId="77777777" w:rsidR="00334360" w:rsidRPr="008E510D" w:rsidRDefault="00334360" w:rsidP="00450C77">
            <w:pPr>
              <w:jc w:val="both"/>
            </w:pPr>
            <w:r w:rsidRPr="008E510D">
              <w:t>Dependency</w:t>
            </w:r>
          </w:p>
        </w:tc>
        <w:tc>
          <w:tcPr>
            <w:tcW w:w="6901" w:type="dxa"/>
            <w:hideMark/>
          </w:tcPr>
          <w:p w14:paraId="59A84390" w14:textId="77777777" w:rsidR="00334360" w:rsidRPr="008E510D" w:rsidRDefault="00913FDC" w:rsidP="00450C77">
            <w:pPr>
              <w:jc w:val="both"/>
            </w:pPr>
            <w:hyperlink r:id="rId72" w:history="1">
              <w:r w:rsidR="00334360" w:rsidRPr="008E510D">
                <w:rPr>
                  <w:rStyle w:val="Hyperlink"/>
                </w:rPr>
                <w:t>/req/hy_hydrofeature/namedFeature/nameusage</w:t>
              </w:r>
            </w:hyperlink>
          </w:p>
        </w:tc>
      </w:tr>
      <w:tr w:rsidR="00334360" w:rsidRPr="008E510D" w14:paraId="22D3CD58" w14:textId="77777777" w:rsidTr="008F752E">
        <w:tc>
          <w:tcPr>
            <w:tcW w:w="1809" w:type="dxa"/>
            <w:hideMark/>
          </w:tcPr>
          <w:p w14:paraId="2D99250F" w14:textId="77777777" w:rsidR="00334360" w:rsidRPr="008E510D" w:rsidRDefault="00334360" w:rsidP="00450C77">
            <w:pPr>
              <w:jc w:val="both"/>
            </w:pPr>
            <w:r w:rsidRPr="008E510D">
              <w:t>Requirement</w:t>
            </w:r>
          </w:p>
        </w:tc>
        <w:tc>
          <w:tcPr>
            <w:tcW w:w="6901" w:type="dxa"/>
            <w:hideMark/>
          </w:tcPr>
          <w:p w14:paraId="672F7621" w14:textId="77777777" w:rsidR="00334360" w:rsidRPr="008E510D" w:rsidRDefault="00913FDC" w:rsidP="00450C77">
            <w:pPr>
              <w:jc w:val="both"/>
            </w:pPr>
            <w:hyperlink r:id="rId73" w:history="1">
              <w:r w:rsidR="00334360" w:rsidRPr="008E510D">
                <w:rPr>
                  <w:rStyle w:val="Hyperlink"/>
                </w:rPr>
                <w:t>/req/hy_hydrofeature/namedFeature/hydrofeature.name</w:t>
              </w:r>
            </w:hyperlink>
          </w:p>
        </w:tc>
      </w:tr>
      <w:tr w:rsidR="00334360" w:rsidRPr="008E510D" w14:paraId="6605ACDA" w14:textId="77777777" w:rsidTr="008F752E">
        <w:tc>
          <w:tcPr>
            <w:tcW w:w="1809" w:type="dxa"/>
            <w:hideMark/>
          </w:tcPr>
          <w:p w14:paraId="32797E63" w14:textId="77777777" w:rsidR="00334360" w:rsidRPr="008E510D" w:rsidRDefault="00334360" w:rsidP="00450C77">
            <w:pPr>
              <w:jc w:val="both"/>
            </w:pPr>
            <w:r w:rsidRPr="008E510D">
              <w:t>Requirement</w:t>
            </w:r>
          </w:p>
        </w:tc>
        <w:tc>
          <w:tcPr>
            <w:tcW w:w="6901" w:type="dxa"/>
            <w:hideMark/>
          </w:tcPr>
          <w:p w14:paraId="79F27880" w14:textId="77777777" w:rsidR="00334360" w:rsidRPr="008E510D" w:rsidRDefault="00913FDC" w:rsidP="00450C77">
            <w:pPr>
              <w:jc w:val="both"/>
            </w:pPr>
            <w:hyperlink r:id="rId74" w:history="1">
              <w:r w:rsidR="00334360" w:rsidRPr="008E510D">
                <w:rPr>
                  <w:rStyle w:val="Hyperlink"/>
                </w:rPr>
                <w:t>/req/hy_hydrofeature/namedFeature/hydrofeature.namespart</w:t>
              </w:r>
            </w:hyperlink>
          </w:p>
        </w:tc>
      </w:tr>
      <w:tr w:rsidR="00334360" w:rsidRPr="008E510D" w14:paraId="1C0AA72B" w14:textId="77777777" w:rsidTr="008F752E">
        <w:tc>
          <w:tcPr>
            <w:tcW w:w="1809" w:type="dxa"/>
            <w:hideMark/>
          </w:tcPr>
          <w:p w14:paraId="02C505AF" w14:textId="77777777" w:rsidR="00334360" w:rsidRPr="008E510D" w:rsidRDefault="00334360" w:rsidP="00450C77">
            <w:pPr>
              <w:jc w:val="both"/>
            </w:pPr>
            <w:r w:rsidRPr="008E510D">
              <w:t>Requirement</w:t>
            </w:r>
          </w:p>
        </w:tc>
        <w:tc>
          <w:tcPr>
            <w:tcW w:w="6901" w:type="dxa"/>
            <w:hideMark/>
          </w:tcPr>
          <w:p w14:paraId="5B77BFEC" w14:textId="77777777" w:rsidR="00334360" w:rsidRPr="008E510D" w:rsidRDefault="00913FDC" w:rsidP="00450C77">
            <w:pPr>
              <w:jc w:val="both"/>
            </w:pPr>
            <w:hyperlink r:id="rId75" w:history="1">
              <w:r w:rsidR="00334360" w:rsidRPr="008E510D">
                <w:rPr>
                  <w:rStyle w:val="Hyperlink"/>
                </w:rPr>
                <w:t>/req/hy_hydrofeature/namedFeature/hydrofeature.preferredBy</w:t>
              </w:r>
            </w:hyperlink>
          </w:p>
        </w:tc>
      </w:tr>
      <w:tr w:rsidR="00334360" w:rsidRPr="008E510D" w14:paraId="5ED3B6F8" w14:textId="77777777" w:rsidTr="008F752E">
        <w:tc>
          <w:tcPr>
            <w:tcW w:w="1809" w:type="dxa"/>
            <w:hideMark/>
          </w:tcPr>
          <w:p w14:paraId="5FBBCC59" w14:textId="77777777" w:rsidR="00334360" w:rsidRPr="008E510D" w:rsidRDefault="00334360" w:rsidP="00450C77">
            <w:pPr>
              <w:jc w:val="both"/>
            </w:pPr>
            <w:r w:rsidRPr="008E510D">
              <w:t>Requirement</w:t>
            </w:r>
          </w:p>
        </w:tc>
        <w:tc>
          <w:tcPr>
            <w:tcW w:w="6901" w:type="dxa"/>
            <w:hideMark/>
          </w:tcPr>
          <w:p w14:paraId="429B6738" w14:textId="77777777" w:rsidR="00334360" w:rsidRPr="008E510D" w:rsidRDefault="00913FDC" w:rsidP="00450C77">
            <w:pPr>
              <w:jc w:val="both"/>
            </w:pPr>
            <w:hyperlink r:id="rId76" w:history="1">
              <w:r w:rsidR="00334360" w:rsidRPr="008E510D">
                <w:rPr>
                  <w:rStyle w:val="Hyperlink"/>
                </w:rPr>
                <w:t>/req/hy_hydrofeature/namedFeature/hydrofeature.usage</w:t>
              </w:r>
            </w:hyperlink>
          </w:p>
        </w:tc>
      </w:tr>
      <w:tr w:rsidR="00334360" w:rsidRPr="008E510D" w14:paraId="1112E6E8" w14:textId="77777777" w:rsidTr="008F752E">
        <w:tc>
          <w:tcPr>
            <w:tcW w:w="1809" w:type="dxa"/>
            <w:hideMark/>
          </w:tcPr>
          <w:p w14:paraId="7B1F29F2" w14:textId="77777777" w:rsidR="00334360" w:rsidRPr="008E510D" w:rsidRDefault="00334360" w:rsidP="00450C77">
            <w:pPr>
              <w:jc w:val="both"/>
            </w:pPr>
            <w:r w:rsidRPr="008E510D">
              <w:t>Requirement</w:t>
            </w:r>
          </w:p>
        </w:tc>
        <w:tc>
          <w:tcPr>
            <w:tcW w:w="6901" w:type="dxa"/>
            <w:hideMark/>
          </w:tcPr>
          <w:p w14:paraId="759931A8" w14:textId="77777777" w:rsidR="00334360" w:rsidRPr="008E510D" w:rsidRDefault="00913FDC" w:rsidP="00450C77">
            <w:pPr>
              <w:jc w:val="both"/>
            </w:pPr>
            <w:hyperlink r:id="rId77" w:history="1">
              <w:r w:rsidR="00334360" w:rsidRPr="008E510D">
                <w:rPr>
                  <w:rStyle w:val="Hyperlink"/>
                </w:rPr>
                <w:t>/req/hy_hydrofeature/namedFeature/hydrofeature.variantspelling</w:t>
              </w:r>
            </w:hyperlink>
          </w:p>
        </w:tc>
      </w:tr>
    </w:tbl>
    <w:p w14:paraId="1EAC4BAA" w14:textId="38E39C3A" w:rsidR="00334360" w:rsidRPr="008E510D" w:rsidRDefault="00334360" w:rsidP="00450C77">
      <w:pPr>
        <w:pStyle w:val="berschrift3"/>
        <w:jc w:val="both"/>
      </w:pPr>
      <w:bookmarkStart w:id="371" w:name="_Toc458775750"/>
      <w:bookmarkStart w:id="372" w:name="_Toc461026407"/>
      <w:r w:rsidRPr="008E510D">
        <w:t>The Hydro Complex model</w:t>
      </w:r>
      <w:bookmarkEnd w:id="371"/>
      <w:bookmarkEnd w:id="372"/>
    </w:p>
    <w:p w14:paraId="52DF8DF3" w14:textId="6DC65048" w:rsidR="00334360" w:rsidRPr="008E510D" w:rsidRDefault="00334360" w:rsidP="00450C77">
      <w:pPr>
        <w:pStyle w:val="StandardWeb"/>
        <w:jc w:val="both"/>
        <w:rPr>
          <w:lang w:val="en-US"/>
        </w:rPr>
      </w:pPr>
      <w:r w:rsidRPr="008E510D">
        <w:rPr>
          <w:lang w:val="en-US"/>
        </w:rPr>
        <w:t>The Hydro Complex model conceptualizes the hydrologic definition of a catchment through an 'outfall' feature with the role of getting flow from a contributing catchment, or providing inflow to a receiving catchment (</w:t>
      </w:r>
      <w:r w:rsidR="009C635D">
        <w:rPr>
          <w:lang w:val="en-US"/>
        </w:rPr>
        <w:fldChar w:fldCharType="begin"/>
      </w:r>
      <w:r w:rsidR="009C635D">
        <w:rPr>
          <w:lang w:val="en-US"/>
        </w:rPr>
        <w:instrText xml:space="preserve"> REF _Ref461090679 \h  \* MERGEFORMAT </w:instrText>
      </w:r>
      <w:r w:rsidR="009C635D">
        <w:rPr>
          <w:lang w:val="en-US"/>
        </w:rPr>
      </w:r>
      <w:r w:rsidR="009C635D">
        <w:rPr>
          <w:lang w:val="en-US"/>
        </w:rPr>
        <w:fldChar w:fldCharType="separate"/>
      </w:r>
      <w:r w:rsidR="009C635D" w:rsidRPr="00C96558">
        <w:t xml:space="preserve">Figure </w:t>
      </w:r>
      <w:r w:rsidR="009C635D" w:rsidRPr="009C635D">
        <w:rPr>
          <w:bCs/>
          <w:noProof/>
        </w:rPr>
        <w:t>21</w:t>
      </w:r>
      <w:r w:rsidR="009C635D">
        <w:rPr>
          <w:lang w:val="en-US"/>
        </w:rPr>
        <w:fldChar w:fldCharType="end"/>
      </w:r>
      <w:r w:rsidRPr="008E510D">
        <w:rPr>
          <w:lang w:val="en-US"/>
        </w:rPr>
        <w:t xml:space="preserve"> and </w:t>
      </w:r>
      <w:r w:rsidR="00673ABF">
        <w:rPr>
          <w:lang w:val="en-US"/>
        </w:rPr>
        <w:fldChar w:fldCharType="begin"/>
      </w:r>
      <w:r w:rsidR="00673ABF">
        <w:rPr>
          <w:lang w:val="en-US"/>
        </w:rPr>
        <w:instrText xml:space="preserve"> REF _Ref459018108 \h </w:instrText>
      </w:r>
      <w:r w:rsidR="00A82FF3">
        <w:rPr>
          <w:lang w:val="en-US"/>
        </w:rPr>
        <w:instrText xml:space="preserve"> \* MERGEFORMAT </w:instrText>
      </w:r>
      <w:r w:rsidR="00673ABF">
        <w:rPr>
          <w:lang w:val="en-US"/>
        </w:rPr>
      </w:r>
      <w:r w:rsidR="00673ABF">
        <w:rPr>
          <w:lang w:val="en-US"/>
        </w:rPr>
        <w:fldChar w:fldCharType="separate"/>
      </w:r>
      <w:r w:rsidR="009C635D" w:rsidRPr="008E510D">
        <w:t xml:space="preserve">Figure </w:t>
      </w:r>
      <w:r w:rsidR="009C635D">
        <w:rPr>
          <w:noProof/>
        </w:rPr>
        <w:t>22</w:t>
      </w:r>
      <w:r w:rsidR="00673ABF">
        <w:rPr>
          <w:lang w:val="en-US"/>
        </w:rPr>
        <w:fldChar w:fldCharType="end"/>
      </w:r>
      <w:r w:rsidRPr="008E510D">
        <w:rPr>
          <w:lang w:val="en-US"/>
        </w:rPr>
        <w:t xml:space="preserve">). Conceptually, each catchment has an outfall, and any outfall has a corresponding catchment, even if catchment and/or outfall may not be present in a particular application. A catchment interacts with upper and lower catchments via associated outfalls, and ultimately contributes flow to the outfall of a containing catchment. The catchment should be understood as the logical link between </w:t>
      </w:r>
      <w:r w:rsidR="005B0252">
        <w:rPr>
          <w:lang w:val="en-US"/>
        </w:rPr>
        <w:t xml:space="preserve">two </w:t>
      </w:r>
      <w:r w:rsidRPr="008E510D">
        <w:rPr>
          <w:lang w:val="en-US"/>
        </w:rPr>
        <w:t>outfalls.</w:t>
      </w:r>
    </w:p>
    <w:p w14:paraId="65559145" w14:textId="7994A799" w:rsidR="00334360" w:rsidRPr="008E510D" w:rsidRDefault="00334360" w:rsidP="00450C77">
      <w:pPr>
        <w:pStyle w:val="StandardWeb"/>
        <w:jc w:val="both"/>
        <w:rPr>
          <w:lang w:val="en-US"/>
        </w:rPr>
      </w:pPr>
      <w:r w:rsidRPr="008E510D">
        <w:rPr>
          <w:lang w:val="en-US"/>
        </w:rPr>
        <w:t>The Hydro Complex model implies a collection of hydrologic features that form a hydrologically closed system. The union of a catchment, its inflow and outflow (conceptualized as outfalls) is realized by typical hydrologic features to form a single hydrologic complex. A topological realization of the logical catchment is always of higher topological dimension than the realization of the corresponding outfall in terms of a topological boundary. For example, a linear flowpath realizing a catchment may be understood as an edge between inflow and outflow nodes; the areal realization of a catchment as a face bounded by linear inflow and outflow.</w:t>
      </w:r>
    </w:p>
    <w:p w14:paraId="1EB2F6C9" w14:textId="3BA2F4C1" w:rsidR="00334360" w:rsidRPr="008E510D" w:rsidRDefault="00334360" w:rsidP="00450C77">
      <w:pPr>
        <w:pStyle w:val="StandardWeb"/>
        <w:jc w:val="both"/>
        <w:rPr>
          <w:lang w:val="en-US"/>
        </w:rPr>
      </w:pPr>
      <w:r w:rsidRPr="008E510D">
        <w:rPr>
          <w:lang w:val="en-US"/>
        </w:rPr>
        <w:lastRenderedPageBreak/>
        <w:t xml:space="preserve">The Hydro Complex model allows the realization of a logical outfall to be any arbitrary location with various realizations of its own. Such a 'real' outfall provides an identifiable reference feature to which alternative catchment realizations may refer. This very general outfall feature supports establishment of topological relationships between hydrographic features, or between hydrographic and hydrometric features. The Hydro Complex model also allows for catchments to be recognized through reference to an outfall even if stream networks, catchment areas or </w:t>
      </w:r>
      <w:del w:id="373" w:author="GRDC/ID" w:date="2016-09-12T10:17:00Z">
        <w:r w:rsidRPr="008E510D" w:rsidDel="00AA15D6">
          <w:rPr>
            <w:lang w:val="en-US"/>
          </w:rPr>
          <w:delText xml:space="preserve">watersheds </w:delText>
        </w:r>
      </w:del>
      <w:ins w:id="374" w:author="GRDC/ID" w:date="2016-09-12T10:17:00Z">
        <w:r w:rsidR="00AA15D6">
          <w:rPr>
            <w:lang w:val="en-US"/>
          </w:rPr>
          <w:t>catchment boundary</w:t>
        </w:r>
        <w:r w:rsidR="00AA15D6" w:rsidRPr="008E510D">
          <w:rPr>
            <w:lang w:val="en-US"/>
          </w:rPr>
          <w:t xml:space="preserve"> </w:t>
        </w:r>
      </w:ins>
      <w:r w:rsidRPr="008E510D">
        <w:rPr>
          <w:lang w:val="en-US"/>
        </w:rPr>
        <w:t>are not available. It is intended that hydrological reporting applications may use this model without the full complexity and detail of scientific catchment models.</w:t>
      </w:r>
    </w:p>
    <w:p w14:paraId="52B23404" w14:textId="68D5744B" w:rsidR="00334360" w:rsidRPr="008E510D" w:rsidRDefault="00334360" w:rsidP="00450C77">
      <w:pPr>
        <w:pStyle w:val="berschrift4"/>
        <w:jc w:val="both"/>
      </w:pPr>
      <w:r w:rsidRPr="008E510D">
        <w:t>Catchment</w:t>
      </w:r>
    </w:p>
    <w:p w14:paraId="198263BC" w14:textId="742E77A5" w:rsidR="00334360" w:rsidRPr="008E510D" w:rsidRDefault="00334360" w:rsidP="00450C77">
      <w:pPr>
        <w:pStyle w:val="StandardWeb"/>
        <w:jc w:val="both"/>
        <w:rPr>
          <w:lang w:val="en-US"/>
        </w:rPr>
      </w:pPr>
      <w:r w:rsidRPr="008E510D">
        <w:rPr>
          <w:lang w:val="en-US"/>
        </w:rPr>
        <w:t xml:space="preserve">The HY_Catchment feature type represents a hydrologically determined feature through association </w:t>
      </w:r>
      <w:ins w:id="375" w:author="GRDC/ID" w:date="2016-09-07T13:30:00Z">
        <w:r w:rsidR="001D437D">
          <w:rPr>
            <w:lang w:val="en-US"/>
          </w:rPr>
          <w:t xml:space="preserve">with </w:t>
        </w:r>
      </w:ins>
      <w:r w:rsidRPr="008E510D">
        <w:rPr>
          <w:lang w:val="en-US"/>
        </w:rPr>
        <w:t>an outfall, and the logical network of catchments that form</w:t>
      </w:r>
      <w:r w:rsidR="00E11FC0">
        <w:rPr>
          <w:lang w:val="en-US"/>
        </w:rPr>
        <w:t>s</w:t>
      </w:r>
      <w:r w:rsidRPr="008E510D">
        <w:rPr>
          <w:lang w:val="en-US"/>
        </w:rPr>
        <w:t xml:space="preserve"> a connected network of smaller catchments and outfalls within the catchment. Each HY_Catchment may provide association between its many realizations within a hydrologically determined hydrologic complex. These realizations </w:t>
      </w:r>
      <w:r w:rsidR="005B0252">
        <w:rPr>
          <w:lang w:val="en-US"/>
        </w:rPr>
        <w:t>include</w:t>
      </w:r>
      <w:r w:rsidRPr="008E510D">
        <w:rPr>
          <w:lang w:val="en-US"/>
        </w:rPr>
        <w:t xml:space="preserve"> both geometric and topological realizations such as an edge 'bounded' by inflow and outflow nodes. HY_Catchment is an abstract class and may be further specialized with respect to catchment interaction. </w:t>
      </w:r>
    </w:p>
    <w:p w14:paraId="634085FF" w14:textId="77777777" w:rsidR="00C96558" w:rsidRDefault="00C96558" w:rsidP="00C96558">
      <w:pPr>
        <w:keepNext/>
        <w:jc w:val="center"/>
      </w:pPr>
      <w:r>
        <w:rPr>
          <w:noProof/>
        </w:rPr>
        <w:drawing>
          <wp:inline distT="0" distB="0" distL="0" distR="0" wp14:anchorId="2A44AE36" wp14:editId="6031B6BD">
            <wp:extent cx="5486400" cy="3710317"/>
            <wp:effectExtent l="0" t="0" r="0" b="4445"/>
            <wp:docPr id="7" name="Grafik 7" descr="D:\Users\Dornblut\git_html\HY_Features\HTML_HYF\HY_HydroFeature\EARoot\EA1\E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git_html\HY_Features\HTML_HYF\HY_HydroFeature\EARoot\EA1\EA14.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3710317"/>
                    </a:xfrm>
                    <a:prstGeom prst="rect">
                      <a:avLst/>
                    </a:prstGeom>
                    <a:noFill/>
                    <a:ln>
                      <a:noFill/>
                    </a:ln>
                  </pic:spPr>
                </pic:pic>
              </a:graphicData>
            </a:graphic>
          </wp:inline>
        </w:drawing>
      </w:r>
    </w:p>
    <w:p w14:paraId="45C8EF69" w14:textId="6C02CAB2" w:rsidR="001D437D" w:rsidRPr="001D437D" w:rsidRDefault="00C96558" w:rsidP="00C96558">
      <w:pPr>
        <w:pStyle w:val="OGCFigure"/>
      </w:pPr>
      <w:bookmarkStart w:id="376" w:name="_Ref461090679"/>
      <w:bookmarkStart w:id="377" w:name="_Toc461114640"/>
      <w:r w:rsidRPr="00C96558">
        <w:t xml:space="preserve">Figure </w:t>
      </w:r>
      <w:r w:rsidR="00DA0757">
        <w:rPr>
          <w:b w:val="0"/>
          <w:bCs w:val="0"/>
        </w:rPr>
        <w:fldChar w:fldCharType="begin"/>
      </w:r>
      <w:r w:rsidR="00DA0757">
        <w:rPr>
          <w:b w:val="0"/>
          <w:bCs w:val="0"/>
        </w:rPr>
        <w:instrText xml:space="preserve"> SEQ Figure \* ARABIC </w:instrText>
      </w:r>
      <w:r w:rsidR="00DA0757">
        <w:rPr>
          <w:b w:val="0"/>
          <w:bCs w:val="0"/>
        </w:rPr>
        <w:fldChar w:fldCharType="separate"/>
      </w:r>
      <w:r w:rsidR="009C635D">
        <w:rPr>
          <w:b w:val="0"/>
          <w:bCs w:val="0"/>
          <w:noProof/>
        </w:rPr>
        <w:t>21</w:t>
      </w:r>
      <w:r w:rsidR="00DA0757">
        <w:rPr>
          <w:b w:val="0"/>
          <w:bCs w:val="0"/>
          <w:noProof/>
          <w:sz w:val="24"/>
        </w:rPr>
        <w:fldChar w:fldCharType="end"/>
      </w:r>
      <w:bookmarkEnd w:id="376"/>
      <w:r w:rsidRPr="00C96558">
        <w:t xml:space="preserve">: Catchment (UML class diagram, </w:t>
      </w:r>
      <w:hyperlink r:id="rId79" w:history="1">
        <w:r w:rsidRPr="00C96558">
          <w:rPr>
            <w:rStyle w:val="Hyperlink"/>
            <w:color w:val="auto"/>
            <w:u w:val="none"/>
          </w:rPr>
          <w:t>/req/hy_hydrofeature/hydrocomplex/catchment</w:t>
        </w:r>
      </w:hyperlink>
      <w:r w:rsidRPr="00C96558">
        <w:t xml:space="preserve"> )</w:t>
      </w:r>
      <w:bookmarkEnd w:id="377"/>
    </w:p>
    <w:p w14:paraId="7B81109B" w14:textId="33A7B07E" w:rsidR="00D03383" w:rsidRDefault="001D437D" w:rsidP="00D03383">
      <w:pPr>
        <w:keepNext/>
        <w:jc w:val="center"/>
      </w:pPr>
      <w:r w:rsidRPr="008E510D">
        <w:rPr>
          <w:noProof/>
        </w:rPr>
        <w:lastRenderedPageBreak/>
        <w:t xml:space="preserve"> </w:t>
      </w:r>
    </w:p>
    <w:p w14:paraId="114B3AEA" w14:textId="4227081F" w:rsidR="00D11AB2" w:rsidRPr="008E510D" w:rsidRDefault="00D11AB2" w:rsidP="00C96558">
      <w:pPr>
        <w:pStyle w:val="StandardWeb"/>
        <w:jc w:val="both"/>
        <w:rPr>
          <w:lang w:val="en-US"/>
        </w:rPr>
      </w:pPr>
      <w:r w:rsidRPr="008E510D">
        <w:rPr>
          <w:lang w:val="en-US"/>
        </w:rPr>
        <w:t>The HY_Catchment type (</w:t>
      </w:r>
      <w:r w:rsidR="00C96558">
        <w:rPr>
          <w:highlight w:val="magenta"/>
          <w:lang w:val="en-US"/>
        </w:rPr>
        <w:fldChar w:fldCharType="begin"/>
      </w:r>
      <w:r w:rsidR="00C96558">
        <w:rPr>
          <w:lang w:val="en-US"/>
        </w:rPr>
        <w:instrText xml:space="preserve"> REF _Ref461090679 \h </w:instrText>
      </w:r>
      <w:r w:rsidR="00C96558">
        <w:rPr>
          <w:highlight w:val="magenta"/>
          <w:lang w:val="en-US"/>
        </w:rPr>
      </w:r>
      <w:r w:rsidR="00C96558">
        <w:rPr>
          <w:highlight w:val="magenta"/>
          <w:lang w:val="en-US"/>
        </w:rPr>
        <w:fldChar w:fldCharType="separate"/>
      </w:r>
      <w:r w:rsidR="009C635D" w:rsidRPr="00C96558">
        <w:t xml:space="preserve">Figure </w:t>
      </w:r>
      <w:r w:rsidR="009C635D">
        <w:rPr>
          <w:b/>
          <w:bCs/>
          <w:noProof/>
        </w:rPr>
        <w:t>21</w:t>
      </w:r>
      <w:r w:rsidR="00C96558">
        <w:rPr>
          <w:highlight w:val="magenta"/>
          <w:lang w:val="en-US"/>
        </w:rPr>
        <w:fldChar w:fldCharType="end"/>
      </w:r>
      <w:r w:rsidRPr="00C96558">
        <w:rPr>
          <w:lang w:val="en-US"/>
        </w:rPr>
        <w:t xml:space="preserve">) specializes the general HY_HydroFeature class. </w:t>
      </w:r>
      <w:r w:rsidRPr="008E510D">
        <w:rPr>
          <w:lang w:val="en-US"/>
        </w:rPr>
        <w:t xml:space="preserve">Through generalization, HY_Catchment inherits the </w:t>
      </w:r>
      <w:r w:rsidRPr="008E510D">
        <w:rPr>
          <w:rStyle w:val="Hervorhebung"/>
          <w:lang w:val="en-US"/>
        </w:rPr>
        <w:t>name</w:t>
      </w:r>
      <w:r w:rsidRPr="008E510D">
        <w:rPr>
          <w:lang w:val="en-US"/>
        </w:rPr>
        <w:t xml:space="preserve"> property, and carries the </w:t>
      </w:r>
      <w:r w:rsidRPr="008E510D">
        <w:rPr>
          <w:rStyle w:val="Hervorhebung"/>
          <w:lang w:val="en-US"/>
        </w:rPr>
        <w:t>code</w:t>
      </w:r>
      <w:r w:rsidRPr="008E510D">
        <w:rPr>
          <w:lang w:val="en-US"/>
        </w:rPr>
        <w:t xml:space="preserve"> attribute and the associations: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Pr="008E510D">
        <w:rPr>
          <w:rStyle w:val="Hervorhebung"/>
          <w:lang w:val="en-US"/>
        </w:rPr>
        <w:t>containingCatchment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w:t>
      </w:r>
      <w:r w:rsidR="002C3C8A">
        <w:rPr>
          <w:rStyle w:val="Hervorhebung"/>
          <w:lang w:val="en-US"/>
        </w:rPr>
        <w:t>realization</w:t>
      </w:r>
      <w:r w:rsidRPr="008E510D">
        <w:rPr>
          <w:lang w:val="en-US"/>
        </w:rPr>
        <w:t>.</w:t>
      </w:r>
    </w:p>
    <w:p w14:paraId="0E1FE3D3"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code</w:t>
      </w:r>
      <w:r w:rsidRPr="008E510D">
        <w:rPr>
          <w:lang w:val="en-US"/>
        </w:rPr>
        <w:t xml:space="preserve"> attribute may be used to assign a unique identifier to the catchment in given context. If required, the code attribute shall be implemented using a controlled classification or coding system. Example: WMO Basin Codes. </w:t>
      </w:r>
    </w:p>
    <w:p w14:paraId="7873CDB2"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outflow</w:t>
      </w:r>
      <w:r w:rsidRPr="008E510D">
        <w:rPr>
          <w:lang w:val="en-US"/>
        </w:rPr>
        <w:t xml:space="preserve"> and </w:t>
      </w:r>
      <w:r w:rsidRPr="008E510D">
        <w:rPr>
          <w:rStyle w:val="Fett"/>
          <w:lang w:val="en-US"/>
        </w:rPr>
        <w:t>inflow</w:t>
      </w:r>
      <w:r w:rsidRPr="008E510D">
        <w:rPr>
          <w:lang w:val="en-US"/>
        </w:rPr>
        <w:t xml:space="preserve"> associations describe the outfall in terms of outflow or inflow to or from the corresponding catchment. Assuming a dendritic network of catchments, the outflow of a contributing catchment coincides with the inflow to a receiving catchment. This allows description of upstream-downstream relations. If required, this association shall be used to identify the place to which flow is contributed, or where flow is received from.</w:t>
      </w:r>
    </w:p>
    <w:p w14:paraId="784A8F53" w14:textId="77777777" w:rsidR="00D11AB2" w:rsidRPr="008E510D" w:rsidRDefault="00D11AB2" w:rsidP="00D03383">
      <w:pPr>
        <w:keepNext/>
        <w:jc w:val="center"/>
      </w:pPr>
      <w:r w:rsidRPr="008E510D">
        <w:rPr>
          <w:noProof/>
        </w:rPr>
        <w:drawing>
          <wp:inline distT="0" distB="0" distL="0" distR="0" wp14:anchorId="7B235353" wp14:editId="3615F612">
            <wp:extent cx="2916555" cy="2522220"/>
            <wp:effectExtent l="0" t="0" r="0" b="0"/>
            <wp:docPr id="57" name="Grafik 57" descr="https://raw.githubusercontent.com/opengeospatial/HY_Features/master/figs/fig21.png?token=AQBAr9_BWnAlszVwT64L_KYqdHbPRuYFks5Xtu5A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raw.githubusercontent.com/opengeospatial/HY_Features/master/figs/fig21.png?token=AQBAr9_BWnAlszVwT64L_KYqdHbPRuYFks5Xtu5AwA%3D%3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16555" cy="2522220"/>
                    </a:xfrm>
                    <a:prstGeom prst="rect">
                      <a:avLst/>
                    </a:prstGeom>
                    <a:noFill/>
                    <a:ln>
                      <a:noFill/>
                    </a:ln>
                  </pic:spPr>
                </pic:pic>
              </a:graphicData>
            </a:graphic>
          </wp:inline>
        </w:drawing>
      </w:r>
    </w:p>
    <w:p w14:paraId="003B3038" w14:textId="5A206FD3" w:rsidR="00D11AB2" w:rsidRPr="008E510D" w:rsidRDefault="00D11AB2" w:rsidP="006D2CB5">
      <w:pPr>
        <w:pStyle w:val="OGCFigure"/>
      </w:pPr>
      <w:bookmarkStart w:id="378" w:name="_Ref459018108"/>
      <w:bookmarkStart w:id="379" w:name="_Toc461114641"/>
      <w:r w:rsidRPr="008E510D">
        <w:t xml:space="preserve">Figure </w:t>
      </w:r>
      <w:r w:rsidR="00913FDC">
        <w:fldChar w:fldCharType="begin"/>
      </w:r>
      <w:r w:rsidR="00913FDC">
        <w:instrText xml:space="preserve"> SEQ Figure \* A</w:instrText>
      </w:r>
      <w:r w:rsidR="00913FDC">
        <w:instrText xml:space="preserve">RABIC </w:instrText>
      </w:r>
      <w:r w:rsidR="00913FDC">
        <w:fldChar w:fldCharType="separate"/>
      </w:r>
      <w:r w:rsidR="009C635D">
        <w:rPr>
          <w:noProof/>
        </w:rPr>
        <w:t>22</w:t>
      </w:r>
      <w:r w:rsidR="00913FDC">
        <w:rPr>
          <w:noProof/>
        </w:rPr>
        <w:fldChar w:fldCharType="end"/>
      </w:r>
      <w:bookmarkEnd w:id="378"/>
      <w:r w:rsidRPr="008E510D">
        <w:t xml:space="preserve">: Catchment and outfall (UML class diagram, </w:t>
      </w:r>
      <w:hyperlink r:id="rId81" w:history="1">
        <w:r w:rsidRPr="008E510D">
          <w:rPr>
            <w:rStyle w:val="Hyperlink"/>
          </w:rPr>
          <w:t>/req/hy_hydrofeature/hydrocomplex/catchment.inflow</w:t>
        </w:r>
      </w:hyperlink>
      <w:r w:rsidRPr="008E510D">
        <w:t xml:space="preserve"> , </w:t>
      </w:r>
      <w:hyperlink r:id="rId82" w:history="1">
        <w:r w:rsidRPr="008E510D">
          <w:rPr>
            <w:rStyle w:val="Hyperlink"/>
          </w:rPr>
          <w:t>/req/hy_hydrofeature/hydrocomplex/catchment.outflow</w:t>
        </w:r>
      </w:hyperlink>
      <w:r w:rsidRPr="008E510D">
        <w:t xml:space="preserve"> )</w:t>
      </w:r>
      <w:bookmarkEnd w:id="379"/>
    </w:p>
    <w:p w14:paraId="3795CBCD" w14:textId="7B71DE0A" w:rsidR="00106C0B" w:rsidRPr="008E510D" w:rsidRDefault="00D11AB2" w:rsidP="00450C77">
      <w:pPr>
        <w:jc w:val="both"/>
      </w:pPr>
      <w:r w:rsidRPr="008E510D">
        <w:t xml:space="preserve">The </w:t>
      </w:r>
      <w:r w:rsidRPr="008E510D">
        <w:rPr>
          <w:rStyle w:val="Fett"/>
        </w:rPr>
        <w:t>containingCatchment</w:t>
      </w:r>
      <w:r w:rsidRPr="008E510D">
        <w:t xml:space="preserve"> and </w:t>
      </w:r>
      <w:r w:rsidRPr="008E510D">
        <w:rPr>
          <w:rStyle w:val="Fett"/>
        </w:rPr>
        <w:t>containedCatchment</w:t>
      </w:r>
      <w:r w:rsidRPr="008E510D">
        <w:t xml:space="preserve"> associations connect the nesting of catchments in a simple “is-in” containment hierarchy as typically used for high-order organization of management and reporting units. If required, this association shall be used to identify a nesting catchment or the catchments nested therein.</w:t>
      </w:r>
    </w:p>
    <w:p w14:paraId="333B105D" w14:textId="77777777" w:rsidR="00D11AB2" w:rsidRPr="008E510D" w:rsidRDefault="00D11AB2" w:rsidP="00D03383">
      <w:pPr>
        <w:keepNext/>
        <w:jc w:val="center"/>
      </w:pPr>
      <w:r w:rsidRPr="008E510D">
        <w:rPr>
          <w:noProof/>
        </w:rPr>
        <w:lastRenderedPageBreak/>
        <w:drawing>
          <wp:inline distT="0" distB="0" distL="0" distR="0" wp14:anchorId="40358E6D" wp14:editId="70A9C3BB">
            <wp:extent cx="3263265" cy="1103630"/>
            <wp:effectExtent l="0" t="0" r="0" b="1270"/>
            <wp:docPr id="58" name="Grafik 58" descr="https://raw.githubusercontent.com/opengeospatial/HY_Features/master/figs/fig22.png?token=AQBAr1KF9GR93lpWfe8ighDztdpQn_zwks5Xtu6E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raw.githubusercontent.com/opengeospatial/HY_Features/master/figs/fig22.png?token=AQBAr1KF9GR93lpWfe8ighDztdpQn_zwks5Xtu6EwA%3D%3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63265" cy="1103630"/>
                    </a:xfrm>
                    <a:prstGeom prst="rect">
                      <a:avLst/>
                    </a:prstGeom>
                    <a:noFill/>
                    <a:ln>
                      <a:noFill/>
                    </a:ln>
                  </pic:spPr>
                </pic:pic>
              </a:graphicData>
            </a:graphic>
          </wp:inline>
        </w:drawing>
      </w:r>
    </w:p>
    <w:p w14:paraId="5A602AEE" w14:textId="296EE651" w:rsidR="00D11AB2" w:rsidRPr="008E510D" w:rsidRDefault="00D11AB2" w:rsidP="006D2CB5">
      <w:pPr>
        <w:pStyle w:val="OGCFigure"/>
      </w:pPr>
      <w:bookmarkStart w:id="380" w:name="_Toc461114642"/>
      <w:r w:rsidRPr="008E510D">
        <w:t xml:space="preserve">Figure </w:t>
      </w:r>
      <w:r w:rsidR="00913FDC">
        <w:fldChar w:fldCharType="begin"/>
      </w:r>
      <w:r w:rsidR="00913FDC">
        <w:instrText xml:space="preserve"> SEQ Figure \* ARABIC</w:instrText>
      </w:r>
      <w:r w:rsidR="00913FDC">
        <w:instrText xml:space="preserve"> </w:instrText>
      </w:r>
      <w:r w:rsidR="00913FDC">
        <w:fldChar w:fldCharType="separate"/>
      </w:r>
      <w:r w:rsidR="009C635D">
        <w:rPr>
          <w:noProof/>
        </w:rPr>
        <w:t>23</w:t>
      </w:r>
      <w:r w:rsidR="00913FDC">
        <w:rPr>
          <w:noProof/>
        </w:rPr>
        <w:fldChar w:fldCharType="end"/>
      </w:r>
      <w:r w:rsidRPr="008E510D">
        <w:t xml:space="preserve">: Containing / contained catchment (UML class diagram, </w:t>
      </w:r>
      <w:hyperlink r:id="rId84" w:history="1">
        <w:r w:rsidRPr="008E510D">
          <w:rPr>
            <w:rStyle w:val="Hyperlink"/>
          </w:rPr>
          <w:t>/req/hy_hydrofeature/hydrocomplex/catchment.containingcatchment</w:t>
        </w:r>
      </w:hyperlink>
      <w:r w:rsidRPr="008E510D">
        <w:t xml:space="preserve"> , </w:t>
      </w:r>
      <w:hyperlink r:id="rId85" w:history="1">
        <w:r w:rsidRPr="008E510D">
          <w:rPr>
            <w:rStyle w:val="Hyperlink"/>
          </w:rPr>
          <w:t>/req/hy_hydrofeature/hydrocomplex/catchment.containedcatchment</w:t>
        </w:r>
      </w:hyperlink>
      <w:r w:rsidRPr="008E510D">
        <w:t xml:space="preserve"> )</w:t>
      </w:r>
      <w:bookmarkEnd w:id="380"/>
    </w:p>
    <w:p w14:paraId="7DE04B0F" w14:textId="7DED5457" w:rsidR="00D11AB2" w:rsidRPr="008E510D" w:rsidRDefault="00D11AB2" w:rsidP="00450C77">
      <w:pPr>
        <w:jc w:val="both"/>
      </w:pPr>
      <w:r w:rsidRPr="008E510D">
        <w:t xml:space="preserve">The </w:t>
      </w:r>
      <w:r w:rsidRPr="008E510D">
        <w:rPr>
          <w:rStyle w:val="Fett"/>
        </w:rPr>
        <w:t>conjointCatchment</w:t>
      </w:r>
      <w:r w:rsidRPr="008E510D">
        <w:t xml:space="preserve"> association describes the interaction of a catchment with another catchment crossing an internal boundary line. This line may be a divide separating adjacent catchments, or a diffuse divide between non-delineated sub-catchments within an encompassing catchment, or a fictive line between distant catchments. If required, this association shall be used to identify a catchment contributing with others to a 'joined' outfall. Assuming a dendritic network of catchments, where each catchment is determined by its single outflow, this association may be used to summarize diffuse inflow into an encompassing catchment, as required to describe inflow to headwater catchments.</w:t>
      </w:r>
    </w:p>
    <w:p w14:paraId="5D064CD2" w14:textId="77777777" w:rsidR="00D11AB2" w:rsidRPr="008E510D" w:rsidRDefault="00D11AB2" w:rsidP="00D03383">
      <w:pPr>
        <w:keepNext/>
        <w:jc w:val="center"/>
      </w:pPr>
      <w:r w:rsidRPr="008E510D">
        <w:rPr>
          <w:noProof/>
        </w:rPr>
        <w:drawing>
          <wp:inline distT="0" distB="0" distL="0" distR="0" wp14:anchorId="43723BCF" wp14:editId="24217F11">
            <wp:extent cx="2680335" cy="898525"/>
            <wp:effectExtent l="0" t="0" r="5715" b="0"/>
            <wp:docPr id="59" name="Grafik 59" descr="https://raw.githubusercontent.com/opengeospatial/HY_Features/master/figs/fig23.png?token=AQBArw1pCitYqtI88WDPLpOgup-wAys5ks5Xtu6v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raw.githubusercontent.com/opengeospatial/HY_Features/master/figs/fig23.png?token=AQBArw1pCitYqtI88WDPLpOgup-wAys5ks5Xtu6vwA%3D%3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80335" cy="898525"/>
                    </a:xfrm>
                    <a:prstGeom prst="rect">
                      <a:avLst/>
                    </a:prstGeom>
                    <a:noFill/>
                    <a:ln>
                      <a:noFill/>
                    </a:ln>
                  </pic:spPr>
                </pic:pic>
              </a:graphicData>
            </a:graphic>
          </wp:inline>
        </w:drawing>
      </w:r>
    </w:p>
    <w:p w14:paraId="14C97802" w14:textId="1E868426" w:rsidR="00D11AB2" w:rsidRPr="008E510D" w:rsidRDefault="00D11AB2" w:rsidP="006D2CB5">
      <w:pPr>
        <w:pStyle w:val="OGCFigure"/>
      </w:pPr>
      <w:bookmarkStart w:id="381" w:name="_Toc461114643"/>
      <w:r w:rsidRPr="008E510D">
        <w:t xml:space="preserve">Figure </w:t>
      </w:r>
      <w:r w:rsidR="00913FDC">
        <w:fldChar w:fldCharType="begin"/>
      </w:r>
      <w:r w:rsidR="00913FDC">
        <w:instrText xml:space="preserve"> SEQ Figure \* ARABIC </w:instrText>
      </w:r>
      <w:r w:rsidR="00913FDC">
        <w:fldChar w:fldCharType="separate"/>
      </w:r>
      <w:r w:rsidR="009C635D">
        <w:rPr>
          <w:noProof/>
        </w:rPr>
        <w:t>24</w:t>
      </w:r>
      <w:r w:rsidR="00913FDC">
        <w:rPr>
          <w:noProof/>
        </w:rPr>
        <w:fldChar w:fldCharType="end"/>
      </w:r>
      <w:r w:rsidRPr="008E510D">
        <w:t xml:space="preserve">: Conjoint catchment (UML class diagram, </w:t>
      </w:r>
      <w:hyperlink r:id="rId87" w:history="1">
        <w:r w:rsidRPr="008E510D">
          <w:rPr>
            <w:rStyle w:val="Hyperlink"/>
          </w:rPr>
          <w:t>/req/hy_hydrofeature/hydrocomplex/catchment.conjointcatchment</w:t>
        </w:r>
      </w:hyperlink>
      <w:r w:rsidRPr="008E510D">
        <w:t xml:space="preserve"> )</w:t>
      </w:r>
      <w:bookmarkEnd w:id="381"/>
    </w:p>
    <w:p w14:paraId="0C8EC702" w14:textId="25E78767" w:rsidR="00D11AB2" w:rsidRPr="008E510D" w:rsidRDefault="00D11AB2" w:rsidP="00450C77">
      <w:pPr>
        <w:jc w:val="both"/>
      </w:pPr>
      <w:r w:rsidRPr="008E510D">
        <w:t xml:space="preserve">The </w:t>
      </w:r>
      <w:r w:rsidRPr="008E510D">
        <w:rPr>
          <w:rStyle w:val="Fett"/>
        </w:rPr>
        <w:t>upperCatchment</w:t>
      </w:r>
      <w:r w:rsidRPr="008E510D">
        <w:t xml:space="preserve"> and </w:t>
      </w:r>
      <w:r w:rsidRPr="008E510D">
        <w:rPr>
          <w:rStyle w:val="Fett"/>
        </w:rPr>
        <w:t>lowerCatchment</w:t>
      </w:r>
      <w:r w:rsidRPr="008E510D">
        <w:t xml:space="preserve"> associations connect the catchment to the adjacent catchment above or below. This allows the description of connected catchments without knowing their inflow or outflow outfalls. If required, this association shall be used to trace the catchment network in upstream direction from mouth to source, or downstream from source to mouth.</w:t>
      </w:r>
    </w:p>
    <w:p w14:paraId="48A423DF" w14:textId="77777777" w:rsidR="00D11AB2" w:rsidRPr="008E510D" w:rsidRDefault="00D11AB2" w:rsidP="00D03383">
      <w:pPr>
        <w:keepNext/>
        <w:jc w:val="center"/>
      </w:pPr>
      <w:r w:rsidRPr="008E510D">
        <w:rPr>
          <w:noProof/>
        </w:rPr>
        <w:drawing>
          <wp:inline distT="0" distB="0" distL="0" distR="0" wp14:anchorId="152B2907" wp14:editId="10F622F7">
            <wp:extent cx="2774950" cy="1339850"/>
            <wp:effectExtent l="0" t="0" r="6350" b="0"/>
            <wp:docPr id="60" name="Grafik 60" descr="https://raw.githubusercontent.com/opengeospatial/HY_Features/master/figs/fig24.png?token=AQBAr0ZB0tO9f6ssOFq_UOp8uKMxY8GIks5Xtu7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raw.githubusercontent.com/opengeospatial/HY_Features/master/figs/fig24.png?token=AQBAr0ZB0tO9f6ssOFq_UOp8uKMxY8GIks5Xtu7dwA%3D%3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74950" cy="1339850"/>
                    </a:xfrm>
                    <a:prstGeom prst="rect">
                      <a:avLst/>
                    </a:prstGeom>
                    <a:noFill/>
                    <a:ln>
                      <a:noFill/>
                    </a:ln>
                  </pic:spPr>
                </pic:pic>
              </a:graphicData>
            </a:graphic>
          </wp:inline>
        </w:drawing>
      </w:r>
    </w:p>
    <w:p w14:paraId="3E424A38" w14:textId="29886DAA" w:rsidR="00D11AB2" w:rsidRPr="008E510D" w:rsidRDefault="00D11AB2" w:rsidP="006D2CB5">
      <w:pPr>
        <w:pStyle w:val="OGCFigure"/>
      </w:pPr>
      <w:bookmarkStart w:id="382" w:name="_Toc461114644"/>
      <w:r w:rsidRPr="008E510D">
        <w:t xml:space="preserve">Figure </w:t>
      </w:r>
      <w:r w:rsidR="00913FDC">
        <w:fldChar w:fldCharType="begin"/>
      </w:r>
      <w:r w:rsidR="00913FDC">
        <w:instrText xml:space="preserve"> SEQ Figure \* ARABIC </w:instrText>
      </w:r>
      <w:r w:rsidR="00913FDC">
        <w:fldChar w:fldCharType="separate"/>
      </w:r>
      <w:r w:rsidR="009C635D">
        <w:rPr>
          <w:noProof/>
        </w:rPr>
        <w:t>25</w:t>
      </w:r>
      <w:r w:rsidR="00913FDC">
        <w:rPr>
          <w:noProof/>
        </w:rPr>
        <w:fldChar w:fldCharType="end"/>
      </w:r>
      <w:r w:rsidRPr="008E510D">
        <w:t xml:space="preserve">: Upper / lower catchment (UML class diagram, </w:t>
      </w:r>
      <w:hyperlink r:id="rId89" w:history="1">
        <w:r w:rsidRPr="008E510D">
          <w:rPr>
            <w:rStyle w:val="Hyperlink"/>
          </w:rPr>
          <w:t>/req/hy_hydrofeature/hydrocomplex/catchment.uppercatchment</w:t>
        </w:r>
      </w:hyperlink>
      <w:r w:rsidRPr="008E510D">
        <w:t xml:space="preserve">, </w:t>
      </w:r>
      <w:hyperlink r:id="rId90" w:history="1">
        <w:r w:rsidRPr="008E510D">
          <w:rPr>
            <w:rStyle w:val="Hyperlink"/>
          </w:rPr>
          <w:t>/req/hy_hydrofeature/hydrocomplex/catchment.lowercatchment</w:t>
        </w:r>
      </w:hyperlink>
      <w:r w:rsidRPr="008E510D">
        <w:t xml:space="preserve"> )</w:t>
      </w:r>
      <w:bookmarkEnd w:id="382"/>
    </w:p>
    <w:p w14:paraId="317EDCD0" w14:textId="5822670E" w:rsidR="00D11AB2" w:rsidRPr="008E510D" w:rsidRDefault="00D11AB2" w:rsidP="00450C77">
      <w:pPr>
        <w:pStyle w:val="StandardWeb"/>
        <w:jc w:val="both"/>
        <w:rPr>
          <w:lang w:val="en-US"/>
        </w:rPr>
      </w:pPr>
      <w:r w:rsidRPr="008E510D">
        <w:rPr>
          <w:lang w:val="en-US"/>
        </w:rPr>
        <w:lastRenderedPageBreak/>
        <w:t xml:space="preserve">The </w:t>
      </w:r>
      <w:r w:rsidR="001D437D">
        <w:rPr>
          <w:rStyle w:val="Fett"/>
          <w:lang w:val="en-US"/>
        </w:rPr>
        <w:t>realization</w:t>
      </w:r>
      <w:r w:rsidRPr="008E510D">
        <w:rPr>
          <w:lang w:val="en-US"/>
        </w:rPr>
        <w:t xml:space="preserve"> association relates the catchment to a feature which realizes the logical catchment. This supports linking multiple realizations of the same catchment. If required, this association shall be used identify a particular realization. In case of a topological realization, the realization of the catchment shall be of higher dimension than the realization of the outfall.</w:t>
      </w:r>
    </w:p>
    <w:tbl>
      <w:tblPr>
        <w:tblStyle w:val="Tabellenraster"/>
        <w:tblW w:w="0" w:type="auto"/>
        <w:tblLook w:val="04A0" w:firstRow="1" w:lastRow="0" w:firstColumn="1" w:lastColumn="0" w:noHBand="0" w:noVBand="1"/>
      </w:tblPr>
      <w:tblGrid>
        <w:gridCol w:w="1809"/>
        <w:gridCol w:w="7047"/>
      </w:tblGrid>
      <w:tr w:rsidR="00D11AB2" w:rsidRPr="008E510D" w14:paraId="6E2C14E4" w14:textId="77777777" w:rsidTr="008F752E">
        <w:tc>
          <w:tcPr>
            <w:tcW w:w="1809" w:type="dxa"/>
            <w:hideMark/>
          </w:tcPr>
          <w:p w14:paraId="411B74B9" w14:textId="77777777" w:rsidR="00D11AB2" w:rsidRPr="008E510D" w:rsidRDefault="00D11AB2" w:rsidP="00450C77">
            <w:pPr>
              <w:jc w:val="both"/>
              <w:rPr>
                <w:b/>
                <w:bCs/>
              </w:rPr>
            </w:pPr>
            <w:r w:rsidRPr="008E510D">
              <w:rPr>
                <w:rStyle w:val="Fett"/>
              </w:rPr>
              <w:t>Requirements Class</w:t>
            </w:r>
          </w:p>
        </w:tc>
        <w:tc>
          <w:tcPr>
            <w:tcW w:w="7047" w:type="dxa"/>
            <w:hideMark/>
          </w:tcPr>
          <w:p w14:paraId="5559B971" w14:textId="77777777" w:rsidR="00D11AB2" w:rsidRPr="008E510D" w:rsidRDefault="00913FDC" w:rsidP="00450C77">
            <w:pPr>
              <w:jc w:val="both"/>
              <w:rPr>
                <w:b/>
                <w:bCs/>
              </w:rPr>
            </w:pPr>
            <w:hyperlink r:id="rId91" w:history="1">
              <w:r w:rsidR="00D11AB2" w:rsidRPr="008E510D">
                <w:rPr>
                  <w:rStyle w:val="Hyperlink"/>
                  <w:b/>
                  <w:bCs/>
                </w:rPr>
                <w:t>/req/hy_hydrofeature/hydrocomplex/catchment</w:t>
              </w:r>
            </w:hyperlink>
          </w:p>
        </w:tc>
      </w:tr>
      <w:tr w:rsidR="00D11AB2" w:rsidRPr="008E510D" w14:paraId="42D65F2C" w14:textId="77777777" w:rsidTr="008F752E">
        <w:tc>
          <w:tcPr>
            <w:tcW w:w="1809" w:type="dxa"/>
            <w:hideMark/>
          </w:tcPr>
          <w:p w14:paraId="2C2A5DCC" w14:textId="77777777" w:rsidR="00D11AB2" w:rsidRPr="008E510D" w:rsidRDefault="00D11AB2" w:rsidP="00450C77">
            <w:pPr>
              <w:jc w:val="both"/>
            </w:pPr>
            <w:r w:rsidRPr="008E510D">
              <w:t>Target type</w:t>
            </w:r>
          </w:p>
        </w:tc>
        <w:tc>
          <w:tcPr>
            <w:tcW w:w="7047" w:type="dxa"/>
            <w:hideMark/>
          </w:tcPr>
          <w:p w14:paraId="705D3565" w14:textId="77777777" w:rsidR="00D11AB2" w:rsidRPr="008E510D" w:rsidRDefault="00D11AB2" w:rsidP="00450C77">
            <w:pPr>
              <w:jc w:val="both"/>
            </w:pPr>
            <w:r w:rsidRPr="008E510D">
              <w:t>Implementation schema</w:t>
            </w:r>
          </w:p>
        </w:tc>
      </w:tr>
      <w:tr w:rsidR="00D11AB2" w:rsidRPr="008E510D" w14:paraId="645F5A4C" w14:textId="77777777" w:rsidTr="008F752E">
        <w:tc>
          <w:tcPr>
            <w:tcW w:w="1809" w:type="dxa"/>
            <w:hideMark/>
          </w:tcPr>
          <w:p w14:paraId="350E0203" w14:textId="77777777" w:rsidR="00D11AB2" w:rsidRPr="008E510D" w:rsidRDefault="00D11AB2" w:rsidP="00450C77">
            <w:pPr>
              <w:jc w:val="both"/>
            </w:pPr>
            <w:r w:rsidRPr="008E510D">
              <w:t>Name</w:t>
            </w:r>
          </w:p>
        </w:tc>
        <w:tc>
          <w:tcPr>
            <w:tcW w:w="7047" w:type="dxa"/>
            <w:hideMark/>
          </w:tcPr>
          <w:p w14:paraId="756FFD8F" w14:textId="77777777" w:rsidR="00D11AB2" w:rsidRPr="008E510D" w:rsidRDefault="00D11AB2" w:rsidP="00450C77">
            <w:pPr>
              <w:jc w:val="both"/>
            </w:pPr>
            <w:r w:rsidRPr="008E510D">
              <w:t>HY_Catchment</w:t>
            </w:r>
          </w:p>
        </w:tc>
      </w:tr>
      <w:tr w:rsidR="00D11AB2" w:rsidRPr="008E510D" w14:paraId="6A10F9C4" w14:textId="77777777" w:rsidTr="008F752E">
        <w:tc>
          <w:tcPr>
            <w:tcW w:w="1809" w:type="dxa"/>
            <w:hideMark/>
          </w:tcPr>
          <w:p w14:paraId="3917FF7C" w14:textId="77777777" w:rsidR="00D11AB2" w:rsidRPr="008E510D" w:rsidRDefault="00D11AB2" w:rsidP="00450C77">
            <w:pPr>
              <w:jc w:val="both"/>
            </w:pPr>
            <w:r w:rsidRPr="008E510D">
              <w:t>Dependency</w:t>
            </w:r>
          </w:p>
        </w:tc>
        <w:tc>
          <w:tcPr>
            <w:tcW w:w="7047" w:type="dxa"/>
            <w:hideMark/>
          </w:tcPr>
          <w:p w14:paraId="68B104C5" w14:textId="77777777" w:rsidR="00D11AB2" w:rsidRPr="008E510D" w:rsidRDefault="00913FDC" w:rsidP="00450C77">
            <w:pPr>
              <w:jc w:val="both"/>
            </w:pPr>
            <w:hyperlink r:id="rId92" w:history="1">
              <w:r w:rsidR="00D11AB2" w:rsidRPr="008E510D">
                <w:rPr>
                  <w:rStyle w:val="Hyperlink"/>
                </w:rPr>
                <w:t>/iso/19103/</w:t>
              </w:r>
            </w:hyperlink>
          </w:p>
        </w:tc>
      </w:tr>
      <w:tr w:rsidR="00D11AB2" w:rsidRPr="008E510D" w14:paraId="45030473" w14:textId="77777777" w:rsidTr="008F752E">
        <w:tc>
          <w:tcPr>
            <w:tcW w:w="1809" w:type="dxa"/>
            <w:hideMark/>
          </w:tcPr>
          <w:p w14:paraId="284ACC3D" w14:textId="77777777" w:rsidR="00D11AB2" w:rsidRPr="008E510D" w:rsidRDefault="00D11AB2" w:rsidP="00450C77">
            <w:pPr>
              <w:jc w:val="both"/>
            </w:pPr>
            <w:r w:rsidRPr="008E510D">
              <w:t>Dependency</w:t>
            </w:r>
          </w:p>
        </w:tc>
        <w:tc>
          <w:tcPr>
            <w:tcW w:w="7047" w:type="dxa"/>
            <w:hideMark/>
          </w:tcPr>
          <w:p w14:paraId="588A198C" w14:textId="77777777" w:rsidR="00D11AB2" w:rsidRPr="008E510D" w:rsidRDefault="00913FDC" w:rsidP="00450C77">
            <w:pPr>
              <w:jc w:val="both"/>
            </w:pPr>
            <w:hyperlink r:id="rId93" w:history="1">
              <w:r w:rsidR="00D11AB2" w:rsidRPr="008E510D">
                <w:rPr>
                  <w:rStyle w:val="Hyperlink"/>
                </w:rPr>
                <w:t>/req/hy_hydrofeature/namedFeature/hydrofeature</w:t>
              </w:r>
            </w:hyperlink>
          </w:p>
        </w:tc>
      </w:tr>
      <w:tr w:rsidR="00D11AB2" w:rsidRPr="008E510D" w14:paraId="11C47C7D" w14:textId="77777777" w:rsidTr="008F752E">
        <w:tc>
          <w:tcPr>
            <w:tcW w:w="1809" w:type="dxa"/>
            <w:hideMark/>
          </w:tcPr>
          <w:p w14:paraId="1FCE7B88" w14:textId="77777777" w:rsidR="00D11AB2" w:rsidRPr="008E510D" w:rsidRDefault="00D11AB2" w:rsidP="00450C77">
            <w:pPr>
              <w:jc w:val="both"/>
            </w:pPr>
            <w:r w:rsidRPr="008E510D">
              <w:t>Dependency</w:t>
            </w:r>
          </w:p>
        </w:tc>
        <w:tc>
          <w:tcPr>
            <w:tcW w:w="7047" w:type="dxa"/>
            <w:hideMark/>
          </w:tcPr>
          <w:p w14:paraId="4F65DC62" w14:textId="77777777" w:rsidR="00D11AB2" w:rsidRPr="008E510D" w:rsidRDefault="00913FDC" w:rsidP="00450C77">
            <w:pPr>
              <w:jc w:val="both"/>
            </w:pPr>
            <w:hyperlink r:id="rId94" w:history="1">
              <w:r w:rsidR="00D11AB2" w:rsidRPr="008E510D">
                <w:rPr>
                  <w:rStyle w:val="Hyperlink"/>
                </w:rPr>
                <w:t>/req/hy_hydrofeature/hydrocomplex/outfall</w:t>
              </w:r>
            </w:hyperlink>
          </w:p>
        </w:tc>
      </w:tr>
      <w:tr w:rsidR="00D11AB2" w:rsidRPr="008E510D" w14:paraId="78EC41DD" w14:textId="77777777" w:rsidTr="008F752E">
        <w:tc>
          <w:tcPr>
            <w:tcW w:w="1809" w:type="dxa"/>
            <w:hideMark/>
          </w:tcPr>
          <w:p w14:paraId="39E87591" w14:textId="77777777" w:rsidR="00D11AB2" w:rsidRPr="008E510D" w:rsidRDefault="00D11AB2" w:rsidP="00450C77">
            <w:pPr>
              <w:jc w:val="both"/>
            </w:pPr>
            <w:r w:rsidRPr="008E510D">
              <w:t>Dependency</w:t>
            </w:r>
          </w:p>
        </w:tc>
        <w:tc>
          <w:tcPr>
            <w:tcW w:w="7047" w:type="dxa"/>
            <w:hideMark/>
          </w:tcPr>
          <w:p w14:paraId="25F31152" w14:textId="77777777" w:rsidR="00D11AB2" w:rsidRPr="008E510D" w:rsidRDefault="00913FDC" w:rsidP="00450C77">
            <w:pPr>
              <w:jc w:val="both"/>
            </w:pPr>
            <w:hyperlink r:id="rId95" w:history="1">
              <w:r w:rsidR="00D11AB2" w:rsidRPr="008E510D">
                <w:rPr>
                  <w:rStyle w:val="Hyperlink"/>
                </w:rPr>
                <w:t>/req/hy_hydrofeature/hydrocomplex/catchment</w:t>
              </w:r>
            </w:hyperlink>
          </w:p>
        </w:tc>
      </w:tr>
      <w:tr w:rsidR="00D11AB2" w:rsidRPr="008E510D" w14:paraId="48C4BEAC" w14:textId="77777777" w:rsidTr="008F752E">
        <w:tc>
          <w:tcPr>
            <w:tcW w:w="1809" w:type="dxa"/>
            <w:hideMark/>
          </w:tcPr>
          <w:p w14:paraId="1AA7BBA4" w14:textId="77777777" w:rsidR="00D11AB2" w:rsidRPr="008E510D" w:rsidRDefault="00D11AB2" w:rsidP="00450C77">
            <w:pPr>
              <w:jc w:val="both"/>
            </w:pPr>
            <w:r w:rsidRPr="008E510D">
              <w:t>Dependency</w:t>
            </w:r>
          </w:p>
        </w:tc>
        <w:tc>
          <w:tcPr>
            <w:tcW w:w="7047" w:type="dxa"/>
            <w:hideMark/>
          </w:tcPr>
          <w:p w14:paraId="2FD63BE6" w14:textId="3AD85768" w:rsidR="00D11AB2" w:rsidRPr="008E510D" w:rsidRDefault="00913FDC" w:rsidP="00450C77">
            <w:pPr>
              <w:jc w:val="both"/>
            </w:pPr>
            <w:hyperlink r:id="rId96" w:history="1">
              <w:r w:rsidR="00D11AB2" w:rsidRPr="008E510D">
                <w:rPr>
                  <w:rStyle w:val="Hyperlink"/>
                </w:rPr>
                <w:t>/req/hy_hydrofeature/hydrocomplex/catchment</w:t>
              </w:r>
              <w:r w:rsidR="001D437D">
                <w:rPr>
                  <w:rStyle w:val="Hyperlink"/>
                </w:rPr>
                <w:t>realization</w:t>
              </w:r>
            </w:hyperlink>
          </w:p>
        </w:tc>
      </w:tr>
      <w:tr w:rsidR="00D11AB2" w:rsidRPr="008E510D" w14:paraId="7BB7B0E8" w14:textId="77777777" w:rsidTr="008F752E">
        <w:tc>
          <w:tcPr>
            <w:tcW w:w="1809" w:type="dxa"/>
            <w:hideMark/>
          </w:tcPr>
          <w:p w14:paraId="3ED39757" w14:textId="77777777" w:rsidR="00D11AB2" w:rsidRPr="008E510D" w:rsidRDefault="00D11AB2" w:rsidP="00450C77">
            <w:pPr>
              <w:jc w:val="both"/>
            </w:pPr>
            <w:r w:rsidRPr="008E510D">
              <w:t>Requirement</w:t>
            </w:r>
          </w:p>
        </w:tc>
        <w:tc>
          <w:tcPr>
            <w:tcW w:w="7047" w:type="dxa"/>
            <w:hideMark/>
          </w:tcPr>
          <w:p w14:paraId="5661A9B0" w14:textId="77777777" w:rsidR="00D11AB2" w:rsidRPr="008E510D" w:rsidRDefault="00913FDC" w:rsidP="00450C77">
            <w:pPr>
              <w:jc w:val="both"/>
            </w:pPr>
            <w:hyperlink r:id="rId97" w:history="1">
              <w:r w:rsidR="00D11AB2" w:rsidRPr="008E510D">
                <w:rPr>
                  <w:rStyle w:val="Hyperlink"/>
                </w:rPr>
                <w:t>/req/hy_hydrofeature/hydrocomplex/catchment.outflow</w:t>
              </w:r>
            </w:hyperlink>
          </w:p>
        </w:tc>
      </w:tr>
      <w:tr w:rsidR="00D11AB2" w:rsidRPr="008E510D" w14:paraId="04F79E8F" w14:textId="77777777" w:rsidTr="008F752E">
        <w:tc>
          <w:tcPr>
            <w:tcW w:w="1809" w:type="dxa"/>
            <w:hideMark/>
          </w:tcPr>
          <w:p w14:paraId="510AAAAB" w14:textId="77777777" w:rsidR="00D11AB2" w:rsidRPr="008E510D" w:rsidRDefault="00D11AB2" w:rsidP="00450C77">
            <w:pPr>
              <w:jc w:val="both"/>
            </w:pPr>
            <w:r w:rsidRPr="008E510D">
              <w:t>Requirement</w:t>
            </w:r>
          </w:p>
        </w:tc>
        <w:tc>
          <w:tcPr>
            <w:tcW w:w="7047" w:type="dxa"/>
            <w:hideMark/>
          </w:tcPr>
          <w:p w14:paraId="21423BAA" w14:textId="77777777" w:rsidR="00D11AB2" w:rsidRPr="008E510D" w:rsidRDefault="00913FDC" w:rsidP="00450C77">
            <w:pPr>
              <w:jc w:val="both"/>
            </w:pPr>
            <w:hyperlink r:id="rId98" w:history="1">
              <w:r w:rsidR="00D11AB2" w:rsidRPr="008E510D">
                <w:rPr>
                  <w:rStyle w:val="Hyperlink"/>
                </w:rPr>
                <w:t>/req/hy_hydrofeature/hydrocomplex/catchment.inflow</w:t>
              </w:r>
            </w:hyperlink>
          </w:p>
        </w:tc>
      </w:tr>
      <w:tr w:rsidR="00D11AB2" w:rsidRPr="008E510D" w14:paraId="5CC3DF0E" w14:textId="77777777" w:rsidTr="008F752E">
        <w:tc>
          <w:tcPr>
            <w:tcW w:w="1809" w:type="dxa"/>
            <w:hideMark/>
          </w:tcPr>
          <w:p w14:paraId="2A8A9776" w14:textId="77777777" w:rsidR="00D11AB2" w:rsidRPr="008E510D" w:rsidRDefault="00D11AB2" w:rsidP="00450C77">
            <w:pPr>
              <w:jc w:val="both"/>
            </w:pPr>
            <w:r w:rsidRPr="008E510D">
              <w:t>Requirement</w:t>
            </w:r>
          </w:p>
        </w:tc>
        <w:tc>
          <w:tcPr>
            <w:tcW w:w="7047" w:type="dxa"/>
            <w:hideMark/>
          </w:tcPr>
          <w:p w14:paraId="21E15699" w14:textId="77777777" w:rsidR="00D11AB2" w:rsidRPr="008E510D" w:rsidRDefault="00913FDC" w:rsidP="00450C77">
            <w:pPr>
              <w:jc w:val="both"/>
            </w:pPr>
            <w:hyperlink r:id="rId99" w:history="1">
              <w:r w:rsidR="00D11AB2" w:rsidRPr="008E510D">
                <w:rPr>
                  <w:rStyle w:val="Hyperlink"/>
                </w:rPr>
                <w:t>/req/hy_hydrofeature/hydrocomplex/catchment.containingcatchment</w:t>
              </w:r>
            </w:hyperlink>
          </w:p>
        </w:tc>
      </w:tr>
      <w:tr w:rsidR="00D11AB2" w:rsidRPr="008E510D" w14:paraId="39A14EE5" w14:textId="77777777" w:rsidTr="008F752E">
        <w:tc>
          <w:tcPr>
            <w:tcW w:w="1809" w:type="dxa"/>
            <w:hideMark/>
          </w:tcPr>
          <w:p w14:paraId="6151141F" w14:textId="77777777" w:rsidR="00D11AB2" w:rsidRPr="008E510D" w:rsidRDefault="00D11AB2" w:rsidP="00450C77">
            <w:pPr>
              <w:jc w:val="both"/>
            </w:pPr>
            <w:r w:rsidRPr="008E510D">
              <w:t>Requirement</w:t>
            </w:r>
          </w:p>
        </w:tc>
        <w:tc>
          <w:tcPr>
            <w:tcW w:w="7047" w:type="dxa"/>
            <w:hideMark/>
          </w:tcPr>
          <w:p w14:paraId="7E7DC2A6" w14:textId="77777777" w:rsidR="00D11AB2" w:rsidRPr="008E510D" w:rsidRDefault="00913FDC" w:rsidP="00450C77">
            <w:pPr>
              <w:jc w:val="both"/>
            </w:pPr>
            <w:hyperlink r:id="rId100" w:history="1">
              <w:r w:rsidR="00D11AB2" w:rsidRPr="008E510D">
                <w:rPr>
                  <w:rStyle w:val="Hyperlink"/>
                </w:rPr>
                <w:t>/req/hy_hydrofeature/hydrocomplex/catchment.containedcatchment</w:t>
              </w:r>
            </w:hyperlink>
          </w:p>
        </w:tc>
      </w:tr>
      <w:tr w:rsidR="00D11AB2" w:rsidRPr="008E510D" w14:paraId="36FB00B6" w14:textId="77777777" w:rsidTr="008F752E">
        <w:tc>
          <w:tcPr>
            <w:tcW w:w="1809" w:type="dxa"/>
            <w:hideMark/>
          </w:tcPr>
          <w:p w14:paraId="7C5C72F1" w14:textId="77777777" w:rsidR="00D11AB2" w:rsidRPr="008E510D" w:rsidRDefault="00D11AB2" w:rsidP="00450C77">
            <w:pPr>
              <w:jc w:val="both"/>
            </w:pPr>
            <w:r w:rsidRPr="008E510D">
              <w:t>Requirement</w:t>
            </w:r>
          </w:p>
        </w:tc>
        <w:tc>
          <w:tcPr>
            <w:tcW w:w="7047" w:type="dxa"/>
            <w:hideMark/>
          </w:tcPr>
          <w:p w14:paraId="01B279E5" w14:textId="77777777" w:rsidR="00D11AB2" w:rsidRPr="008E510D" w:rsidRDefault="00913FDC" w:rsidP="00450C77">
            <w:pPr>
              <w:jc w:val="both"/>
            </w:pPr>
            <w:hyperlink r:id="rId101" w:history="1">
              <w:r w:rsidR="00D11AB2" w:rsidRPr="008E510D">
                <w:rPr>
                  <w:rStyle w:val="Hyperlink"/>
                </w:rPr>
                <w:t>/req/hy_hydrofeature/hydrocomplex/catchment.conjointcatchment</w:t>
              </w:r>
            </w:hyperlink>
          </w:p>
        </w:tc>
      </w:tr>
      <w:tr w:rsidR="00D11AB2" w:rsidRPr="008E510D" w14:paraId="018A9F4D" w14:textId="77777777" w:rsidTr="008F752E">
        <w:tc>
          <w:tcPr>
            <w:tcW w:w="1809" w:type="dxa"/>
            <w:hideMark/>
          </w:tcPr>
          <w:p w14:paraId="56571AA3" w14:textId="77777777" w:rsidR="00D11AB2" w:rsidRPr="008E510D" w:rsidRDefault="00D11AB2" w:rsidP="00450C77">
            <w:pPr>
              <w:jc w:val="both"/>
            </w:pPr>
            <w:r w:rsidRPr="008E510D">
              <w:t>Requirement</w:t>
            </w:r>
          </w:p>
        </w:tc>
        <w:tc>
          <w:tcPr>
            <w:tcW w:w="7047" w:type="dxa"/>
            <w:hideMark/>
          </w:tcPr>
          <w:p w14:paraId="66A5CBDC" w14:textId="77777777" w:rsidR="00D11AB2" w:rsidRPr="008E510D" w:rsidRDefault="00913FDC" w:rsidP="00450C77">
            <w:pPr>
              <w:jc w:val="both"/>
            </w:pPr>
            <w:hyperlink r:id="rId102" w:history="1">
              <w:r w:rsidR="00D11AB2" w:rsidRPr="008E510D">
                <w:rPr>
                  <w:rStyle w:val="Hyperlink"/>
                </w:rPr>
                <w:t>/req/hy_hydrofeature/hydrocomplex/catchment.uppercatchment</w:t>
              </w:r>
            </w:hyperlink>
          </w:p>
        </w:tc>
      </w:tr>
      <w:tr w:rsidR="00D11AB2" w:rsidRPr="008E510D" w14:paraId="13883A36" w14:textId="77777777" w:rsidTr="008F752E">
        <w:tc>
          <w:tcPr>
            <w:tcW w:w="1809" w:type="dxa"/>
            <w:hideMark/>
          </w:tcPr>
          <w:p w14:paraId="3E0E016C" w14:textId="77777777" w:rsidR="00D11AB2" w:rsidRPr="008E510D" w:rsidRDefault="00D11AB2" w:rsidP="00450C77">
            <w:pPr>
              <w:jc w:val="both"/>
            </w:pPr>
            <w:r w:rsidRPr="008E510D">
              <w:t>Requirement</w:t>
            </w:r>
          </w:p>
        </w:tc>
        <w:tc>
          <w:tcPr>
            <w:tcW w:w="7047" w:type="dxa"/>
            <w:hideMark/>
          </w:tcPr>
          <w:p w14:paraId="3A596BC5" w14:textId="77777777" w:rsidR="00D11AB2" w:rsidRPr="008E510D" w:rsidRDefault="00913FDC" w:rsidP="00450C77">
            <w:pPr>
              <w:jc w:val="both"/>
            </w:pPr>
            <w:hyperlink r:id="rId103" w:history="1">
              <w:r w:rsidR="00D11AB2" w:rsidRPr="008E510D">
                <w:rPr>
                  <w:rStyle w:val="Hyperlink"/>
                </w:rPr>
                <w:t>/req/hy_hydrofeature/hydrocomplex/catchment.lowercatchment</w:t>
              </w:r>
            </w:hyperlink>
          </w:p>
        </w:tc>
      </w:tr>
      <w:tr w:rsidR="00D11AB2" w:rsidRPr="008E510D" w14:paraId="3F9E285A" w14:textId="77777777" w:rsidTr="008F752E">
        <w:tc>
          <w:tcPr>
            <w:tcW w:w="1809" w:type="dxa"/>
            <w:hideMark/>
          </w:tcPr>
          <w:p w14:paraId="6C2DF4B1" w14:textId="77777777" w:rsidR="00D11AB2" w:rsidRPr="008E510D" w:rsidRDefault="00D11AB2" w:rsidP="00450C77">
            <w:pPr>
              <w:jc w:val="both"/>
            </w:pPr>
            <w:r w:rsidRPr="008E510D">
              <w:t>Requirement</w:t>
            </w:r>
          </w:p>
        </w:tc>
        <w:tc>
          <w:tcPr>
            <w:tcW w:w="7047" w:type="dxa"/>
            <w:hideMark/>
          </w:tcPr>
          <w:p w14:paraId="3A112AA7" w14:textId="189E0A06" w:rsidR="00D11AB2" w:rsidRPr="008E510D" w:rsidRDefault="00913FDC" w:rsidP="00450C77">
            <w:pPr>
              <w:jc w:val="both"/>
            </w:pPr>
            <w:hyperlink r:id="rId104" w:history="1">
              <w:r w:rsidR="00D11AB2" w:rsidRPr="008E510D">
                <w:rPr>
                  <w:rStyle w:val="Hyperlink"/>
                </w:rPr>
                <w:t>/req/hy_hydrofeature/hydrocomplex/catchment.</w:t>
              </w:r>
              <w:r w:rsidR="002C3C8A">
                <w:rPr>
                  <w:rStyle w:val="Hyperlink"/>
                </w:rPr>
                <w:t>realization</w:t>
              </w:r>
            </w:hyperlink>
          </w:p>
        </w:tc>
      </w:tr>
    </w:tbl>
    <w:p w14:paraId="21A39CE4" w14:textId="05FAA99C" w:rsidR="00D11AB2" w:rsidRPr="008E510D" w:rsidRDefault="00D11AB2" w:rsidP="00450C77">
      <w:pPr>
        <w:pStyle w:val="berschrift4"/>
        <w:jc w:val="both"/>
      </w:pPr>
      <w:r w:rsidRPr="008E510D">
        <w:t>Catchment Aggregate</w:t>
      </w:r>
    </w:p>
    <w:p w14:paraId="1CC689DB" w14:textId="455CC4E4" w:rsidR="00D11AB2" w:rsidRPr="008E510D" w:rsidRDefault="00D11AB2" w:rsidP="00450C77">
      <w:pPr>
        <w:pStyle w:val="StandardWeb"/>
        <w:jc w:val="both"/>
        <w:rPr>
          <w:lang w:val="en-US"/>
        </w:rPr>
      </w:pPr>
      <w:r w:rsidRPr="008E510D">
        <w:rPr>
          <w:lang w:val="en-US"/>
        </w:rPr>
        <w:t>The HY_CatchmentAggregate feature type (</w:t>
      </w:r>
      <w:r w:rsidR="00673ABF">
        <w:rPr>
          <w:lang w:val="en-US"/>
        </w:rPr>
        <w:fldChar w:fldCharType="begin"/>
      </w:r>
      <w:r w:rsidR="00673ABF">
        <w:rPr>
          <w:lang w:val="en-US"/>
        </w:rPr>
        <w:instrText xml:space="preserve"> REF _Ref458785541 \h </w:instrText>
      </w:r>
      <w:r w:rsidR="00A82FF3">
        <w:rPr>
          <w:lang w:val="en-US"/>
        </w:rPr>
        <w:instrText xml:space="preserve"> \* MERGEFORMAT </w:instrText>
      </w:r>
      <w:r w:rsidR="00673ABF">
        <w:rPr>
          <w:lang w:val="en-US"/>
        </w:rPr>
      </w:r>
      <w:r w:rsidR="00673ABF">
        <w:rPr>
          <w:lang w:val="en-US"/>
        </w:rPr>
        <w:fldChar w:fldCharType="separate"/>
      </w:r>
      <w:r w:rsidR="009C635D" w:rsidRPr="008E510D">
        <w:t xml:space="preserve">Figure </w:t>
      </w:r>
      <w:r w:rsidR="009C635D">
        <w:rPr>
          <w:noProof/>
        </w:rPr>
        <w:t>26</w:t>
      </w:r>
      <w:r w:rsidR="00673ABF">
        <w:rPr>
          <w:lang w:val="en-US"/>
        </w:rPr>
        <w:fldChar w:fldCharType="end"/>
      </w:r>
      <w:r w:rsidRPr="008E510D">
        <w:rPr>
          <w:lang w:val="en-US"/>
        </w:rPr>
        <w:t xml:space="preserve">) specializes the HY_Catchment as a set of non-overlapping dendritic and interior catchments arranged in an encompassing catchment. This allows description of multiple inflows into a catchment aggregate through several hydrologically discrete sub-catchments each with a single inflow, and contributing to a joined outflow of the catchment aggregate, including the 'nillable' outflow of interior catchments. Nillable is meant to signify that the outfall exists, in the </w:t>
      </w:r>
      <w:r w:rsidRPr="008E510D">
        <w:rPr>
          <w:lang w:val="en-US"/>
        </w:rPr>
        <w:lastRenderedPageBreak/>
        <w:t>for</w:t>
      </w:r>
      <w:r w:rsidR="008E510D">
        <w:rPr>
          <w:lang w:val="en-US"/>
        </w:rPr>
        <w:t>m</w:t>
      </w:r>
      <w:r w:rsidRPr="008E510D">
        <w:rPr>
          <w:lang w:val="en-US"/>
        </w:rPr>
        <w:t xml:space="preserve"> of flow to the subsurface or atmosphere but is unknown in a given implementation. The catchment aggregate may be part of a containing catchment at the next higher level of hierarchy, which consists of similar-scale neighboring catchments. The catchment aggregate does not necessarily imply a series of nested containing catchments. It primarily allows navigation to the 'highest' level system (total drainage basin) as typically used for reporting purposes.</w:t>
      </w:r>
    </w:p>
    <w:p w14:paraId="55CBD915" w14:textId="77777777" w:rsidR="00D11AB2" w:rsidRPr="008E510D" w:rsidRDefault="00D11AB2" w:rsidP="00D03383">
      <w:pPr>
        <w:pStyle w:val="StandardWeb"/>
        <w:keepNext/>
        <w:jc w:val="center"/>
        <w:rPr>
          <w:lang w:val="en-US"/>
        </w:rPr>
      </w:pPr>
      <w:r w:rsidRPr="008E510D">
        <w:rPr>
          <w:noProof/>
          <w:lang w:val="en-US" w:eastAsia="en-US"/>
        </w:rPr>
        <w:drawing>
          <wp:inline distT="0" distB="0" distL="0" distR="0" wp14:anchorId="7BCA62A5" wp14:editId="6F85CBB9">
            <wp:extent cx="4004310" cy="3657600"/>
            <wp:effectExtent l="0" t="0" r="0" b="0"/>
            <wp:docPr id="62" name="Grafik 62" descr="https://raw.githubusercontent.com/opengeospatial/HY_Features/master/figs/fig25.png?token=AQBAr4KCa7_NNvH_jREm97yzM4v-d7cIks5Xtu9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raw.githubusercontent.com/opengeospatial/HY_Features/master/figs/fig25.png?token=AQBAr4KCa7_NNvH_jREm97yzM4v-d7cIks5Xtu9PwA%3D%3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004310" cy="3657600"/>
                    </a:xfrm>
                    <a:prstGeom prst="rect">
                      <a:avLst/>
                    </a:prstGeom>
                    <a:noFill/>
                    <a:ln>
                      <a:noFill/>
                    </a:ln>
                  </pic:spPr>
                </pic:pic>
              </a:graphicData>
            </a:graphic>
          </wp:inline>
        </w:drawing>
      </w:r>
    </w:p>
    <w:p w14:paraId="7C498595" w14:textId="71E3CDA6" w:rsidR="00D11AB2" w:rsidRPr="008E510D" w:rsidRDefault="00D11AB2" w:rsidP="006D2CB5">
      <w:pPr>
        <w:pStyle w:val="OGCFigure"/>
      </w:pPr>
      <w:bookmarkStart w:id="383" w:name="_Ref458785541"/>
      <w:bookmarkStart w:id="384" w:name="_Toc461114645"/>
      <w:r w:rsidRPr="008E510D">
        <w:t xml:space="preserve">Figure </w:t>
      </w:r>
      <w:r w:rsidR="00913FDC">
        <w:fldChar w:fldCharType="begin"/>
      </w:r>
      <w:r w:rsidR="00913FDC">
        <w:instrText xml:space="preserve"> SEQ Figure \* ARABIC </w:instrText>
      </w:r>
      <w:r w:rsidR="00913FDC">
        <w:fldChar w:fldCharType="separate"/>
      </w:r>
      <w:r w:rsidR="009C635D">
        <w:rPr>
          <w:noProof/>
        </w:rPr>
        <w:t>26</w:t>
      </w:r>
      <w:r w:rsidR="00913FDC">
        <w:rPr>
          <w:noProof/>
        </w:rPr>
        <w:fldChar w:fldCharType="end"/>
      </w:r>
      <w:bookmarkEnd w:id="383"/>
      <w:r w:rsidRPr="008E510D">
        <w:t xml:space="preserve">: Catchment aggregate (UML class diagram, </w:t>
      </w:r>
      <w:hyperlink r:id="rId106" w:history="1">
        <w:r w:rsidRPr="008E510D">
          <w:rPr>
            <w:rStyle w:val="Hyperlink"/>
          </w:rPr>
          <w:t>/req/hy_hydrofeature/hydrocomplex/catchmentaggregate</w:t>
        </w:r>
      </w:hyperlink>
      <w:r w:rsidRPr="008E510D">
        <w:t xml:space="preserve"> )</w:t>
      </w:r>
      <w:bookmarkEnd w:id="384"/>
    </w:p>
    <w:p w14:paraId="1B8DA702" w14:textId="01F34879" w:rsidR="00D11AB2" w:rsidRPr="008E510D" w:rsidRDefault="00D11AB2" w:rsidP="00450C77">
      <w:pPr>
        <w:pStyle w:val="StandardWeb"/>
        <w:jc w:val="both"/>
        <w:rPr>
          <w:lang w:val="en-US"/>
        </w:rPr>
      </w:pPr>
      <w:r w:rsidRPr="008E510D">
        <w:rPr>
          <w:lang w:val="en-US"/>
        </w:rPr>
        <w:t xml:space="preserve">HY_CatchmentAggregate inherits from generalization the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Pr="008E510D">
        <w:rPr>
          <w:rStyle w:val="Hervorhebung"/>
          <w:lang w:val="en-US"/>
        </w:rPr>
        <w:t>containingCatchment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and </w:t>
      </w:r>
      <w:r w:rsidR="002C3C8A">
        <w:rPr>
          <w:rStyle w:val="Hervorhebung"/>
          <w:lang w:val="en-US"/>
        </w:rPr>
        <w:t>realization</w:t>
      </w:r>
      <w:r w:rsidRPr="008E510D">
        <w:rPr>
          <w:lang w:val="en-US"/>
        </w:rPr>
        <w:t xml:space="preserve"> properties, and associates the </w:t>
      </w:r>
      <w:r w:rsidRPr="008E510D">
        <w:rPr>
          <w:rStyle w:val="Hervorhebung"/>
          <w:lang w:val="en-US"/>
        </w:rPr>
        <w:t>exorheicDrainage</w:t>
      </w:r>
      <w:r w:rsidRPr="008E510D">
        <w:rPr>
          <w:lang w:val="en-US"/>
        </w:rPr>
        <w:t xml:space="preserve"> and </w:t>
      </w:r>
      <w:r w:rsidRPr="008E510D">
        <w:rPr>
          <w:rStyle w:val="Hervorhebung"/>
          <w:lang w:val="en-US"/>
        </w:rPr>
        <w:t>endorheicDrainage</w:t>
      </w:r>
      <w:r w:rsidRPr="008E510D">
        <w:rPr>
          <w:lang w:val="en-US"/>
        </w:rPr>
        <w:t xml:space="preserve">. </w:t>
      </w:r>
    </w:p>
    <w:p w14:paraId="244CC91A"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exorheicDrainage</w:t>
      </w:r>
      <w:r w:rsidRPr="008E510D">
        <w:rPr>
          <w:lang w:val="en-US"/>
        </w:rPr>
        <w:t xml:space="preserve"> association references an exorheic drained catchment connected to others in a dendritic network. The </w:t>
      </w:r>
      <w:r w:rsidRPr="008E510D">
        <w:rPr>
          <w:rStyle w:val="Fett"/>
          <w:lang w:val="en-US"/>
        </w:rPr>
        <w:t>endorheicDrainage</w:t>
      </w:r>
      <w:r w:rsidRPr="008E510D">
        <w:rPr>
          <w:lang w:val="en-US"/>
        </w:rPr>
        <w:t xml:space="preserve"> association references an endorheic drained catchment, temporarily connected to the enveloping aggregate. If required, these associations shall be used to identify aggregated catchment parts which permanently or temporarily interact with other catchment parts at the same hierarchy level. </w:t>
      </w:r>
    </w:p>
    <w:p w14:paraId="308D6190" w14:textId="77777777" w:rsidR="00D11AB2" w:rsidRPr="008E510D" w:rsidRDefault="00D11AB2" w:rsidP="00450C77">
      <w:pPr>
        <w:jc w:val="both"/>
      </w:pPr>
      <w:r w:rsidRPr="008E510D">
        <w:br w:type="page"/>
      </w:r>
    </w:p>
    <w:tbl>
      <w:tblPr>
        <w:tblStyle w:val="Tabellenraster"/>
        <w:tblW w:w="0" w:type="auto"/>
        <w:tblLayout w:type="fixed"/>
        <w:tblLook w:val="04A0" w:firstRow="1" w:lastRow="0" w:firstColumn="1" w:lastColumn="0" w:noHBand="0" w:noVBand="1"/>
      </w:tblPr>
      <w:tblGrid>
        <w:gridCol w:w="1668"/>
        <w:gridCol w:w="7188"/>
      </w:tblGrid>
      <w:tr w:rsidR="00D11AB2" w:rsidRPr="008E510D" w14:paraId="213A3486" w14:textId="77777777" w:rsidTr="008F752E">
        <w:tc>
          <w:tcPr>
            <w:tcW w:w="1668" w:type="dxa"/>
            <w:hideMark/>
          </w:tcPr>
          <w:p w14:paraId="30CBA7F6" w14:textId="59411347" w:rsidR="00D11AB2" w:rsidRPr="008E510D" w:rsidRDefault="00D11AB2" w:rsidP="00450C77">
            <w:pPr>
              <w:jc w:val="both"/>
              <w:rPr>
                <w:b/>
                <w:bCs/>
              </w:rPr>
            </w:pPr>
            <w:r w:rsidRPr="008E510D">
              <w:rPr>
                <w:rStyle w:val="Fett"/>
              </w:rPr>
              <w:lastRenderedPageBreak/>
              <w:t>Requirements Class</w:t>
            </w:r>
          </w:p>
        </w:tc>
        <w:tc>
          <w:tcPr>
            <w:tcW w:w="7188" w:type="dxa"/>
            <w:hideMark/>
          </w:tcPr>
          <w:p w14:paraId="0FF76714" w14:textId="77777777" w:rsidR="00D11AB2" w:rsidRPr="008E510D" w:rsidRDefault="00913FDC" w:rsidP="00450C77">
            <w:pPr>
              <w:jc w:val="both"/>
              <w:rPr>
                <w:b/>
                <w:bCs/>
              </w:rPr>
            </w:pPr>
            <w:hyperlink r:id="rId107" w:history="1">
              <w:r w:rsidR="00D11AB2" w:rsidRPr="008E510D">
                <w:rPr>
                  <w:rStyle w:val="Hyperlink"/>
                  <w:b/>
                  <w:bCs/>
                </w:rPr>
                <w:t>/req/hy_hydrofeature/hydrocomplex/catchmentaggregate</w:t>
              </w:r>
            </w:hyperlink>
          </w:p>
        </w:tc>
      </w:tr>
      <w:tr w:rsidR="00D11AB2" w:rsidRPr="008E510D" w14:paraId="39C57DF4" w14:textId="77777777" w:rsidTr="008F752E">
        <w:tc>
          <w:tcPr>
            <w:tcW w:w="1668" w:type="dxa"/>
            <w:hideMark/>
          </w:tcPr>
          <w:p w14:paraId="50FDAC61" w14:textId="77777777" w:rsidR="00D11AB2" w:rsidRPr="008E510D" w:rsidRDefault="00D11AB2" w:rsidP="00450C77">
            <w:pPr>
              <w:jc w:val="both"/>
            </w:pPr>
            <w:r w:rsidRPr="008E510D">
              <w:t>Target type</w:t>
            </w:r>
          </w:p>
        </w:tc>
        <w:tc>
          <w:tcPr>
            <w:tcW w:w="7188" w:type="dxa"/>
            <w:hideMark/>
          </w:tcPr>
          <w:p w14:paraId="2ECAEBD1" w14:textId="77777777" w:rsidR="00D11AB2" w:rsidRPr="008E510D" w:rsidRDefault="00D11AB2" w:rsidP="00450C77">
            <w:pPr>
              <w:jc w:val="both"/>
            </w:pPr>
            <w:r w:rsidRPr="008E510D">
              <w:t>Implementation schema</w:t>
            </w:r>
          </w:p>
        </w:tc>
      </w:tr>
      <w:tr w:rsidR="00D11AB2" w:rsidRPr="008E510D" w14:paraId="27047EC2" w14:textId="77777777" w:rsidTr="008F752E">
        <w:tc>
          <w:tcPr>
            <w:tcW w:w="1668" w:type="dxa"/>
            <w:hideMark/>
          </w:tcPr>
          <w:p w14:paraId="687DC8FD" w14:textId="77777777" w:rsidR="00D11AB2" w:rsidRPr="008E510D" w:rsidRDefault="00D11AB2" w:rsidP="00450C77">
            <w:pPr>
              <w:jc w:val="both"/>
            </w:pPr>
            <w:r w:rsidRPr="008E510D">
              <w:t>Name</w:t>
            </w:r>
          </w:p>
        </w:tc>
        <w:tc>
          <w:tcPr>
            <w:tcW w:w="7188" w:type="dxa"/>
            <w:hideMark/>
          </w:tcPr>
          <w:p w14:paraId="3C947976" w14:textId="77777777" w:rsidR="00D11AB2" w:rsidRPr="008E510D" w:rsidRDefault="00D11AB2" w:rsidP="00450C77">
            <w:pPr>
              <w:jc w:val="both"/>
            </w:pPr>
            <w:r w:rsidRPr="008E510D">
              <w:t>HY_CatchmentAggregate</w:t>
            </w:r>
          </w:p>
        </w:tc>
      </w:tr>
      <w:tr w:rsidR="00D11AB2" w:rsidRPr="008E510D" w14:paraId="61D47B0C" w14:textId="77777777" w:rsidTr="008F752E">
        <w:tc>
          <w:tcPr>
            <w:tcW w:w="1668" w:type="dxa"/>
            <w:hideMark/>
          </w:tcPr>
          <w:p w14:paraId="727F989D" w14:textId="77777777" w:rsidR="00D11AB2" w:rsidRPr="008E510D" w:rsidRDefault="00D11AB2" w:rsidP="00450C77">
            <w:pPr>
              <w:jc w:val="both"/>
            </w:pPr>
            <w:r w:rsidRPr="008E510D">
              <w:t>Dependency</w:t>
            </w:r>
          </w:p>
        </w:tc>
        <w:tc>
          <w:tcPr>
            <w:tcW w:w="7188" w:type="dxa"/>
            <w:hideMark/>
          </w:tcPr>
          <w:p w14:paraId="240EAB75" w14:textId="77777777" w:rsidR="00D11AB2" w:rsidRPr="008E510D" w:rsidRDefault="00913FDC" w:rsidP="00450C77">
            <w:pPr>
              <w:jc w:val="both"/>
            </w:pPr>
            <w:hyperlink r:id="rId108" w:history="1">
              <w:r w:rsidR="00D11AB2" w:rsidRPr="008E510D">
                <w:rPr>
                  <w:rStyle w:val="Hyperlink"/>
                </w:rPr>
                <w:t>/req/hy_hydrofeature/hydrocomplex/catchment</w:t>
              </w:r>
            </w:hyperlink>
          </w:p>
        </w:tc>
      </w:tr>
      <w:tr w:rsidR="00D11AB2" w:rsidRPr="008E510D" w14:paraId="6ADE3149" w14:textId="77777777" w:rsidTr="008F752E">
        <w:tc>
          <w:tcPr>
            <w:tcW w:w="1668" w:type="dxa"/>
            <w:hideMark/>
          </w:tcPr>
          <w:p w14:paraId="2F816981" w14:textId="77777777" w:rsidR="00D11AB2" w:rsidRPr="008E510D" w:rsidRDefault="00D11AB2" w:rsidP="00450C77">
            <w:pPr>
              <w:jc w:val="both"/>
            </w:pPr>
            <w:r w:rsidRPr="008E510D">
              <w:t>Dependency</w:t>
            </w:r>
          </w:p>
        </w:tc>
        <w:tc>
          <w:tcPr>
            <w:tcW w:w="7188" w:type="dxa"/>
            <w:hideMark/>
          </w:tcPr>
          <w:p w14:paraId="12B95428" w14:textId="77777777" w:rsidR="00D11AB2" w:rsidRPr="008E510D" w:rsidRDefault="00913FDC" w:rsidP="00450C77">
            <w:pPr>
              <w:jc w:val="both"/>
            </w:pPr>
            <w:hyperlink r:id="rId109" w:history="1">
              <w:r w:rsidR="00D11AB2" w:rsidRPr="008E510D">
                <w:rPr>
                  <w:rStyle w:val="Hyperlink"/>
                </w:rPr>
                <w:t>/req/hy_hydrofeature/hydrocomplex/dendriticcatchment</w:t>
              </w:r>
            </w:hyperlink>
          </w:p>
        </w:tc>
      </w:tr>
      <w:tr w:rsidR="00D11AB2" w:rsidRPr="008E510D" w14:paraId="5296FCBC" w14:textId="77777777" w:rsidTr="008F752E">
        <w:tc>
          <w:tcPr>
            <w:tcW w:w="1668" w:type="dxa"/>
            <w:hideMark/>
          </w:tcPr>
          <w:p w14:paraId="6915A48B" w14:textId="77777777" w:rsidR="00D11AB2" w:rsidRPr="008E510D" w:rsidRDefault="00D11AB2" w:rsidP="00450C77">
            <w:pPr>
              <w:jc w:val="both"/>
            </w:pPr>
            <w:r w:rsidRPr="008E510D">
              <w:t>Dependency</w:t>
            </w:r>
          </w:p>
        </w:tc>
        <w:tc>
          <w:tcPr>
            <w:tcW w:w="7188" w:type="dxa"/>
            <w:hideMark/>
          </w:tcPr>
          <w:p w14:paraId="7E565F67" w14:textId="77777777" w:rsidR="00D11AB2" w:rsidRPr="008E510D" w:rsidRDefault="00913FDC" w:rsidP="00450C77">
            <w:pPr>
              <w:jc w:val="both"/>
            </w:pPr>
            <w:hyperlink r:id="rId110" w:history="1">
              <w:r w:rsidR="00D11AB2" w:rsidRPr="008E510D">
                <w:rPr>
                  <w:rStyle w:val="Hyperlink"/>
                </w:rPr>
                <w:t>/req/hy_hydrofeature/hydrocomplex/interiorcatchment</w:t>
              </w:r>
            </w:hyperlink>
          </w:p>
        </w:tc>
      </w:tr>
      <w:tr w:rsidR="00D11AB2" w:rsidRPr="008E510D" w14:paraId="0AF77C15" w14:textId="77777777" w:rsidTr="008F752E">
        <w:tc>
          <w:tcPr>
            <w:tcW w:w="1668" w:type="dxa"/>
            <w:hideMark/>
          </w:tcPr>
          <w:p w14:paraId="056A9DFA" w14:textId="77777777" w:rsidR="00D11AB2" w:rsidRPr="008E510D" w:rsidRDefault="00D11AB2" w:rsidP="00450C77">
            <w:pPr>
              <w:jc w:val="both"/>
            </w:pPr>
            <w:r w:rsidRPr="008E510D">
              <w:t>Requirement</w:t>
            </w:r>
          </w:p>
        </w:tc>
        <w:tc>
          <w:tcPr>
            <w:tcW w:w="7188" w:type="dxa"/>
            <w:hideMark/>
          </w:tcPr>
          <w:p w14:paraId="663B45F4" w14:textId="77777777" w:rsidR="00D11AB2" w:rsidRPr="008E510D" w:rsidRDefault="00913FDC" w:rsidP="00450C77">
            <w:pPr>
              <w:jc w:val="both"/>
            </w:pPr>
            <w:hyperlink r:id="rId111" w:history="1">
              <w:r w:rsidR="00D11AB2" w:rsidRPr="008E510D">
                <w:rPr>
                  <w:rStyle w:val="Hyperlink"/>
                </w:rPr>
                <w:t>/req/hy_hydrofeature/hydrocomplex/catchmentaggregate.exorheicdrainage</w:t>
              </w:r>
            </w:hyperlink>
          </w:p>
        </w:tc>
      </w:tr>
      <w:tr w:rsidR="00D11AB2" w:rsidRPr="008E510D" w14:paraId="0A3E3EA1" w14:textId="77777777" w:rsidTr="008F752E">
        <w:tc>
          <w:tcPr>
            <w:tcW w:w="1668" w:type="dxa"/>
            <w:hideMark/>
          </w:tcPr>
          <w:p w14:paraId="535FEE52" w14:textId="77777777" w:rsidR="00D11AB2" w:rsidRPr="008E510D" w:rsidRDefault="00D11AB2" w:rsidP="00450C77">
            <w:pPr>
              <w:jc w:val="both"/>
            </w:pPr>
            <w:r w:rsidRPr="008E510D">
              <w:t>Requirement</w:t>
            </w:r>
          </w:p>
        </w:tc>
        <w:tc>
          <w:tcPr>
            <w:tcW w:w="7188" w:type="dxa"/>
            <w:hideMark/>
          </w:tcPr>
          <w:p w14:paraId="22469E93" w14:textId="77777777" w:rsidR="00D11AB2" w:rsidRPr="008E510D" w:rsidRDefault="00913FDC" w:rsidP="00450C77">
            <w:pPr>
              <w:jc w:val="both"/>
            </w:pPr>
            <w:hyperlink r:id="rId112" w:history="1">
              <w:r w:rsidR="00D11AB2" w:rsidRPr="008E510D">
                <w:rPr>
                  <w:rStyle w:val="Hyperlink"/>
                </w:rPr>
                <w:t>/req/hy_hydrofeature/hydrocomplex/catchmentaggregate.endorheicdrainage</w:t>
              </w:r>
            </w:hyperlink>
          </w:p>
        </w:tc>
      </w:tr>
    </w:tbl>
    <w:p w14:paraId="10F55612" w14:textId="37244C49" w:rsidR="00D11AB2" w:rsidRPr="008E510D" w:rsidRDefault="00D11AB2" w:rsidP="00450C77">
      <w:pPr>
        <w:pStyle w:val="berschrift4"/>
        <w:jc w:val="both"/>
      </w:pPr>
      <w:r w:rsidRPr="008E510D">
        <w:t>Dendritic Catchment</w:t>
      </w:r>
    </w:p>
    <w:p w14:paraId="2EF3B121" w14:textId="22B35CEF" w:rsidR="00D11AB2" w:rsidRPr="008E510D" w:rsidRDefault="00D11AB2" w:rsidP="00450C77">
      <w:pPr>
        <w:pStyle w:val="StandardWeb"/>
        <w:jc w:val="both"/>
        <w:rPr>
          <w:lang w:val="en-US"/>
        </w:rPr>
      </w:pPr>
      <w:r w:rsidRPr="008E510D">
        <w:rPr>
          <w:lang w:val="en-US"/>
        </w:rPr>
        <w:t>The HY_DendriticCatchment feature type (</w:t>
      </w:r>
      <w:r w:rsidR="00031D1A">
        <w:rPr>
          <w:lang w:val="en-US"/>
        </w:rPr>
        <w:fldChar w:fldCharType="begin"/>
      </w:r>
      <w:r w:rsidR="00031D1A">
        <w:rPr>
          <w:lang w:val="en-US"/>
        </w:rPr>
        <w:instrText xml:space="preserve"> REF _Ref458785591 \h </w:instrText>
      </w:r>
      <w:r w:rsidR="00A82FF3">
        <w:rPr>
          <w:lang w:val="en-US"/>
        </w:rPr>
        <w:instrText xml:space="preserve"> \* MERGEFORMAT </w:instrText>
      </w:r>
      <w:r w:rsidR="00031D1A">
        <w:rPr>
          <w:lang w:val="en-US"/>
        </w:rPr>
      </w:r>
      <w:r w:rsidR="00031D1A">
        <w:rPr>
          <w:lang w:val="en-US"/>
        </w:rPr>
        <w:fldChar w:fldCharType="separate"/>
      </w:r>
      <w:r w:rsidR="009C635D" w:rsidRPr="008E510D">
        <w:t xml:space="preserve">Figure </w:t>
      </w:r>
      <w:r w:rsidR="009C635D">
        <w:rPr>
          <w:noProof/>
        </w:rPr>
        <w:t>27</w:t>
      </w:r>
      <w:r w:rsidR="00031D1A">
        <w:rPr>
          <w:lang w:val="en-US"/>
        </w:rPr>
        <w:fldChar w:fldCharType="end"/>
      </w:r>
      <w:r w:rsidRPr="008E510D">
        <w:rPr>
          <w:lang w:val="en-US"/>
        </w:rPr>
        <w:t xml:space="preserve">) specializes the general HY_Catchment class as a catchment which is determined by a single common downstream catchment. It represents the catchment as the topological link between an inflow and an outflow. This allows catchments to be connected in a dendritic network by upstream-downstream relationships without knowing the complex hydrology between inflow and outflow. This concept requires a stable identifier purposefully assigned to the catchment and that catchments are delineated as a simple tree hierarchy. The dendritic nature of this class is enforced through constraints that the catchment must have one and only one </w:t>
      </w:r>
      <w:r w:rsidR="005B0252">
        <w:rPr>
          <w:lang w:val="en-US"/>
        </w:rPr>
        <w:t>outflow</w:t>
      </w:r>
      <w:r w:rsidRPr="008E510D">
        <w:rPr>
          <w:lang w:val="en-US"/>
        </w:rPr>
        <w:t xml:space="preserve"> (which can be unknown), must have one and only one lowerCatchment (which may be unknown), and must </w:t>
      </w:r>
      <w:r w:rsidR="000C7924">
        <w:rPr>
          <w:lang w:val="en-US"/>
        </w:rPr>
        <w:t xml:space="preserve">have </w:t>
      </w:r>
      <w:r w:rsidRPr="008E510D">
        <w:rPr>
          <w:lang w:val="en-US"/>
        </w:rPr>
        <w:t xml:space="preserve">an </w:t>
      </w:r>
      <w:r w:rsidR="005B0252">
        <w:rPr>
          <w:lang w:val="en-US"/>
        </w:rPr>
        <w:t>outflow</w:t>
      </w:r>
      <w:r w:rsidRPr="008E510D">
        <w:rPr>
          <w:lang w:val="en-US"/>
        </w:rPr>
        <w:t xml:space="preserve"> that contributes to only one receiving catchment. </w:t>
      </w:r>
    </w:p>
    <w:p w14:paraId="4E2B6181" w14:textId="77777777" w:rsidR="00D11AB2" w:rsidRPr="008E510D" w:rsidRDefault="00D11AB2" w:rsidP="00D03383">
      <w:pPr>
        <w:pStyle w:val="StandardWeb"/>
        <w:keepNext/>
        <w:jc w:val="center"/>
        <w:rPr>
          <w:lang w:val="en-US"/>
        </w:rPr>
      </w:pPr>
      <w:r w:rsidRPr="008E510D">
        <w:rPr>
          <w:noProof/>
          <w:lang w:val="en-US" w:eastAsia="en-US"/>
        </w:rPr>
        <w:lastRenderedPageBreak/>
        <w:drawing>
          <wp:inline distT="0" distB="0" distL="0" distR="0" wp14:anchorId="0165B06E" wp14:editId="7D32865B">
            <wp:extent cx="4098925" cy="2616835"/>
            <wp:effectExtent l="0" t="0" r="0" b="0"/>
            <wp:docPr id="63" name="Grafik 63" descr="https://raw.githubusercontent.com/opengeospatial/HY_Features/master/figs/fig26.png?token=AQBAr9XDzqKqC1KPncOnjeBrJl-W84MUks5Xtu-y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raw.githubusercontent.com/opengeospatial/HY_Features/master/figs/fig26.png?token=AQBAr9XDzqKqC1KPncOnjeBrJl-W84MUks5Xtu-ywA%3D%3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098925" cy="2616835"/>
                    </a:xfrm>
                    <a:prstGeom prst="rect">
                      <a:avLst/>
                    </a:prstGeom>
                    <a:noFill/>
                    <a:ln>
                      <a:noFill/>
                    </a:ln>
                  </pic:spPr>
                </pic:pic>
              </a:graphicData>
            </a:graphic>
          </wp:inline>
        </w:drawing>
      </w:r>
    </w:p>
    <w:p w14:paraId="47A9D9D5" w14:textId="4B5550AA" w:rsidR="00D11AB2" w:rsidRPr="008E510D" w:rsidRDefault="00D11AB2" w:rsidP="006D2CB5">
      <w:pPr>
        <w:pStyle w:val="OGCFigure"/>
      </w:pPr>
      <w:bookmarkStart w:id="385" w:name="_Ref458785591"/>
      <w:bookmarkStart w:id="386" w:name="_Toc461114646"/>
      <w:r w:rsidRPr="008E510D">
        <w:t xml:space="preserve">Figure </w:t>
      </w:r>
      <w:r w:rsidR="00913FDC">
        <w:fldChar w:fldCharType="begin"/>
      </w:r>
      <w:r w:rsidR="00913FDC">
        <w:instrText xml:space="preserve"> SEQ Figure \* ARABIC </w:instrText>
      </w:r>
      <w:r w:rsidR="00913FDC">
        <w:fldChar w:fldCharType="separate"/>
      </w:r>
      <w:r w:rsidR="009C635D">
        <w:rPr>
          <w:noProof/>
        </w:rPr>
        <w:t>27</w:t>
      </w:r>
      <w:r w:rsidR="00913FDC">
        <w:rPr>
          <w:noProof/>
        </w:rPr>
        <w:fldChar w:fldCharType="end"/>
      </w:r>
      <w:bookmarkEnd w:id="385"/>
      <w:r w:rsidRPr="008E510D">
        <w:t xml:space="preserve">: Dendritic catchment (UML class diagram, </w:t>
      </w:r>
      <w:hyperlink r:id="rId114" w:history="1">
        <w:r w:rsidRPr="008E510D">
          <w:rPr>
            <w:rStyle w:val="Hyperlink"/>
          </w:rPr>
          <w:t>/req/hy_hydrofeature/hydrocomplex/dendriticcatchment</w:t>
        </w:r>
      </w:hyperlink>
      <w:r w:rsidRPr="008E510D">
        <w:t xml:space="preserve"> )</w:t>
      </w:r>
      <w:bookmarkEnd w:id="386"/>
    </w:p>
    <w:p w14:paraId="05CDB643" w14:textId="6D2FF796" w:rsidR="00D11AB2" w:rsidRPr="008E510D" w:rsidRDefault="00D11AB2" w:rsidP="00450C77">
      <w:pPr>
        <w:pStyle w:val="StandardWeb"/>
        <w:jc w:val="both"/>
        <w:rPr>
          <w:lang w:val="en-US"/>
        </w:rPr>
      </w:pPr>
      <w:r w:rsidRPr="008E510D">
        <w:rPr>
          <w:lang w:val="en-US"/>
        </w:rPr>
        <w:t xml:space="preserve">HY_DendriticCatchment inherits from generalization the </w:t>
      </w:r>
      <w:r w:rsidRPr="008E510D">
        <w:rPr>
          <w:rStyle w:val="Hervorhebung"/>
          <w:lang w:val="en-US"/>
        </w:rPr>
        <w:t>code</w:t>
      </w:r>
      <w:r w:rsidRPr="008E510D">
        <w:rPr>
          <w:lang w:val="en-US"/>
        </w:rPr>
        <w:t xml:space="preserv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005B0252">
        <w:rPr>
          <w:rStyle w:val="Hervorhebung"/>
          <w:lang w:val="en-US"/>
        </w:rPr>
        <w:t>containing</w:t>
      </w:r>
      <w:r w:rsidRPr="008E510D">
        <w:rPr>
          <w:rStyle w:val="Hervorhebung"/>
          <w:lang w:val="en-US"/>
        </w:rPr>
        <w:t>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and </w:t>
      </w:r>
      <w:r w:rsidR="002C3C8A">
        <w:rPr>
          <w:rStyle w:val="Hervorhebung"/>
          <w:lang w:val="en-US"/>
        </w:rPr>
        <w:t>realization</w:t>
      </w:r>
      <w:r w:rsidRPr="008E510D">
        <w:rPr>
          <w:lang w:val="en-US"/>
        </w:rPr>
        <w:t xml:space="preserve"> properties, and associates the </w:t>
      </w:r>
      <w:r w:rsidRPr="008E510D">
        <w:rPr>
          <w:rStyle w:val="Hervorhebung"/>
          <w:lang w:val="en-US"/>
        </w:rPr>
        <w:t>encompassingCatchment</w:t>
      </w:r>
      <w:r w:rsidRPr="008E510D">
        <w:rPr>
          <w:lang w:val="en-US"/>
        </w:rPr>
        <w:t>.</w:t>
      </w:r>
    </w:p>
    <w:p w14:paraId="3FD5D1C7"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encompassingCatchment</w:t>
      </w:r>
      <w:r w:rsidRPr="008E510D">
        <w:rPr>
          <w:lang w:val="en-US"/>
        </w:rPr>
        <w:t xml:space="preserve"> association relates to the dendritic catchment the aggregate encompassing the catchment. If required, this association shall be used to identify the catchment encompassing one or more exorheic or endorheic drained catchments contributing flow to the common outlet, either from a single identified inflow, or in joining with other sub-catchments crossing a divide internal to the encompassing aggregate catchment.</w:t>
      </w:r>
    </w:p>
    <w:tbl>
      <w:tblPr>
        <w:tblStyle w:val="Tabellenraster"/>
        <w:tblW w:w="0" w:type="auto"/>
        <w:tblLayout w:type="fixed"/>
        <w:tblLook w:val="04A0" w:firstRow="1" w:lastRow="0" w:firstColumn="1" w:lastColumn="0" w:noHBand="0" w:noVBand="1"/>
      </w:tblPr>
      <w:tblGrid>
        <w:gridCol w:w="1668"/>
        <w:gridCol w:w="7188"/>
      </w:tblGrid>
      <w:tr w:rsidR="00D11AB2" w:rsidRPr="008E510D" w14:paraId="6866D382" w14:textId="77777777" w:rsidTr="008F752E">
        <w:tc>
          <w:tcPr>
            <w:tcW w:w="1668" w:type="dxa"/>
            <w:hideMark/>
          </w:tcPr>
          <w:p w14:paraId="08DD83EE" w14:textId="77777777" w:rsidR="00D11AB2" w:rsidRPr="008E510D" w:rsidRDefault="00D11AB2" w:rsidP="00450C77">
            <w:pPr>
              <w:jc w:val="both"/>
              <w:rPr>
                <w:b/>
                <w:bCs/>
              </w:rPr>
            </w:pPr>
            <w:r w:rsidRPr="008E510D">
              <w:rPr>
                <w:rStyle w:val="Fett"/>
              </w:rPr>
              <w:t>Requirements Class</w:t>
            </w:r>
          </w:p>
        </w:tc>
        <w:tc>
          <w:tcPr>
            <w:tcW w:w="7188" w:type="dxa"/>
            <w:hideMark/>
          </w:tcPr>
          <w:p w14:paraId="351B03A0" w14:textId="77777777" w:rsidR="00D11AB2" w:rsidRPr="008E510D" w:rsidRDefault="00913FDC" w:rsidP="00450C77">
            <w:pPr>
              <w:jc w:val="both"/>
              <w:rPr>
                <w:b/>
                <w:bCs/>
              </w:rPr>
            </w:pPr>
            <w:hyperlink r:id="rId115" w:history="1">
              <w:r w:rsidR="00D11AB2" w:rsidRPr="008E510D">
                <w:rPr>
                  <w:rStyle w:val="Hyperlink"/>
                  <w:b/>
                  <w:bCs/>
                </w:rPr>
                <w:t>/req/hy_hydrofeature/hydrocomplex/dendriticcatchment</w:t>
              </w:r>
            </w:hyperlink>
          </w:p>
        </w:tc>
      </w:tr>
      <w:tr w:rsidR="00D11AB2" w:rsidRPr="008E510D" w14:paraId="7D07BAF4" w14:textId="77777777" w:rsidTr="008F752E">
        <w:tc>
          <w:tcPr>
            <w:tcW w:w="1668" w:type="dxa"/>
            <w:hideMark/>
          </w:tcPr>
          <w:p w14:paraId="4BCD1FE2" w14:textId="77777777" w:rsidR="00D11AB2" w:rsidRPr="008E510D" w:rsidRDefault="00D11AB2" w:rsidP="00450C77">
            <w:pPr>
              <w:jc w:val="both"/>
            </w:pPr>
            <w:r w:rsidRPr="008E510D">
              <w:t>Target type</w:t>
            </w:r>
          </w:p>
        </w:tc>
        <w:tc>
          <w:tcPr>
            <w:tcW w:w="7188" w:type="dxa"/>
            <w:hideMark/>
          </w:tcPr>
          <w:p w14:paraId="174CEC08" w14:textId="77777777" w:rsidR="00D11AB2" w:rsidRPr="008E510D" w:rsidRDefault="00D11AB2" w:rsidP="00450C77">
            <w:pPr>
              <w:jc w:val="both"/>
            </w:pPr>
            <w:r w:rsidRPr="008E510D">
              <w:t>Implementation schema</w:t>
            </w:r>
          </w:p>
        </w:tc>
      </w:tr>
      <w:tr w:rsidR="00D11AB2" w:rsidRPr="008E510D" w14:paraId="66BCBA05" w14:textId="77777777" w:rsidTr="008F752E">
        <w:tc>
          <w:tcPr>
            <w:tcW w:w="1668" w:type="dxa"/>
            <w:hideMark/>
          </w:tcPr>
          <w:p w14:paraId="2C9C30DB" w14:textId="77777777" w:rsidR="00D11AB2" w:rsidRPr="008E510D" w:rsidRDefault="00D11AB2" w:rsidP="00450C77">
            <w:pPr>
              <w:jc w:val="both"/>
            </w:pPr>
            <w:r w:rsidRPr="008E510D">
              <w:t>Name</w:t>
            </w:r>
          </w:p>
        </w:tc>
        <w:tc>
          <w:tcPr>
            <w:tcW w:w="7188" w:type="dxa"/>
            <w:hideMark/>
          </w:tcPr>
          <w:p w14:paraId="7F0B11F4" w14:textId="77777777" w:rsidR="00D11AB2" w:rsidRPr="008E510D" w:rsidRDefault="00D11AB2" w:rsidP="00450C77">
            <w:pPr>
              <w:jc w:val="both"/>
            </w:pPr>
            <w:r w:rsidRPr="008E510D">
              <w:t>HY_DendriticCatchment</w:t>
            </w:r>
          </w:p>
        </w:tc>
      </w:tr>
      <w:tr w:rsidR="00D11AB2" w:rsidRPr="008E510D" w14:paraId="3D01B67A" w14:textId="77777777" w:rsidTr="008F752E">
        <w:tc>
          <w:tcPr>
            <w:tcW w:w="1668" w:type="dxa"/>
            <w:hideMark/>
          </w:tcPr>
          <w:p w14:paraId="71393FBC" w14:textId="77777777" w:rsidR="00D11AB2" w:rsidRPr="008E510D" w:rsidRDefault="00D11AB2" w:rsidP="00450C77">
            <w:pPr>
              <w:jc w:val="both"/>
            </w:pPr>
            <w:r w:rsidRPr="008E510D">
              <w:t>Dependency</w:t>
            </w:r>
          </w:p>
        </w:tc>
        <w:tc>
          <w:tcPr>
            <w:tcW w:w="7188" w:type="dxa"/>
            <w:hideMark/>
          </w:tcPr>
          <w:p w14:paraId="3C4EFB0B" w14:textId="77777777" w:rsidR="00D11AB2" w:rsidRPr="008E510D" w:rsidRDefault="00913FDC" w:rsidP="00450C77">
            <w:pPr>
              <w:jc w:val="both"/>
            </w:pPr>
            <w:hyperlink r:id="rId116" w:history="1">
              <w:r w:rsidR="00D11AB2" w:rsidRPr="008E510D">
                <w:rPr>
                  <w:rStyle w:val="Hyperlink"/>
                </w:rPr>
                <w:t>/req/hy_hydrofeature/hydrocomplex/catchment</w:t>
              </w:r>
            </w:hyperlink>
          </w:p>
        </w:tc>
      </w:tr>
      <w:tr w:rsidR="00D11AB2" w:rsidRPr="008E510D" w14:paraId="4A96CA76" w14:textId="77777777" w:rsidTr="008F752E">
        <w:tc>
          <w:tcPr>
            <w:tcW w:w="1668" w:type="dxa"/>
            <w:hideMark/>
          </w:tcPr>
          <w:p w14:paraId="05C24C3A" w14:textId="77777777" w:rsidR="00D11AB2" w:rsidRPr="008E510D" w:rsidRDefault="00D11AB2" w:rsidP="00450C77">
            <w:pPr>
              <w:jc w:val="both"/>
            </w:pPr>
            <w:r w:rsidRPr="008E510D">
              <w:t>Dependency</w:t>
            </w:r>
          </w:p>
        </w:tc>
        <w:tc>
          <w:tcPr>
            <w:tcW w:w="7188" w:type="dxa"/>
            <w:hideMark/>
          </w:tcPr>
          <w:p w14:paraId="09F301C0" w14:textId="77777777" w:rsidR="00D11AB2" w:rsidRPr="008E510D" w:rsidRDefault="00913FDC" w:rsidP="00450C77">
            <w:pPr>
              <w:jc w:val="both"/>
            </w:pPr>
            <w:hyperlink r:id="rId117" w:history="1">
              <w:r w:rsidR="00D11AB2" w:rsidRPr="008E510D">
                <w:rPr>
                  <w:rStyle w:val="Hyperlink"/>
                </w:rPr>
                <w:t>/req/hy_hydrofeature/hydrocomplex/catchmentaggregate</w:t>
              </w:r>
            </w:hyperlink>
          </w:p>
        </w:tc>
      </w:tr>
      <w:tr w:rsidR="00D11AB2" w:rsidRPr="008E510D" w14:paraId="667D8AE6" w14:textId="77777777" w:rsidTr="008F752E">
        <w:tc>
          <w:tcPr>
            <w:tcW w:w="1668" w:type="dxa"/>
            <w:hideMark/>
          </w:tcPr>
          <w:p w14:paraId="15E1F50D" w14:textId="77777777" w:rsidR="00D11AB2" w:rsidRPr="008E510D" w:rsidRDefault="00D11AB2" w:rsidP="00450C77">
            <w:pPr>
              <w:jc w:val="both"/>
            </w:pPr>
            <w:r w:rsidRPr="008E510D">
              <w:t>Requirement</w:t>
            </w:r>
          </w:p>
        </w:tc>
        <w:tc>
          <w:tcPr>
            <w:tcW w:w="7188" w:type="dxa"/>
            <w:hideMark/>
          </w:tcPr>
          <w:p w14:paraId="1882A195" w14:textId="77777777" w:rsidR="00D11AB2" w:rsidRPr="008E510D" w:rsidRDefault="00913FDC" w:rsidP="00450C77">
            <w:pPr>
              <w:jc w:val="both"/>
            </w:pPr>
            <w:hyperlink r:id="rId118" w:history="1">
              <w:r w:rsidR="00D11AB2" w:rsidRPr="008E510D">
                <w:rPr>
                  <w:rStyle w:val="Hyperlink"/>
                </w:rPr>
                <w:t>/req/hy_hydrofeature/hydrocomplex/dendriticcatchment.encompassingcatchment</w:t>
              </w:r>
            </w:hyperlink>
          </w:p>
        </w:tc>
      </w:tr>
    </w:tbl>
    <w:p w14:paraId="7946751D" w14:textId="0797E486" w:rsidR="00D11AB2" w:rsidRPr="008E510D" w:rsidRDefault="00D11AB2" w:rsidP="00450C77">
      <w:pPr>
        <w:pStyle w:val="berschrift4"/>
        <w:jc w:val="both"/>
      </w:pPr>
      <w:r w:rsidRPr="008E510D">
        <w:lastRenderedPageBreak/>
        <w:t>Interior Catchment</w:t>
      </w:r>
    </w:p>
    <w:p w14:paraId="1F07D864" w14:textId="022890EF" w:rsidR="00D11AB2" w:rsidRPr="008E510D" w:rsidRDefault="00D11AB2" w:rsidP="00450C77">
      <w:pPr>
        <w:pStyle w:val="StandardWeb"/>
        <w:jc w:val="both"/>
        <w:rPr>
          <w:lang w:val="en-US"/>
        </w:rPr>
      </w:pPr>
      <w:r w:rsidRPr="008E510D">
        <w:rPr>
          <w:lang w:val="en-US"/>
        </w:rPr>
        <w:t>The HY_InteriorCatchment feature type (</w:t>
      </w:r>
      <w:r w:rsidR="00031D1A">
        <w:rPr>
          <w:lang w:val="en-US"/>
        </w:rPr>
        <w:fldChar w:fldCharType="begin"/>
      </w:r>
      <w:r w:rsidR="00031D1A">
        <w:rPr>
          <w:lang w:val="en-US"/>
        </w:rPr>
        <w:instrText xml:space="preserve"> REF _Ref458785612 \h </w:instrText>
      </w:r>
      <w:r w:rsidR="00A82FF3">
        <w:rPr>
          <w:lang w:val="en-US"/>
        </w:rPr>
        <w:instrText xml:space="preserve"> \* MERGEFORMAT </w:instrText>
      </w:r>
      <w:r w:rsidR="00031D1A">
        <w:rPr>
          <w:lang w:val="en-US"/>
        </w:rPr>
      </w:r>
      <w:r w:rsidR="00031D1A">
        <w:rPr>
          <w:lang w:val="en-US"/>
        </w:rPr>
        <w:fldChar w:fldCharType="separate"/>
      </w:r>
      <w:r w:rsidR="009C635D" w:rsidRPr="008E510D">
        <w:t xml:space="preserve">Figure </w:t>
      </w:r>
      <w:r w:rsidR="009C635D">
        <w:rPr>
          <w:noProof/>
        </w:rPr>
        <w:t>28</w:t>
      </w:r>
      <w:r w:rsidR="00031D1A">
        <w:rPr>
          <w:lang w:val="en-US"/>
        </w:rPr>
        <w:fldChar w:fldCharType="end"/>
      </w:r>
      <w:r w:rsidRPr="008E510D">
        <w:rPr>
          <w:lang w:val="en-US"/>
        </w:rPr>
        <w:t>) specializes the general HY_Catchment class as a catchment which is generally not connected to other catchments. This class describes the interior catchment as a catchment enveloped by other catchments to which it may temporarily contribute. While the interior catchment concept precludes flow to neighboring surface catchments, holistically it is a candidate for establishing connections to groundwater or atmospheric systems.</w:t>
      </w:r>
    </w:p>
    <w:p w14:paraId="61079B65" w14:textId="77777777" w:rsidR="00D11AB2" w:rsidRPr="008E510D" w:rsidRDefault="00D11AB2" w:rsidP="00450C77">
      <w:pPr>
        <w:keepNext/>
        <w:jc w:val="both"/>
      </w:pPr>
      <w:r w:rsidRPr="008E510D">
        <w:rPr>
          <w:noProof/>
        </w:rPr>
        <w:drawing>
          <wp:inline distT="0" distB="0" distL="0" distR="0" wp14:anchorId="771132D5" wp14:editId="1A43875A">
            <wp:extent cx="3783965" cy="2270125"/>
            <wp:effectExtent l="0" t="0" r="6985" b="0"/>
            <wp:docPr id="64" name="Grafik 64" descr="https://raw.githubusercontent.com/opengeospatial/HY_Features/master/figs/fig27.png?token=AQBAr42qyz_aHUvKhFMeQwPv9N6T4T8kks5XtvA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raw.githubusercontent.com/opengeospatial/HY_Features/master/figs/fig27.png?token=AQBAr42qyz_aHUvKhFMeQwPv9N6T4T8kks5XtvADwA%3D%3D"/>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783965" cy="2270125"/>
                    </a:xfrm>
                    <a:prstGeom prst="rect">
                      <a:avLst/>
                    </a:prstGeom>
                    <a:noFill/>
                    <a:ln>
                      <a:noFill/>
                    </a:ln>
                  </pic:spPr>
                </pic:pic>
              </a:graphicData>
            </a:graphic>
          </wp:inline>
        </w:drawing>
      </w:r>
    </w:p>
    <w:p w14:paraId="6711C26D" w14:textId="2304713C" w:rsidR="00D11AB2" w:rsidRPr="008E510D" w:rsidRDefault="00D11AB2" w:rsidP="006D2CB5">
      <w:pPr>
        <w:pStyle w:val="OGCFigure"/>
      </w:pPr>
      <w:bookmarkStart w:id="387" w:name="_Ref458785612"/>
      <w:bookmarkStart w:id="388" w:name="_Toc461114647"/>
      <w:r w:rsidRPr="008E510D">
        <w:t xml:space="preserve">Figure </w:t>
      </w:r>
      <w:r w:rsidR="00913FDC">
        <w:fldChar w:fldCharType="begin"/>
      </w:r>
      <w:r w:rsidR="00913FDC">
        <w:instrText xml:space="preserve"> SEQ Figure \* ARABIC </w:instrText>
      </w:r>
      <w:r w:rsidR="00913FDC">
        <w:fldChar w:fldCharType="separate"/>
      </w:r>
      <w:r w:rsidR="009C635D">
        <w:rPr>
          <w:noProof/>
        </w:rPr>
        <w:t>28</w:t>
      </w:r>
      <w:r w:rsidR="00913FDC">
        <w:rPr>
          <w:noProof/>
        </w:rPr>
        <w:fldChar w:fldCharType="end"/>
      </w:r>
      <w:bookmarkEnd w:id="387"/>
      <w:r w:rsidRPr="008E510D">
        <w:t xml:space="preserve">: Interior catchment (UML class diagram, </w:t>
      </w:r>
      <w:hyperlink r:id="rId120" w:history="1">
        <w:r w:rsidRPr="008E510D">
          <w:rPr>
            <w:rStyle w:val="Hyperlink"/>
          </w:rPr>
          <w:t>/req/hy_hydrofeature/hydrocomplex/interiorcatchment</w:t>
        </w:r>
      </w:hyperlink>
      <w:r w:rsidRPr="008E510D">
        <w:t xml:space="preserve"> )</w:t>
      </w:r>
      <w:bookmarkEnd w:id="388"/>
    </w:p>
    <w:p w14:paraId="72D29311" w14:textId="643A2715" w:rsidR="00D11AB2" w:rsidRPr="008E510D" w:rsidRDefault="00D11AB2" w:rsidP="00450C77">
      <w:pPr>
        <w:pStyle w:val="StandardWeb"/>
        <w:jc w:val="both"/>
        <w:rPr>
          <w:lang w:val="en-US"/>
        </w:rPr>
      </w:pPr>
      <w:r w:rsidRPr="008E510D">
        <w:rPr>
          <w:lang w:val="en-US"/>
        </w:rPr>
        <w:t xml:space="preserve">HY_InteriorCatchment inherits from generalization the </w:t>
      </w:r>
      <w:r w:rsidRPr="008E510D">
        <w:rPr>
          <w:rStyle w:val="Hervorhebung"/>
          <w:lang w:val="en-US"/>
        </w:rPr>
        <w:t>code</w:t>
      </w:r>
      <w:r w:rsidRPr="008E510D">
        <w:rPr>
          <w:lang w:val="en-US"/>
        </w:rPr>
        <w:t xml:space="preserv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Pr="008E510D">
        <w:rPr>
          <w:rStyle w:val="Hervorhebung"/>
          <w:lang w:val="en-US"/>
        </w:rPr>
        <w:t>containingCatchment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and </w:t>
      </w:r>
      <w:r w:rsidR="002C3C8A">
        <w:rPr>
          <w:rStyle w:val="Hervorhebung"/>
          <w:lang w:val="en-US"/>
        </w:rPr>
        <w:t>realization</w:t>
      </w:r>
      <w:r w:rsidRPr="008E510D">
        <w:rPr>
          <w:lang w:val="en-US"/>
        </w:rPr>
        <w:t xml:space="preserve"> properties, and associates the </w:t>
      </w:r>
      <w:r w:rsidRPr="008E510D">
        <w:rPr>
          <w:rStyle w:val="Hervorhebung"/>
          <w:lang w:val="en-US"/>
        </w:rPr>
        <w:t>envelopingCatchment</w:t>
      </w:r>
      <w:r w:rsidRPr="008E510D">
        <w:rPr>
          <w:lang w:val="en-US"/>
        </w:rPr>
        <w:t>.</w:t>
      </w:r>
    </w:p>
    <w:p w14:paraId="1360E1C6" w14:textId="67886947" w:rsidR="00033C57" w:rsidRPr="008E510D" w:rsidRDefault="00D11AB2" w:rsidP="00450C77">
      <w:pPr>
        <w:pStyle w:val="StandardWeb"/>
        <w:jc w:val="both"/>
        <w:rPr>
          <w:lang w:val="en-US"/>
        </w:rPr>
      </w:pPr>
      <w:r w:rsidRPr="008E510D">
        <w:rPr>
          <w:lang w:val="en-US"/>
        </w:rPr>
        <w:t xml:space="preserve">The </w:t>
      </w:r>
      <w:r w:rsidRPr="008E510D">
        <w:rPr>
          <w:rStyle w:val="Fett"/>
          <w:lang w:val="en-US"/>
        </w:rPr>
        <w:t>envelopingCatchment</w:t>
      </w:r>
      <w:r w:rsidRPr="008E510D">
        <w:rPr>
          <w:lang w:val="en-US"/>
        </w:rPr>
        <w:t xml:space="preserve"> association relates to the interior catchment the aggregate surrounding the catchment. If required, this association shall be used to identify the catchment enveloping one or more endorheic drained catchments contributing 'nillable' flow to the common outlet. </w:t>
      </w:r>
    </w:p>
    <w:p w14:paraId="773BC9BE" w14:textId="77777777" w:rsidR="00033C57" w:rsidRPr="008E510D" w:rsidRDefault="00033C57" w:rsidP="00450C77">
      <w:pPr>
        <w:spacing w:after="0"/>
        <w:jc w:val="both"/>
        <w:rPr>
          <w:lang w:eastAsia="en-GB"/>
        </w:rPr>
      </w:pPr>
      <w:r w:rsidRPr="008E510D">
        <w:br w:type="page"/>
      </w:r>
    </w:p>
    <w:p w14:paraId="6AE4D33B" w14:textId="77777777" w:rsidR="00D11AB2" w:rsidRPr="008E510D" w:rsidRDefault="00D11AB2" w:rsidP="00450C77">
      <w:pPr>
        <w:pStyle w:val="StandardWeb"/>
        <w:jc w:val="both"/>
        <w:rPr>
          <w:lang w:val="en-US"/>
        </w:rPr>
      </w:pPr>
    </w:p>
    <w:tbl>
      <w:tblPr>
        <w:tblStyle w:val="Tabellenraster"/>
        <w:tblW w:w="0" w:type="auto"/>
        <w:tblLayout w:type="fixed"/>
        <w:tblLook w:val="04A0" w:firstRow="1" w:lastRow="0" w:firstColumn="1" w:lastColumn="0" w:noHBand="0" w:noVBand="1"/>
      </w:tblPr>
      <w:tblGrid>
        <w:gridCol w:w="1668"/>
        <w:gridCol w:w="7188"/>
      </w:tblGrid>
      <w:tr w:rsidR="00D11AB2" w:rsidRPr="008E510D" w14:paraId="131B24D9" w14:textId="77777777" w:rsidTr="008F752E">
        <w:tc>
          <w:tcPr>
            <w:tcW w:w="1668" w:type="dxa"/>
            <w:hideMark/>
          </w:tcPr>
          <w:p w14:paraId="06C2204E" w14:textId="77777777" w:rsidR="00D11AB2" w:rsidRPr="008E510D" w:rsidRDefault="00D11AB2" w:rsidP="00450C77">
            <w:pPr>
              <w:jc w:val="both"/>
              <w:rPr>
                <w:b/>
                <w:bCs/>
              </w:rPr>
            </w:pPr>
            <w:r w:rsidRPr="008E510D">
              <w:rPr>
                <w:rStyle w:val="Fett"/>
              </w:rPr>
              <w:t>Requirements Class</w:t>
            </w:r>
          </w:p>
        </w:tc>
        <w:tc>
          <w:tcPr>
            <w:tcW w:w="7188" w:type="dxa"/>
            <w:hideMark/>
          </w:tcPr>
          <w:p w14:paraId="605E0CBA" w14:textId="77777777" w:rsidR="00D11AB2" w:rsidRPr="008E510D" w:rsidRDefault="00913FDC" w:rsidP="00450C77">
            <w:pPr>
              <w:jc w:val="both"/>
              <w:rPr>
                <w:b/>
                <w:bCs/>
              </w:rPr>
            </w:pPr>
            <w:hyperlink r:id="rId121" w:history="1">
              <w:r w:rsidR="00D11AB2" w:rsidRPr="008E510D">
                <w:rPr>
                  <w:rStyle w:val="Hyperlink"/>
                  <w:b/>
                  <w:bCs/>
                </w:rPr>
                <w:t>/req/hy_hydrofeature/hydrocomplex/interiorcatchment</w:t>
              </w:r>
            </w:hyperlink>
          </w:p>
        </w:tc>
      </w:tr>
      <w:tr w:rsidR="00D11AB2" w:rsidRPr="008E510D" w14:paraId="1762386C" w14:textId="77777777" w:rsidTr="008F752E">
        <w:tc>
          <w:tcPr>
            <w:tcW w:w="1668" w:type="dxa"/>
            <w:hideMark/>
          </w:tcPr>
          <w:p w14:paraId="1361542E" w14:textId="77777777" w:rsidR="00D11AB2" w:rsidRPr="008E510D" w:rsidRDefault="00D11AB2" w:rsidP="00450C77">
            <w:pPr>
              <w:jc w:val="both"/>
            </w:pPr>
            <w:r w:rsidRPr="008E510D">
              <w:t>Target type</w:t>
            </w:r>
          </w:p>
        </w:tc>
        <w:tc>
          <w:tcPr>
            <w:tcW w:w="7188" w:type="dxa"/>
            <w:hideMark/>
          </w:tcPr>
          <w:p w14:paraId="17E716CB" w14:textId="77777777" w:rsidR="00D11AB2" w:rsidRPr="008E510D" w:rsidRDefault="00D11AB2" w:rsidP="00450C77">
            <w:pPr>
              <w:jc w:val="both"/>
            </w:pPr>
            <w:r w:rsidRPr="008E510D">
              <w:t>Implementation schema</w:t>
            </w:r>
          </w:p>
        </w:tc>
      </w:tr>
      <w:tr w:rsidR="00D11AB2" w:rsidRPr="008E510D" w14:paraId="611D0F51" w14:textId="77777777" w:rsidTr="008F752E">
        <w:tc>
          <w:tcPr>
            <w:tcW w:w="1668" w:type="dxa"/>
            <w:hideMark/>
          </w:tcPr>
          <w:p w14:paraId="2E1B566F" w14:textId="77777777" w:rsidR="00D11AB2" w:rsidRPr="008E510D" w:rsidRDefault="00D11AB2" w:rsidP="00450C77">
            <w:pPr>
              <w:jc w:val="both"/>
            </w:pPr>
            <w:r w:rsidRPr="008E510D">
              <w:t>Name</w:t>
            </w:r>
          </w:p>
        </w:tc>
        <w:tc>
          <w:tcPr>
            <w:tcW w:w="7188" w:type="dxa"/>
            <w:hideMark/>
          </w:tcPr>
          <w:p w14:paraId="69CFB9F0" w14:textId="77777777" w:rsidR="00D11AB2" w:rsidRPr="008E510D" w:rsidRDefault="00D11AB2" w:rsidP="00450C77">
            <w:pPr>
              <w:jc w:val="both"/>
            </w:pPr>
            <w:r w:rsidRPr="008E510D">
              <w:t>HY_InteriorCatchment</w:t>
            </w:r>
          </w:p>
        </w:tc>
      </w:tr>
      <w:tr w:rsidR="00D11AB2" w:rsidRPr="008E510D" w14:paraId="4D2FAAE1" w14:textId="77777777" w:rsidTr="008F752E">
        <w:tc>
          <w:tcPr>
            <w:tcW w:w="1668" w:type="dxa"/>
            <w:hideMark/>
          </w:tcPr>
          <w:p w14:paraId="32E17C2E" w14:textId="77777777" w:rsidR="00D11AB2" w:rsidRPr="008E510D" w:rsidRDefault="00D11AB2" w:rsidP="00450C77">
            <w:pPr>
              <w:jc w:val="both"/>
            </w:pPr>
            <w:r w:rsidRPr="008E510D">
              <w:t>Dependency</w:t>
            </w:r>
          </w:p>
        </w:tc>
        <w:tc>
          <w:tcPr>
            <w:tcW w:w="7188" w:type="dxa"/>
            <w:hideMark/>
          </w:tcPr>
          <w:p w14:paraId="0F65BDD1" w14:textId="77777777" w:rsidR="00D11AB2" w:rsidRPr="008E510D" w:rsidRDefault="00913FDC" w:rsidP="00450C77">
            <w:pPr>
              <w:jc w:val="both"/>
            </w:pPr>
            <w:hyperlink r:id="rId122" w:history="1">
              <w:r w:rsidR="00D11AB2" w:rsidRPr="008E510D">
                <w:rPr>
                  <w:rStyle w:val="Hyperlink"/>
                </w:rPr>
                <w:t>/req/hy_hydrofeature/hydrocomplex/catchment</w:t>
              </w:r>
            </w:hyperlink>
          </w:p>
        </w:tc>
      </w:tr>
      <w:tr w:rsidR="00D11AB2" w:rsidRPr="008E510D" w14:paraId="103E6216" w14:textId="77777777" w:rsidTr="008F752E">
        <w:tc>
          <w:tcPr>
            <w:tcW w:w="1668" w:type="dxa"/>
            <w:hideMark/>
          </w:tcPr>
          <w:p w14:paraId="38BB5D2B" w14:textId="77777777" w:rsidR="00D11AB2" w:rsidRPr="008E510D" w:rsidRDefault="00D11AB2" w:rsidP="00450C77">
            <w:pPr>
              <w:jc w:val="both"/>
            </w:pPr>
            <w:r w:rsidRPr="008E510D">
              <w:t>Dependency</w:t>
            </w:r>
          </w:p>
        </w:tc>
        <w:tc>
          <w:tcPr>
            <w:tcW w:w="7188" w:type="dxa"/>
            <w:hideMark/>
          </w:tcPr>
          <w:p w14:paraId="06F215E3" w14:textId="77777777" w:rsidR="00D11AB2" w:rsidRPr="008E510D" w:rsidRDefault="00913FDC" w:rsidP="00450C77">
            <w:pPr>
              <w:jc w:val="both"/>
            </w:pPr>
            <w:hyperlink r:id="rId123" w:history="1">
              <w:r w:rsidR="00D11AB2" w:rsidRPr="008E510D">
                <w:rPr>
                  <w:rStyle w:val="Hyperlink"/>
                </w:rPr>
                <w:t>/req/hy_hydrofeature/hydrocomplex/catchmentaggregate</w:t>
              </w:r>
            </w:hyperlink>
          </w:p>
        </w:tc>
      </w:tr>
      <w:tr w:rsidR="00D11AB2" w:rsidRPr="008E510D" w14:paraId="09E2790C" w14:textId="77777777" w:rsidTr="008F752E">
        <w:tc>
          <w:tcPr>
            <w:tcW w:w="1668" w:type="dxa"/>
            <w:hideMark/>
          </w:tcPr>
          <w:p w14:paraId="44459772" w14:textId="77777777" w:rsidR="00D11AB2" w:rsidRPr="008E510D" w:rsidRDefault="00D11AB2" w:rsidP="00450C77">
            <w:pPr>
              <w:jc w:val="both"/>
            </w:pPr>
            <w:r w:rsidRPr="008E510D">
              <w:t>Requirement</w:t>
            </w:r>
          </w:p>
        </w:tc>
        <w:tc>
          <w:tcPr>
            <w:tcW w:w="7188" w:type="dxa"/>
            <w:hideMark/>
          </w:tcPr>
          <w:p w14:paraId="3CCFC5C2" w14:textId="77777777" w:rsidR="00D11AB2" w:rsidRPr="008E510D" w:rsidRDefault="00913FDC" w:rsidP="00450C77">
            <w:pPr>
              <w:jc w:val="both"/>
            </w:pPr>
            <w:hyperlink r:id="rId124" w:history="1">
              <w:r w:rsidR="00D11AB2" w:rsidRPr="008E510D">
                <w:rPr>
                  <w:rStyle w:val="Hyperlink"/>
                </w:rPr>
                <w:t>/req/hy_hydrofeature/hydrocomplex/interiorcatchment.envelopingcatchment</w:t>
              </w:r>
            </w:hyperlink>
          </w:p>
        </w:tc>
      </w:tr>
    </w:tbl>
    <w:p w14:paraId="504A8578" w14:textId="78792B8B" w:rsidR="00D11AB2" w:rsidRPr="008E510D" w:rsidRDefault="00D11AB2" w:rsidP="00450C77">
      <w:pPr>
        <w:pStyle w:val="berschrift4"/>
        <w:jc w:val="both"/>
      </w:pPr>
      <w:r w:rsidRPr="008E510D">
        <w:t>Outfall</w:t>
      </w:r>
    </w:p>
    <w:p w14:paraId="55EF2AB4" w14:textId="61258116" w:rsidR="00D11AB2" w:rsidRPr="008E510D" w:rsidRDefault="00D11AB2" w:rsidP="00450C77">
      <w:pPr>
        <w:pStyle w:val="StandardWeb"/>
        <w:jc w:val="both"/>
        <w:rPr>
          <w:lang w:val="en-US"/>
        </w:rPr>
      </w:pPr>
      <w:r w:rsidRPr="008E510D">
        <w:rPr>
          <w:lang w:val="en-US"/>
        </w:rPr>
        <w:t>The HY_Outfall feature type (</w:t>
      </w:r>
      <w:r w:rsidR="009C635D">
        <w:rPr>
          <w:lang w:val="en-US"/>
        </w:rPr>
        <w:fldChar w:fldCharType="begin"/>
      </w:r>
      <w:r w:rsidR="009C635D">
        <w:rPr>
          <w:lang w:val="en-US"/>
        </w:rPr>
        <w:instrText xml:space="preserve"> REF _Ref461114378 \h </w:instrText>
      </w:r>
      <w:r w:rsidR="009C635D">
        <w:rPr>
          <w:lang w:val="en-US"/>
        </w:rPr>
      </w:r>
      <w:r w:rsidR="009C635D">
        <w:rPr>
          <w:lang w:val="en-US"/>
        </w:rPr>
        <w:fldChar w:fldCharType="separate"/>
      </w:r>
      <w:r w:rsidR="009C635D" w:rsidRPr="00C96558">
        <w:t xml:space="preserve">Figure </w:t>
      </w:r>
      <w:r w:rsidR="009C635D">
        <w:rPr>
          <w:noProof/>
        </w:rPr>
        <w:t>29</w:t>
      </w:r>
      <w:r w:rsidR="009C635D">
        <w:rPr>
          <w:lang w:val="en-US"/>
        </w:rPr>
        <w:fldChar w:fldCharType="end"/>
      </w:r>
      <w:r w:rsidRPr="008E510D">
        <w:rPr>
          <w:lang w:val="en-US"/>
        </w:rPr>
        <w:t>) conceptualizes the hydrologically determined outfall of a corresponding catchment (</w:t>
      </w:r>
      <w:r w:rsidR="00B90FE2">
        <w:rPr>
          <w:lang w:val="en-US"/>
        </w:rPr>
        <w:fldChar w:fldCharType="begin"/>
      </w:r>
      <w:r w:rsidR="00B90FE2">
        <w:rPr>
          <w:lang w:val="en-US"/>
        </w:rPr>
        <w:instrText xml:space="preserve"> REF _Ref459018108 \h </w:instrText>
      </w:r>
      <w:r w:rsidR="00A82FF3">
        <w:rPr>
          <w:lang w:val="en-US"/>
        </w:rPr>
        <w:instrText xml:space="preserve"> \* MERGEFORMAT </w:instrText>
      </w:r>
      <w:r w:rsidR="00B90FE2">
        <w:rPr>
          <w:lang w:val="en-US"/>
        </w:rPr>
      </w:r>
      <w:r w:rsidR="00B90FE2">
        <w:rPr>
          <w:lang w:val="en-US"/>
        </w:rPr>
        <w:fldChar w:fldCharType="separate"/>
      </w:r>
      <w:r w:rsidR="009C635D" w:rsidRPr="008E510D">
        <w:t xml:space="preserve">Figure </w:t>
      </w:r>
      <w:r w:rsidR="009C635D">
        <w:rPr>
          <w:noProof/>
        </w:rPr>
        <w:t>22</w:t>
      </w:r>
      <w:r w:rsidR="00B90FE2">
        <w:rPr>
          <w:lang w:val="en-US"/>
        </w:rPr>
        <w:fldChar w:fldCharType="end"/>
      </w:r>
      <w:r w:rsidRPr="008E510D">
        <w:rPr>
          <w:lang w:val="en-US"/>
        </w:rPr>
        <w:t xml:space="preserve">). The logical outfall represents the logical place where a catchment interacts with another catchment, i.e. where the outflow of a contributing catchment becomes inflow into a receiving catchment. A catchment may receive flow from several catchments or contribute flow to several catchments through a single logical outfall. Logically placed in reference to a catchment which links inflow and outflow, an outfall has a position relative to another outfall that is 'fixed' by the catchment. Through unique identity, each outfall feature may associate different outfall realizations within an hydrologic complex given that each realization has the same hydrologic determination. This includes the topological realization as a node in terms of the 'boundary' </w:t>
      </w:r>
      <w:r w:rsidR="000C7924">
        <w:rPr>
          <w:lang w:val="en-US"/>
        </w:rPr>
        <w:t>on a catchment edge</w:t>
      </w:r>
      <w:r w:rsidRPr="008E510D">
        <w:rPr>
          <w:lang w:val="en-US"/>
        </w:rPr>
        <w:t xml:space="preserve">. </w:t>
      </w:r>
    </w:p>
    <w:p w14:paraId="5B085C72" w14:textId="77777777" w:rsidR="00C96558" w:rsidRDefault="00C96558" w:rsidP="00C96558">
      <w:pPr>
        <w:pStyle w:val="StandardWeb"/>
        <w:keepNext/>
        <w:jc w:val="center"/>
      </w:pPr>
      <w:r>
        <w:rPr>
          <w:noProof/>
          <w:lang w:val="en-US" w:eastAsia="en-US"/>
        </w:rPr>
        <w:lastRenderedPageBreak/>
        <w:drawing>
          <wp:inline distT="0" distB="0" distL="0" distR="0" wp14:anchorId="09631B1D" wp14:editId="4B6C485F">
            <wp:extent cx="5486400" cy="3464915"/>
            <wp:effectExtent l="0" t="0" r="0" b="2540"/>
            <wp:docPr id="8" name="Grafik 8" descr="D:\Users\Dornblut\git_html\HY_Features\HTML_HYF\HY_HydroFeature\EARoot\EA1\EA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Dornblut\git_html\HY_Features\HTML_HYF\HY_HydroFeature\EARoot\EA1\EA30.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486400" cy="3464915"/>
                    </a:xfrm>
                    <a:prstGeom prst="rect">
                      <a:avLst/>
                    </a:prstGeom>
                    <a:noFill/>
                    <a:ln>
                      <a:noFill/>
                    </a:ln>
                  </pic:spPr>
                </pic:pic>
              </a:graphicData>
            </a:graphic>
          </wp:inline>
        </w:drawing>
      </w:r>
    </w:p>
    <w:p w14:paraId="6561A9B0" w14:textId="7C78DEB7" w:rsidR="00C96558" w:rsidRPr="00C96558" w:rsidRDefault="00C96558" w:rsidP="00C96558">
      <w:pPr>
        <w:pStyle w:val="OGCFigure"/>
      </w:pPr>
      <w:bookmarkStart w:id="389" w:name="_Ref461114378"/>
      <w:bookmarkStart w:id="390" w:name="_Toc461114648"/>
      <w:r w:rsidRPr="00C96558">
        <w:t xml:space="preserve">Figure </w:t>
      </w:r>
      <w:r w:rsidR="00913FDC">
        <w:fldChar w:fldCharType="begin"/>
      </w:r>
      <w:r w:rsidR="00913FDC">
        <w:instrText xml:space="preserve"> SEQ Figure \* ARABIC </w:instrText>
      </w:r>
      <w:r w:rsidR="00913FDC">
        <w:fldChar w:fldCharType="separate"/>
      </w:r>
      <w:r w:rsidR="009C635D">
        <w:rPr>
          <w:noProof/>
        </w:rPr>
        <w:t>29</w:t>
      </w:r>
      <w:r w:rsidR="00913FDC">
        <w:rPr>
          <w:noProof/>
        </w:rPr>
        <w:fldChar w:fldCharType="end"/>
      </w:r>
      <w:bookmarkEnd w:id="389"/>
      <w:r w:rsidRPr="00C96558">
        <w:t xml:space="preserve">: Outfall (UML class diagram, </w:t>
      </w:r>
      <w:hyperlink r:id="rId126" w:history="1">
        <w:r w:rsidRPr="00C96558">
          <w:rPr>
            <w:rStyle w:val="Hyperlink"/>
          </w:rPr>
          <w:t>req/hy_hydrofeature/hydrocomplex/outfall</w:t>
        </w:r>
      </w:hyperlink>
      <w:r w:rsidRPr="00C96558">
        <w:t xml:space="preserve"> )</w:t>
      </w:r>
      <w:bookmarkEnd w:id="390"/>
    </w:p>
    <w:p w14:paraId="151C2741" w14:textId="2B21626D" w:rsidR="00033C57" w:rsidRPr="008E510D" w:rsidRDefault="00372327" w:rsidP="00505D54">
      <w:pPr>
        <w:pStyle w:val="StandardWeb"/>
        <w:jc w:val="both"/>
      </w:pPr>
      <w:r>
        <w:t xml:space="preserve">HY_Outfall </w:t>
      </w:r>
      <w:r w:rsidR="00033C57" w:rsidRPr="008E510D">
        <w:t xml:space="preserve">carries the associations: </w:t>
      </w:r>
      <w:r w:rsidR="00033C57" w:rsidRPr="008E510D">
        <w:rPr>
          <w:rStyle w:val="Hervorhebung"/>
        </w:rPr>
        <w:t>contributingCatchment</w:t>
      </w:r>
      <w:r w:rsidR="00033C57" w:rsidRPr="008E510D">
        <w:t xml:space="preserve">, </w:t>
      </w:r>
      <w:r w:rsidR="00033C57" w:rsidRPr="008E510D">
        <w:rPr>
          <w:rStyle w:val="Hervorhebung"/>
        </w:rPr>
        <w:t>receivingCatchment</w:t>
      </w:r>
      <w:r w:rsidR="00033C57" w:rsidRPr="008E510D">
        <w:t xml:space="preserve">, </w:t>
      </w:r>
      <w:r w:rsidR="00033C57" w:rsidRPr="008E510D">
        <w:rPr>
          <w:rStyle w:val="Hervorhebung"/>
        </w:rPr>
        <w:t>relativePosition</w:t>
      </w:r>
      <w:r w:rsidR="00033C57" w:rsidRPr="008E510D">
        <w:t xml:space="preserve"> and </w:t>
      </w:r>
      <w:r w:rsidR="00033C57" w:rsidRPr="008E510D">
        <w:rPr>
          <w:rStyle w:val="Hervorhebung"/>
        </w:rPr>
        <w:t>outfall</w:t>
      </w:r>
      <w:r w:rsidR="002C3C8A">
        <w:rPr>
          <w:rStyle w:val="Hervorhebung"/>
        </w:rPr>
        <w:t>Realization</w:t>
      </w:r>
      <w:r w:rsidR="00033C57" w:rsidRPr="008E510D">
        <w:t xml:space="preserve">. </w:t>
      </w:r>
      <w:ins w:id="391" w:author="GRDC/ID" w:date="2016-09-08T09:23:00Z">
        <w:r w:rsidR="00911946">
          <w:t xml:space="preserve"> </w:t>
        </w:r>
      </w:ins>
      <w:ins w:id="392" w:author="GRDC/ID" w:date="2016-09-08T09:22:00Z">
        <w:r w:rsidR="00911946">
          <w:t>An</w:t>
        </w:r>
      </w:ins>
      <w:ins w:id="393" w:author="GRDC/ID" w:date="2016-09-06T09:48:00Z">
        <w:r w:rsidR="0019707D" w:rsidRPr="008E510D">
          <w:t xml:space="preserve"> </w:t>
        </w:r>
        <w:r w:rsidR="00585BA6">
          <w:rPr>
            <w:rStyle w:val="Hervorhebung"/>
          </w:rPr>
          <w:t>outflow</w:t>
        </w:r>
      </w:ins>
      <w:ins w:id="394" w:author="GRDC/ID" w:date="2016-09-06T13:04:00Z">
        <w:r w:rsidR="00585BA6">
          <w:rPr>
            <w:rStyle w:val="Hervorhebung"/>
          </w:rPr>
          <w:t>-</w:t>
        </w:r>
      </w:ins>
      <w:ins w:id="395" w:author="GRDC/ID" w:date="2016-09-07T07:38:00Z">
        <w:r w:rsidR="00E11FC0">
          <w:rPr>
            <w:rStyle w:val="Hervorhebung"/>
          </w:rPr>
          <w:t>on-flowpath</w:t>
        </w:r>
      </w:ins>
      <w:ins w:id="396" w:author="GRDC/ID" w:date="2016-09-06T09:48:00Z">
        <w:r w:rsidR="0019707D" w:rsidRPr="008E510D">
          <w:t xml:space="preserve"> </w:t>
        </w:r>
      </w:ins>
      <w:ins w:id="397" w:author="GRDC/ID" w:date="2016-09-06T12:57:00Z">
        <w:r w:rsidR="00661D3F">
          <w:t>and</w:t>
        </w:r>
      </w:ins>
      <w:ins w:id="398" w:author="GRDC/ID" w:date="2016-09-08T09:23:00Z">
        <w:r w:rsidR="00911946">
          <w:t xml:space="preserve"> an </w:t>
        </w:r>
      </w:ins>
      <w:ins w:id="399" w:author="GRDC/ID" w:date="2016-09-06T09:48:00Z">
        <w:r w:rsidR="0019707D" w:rsidRPr="00505D54">
          <w:rPr>
            <w:i/>
          </w:rPr>
          <w:t>inflow</w:t>
        </w:r>
        <w:r w:rsidR="00585BA6" w:rsidRPr="00585BA6">
          <w:rPr>
            <w:i/>
          </w:rPr>
          <w:t>-</w:t>
        </w:r>
      </w:ins>
      <w:ins w:id="400" w:author="GRDC/ID" w:date="2016-09-07T07:38:00Z">
        <w:r w:rsidR="00E11FC0">
          <w:rPr>
            <w:i/>
          </w:rPr>
          <w:t>on-flowpath</w:t>
        </w:r>
      </w:ins>
      <w:ins w:id="401" w:author="GRDC/ID" w:date="2016-09-06T09:48:00Z">
        <w:r w:rsidR="0019707D">
          <w:t xml:space="preserve"> </w:t>
        </w:r>
        <w:r w:rsidR="0019707D" w:rsidRPr="008E510D">
          <w:t>constraint</w:t>
        </w:r>
        <w:r w:rsidR="0019707D">
          <w:t xml:space="preserve"> are</w:t>
        </w:r>
        <w:r w:rsidR="0019707D" w:rsidRPr="008E510D">
          <w:t xml:space="preserve"> defined such that whenever the </w:t>
        </w:r>
        <w:r w:rsidR="0019707D">
          <w:t>position of an outflow, or inflow, is determined using a flowpath shape</w:t>
        </w:r>
        <w:r w:rsidR="0019707D" w:rsidRPr="008E510D">
          <w:t xml:space="preserve">, the </w:t>
        </w:r>
        <w:r w:rsidR="0019707D">
          <w:t xml:space="preserve">corresponding catchment </w:t>
        </w:r>
      </w:ins>
      <w:ins w:id="402" w:author="GRDC/ID" w:date="2016-09-07T07:39:00Z">
        <w:r w:rsidR="00E11FC0">
          <w:t>shall be</w:t>
        </w:r>
      </w:ins>
      <w:ins w:id="403" w:author="GRDC/ID" w:date="2016-09-06T09:48:00Z">
        <w:r w:rsidR="0019707D">
          <w:t xml:space="preserve"> </w:t>
        </w:r>
      </w:ins>
      <w:ins w:id="404" w:author="GRDC/ID" w:date="2016-09-07T07:40:00Z">
        <w:r w:rsidR="00E11FC0">
          <w:t>realized</w:t>
        </w:r>
      </w:ins>
      <w:ins w:id="405" w:author="GRDC/ID" w:date="2016-09-06T09:48:00Z">
        <w:r w:rsidR="0019707D">
          <w:t xml:space="preserve"> as HY_Flowpath feature type.</w:t>
        </w:r>
        <w:r w:rsidR="0019707D" w:rsidRPr="008E510D">
          <w:t xml:space="preserve"> </w:t>
        </w:r>
      </w:ins>
    </w:p>
    <w:p w14:paraId="741A99D7"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contributingCatchment</w:t>
      </w:r>
      <w:r w:rsidRPr="008E510D">
        <w:rPr>
          <w:lang w:val="en-US"/>
        </w:rPr>
        <w:t xml:space="preserve"> association relates the outfall to the catchment that contributes flow to it. This allows relation of a catchment's outflow to an identified inflow and to determine its position through referencing an outfall. If required, this association shall be used to identify the catchment connecting the outfall and an inflow used for reference. </w:t>
      </w:r>
    </w:p>
    <w:p w14:paraId="3B8CB3E8"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receivingCatchment</w:t>
      </w:r>
      <w:r w:rsidRPr="008E510D">
        <w:rPr>
          <w:lang w:val="en-US"/>
        </w:rPr>
        <w:t xml:space="preserve"> association relates to the outfall to a catchment that receives flow from it. This allows relation of a catchment's inflow to an identified outflow and to determine its position through referencing an outfall. If required, this association shall be used to identify the catchment connecting the outfall and the outflow used for reference. </w:t>
      </w:r>
    </w:p>
    <w:p w14:paraId="1FDEAD37"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relativePosition</w:t>
      </w:r>
      <w:r w:rsidRPr="008E510D">
        <w:rPr>
          <w:lang w:val="en-US"/>
        </w:rPr>
        <w:t xml:space="preserve"> association assigns a position to the outfall relative to a reference location (typically an outfall realization) fixed in the logical network of catchments. This means that the position of an outfall is determined relative to another realized outfall. If required, this association shall be used to assign a position to an inflow or outflow of a catchment using existing reference location(s). Commonly, this is used to locate an outfall such as at a hydrometric station, to a reference outfall such as a confluence but it can be used to locate any outfall relative to another.</w:t>
      </w:r>
    </w:p>
    <w:p w14:paraId="3CA7D9F8" w14:textId="2C02D315" w:rsidR="00033C57" w:rsidRPr="008E510D" w:rsidRDefault="00033C57" w:rsidP="00450C77">
      <w:pPr>
        <w:pStyle w:val="StandardWeb"/>
        <w:jc w:val="both"/>
        <w:rPr>
          <w:lang w:val="en-US"/>
        </w:rPr>
      </w:pPr>
      <w:r w:rsidRPr="008E510D">
        <w:rPr>
          <w:lang w:val="en-US"/>
        </w:rPr>
        <w:lastRenderedPageBreak/>
        <w:t xml:space="preserve">The </w:t>
      </w:r>
      <w:r w:rsidRPr="008E510D">
        <w:rPr>
          <w:rStyle w:val="Fett"/>
          <w:lang w:val="en-US"/>
        </w:rPr>
        <w:t>outfall</w:t>
      </w:r>
      <w:r w:rsidR="002C3C8A">
        <w:rPr>
          <w:rStyle w:val="Fett"/>
          <w:lang w:val="en-US"/>
        </w:rPr>
        <w:t>Realization</w:t>
      </w:r>
      <w:r w:rsidRPr="008E510D">
        <w:rPr>
          <w:lang w:val="en-US"/>
        </w:rPr>
        <w:t xml:space="preserve"> association relates the outfall to a feature which realizes the logical outfall. If required, this association shall be used to describe the 'real' object considered to be outfall of a catchment. In case of a topological realization, the realization of the outfall shall be of lower dimension than the realization of the corresponding catchment.</w:t>
      </w:r>
    </w:p>
    <w:tbl>
      <w:tblPr>
        <w:tblStyle w:val="Tabellenraster"/>
        <w:tblW w:w="0" w:type="auto"/>
        <w:tblLook w:val="04A0" w:firstRow="1" w:lastRow="0" w:firstColumn="1" w:lastColumn="0" w:noHBand="0" w:noVBand="1"/>
      </w:tblPr>
      <w:tblGrid>
        <w:gridCol w:w="1809"/>
        <w:gridCol w:w="7047"/>
      </w:tblGrid>
      <w:tr w:rsidR="00033C57" w:rsidRPr="008E510D" w14:paraId="20C371DC" w14:textId="77777777" w:rsidTr="008F752E">
        <w:tc>
          <w:tcPr>
            <w:tcW w:w="1809" w:type="dxa"/>
            <w:hideMark/>
          </w:tcPr>
          <w:p w14:paraId="0E61C169" w14:textId="77777777" w:rsidR="00033C57" w:rsidRPr="008E510D" w:rsidRDefault="00033C57" w:rsidP="00450C77">
            <w:pPr>
              <w:jc w:val="both"/>
              <w:rPr>
                <w:b/>
                <w:bCs/>
              </w:rPr>
            </w:pPr>
            <w:r w:rsidRPr="008E510D">
              <w:rPr>
                <w:rStyle w:val="Fett"/>
              </w:rPr>
              <w:t>Requirements Class</w:t>
            </w:r>
          </w:p>
        </w:tc>
        <w:tc>
          <w:tcPr>
            <w:tcW w:w="7047" w:type="dxa"/>
            <w:hideMark/>
          </w:tcPr>
          <w:p w14:paraId="5745831A" w14:textId="77777777" w:rsidR="00033C57" w:rsidRPr="008E510D" w:rsidRDefault="00913FDC" w:rsidP="00450C77">
            <w:pPr>
              <w:jc w:val="both"/>
              <w:rPr>
                <w:b/>
                <w:bCs/>
              </w:rPr>
            </w:pPr>
            <w:hyperlink r:id="rId127" w:history="1">
              <w:r w:rsidR="00033C57" w:rsidRPr="008E510D">
                <w:rPr>
                  <w:rStyle w:val="Hyperlink"/>
                  <w:b/>
                  <w:bCs/>
                </w:rPr>
                <w:t>req/hy_hydrofeature/hydrocomplex/outfall</w:t>
              </w:r>
            </w:hyperlink>
          </w:p>
        </w:tc>
      </w:tr>
      <w:tr w:rsidR="00033C57" w:rsidRPr="008E510D" w14:paraId="5D453DA4" w14:textId="77777777" w:rsidTr="008F752E">
        <w:tc>
          <w:tcPr>
            <w:tcW w:w="1809" w:type="dxa"/>
            <w:hideMark/>
          </w:tcPr>
          <w:p w14:paraId="04F3D09A" w14:textId="77777777" w:rsidR="00033C57" w:rsidRPr="008E510D" w:rsidRDefault="00033C57" w:rsidP="00450C77">
            <w:pPr>
              <w:jc w:val="both"/>
            </w:pPr>
            <w:r w:rsidRPr="008E510D">
              <w:t>Target type</w:t>
            </w:r>
          </w:p>
        </w:tc>
        <w:tc>
          <w:tcPr>
            <w:tcW w:w="7047" w:type="dxa"/>
            <w:hideMark/>
          </w:tcPr>
          <w:p w14:paraId="189668F5" w14:textId="77777777" w:rsidR="00033C57" w:rsidRPr="008E510D" w:rsidRDefault="00033C57" w:rsidP="00450C77">
            <w:pPr>
              <w:jc w:val="both"/>
            </w:pPr>
            <w:r w:rsidRPr="008E510D">
              <w:t>Implementation schema</w:t>
            </w:r>
          </w:p>
        </w:tc>
      </w:tr>
      <w:tr w:rsidR="00033C57" w:rsidRPr="008E510D" w14:paraId="02C2FE38" w14:textId="77777777" w:rsidTr="008F752E">
        <w:tc>
          <w:tcPr>
            <w:tcW w:w="1809" w:type="dxa"/>
            <w:hideMark/>
          </w:tcPr>
          <w:p w14:paraId="445AB716" w14:textId="77777777" w:rsidR="00033C57" w:rsidRPr="008E510D" w:rsidRDefault="00033C57" w:rsidP="00450C77">
            <w:pPr>
              <w:jc w:val="both"/>
            </w:pPr>
            <w:r w:rsidRPr="008E510D">
              <w:t>Name</w:t>
            </w:r>
          </w:p>
        </w:tc>
        <w:tc>
          <w:tcPr>
            <w:tcW w:w="7047" w:type="dxa"/>
            <w:hideMark/>
          </w:tcPr>
          <w:p w14:paraId="672EA028" w14:textId="77777777" w:rsidR="00033C57" w:rsidRPr="008E510D" w:rsidRDefault="00033C57" w:rsidP="00450C77">
            <w:pPr>
              <w:jc w:val="both"/>
            </w:pPr>
            <w:r w:rsidRPr="008E510D">
              <w:t>HY_Outfall</w:t>
            </w:r>
          </w:p>
        </w:tc>
      </w:tr>
      <w:tr w:rsidR="00033C57" w:rsidRPr="008E510D" w14:paraId="6193D446" w14:textId="77777777" w:rsidTr="008F752E">
        <w:tc>
          <w:tcPr>
            <w:tcW w:w="1809" w:type="dxa"/>
            <w:hideMark/>
          </w:tcPr>
          <w:p w14:paraId="0D9F5C19" w14:textId="77777777" w:rsidR="00033C57" w:rsidRPr="008E510D" w:rsidRDefault="00033C57" w:rsidP="00450C77">
            <w:pPr>
              <w:jc w:val="both"/>
            </w:pPr>
            <w:r w:rsidRPr="008E510D">
              <w:t>Dependency</w:t>
            </w:r>
          </w:p>
        </w:tc>
        <w:tc>
          <w:tcPr>
            <w:tcW w:w="7047" w:type="dxa"/>
            <w:hideMark/>
          </w:tcPr>
          <w:p w14:paraId="359CF5F0" w14:textId="77777777" w:rsidR="00033C57" w:rsidRPr="008E510D" w:rsidRDefault="00913FDC" w:rsidP="00450C77">
            <w:pPr>
              <w:jc w:val="both"/>
            </w:pPr>
            <w:hyperlink r:id="rId128" w:history="1">
              <w:r w:rsidR="00033C57" w:rsidRPr="008E510D">
                <w:rPr>
                  <w:rStyle w:val="Hyperlink"/>
                </w:rPr>
                <w:t>/req/hy_hydrofeature/hydrocomplex/catchment</w:t>
              </w:r>
            </w:hyperlink>
          </w:p>
        </w:tc>
      </w:tr>
      <w:tr w:rsidR="00033C57" w:rsidRPr="008E510D" w14:paraId="0CDC33E6" w14:textId="77777777" w:rsidTr="008F752E">
        <w:tc>
          <w:tcPr>
            <w:tcW w:w="1809" w:type="dxa"/>
            <w:hideMark/>
          </w:tcPr>
          <w:p w14:paraId="7F436455" w14:textId="77777777" w:rsidR="00033C57" w:rsidRPr="008E510D" w:rsidRDefault="00033C57" w:rsidP="00450C77">
            <w:pPr>
              <w:jc w:val="both"/>
            </w:pPr>
            <w:r w:rsidRPr="008E510D">
              <w:t>Dependency</w:t>
            </w:r>
          </w:p>
        </w:tc>
        <w:tc>
          <w:tcPr>
            <w:tcW w:w="7047" w:type="dxa"/>
            <w:hideMark/>
          </w:tcPr>
          <w:p w14:paraId="576D0817" w14:textId="77777777" w:rsidR="00033C57" w:rsidRPr="008E510D" w:rsidRDefault="00913FDC" w:rsidP="00450C77">
            <w:pPr>
              <w:jc w:val="both"/>
            </w:pPr>
            <w:hyperlink r:id="rId129" w:history="1">
              <w:r w:rsidR="00033C57" w:rsidRPr="008E510D">
                <w:rPr>
                  <w:rStyle w:val="Hyperlink"/>
                </w:rPr>
                <w:t>/req/hy_hydrofeature/hydrocomplex/indirectposition</w:t>
              </w:r>
            </w:hyperlink>
          </w:p>
        </w:tc>
      </w:tr>
      <w:tr w:rsidR="00033C57" w:rsidRPr="008E510D" w14:paraId="6F460FD7" w14:textId="77777777" w:rsidTr="008F752E">
        <w:tc>
          <w:tcPr>
            <w:tcW w:w="1809" w:type="dxa"/>
            <w:hideMark/>
          </w:tcPr>
          <w:p w14:paraId="76BFB45A" w14:textId="77777777" w:rsidR="00033C57" w:rsidRPr="008E510D" w:rsidRDefault="00033C57" w:rsidP="00450C77">
            <w:pPr>
              <w:jc w:val="both"/>
            </w:pPr>
            <w:r w:rsidRPr="008E510D">
              <w:t>Dependency</w:t>
            </w:r>
          </w:p>
        </w:tc>
        <w:tc>
          <w:tcPr>
            <w:tcW w:w="7047" w:type="dxa"/>
            <w:hideMark/>
          </w:tcPr>
          <w:p w14:paraId="3376CA92" w14:textId="0368941D" w:rsidR="00033C57" w:rsidRPr="008E510D" w:rsidRDefault="00913FDC" w:rsidP="00450C77">
            <w:pPr>
              <w:jc w:val="both"/>
            </w:pPr>
            <w:hyperlink r:id="rId130" w:history="1">
              <w:r w:rsidR="00033C57" w:rsidRPr="008E510D">
                <w:rPr>
                  <w:rStyle w:val="Hyperlink"/>
                </w:rPr>
                <w:t>/req/hy_hydrofeature/hydrocomplex/outfall</w:t>
              </w:r>
              <w:r w:rsidR="002C3C8A">
                <w:rPr>
                  <w:rStyle w:val="Hyperlink"/>
                </w:rPr>
                <w:t>realization</w:t>
              </w:r>
            </w:hyperlink>
          </w:p>
        </w:tc>
      </w:tr>
      <w:tr w:rsidR="00033C57" w:rsidRPr="008E510D" w14:paraId="64B010C9" w14:textId="77777777" w:rsidTr="008F752E">
        <w:tc>
          <w:tcPr>
            <w:tcW w:w="1809" w:type="dxa"/>
            <w:hideMark/>
          </w:tcPr>
          <w:p w14:paraId="6DDA8BE9" w14:textId="77777777" w:rsidR="00033C57" w:rsidRPr="008E510D" w:rsidRDefault="00033C57" w:rsidP="00450C77">
            <w:pPr>
              <w:jc w:val="both"/>
            </w:pPr>
            <w:r w:rsidRPr="008E510D">
              <w:t>Requirement</w:t>
            </w:r>
          </w:p>
        </w:tc>
        <w:tc>
          <w:tcPr>
            <w:tcW w:w="7047" w:type="dxa"/>
            <w:hideMark/>
          </w:tcPr>
          <w:p w14:paraId="74365D8E" w14:textId="77777777" w:rsidR="00033C57" w:rsidRPr="008E510D" w:rsidRDefault="00913FDC" w:rsidP="00450C77">
            <w:pPr>
              <w:jc w:val="both"/>
            </w:pPr>
            <w:hyperlink r:id="rId131" w:history="1">
              <w:r w:rsidR="00033C57" w:rsidRPr="008E510D">
                <w:rPr>
                  <w:rStyle w:val="Hyperlink"/>
                </w:rPr>
                <w:t>/req/hy_hydrofeature/hydrocomplex/outfall.contributingcatchment</w:t>
              </w:r>
            </w:hyperlink>
          </w:p>
        </w:tc>
      </w:tr>
      <w:tr w:rsidR="00033C57" w:rsidRPr="008E510D" w14:paraId="177FC970" w14:textId="77777777" w:rsidTr="008F752E">
        <w:tc>
          <w:tcPr>
            <w:tcW w:w="1809" w:type="dxa"/>
            <w:hideMark/>
          </w:tcPr>
          <w:p w14:paraId="5180E721" w14:textId="77777777" w:rsidR="00033C57" w:rsidRPr="008E510D" w:rsidRDefault="00033C57" w:rsidP="00450C77">
            <w:pPr>
              <w:jc w:val="both"/>
            </w:pPr>
            <w:r w:rsidRPr="008E510D">
              <w:t>Requirement</w:t>
            </w:r>
          </w:p>
        </w:tc>
        <w:tc>
          <w:tcPr>
            <w:tcW w:w="7047" w:type="dxa"/>
            <w:hideMark/>
          </w:tcPr>
          <w:p w14:paraId="592FBD58" w14:textId="77777777" w:rsidR="00033C57" w:rsidRPr="008E510D" w:rsidRDefault="00913FDC" w:rsidP="00450C77">
            <w:pPr>
              <w:jc w:val="both"/>
            </w:pPr>
            <w:hyperlink r:id="rId132" w:history="1">
              <w:r w:rsidR="00033C57" w:rsidRPr="008E510D">
                <w:rPr>
                  <w:rStyle w:val="Hyperlink"/>
                </w:rPr>
                <w:t>/req/hy_hydrofeature/hydrocomplex/outfall.receivingcatchment</w:t>
              </w:r>
            </w:hyperlink>
          </w:p>
        </w:tc>
      </w:tr>
      <w:tr w:rsidR="00033C57" w:rsidRPr="008E510D" w14:paraId="08010EE2" w14:textId="77777777" w:rsidTr="008F752E">
        <w:tc>
          <w:tcPr>
            <w:tcW w:w="1809" w:type="dxa"/>
            <w:hideMark/>
          </w:tcPr>
          <w:p w14:paraId="1C5F99D1" w14:textId="77777777" w:rsidR="00033C57" w:rsidRPr="008E510D" w:rsidRDefault="00033C57" w:rsidP="00450C77">
            <w:pPr>
              <w:jc w:val="both"/>
            </w:pPr>
            <w:r w:rsidRPr="008E510D">
              <w:t>Requirement</w:t>
            </w:r>
          </w:p>
        </w:tc>
        <w:tc>
          <w:tcPr>
            <w:tcW w:w="7047" w:type="dxa"/>
            <w:hideMark/>
          </w:tcPr>
          <w:p w14:paraId="1A9CAF62" w14:textId="77777777" w:rsidR="00033C57" w:rsidRPr="008E510D" w:rsidRDefault="00913FDC" w:rsidP="00450C77">
            <w:pPr>
              <w:jc w:val="both"/>
            </w:pPr>
            <w:hyperlink r:id="rId133" w:history="1">
              <w:r w:rsidR="00033C57" w:rsidRPr="008E510D">
                <w:rPr>
                  <w:rStyle w:val="Hyperlink"/>
                </w:rPr>
                <w:t>/req/hy_hydrofeature/hydrocomplex/outfall.relativeposition</w:t>
              </w:r>
            </w:hyperlink>
          </w:p>
        </w:tc>
      </w:tr>
      <w:tr w:rsidR="00033C57" w:rsidRPr="008E510D" w14:paraId="44995D1B" w14:textId="77777777" w:rsidTr="008F752E">
        <w:tc>
          <w:tcPr>
            <w:tcW w:w="1809" w:type="dxa"/>
            <w:hideMark/>
          </w:tcPr>
          <w:p w14:paraId="2BA4A422" w14:textId="77777777" w:rsidR="00033C57" w:rsidRPr="008E510D" w:rsidRDefault="00033C57" w:rsidP="00450C77">
            <w:pPr>
              <w:jc w:val="both"/>
            </w:pPr>
            <w:r w:rsidRPr="008E510D">
              <w:t>Requirement</w:t>
            </w:r>
          </w:p>
        </w:tc>
        <w:tc>
          <w:tcPr>
            <w:tcW w:w="7047" w:type="dxa"/>
            <w:hideMark/>
          </w:tcPr>
          <w:p w14:paraId="66397062" w14:textId="5E06DAF3" w:rsidR="00033C57" w:rsidRPr="008E510D" w:rsidRDefault="00913FDC" w:rsidP="00450C77">
            <w:pPr>
              <w:jc w:val="both"/>
            </w:pPr>
            <w:hyperlink r:id="rId134" w:history="1">
              <w:r w:rsidR="00033C57" w:rsidRPr="008E510D">
                <w:rPr>
                  <w:rStyle w:val="Hyperlink"/>
                </w:rPr>
                <w:t>/req/hy_hydrofeature/hydrocomplex/outfall.outfall</w:t>
              </w:r>
              <w:r w:rsidR="002C3C8A">
                <w:rPr>
                  <w:rStyle w:val="Hyperlink"/>
                </w:rPr>
                <w:t>realization</w:t>
              </w:r>
            </w:hyperlink>
          </w:p>
        </w:tc>
      </w:tr>
    </w:tbl>
    <w:p w14:paraId="4A95B82A" w14:textId="173E03CA" w:rsidR="00033C57" w:rsidRPr="008E510D" w:rsidRDefault="00033C57" w:rsidP="00450C77">
      <w:pPr>
        <w:pStyle w:val="berschrift4"/>
        <w:jc w:val="both"/>
      </w:pPr>
      <w:r w:rsidRPr="008E510D">
        <w:t>Catchment Realization</w:t>
      </w:r>
    </w:p>
    <w:p w14:paraId="6CC6F78D" w14:textId="76D6181C" w:rsidR="00033C57" w:rsidRPr="008E510D" w:rsidRDefault="00033C57" w:rsidP="00450C77">
      <w:pPr>
        <w:pStyle w:val="StandardWeb"/>
        <w:jc w:val="both"/>
        <w:rPr>
          <w:lang w:val="en-US"/>
        </w:rPr>
      </w:pPr>
      <w:r w:rsidRPr="008E510D">
        <w:rPr>
          <w:lang w:val="en-US"/>
        </w:rPr>
        <w:t>The HY_Catchment</w:t>
      </w:r>
      <w:r w:rsidR="002C3C8A">
        <w:rPr>
          <w:lang w:val="en-US"/>
        </w:rPr>
        <w:t>Realization</w:t>
      </w:r>
      <w:r w:rsidRPr="008E510D">
        <w:rPr>
          <w:lang w:val="en-US"/>
        </w:rPr>
        <w:t xml:space="preserve"> feature type (</w:t>
      </w:r>
      <w:r w:rsidR="009C635D">
        <w:rPr>
          <w:lang w:val="en-US"/>
        </w:rPr>
        <w:fldChar w:fldCharType="begin"/>
      </w:r>
      <w:r w:rsidR="009C635D">
        <w:rPr>
          <w:lang w:val="en-US"/>
        </w:rPr>
        <w:instrText xml:space="preserve"> REF _Ref461114389 \h </w:instrText>
      </w:r>
      <w:r w:rsidR="009C635D">
        <w:rPr>
          <w:lang w:val="en-US"/>
        </w:rPr>
      </w:r>
      <w:r w:rsidR="009C635D">
        <w:rPr>
          <w:lang w:val="en-US"/>
        </w:rPr>
        <w:fldChar w:fldCharType="separate"/>
      </w:r>
      <w:r w:rsidR="009C635D">
        <w:t xml:space="preserve">Figure </w:t>
      </w:r>
      <w:r w:rsidR="009C635D">
        <w:rPr>
          <w:noProof/>
        </w:rPr>
        <w:t>30</w:t>
      </w:r>
      <w:r w:rsidR="009C635D">
        <w:rPr>
          <w:lang w:val="en-US"/>
        </w:rPr>
        <w:fldChar w:fldCharType="end"/>
      </w:r>
      <w:r w:rsidRPr="008E510D">
        <w:rPr>
          <w:lang w:val="en-US"/>
        </w:rPr>
        <w:t>) conceptualizes the multiple realization of an 'un-realized', logical catchment, by typical features used to describe a catchment as a unit of study shared across sub-domains and studies. HY_CatchmentArea, HY_CatchmentBoundary, HY_Flowpath and HY_WaterEdge are special types of catchment realization defined to topologically realize the hydrologically determined logical catchment in terms of face, edge, and node, as well as to reflect the connectivity of catchments by hydrologic features connected in networks. Topologically, the catchment area is a face bounded by catchment boundary and flowpath. Flowpath and water edge are topological edges each bounded by an inflow node and an outflow node. The HY_HydroNetwork type realizes a logical catchment as a collection of connected network features, the HY_Cartographic</w:t>
      </w:r>
      <w:r w:rsidR="002C3C8A">
        <w:rPr>
          <w:lang w:val="en-US"/>
        </w:rPr>
        <w:t>Realization</w:t>
      </w:r>
      <w:r w:rsidRPr="008E510D">
        <w:rPr>
          <w:lang w:val="en-US"/>
        </w:rPr>
        <w:t xml:space="preserve"> as a set of map layers.</w:t>
      </w:r>
    </w:p>
    <w:p w14:paraId="2813C353" w14:textId="77777777" w:rsidR="00033C57" w:rsidRPr="008E510D" w:rsidRDefault="00033C57" w:rsidP="00450C77">
      <w:pPr>
        <w:pStyle w:val="StandardWeb"/>
        <w:jc w:val="both"/>
        <w:rPr>
          <w:lang w:val="en-US"/>
        </w:rPr>
      </w:pPr>
      <w:r w:rsidRPr="008E510D">
        <w:rPr>
          <w:lang w:val="en-US"/>
        </w:rPr>
        <w:t xml:space="preserve">The catchment realization concept implies a hydrologic complex in that, if a catchment realization exists, they are in the same hydrologic complex as the catchment they realize. In this way, any feature realization of a logical catchment has the same hydrologic determination as the realized catchment. If the realized catchment is connected with other catchments via its outfall, possible feature realizations are also connected. </w:t>
      </w:r>
    </w:p>
    <w:p w14:paraId="134DD576" w14:textId="77777777" w:rsidR="00C96558" w:rsidRDefault="00C96558" w:rsidP="00C96558">
      <w:pPr>
        <w:pStyle w:val="StandardWeb"/>
        <w:keepNext/>
        <w:jc w:val="center"/>
      </w:pPr>
      <w:r>
        <w:rPr>
          <w:noProof/>
          <w:lang w:val="en-US" w:eastAsia="en-US"/>
        </w:rPr>
        <w:lastRenderedPageBreak/>
        <w:drawing>
          <wp:inline distT="0" distB="0" distL="0" distR="0" wp14:anchorId="0C985652" wp14:editId="0425BB32">
            <wp:extent cx="5486400" cy="3725883"/>
            <wp:effectExtent l="0" t="0" r="0" b="8255"/>
            <wp:docPr id="11" name="Grafik 11" descr="D:\Users\Dornblut\git_html\HY_Features\HTML_HYF\HY_HydroFeature\EARoot\EA1\EA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Dornblut\git_html\HY_Features\HTML_HYF\HY_HydroFeature\EARoot\EA1\EA32.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486400" cy="3725883"/>
                    </a:xfrm>
                    <a:prstGeom prst="rect">
                      <a:avLst/>
                    </a:prstGeom>
                    <a:noFill/>
                    <a:ln>
                      <a:noFill/>
                    </a:ln>
                  </pic:spPr>
                </pic:pic>
              </a:graphicData>
            </a:graphic>
          </wp:inline>
        </w:drawing>
      </w:r>
    </w:p>
    <w:p w14:paraId="2C02C777" w14:textId="4404FD1A" w:rsidR="00C96558" w:rsidRDefault="00C96558" w:rsidP="009D5A79">
      <w:pPr>
        <w:pStyle w:val="OGCFigure"/>
      </w:pPr>
      <w:bookmarkStart w:id="406" w:name="_Ref461114389"/>
      <w:bookmarkStart w:id="407" w:name="_Toc461114649"/>
      <w:r>
        <w:t xml:space="preserve">Figure </w:t>
      </w:r>
      <w:r w:rsidR="00913FDC">
        <w:fldChar w:fldCharType="begin"/>
      </w:r>
      <w:r w:rsidR="00913FDC">
        <w:instrText xml:space="preserve"> SEQ Figure \* ARABIC </w:instrText>
      </w:r>
      <w:r w:rsidR="00913FDC">
        <w:fldChar w:fldCharType="separate"/>
      </w:r>
      <w:r w:rsidR="009C635D">
        <w:rPr>
          <w:noProof/>
        </w:rPr>
        <w:t>30</w:t>
      </w:r>
      <w:r w:rsidR="00913FDC">
        <w:rPr>
          <w:noProof/>
        </w:rPr>
        <w:fldChar w:fldCharType="end"/>
      </w:r>
      <w:bookmarkEnd w:id="406"/>
      <w:r w:rsidR="009D5A79">
        <w:t xml:space="preserve">: </w:t>
      </w:r>
      <w:r w:rsidR="009D5A79" w:rsidRPr="008E510D">
        <w:t xml:space="preserve">Catchment realization and its specialization (UML class diagram, </w:t>
      </w:r>
      <w:hyperlink r:id="rId136" w:history="1">
        <w:r w:rsidR="009D5A79" w:rsidRPr="008E510D">
          <w:rPr>
            <w:rStyle w:val="Hyperlink"/>
          </w:rPr>
          <w:t>/req/hy_hydrofeature/hydrocomplex/catchmentrealisation</w:t>
        </w:r>
      </w:hyperlink>
      <w:r w:rsidR="009D5A79">
        <w:rPr>
          <w:rStyle w:val="Hyperlink"/>
        </w:rPr>
        <w:t>)</w:t>
      </w:r>
      <w:bookmarkEnd w:id="407"/>
    </w:p>
    <w:p w14:paraId="132EAADF" w14:textId="76D06142" w:rsidR="00033C57" w:rsidRPr="008E510D" w:rsidRDefault="00033C57" w:rsidP="00450C77">
      <w:pPr>
        <w:pStyle w:val="StandardWeb"/>
        <w:jc w:val="both"/>
        <w:rPr>
          <w:lang w:val="en-US"/>
        </w:rPr>
      </w:pPr>
      <w:r w:rsidRPr="008E510D">
        <w:rPr>
          <w:lang w:val="en-US"/>
        </w:rPr>
        <w:t>The catchment realization feature types defined in this standard refer to objects on the land surface for the purpose of surface water hydrology. In other contexts, other types of catchment realization may exist. Catchment realizations that do not conform to those defined in this standard, for instance realizations in 3 or 4 dimensional perspectives, may use the general HY_Catchment</w:t>
      </w:r>
      <w:r w:rsidR="002C3C8A">
        <w:rPr>
          <w:lang w:val="en-US"/>
        </w:rPr>
        <w:t>Realization</w:t>
      </w:r>
      <w:r w:rsidRPr="008E510D">
        <w:rPr>
          <w:lang w:val="en-US"/>
        </w:rPr>
        <w:t xml:space="preserve"> type. </w:t>
      </w:r>
    </w:p>
    <w:p w14:paraId="29825AE1" w14:textId="59C8E432" w:rsidR="000C7924" w:rsidRDefault="000C7924" w:rsidP="00450C77">
      <w:pPr>
        <w:pStyle w:val="StandardWeb"/>
        <w:jc w:val="both"/>
        <w:rPr>
          <w:lang w:val="en-US"/>
        </w:rPr>
      </w:pPr>
      <w:r w:rsidRPr="008E510D">
        <w:rPr>
          <w:lang w:val="en-US"/>
        </w:rPr>
        <w:t>HY_Catchment</w:t>
      </w:r>
      <w:r w:rsidR="002C3C8A">
        <w:rPr>
          <w:lang w:val="en-US"/>
        </w:rPr>
        <w:t>Realization</w:t>
      </w:r>
      <w:r w:rsidRPr="008E510D">
        <w:rPr>
          <w:lang w:val="en-US"/>
        </w:rPr>
        <w:t xml:space="preserve"> carries the </w:t>
      </w:r>
      <w:r w:rsidR="002C3C8A">
        <w:rPr>
          <w:rStyle w:val="Hervorhebung"/>
          <w:lang w:val="en-US"/>
        </w:rPr>
        <w:t>realized</w:t>
      </w:r>
      <w:r w:rsidRPr="008E510D">
        <w:rPr>
          <w:rStyle w:val="Hervorhebung"/>
          <w:lang w:val="en-US"/>
        </w:rPr>
        <w:t>Catchment</w:t>
      </w:r>
      <w:r w:rsidRPr="008E510D">
        <w:rPr>
          <w:lang w:val="en-US"/>
        </w:rPr>
        <w:t xml:space="preserve"> association implying the </w:t>
      </w:r>
      <w:r w:rsidRPr="008E510D">
        <w:rPr>
          <w:rStyle w:val="Hervorhebung"/>
          <w:lang w:val="en-US"/>
        </w:rPr>
        <w:t>hydroComplex</w:t>
      </w:r>
      <w:r>
        <w:rPr>
          <w:lang w:val="en-US"/>
        </w:rPr>
        <w:t xml:space="preserve">. ‘Tagged values’ are used to describe the </w:t>
      </w:r>
      <w:r w:rsidRPr="009C05D3">
        <w:rPr>
          <w:b/>
          <w:lang w:val="en-US"/>
        </w:rPr>
        <w:t>hydroComplex</w:t>
      </w:r>
      <w:r>
        <w:rPr>
          <w:lang w:val="en-US"/>
        </w:rPr>
        <w:t xml:space="preserve"> which encompasses a realization feature in the same hydrologic complex as the realized catchment.</w:t>
      </w:r>
    </w:p>
    <w:p w14:paraId="7C59E64D" w14:textId="0AE73EF7" w:rsidR="00033C57" w:rsidRPr="008E510D" w:rsidRDefault="00033C57" w:rsidP="00450C77">
      <w:pPr>
        <w:pStyle w:val="StandardWeb"/>
        <w:jc w:val="both"/>
        <w:rPr>
          <w:lang w:val="en-US"/>
        </w:rPr>
      </w:pPr>
      <w:r w:rsidRPr="008E510D">
        <w:rPr>
          <w:lang w:val="en-US"/>
        </w:rPr>
        <w:t xml:space="preserve">The </w:t>
      </w:r>
      <w:r w:rsidR="002C3C8A">
        <w:rPr>
          <w:rStyle w:val="Fett"/>
          <w:lang w:val="en-US"/>
        </w:rPr>
        <w:t>realized</w:t>
      </w:r>
      <w:r w:rsidRPr="008E510D">
        <w:rPr>
          <w:rStyle w:val="Fett"/>
          <w:lang w:val="en-US"/>
        </w:rPr>
        <w:t>Catchment</w:t>
      </w:r>
      <w:r w:rsidRPr="008E510D">
        <w:rPr>
          <w:lang w:val="en-US"/>
        </w:rPr>
        <w:t xml:space="preserve"> association relates a particular realization with the catchment it realizes. Referencing the hydrologic complex encompassing the catchment and its realizations, allows a catchment's existence to be recognized and linked to multiple realizations without the complexity and full detail of a scientific model. By referencing the fundamental hydrologically determined catchment, topological relationships can be established and common identifiers assigned. If required, this association shall be used to identify the unit of study realized in a domain-specific feature. </w:t>
      </w:r>
    </w:p>
    <w:tbl>
      <w:tblPr>
        <w:tblStyle w:val="Tabellenraster"/>
        <w:tblW w:w="0" w:type="auto"/>
        <w:tblLayout w:type="fixed"/>
        <w:tblLook w:val="04A0" w:firstRow="1" w:lastRow="0" w:firstColumn="1" w:lastColumn="0" w:noHBand="0" w:noVBand="1"/>
      </w:tblPr>
      <w:tblGrid>
        <w:gridCol w:w="1809"/>
        <w:gridCol w:w="7047"/>
      </w:tblGrid>
      <w:tr w:rsidR="00033C57" w:rsidRPr="008E510D" w14:paraId="7EB23FAD" w14:textId="77777777" w:rsidTr="008F752E">
        <w:tc>
          <w:tcPr>
            <w:tcW w:w="1809" w:type="dxa"/>
            <w:hideMark/>
          </w:tcPr>
          <w:p w14:paraId="294389FD" w14:textId="77777777" w:rsidR="00033C57" w:rsidRPr="008E510D" w:rsidRDefault="00033C57" w:rsidP="00450C77">
            <w:pPr>
              <w:jc w:val="both"/>
              <w:rPr>
                <w:b/>
                <w:bCs/>
              </w:rPr>
            </w:pPr>
            <w:r w:rsidRPr="008E510D">
              <w:rPr>
                <w:rStyle w:val="Fett"/>
              </w:rPr>
              <w:t xml:space="preserve">Requirements </w:t>
            </w:r>
            <w:r w:rsidRPr="008E510D">
              <w:rPr>
                <w:rStyle w:val="Fett"/>
              </w:rPr>
              <w:lastRenderedPageBreak/>
              <w:t>Class</w:t>
            </w:r>
          </w:p>
        </w:tc>
        <w:tc>
          <w:tcPr>
            <w:tcW w:w="7047" w:type="dxa"/>
            <w:hideMark/>
          </w:tcPr>
          <w:p w14:paraId="1F11889A" w14:textId="64673350" w:rsidR="00033C57" w:rsidRPr="008E510D" w:rsidRDefault="00913FDC" w:rsidP="00450C77">
            <w:pPr>
              <w:jc w:val="both"/>
              <w:rPr>
                <w:b/>
                <w:bCs/>
              </w:rPr>
            </w:pPr>
            <w:hyperlink r:id="rId137" w:history="1">
              <w:r w:rsidR="00033C57" w:rsidRPr="008E510D">
                <w:rPr>
                  <w:rStyle w:val="Hyperlink"/>
                  <w:b/>
                  <w:bCs/>
                </w:rPr>
                <w:t>/req/hy_hydrofeature/hydrocomplex/catchment</w:t>
              </w:r>
              <w:r w:rsidR="002C3C8A">
                <w:rPr>
                  <w:rStyle w:val="Hyperlink"/>
                  <w:b/>
                  <w:bCs/>
                </w:rPr>
                <w:t>realization</w:t>
              </w:r>
            </w:hyperlink>
          </w:p>
        </w:tc>
      </w:tr>
      <w:tr w:rsidR="00033C57" w:rsidRPr="008E510D" w14:paraId="766B6494" w14:textId="77777777" w:rsidTr="008F752E">
        <w:tc>
          <w:tcPr>
            <w:tcW w:w="1809" w:type="dxa"/>
            <w:hideMark/>
          </w:tcPr>
          <w:p w14:paraId="1741D7D8" w14:textId="77777777" w:rsidR="00033C57" w:rsidRPr="008E510D" w:rsidRDefault="00033C57" w:rsidP="00450C77">
            <w:pPr>
              <w:jc w:val="both"/>
            </w:pPr>
            <w:r w:rsidRPr="008E510D">
              <w:lastRenderedPageBreak/>
              <w:t>Target type</w:t>
            </w:r>
          </w:p>
        </w:tc>
        <w:tc>
          <w:tcPr>
            <w:tcW w:w="7047" w:type="dxa"/>
            <w:hideMark/>
          </w:tcPr>
          <w:p w14:paraId="54024705" w14:textId="77777777" w:rsidR="00033C57" w:rsidRPr="008E510D" w:rsidRDefault="00033C57" w:rsidP="00450C77">
            <w:pPr>
              <w:jc w:val="both"/>
            </w:pPr>
            <w:r w:rsidRPr="008E510D">
              <w:t>Implementation schema</w:t>
            </w:r>
          </w:p>
        </w:tc>
      </w:tr>
      <w:tr w:rsidR="00033C57" w:rsidRPr="008E510D" w14:paraId="6018028C" w14:textId="77777777" w:rsidTr="008F752E">
        <w:tc>
          <w:tcPr>
            <w:tcW w:w="1809" w:type="dxa"/>
            <w:hideMark/>
          </w:tcPr>
          <w:p w14:paraId="10FE72D6" w14:textId="77777777" w:rsidR="00033C57" w:rsidRPr="008E510D" w:rsidRDefault="00033C57" w:rsidP="00450C77">
            <w:pPr>
              <w:jc w:val="both"/>
            </w:pPr>
            <w:r w:rsidRPr="008E510D">
              <w:t>Name</w:t>
            </w:r>
          </w:p>
        </w:tc>
        <w:tc>
          <w:tcPr>
            <w:tcW w:w="7047" w:type="dxa"/>
            <w:hideMark/>
          </w:tcPr>
          <w:p w14:paraId="0C8832F8" w14:textId="66287CFF" w:rsidR="00033C57" w:rsidRPr="008E510D" w:rsidRDefault="00033C57" w:rsidP="00450C77">
            <w:pPr>
              <w:jc w:val="both"/>
            </w:pPr>
            <w:r w:rsidRPr="008E510D">
              <w:t>HY_Catchment</w:t>
            </w:r>
            <w:r w:rsidR="002C3C8A">
              <w:t>Realization</w:t>
            </w:r>
          </w:p>
        </w:tc>
      </w:tr>
      <w:tr w:rsidR="00033C57" w:rsidRPr="008E510D" w14:paraId="34EC73DE" w14:textId="77777777" w:rsidTr="008F752E">
        <w:tc>
          <w:tcPr>
            <w:tcW w:w="1809" w:type="dxa"/>
            <w:hideMark/>
          </w:tcPr>
          <w:p w14:paraId="1426A661" w14:textId="77777777" w:rsidR="00033C57" w:rsidRPr="008E510D" w:rsidRDefault="00033C57" w:rsidP="00450C77">
            <w:pPr>
              <w:jc w:val="both"/>
            </w:pPr>
            <w:r w:rsidRPr="008E510D">
              <w:t>Dependency</w:t>
            </w:r>
          </w:p>
        </w:tc>
        <w:tc>
          <w:tcPr>
            <w:tcW w:w="7047" w:type="dxa"/>
            <w:hideMark/>
          </w:tcPr>
          <w:p w14:paraId="29C991D5" w14:textId="77777777" w:rsidR="00033C57" w:rsidRPr="008E510D" w:rsidRDefault="00913FDC" w:rsidP="00450C77">
            <w:pPr>
              <w:jc w:val="both"/>
            </w:pPr>
            <w:hyperlink r:id="rId138" w:history="1">
              <w:r w:rsidR="00033C57" w:rsidRPr="008E510D">
                <w:rPr>
                  <w:rStyle w:val="Hyperlink"/>
                </w:rPr>
                <w:t>/req/hy_hydrofeature/hydrocomplex/catchment</w:t>
              </w:r>
            </w:hyperlink>
          </w:p>
        </w:tc>
      </w:tr>
      <w:tr w:rsidR="00033C57" w:rsidRPr="008E510D" w14:paraId="24BE1B3B" w14:textId="77777777" w:rsidTr="008F752E">
        <w:tc>
          <w:tcPr>
            <w:tcW w:w="1809" w:type="dxa"/>
            <w:hideMark/>
          </w:tcPr>
          <w:p w14:paraId="6E25DD2B" w14:textId="77777777" w:rsidR="00033C57" w:rsidRPr="008E510D" w:rsidRDefault="00033C57" w:rsidP="00450C77">
            <w:pPr>
              <w:jc w:val="both"/>
            </w:pPr>
            <w:r w:rsidRPr="008E510D">
              <w:t>Requirement</w:t>
            </w:r>
          </w:p>
        </w:tc>
        <w:tc>
          <w:tcPr>
            <w:tcW w:w="7047" w:type="dxa"/>
            <w:hideMark/>
          </w:tcPr>
          <w:p w14:paraId="3DA2AC70" w14:textId="2F587ADF" w:rsidR="00033C57" w:rsidRPr="008E510D" w:rsidRDefault="00913FDC" w:rsidP="00450C77">
            <w:pPr>
              <w:jc w:val="both"/>
            </w:pPr>
            <w:hyperlink r:id="rId139" w:history="1">
              <w:r w:rsidR="00033C57" w:rsidRPr="008E510D">
                <w:rPr>
                  <w:rStyle w:val="Hyperlink"/>
                </w:rPr>
                <w:t>/req/hy_hydrofeature/hydrocomplex/catchment</w:t>
              </w:r>
              <w:r w:rsidR="002C3C8A">
                <w:rPr>
                  <w:rStyle w:val="Hyperlink"/>
                </w:rPr>
                <w:t>realization</w:t>
              </w:r>
              <w:r w:rsidR="00033C57" w:rsidRPr="008E510D">
                <w:rPr>
                  <w:rStyle w:val="Hyperlink"/>
                </w:rPr>
                <w:t>.</w:t>
              </w:r>
              <w:r w:rsidR="002C3C8A">
                <w:rPr>
                  <w:rStyle w:val="Hyperlink"/>
                </w:rPr>
                <w:t>realized</w:t>
              </w:r>
              <w:r w:rsidR="00033C57" w:rsidRPr="008E510D">
                <w:rPr>
                  <w:rStyle w:val="Hyperlink"/>
                </w:rPr>
                <w:t>catchment</w:t>
              </w:r>
            </w:hyperlink>
          </w:p>
        </w:tc>
      </w:tr>
    </w:tbl>
    <w:p w14:paraId="2C277868" w14:textId="5C2E0B6B" w:rsidR="00033C57" w:rsidRPr="008E510D" w:rsidRDefault="00033C57" w:rsidP="00450C77">
      <w:pPr>
        <w:pStyle w:val="StandardWeb"/>
        <w:jc w:val="both"/>
        <w:rPr>
          <w:lang w:val="en-US"/>
        </w:rPr>
      </w:pPr>
      <w:r w:rsidRPr="008E510D">
        <w:rPr>
          <w:lang w:val="en-US"/>
        </w:rPr>
        <w:t>The HY_Flowpath feature type specializes HY_Catchment</w:t>
      </w:r>
      <w:r w:rsidR="002C3C8A">
        <w:rPr>
          <w:lang w:val="en-US"/>
        </w:rPr>
        <w:t>Realization</w:t>
      </w:r>
      <w:r w:rsidRPr="008E510D">
        <w:rPr>
          <w:lang w:val="en-US"/>
        </w:rPr>
        <w:t xml:space="preserve"> with respect to an implied linear geometric representation including a straight or curved line. Hydrologically, the flowpath is a line describing a moving particle of water. Topologically, the flowpath connects the inflow and outflow of the logical catchment, and is understood as an edge bounded by an inflow node and an outflow node, and corresponding to left-bank and right-bank catchment faces. The 'boundary' and 'spoke' properties are described by means of 'tagged values': the topological 'boundary' is of type HY_Outfall</w:t>
      </w:r>
      <w:r w:rsidR="002C3C8A">
        <w:rPr>
          <w:lang w:val="en-US"/>
        </w:rPr>
        <w:t>Realization</w:t>
      </w:r>
      <w:r w:rsidRPr="008E510D">
        <w:rPr>
          <w:lang w:val="en-US"/>
        </w:rPr>
        <w:t xml:space="preserve">, the topological 'spoke' of type HY_CatchmentArea. </w:t>
      </w:r>
    </w:p>
    <w:p w14:paraId="0142FCAF" w14:textId="6D78FE08" w:rsidR="00033C57" w:rsidRPr="008E510D" w:rsidRDefault="00033C57" w:rsidP="00450C77">
      <w:pPr>
        <w:pStyle w:val="StandardWeb"/>
        <w:jc w:val="both"/>
        <w:rPr>
          <w:lang w:val="en-US"/>
        </w:rPr>
      </w:pPr>
      <w:r w:rsidRPr="008E510D">
        <w:rPr>
          <w:lang w:val="en-US"/>
        </w:rPr>
        <w:t xml:space="preserve">Through generalization, HY_Flowpath inherits the </w:t>
      </w:r>
      <w:r w:rsidR="002C3C8A">
        <w:rPr>
          <w:rStyle w:val="Hervorhebung"/>
          <w:lang w:val="en-US"/>
        </w:rPr>
        <w:t>realized</w:t>
      </w:r>
      <w:r w:rsidRPr="008E510D">
        <w:rPr>
          <w:rStyle w:val="Hervorhebung"/>
          <w:lang w:val="en-US"/>
        </w:rPr>
        <w:t>Catchment</w:t>
      </w:r>
      <w:r w:rsidRPr="008E510D">
        <w:rPr>
          <w:lang w:val="en-US"/>
        </w:rPr>
        <w:t xml:space="preserve"> association including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and </w:t>
      </w:r>
      <w:r w:rsidRPr="008E510D">
        <w:rPr>
          <w:rStyle w:val="Hervorhebung"/>
          <w:lang w:val="en-US"/>
        </w:rPr>
        <w:t>flowpathNetwork</w:t>
      </w:r>
      <w:r w:rsidRPr="008E510D">
        <w:rPr>
          <w:lang w:val="en-US"/>
        </w:rPr>
        <w:t xml:space="preserve">. </w:t>
      </w:r>
    </w:p>
    <w:p w14:paraId="01E48352" w14:textId="1F40BD6A"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w:t>
      </w:r>
      <w:r w:rsidR="001E2095">
        <w:rPr>
          <w:lang w:val="en-US"/>
        </w:rPr>
        <w:t>ISO 19107: Spatial Schema</w:t>
      </w:r>
      <w:r w:rsidRPr="008E510D">
        <w:rPr>
          <w:lang w:val="en-US"/>
        </w:rPr>
        <w:t>, e.g. GM_Curve type.</w:t>
      </w:r>
    </w:p>
    <w:p w14:paraId="368E87AE"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flowpathNetwork</w:t>
      </w:r>
      <w:r w:rsidRPr="008E510D">
        <w:rPr>
          <w:lang w:val="en-US"/>
        </w:rPr>
        <w:t xml:space="preserve"> association defines a network as sequence of connected flowpaths. This concept requires a non-branching 'mainstem' of watercourses, and a single linear representation of each of these. If required, this association may be used to identify the network which realizes as a whole the catchment that contains the catchment realized by the single part. </w:t>
      </w:r>
    </w:p>
    <w:tbl>
      <w:tblPr>
        <w:tblStyle w:val="Tabellenraster"/>
        <w:tblW w:w="0" w:type="auto"/>
        <w:tblLook w:val="04A0" w:firstRow="1" w:lastRow="0" w:firstColumn="1" w:lastColumn="0" w:noHBand="0" w:noVBand="1"/>
      </w:tblPr>
      <w:tblGrid>
        <w:gridCol w:w="1809"/>
        <w:gridCol w:w="6769"/>
      </w:tblGrid>
      <w:tr w:rsidR="00033C57" w:rsidRPr="008E510D" w14:paraId="208A14B9" w14:textId="77777777" w:rsidTr="008F752E">
        <w:tc>
          <w:tcPr>
            <w:tcW w:w="1809" w:type="dxa"/>
            <w:hideMark/>
          </w:tcPr>
          <w:p w14:paraId="14F7E79B" w14:textId="77777777" w:rsidR="00033C57" w:rsidRPr="008E510D" w:rsidRDefault="00033C57" w:rsidP="00450C77">
            <w:pPr>
              <w:jc w:val="both"/>
              <w:rPr>
                <w:b/>
                <w:bCs/>
              </w:rPr>
            </w:pPr>
            <w:r w:rsidRPr="008E510D">
              <w:rPr>
                <w:rStyle w:val="Fett"/>
              </w:rPr>
              <w:t>Requirements Class</w:t>
            </w:r>
          </w:p>
        </w:tc>
        <w:tc>
          <w:tcPr>
            <w:tcW w:w="6769" w:type="dxa"/>
            <w:hideMark/>
          </w:tcPr>
          <w:p w14:paraId="057CD1D2" w14:textId="77777777" w:rsidR="00033C57" w:rsidRPr="008E510D" w:rsidRDefault="00913FDC" w:rsidP="00450C77">
            <w:pPr>
              <w:jc w:val="both"/>
              <w:rPr>
                <w:b/>
                <w:bCs/>
              </w:rPr>
            </w:pPr>
            <w:hyperlink r:id="rId140" w:history="1">
              <w:r w:rsidR="00033C57" w:rsidRPr="008E510D">
                <w:rPr>
                  <w:rStyle w:val="Hyperlink"/>
                  <w:b/>
                  <w:bCs/>
                </w:rPr>
                <w:t>req/hy_hydrofeature/hydrocomplex/flowpath</w:t>
              </w:r>
            </w:hyperlink>
          </w:p>
        </w:tc>
      </w:tr>
      <w:tr w:rsidR="00033C57" w:rsidRPr="008E510D" w14:paraId="43ABEC8E" w14:textId="77777777" w:rsidTr="008F752E">
        <w:tc>
          <w:tcPr>
            <w:tcW w:w="1809" w:type="dxa"/>
            <w:hideMark/>
          </w:tcPr>
          <w:p w14:paraId="6C49AFDB" w14:textId="77777777" w:rsidR="00033C57" w:rsidRPr="008E510D" w:rsidRDefault="00033C57" w:rsidP="00450C77">
            <w:pPr>
              <w:jc w:val="both"/>
            </w:pPr>
            <w:r w:rsidRPr="008E510D">
              <w:t>Target type</w:t>
            </w:r>
          </w:p>
        </w:tc>
        <w:tc>
          <w:tcPr>
            <w:tcW w:w="6769" w:type="dxa"/>
            <w:hideMark/>
          </w:tcPr>
          <w:p w14:paraId="61EC5CAB" w14:textId="77777777" w:rsidR="00033C57" w:rsidRPr="008E510D" w:rsidRDefault="00033C57" w:rsidP="00450C77">
            <w:pPr>
              <w:jc w:val="both"/>
            </w:pPr>
            <w:r w:rsidRPr="008E510D">
              <w:t>Implementation schema</w:t>
            </w:r>
          </w:p>
        </w:tc>
      </w:tr>
      <w:tr w:rsidR="00033C57" w:rsidRPr="008E510D" w14:paraId="282E7B40" w14:textId="77777777" w:rsidTr="008F752E">
        <w:tc>
          <w:tcPr>
            <w:tcW w:w="1809" w:type="dxa"/>
            <w:hideMark/>
          </w:tcPr>
          <w:p w14:paraId="359ED4A9" w14:textId="77777777" w:rsidR="00033C57" w:rsidRPr="008E510D" w:rsidRDefault="00033C57" w:rsidP="00450C77">
            <w:pPr>
              <w:jc w:val="both"/>
            </w:pPr>
            <w:r w:rsidRPr="008E510D">
              <w:t>Name</w:t>
            </w:r>
          </w:p>
        </w:tc>
        <w:tc>
          <w:tcPr>
            <w:tcW w:w="6769" w:type="dxa"/>
            <w:hideMark/>
          </w:tcPr>
          <w:p w14:paraId="29511F67" w14:textId="77777777" w:rsidR="00033C57" w:rsidRPr="008E510D" w:rsidRDefault="00033C57" w:rsidP="00450C77">
            <w:pPr>
              <w:jc w:val="both"/>
            </w:pPr>
            <w:r w:rsidRPr="008E510D">
              <w:t>HY_Flowpath</w:t>
            </w:r>
          </w:p>
        </w:tc>
      </w:tr>
      <w:tr w:rsidR="00033C57" w:rsidRPr="008E510D" w14:paraId="42646ADD" w14:textId="77777777" w:rsidTr="008F752E">
        <w:tc>
          <w:tcPr>
            <w:tcW w:w="1809" w:type="dxa"/>
            <w:hideMark/>
          </w:tcPr>
          <w:p w14:paraId="1A3B0F02" w14:textId="77777777" w:rsidR="00033C57" w:rsidRPr="008E510D" w:rsidRDefault="00033C57" w:rsidP="00450C77">
            <w:pPr>
              <w:jc w:val="both"/>
            </w:pPr>
            <w:r w:rsidRPr="008E510D">
              <w:t>Dependency</w:t>
            </w:r>
          </w:p>
        </w:tc>
        <w:tc>
          <w:tcPr>
            <w:tcW w:w="6769" w:type="dxa"/>
            <w:hideMark/>
          </w:tcPr>
          <w:p w14:paraId="66BB8183" w14:textId="77777777" w:rsidR="00033C57" w:rsidRPr="008E510D" w:rsidRDefault="00913FDC" w:rsidP="00450C77">
            <w:pPr>
              <w:jc w:val="both"/>
            </w:pPr>
            <w:hyperlink r:id="rId141" w:history="1">
              <w:r w:rsidR="00033C57" w:rsidRPr="008E510D">
                <w:rPr>
                  <w:rStyle w:val="Hyperlink"/>
                </w:rPr>
                <w:t>/iso/19107/</w:t>
              </w:r>
            </w:hyperlink>
          </w:p>
        </w:tc>
      </w:tr>
      <w:tr w:rsidR="00033C57" w:rsidRPr="008E510D" w14:paraId="3D37F7A1" w14:textId="77777777" w:rsidTr="008F752E">
        <w:tc>
          <w:tcPr>
            <w:tcW w:w="1809" w:type="dxa"/>
            <w:hideMark/>
          </w:tcPr>
          <w:p w14:paraId="216465D2" w14:textId="77777777" w:rsidR="00033C57" w:rsidRPr="008E510D" w:rsidRDefault="00033C57" w:rsidP="00450C77">
            <w:pPr>
              <w:jc w:val="both"/>
            </w:pPr>
            <w:r w:rsidRPr="008E510D">
              <w:t>Dependency</w:t>
            </w:r>
          </w:p>
        </w:tc>
        <w:tc>
          <w:tcPr>
            <w:tcW w:w="6769" w:type="dxa"/>
            <w:hideMark/>
          </w:tcPr>
          <w:p w14:paraId="23A2F259" w14:textId="55B663E7" w:rsidR="00033C57" w:rsidRPr="008E510D" w:rsidRDefault="00913FDC" w:rsidP="00450C77">
            <w:pPr>
              <w:jc w:val="both"/>
            </w:pPr>
            <w:hyperlink r:id="rId142" w:history="1">
              <w:r w:rsidR="00033C57" w:rsidRPr="008E510D">
                <w:rPr>
                  <w:rStyle w:val="Hyperlink"/>
                </w:rPr>
                <w:t>/req/hy_hydrofeature/hydrocomplex/catchment</w:t>
              </w:r>
              <w:r w:rsidR="002C3C8A">
                <w:rPr>
                  <w:rStyle w:val="Hyperlink"/>
                </w:rPr>
                <w:t>realization</w:t>
              </w:r>
            </w:hyperlink>
          </w:p>
        </w:tc>
      </w:tr>
      <w:tr w:rsidR="00033C57" w:rsidRPr="008E510D" w14:paraId="0E8FB0FD" w14:textId="77777777" w:rsidTr="008F752E">
        <w:tc>
          <w:tcPr>
            <w:tcW w:w="1809" w:type="dxa"/>
            <w:hideMark/>
          </w:tcPr>
          <w:p w14:paraId="2723B747" w14:textId="77777777" w:rsidR="00033C57" w:rsidRPr="008E510D" w:rsidRDefault="00033C57" w:rsidP="00450C77">
            <w:pPr>
              <w:jc w:val="both"/>
            </w:pPr>
            <w:r w:rsidRPr="008E510D">
              <w:t>Dependency</w:t>
            </w:r>
          </w:p>
        </w:tc>
        <w:tc>
          <w:tcPr>
            <w:tcW w:w="6769" w:type="dxa"/>
            <w:hideMark/>
          </w:tcPr>
          <w:p w14:paraId="203AE5D4" w14:textId="77777777" w:rsidR="00033C57" w:rsidRPr="008E510D" w:rsidRDefault="00913FDC" w:rsidP="00450C77">
            <w:pPr>
              <w:jc w:val="both"/>
            </w:pPr>
            <w:hyperlink r:id="rId143" w:history="1">
              <w:r w:rsidR="00033C57" w:rsidRPr="008E510D">
                <w:rPr>
                  <w:rStyle w:val="Hyperlink"/>
                </w:rPr>
                <w:t>/req/hy_hydrofeature/hydrocomplex/hydronetwork</w:t>
              </w:r>
            </w:hyperlink>
          </w:p>
        </w:tc>
      </w:tr>
      <w:tr w:rsidR="00033C57" w:rsidRPr="008E510D" w14:paraId="400F4F57" w14:textId="77777777" w:rsidTr="008F752E">
        <w:tc>
          <w:tcPr>
            <w:tcW w:w="1809" w:type="dxa"/>
            <w:hideMark/>
          </w:tcPr>
          <w:p w14:paraId="39858B83" w14:textId="77777777" w:rsidR="00033C57" w:rsidRPr="008E510D" w:rsidRDefault="00033C57" w:rsidP="00450C77">
            <w:pPr>
              <w:jc w:val="both"/>
            </w:pPr>
            <w:r w:rsidRPr="008E510D">
              <w:lastRenderedPageBreak/>
              <w:t>Requirement</w:t>
            </w:r>
          </w:p>
        </w:tc>
        <w:tc>
          <w:tcPr>
            <w:tcW w:w="6769" w:type="dxa"/>
            <w:hideMark/>
          </w:tcPr>
          <w:p w14:paraId="534603DE" w14:textId="77777777" w:rsidR="00033C57" w:rsidRPr="008E510D" w:rsidRDefault="00913FDC" w:rsidP="00450C77">
            <w:pPr>
              <w:jc w:val="both"/>
            </w:pPr>
            <w:hyperlink r:id="rId144" w:history="1">
              <w:r w:rsidR="00033C57" w:rsidRPr="008E510D">
                <w:rPr>
                  <w:rStyle w:val="Hyperlink"/>
                </w:rPr>
                <w:t>/req/hy_hydrofeature/hydrocomplex/flowpath.shape</w:t>
              </w:r>
            </w:hyperlink>
          </w:p>
        </w:tc>
      </w:tr>
      <w:tr w:rsidR="00033C57" w:rsidRPr="008E510D" w14:paraId="5C2204FF" w14:textId="77777777" w:rsidTr="008F752E">
        <w:tc>
          <w:tcPr>
            <w:tcW w:w="1809" w:type="dxa"/>
            <w:hideMark/>
          </w:tcPr>
          <w:p w14:paraId="26638177" w14:textId="77777777" w:rsidR="00033C57" w:rsidRPr="008E510D" w:rsidRDefault="00033C57" w:rsidP="00450C77">
            <w:pPr>
              <w:jc w:val="both"/>
            </w:pPr>
            <w:r w:rsidRPr="008E510D">
              <w:t>Requirement</w:t>
            </w:r>
          </w:p>
        </w:tc>
        <w:tc>
          <w:tcPr>
            <w:tcW w:w="6769" w:type="dxa"/>
            <w:hideMark/>
          </w:tcPr>
          <w:p w14:paraId="526A894C" w14:textId="77777777" w:rsidR="00033C57" w:rsidRPr="008E510D" w:rsidRDefault="00913FDC" w:rsidP="00450C77">
            <w:pPr>
              <w:jc w:val="both"/>
            </w:pPr>
            <w:hyperlink r:id="rId145" w:history="1">
              <w:r w:rsidR="00033C57" w:rsidRPr="008E510D">
                <w:rPr>
                  <w:rStyle w:val="Hyperlink"/>
                </w:rPr>
                <w:t>/req/hy_hydrofeature/hydrocomplex/flowpath.flowpathnetwork</w:t>
              </w:r>
            </w:hyperlink>
          </w:p>
        </w:tc>
      </w:tr>
    </w:tbl>
    <w:p w14:paraId="2026830E" w14:textId="599040CD" w:rsidR="00033C57" w:rsidRPr="008E510D" w:rsidRDefault="00033C57" w:rsidP="00450C77">
      <w:pPr>
        <w:pStyle w:val="StandardWeb"/>
        <w:jc w:val="both"/>
        <w:rPr>
          <w:lang w:val="en-US"/>
        </w:rPr>
      </w:pPr>
      <w:r w:rsidRPr="008E510D">
        <w:rPr>
          <w:lang w:val="en-US"/>
        </w:rPr>
        <w:t>The HY_WaterEdge feature type specializes HY_Catchment</w:t>
      </w:r>
      <w:r w:rsidR="002C3C8A">
        <w:rPr>
          <w:lang w:val="en-US"/>
        </w:rPr>
        <w:t>Realization</w:t>
      </w:r>
      <w:r w:rsidRPr="008E510D">
        <w:rPr>
          <w:lang w:val="en-US"/>
        </w:rPr>
        <w:t xml:space="preserve"> with respect to an implied linear geometric representation including a closed line. Hydrologically, the water edge follows the line of intersection between a water body stratum and the confining depression, or channel. Topologically, the water edge realizes the catchment as an edge connecting inflow and outflow realized as nodes fixed at the inflow node and outflow node of the corresponding flowpath. The 'boundary' of type HY_Outfall</w:t>
      </w:r>
      <w:r w:rsidR="002C3C8A">
        <w:rPr>
          <w:lang w:val="en-US"/>
        </w:rPr>
        <w:t>Realization</w:t>
      </w:r>
      <w:r w:rsidRPr="008E510D">
        <w:rPr>
          <w:lang w:val="en-US"/>
        </w:rPr>
        <w:t xml:space="preserve"> is described by means of 'tagged values'.</w:t>
      </w:r>
    </w:p>
    <w:p w14:paraId="007E7074" w14:textId="0E12CFC4" w:rsidR="00033C57" w:rsidRPr="008E510D" w:rsidRDefault="00033C57" w:rsidP="00450C77">
      <w:pPr>
        <w:pStyle w:val="StandardWeb"/>
        <w:jc w:val="both"/>
        <w:rPr>
          <w:lang w:val="en-US"/>
        </w:rPr>
      </w:pPr>
      <w:r w:rsidRPr="008E510D">
        <w:rPr>
          <w:lang w:val="en-US"/>
        </w:rPr>
        <w:t xml:space="preserve">Through generalization, HY_WaterEdge inherits the </w:t>
      </w:r>
      <w:r w:rsidR="002C3C8A">
        <w:rPr>
          <w:rStyle w:val="Hervorhebung"/>
          <w:lang w:val="en-US"/>
        </w:rPr>
        <w:t>realized</w:t>
      </w:r>
      <w:r w:rsidRPr="008E510D">
        <w:rPr>
          <w:rStyle w:val="Hervorhebung"/>
          <w:lang w:val="en-US"/>
        </w:rPr>
        <w:t>Catchment</w:t>
      </w:r>
      <w:r w:rsidRPr="008E510D">
        <w:rPr>
          <w:lang w:val="en-US"/>
        </w:rPr>
        <w:t xml:space="preserve"> association including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w:t>
      </w:r>
      <w:r w:rsidRPr="008E510D">
        <w:rPr>
          <w:rStyle w:val="Hervorhebung"/>
          <w:lang w:val="en-US"/>
        </w:rPr>
        <w:t>waterEdgeNetwork</w:t>
      </w:r>
      <w:r w:rsidRPr="008E510D">
        <w:rPr>
          <w:lang w:val="en-US"/>
        </w:rPr>
        <w:t xml:space="preserve">. </w:t>
      </w:r>
    </w:p>
    <w:p w14:paraId="0DACC6BE" w14:textId="0D7A1F6B"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w:t>
      </w:r>
      <w:r w:rsidR="001E2095">
        <w:rPr>
          <w:lang w:val="en-US"/>
        </w:rPr>
        <w:t>ISO 19107: Spatial Schema</w:t>
      </w:r>
      <w:r w:rsidRPr="008E510D">
        <w:rPr>
          <w:lang w:val="en-US"/>
        </w:rPr>
        <w:t>, e.g. GM_Curve type.</w:t>
      </w:r>
    </w:p>
    <w:p w14:paraId="38512E22"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waterEdgeNetwork</w:t>
      </w:r>
      <w:r w:rsidRPr="008E510D">
        <w:rPr>
          <w:lang w:val="en-US"/>
        </w:rPr>
        <w:t xml:space="preserve"> association defines an aggregate of water edges forming a connected network. This concept requires an aggregate of non-overlaying edges, and a single linear representation of each of these. If required, this association may be used to identify the network which realizes as a whole the catchment that contains the catchment realized by the single part. </w:t>
      </w:r>
    </w:p>
    <w:tbl>
      <w:tblPr>
        <w:tblStyle w:val="Tabellenraster"/>
        <w:tblW w:w="0" w:type="auto"/>
        <w:tblLook w:val="04A0" w:firstRow="1" w:lastRow="0" w:firstColumn="1" w:lastColumn="0" w:noHBand="0" w:noVBand="1"/>
      </w:tblPr>
      <w:tblGrid>
        <w:gridCol w:w="1951"/>
        <w:gridCol w:w="6892"/>
      </w:tblGrid>
      <w:tr w:rsidR="00033C57" w:rsidRPr="008E510D" w14:paraId="234AC361" w14:textId="77777777" w:rsidTr="008F752E">
        <w:tc>
          <w:tcPr>
            <w:tcW w:w="1951" w:type="dxa"/>
            <w:hideMark/>
          </w:tcPr>
          <w:p w14:paraId="1D639BCB" w14:textId="77777777" w:rsidR="00033C57" w:rsidRPr="008E510D" w:rsidRDefault="00033C57" w:rsidP="00450C77">
            <w:pPr>
              <w:jc w:val="both"/>
              <w:rPr>
                <w:b/>
                <w:bCs/>
              </w:rPr>
            </w:pPr>
            <w:r w:rsidRPr="008E510D">
              <w:rPr>
                <w:rStyle w:val="Fett"/>
              </w:rPr>
              <w:t>Requirements Class</w:t>
            </w:r>
          </w:p>
        </w:tc>
        <w:tc>
          <w:tcPr>
            <w:tcW w:w="6892" w:type="dxa"/>
            <w:hideMark/>
          </w:tcPr>
          <w:p w14:paraId="115C76EB" w14:textId="77777777" w:rsidR="00033C57" w:rsidRPr="008E510D" w:rsidRDefault="00913FDC" w:rsidP="00450C77">
            <w:pPr>
              <w:jc w:val="both"/>
              <w:rPr>
                <w:b/>
                <w:bCs/>
              </w:rPr>
            </w:pPr>
            <w:hyperlink r:id="rId146" w:history="1">
              <w:r w:rsidR="00033C57" w:rsidRPr="008E510D">
                <w:rPr>
                  <w:rStyle w:val="Hyperlink"/>
                  <w:b/>
                  <w:bCs/>
                </w:rPr>
                <w:t>req/hy_hydrofeature/hydrocomplex/wateredge</w:t>
              </w:r>
            </w:hyperlink>
          </w:p>
        </w:tc>
      </w:tr>
      <w:tr w:rsidR="00033C57" w:rsidRPr="008E510D" w14:paraId="39A4D10A" w14:textId="77777777" w:rsidTr="008F752E">
        <w:tc>
          <w:tcPr>
            <w:tcW w:w="1951" w:type="dxa"/>
            <w:hideMark/>
          </w:tcPr>
          <w:p w14:paraId="063627F3" w14:textId="77777777" w:rsidR="00033C57" w:rsidRPr="008E510D" w:rsidRDefault="00033C57" w:rsidP="00450C77">
            <w:pPr>
              <w:jc w:val="both"/>
            </w:pPr>
            <w:r w:rsidRPr="008E510D">
              <w:t>Target type</w:t>
            </w:r>
          </w:p>
        </w:tc>
        <w:tc>
          <w:tcPr>
            <w:tcW w:w="6892" w:type="dxa"/>
            <w:hideMark/>
          </w:tcPr>
          <w:p w14:paraId="66A7423B" w14:textId="77777777" w:rsidR="00033C57" w:rsidRPr="008E510D" w:rsidRDefault="00033C57" w:rsidP="00450C77">
            <w:pPr>
              <w:jc w:val="both"/>
            </w:pPr>
            <w:r w:rsidRPr="008E510D">
              <w:t>Implementation schema</w:t>
            </w:r>
          </w:p>
        </w:tc>
      </w:tr>
      <w:tr w:rsidR="00033C57" w:rsidRPr="008E510D" w14:paraId="0D232A2B" w14:textId="77777777" w:rsidTr="008F752E">
        <w:tc>
          <w:tcPr>
            <w:tcW w:w="1951" w:type="dxa"/>
            <w:hideMark/>
          </w:tcPr>
          <w:p w14:paraId="02F42CED" w14:textId="77777777" w:rsidR="00033C57" w:rsidRPr="008E510D" w:rsidRDefault="00033C57" w:rsidP="00450C77">
            <w:pPr>
              <w:jc w:val="both"/>
            </w:pPr>
            <w:r w:rsidRPr="008E510D">
              <w:t>Name</w:t>
            </w:r>
          </w:p>
        </w:tc>
        <w:tc>
          <w:tcPr>
            <w:tcW w:w="6892" w:type="dxa"/>
            <w:hideMark/>
          </w:tcPr>
          <w:p w14:paraId="6C6C2DBA" w14:textId="77777777" w:rsidR="00033C57" w:rsidRPr="008E510D" w:rsidRDefault="00033C57" w:rsidP="00450C77">
            <w:pPr>
              <w:jc w:val="both"/>
            </w:pPr>
            <w:r w:rsidRPr="008E510D">
              <w:t>HY_WaterEdge</w:t>
            </w:r>
          </w:p>
        </w:tc>
      </w:tr>
      <w:tr w:rsidR="00033C57" w:rsidRPr="008E510D" w14:paraId="7C738278" w14:textId="77777777" w:rsidTr="008F752E">
        <w:tc>
          <w:tcPr>
            <w:tcW w:w="1951" w:type="dxa"/>
            <w:hideMark/>
          </w:tcPr>
          <w:p w14:paraId="191565C0" w14:textId="77777777" w:rsidR="00033C57" w:rsidRPr="008E510D" w:rsidRDefault="00033C57" w:rsidP="00450C77">
            <w:pPr>
              <w:jc w:val="both"/>
            </w:pPr>
            <w:r w:rsidRPr="008E510D">
              <w:t>Dependency</w:t>
            </w:r>
          </w:p>
        </w:tc>
        <w:tc>
          <w:tcPr>
            <w:tcW w:w="6892" w:type="dxa"/>
            <w:hideMark/>
          </w:tcPr>
          <w:p w14:paraId="64ED3E14" w14:textId="77777777" w:rsidR="00033C57" w:rsidRPr="008E510D" w:rsidRDefault="00913FDC" w:rsidP="00450C77">
            <w:pPr>
              <w:jc w:val="both"/>
            </w:pPr>
            <w:hyperlink r:id="rId147" w:history="1">
              <w:r w:rsidR="00033C57" w:rsidRPr="008E510D">
                <w:rPr>
                  <w:rStyle w:val="Hyperlink"/>
                </w:rPr>
                <w:t>/iso/19107/</w:t>
              </w:r>
            </w:hyperlink>
          </w:p>
        </w:tc>
      </w:tr>
      <w:tr w:rsidR="00033C57" w:rsidRPr="008E510D" w14:paraId="22B00EE9" w14:textId="77777777" w:rsidTr="008F752E">
        <w:tc>
          <w:tcPr>
            <w:tcW w:w="1951" w:type="dxa"/>
            <w:hideMark/>
          </w:tcPr>
          <w:p w14:paraId="76612370" w14:textId="77777777" w:rsidR="00033C57" w:rsidRPr="008E510D" w:rsidRDefault="00033C57" w:rsidP="00450C77">
            <w:pPr>
              <w:jc w:val="both"/>
            </w:pPr>
            <w:r w:rsidRPr="008E510D">
              <w:t>Dependency</w:t>
            </w:r>
          </w:p>
        </w:tc>
        <w:tc>
          <w:tcPr>
            <w:tcW w:w="6892" w:type="dxa"/>
            <w:hideMark/>
          </w:tcPr>
          <w:p w14:paraId="07996478" w14:textId="02B95D23" w:rsidR="00033C57" w:rsidRPr="008E510D" w:rsidRDefault="00913FDC" w:rsidP="00450C77">
            <w:pPr>
              <w:jc w:val="both"/>
            </w:pPr>
            <w:hyperlink r:id="rId148" w:history="1">
              <w:r w:rsidR="00033C57" w:rsidRPr="008E510D">
                <w:rPr>
                  <w:rStyle w:val="Hyperlink"/>
                </w:rPr>
                <w:t>/req/hy_hydrofeature/hydrocomplex/catchment</w:t>
              </w:r>
              <w:r w:rsidR="002C3C8A">
                <w:rPr>
                  <w:rStyle w:val="Hyperlink"/>
                </w:rPr>
                <w:t>realization</w:t>
              </w:r>
            </w:hyperlink>
          </w:p>
        </w:tc>
      </w:tr>
      <w:tr w:rsidR="00033C57" w:rsidRPr="008E510D" w14:paraId="6EF2DAFC" w14:textId="77777777" w:rsidTr="008F752E">
        <w:tc>
          <w:tcPr>
            <w:tcW w:w="1951" w:type="dxa"/>
            <w:hideMark/>
          </w:tcPr>
          <w:p w14:paraId="5738C6C7" w14:textId="77777777" w:rsidR="00033C57" w:rsidRPr="008E510D" w:rsidRDefault="00033C57" w:rsidP="00450C77">
            <w:pPr>
              <w:jc w:val="both"/>
            </w:pPr>
            <w:r w:rsidRPr="008E510D">
              <w:t>Dependency</w:t>
            </w:r>
          </w:p>
        </w:tc>
        <w:tc>
          <w:tcPr>
            <w:tcW w:w="6892" w:type="dxa"/>
            <w:hideMark/>
          </w:tcPr>
          <w:p w14:paraId="382E9ABB" w14:textId="77777777" w:rsidR="00033C57" w:rsidRPr="008E510D" w:rsidRDefault="00913FDC" w:rsidP="00450C77">
            <w:pPr>
              <w:jc w:val="both"/>
            </w:pPr>
            <w:hyperlink r:id="rId149" w:history="1">
              <w:r w:rsidR="00033C57" w:rsidRPr="008E510D">
                <w:rPr>
                  <w:rStyle w:val="Hyperlink"/>
                </w:rPr>
                <w:t>/req/hy_hydrofeature/hydrocomplex/hydronetwork</w:t>
              </w:r>
            </w:hyperlink>
          </w:p>
        </w:tc>
      </w:tr>
      <w:tr w:rsidR="00033C57" w:rsidRPr="008E510D" w14:paraId="78AD6D5A" w14:textId="77777777" w:rsidTr="008F752E">
        <w:tc>
          <w:tcPr>
            <w:tcW w:w="1951" w:type="dxa"/>
            <w:hideMark/>
          </w:tcPr>
          <w:p w14:paraId="75C7FAB1" w14:textId="77777777" w:rsidR="00033C57" w:rsidRPr="008E510D" w:rsidRDefault="00033C57" w:rsidP="00450C77">
            <w:pPr>
              <w:jc w:val="both"/>
            </w:pPr>
            <w:r w:rsidRPr="008E510D">
              <w:t>Requirement</w:t>
            </w:r>
          </w:p>
        </w:tc>
        <w:tc>
          <w:tcPr>
            <w:tcW w:w="6892" w:type="dxa"/>
            <w:hideMark/>
          </w:tcPr>
          <w:p w14:paraId="13E94FF7" w14:textId="77777777" w:rsidR="00033C57" w:rsidRPr="008E510D" w:rsidRDefault="00913FDC" w:rsidP="00450C77">
            <w:pPr>
              <w:jc w:val="both"/>
            </w:pPr>
            <w:hyperlink r:id="rId150" w:history="1">
              <w:r w:rsidR="00033C57" w:rsidRPr="008E510D">
                <w:rPr>
                  <w:rStyle w:val="Hyperlink"/>
                </w:rPr>
                <w:t>/req/hy_hydrofeature/hydrocomplex/wateredge.shape</w:t>
              </w:r>
            </w:hyperlink>
          </w:p>
        </w:tc>
      </w:tr>
      <w:tr w:rsidR="00033C57" w:rsidRPr="008E510D" w14:paraId="3CBDDF27" w14:textId="77777777" w:rsidTr="008F752E">
        <w:tc>
          <w:tcPr>
            <w:tcW w:w="1951" w:type="dxa"/>
            <w:hideMark/>
          </w:tcPr>
          <w:p w14:paraId="3048FF7F" w14:textId="77777777" w:rsidR="00033C57" w:rsidRPr="008E510D" w:rsidRDefault="00033C57" w:rsidP="00450C77">
            <w:pPr>
              <w:jc w:val="both"/>
            </w:pPr>
            <w:r w:rsidRPr="008E510D">
              <w:t>Requirement</w:t>
            </w:r>
          </w:p>
        </w:tc>
        <w:tc>
          <w:tcPr>
            <w:tcW w:w="6892" w:type="dxa"/>
            <w:hideMark/>
          </w:tcPr>
          <w:p w14:paraId="7B7E70E4" w14:textId="77777777" w:rsidR="00033C57" w:rsidRPr="008E510D" w:rsidRDefault="00913FDC" w:rsidP="00450C77">
            <w:pPr>
              <w:jc w:val="both"/>
            </w:pPr>
            <w:hyperlink r:id="rId151" w:history="1">
              <w:r w:rsidR="00033C57" w:rsidRPr="008E510D">
                <w:rPr>
                  <w:rStyle w:val="Hyperlink"/>
                </w:rPr>
                <w:t>/req/hy_hydrofeature/hydrocomplex/wateredge.wateredgenetwork</w:t>
              </w:r>
            </w:hyperlink>
          </w:p>
        </w:tc>
      </w:tr>
    </w:tbl>
    <w:p w14:paraId="5B26AC77" w14:textId="40F3AE78" w:rsidR="00033C57" w:rsidRPr="008E510D" w:rsidRDefault="00033C57" w:rsidP="00450C77">
      <w:pPr>
        <w:pStyle w:val="StandardWeb"/>
        <w:jc w:val="both"/>
        <w:rPr>
          <w:lang w:val="en-US"/>
        </w:rPr>
      </w:pPr>
      <w:r w:rsidRPr="008E510D">
        <w:rPr>
          <w:lang w:val="en-US"/>
        </w:rPr>
        <w:t>The HY_CatchmentBoundary feature type specializes HY_Catchment</w:t>
      </w:r>
      <w:r w:rsidR="002C3C8A">
        <w:rPr>
          <w:lang w:val="en-US"/>
        </w:rPr>
        <w:t>Realization</w:t>
      </w:r>
      <w:r w:rsidRPr="008E510D">
        <w:rPr>
          <w:lang w:val="en-US"/>
        </w:rPr>
        <w:t xml:space="preserve"> with respect to an implied linear geometric representation including a single polygon. The catchment boundary connecting the inflow and outflow of the logical catchment, whereby </w:t>
      </w:r>
      <w:r w:rsidRPr="008E510D">
        <w:rPr>
          <w:lang w:val="en-US"/>
        </w:rPr>
        <w:lastRenderedPageBreak/>
        <w:t>inflow and outflow may overlay. It is topologically understood as an edge bounded by inflow node and outflow nodes, and corresponding to left-bank and right-bank catchment faces inside of the boundary. The 'boundary' and 'spoke' properties are described by means of 'tagged values': the topological 'boundary' is of type HY_Outfall</w:t>
      </w:r>
      <w:r w:rsidR="002C3C8A">
        <w:rPr>
          <w:lang w:val="en-US"/>
        </w:rPr>
        <w:t>Realization</w:t>
      </w:r>
      <w:r w:rsidRPr="008E510D">
        <w:rPr>
          <w:lang w:val="en-US"/>
        </w:rPr>
        <w:t xml:space="preserve">; the topological 'spoke' is of type HY_CatchmentArea. </w:t>
      </w:r>
    </w:p>
    <w:p w14:paraId="75B32E23" w14:textId="5F78FE8B" w:rsidR="00033C57" w:rsidRPr="008E510D" w:rsidRDefault="00033C57" w:rsidP="00450C77">
      <w:pPr>
        <w:pStyle w:val="StandardWeb"/>
        <w:jc w:val="both"/>
        <w:rPr>
          <w:lang w:val="en-US"/>
        </w:rPr>
      </w:pPr>
      <w:r w:rsidRPr="008E510D">
        <w:rPr>
          <w:lang w:val="en-US"/>
        </w:rPr>
        <w:t xml:space="preserve">HY_CatchmentBoundary inherits from generalization the </w:t>
      </w:r>
      <w:r w:rsidR="002C3C8A">
        <w:rPr>
          <w:rStyle w:val="Hervorhebung"/>
          <w:lang w:val="en-US"/>
        </w:rPr>
        <w:t>realized</w:t>
      </w:r>
      <w:r w:rsidRPr="008E510D">
        <w:rPr>
          <w:rStyle w:val="Hervorhebung"/>
          <w:lang w:val="en-US"/>
        </w:rPr>
        <w:t>Catchment</w:t>
      </w:r>
      <w:r w:rsidRPr="008E510D">
        <w:rPr>
          <w:lang w:val="en-US"/>
        </w:rPr>
        <w:t xml:space="preserve"> association incl.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and </w:t>
      </w:r>
      <w:r w:rsidRPr="008E510D">
        <w:rPr>
          <w:rStyle w:val="Hervorhebung"/>
          <w:lang w:val="en-US"/>
        </w:rPr>
        <w:t>boundaryNetwork</w:t>
      </w:r>
      <w:r w:rsidRPr="008E510D">
        <w:rPr>
          <w:lang w:val="en-US"/>
        </w:rPr>
        <w:t xml:space="preserve">. </w:t>
      </w:r>
    </w:p>
    <w:p w14:paraId="75FDFDE8" w14:textId="1699B21F"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w:t>
      </w:r>
      <w:r w:rsidR="001E2095">
        <w:rPr>
          <w:lang w:val="en-US"/>
        </w:rPr>
        <w:t>ISO 19107: Spatial Schema</w:t>
      </w:r>
      <w:r w:rsidRPr="008E510D">
        <w:rPr>
          <w:lang w:val="en-US"/>
        </w:rPr>
        <w:t>, e.g. GM_CompositeCurve type.</w:t>
      </w:r>
    </w:p>
    <w:p w14:paraId="2C029D9A"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boundaryNetwork</w:t>
      </w:r>
      <w:r w:rsidRPr="008E510D">
        <w:rPr>
          <w:lang w:val="en-US"/>
        </w:rPr>
        <w:t xml:space="preserve"> association defines a network as mesh of connected boundaries. This concept requires a mesh of non-overlapping boundary lines, and a single linear representations of each of these. If required, this association may be used to identify the network which realizes as a whole the catchment that contains the catchment realized by the single part. </w:t>
      </w:r>
    </w:p>
    <w:tbl>
      <w:tblPr>
        <w:tblStyle w:val="Tabellenraster"/>
        <w:tblW w:w="0" w:type="auto"/>
        <w:tblLayout w:type="fixed"/>
        <w:tblLook w:val="04A0" w:firstRow="1" w:lastRow="0" w:firstColumn="1" w:lastColumn="0" w:noHBand="0" w:noVBand="1"/>
      </w:tblPr>
      <w:tblGrid>
        <w:gridCol w:w="1809"/>
        <w:gridCol w:w="7047"/>
      </w:tblGrid>
      <w:tr w:rsidR="00033C57" w:rsidRPr="008E510D" w14:paraId="4A0B7DED" w14:textId="77777777" w:rsidTr="008F752E">
        <w:tc>
          <w:tcPr>
            <w:tcW w:w="1809" w:type="dxa"/>
            <w:hideMark/>
          </w:tcPr>
          <w:p w14:paraId="7B64DB35" w14:textId="77777777" w:rsidR="00033C57" w:rsidRPr="008E510D" w:rsidRDefault="00033C57" w:rsidP="00450C77">
            <w:pPr>
              <w:jc w:val="both"/>
              <w:rPr>
                <w:b/>
                <w:bCs/>
              </w:rPr>
            </w:pPr>
            <w:r w:rsidRPr="008E510D">
              <w:rPr>
                <w:rStyle w:val="Fett"/>
              </w:rPr>
              <w:t>Requirements Class</w:t>
            </w:r>
          </w:p>
        </w:tc>
        <w:tc>
          <w:tcPr>
            <w:tcW w:w="7047" w:type="dxa"/>
            <w:hideMark/>
          </w:tcPr>
          <w:p w14:paraId="673A7E48" w14:textId="77777777" w:rsidR="00033C57" w:rsidRPr="008E510D" w:rsidRDefault="00913FDC" w:rsidP="00450C77">
            <w:pPr>
              <w:jc w:val="both"/>
              <w:rPr>
                <w:b/>
                <w:bCs/>
              </w:rPr>
            </w:pPr>
            <w:hyperlink r:id="rId152" w:history="1">
              <w:r w:rsidR="00033C57" w:rsidRPr="008E510D">
                <w:rPr>
                  <w:rStyle w:val="Hyperlink"/>
                  <w:b/>
                  <w:bCs/>
                </w:rPr>
                <w:t>req/hy_hydrofeature/hydrocomplex/catchmentboundary</w:t>
              </w:r>
            </w:hyperlink>
          </w:p>
        </w:tc>
      </w:tr>
      <w:tr w:rsidR="00033C57" w:rsidRPr="008E510D" w14:paraId="71ADDB84" w14:textId="77777777" w:rsidTr="008F752E">
        <w:tc>
          <w:tcPr>
            <w:tcW w:w="1809" w:type="dxa"/>
            <w:hideMark/>
          </w:tcPr>
          <w:p w14:paraId="35EACAE9" w14:textId="77777777" w:rsidR="00033C57" w:rsidRPr="008E510D" w:rsidRDefault="00033C57" w:rsidP="00450C77">
            <w:pPr>
              <w:jc w:val="both"/>
            </w:pPr>
            <w:r w:rsidRPr="008E510D">
              <w:t>Target type</w:t>
            </w:r>
          </w:p>
        </w:tc>
        <w:tc>
          <w:tcPr>
            <w:tcW w:w="7047" w:type="dxa"/>
            <w:hideMark/>
          </w:tcPr>
          <w:p w14:paraId="0B771002" w14:textId="77777777" w:rsidR="00033C57" w:rsidRPr="008E510D" w:rsidRDefault="00033C57" w:rsidP="00450C77">
            <w:pPr>
              <w:jc w:val="both"/>
            </w:pPr>
            <w:r w:rsidRPr="008E510D">
              <w:t>Implementation schema</w:t>
            </w:r>
          </w:p>
        </w:tc>
      </w:tr>
      <w:tr w:rsidR="00033C57" w:rsidRPr="008E510D" w14:paraId="561D1B1A" w14:textId="77777777" w:rsidTr="008F752E">
        <w:tc>
          <w:tcPr>
            <w:tcW w:w="1809" w:type="dxa"/>
            <w:hideMark/>
          </w:tcPr>
          <w:p w14:paraId="35CB3909" w14:textId="77777777" w:rsidR="00033C57" w:rsidRPr="008E510D" w:rsidRDefault="00033C57" w:rsidP="00450C77">
            <w:pPr>
              <w:jc w:val="both"/>
            </w:pPr>
            <w:r w:rsidRPr="008E510D">
              <w:t>Name</w:t>
            </w:r>
          </w:p>
        </w:tc>
        <w:tc>
          <w:tcPr>
            <w:tcW w:w="7047" w:type="dxa"/>
            <w:hideMark/>
          </w:tcPr>
          <w:p w14:paraId="5057DF44" w14:textId="77777777" w:rsidR="00033C57" w:rsidRPr="008E510D" w:rsidRDefault="00033C57" w:rsidP="00450C77">
            <w:pPr>
              <w:jc w:val="both"/>
            </w:pPr>
            <w:r w:rsidRPr="008E510D">
              <w:t>HY_CatchmentBoundary</w:t>
            </w:r>
          </w:p>
        </w:tc>
      </w:tr>
      <w:tr w:rsidR="00033C57" w:rsidRPr="008E510D" w14:paraId="39D8CC04" w14:textId="77777777" w:rsidTr="008F752E">
        <w:tc>
          <w:tcPr>
            <w:tcW w:w="1809" w:type="dxa"/>
            <w:hideMark/>
          </w:tcPr>
          <w:p w14:paraId="35A5A7C3" w14:textId="77777777" w:rsidR="00033C57" w:rsidRPr="008E510D" w:rsidRDefault="00033C57" w:rsidP="00450C77">
            <w:pPr>
              <w:jc w:val="both"/>
            </w:pPr>
            <w:r w:rsidRPr="008E510D">
              <w:t>Dependency</w:t>
            </w:r>
          </w:p>
        </w:tc>
        <w:tc>
          <w:tcPr>
            <w:tcW w:w="7047" w:type="dxa"/>
            <w:hideMark/>
          </w:tcPr>
          <w:p w14:paraId="2F21AC39" w14:textId="77777777" w:rsidR="00033C57" w:rsidRPr="008E510D" w:rsidRDefault="00913FDC" w:rsidP="00450C77">
            <w:pPr>
              <w:jc w:val="both"/>
            </w:pPr>
            <w:hyperlink r:id="rId153" w:history="1">
              <w:r w:rsidR="00033C57" w:rsidRPr="008E510D">
                <w:rPr>
                  <w:rStyle w:val="Hyperlink"/>
                </w:rPr>
                <w:t>/iso/19107/</w:t>
              </w:r>
            </w:hyperlink>
          </w:p>
        </w:tc>
      </w:tr>
      <w:tr w:rsidR="00033C57" w:rsidRPr="008E510D" w14:paraId="028D26C8" w14:textId="77777777" w:rsidTr="008F752E">
        <w:tc>
          <w:tcPr>
            <w:tcW w:w="1809" w:type="dxa"/>
            <w:hideMark/>
          </w:tcPr>
          <w:p w14:paraId="4D178FF7" w14:textId="77777777" w:rsidR="00033C57" w:rsidRPr="008E510D" w:rsidRDefault="00033C57" w:rsidP="00450C77">
            <w:pPr>
              <w:jc w:val="both"/>
            </w:pPr>
            <w:r w:rsidRPr="008E510D">
              <w:t>Dependency</w:t>
            </w:r>
          </w:p>
        </w:tc>
        <w:tc>
          <w:tcPr>
            <w:tcW w:w="7047" w:type="dxa"/>
            <w:hideMark/>
          </w:tcPr>
          <w:p w14:paraId="1BFAE0C2" w14:textId="3FCA093E" w:rsidR="00033C57" w:rsidRPr="008E510D" w:rsidRDefault="00913FDC" w:rsidP="00450C77">
            <w:pPr>
              <w:jc w:val="both"/>
            </w:pPr>
            <w:hyperlink r:id="rId154" w:history="1">
              <w:r w:rsidR="00033C57" w:rsidRPr="008E510D">
                <w:rPr>
                  <w:rStyle w:val="Hyperlink"/>
                </w:rPr>
                <w:t>/req/hy_hydrofeature/hydrocomplex/catchment</w:t>
              </w:r>
              <w:r w:rsidR="002C3C8A">
                <w:rPr>
                  <w:rStyle w:val="Hyperlink"/>
                </w:rPr>
                <w:t>realization</w:t>
              </w:r>
            </w:hyperlink>
          </w:p>
        </w:tc>
      </w:tr>
      <w:tr w:rsidR="00033C57" w:rsidRPr="008E510D" w14:paraId="04F92287" w14:textId="77777777" w:rsidTr="008F752E">
        <w:tc>
          <w:tcPr>
            <w:tcW w:w="1809" w:type="dxa"/>
            <w:hideMark/>
          </w:tcPr>
          <w:p w14:paraId="7C1571E3" w14:textId="77777777" w:rsidR="00033C57" w:rsidRPr="008E510D" w:rsidRDefault="00033C57" w:rsidP="00450C77">
            <w:pPr>
              <w:jc w:val="both"/>
            </w:pPr>
            <w:r w:rsidRPr="008E510D">
              <w:t>Dependency</w:t>
            </w:r>
          </w:p>
        </w:tc>
        <w:tc>
          <w:tcPr>
            <w:tcW w:w="7047" w:type="dxa"/>
            <w:hideMark/>
          </w:tcPr>
          <w:p w14:paraId="5DBF0A40" w14:textId="77777777" w:rsidR="00033C57" w:rsidRPr="008E510D" w:rsidRDefault="00913FDC" w:rsidP="00450C77">
            <w:pPr>
              <w:jc w:val="both"/>
            </w:pPr>
            <w:hyperlink r:id="rId155" w:history="1">
              <w:r w:rsidR="00033C57" w:rsidRPr="008E510D">
                <w:rPr>
                  <w:rStyle w:val="Hyperlink"/>
                </w:rPr>
                <w:t>/req/hy_hydrofeature/hydrocomplex/hydronetwork</w:t>
              </w:r>
            </w:hyperlink>
          </w:p>
        </w:tc>
      </w:tr>
      <w:tr w:rsidR="00033C57" w:rsidRPr="008E510D" w14:paraId="7D521CD1" w14:textId="77777777" w:rsidTr="008F752E">
        <w:tc>
          <w:tcPr>
            <w:tcW w:w="1809" w:type="dxa"/>
            <w:hideMark/>
          </w:tcPr>
          <w:p w14:paraId="64AE5062" w14:textId="77777777" w:rsidR="00033C57" w:rsidRPr="008E510D" w:rsidRDefault="00033C57" w:rsidP="00450C77">
            <w:pPr>
              <w:jc w:val="both"/>
            </w:pPr>
            <w:r w:rsidRPr="008E510D">
              <w:t>Requirement</w:t>
            </w:r>
          </w:p>
        </w:tc>
        <w:tc>
          <w:tcPr>
            <w:tcW w:w="7047" w:type="dxa"/>
            <w:hideMark/>
          </w:tcPr>
          <w:p w14:paraId="0E4EBA6A" w14:textId="77777777" w:rsidR="00033C57" w:rsidRPr="008E510D" w:rsidRDefault="00913FDC" w:rsidP="00450C77">
            <w:pPr>
              <w:jc w:val="both"/>
            </w:pPr>
            <w:hyperlink r:id="rId156" w:history="1">
              <w:r w:rsidR="00033C57" w:rsidRPr="008E510D">
                <w:rPr>
                  <w:rStyle w:val="Hyperlink"/>
                </w:rPr>
                <w:t>/req/hy_hydrofeature/hydrocomplex/catchmentboundary.shape</w:t>
              </w:r>
            </w:hyperlink>
          </w:p>
        </w:tc>
      </w:tr>
      <w:tr w:rsidR="00033C57" w:rsidRPr="008E510D" w14:paraId="5151152E" w14:textId="77777777" w:rsidTr="008F752E">
        <w:tc>
          <w:tcPr>
            <w:tcW w:w="1809" w:type="dxa"/>
            <w:hideMark/>
          </w:tcPr>
          <w:p w14:paraId="5228737D" w14:textId="77777777" w:rsidR="00033C57" w:rsidRPr="008E510D" w:rsidRDefault="00033C57" w:rsidP="00450C77">
            <w:pPr>
              <w:jc w:val="both"/>
            </w:pPr>
            <w:r w:rsidRPr="008E510D">
              <w:t>Requirement</w:t>
            </w:r>
          </w:p>
        </w:tc>
        <w:tc>
          <w:tcPr>
            <w:tcW w:w="7047" w:type="dxa"/>
            <w:hideMark/>
          </w:tcPr>
          <w:p w14:paraId="74E35C19" w14:textId="77777777" w:rsidR="00033C57" w:rsidRPr="008E510D" w:rsidRDefault="00913FDC" w:rsidP="00450C77">
            <w:pPr>
              <w:jc w:val="both"/>
            </w:pPr>
            <w:hyperlink r:id="rId157" w:history="1">
              <w:r w:rsidR="00033C57" w:rsidRPr="008E510D">
                <w:rPr>
                  <w:rStyle w:val="Hyperlink"/>
                </w:rPr>
                <w:t>/req/hy_hydrofeature/hydrocomplex/catchmentboundary.boundarynetwork</w:t>
              </w:r>
            </w:hyperlink>
          </w:p>
        </w:tc>
      </w:tr>
    </w:tbl>
    <w:p w14:paraId="2EA66758" w14:textId="44D154D5" w:rsidR="00033C57" w:rsidRPr="008E510D" w:rsidRDefault="00033C57" w:rsidP="00450C77">
      <w:pPr>
        <w:pStyle w:val="StandardWeb"/>
        <w:jc w:val="both"/>
        <w:rPr>
          <w:lang w:val="en-US"/>
        </w:rPr>
      </w:pPr>
      <w:r w:rsidRPr="008E510D">
        <w:rPr>
          <w:lang w:val="en-US"/>
        </w:rPr>
        <w:t>The HY_CatchmentArea feature type specializes HY_Catchment</w:t>
      </w:r>
      <w:r w:rsidR="002C3C8A">
        <w:rPr>
          <w:lang w:val="en-US"/>
        </w:rPr>
        <w:t>Realization</w:t>
      </w:r>
      <w:r w:rsidRPr="008E510D">
        <w:rPr>
          <w:lang w:val="en-US"/>
        </w:rPr>
        <w:t xml:space="preserve"> with respect to an implied areal geometric representation including a plane surface. The catchment area connecting the inflow and outflow of the logical catchment, is topologically a face bounded inwards by an inflow edge and outwards by an outflow edge. The 'boundary' is described by means of 'tagged values': the inward directed 'boundary' is of type HY_CatchmentBoundary, the outward directed 'boundary' of type HY_Flowpath. A topological 'spoke' is not defined in this standard. </w:t>
      </w:r>
    </w:p>
    <w:p w14:paraId="40D76872" w14:textId="5F0F99DA" w:rsidR="00033C57" w:rsidRPr="008E510D" w:rsidRDefault="00033C57" w:rsidP="00450C77">
      <w:pPr>
        <w:pStyle w:val="StandardWeb"/>
        <w:jc w:val="both"/>
        <w:rPr>
          <w:lang w:val="en-US"/>
        </w:rPr>
      </w:pPr>
      <w:r w:rsidRPr="008E510D">
        <w:rPr>
          <w:lang w:val="en-US"/>
        </w:rPr>
        <w:lastRenderedPageBreak/>
        <w:t xml:space="preserve">HY_CatchmentArea inherits from generalization the </w:t>
      </w:r>
      <w:r w:rsidR="002C3C8A">
        <w:rPr>
          <w:rStyle w:val="Hervorhebung"/>
          <w:lang w:val="en-US"/>
        </w:rPr>
        <w:t>realized</w:t>
      </w:r>
      <w:r w:rsidRPr="008E510D">
        <w:rPr>
          <w:rStyle w:val="Hervorhebung"/>
          <w:lang w:val="en-US"/>
        </w:rPr>
        <w:t>Catchment</w:t>
      </w:r>
      <w:r w:rsidRPr="008E510D">
        <w:rPr>
          <w:lang w:val="en-US"/>
        </w:rPr>
        <w:t xml:space="preserve"> association incl.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and </w:t>
      </w:r>
      <w:r w:rsidRPr="008E510D">
        <w:rPr>
          <w:rStyle w:val="Hervorhebung"/>
          <w:lang w:val="en-US"/>
        </w:rPr>
        <w:t>areaNetwork</w:t>
      </w:r>
      <w:r w:rsidRPr="008E510D">
        <w:rPr>
          <w:lang w:val="en-US"/>
        </w:rPr>
        <w:t xml:space="preserve">. </w:t>
      </w:r>
    </w:p>
    <w:p w14:paraId="22CEB036" w14:textId="020D19B2"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ISO</w:t>
      </w:r>
      <w:r w:rsidR="00E8076C">
        <w:rPr>
          <w:lang w:val="en-US"/>
        </w:rPr>
        <w:t xml:space="preserve"> </w:t>
      </w:r>
      <w:r w:rsidRPr="008E510D">
        <w:rPr>
          <w:lang w:val="en-US"/>
        </w:rPr>
        <w:t>19107: Spatial Schema, e.g. GM_Surface type.</w:t>
      </w:r>
    </w:p>
    <w:p w14:paraId="6E4AD670"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areaNetwork</w:t>
      </w:r>
      <w:r w:rsidRPr="008E510D">
        <w:rPr>
          <w:lang w:val="en-US"/>
        </w:rPr>
        <w:t xml:space="preserve"> association defines an aggregate of catchment areas forming a connected network. This concept requires a non-overlapping aggregate of areas, and a single areal representation of each of these. If required, this association may be used to identify the network which realizes as a whole the catchment that contains the catchment realized by the single part. </w:t>
      </w:r>
    </w:p>
    <w:tbl>
      <w:tblPr>
        <w:tblStyle w:val="Tabellenraster"/>
        <w:tblW w:w="0" w:type="auto"/>
        <w:tblLook w:val="04A0" w:firstRow="1" w:lastRow="0" w:firstColumn="1" w:lastColumn="0" w:noHBand="0" w:noVBand="1"/>
      </w:tblPr>
      <w:tblGrid>
        <w:gridCol w:w="1955"/>
        <w:gridCol w:w="6901"/>
      </w:tblGrid>
      <w:tr w:rsidR="00033C57" w:rsidRPr="008E510D" w14:paraId="6866DCF2" w14:textId="77777777" w:rsidTr="00530F0D">
        <w:tc>
          <w:tcPr>
            <w:tcW w:w="0" w:type="auto"/>
            <w:hideMark/>
          </w:tcPr>
          <w:p w14:paraId="48118A30" w14:textId="77777777" w:rsidR="00033C57" w:rsidRPr="008E510D" w:rsidRDefault="00033C57" w:rsidP="00450C77">
            <w:pPr>
              <w:jc w:val="both"/>
              <w:rPr>
                <w:b/>
                <w:bCs/>
              </w:rPr>
            </w:pPr>
            <w:r w:rsidRPr="008E510D">
              <w:rPr>
                <w:rStyle w:val="Fett"/>
              </w:rPr>
              <w:t>Requirements Class</w:t>
            </w:r>
          </w:p>
        </w:tc>
        <w:tc>
          <w:tcPr>
            <w:tcW w:w="0" w:type="auto"/>
            <w:hideMark/>
          </w:tcPr>
          <w:p w14:paraId="63EF24E2" w14:textId="77777777" w:rsidR="00033C57" w:rsidRPr="008E510D" w:rsidRDefault="00913FDC" w:rsidP="00450C77">
            <w:pPr>
              <w:jc w:val="both"/>
              <w:rPr>
                <w:b/>
                <w:bCs/>
              </w:rPr>
            </w:pPr>
            <w:hyperlink r:id="rId158" w:history="1">
              <w:r w:rsidR="00033C57" w:rsidRPr="008E510D">
                <w:rPr>
                  <w:rStyle w:val="Hyperlink"/>
                  <w:b/>
                  <w:bCs/>
                </w:rPr>
                <w:t>req/hy_hydrofeature/hydrocomplex/catchmentarea</w:t>
              </w:r>
            </w:hyperlink>
          </w:p>
        </w:tc>
      </w:tr>
      <w:tr w:rsidR="00033C57" w:rsidRPr="008E510D" w14:paraId="7FD19D55" w14:textId="77777777" w:rsidTr="00530F0D">
        <w:tc>
          <w:tcPr>
            <w:tcW w:w="0" w:type="auto"/>
            <w:hideMark/>
          </w:tcPr>
          <w:p w14:paraId="4D3730DD" w14:textId="77777777" w:rsidR="00033C57" w:rsidRPr="008E510D" w:rsidRDefault="00033C57" w:rsidP="00450C77">
            <w:pPr>
              <w:jc w:val="both"/>
            </w:pPr>
            <w:r w:rsidRPr="008E510D">
              <w:t>Target type</w:t>
            </w:r>
          </w:p>
        </w:tc>
        <w:tc>
          <w:tcPr>
            <w:tcW w:w="0" w:type="auto"/>
            <w:hideMark/>
          </w:tcPr>
          <w:p w14:paraId="595A7F47" w14:textId="77777777" w:rsidR="00033C57" w:rsidRPr="008E510D" w:rsidRDefault="00033C57" w:rsidP="00450C77">
            <w:pPr>
              <w:jc w:val="both"/>
            </w:pPr>
            <w:r w:rsidRPr="008E510D">
              <w:t>Implementation schema</w:t>
            </w:r>
          </w:p>
        </w:tc>
      </w:tr>
      <w:tr w:rsidR="00033C57" w:rsidRPr="008E510D" w14:paraId="072C25D9" w14:textId="77777777" w:rsidTr="00530F0D">
        <w:tc>
          <w:tcPr>
            <w:tcW w:w="0" w:type="auto"/>
            <w:hideMark/>
          </w:tcPr>
          <w:p w14:paraId="278DBE37" w14:textId="77777777" w:rsidR="00033C57" w:rsidRPr="008E510D" w:rsidRDefault="00033C57" w:rsidP="00450C77">
            <w:pPr>
              <w:jc w:val="both"/>
            </w:pPr>
            <w:r w:rsidRPr="008E510D">
              <w:t>Name</w:t>
            </w:r>
          </w:p>
        </w:tc>
        <w:tc>
          <w:tcPr>
            <w:tcW w:w="0" w:type="auto"/>
            <w:hideMark/>
          </w:tcPr>
          <w:p w14:paraId="03C712E2" w14:textId="77777777" w:rsidR="00033C57" w:rsidRPr="008E510D" w:rsidRDefault="00033C57" w:rsidP="00450C77">
            <w:pPr>
              <w:jc w:val="both"/>
            </w:pPr>
            <w:r w:rsidRPr="008E510D">
              <w:t>HY_CatchmentArea</w:t>
            </w:r>
          </w:p>
        </w:tc>
      </w:tr>
      <w:tr w:rsidR="00033C57" w:rsidRPr="008E510D" w14:paraId="5E685145" w14:textId="77777777" w:rsidTr="00530F0D">
        <w:tc>
          <w:tcPr>
            <w:tcW w:w="0" w:type="auto"/>
            <w:hideMark/>
          </w:tcPr>
          <w:p w14:paraId="43B49CB8" w14:textId="77777777" w:rsidR="00033C57" w:rsidRPr="008E510D" w:rsidRDefault="00033C57" w:rsidP="00450C77">
            <w:pPr>
              <w:jc w:val="both"/>
            </w:pPr>
            <w:r w:rsidRPr="008E510D">
              <w:t>Dependency</w:t>
            </w:r>
          </w:p>
        </w:tc>
        <w:tc>
          <w:tcPr>
            <w:tcW w:w="0" w:type="auto"/>
            <w:hideMark/>
          </w:tcPr>
          <w:p w14:paraId="02ED231A" w14:textId="77777777" w:rsidR="00033C57" w:rsidRPr="008E510D" w:rsidRDefault="00913FDC" w:rsidP="00450C77">
            <w:pPr>
              <w:jc w:val="both"/>
            </w:pPr>
            <w:hyperlink r:id="rId159" w:history="1">
              <w:r w:rsidR="00033C57" w:rsidRPr="008E510D">
                <w:rPr>
                  <w:rStyle w:val="Hyperlink"/>
                </w:rPr>
                <w:t>/iso/19107/</w:t>
              </w:r>
            </w:hyperlink>
          </w:p>
        </w:tc>
      </w:tr>
      <w:tr w:rsidR="00033C57" w:rsidRPr="008E510D" w14:paraId="5AFB4728" w14:textId="77777777" w:rsidTr="00530F0D">
        <w:tc>
          <w:tcPr>
            <w:tcW w:w="0" w:type="auto"/>
            <w:hideMark/>
          </w:tcPr>
          <w:p w14:paraId="6302A014" w14:textId="77777777" w:rsidR="00033C57" w:rsidRPr="008E510D" w:rsidRDefault="00033C57" w:rsidP="00450C77">
            <w:pPr>
              <w:jc w:val="both"/>
            </w:pPr>
            <w:r w:rsidRPr="008E510D">
              <w:t>Dependency</w:t>
            </w:r>
          </w:p>
        </w:tc>
        <w:tc>
          <w:tcPr>
            <w:tcW w:w="0" w:type="auto"/>
            <w:hideMark/>
          </w:tcPr>
          <w:p w14:paraId="76C41234" w14:textId="748E1ADB" w:rsidR="00033C57" w:rsidRPr="008E510D" w:rsidRDefault="00913FDC" w:rsidP="00450C77">
            <w:pPr>
              <w:jc w:val="both"/>
            </w:pPr>
            <w:hyperlink r:id="rId160" w:history="1">
              <w:r w:rsidR="00033C57" w:rsidRPr="008E510D">
                <w:rPr>
                  <w:rStyle w:val="Hyperlink"/>
                </w:rPr>
                <w:t>/req/hy_hydrofeature/hydrocomplex/catchment</w:t>
              </w:r>
              <w:r w:rsidR="002C3C8A">
                <w:rPr>
                  <w:rStyle w:val="Hyperlink"/>
                </w:rPr>
                <w:t>realization</w:t>
              </w:r>
            </w:hyperlink>
          </w:p>
        </w:tc>
      </w:tr>
      <w:tr w:rsidR="00033C57" w:rsidRPr="008E510D" w14:paraId="432CC93F" w14:textId="77777777" w:rsidTr="00530F0D">
        <w:tc>
          <w:tcPr>
            <w:tcW w:w="0" w:type="auto"/>
            <w:hideMark/>
          </w:tcPr>
          <w:p w14:paraId="74E5A384" w14:textId="77777777" w:rsidR="00033C57" w:rsidRPr="008E510D" w:rsidRDefault="00033C57" w:rsidP="00450C77">
            <w:pPr>
              <w:jc w:val="both"/>
            </w:pPr>
            <w:r w:rsidRPr="008E510D">
              <w:t>Dependency</w:t>
            </w:r>
          </w:p>
        </w:tc>
        <w:tc>
          <w:tcPr>
            <w:tcW w:w="0" w:type="auto"/>
            <w:hideMark/>
          </w:tcPr>
          <w:p w14:paraId="28BF04ED" w14:textId="77777777" w:rsidR="00033C57" w:rsidRPr="008E510D" w:rsidRDefault="00913FDC" w:rsidP="00450C77">
            <w:pPr>
              <w:jc w:val="both"/>
            </w:pPr>
            <w:hyperlink r:id="rId161" w:history="1">
              <w:r w:rsidR="00033C57" w:rsidRPr="008E510D">
                <w:rPr>
                  <w:rStyle w:val="Hyperlink"/>
                </w:rPr>
                <w:t>/req/hy_hydrofeature/hydrocomplex/hydronetwork</w:t>
              </w:r>
            </w:hyperlink>
          </w:p>
        </w:tc>
      </w:tr>
      <w:tr w:rsidR="00033C57" w:rsidRPr="008E510D" w14:paraId="744C7DC4" w14:textId="77777777" w:rsidTr="00530F0D">
        <w:tc>
          <w:tcPr>
            <w:tcW w:w="0" w:type="auto"/>
            <w:hideMark/>
          </w:tcPr>
          <w:p w14:paraId="283144DD" w14:textId="77777777" w:rsidR="00033C57" w:rsidRPr="008E510D" w:rsidRDefault="00033C57" w:rsidP="00450C77">
            <w:pPr>
              <w:jc w:val="both"/>
            </w:pPr>
            <w:r w:rsidRPr="008E510D">
              <w:t>Requirement</w:t>
            </w:r>
          </w:p>
        </w:tc>
        <w:tc>
          <w:tcPr>
            <w:tcW w:w="0" w:type="auto"/>
            <w:hideMark/>
          </w:tcPr>
          <w:p w14:paraId="052B9700" w14:textId="77777777" w:rsidR="00033C57" w:rsidRPr="008E510D" w:rsidRDefault="00913FDC" w:rsidP="00450C77">
            <w:pPr>
              <w:jc w:val="both"/>
            </w:pPr>
            <w:hyperlink r:id="rId162" w:history="1">
              <w:r w:rsidR="00033C57" w:rsidRPr="008E510D">
                <w:rPr>
                  <w:rStyle w:val="Hyperlink"/>
                </w:rPr>
                <w:t>/req/hy_hydrofeature/hydrocomplex/catchmentarea.shape</w:t>
              </w:r>
            </w:hyperlink>
          </w:p>
        </w:tc>
      </w:tr>
      <w:tr w:rsidR="00033C57" w:rsidRPr="008E510D" w14:paraId="321256A3" w14:textId="77777777" w:rsidTr="00530F0D">
        <w:tc>
          <w:tcPr>
            <w:tcW w:w="0" w:type="auto"/>
            <w:hideMark/>
          </w:tcPr>
          <w:p w14:paraId="3581ACD5" w14:textId="77777777" w:rsidR="00033C57" w:rsidRPr="008E510D" w:rsidRDefault="00033C57" w:rsidP="00450C77">
            <w:pPr>
              <w:jc w:val="both"/>
            </w:pPr>
            <w:r w:rsidRPr="008E510D">
              <w:t>Requirement</w:t>
            </w:r>
          </w:p>
        </w:tc>
        <w:tc>
          <w:tcPr>
            <w:tcW w:w="0" w:type="auto"/>
            <w:hideMark/>
          </w:tcPr>
          <w:p w14:paraId="4AD03F1F" w14:textId="77777777" w:rsidR="00033C57" w:rsidRPr="008E510D" w:rsidRDefault="00913FDC" w:rsidP="00450C77">
            <w:pPr>
              <w:jc w:val="both"/>
            </w:pPr>
            <w:hyperlink r:id="rId163" w:history="1">
              <w:r w:rsidR="00033C57" w:rsidRPr="008E510D">
                <w:rPr>
                  <w:rStyle w:val="Hyperlink"/>
                </w:rPr>
                <w:t>/req/hy_hydrofeature/hydrocomplex/catchmentarea.boundarynetwork</w:t>
              </w:r>
            </w:hyperlink>
          </w:p>
        </w:tc>
      </w:tr>
    </w:tbl>
    <w:p w14:paraId="049284E8" w14:textId="195D2FD1" w:rsidR="00033C57" w:rsidRPr="008E510D" w:rsidRDefault="00033C57" w:rsidP="00450C77">
      <w:pPr>
        <w:pStyle w:val="StandardWeb"/>
        <w:jc w:val="both"/>
        <w:rPr>
          <w:lang w:val="en-US"/>
        </w:rPr>
      </w:pPr>
      <w:r w:rsidRPr="008E510D">
        <w:rPr>
          <w:lang w:val="en-US"/>
        </w:rPr>
        <w:t>The HY_HydroNetwork feature type specializes HY_Catchment</w:t>
      </w:r>
      <w:r w:rsidR="002C3C8A">
        <w:rPr>
          <w:lang w:val="en-US"/>
        </w:rPr>
        <w:t>Realization</w:t>
      </w:r>
      <w:r w:rsidRPr="008E510D">
        <w:rPr>
          <w:lang w:val="en-US"/>
        </w:rPr>
        <w:t xml:space="preserve"> with respect to a network of connected hydrologic features. Such a network realizes in the hierarchical network of logically connected catchments contained in a higher-order catchment. It may be a sequence of flowpaths, an aggregate of water edges, an aggregate of catchment areas or a mesh of catchment boundaries. HY_HydroNetwork inherits the </w:t>
      </w:r>
      <w:r w:rsidR="002C3C8A">
        <w:rPr>
          <w:rStyle w:val="Hervorhebung"/>
          <w:lang w:val="en-US"/>
        </w:rPr>
        <w:t>realized</w:t>
      </w:r>
      <w:r w:rsidRPr="008E510D">
        <w:rPr>
          <w:rStyle w:val="Hervorhebung"/>
          <w:lang w:val="en-US"/>
        </w:rPr>
        <w:t>Catchment</w:t>
      </w:r>
      <w:r w:rsidRPr="008E510D">
        <w:rPr>
          <w:lang w:val="en-US"/>
        </w:rPr>
        <w:t xml:space="preserve"> association including </w:t>
      </w:r>
      <w:r w:rsidRPr="008E510D">
        <w:rPr>
          <w:rStyle w:val="Hervorhebung"/>
          <w:lang w:val="en-US"/>
        </w:rPr>
        <w:t>hydroComplex</w:t>
      </w:r>
      <w:r w:rsidRPr="008E510D">
        <w:rPr>
          <w:lang w:val="en-US"/>
        </w:rPr>
        <w:t xml:space="preserve">, and carries the associations </w:t>
      </w:r>
      <w:r w:rsidRPr="008E510D">
        <w:rPr>
          <w:rStyle w:val="Hervorhebung"/>
          <w:lang w:val="en-US"/>
        </w:rPr>
        <w:t>flowpath</w:t>
      </w:r>
      <w:r w:rsidRPr="008E510D">
        <w:rPr>
          <w:lang w:val="en-US"/>
        </w:rPr>
        <w:t xml:space="preserve">, </w:t>
      </w:r>
      <w:r w:rsidRPr="008E510D">
        <w:rPr>
          <w:rStyle w:val="Hervorhebung"/>
          <w:lang w:val="en-US"/>
        </w:rPr>
        <w:t>waterEdge</w:t>
      </w:r>
      <w:r w:rsidRPr="008E510D">
        <w:rPr>
          <w:lang w:val="en-US"/>
        </w:rPr>
        <w:t xml:space="preserve">,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w:t>
      </w:r>
    </w:p>
    <w:p w14:paraId="04017C05" w14:textId="3AD7DB83" w:rsidR="00033C57" w:rsidRPr="008E510D" w:rsidRDefault="00033C57" w:rsidP="00450C77">
      <w:pPr>
        <w:pStyle w:val="StandardWeb"/>
        <w:jc w:val="both"/>
        <w:rPr>
          <w:lang w:val="en-US"/>
        </w:rPr>
      </w:pPr>
      <w:r w:rsidRPr="008E510D">
        <w:rPr>
          <w:lang w:val="en-US"/>
        </w:rPr>
        <w:t>The HY_Cartographic</w:t>
      </w:r>
      <w:r w:rsidR="002C3C8A">
        <w:rPr>
          <w:lang w:val="en-US"/>
        </w:rPr>
        <w:t>Realization</w:t>
      </w:r>
      <w:r w:rsidRPr="008E510D">
        <w:rPr>
          <w:lang w:val="en-US"/>
        </w:rPr>
        <w:t xml:space="preserve"> feature type specializes HY_Catchment</w:t>
      </w:r>
      <w:r w:rsidR="002C3C8A">
        <w:rPr>
          <w:lang w:val="en-US"/>
        </w:rPr>
        <w:t>Realization</w:t>
      </w:r>
      <w:r w:rsidRPr="008E510D">
        <w:rPr>
          <w:lang w:val="en-US"/>
        </w:rPr>
        <w:t xml:space="preserve"> separate cartographic layers or maps, displaying a network of hydrologic features which may be connected at the representation level, or not. HY_HydroNetwork inherits from generalization the </w:t>
      </w:r>
      <w:r w:rsidR="002C3C8A">
        <w:rPr>
          <w:rStyle w:val="Hervorhebung"/>
          <w:lang w:val="en-US"/>
        </w:rPr>
        <w:t>realized</w:t>
      </w:r>
      <w:r w:rsidRPr="008E510D">
        <w:rPr>
          <w:rStyle w:val="Hervorhebung"/>
          <w:lang w:val="en-US"/>
        </w:rPr>
        <w:t>Catchment</w:t>
      </w:r>
      <w:r w:rsidRPr="008E510D">
        <w:rPr>
          <w:lang w:val="en-US"/>
        </w:rPr>
        <w:t xml:space="preserve"> association including </w:t>
      </w:r>
      <w:r w:rsidRPr="008E510D">
        <w:rPr>
          <w:rStyle w:val="Hervorhebung"/>
          <w:lang w:val="en-US"/>
        </w:rPr>
        <w:t>hydroComplex</w:t>
      </w:r>
      <w:r w:rsidRPr="008E510D">
        <w:rPr>
          <w:lang w:val="en-US"/>
        </w:rPr>
        <w:t>.</w:t>
      </w:r>
    </w:p>
    <w:p w14:paraId="47FF8716" w14:textId="22AAE4BA" w:rsidR="00033C57" w:rsidRPr="008E510D" w:rsidRDefault="00033C57" w:rsidP="00450C77">
      <w:pPr>
        <w:pStyle w:val="berschrift4"/>
        <w:jc w:val="both"/>
      </w:pPr>
      <w:r w:rsidRPr="008E510D">
        <w:lastRenderedPageBreak/>
        <w:t>Outfall Realization</w:t>
      </w:r>
    </w:p>
    <w:p w14:paraId="30EE2478" w14:textId="0E67D253" w:rsidR="00033C57" w:rsidRPr="008E510D" w:rsidRDefault="00033C57" w:rsidP="00450C77">
      <w:pPr>
        <w:pStyle w:val="StandardWeb"/>
        <w:jc w:val="both"/>
        <w:rPr>
          <w:lang w:val="en-US"/>
        </w:rPr>
      </w:pPr>
      <w:r w:rsidRPr="008E510D">
        <w:rPr>
          <w:lang w:val="en-US"/>
        </w:rPr>
        <w:t>The HY_Outfall</w:t>
      </w:r>
      <w:r w:rsidR="002C3C8A">
        <w:rPr>
          <w:lang w:val="en-US"/>
        </w:rPr>
        <w:t>Realization</w:t>
      </w:r>
      <w:r w:rsidRPr="008E510D">
        <w:rPr>
          <w:lang w:val="en-US"/>
        </w:rPr>
        <w:t xml:space="preserve"> feature type (</w:t>
      </w:r>
      <w:r w:rsidR="009C635D">
        <w:rPr>
          <w:lang w:val="en-US"/>
        </w:rPr>
        <w:fldChar w:fldCharType="begin"/>
      </w:r>
      <w:r w:rsidR="009C635D">
        <w:rPr>
          <w:lang w:val="en-US"/>
        </w:rPr>
        <w:instrText xml:space="preserve"> REF _Ref461114397 \h </w:instrText>
      </w:r>
      <w:r w:rsidR="009C635D">
        <w:rPr>
          <w:lang w:val="en-US"/>
        </w:rPr>
      </w:r>
      <w:r w:rsidR="009C635D">
        <w:rPr>
          <w:lang w:val="en-US"/>
        </w:rPr>
        <w:fldChar w:fldCharType="separate"/>
      </w:r>
      <w:r w:rsidR="009C635D">
        <w:t xml:space="preserve">Figure </w:t>
      </w:r>
      <w:r w:rsidR="009C635D">
        <w:rPr>
          <w:noProof/>
        </w:rPr>
        <w:t>31</w:t>
      </w:r>
      <w:r w:rsidR="009C635D">
        <w:rPr>
          <w:lang w:val="en-US"/>
        </w:rPr>
        <w:fldChar w:fldCharType="end"/>
      </w:r>
      <w:r w:rsidRPr="008E510D">
        <w:rPr>
          <w:lang w:val="en-US"/>
        </w:rPr>
        <w:t xml:space="preserve">) conceptualizes the idea that the an outfall can be realized by practically any feature of interest. Using the outfall to define and reference the hydrologic determination of a catchment, hydrologic features may be associated to a corresponding catchment through reference to the feature that realizes its outfall. Any feature that can be identified as (said to be) the outfall of a catchment may realize the logical outfall. Typically this will be a permanent, stable location that is fixed and/or referenced by coordinates. </w:t>
      </w:r>
    </w:p>
    <w:p w14:paraId="3AF9E264" w14:textId="3B33C835" w:rsidR="00033C57" w:rsidRPr="008E510D" w:rsidRDefault="00033C57" w:rsidP="00450C77">
      <w:pPr>
        <w:pStyle w:val="StandardWeb"/>
        <w:jc w:val="both"/>
        <w:rPr>
          <w:lang w:val="en-US"/>
        </w:rPr>
      </w:pPr>
      <w:r w:rsidRPr="008E510D">
        <w:rPr>
          <w:lang w:val="en-US"/>
        </w:rPr>
        <w:t>Landmarks such as confluences, points corresponding to vertical sections, or the position of a monitoring station on a river are typical outfall realizations. In other than surface water contexts other types may realize a catchment's logical outfall. Other kinds of outfall realizations that don't carry normal surface water characteristics as defined in this standard, e.g. a spring where groundwater enters the surface, an arbitrary point projected onto the surface, or an outfall that collects many disjoint locations may use or specialize the general HY_Outfall</w:t>
      </w:r>
      <w:r w:rsidR="002C3C8A">
        <w:rPr>
          <w:lang w:val="en-US"/>
        </w:rPr>
        <w:t>Realization</w:t>
      </w:r>
      <w:r w:rsidRPr="008E510D">
        <w:rPr>
          <w:lang w:val="en-US"/>
        </w:rPr>
        <w:t xml:space="preserve"> type. </w:t>
      </w:r>
    </w:p>
    <w:p w14:paraId="1F6EE528" w14:textId="4C945C04" w:rsidR="00033C57" w:rsidRPr="008E510D" w:rsidRDefault="00033C57" w:rsidP="00450C77">
      <w:pPr>
        <w:pStyle w:val="StandardWeb"/>
        <w:jc w:val="both"/>
        <w:rPr>
          <w:lang w:val="en-US"/>
        </w:rPr>
      </w:pPr>
      <w:r w:rsidRPr="008E510D">
        <w:rPr>
          <w:lang w:val="en-US"/>
        </w:rPr>
        <w:t>Topologically, the HY_Outfall</w:t>
      </w:r>
      <w:r w:rsidR="002C3C8A">
        <w:rPr>
          <w:lang w:val="en-US"/>
        </w:rPr>
        <w:t>Realization</w:t>
      </w:r>
      <w:r w:rsidRPr="008E510D">
        <w:rPr>
          <w:lang w:val="en-US"/>
        </w:rPr>
        <w:t xml:space="preserve"> should be understood to be the boundary of the corresponding catchment, and always of lower topological dimension than the catchment. With respect to the typical topological realization of a catchment as an edge, a 'spoke' property of type HY_Flowpath is described by means of a 'tagged value' and used to associate an outfall realization with its upstream and downstream flowpaths. Even though the topological realization of an outfall is typically as a node between catchment edges, an outfall realization may also have any geometric representation, including a single point.</w:t>
      </w:r>
    </w:p>
    <w:p w14:paraId="48044082" w14:textId="77777777" w:rsidR="009D5A79" w:rsidRDefault="009D5A79" w:rsidP="009D5A79">
      <w:pPr>
        <w:pStyle w:val="StandardWeb"/>
        <w:keepNext/>
        <w:jc w:val="center"/>
      </w:pPr>
      <w:r>
        <w:rPr>
          <w:noProof/>
          <w:lang w:val="en-US" w:eastAsia="en-US"/>
        </w:rPr>
        <w:lastRenderedPageBreak/>
        <w:drawing>
          <wp:inline distT="0" distB="0" distL="0" distR="0" wp14:anchorId="59B66399" wp14:editId="725012C1">
            <wp:extent cx="5486400" cy="3928281"/>
            <wp:effectExtent l="0" t="0" r="0" b="0"/>
            <wp:docPr id="14" name="Grafik 14" descr="D:\Users\Dornblut\git_html\HY_Features\HTML_HYF\HY_HydroFeature\EARoot\EA1\EA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Dornblut\git_html\HY_Features\HTML_HYF\HY_HydroFeature\EARoot\EA1\EA34.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486400" cy="3928281"/>
                    </a:xfrm>
                    <a:prstGeom prst="rect">
                      <a:avLst/>
                    </a:prstGeom>
                    <a:noFill/>
                    <a:ln>
                      <a:noFill/>
                    </a:ln>
                  </pic:spPr>
                </pic:pic>
              </a:graphicData>
            </a:graphic>
          </wp:inline>
        </w:drawing>
      </w:r>
    </w:p>
    <w:p w14:paraId="662BA1CD" w14:textId="0E6EBA92" w:rsidR="009D5A79" w:rsidRDefault="009D5A79" w:rsidP="009D5A79">
      <w:pPr>
        <w:pStyle w:val="OGCFigure"/>
      </w:pPr>
      <w:bookmarkStart w:id="408" w:name="_Ref461114397"/>
      <w:bookmarkStart w:id="409" w:name="_Toc461114650"/>
      <w:r>
        <w:t xml:space="preserve">Figure </w:t>
      </w:r>
      <w:r w:rsidR="00913FDC">
        <w:fldChar w:fldCharType="begin"/>
      </w:r>
      <w:r w:rsidR="00913FDC">
        <w:instrText xml:space="preserve"> SEQ Figure \* ARABIC </w:instrText>
      </w:r>
      <w:r w:rsidR="00913FDC">
        <w:fldChar w:fldCharType="separate"/>
      </w:r>
      <w:r w:rsidR="009C635D">
        <w:rPr>
          <w:noProof/>
        </w:rPr>
        <w:t>31</w:t>
      </w:r>
      <w:r w:rsidR="00913FDC">
        <w:rPr>
          <w:noProof/>
        </w:rPr>
        <w:fldChar w:fldCharType="end"/>
      </w:r>
      <w:bookmarkEnd w:id="408"/>
      <w:r>
        <w:t xml:space="preserve">: </w:t>
      </w:r>
      <w:r w:rsidRPr="008E510D">
        <w:t xml:space="preserve">Outfall Realization (UML class diagram, </w:t>
      </w:r>
      <w:hyperlink r:id="rId165" w:history="1">
        <w:r w:rsidRPr="008E510D">
          <w:rPr>
            <w:rStyle w:val="Hyperlink"/>
          </w:rPr>
          <w:t>/req/hy_hydrofeature/hydrocomplex/outfall</w:t>
        </w:r>
        <w:r>
          <w:rPr>
            <w:rStyle w:val="Hyperlink"/>
          </w:rPr>
          <w:t>realization</w:t>
        </w:r>
      </w:hyperlink>
      <w:r w:rsidRPr="008E510D">
        <w:t xml:space="preserve"> )</w:t>
      </w:r>
      <w:bookmarkEnd w:id="409"/>
    </w:p>
    <w:p w14:paraId="2C3B27B7" w14:textId="53F5BCB1" w:rsidR="00033C57" w:rsidRPr="008E510D" w:rsidRDefault="00033C57" w:rsidP="00450C77">
      <w:pPr>
        <w:pStyle w:val="StandardWeb"/>
        <w:jc w:val="both"/>
        <w:rPr>
          <w:lang w:val="en-US"/>
        </w:rPr>
      </w:pPr>
      <w:r w:rsidRPr="008E510D">
        <w:rPr>
          <w:lang w:val="en-US"/>
        </w:rPr>
        <w:t>HY_Outfall</w:t>
      </w:r>
      <w:r w:rsidR="002C3C8A">
        <w:rPr>
          <w:lang w:val="en-US"/>
        </w:rPr>
        <w:t>Realization</w:t>
      </w:r>
      <w:r w:rsidRPr="008E510D">
        <w:rPr>
          <w:lang w:val="en-US"/>
        </w:rPr>
        <w:t xml:space="preserve"> carries the </w:t>
      </w:r>
      <w:r w:rsidR="002C3C8A">
        <w:rPr>
          <w:rStyle w:val="Hervorhebung"/>
          <w:lang w:val="en-US"/>
        </w:rPr>
        <w:t>realized</w:t>
      </w:r>
      <w:r w:rsidRPr="008E510D">
        <w:rPr>
          <w:rStyle w:val="Hervorhebung"/>
          <w:lang w:val="en-US"/>
        </w:rPr>
        <w:t>Outfall</w:t>
      </w:r>
      <w:r w:rsidRPr="008E510D">
        <w:rPr>
          <w:lang w:val="en-US"/>
        </w:rPr>
        <w:t xml:space="preserve"> association implying the </w:t>
      </w:r>
      <w:r w:rsidRPr="008E510D">
        <w:rPr>
          <w:rStyle w:val="Hervorhebung"/>
          <w:lang w:val="en-US"/>
        </w:rPr>
        <w:t>hydroComplex</w:t>
      </w:r>
      <w:r w:rsidRPr="008E510D">
        <w:rPr>
          <w:lang w:val="en-US"/>
        </w:rPr>
        <w:t xml:space="preserve"> feature collection, and carries two attributes: </w:t>
      </w:r>
      <w:r w:rsidRPr="008E510D">
        <w:rPr>
          <w:rStyle w:val="Hervorhebung"/>
          <w:lang w:val="en-US"/>
        </w:rPr>
        <w:t>shape</w:t>
      </w:r>
      <w:r w:rsidRPr="008E510D">
        <w:rPr>
          <w:lang w:val="en-US"/>
        </w:rPr>
        <w:t xml:space="preserve"> and </w:t>
      </w:r>
      <w:r w:rsidR="002C3C8A">
        <w:rPr>
          <w:rStyle w:val="Hervorhebung"/>
          <w:lang w:val="en-US"/>
        </w:rPr>
        <w:t>realized</w:t>
      </w:r>
      <w:r w:rsidRPr="008E510D">
        <w:rPr>
          <w:rStyle w:val="Hervorhebung"/>
          <w:lang w:val="en-US"/>
        </w:rPr>
        <w:t>OutfallType</w:t>
      </w:r>
      <w:r w:rsidRPr="008E510D">
        <w:rPr>
          <w:lang w:val="en-US"/>
        </w:rPr>
        <w:t xml:space="preserve">. </w:t>
      </w:r>
    </w:p>
    <w:p w14:paraId="746F62EE" w14:textId="1554AF84" w:rsidR="00033C57" w:rsidRPr="008E510D" w:rsidRDefault="00033C57" w:rsidP="00450C77">
      <w:pPr>
        <w:pStyle w:val="StandardWeb"/>
        <w:jc w:val="both"/>
        <w:rPr>
          <w:lang w:val="en-US"/>
        </w:rPr>
      </w:pPr>
      <w:r w:rsidRPr="008E510D">
        <w:rPr>
          <w:lang w:val="en-US"/>
        </w:rPr>
        <w:t xml:space="preserve">The </w:t>
      </w:r>
      <w:r w:rsidR="002C3C8A">
        <w:rPr>
          <w:rStyle w:val="Fett"/>
          <w:lang w:val="en-US"/>
        </w:rPr>
        <w:t>realized</w:t>
      </w:r>
      <w:r w:rsidRPr="008E510D">
        <w:rPr>
          <w:rStyle w:val="Fett"/>
          <w:lang w:val="en-US"/>
        </w:rPr>
        <w:t>Outfall</w:t>
      </w:r>
      <w:r w:rsidRPr="008E510D">
        <w:rPr>
          <w:lang w:val="en-US"/>
        </w:rPr>
        <w:t xml:space="preserve"> association identifies the catchment that contributes to the outfall, or that receives flow from the outfall. This allows identifiers to be assigned to a catchment even if the flowpath, catchment area or stream network are not known or available. If required, this association shall be used to identify the logical outfall which is referenced by the hydrologic feature that realizes the logical catchment. </w:t>
      </w:r>
    </w:p>
    <w:p w14:paraId="7033414A" w14:textId="4B9F803B"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geometric representation of the realized outfall with the option to use a geometry type defined in ISO</w:t>
      </w:r>
      <w:r w:rsidR="00E8076C">
        <w:rPr>
          <w:lang w:val="en-US"/>
        </w:rPr>
        <w:t xml:space="preserve"> </w:t>
      </w:r>
      <w:r w:rsidRPr="008E510D">
        <w:rPr>
          <w:lang w:val="en-US"/>
        </w:rPr>
        <w:t>19107: Spatial Schema, if required.</w:t>
      </w:r>
    </w:p>
    <w:p w14:paraId="795CA53F" w14:textId="1DA2E639" w:rsidR="00033C57" w:rsidRPr="008E510D" w:rsidRDefault="00033C57" w:rsidP="00450C77">
      <w:pPr>
        <w:pStyle w:val="StandardWeb"/>
        <w:jc w:val="both"/>
        <w:rPr>
          <w:lang w:val="en-US"/>
        </w:rPr>
      </w:pPr>
      <w:r w:rsidRPr="008E510D">
        <w:rPr>
          <w:lang w:val="en-US"/>
        </w:rPr>
        <w:t xml:space="preserve">The </w:t>
      </w:r>
      <w:r w:rsidR="002C3C8A">
        <w:rPr>
          <w:rStyle w:val="Fett"/>
          <w:lang w:val="en-US"/>
        </w:rPr>
        <w:t>realized</w:t>
      </w:r>
      <w:r w:rsidRPr="008E510D">
        <w:rPr>
          <w:rStyle w:val="Fett"/>
          <w:lang w:val="en-US"/>
        </w:rPr>
        <w:t>OutfallType</w:t>
      </w:r>
      <w:r w:rsidRPr="008E510D">
        <w:rPr>
          <w:lang w:val="en-US"/>
        </w:rPr>
        <w:t xml:space="preserve"> attribute provides a list of terms in common use to express the type of the realized outfall. If required, an implementation may use a term from the HY_</w:t>
      </w:r>
      <w:r w:rsidR="002C3C8A">
        <w:rPr>
          <w:lang w:val="en-US"/>
        </w:rPr>
        <w:t>Realized</w:t>
      </w:r>
      <w:r w:rsidRPr="008E510D">
        <w:rPr>
          <w:lang w:val="en-US"/>
        </w:rPr>
        <w:t>OutfallType code</w:t>
      </w:r>
      <w:r w:rsidR="00985742">
        <w:rPr>
          <w:lang w:val="en-US"/>
        </w:rPr>
        <w:t xml:space="preserve"> </w:t>
      </w:r>
      <w:r w:rsidRPr="008E510D">
        <w:rPr>
          <w:lang w:val="en-US"/>
        </w:rPr>
        <w:t>list. Note that alternative code lists may be used but should be</w:t>
      </w:r>
      <w:r w:rsidR="00270F2E">
        <w:rPr>
          <w:lang w:val="en-US"/>
        </w:rPr>
        <w:t xml:space="preserve"> related to the terms in Annex B</w:t>
      </w:r>
      <w:r w:rsidRPr="008E510D">
        <w:rPr>
          <w:lang w:val="en-US"/>
        </w:rPr>
        <w:t xml:space="preserve">.1 using an appropriate formalism. </w:t>
      </w:r>
    </w:p>
    <w:tbl>
      <w:tblPr>
        <w:tblStyle w:val="Tabellenraster"/>
        <w:tblW w:w="0" w:type="auto"/>
        <w:tblLook w:val="04A0" w:firstRow="1" w:lastRow="0" w:firstColumn="1" w:lastColumn="0" w:noHBand="0" w:noVBand="1"/>
      </w:tblPr>
      <w:tblGrid>
        <w:gridCol w:w="1646"/>
        <w:gridCol w:w="7210"/>
      </w:tblGrid>
      <w:tr w:rsidR="00033C57" w:rsidRPr="008E510D" w14:paraId="791331B7" w14:textId="77777777" w:rsidTr="00530F0D">
        <w:tc>
          <w:tcPr>
            <w:tcW w:w="0" w:type="auto"/>
            <w:hideMark/>
          </w:tcPr>
          <w:p w14:paraId="723C5B58" w14:textId="77777777" w:rsidR="00033C57" w:rsidRPr="008E510D" w:rsidRDefault="00033C57" w:rsidP="00450C77">
            <w:pPr>
              <w:jc w:val="both"/>
              <w:rPr>
                <w:b/>
                <w:bCs/>
              </w:rPr>
            </w:pPr>
            <w:r w:rsidRPr="008E510D">
              <w:rPr>
                <w:rStyle w:val="Fett"/>
              </w:rPr>
              <w:t>Requirement</w:t>
            </w:r>
            <w:r w:rsidRPr="008E510D">
              <w:rPr>
                <w:rStyle w:val="Fett"/>
              </w:rPr>
              <w:lastRenderedPageBreak/>
              <w:t>s Class</w:t>
            </w:r>
          </w:p>
        </w:tc>
        <w:tc>
          <w:tcPr>
            <w:tcW w:w="0" w:type="auto"/>
            <w:hideMark/>
          </w:tcPr>
          <w:p w14:paraId="108929BF" w14:textId="0D66D16E" w:rsidR="00033C57" w:rsidRPr="008E510D" w:rsidRDefault="00913FDC" w:rsidP="00450C77">
            <w:pPr>
              <w:jc w:val="both"/>
              <w:rPr>
                <w:b/>
                <w:bCs/>
              </w:rPr>
            </w:pPr>
            <w:hyperlink r:id="rId166" w:history="1">
              <w:r w:rsidR="00033C57" w:rsidRPr="008E510D">
                <w:rPr>
                  <w:rStyle w:val="Hyperlink"/>
                  <w:b/>
                  <w:bCs/>
                </w:rPr>
                <w:t>/req/hy_hydrofeature/hydrocomplex/outfall</w:t>
              </w:r>
              <w:r w:rsidR="002C3C8A">
                <w:rPr>
                  <w:rStyle w:val="Hyperlink"/>
                  <w:b/>
                  <w:bCs/>
                </w:rPr>
                <w:t>realization</w:t>
              </w:r>
            </w:hyperlink>
          </w:p>
        </w:tc>
      </w:tr>
      <w:tr w:rsidR="00033C57" w:rsidRPr="008E510D" w14:paraId="0FE74A5E" w14:textId="77777777" w:rsidTr="00530F0D">
        <w:tc>
          <w:tcPr>
            <w:tcW w:w="0" w:type="auto"/>
            <w:hideMark/>
          </w:tcPr>
          <w:p w14:paraId="7067358F" w14:textId="77777777" w:rsidR="00033C57" w:rsidRPr="008E510D" w:rsidRDefault="00033C57" w:rsidP="00450C77">
            <w:pPr>
              <w:jc w:val="both"/>
            </w:pPr>
            <w:r w:rsidRPr="008E510D">
              <w:lastRenderedPageBreak/>
              <w:t>Target type</w:t>
            </w:r>
          </w:p>
        </w:tc>
        <w:tc>
          <w:tcPr>
            <w:tcW w:w="0" w:type="auto"/>
            <w:hideMark/>
          </w:tcPr>
          <w:p w14:paraId="427EA75C" w14:textId="77777777" w:rsidR="00033C57" w:rsidRPr="008E510D" w:rsidRDefault="00033C57" w:rsidP="00450C77">
            <w:pPr>
              <w:jc w:val="both"/>
            </w:pPr>
            <w:r w:rsidRPr="008E510D">
              <w:t>Implementation schema</w:t>
            </w:r>
          </w:p>
        </w:tc>
      </w:tr>
      <w:tr w:rsidR="00033C57" w:rsidRPr="008E510D" w14:paraId="548ED05D" w14:textId="77777777" w:rsidTr="00530F0D">
        <w:tc>
          <w:tcPr>
            <w:tcW w:w="0" w:type="auto"/>
            <w:hideMark/>
          </w:tcPr>
          <w:p w14:paraId="371CB8BD" w14:textId="77777777" w:rsidR="00033C57" w:rsidRPr="008E510D" w:rsidRDefault="00033C57" w:rsidP="00450C77">
            <w:pPr>
              <w:jc w:val="both"/>
            </w:pPr>
            <w:r w:rsidRPr="008E510D">
              <w:t>Name</w:t>
            </w:r>
          </w:p>
        </w:tc>
        <w:tc>
          <w:tcPr>
            <w:tcW w:w="0" w:type="auto"/>
            <w:hideMark/>
          </w:tcPr>
          <w:p w14:paraId="63E7F42A" w14:textId="3C7D2FB2" w:rsidR="00033C57" w:rsidRPr="008E510D" w:rsidRDefault="00033C57" w:rsidP="00450C77">
            <w:pPr>
              <w:jc w:val="both"/>
            </w:pPr>
            <w:r w:rsidRPr="008E510D">
              <w:t>HY_Catchment</w:t>
            </w:r>
            <w:r w:rsidR="002C3C8A">
              <w:t>Realization</w:t>
            </w:r>
          </w:p>
        </w:tc>
      </w:tr>
      <w:tr w:rsidR="00033C57" w:rsidRPr="008E510D" w14:paraId="359814C2" w14:textId="77777777" w:rsidTr="00530F0D">
        <w:tc>
          <w:tcPr>
            <w:tcW w:w="0" w:type="auto"/>
            <w:hideMark/>
          </w:tcPr>
          <w:p w14:paraId="05DC6937" w14:textId="77777777" w:rsidR="00033C57" w:rsidRPr="008E510D" w:rsidRDefault="00033C57" w:rsidP="00450C77">
            <w:pPr>
              <w:jc w:val="both"/>
            </w:pPr>
            <w:r w:rsidRPr="008E510D">
              <w:t>Dependency</w:t>
            </w:r>
          </w:p>
        </w:tc>
        <w:tc>
          <w:tcPr>
            <w:tcW w:w="0" w:type="auto"/>
            <w:hideMark/>
          </w:tcPr>
          <w:p w14:paraId="73BD05E5" w14:textId="77777777" w:rsidR="00033C57" w:rsidRPr="008E510D" w:rsidRDefault="00913FDC" w:rsidP="00450C77">
            <w:pPr>
              <w:jc w:val="both"/>
            </w:pPr>
            <w:hyperlink r:id="rId167" w:history="1">
              <w:r w:rsidR="00033C57" w:rsidRPr="008E510D">
                <w:rPr>
                  <w:rStyle w:val="Hyperlink"/>
                </w:rPr>
                <w:t>/iso/19107/...</w:t>
              </w:r>
            </w:hyperlink>
          </w:p>
        </w:tc>
      </w:tr>
      <w:tr w:rsidR="00033C57" w:rsidRPr="008E510D" w14:paraId="6849348F" w14:textId="77777777" w:rsidTr="00530F0D">
        <w:tc>
          <w:tcPr>
            <w:tcW w:w="0" w:type="auto"/>
            <w:hideMark/>
          </w:tcPr>
          <w:p w14:paraId="266125FA" w14:textId="77777777" w:rsidR="00033C57" w:rsidRPr="008E510D" w:rsidRDefault="00033C57" w:rsidP="00450C77">
            <w:pPr>
              <w:jc w:val="both"/>
            </w:pPr>
            <w:r w:rsidRPr="008E510D">
              <w:t>Dependency</w:t>
            </w:r>
          </w:p>
        </w:tc>
        <w:tc>
          <w:tcPr>
            <w:tcW w:w="0" w:type="auto"/>
            <w:hideMark/>
          </w:tcPr>
          <w:p w14:paraId="77FAB6F1" w14:textId="77777777" w:rsidR="00033C57" w:rsidRPr="008E510D" w:rsidRDefault="00913FDC" w:rsidP="00450C77">
            <w:pPr>
              <w:jc w:val="both"/>
            </w:pPr>
            <w:hyperlink r:id="rId168" w:history="1">
              <w:r w:rsidR="00033C57" w:rsidRPr="008E510D">
                <w:rPr>
                  <w:rStyle w:val="Hyperlink"/>
                </w:rPr>
                <w:t>/req/hy_hydrofeature/hydrocomplex/outfall</w:t>
              </w:r>
            </w:hyperlink>
          </w:p>
        </w:tc>
      </w:tr>
      <w:tr w:rsidR="00033C57" w:rsidRPr="008E510D" w14:paraId="140584CC" w14:textId="77777777" w:rsidTr="00530F0D">
        <w:tc>
          <w:tcPr>
            <w:tcW w:w="0" w:type="auto"/>
            <w:hideMark/>
          </w:tcPr>
          <w:p w14:paraId="5B723946" w14:textId="77777777" w:rsidR="00033C57" w:rsidRPr="008E510D" w:rsidRDefault="00033C57" w:rsidP="00450C77">
            <w:pPr>
              <w:jc w:val="both"/>
            </w:pPr>
            <w:r w:rsidRPr="008E510D">
              <w:t>Dependency</w:t>
            </w:r>
          </w:p>
        </w:tc>
        <w:tc>
          <w:tcPr>
            <w:tcW w:w="0" w:type="auto"/>
            <w:hideMark/>
          </w:tcPr>
          <w:p w14:paraId="480C1EC7" w14:textId="77777777" w:rsidR="00033C57" w:rsidRPr="008E510D" w:rsidRDefault="00913FDC" w:rsidP="00450C77">
            <w:pPr>
              <w:jc w:val="both"/>
            </w:pPr>
            <w:hyperlink r:id="rId169" w:history="1">
              <w:r w:rsidR="00033C57" w:rsidRPr="008E510D">
                <w:rPr>
                  <w:rStyle w:val="Hyperlink"/>
                </w:rPr>
                <w:t>/req/hy_hydrofeature/hydrocomplex/typeofoutfall</w:t>
              </w:r>
            </w:hyperlink>
          </w:p>
        </w:tc>
      </w:tr>
      <w:tr w:rsidR="00033C57" w:rsidRPr="008E510D" w14:paraId="5369E22C" w14:textId="77777777" w:rsidTr="00530F0D">
        <w:tc>
          <w:tcPr>
            <w:tcW w:w="0" w:type="auto"/>
            <w:hideMark/>
          </w:tcPr>
          <w:p w14:paraId="32C44B0B" w14:textId="77777777" w:rsidR="00033C57" w:rsidRPr="008E510D" w:rsidRDefault="00033C57" w:rsidP="00450C77">
            <w:pPr>
              <w:jc w:val="both"/>
            </w:pPr>
            <w:r w:rsidRPr="008E510D">
              <w:t>Requirement</w:t>
            </w:r>
          </w:p>
        </w:tc>
        <w:tc>
          <w:tcPr>
            <w:tcW w:w="0" w:type="auto"/>
            <w:hideMark/>
          </w:tcPr>
          <w:p w14:paraId="2F7FC308" w14:textId="4E4EDEB6" w:rsidR="00033C57" w:rsidRPr="008E510D" w:rsidRDefault="00913FDC" w:rsidP="00450C77">
            <w:pPr>
              <w:jc w:val="both"/>
            </w:pPr>
            <w:hyperlink r:id="rId170" w:history="1">
              <w:r w:rsidR="00033C57" w:rsidRPr="008E510D">
                <w:rPr>
                  <w:rStyle w:val="Hyperlink"/>
                </w:rPr>
                <w:t>/req/hy_hydrofeature/hydrocomplex/outfall</w:t>
              </w:r>
              <w:r w:rsidR="002C3C8A">
                <w:rPr>
                  <w:rStyle w:val="Hyperlink"/>
                </w:rPr>
                <w:t>realization</w:t>
              </w:r>
              <w:r w:rsidR="00033C57" w:rsidRPr="008E510D">
                <w:rPr>
                  <w:rStyle w:val="Hyperlink"/>
                </w:rPr>
                <w:t>.</w:t>
              </w:r>
              <w:r w:rsidR="002C3C8A">
                <w:rPr>
                  <w:rStyle w:val="Hyperlink"/>
                </w:rPr>
                <w:t>realized</w:t>
              </w:r>
              <w:r w:rsidR="00033C57" w:rsidRPr="008E510D">
                <w:rPr>
                  <w:rStyle w:val="Hyperlink"/>
                </w:rPr>
                <w:t>outfall</w:t>
              </w:r>
            </w:hyperlink>
            <w:r w:rsidR="00033C57" w:rsidRPr="008E510D">
              <w:t xml:space="preserve"> ]</w:t>
            </w:r>
          </w:p>
        </w:tc>
      </w:tr>
      <w:tr w:rsidR="00033C57" w:rsidRPr="008E510D" w14:paraId="16565213" w14:textId="77777777" w:rsidTr="00530F0D">
        <w:tc>
          <w:tcPr>
            <w:tcW w:w="0" w:type="auto"/>
            <w:hideMark/>
          </w:tcPr>
          <w:p w14:paraId="20168AC7" w14:textId="77777777" w:rsidR="00033C57" w:rsidRPr="008E510D" w:rsidRDefault="00033C57" w:rsidP="00450C77">
            <w:pPr>
              <w:jc w:val="both"/>
            </w:pPr>
            <w:r w:rsidRPr="008E510D">
              <w:t>Requirement</w:t>
            </w:r>
          </w:p>
        </w:tc>
        <w:tc>
          <w:tcPr>
            <w:tcW w:w="0" w:type="auto"/>
            <w:hideMark/>
          </w:tcPr>
          <w:p w14:paraId="1BD6B123" w14:textId="42C2CDE6" w:rsidR="00033C57" w:rsidRPr="008E510D" w:rsidRDefault="00913FDC" w:rsidP="00450C77">
            <w:pPr>
              <w:jc w:val="both"/>
            </w:pPr>
            <w:hyperlink r:id="rId171" w:history="1">
              <w:r w:rsidR="00033C57" w:rsidRPr="008E510D">
                <w:rPr>
                  <w:rStyle w:val="Hyperlink"/>
                </w:rPr>
                <w:t>/req/hy_hydrofeature/hydrocomplex/outfall</w:t>
              </w:r>
              <w:r w:rsidR="002C3C8A">
                <w:rPr>
                  <w:rStyle w:val="Hyperlink"/>
                </w:rPr>
                <w:t>realization</w:t>
              </w:r>
              <w:r w:rsidR="00033C57" w:rsidRPr="008E510D">
                <w:rPr>
                  <w:rStyle w:val="Hyperlink"/>
                </w:rPr>
                <w:t>.shape</w:t>
              </w:r>
            </w:hyperlink>
            <w:r w:rsidR="00033C57" w:rsidRPr="008E510D">
              <w:t xml:space="preserve"> ]</w:t>
            </w:r>
          </w:p>
        </w:tc>
      </w:tr>
      <w:tr w:rsidR="00033C57" w:rsidRPr="008E510D" w14:paraId="47BCB2A7" w14:textId="77777777" w:rsidTr="00530F0D">
        <w:tc>
          <w:tcPr>
            <w:tcW w:w="0" w:type="auto"/>
            <w:hideMark/>
          </w:tcPr>
          <w:p w14:paraId="08976BE3" w14:textId="77777777" w:rsidR="00033C57" w:rsidRPr="008E510D" w:rsidRDefault="00033C57" w:rsidP="00450C77">
            <w:pPr>
              <w:jc w:val="both"/>
            </w:pPr>
            <w:r w:rsidRPr="008E510D">
              <w:t>Requirement</w:t>
            </w:r>
          </w:p>
        </w:tc>
        <w:tc>
          <w:tcPr>
            <w:tcW w:w="0" w:type="auto"/>
            <w:hideMark/>
          </w:tcPr>
          <w:p w14:paraId="341293CB" w14:textId="30DAB3A6" w:rsidR="00033C57" w:rsidRPr="008E510D" w:rsidRDefault="00913FDC" w:rsidP="000C7924">
            <w:pPr>
              <w:jc w:val="both"/>
            </w:pPr>
            <w:hyperlink r:id="rId172" w:history="1">
              <w:r w:rsidR="00033C57" w:rsidRPr="008E510D">
                <w:rPr>
                  <w:rStyle w:val="Hyperlink"/>
                </w:rPr>
                <w:t>/req/hy_hydrofeature/hydrocomplex/outfall</w:t>
              </w:r>
              <w:r w:rsidR="002C3C8A">
                <w:rPr>
                  <w:rStyle w:val="Hyperlink"/>
                </w:rPr>
                <w:t>realization</w:t>
              </w:r>
              <w:r w:rsidR="00033C57" w:rsidRPr="008E510D">
                <w:rPr>
                  <w:rStyle w:val="Hyperlink"/>
                </w:rPr>
                <w:t>.</w:t>
              </w:r>
              <w:r w:rsidR="002C3C8A">
                <w:rPr>
                  <w:rStyle w:val="Hyperlink"/>
                </w:rPr>
                <w:t>realized</w:t>
              </w:r>
              <w:r w:rsidR="00033C57" w:rsidRPr="008E510D">
                <w:rPr>
                  <w:rStyle w:val="Hyperlink"/>
                </w:rPr>
                <w:t>outfall</w:t>
              </w:r>
            </w:hyperlink>
            <w:r w:rsidR="000C7924">
              <w:rPr>
                <w:rStyle w:val="Hyperlink"/>
              </w:rPr>
              <w:t>type</w:t>
            </w:r>
            <w:r w:rsidR="00033C57" w:rsidRPr="008E510D">
              <w:t xml:space="preserve"> ]</w:t>
            </w:r>
          </w:p>
        </w:tc>
      </w:tr>
    </w:tbl>
    <w:p w14:paraId="2D1E9DB1" w14:textId="06A92F3E" w:rsidR="00033C57" w:rsidRPr="008E510D" w:rsidRDefault="00033C57" w:rsidP="00450C77">
      <w:pPr>
        <w:pStyle w:val="berschrift3"/>
        <w:jc w:val="both"/>
      </w:pPr>
      <w:r w:rsidRPr="008E510D">
        <w:t xml:space="preserve"> </w:t>
      </w:r>
      <w:bookmarkStart w:id="410" w:name="_Toc458775751"/>
      <w:bookmarkStart w:id="411" w:name="_Toc461026408"/>
      <w:r w:rsidRPr="008E510D">
        <w:t>The River Positioning System model</w:t>
      </w:r>
      <w:bookmarkEnd w:id="410"/>
      <w:bookmarkEnd w:id="411"/>
    </w:p>
    <w:p w14:paraId="0A944DCB" w14:textId="302797D2" w:rsidR="00033C57" w:rsidRPr="008E510D" w:rsidRDefault="00033C57" w:rsidP="00450C77">
      <w:pPr>
        <w:pStyle w:val="StandardWeb"/>
        <w:jc w:val="both"/>
        <w:rPr>
          <w:lang w:val="en-US"/>
        </w:rPr>
      </w:pPr>
      <w:r w:rsidRPr="008E510D">
        <w:rPr>
          <w:lang w:val="en-US"/>
        </w:rPr>
        <w:t xml:space="preserve">The River Positioning System </w:t>
      </w:r>
      <w:r w:rsidR="00B90FE2">
        <w:rPr>
          <w:lang w:val="en-US"/>
        </w:rPr>
        <w:t>(</w:t>
      </w:r>
      <w:r w:rsidR="009E4992">
        <w:rPr>
          <w:lang w:val="en-US"/>
        </w:rPr>
        <w:fldChar w:fldCharType="begin"/>
      </w:r>
      <w:r w:rsidR="009E4992">
        <w:rPr>
          <w:lang w:val="en-US"/>
        </w:rPr>
        <w:instrText xml:space="preserve"> REF _Ref461092214 \h </w:instrText>
      </w:r>
      <w:r w:rsidR="009E4992">
        <w:rPr>
          <w:lang w:val="en-US"/>
        </w:rPr>
      </w:r>
      <w:r w:rsidR="009E4992">
        <w:rPr>
          <w:lang w:val="en-US"/>
        </w:rPr>
        <w:fldChar w:fldCharType="separate"/>
      </w:r>
      <w:r w:rsidR="009C635D">
        <w:t xml:space="preserve">Figure </w:t>
      </w:r>
      <w:r w:rsidR="009C635D">
        <w:rPr>
          <w:noProof/>
        </w:rPr>
        <w:t>32</w:t>
      </w:r>
      <w:r w:rsidR="009E4992">
        <w:rPr>
          <w:lang w:val="en-US"/>
        </w:rPr>
        <w:fldChar w:fldCharType="end"/>
      </w:r>
      <w:r w:rsidR="00B90FE2">
        <w:rPr>
          <w:lang w:val="en-US"/>
        </w:rPr>
        <w:t xml:space="preserve">) </w:t>
      </w:r>
      <w:r w:rsidRPr="008E510D">
        <w:rPr>
          <w:lang w:val="en-US"/>
        </w:rPr>
        <w:t xml:space="preserve">provides a simple model to place a feature of interest 'on a river' using its topological realization. It introduces the concept of indirect position where a position is determined relative to an already established reference location. This concept uses a linear river reference system whose origin is set at the outfall of a catchment, and whose linear shape is given by a flowpath realizing the catchment between the origin (outfall) and the reference location or another outfall. It is important to note, that each logical catchment has its own reference system, and must have one outfall (origin) and one linear flowpath realization (shape). </w:t>
      </w:r>
    </w:p>
    <w:p w14:paraId="76792AF3" w14:textId="77777777" w:rsidR="00033C57" w:rsidRPr="008E510D" w:rsidRDefault="00033C57" w:rsidP="00450C77">
      <w:pPr>
        <w:pStyle w:val="StandardWeb"/>
        <w:jc w:val="both"/>
        <w:rPr>
          <w:lang w:val="en-US"/>
        </w:rPr>
      </w:pPr>
      <w:r w:rsidRPr="008E510D">
        <w:rPr>
          <w:lang w:val="en-US"/>
        </w:rPr>
        <w:t xml:space="preserve">The River Positioning System references the topological realization of catchment and outfall within an implied hydrologic complex in such that the origin and referent of the reference system are nodes on the boundary of the flowpath shape. Given that a flowpath realizes a logical catchment between inflow and outflow nodes, the feature of interest being referenced realizes an inflow or outflow node of a catchment that is determined by the corresponding reference location upstream or downstream of an origin outfall. Using reference locations in both directions allows placement of a feature of interest at an interpolated distance between the identified inflow and outflow nodes on a flowpath even if the realized catchment is not explicitly delineated. </w:t>
      </w:r>
    </w:p>
    <w:p w14:paraId="4C6FC365" w14:textId="77777777" w:rsidR="009E4992" w:rsidRDefault="009E4992" w:rsidP="009E4992">
      <w:pPr>
        <w:keepNext/>
        <w:jc w:val="center"/>
      </w:pPr>
      <w:r>
        <w:rPr>
          <w:noProof/>
        </w:rPr>
        <w:lastRenderedPageBreak/>
        <w:drawing>
          <wp:inline distT="0" distB="0" distL="0" distR="0" wp14:anchorId="358810D9" wp14:editId="101C0F34">
            <wp:extent cx="5486400" cy="5393540"/>
            <wp:effectExtent l="0" t="0" r="0" b="0"/>
            <wp:docPr id="5" name="Grafik 5" descr="D:\Users\Dornblut\git_html\HY_Features\HTML_HYF\HY_HydroFeature\EARoot\EA3\EA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git_html\HY_Features\HTML_HYF\HY_HydroFeature\EARoot\EA3\EA63.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486400" cy="5393540"/>
                    </a:xfrm>
                    <a:prstGeom prst="rect">
                      <a:avLst/>
                    </a:prstGeom>
                    <a:noFill/>
                    <a:ln>
                      <a:noFill/>
                    </a:ln>
                  </pic:spPr>
                </pic:pic>
              </a:graphicData>
            </a:graphic>
          </wp:inline>
        </w:drawing>
      </w:r>
    </w:p>
    <w:p w14:paraId="76A7CE6F" w14:textId="48F82AA3" w:rsidR="009E4992" w:rsidRDefault="009E4992" w:rsidP="009E4992">
      <w:pPr>
        <w:pStyle w:val="OGCFigure"/>
      </w:pPr>
      <w:bookmarkStart w:id="412" w:name="_Ref461092214"/>
      <w:bookmarkStart w:id="413" w:name="_Toc461114651"/>
      <w:r>
        <w:t xml:space="preserve">Figure </w:t>
      </w:r>
      <w:r w:rsidR="00913FDC">
        <w:fldChar w:fldCharType="begin"/>
      </w:r>
      <w:r w:rsidR="00913FDC">
        <w:instrText xml:space="preserve"> SEQ Figure \* ARABIC </w:instrText>
      </w:r>
      <w:r w:rsidR="00913FDC">
        <w:fldChar w:fldCharType="separate"/>
      </w:r>
      <w:r w:rsidR="009C635D">
        <w:rPr>
          <w:noProof/>
        </w:rPr>
        <w:t>32</w:t>
      </w:r>
      <w:r w:rsidR="00913FDC">
        <w:rPr>
          <w:noProof/>
        </w:rPr>
        <w:fldChar w:fldCharType="end"/>
      </w:r>
      <w:bookmarkEnd w:id="412"/>
      <w:r>
        <w:t xml:space="preserve">: </w:t>
      </w:r>
      <w:r w:rsidRPr="0029760E">
        <w:t xml:space="preserve">River Positioning System (UML class diagram, </w:t>
      </w:r>
      <w:hyperlink r:id="rId174" w:history="1">
        <w:r w:rsidRPr="0029760E">
          <w:rPr>
            <w:rStyle w:val="Hyperlink"/>
          </w:rPr>
          <w:t>/req/hy_hydrofeature/positioning/indirectposition</w:t>
        </w:r>
      </w:hyperlink>
      <w:r w:rsidRPr="0029760E">
        <w:t xml:space="preserve">, </w:t>
      </w:r>
      <w:hyperlink r:id="rId175" w:history="1">
        <w:r w:rsidRPr="0029760E">
          <w:rPr>
            <w:rStyle w:val="Hyperlink"/>
          </w:rPr>
          <w:t>/req/hy_positioning/riverreferencesystem</w:t>
        </w:r>
      </w:hyperlink>
      <w:r w:rsidRPr="0029760E">
        <w:t xml:space="preserve"> )</w:t>
      </w:r>
      <w:bookmarkEnd w:id="413"/>
    </w:p>
    <w:p w14:paraId="6801209A" w14:textId="09A625DE" w:rsidR="00033C57" w:rsidRPr="008E510D" w:rsidRDefault="00033C57" w:rsidP="00450C77">
      <w:pPr>
        <w:pStyle w:val="StandardWeb"/>
        <w:jc w:val="both"/>
        <w:rPr>
          <w:lang w:val="en-US"/>
        </w:rPr>
      </w:pPr>
      <w:r w:rsidRPr="008E510D">
        <w:rPr>
          <w:lang w:val="en-US"/>
        </w:rPr>
        <w:t xml:space="preserve">The HY_IndirectPosition feature type defines the indirect position, expressed either as the absolute distance along a flowpath to a reference point or the relative distance (percent) along a flowpath (termed interpolative). Indirect position assigns a position to a feature of interest (realizing an outfall) in reference to an existing outfall realization (or realizations for an interpolative position) using a linear river reference system. HY_IndirectPosition carries four properties: </w:t>
      </w:r>
      <w:r w:rsidRPr="008E510D">
        <w:rPr>
          <w:rStyle w:val="Hervorhebung"/>
          <w:lang w:val="en-US"/>
        </w:rPr>
        <w:t>absolute</w:t>
      </w:r>
      <w:r w:rsidRPr="008E510D">
        <w:rPr>
          <w:lang w:val="en-US"/>
        </w:rPr>
        <w:t xml:space="preserve">, </w:t>
      </w:r>
      <w:r w:rsidRPr="008E510D">
        <w:rPr>
          <w:rStyle w:val="Hervorhebung"/>
          <w:lang w:val="en-US"/>
        </w:rPr>
        <w:t>relative</w:t>
      </w:r>
      <w:r w:rsidRPr="008E510D">
        <w:rPr>
          <w:lang w:val="en-US"/>
        </w:rPr>
        <w:t xml:space="preserve">, </w:t>
      </w:r>
      <w:r w:rsidRPr="008E510D">
        <w:rPr>
          <w:rStyle w:val="Hervorhebung"/>
          <w:lang w:val="en-US"/>
        </w:rPr>
        <w:t>referenceLocation</w:t>
      </w:r>
      <w:r w:rsidRPr="008E510D">
        <w:rPr>
          <w:lang w:val="en-US"/>
        </w:rPr>
        <w:t xml:space="preserve">, </w:t>
      </w:r>
      <w:r w:rsidRPr="008E510D">
        <w:rPr>
          <w:rStyle w:val="Hervorhebung"/>
          <w:lang w:val="en-US"/>
        </w:rPr>
        <w:t>riverReferenceSystem</w:t>
      </w:r>
      <w:r w:rsidRPr="008E510D">
        <w:rPr>
          <w:lang w:val="en-US"/>
        </w:rPr>
        <w:t>. An implementation may use ISO 19148: LinearReferencing with the feature to be placed as</w:t>
      </w:r>
      <w:r w:rsidR="000C7924">
        <w:rPr>
          <w:lang w:val="en-US"/>
        </w:rPr>
        <w:t xml:space="preserve"> an </w:t>
      </w:r>
      <w:r w:rsidRPr="008E510D">
        <w:rPr>
          <w:lang w:val="en-US"/>
        </w:rPr>
        <w:t xml:space="preserve">‘Event’ at a </w:t>
      </w:r>
      <w:r w:rsidRPr="008E510D">
        <w:rPr>
          <w:rStyle w:val="Hervorhebung"/>
          <w:lang w:val="en-US"/>
        </w:rPr>
        <w:t>locating</w:t>
      </w:r>
      <w:r w:rsidRPr="008E510D">
        <w:rPr>
          <w:lang w:val="en-US"/>
        </w:rPr>
        <w:t xml:space="preserve"> indirect position in distance to an already </w:t>
      </w:r>
      <w:r w:rsidRPr="008E510D">
        <w:rPr>
          <w:rStyle w:val="Hervorhebung"/>
          <w:lang w:val="en-US"/>
        </w:rPr>
        <w:t>located</w:t>
      </w:r>
      <w:r w:rsidRPr="008E510D">
        <w:rPr>
          <w:lang w:val="en-US"/>
        </w:rPr>
        <w:t xml:space="preserve"> outfall realization, and this distance expressed as a </w:t>
      </w:r>
      <w:r w:rsidRPr="008E510D">
        <w:rPr>
          <w:rStyle w:val="Hervorhebung"/>
          <w:lang w:val="en-US"/>
        </w:rPr>
        <w:t>linear</w:t>
      </w:r>
      <w:del w:id="414" w:author="GRDC/ID" w:date="2016-09-12T09:48:00Z">
        <w:r w:rsidRPr="008E510D" w:rsidDel="006C5D1E">
          <w:rPr>
            <w:rStyle w:val="Hervorhebung"/>
            <w:lang w:val="en-US"/>
          </w:rPr>
          <w:delText xml:space="preserve"> </w:delText>
        </w:r>
      </w:del>
      <w:r w:rsidRPr="008E510D">
        <w:rPr>
          <w:rStyle w:val="Hervorhebung"/>
          <w:lang w:val="en-US"/>
        </w:rPr>
        <w:t>Element</w:t>
      </w:r>
      <w:r w:rsidRPr="008E510D">
        <w:rPr>
          <w:lang w:val="en-US"/>
        </w:rPr>
        <w:t xml:space="preserve"> (flowpath) </w:t>
      </w:r>
      <w:r w:rsidRPr="008E510D">
        <w:rPr>
          <w:rStyle w:val="Hervorhebung"/>
          <w:lang w:val="en-US"/>
        </w:rPr>
        <w:t>fromReferent</w:t>
      </w:r>
      <w:r w:rsidRPr="008E510D">
        <w:rPr>
          <w:lang w:val="en-US"/>
        </w:rPr>
        <w:t xml:space="preserve"> (origin outfall realization) </w:t>
      </w:r>
      <w:r w:rsidRPr="008E510D">
        <w:rPr>
          <w:rStyle w:val="Hervorhebung"/>
          <w:lang w:val="en-US"/>
        </w:rPr>
        <w:t>towardsReferent</w:t>
      </w:r>
      <w:r w:rsidRPr="008E510D">
        <w:rPr>
          <w:lang w:val="en-US"/>
        </w:rPr>
        <w:t xml:space="preserve"> (bounding outfall realization).</w:t>
      </w:r>
    </w:p>
    <w:p w14:paraId="0E4CAF81" w14:textId="146F3E5D" w:rsidR="00033C57" w:rsidRPr="008E510D" w:rsidRDefault="00033C57" w:rsidP="00450C77">
      <w:pPr>
        <w:pStyle w:val="StandardWeb"/>
        <w:jc w:val="both"/>
        <w:rPr>
          <w:lang w:val="en-US"/>
        </w:rPr>
      </w:pPr>
      <w:r w:rsidRPr="008E510D">
        <w:rPr>
          <w:lang w:val="en-US"/>
        </w:rPr>
        <w:lastRenderedPageBreak/>
        <w:t xml:space="preserve">The </w:t>
      </w:r>
      <w:r w:rsidRPr="008E510D">
        <w:rPr>
          <w:rStyle w:val="Fett"/>
          <w:lang w:val="en-US"/>
        </w:rPr>
        <w:t>absolute</w:t>
      </w:r>
      <w:r w:rsidRPr="008E510D">
        <w:rPr>
          <w:lang w:val="en-US"/>
        </w:rPr>
        <w:t xml:space="preserve"> attribute provides a distance expressed as an absolute value, including an indication of accuracy and precision of the absolute value; the </w:t>
      </w:r>
      <w:r w:rsidRPr="008E510D">
        <w:rPr>
          <w:rStyle w:val="Fett"/>
          <w:lang w:val="en-US"/>
        </w:rPr>
        <w:t>relative</w:t>
      </w:r>
      <w:r w:rsidRPr="008E510D">
        <w:rPr>
          <w:lang w:val="en-US"/>
        </w:rPr>
        <w:t xml:space="preserve"> attribute provides an expression for the relative interpolative distance value. If required, an implementation shall use these attributes to express the absolute or relative value using the HY_DistanceToRefPoint and HY_RelativePosition data types, or other basic types defined in </w:t>
      </w:r>
      <w:r w:rsidR="001E2095">
        <w:rPr>
          <w:lang w:val="en-US"/>
        </w:rPr>
        <w:t xml:space="preserve">ISO 19103: </w:t>
      </w:r>
      <w:r w:rsidR="000C7924" w:rsidRPr="00B74E4E">
        <w:t>Conceptual Schema</w:t>
      </w:r>
      <w:r w:rsidR="00E8076C">
        <w:rPr>
          <w:lang w:val="en-US"/>
        </w:rPr>
        <w:t>.</w:t>
      </w:r>
      <w:r w:rsidRPr="008E510D">
        <w:rPr>
          <w:lang w:val="en-US"/>
        </w:rPr>
        <w:t xml:space="preserve"> To express a relative position verbally, a term from the HY_RelativePositionDescription code list of terms commonly used in hydrology to describe a spatial relationship between two locations may be used. Note that alternative code lists may be used but should be</w:t>
      </w:r>
      <w:r w:rsidR="00985742">
        <w:rPr>
          <w:lang w:val="en-US"/>
        </w:rPr>
        <w:t xml:space="preserve"> related to the terms in Annex </w:t>
      </w:r>
      <w:r w:rsidR="00270F2E">
        <w:rPr>
          <w:lang w:val="en-US"/>
        </w:rPr>
        <w:t>B</w:t>
      </w:r>
      <w:r w:rsidRPr="008E510D">
        <w:rPr>
          <w:lang w:val="en-US"/>
        </w:rPr>
        <w:t xml:space="preserve">.2 using an appropriate formalism. </w:t>
      </w:r>
    </w:p>
    <w:p w14:paraId="2EF5AF7F"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referenceLocation</w:t>
      </w:r>
      <w:r w:rsidRPr="008E510D">
        <w:rPr>
          <w:lang w:val="en-US"/>
        </w:rPr>
        <w:t xml:space="preserve"> association describes an existing outfall realization used for reference. If required, this association shall be used to identify a permanent reference location relative to which a position is assigned to an outfall, or the feature of interest realizing the outfall. </w:t>
      </w:r>
    </w:p>
    <w:p w14:paraId="225A677E" w14:textId="589813CF"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riverReferenceSystem</w:t>
      </w:r>
      <w:r w:rsidRPr="008E510D">
        <w:rPr>
          <w:lang w:val="en-US"/>
        </w:rPr>
        <w:t xml:space="preserve"> association describes the special linear coordinate system applied to assign a position. If required, this association shall be used to identify the origin and shape of a reference system used to locate an outfall or the feature of interest realizing the outfall relative to others.</w:t>
      </w:r>
    </w:p>
    <w:tbl>
      <w:tblPr>
        <w:tblStyle w:val="Tabellenraster"/>
        <w:tblW w:w="0" w:type="auto"/>
        <w:tblLook w:val="04A0" w:firstRow="1" w:lastRow="0" w:firstColumn="1" w:lastColumn="0" w:noHBand="0" w:noVBand="1"/>
      </w:tblPr>
      <w:tblGrid>
        <w:gridCol w:w="1822"/>
        <w:gridCol w:w="7034"/>
      </w:tblGrid>
      <w:tr w:rsidR="00033C57" w:rsidRPr="008E510D" w14:paraId="746701D7" w14:textId="77777777" w:rsidTr="008F752E">
        <w:tc>
          <w:tcPr>
            <w:tcW w:w="1822" w:type="dxa"/>
            <w:hideMark/>
          </w:tcPr>
          <w:p w14:paraId="363A82D8" w14:textId="77777777" w:rsidR="00033C57" w:rsidRPr="008E510D" w:rsidRDefault="00033C57" w:rsidP="00450C77">
            <w:pPr>
              <w:jc w:val="both"/>
              <w:rPr>
                <w:b/>
                <w:bCs/>
              </w:rPr>
            </w:pPr>
            <w:r w:rsidRPr="008E510D">
              <w:rPr>
                <w:rStyle w:val="Fett"/>
              </w:rPr>
              <w:t>Requirements Class</w:t>
            </w:r>
          </w:p>
        </w:tc>
        <w:tc>
          <w:tcPr>
            <w:tcW w:w="7034" w:type="dxa"/>
            <w:hideMark/>
          </w:tcPr>
          <w:p w14:paraId="7DBA6FFC" w14:textId="77777777" w:rsidR="00033C57" w:rsidRPr="008E510D" w:rsidRDefault="00913FDC" w:rsidP="00450C77">
            <w:pPr>
              <w:jc w:val="both"/>
              <w:rPr>
                <w:b/>
                <w:bCs/>
              </w:rPr>
            </w:pPr>
            <w:hyperlink r:id="rId176" w:history="1">
              <w:r w:rsidR="00033C57" w:rsidRPr="008E510D">
                <w:rPr>
                  <w:rStyle w:val="Hyperlink"/>
                  <w:b/>
                  <w:bCs/>
                </w:rPr>
                <w:t>/req/hy_hydrofeature/positioning/indirectposition</w:t>
              </w:r>
            </w:hyperlink>
          </w:p>
        </w:tc>
      </w:tr>
      <w:tr w:rsidR="00033C57" w:rsidRPr="008E510D" w14:paraId="4E0E24A6" w14:textId="77777777" w:rsidTr="008F752E">
        <w:tc>
          <w:tcPr>
            <w:tcW w:w="1822" w:type="dxa"/>
            <w:hideMark/>
          </w:tcPr>
          <w:p w14:paraId="2EBE9981" w14:textId="77777777" w:rsidR="00033C57" w:rsidRPr="008E510D" w:rsidRDefault="00033C57" w:rsidP="00450C77">
            <w:pPr>
              <w:jc w:val="both"/>
            </w:pPr>
            <w:r w:rsidRPr="008E510D">
              <w:t>Target type</w:t>
            </w:r>
          </w:p>
        </w:tc>
        <w:tc>
          <w:tcPr>
            <w:tcW w:w="7034" w:type="dxa"/>
            <w:hideMark/>
          </w:tcPr>
          <w:p w14:paraId="6113C234" w14:textId="77777777" w:rsidR="00033C57" w:rsidRPr="008E510D" w:rsidRDefault="00033C57" w:rsidP="00450C77">
            <w:pPr>
              <w:jc w:val="both"/>
            </w:pPr>
            <w:r w:rsidRPr="008E510D">
              <w:t>Implementation Schema</w:t>
            </w:r>
          </w:p>
        </w:tc>
      </w:tr>
      <w:tr w:rsidR="00033C57" w:rsidRPr="008E510D" w14:paraId="0123AD46" w14:textId="77777777" w:rsidTr="008F752E">
        <w:tc>
          <w:tcPr>
            <w:tcW w:w="1822" w:type="dxa"/>
            <w:hideMark/>
          </w:tcPr>
          <w:p w14:paraId="0FA0D364" w14:textId="77777777" w:rsidR="00033C57" w:rsidRPr="008E510D" w:rsidRDefault="00033C57" w:rsidP="00450C77">
            <w:pPr>
              <w:jc w:val="both"/>
            </w:pPr>
            <w:r w:rsidRPr="008E510D">
              <w:t>Name</w:t>
            </w:r>
          </w:p>
        </w:tc>
        <w:tc>
          <w:tcPr>
            <w:tcW w:w="7034" w:type="dxa"/>
            <w:hideMark/>
          </w:tcPr>
          <w:p w14:paraId="27DA6A10" w14:textId="77777777" w:rsidR="00033C57" w:rsidRPr="008E510D" w:rsidRDefault="00033C57" w:rsidP="00450C77">
            <w:pPr>
              <w:jc w:val="both"/>
            </w:pPr>
            <w:r w:rsidRPr="008E510D">
              <w:t>HY_IndirectPosition</w:t>
            </w:r>
          </w:p>
        </w:tc>
      </w:tr>
      <w:tr w:rsidR="00033C57" w:rsidRPr="008E510D" w14:paraId="3ABA502D" w14:textId="77777777" w:rsidTr="008F752E">
        <w:tc>
          <w:tcPr>
            <w:tcW w:w="1822" w:type="dxa"/>
            <w:hideMark/>
          </w:tcPr>
          <w:p w14:paraId="50BB1884" w14:textId="77777777" w:rsidR="00033C57" w:rsidRPr="008E510D" w:rsidRDefault="00033C57" w:rsidP="00450C77">
            <w:pPr>
              <w:jc w:val="both"/>
            </w:pPr>
            <w:r w:rsidRPr="008E510D">
              <w:t>Dependency</w:t>
            </w:r>
          </w:p>
        </w:tc>
        <w:tc>
          <w:tcPr>
            <w:tcW w:w="7034" w:type="dxa"/>
            <w:hideMark/>
          </w:tcPr>
          <w:p w14:paraId="34A861BD" w14:textId="6EB6ABD4" w:rsidR="00033C57" w:rsidRPr="008E510D" w:rsidRDefault="00913FDC" w:rsidP="00450C77">
            <w:pPr>
              <w:jc w:val="both"/>
            </w:pPr>
            <w:hyperlink r:id="rId177" w:history="1">
              <w:r w:rsidR="00033C57" w:rsidRPr="008E510D">
                <w:rPr>
                  <w:rStyle w:val="Hyperlink"/>
                </w:rPr>
                <w:t>/req/hy_hydrofeature/hydrocomplex/outfall</w:t>
              </w:r>
              <w:r w:rsidR="002C3C8A">
                <w:rPr>
                  <w:rStyle w:val="Hyperlink"/>
                </w:rPr>
                <w:t>realization</w:t>
              </w:r>
            </w:hyperlink>
          </w:p>
        </w:tc>
      </w:tr>
      <w:tr w:rsidR="00033C57" w:rsidRPr="008E510D" w14:paraId="37FB6691" w14:textId="77777777" w:rsidTr="008F752E">
        <w:tc>
          <w:tcPr>
            <w:tcW w:w="1822" w:type="dxa"/>
            <w:hideMark/>
          </w:tcPr>
          <w:p w14:paraId="18A290E3" w14:textId="77777777" w:rsidR="00033C57" w:rsidRPr="008E510D" w:rsidRDefault="00033C57" w:rsidP="00450C77">
            <w:pPr>
              <w:jc w:val="both"/>
            </w:pPr>
            <w:r w:rsidRPr="008E510D">
              <w:t>Dependency</w:t>
            </w:r>
          </w:p>
        </w:tc>
        <w:tc>
          <w:tcPr>
            <w:tcW w:w="7034" w:type="dxa"/>
            <w:hideMark/>
          </w:tcPr>
          <w:p w14:paraId="2F9D1355" w14:textId="77777777" w:rsidR="00033C57" w:rsidRPr="008E510D" w:rsidRDefault="00913FDC" w:rsidP="00450C77">
            <w:pPr>
              <w:jc w:val="both"/>
            </w:pPr>
            <w:hyperlink r:id="rId178" w:history="1">
              <w:r w:rsidR="00033C57" w:rsidRPr="008E510D">
                <w:rPr>
                  <w:rStyle w:val="Hyperlink"/>
                </w:rPr>
                <w:t>/req/hy_hydrofeature/positioning/distancetorefpoint</w:t>
              </w:r>
            </w:hyperlink>
          </w:p>
        </w:tc>
      </w:tr>
      <w:tr w:rsidR="00033C57" w:rsidRPr="008E510D" w14:paraId="2BD9A18A" w14:textId="77777777" w:rsidTr="008F752E">
        <w:tc>
          <w:tcPr>
            <w:tcW w:w="1822" w:type="dxa"/>
            <w:hideMark/>
          </w:tcPr>
          <w:p w14:paraId="429A957A" w14:textId="77777777" w:rsidR="00033C57" w:rsidRPr="008E510D" w:rsidRDefault="00033C57" w:rsidP="00450C77">
            <w:pPr>
              <w:jc w:val="both"/>
            </w:pPr>
            <w:r w:rsidRPr="008E510D">
              <w:t>Dependency</w:t>
            </w:r>
          </w:p>
        </w:tc>
        <w:tc>
          <w:tcPr>
            <w:tcW w:w="7034" w:type="dxa"/>
            <w:hideMark/>
          </w:tcPr>
          <w:p w14:paraId="3F654A21" w14:textId="77777777" w:rsidR="00033C57" w:rsidRPr="008E510D" w:rsidRDefault="00913FDC" w:rsidP="00450C77">
            <w:pPr>
              <w:jc w:val="both"/>
            </w:pPr>
            <w:hyperlink r:id="rId179" w:history="1">
              <w:r w:rsidR="00033C57" w:rsidRPr="008E510D">
                <w:rPr>
                  <w:rStyle w:val="Hyperlink"/>
                </w:rPr>
                <w:t>/req/hy_hydrofeature/positioning/relativeposition</w:t>
              </w:r>
            </w:hyperlink>
          </w:p>
        </w:tc>
      </w:tr>
      <w:tr w:rsidR="00033C57" w:rsidRPr="008E510D" w14:paraId="5A13DF7C" w14:textId="77777777" w:rsidTr="008F752E">
        <w:tc>
          <w:tcPr>
            <w:tcW w:w="1822" w:type="dxa"/>
            <w:hideMark/>
          </w:tcPr>
          <w:p w14:paraId="571704E5" w14:textId="77777777" w:rsidR="00033C57" w:rsidRPr="008E510D" w:rsidRDefault="00033C57" w:rsidP="00450C77">
            <w:pPr>
              <w:jc w:val="both"/>
            </w:pPr>
            <w:r w:rsidRPr="008E510D">
              <w:t>Dependency</w:t>
            </w:r>
          </w:p>
        </w:tc>
        <w:tc>
          <w:tcPr>
            <w:tcW w:w="7034" w:type="dxa"/>
            <w:hideMark/>
          </w:tcPr>
          <w:p w14:paraId="2923B643" w14:textId="77777777" w:rsidR="00033C57" w:rsidRPr="008E510D" w:rsidRDefault="00913FDC" w:rsidP="00450C77">
            <w:pPr>
              <w:jc w:val="both"/>
            </w:pPr>
            <w:hyperlink r:id="rId180" w:history="1">
              <w:r w:rsidR="00033C57" w:rsidRPr="008E510D">
                <w:rPr>
                  <w:rStyle w:val="Hyperlink"/>
                </w:rPr>
                <w:t>/req/hy_hydrofeature/positioning/riverreferencesystem</w:t>
              </w:r>
            </w:hyperlink>
          </w:p>
        </w:tc>
      </w:tr>
      <w:tr w:rsidR="00033C57" w:rsidRPr="008E510D" w14:paraId="372A289E" w14:textId="77777777" w:rsidTr="008F752E">
        <w:tc>
          <w:tcPr>
            <w:tcW w:w="1822" w:type="dxa"/>
            <w:hideMark/>
          </w:tcPr>
          <w:p w14:paraId="47718C43" w14:textId="77777777" w:rsidR="00033C57" w:rsidRPr="008E510D" w:rsidRDefault="00033C57" w:rsidP="00450C77">
            <w:pPr>
              <w:jc w:val="both"/>
            </w:pPr>
            <w:r w:rsidRPr="008E510D">
              <w:t>Requirement</w:t>
            </w:r>
          </w:p>
        </w:tc>
        <w:tc>
          <w:tcPr>
            <w:tcW w:w="7034" w:type="dxa"/>
            <w:hideMark/>
          </w:tcPr>
          <w:p w14:paraId="6A1EB59D" w14:textId="77777777" w:rsidR="00033C57" w:rsidRPr="008E510D" w:rsidRDefault="00913FDC" w:rsidP="00450C77">
            <w:pPr>
              <w:jc w:val="both"/>
            </w:pPr>
            <w:hyperlink r:id="rId181" w:history="1">
              <w:r w:rsidR="00033C57" w:rsidRPr="008E510D">
                <w:rPr>
                  <w:rStyle w:val="Hyperlink"/>
                </w:rPr>
                <w:t>/req/hy_hydrofeature/positioning/indirectposition.absolut</w:t>
              </w:r>
            </w:hyperlink>
          </w:p>
        </w:tc>
      </w:tr>
      <w:tr w:rsidR="00033C57" w:rsidRPr="008E510D" w14:paraId="68EB1739" w14:textId="77777777" w:rsidTr="008F752E">
        <w:tc>
          <w:tcPr>
            <w:tcW w:w="1822" w:type="dxa"/>
            <w:hideMark/>
          </w:tcPr>
          <w:p w14:paraId="67651468" w14:textId="77777777" w:rsidR="00033C57" w:rsidRPr="008E510D" w:rsidRDefault="00033C57" w:rsidP="00450C77">
            <w:pPr>
              <w:jc w:val="both"/>
            </w:pPr>
            <w:r w:rsidRPr="008E510D">
              <w:t>Requirement</w:t>
            </w:r>
          </w:p>
        </w:tc>
        <w:tc>
          <w:tcPr>
            <w:tcW w:w="7034" w:type="dxa"/>
            <w:hideMark/>
          </w:tcPr>
          <w:p w14:paraId="2BCCBFE9" w14:textId="77777777" w:rsidR="00033C57" w:rsidRPr="008E510D" w:rsidRDefault="00913FDC" w:rsidP="00450C77">
            <w:pPr>
              <w:jc w:val="both"/>
            </w:pPr>
            <w:hyperlink r:id="rId182" w:history="1">
              <w:r w:rsidR="00033C57" w:rsidRPr="008E510D">
                <w:rPr>
                  <w:rStyle w:val="Hyperlink"/>
                </w:rPr>
                <w:t>/req/hy_hydrofeature/positioning/indirectposition.relative</w:t>
              </w:r>
            </w:hyperlink>
          </w:p>
        </w:tc>
      </w:tr>
      <w:tr w:rsidR="00033C57" w:rsidRPr="008E510D" w14:paraId="2921E506" w14:textId="77777777" w:rsidTr="008F752E">
        <w:tc>
          <w:tcPr>
            <w:tcW w:w="1822" w:type="dxa"/>
            <w:hideMark/>
          </w:tcPr>
          <w:p w14:paraId="1DE6CDC9" w14:textId="77777777" w:rsidR="00033C57" w:rsidRPr="008E510D" w:rsidRDefault="00033C57" w:rsidP="00450C77">
            <w:pPr>
              <w:jc w:val="both"/>
            </w:pPr>
            <w:r w:rsidRPr="008E510D">
              <w:t>Requirement</w:t>
            </w:r>
          </w:p>
        </w:tc>
        <w:tc>
          <w:tcPr>
            <w:tcW w:w="7034" w:type="dxa"/>
            <w:hideMark/>
          </w:tcPr>
          <w:p w14:paraId="3A7156F6" w14:textId="77777777" w:rsidR="00033C57" w:rsidRPr="008E510D" w:rsidRDefault="00913FDC" w:rsidP="00450C77">
            <w:pPr>
              <w:jc w:val="both"/>
            </w:pPr>
            <w:hyperlink r:id="rId183" w:history="1">
              <w:r w:rsidR="00033C57" w:rsidRPr="008E510D">
                <w:rPr>
                  <w:rStyle w:val="Hyperlink"/>
                </w:rPr>
                <w:t>/req/hy_hydrofeature/positioning/indirectposition.referencelocation</w:t>
              </w:r>
            </w:hyperlink>
          </w:p>
        </w:tc>
      </w:tr>
      <w:tr w:rsidR="00033C57" w:rsidRPr="008E510D" w14:paraId="79B3C1D6" w14:textId="77777777" w:rsidTr="008F752E">
        <w:tc>
          <w:tcPr>
            <w:tcW w:w="1822" w:type="dxa"/>
            <w:hideMark/>
          </w:tcPr>
          <w:p w14:paraId="145BDFDD" w14:textId="77777777" w:rsidR="00033C57" w:rsidRPr="008E510D" w:rsidRDefault="00033C57" w:rsidP="00450C77">
            <w:pPr>
              <w:jc w:val="both"/>
            </w:pPr>
            <w:r w:rsidRPr="008E510D">
              <w:t>Requirement</w:t>
            </w:r>
          </w:p>
        </w:tc>
        <w:tc>
          <w:tcPr>
            <w:tcW w:w="7034" w:type="dxa"/>
            <w:hideMark/>
          </w:tcPr>
          <w:p w14:paraId="23A7DC1B" w14:textId="77777777" w:rsidR="00033C57" w:rsidRPr="008E510D" w:rsidRDefault="00913FDC" w:rsidP="00450C77">
            <w:pPr>
              <w:jc w:val="both"/>
            </w:pPr>
            <w:hyperlink r:id="rId184" w:history="1">
              <w:r w:rsidR="00033C57" w:rsidRPr="008E510D">
                <w:rPr>
                  <w:rStyle w:val="Hyperlink"/>
                </w:rPr>
                <w:t>/req/hy_hydrofeature/positioning/indirectposition.riverreferencesystem</w:t>
              </w:r>
            </w:hyperlink>
          </w:p>
        </w:tc>
      </w:tr>
    </w:tbl>
    <w:p w14:paraId="5F2F5B15" w14:textId="77777777" w:rsidR="00CE6D2B" w:rsidRDefault="00033C57" w:rsidP="008410C4">
      <w:pPr>
        <w:pStyle w:val="StandardWeb"/>
        <w:jc w:val="both"/>
      </w:pPr>
      <w:r w:rsidRPr="008E510D">
        <w:t xml:space="preserve">The HY_RiverReferenceSystem feature class specializes the ISO LinearCS feature type for a linear coordinate system using inflow and outflow nodes on the linear flowpath. The </w:t>
      </w:r>
      <w:r w:rsidRPr="008E510D">
        <w:lastRenderedPageBreak/>
        <w:t xml:space="preserve">origin of the river reference system is set by the located start of the flowpath realizing the catchment between the origin and the reference location. Provided that the located start of the flowpath is at the outfall of the catchment corresponding to the feature to be placed and the end is at an already located outfall upstream or downstream, the position on the flowpath is provided as the distance between its start and end. Alternatively, the position of a feature of interest can be determined as a percentage of the distance between two already located outfalls bounding the flowpath </w:t>
      </w:r>
      <w:r w:rsidR="00802D55" w:rsidRPr="008E510D">
        <w:t xml:space="preserve">in </w:t>
      </w:r>
      <w:r w:rsidRPr="008E510D">
        <w:t>upstream and downstream</w:t>
      </w:r>
      <w:r w:rsidR="00802D55" w:rsidRPr="008E510D">
        <w:t xml:space="preserve"> direction</w:t>
      </w:r>
      <w:r w:rsidRPr="008E510D">
        <w:t>, whereby the start is located at one of these and the flowpath is directed to the other already located outfall upstrea</w:t>
      </w:r>
      <w:r w:rsidR="00802D55" w:rsidRPr="008E510D">
        <w:t xml:space="preserve">m or downstream of the start. </w:t>
      </w:r>
    </w:p>
    <w:p w14:paraId="00201A45" w14:textId="3AFE9F6E" w:rsidR="00033C57" w:rsidRPr="008E510D" w:rsidRDefault="00033C57" w:rsidP="008410C4">
      <w:pPr>
        <w:pStyle w:val="StandardWeb"/>
        <w:jc w:val="both"/>
      </w:pPr>
      <w:r w:rsidRPr="008E510D">
        <w:t xml:space="preserve">HY_RiverReferenceSystem inherits the </w:t>
      </w:r>
      <w:r w:rsidRPr="008E510D">
        <w:rPr>
          <w:rStyle w:val="Hervorhebung"/>
        </w:rPr>
        <w:t>axis</w:t>
      </w:r>
      <w:r w:rsidRPr="008E510D">
        <w:t xml:space="preserve"> property, and carries the associations </w:t>
      </w:r>
      <w:r w:rsidRPr="008E510D">
        <w:rPr>
          <w:rStyle w:val="Hervorhebung"/>
        </w:rPr>
        <w:t>linearElement</w:t>
      </w:r>
      <w:r w:rsidRPr="008E510D">
        <w:t xml:space="preserve"> and </w:t>
      </w:r>
      <w:r w:rsidRPr="008E510D">
        <w:rPr>
          <w:rStyle w:val="Hervorhebung"/>
        </w:rPr>
        <w:t>locatedStart</w:t>
      </w:r>
      <w:ins w:id="415" w:author="GRDC/ID" w:date="2016-09-06T09:44:00Z">
        <w:r w:rsidR="00CE6D2B">
          <w:t xml:space="preserve">. </w:t>
        </w:r>
      </w:ins>
      <w:ins w:id="416" w:author="GRDC/ID" w:date="2016-09-06T09:41:00Z">
        <w:r w:rsidR="00CE6D2B">
          <w:t xml:space="preserve"> </w:t>
        </w:r>
      </w:ins>
      <w:ins w:id="417" w:author="GRDC/ID" w:date="2016-09-06T09:44:00Z">
        <w:r w:rsidR="00CE6D2B">
          <w:t>C</w:t>
        </w:r>
      </w:ins>
      <w:ins w:id="418" w:author="GRDC/ID" w:date="2016-09-06T09:43:00Z">
        <w:r w:rsidR="00CE6D2B">
          <w:t xml:space="preserve">onstraints </w:t>
        </w:r>
      </w:ins>
      <w:ins w:id="419" w:author="GRDC/ID" w:date="2016-09-06T09:41:00Z">
        <w:r w:rsidR="00CE6D2B" w:rsidRPr="008E510D">
          <w:t xml:space="preserve"> </w:t>
        </w:r>
      </w:ins>
      <w:ins w:id="420" w:author="GRDC/ID" w:date="2016-09-06T12:59:00Z">
        <w:r w:rsidR="00661D3F" w:rsidRPr="00505D54">
          <w:rPr>
            <w:i/>
          </w:rPr>
          <w:t>start</w:t>
        </w:r>
        <w:r w:rsidR="00661D3F">
          <w:rPr>
            <w:i/>
          </w:rPr>
          <w:t>-at-</w:t>
        </w:r>
      </w:ins>
      <w:ins w:id="421" w:author="GRDC/ID" w:date="2016-09-06T09:41:00Z">
        <w:r w:rsidR="00CE6D2B" w:rsidRPr="00661D3F">
          <w:rPr>
            <w:rStyle w:val="Hervorhebung"/>
          </w:rPr>
          <w:t>outflow</w:t>
        </w:r>
        <w:r w:rsidR="00CE6D2B" w:rsidRPr="008E510D">
          <w:t xml:space="preserve"> </w:t>
        </w:r>
        <w:r w:rsidR="00CE6D2B">
          <w:t xml:space="preserve"> and </w:t>
        </w:r>
      </w:ins>
      <w:ins w:id="422" w:author="GRDC/ID" w:date="2016-09-06T12:58:00Z">
        <w:r w:rsidR="00661D3F" w:rsidRPr="00505D54">
          <w:rPr>
            <w:i/>
          </w:rPr>
          <w:t>s</w:t>
        </w:r>
      </w:ins>
      <w:ins w:id="423" w:author="GRDC/ID" w:date="2016-09-06T09:41:00Z">
        <w:r w:rsidR="00661D3F" w:rsidRPr="00661D3F">
          <w:rPr>
            <w:i/>
          </w:rPr>
          <w:t>tart</w:t>
        </w:r>
      </w:ins>
      <w:ins w:id="424" w:author="GRDC/ID" w:date="2016-09-06T12:59:00Z">
        <w:r w:rsidR="00661D3F">
          <w:rPr>
            <w:i/>
          </w:rPr>
          <w:t>-</w:t>
        </w:r>
      </w:ins>
      <w:ins w:id="425" w:author="GRDC/ID" w:date="2016-09-06T09:41:00Z">
        <w:r w:rsidR="00CE6D2B" w:rsidRPr="00505D54">
          <w:rPr>
            <w:i/>
          </w:rPr>
          <w:t>at</w:t>
        </w:r>
      </w:ins>
      <w:ins w:id="426" w:author="GRDC/ID" w:date="2016-09-06T12:59:00Z">
        <w:r w:rsidR="00661D3F">
          <w:rPr>
            <w:i/>
          </w:rPr>
          <w:t>-</w:t>
        </w:r>
      </w:ins>
      <w:ins w:id="427" w:author="GRDC/ID" w:date="2016-09-06T09:41:00Z">
        <w:r w:rsidR="00CE6D2B" w:rsidRPr="00661D3F">
          <w:rPr>
            <w:rStyle w:val="Hervorhebung"/>
          </w:rPr>
          <w:t>inflow</w:t>
        </w:r>
        <w:r w:rsidR="00CE6D2B" w:rsidRPr="008E510D">
          <w:t xml:space="preserve"> </w:t>
        </w:r>
        <w:r w:rsidR="00CE6D2B">
          <w:t>are</w:t>
        </w:r>
        <w:r w:rsidR="00CE6D2B" w:rsidRPr="008E510D">
          <w:t xml:space="preserve"> defined such </w:t>
        </w:r>
        <w:r w:rsidR="00CE6D2B">
          <w:t>whenever</w:t>
        </w:r>
        <w:r w:rsidR="00CE6D2B" w:rsidRPr="008E510D">
          <w:t xml:space="preserve"> the </w:t>
        </w:r>
        <w:r w:rsidR="00CE6D2B">
          <w:t>linear element (flowpath) starts at the outflow, or at the inflow, of the realized catchment, this located start is of type HY_Outfall.</w:t>
        </w:r>
      </w:ins>
    </w:p>
    <w:p w14:paraId="6A9C6F5A" w14:textId="628C67CA"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linearElement</w:t>
      </w:r>
      <w:r w:rsidRPr="008E510D">
        <w:rPr>
          <w:lang w:val="en-US"/>
        </w:rPr>
        <w:t xml:space="preserve"> association defines the flowpath as the linear shape applied in the river reference system, and the </w:t>
      </w:r>
      <w:r w:rsidRPr="008E510D">
        <w:rPr>
          <w:rStyle w:val="Fett"/>
          <w:lang w:val="en-US"/>
        </w:rPr>
        <w:t>locatedStart</w:t>
      </w:r>
      <w:r w:rsidRPr="008E510D">
        <w:rPr>
          <w:lang w:val="en-US"/>
        </w:rPr>
        <w:t xml:space="preserve"> association defines the outfall as the origin. Bounded by inflow node and outflow node, the flowpath starts at the feature of interest realizing the origin. If required, these associations shall be used to identify the flowpath used as shape, and the start of the flowpath at a realized origin.</w:t>
      </w:r>
      <w:r w:rsidR="00CE6D2B">
        <w:rPr>
          <w:lang w:val="en-US"/>
        </w:rPr>
        <w:t xml:space="preserve"> </w:t>
      </w:r>
    </w:p>
    <w:tbl>
      <w:tblPr>
        <w:tblStyle w:val="Tabellenraster"/>
        <w:tblW w:w="0" w:type="auto"/>
        <w:tblLook w:val="04A0" w:firstRow="1" w:lastRow="0" w:firstColumn="1" w:lastColumn="0" w:noHBand="0" w:noVBand="1"/>
      </w:tblPr>
      <w:tblGrid>
        <w:gridCol w:w="1809"/>
        <w:gridCol w:w="7047"/>
      </w:tblGrid>
      <w:tr w:rsidR="00033C57" w:rsidRPr="008E510D" w14:paraId="14CA05CD" w14:textId="77777777" w:rsidTr="008F752E">
        <w:tc>
          <w:tcPr>
            <w:tcW w:w="1809" w:type="dxa"/>
            <w:hideMark/>
          </w:tcPr>
          <w:p w14:paraId="0E68C8EF" w14:textId="77777777" w:rsidR="00033C57" w:rsidRPr="008E510D" w:rsidRDefault="00033C57" w:rsidP="00450C77">
            <w:pPr>
              <w:jc w:val="both"/>
              <w:rPr>
                <w:b/>
                <w:bCs/>
              </w:rPr>
            </w:pPr>
            <w:r w:rsidRPr="008E510D">
              <w:rPr>
                <w:rStyle w:val="Fett"/>
              </w:rPr>
              <w:t>Requirements Class</w:t>
            </w:r>
          </w:p>
        </w:tc>
        <w:tc>
          <w:tcPr>
            <w:tcW w:w="7047" w:type="dxa"/>
            <w:hideMark/>
          </w:tcPr>
          <w:p w14:paraId="64F136A3" w14:textId="77777777" w:rsidR="00033C57" w:rsidRPr="008E510D" w:rsidRDefault="00913FDC" w:rsidP="00450C77">
            <w:pPr>
              <w:jc w:val="both"/>
              <w:rPr>
                <w:b/>
                <w:bCs/>
              </w:rPr>
            </w:pPr>
            <w:hyperlink r:id="rId185" w:history="1">
              <w:r w:rsidR="00033C57" w:rsidRPr="008E510D">
                <w:rPr>
                  <w:rStyle w:val="Hyperlink"/>
                  <w:b/>
                  <w:bCs/>
                </w:rPr>
                <w:t>/req/hy_positioning/riverreferencesystem</w:t>
              </w:r>
            </w:hyperlink>
          </w:p>
        </w:tc>
      </w:tr>
      <w:tr w:rsidR="00033C57" w:rsidRPr="008E510D" w14:paraId="0CE08D7C" w14:textId="77777777" w:rsidTr="008F752E">
        <w:tc>
          <w:tcPr>
            <w:tcW w:w="1809" w:type="dxa"/>
            <w:hideMark/>
          </w:tcPr>
          <w:p w14:paraId="254D433F" w14:textId="77777777" w:rsidR="00033C57" w:rsidRPr="008E510D" w:rsidRDefault="00033C57" w:rsidP="00450C77">
            <w:pPr>
              <w:jc w:val="both"/>
            </w:pPr>
            <w:r w:rsidRPr="008E510D">
              <w:t>Target type</w:t>
            </w:r>
          </w:p>
        </w:tc>
        <w:tc>
          <w:tcPr>
            <w:tcW w:w="7047" w:type="dxa"/>
            <w:hideMark/>
          </w:tcPr>
          <w:p w14:paraId="20197D17" w14:textId="77777777" w:rsidR="00033C57" w:rsidRPr="008E510D" w:rsidRDefault="00033C57" w:rsidP="00450C77">
            <w:pPr>
              <w:jc w:val="both"/>
            </w:pPr>
            <w:r w:rsidRPr="008E510D">
              <w:t>Implementation Schema</w:t>
            </w:r>
          </w:p>
        </w:tc>
      </w:tr>
      <w:tr w:rsidR="00033C57" w:rsidRPr="008E510D" w14:paraId="0057CA1D" w14:textId="77777777" w:rsidTr="008F752E">
        <w:tc>
          <w:tcPr>
            <w:tcW w:w="1809" w:type="dxa"/>
            <w:hideMark/>
          </w:tcPr>
          <w:p w14:paraId="1DA09562" w14:textId="77777777" w:rsidR="00033C57" w:rsidRPr="008E510D" w:rsidRDefault="00033C57" w:rsidP="00450C77">
            <w:pPr>
              <w:jc w:val="both"/>
            </w:pPr>
            <w:r w:rsidRPr="008E510D">
              <w:t>Name</w:t>
            </w:r>
          </w:p>
        </w:tc>
        <w:tc>
          <w:tcPr>
            <w:tcW w:w="7047" w:type="dxa"/>
            <w:hideMark/>
          </w:tcPr>
          <w:p w14:paraId="348F8115" w14:textId="77777777" w:rsidR="00033C57" w:rsidRPr="008E510D" w:rsidRDefault="00033C57" w:rsidP="00450C77">
            <w:pPr>
              <w:jc w:val="both"/>
            </w:pPr>
            <w:r w:rsidRPr="008E510D">
              <w:t>HY_RiverReferenceSystem</w:t>
            </w:r>
          </w:p>
        </w:tc>
      </w:tr>
      <w:tr w:rsidR="00033C57" w:rsidRPr="008E510D" w14:paraId="2B0196A7" w14:textId="77777777" w:rsidTr="008F752E">
        <w:tc>
          <w:tcPr>
            <w:tcW w:w="1809" w:type="dxa"/>
            <w:hideMark/>
          </w:tcPr>
          <w:p w14:paraId="42F178F3" w14:textId="77777777" w:rsidR="00033C57" w:rsidRPr="008E510D" w:rsidRDefault="00033C57" w:rsidP="00450C77">
            <w:pPr>
              <w:jc w:val="both"/>
            </w:pPr>
            <w:r w:rsidRPr="008E510D">
              <w:t>Dependency</w:t>
            </w:r>
          </w:p>
        </w:tc>
        <w:tc>
          <w:tcPr>
            <w:tcW w:w="7047" w:type="dxa"/>
            <w:hideMark/>
          </w:tcPr>
          <w:p w14:paraId="44B9E7E2" w14:textId="77777777" w:rsidR="00033C57" w:rsidRPr="008E510D" w:rsidRDefault="00913FDC" w:rsidP="00450C77">
            <w:pPr>
              <w:jc w:val="both"/>
            </w:pPr>
            <w:hyperlink r:id="rId186" w:history="1">
              <w:r w:rsidR="00033C57" w:rsidRPr="008E510D">
                <w:rPr>
                  <w:rStyle w:val="Hyperlink"/>
                </w:rPr>
                <w:t>/iso/19111/...</w:t>
              </w:r>
            </w:hyperlink>
          </w:p>
        </w:tc>
      </w:tr>
      <w:tr w:rsidR="00033C57" w:rsidRPr="008E510D" w14:paraId="70415120" w14:textId="77777777" w:rsidTr="008F752E">
        <w:tc>
          <w:tcPr>
            <w:tcW w:w="1809" w:type="dxa"/>
            <w:hideMark/>
          </w:tcPr>
          <w:p w14:paraId="76FD5E6E" w14:textId="77777777" w:rsidR="00033C57" w:rsidRPr="008E510D" w:rsidRDefault="00033C57" w:rsidP="00450C77">
            <w:pPr>
              <w:jc w:val="both"/>
            </w:pPr>
            <w:r w:rsidRPr="008E510D">
              <w:t>Dependency</w:t>
            </w:r>
          </w:p>
        </w:tc>
        <w:tc>
          <w:tcPr>
            <w:tcW w:w="7047" w:type="dxa"/>
            <w:hideMark/>
          </w:tcPr>
          <w:p w14:paraId="711C9306" w14:textId="77777777" w:rsidR="00033C57" w:rsidRPr="008E510D" w:rsidRDefault="00913FDC" w:rsidP="00450C77">
            <w:pPr>
              <w:jc w:val="both"/>
            </w:pPr>
            <w:hyperlink r:id="rId187" w:history="1">
              <w:r w:rsidR="00033C57" w:rsidRPr="008E510D">
                <w:rPr>
                  <w:rStyle w:val="Hyperlink"/>
                </w:rPr>
                <w:t>/req/hy_hydrofeature/hydrocomplex/outfall</w:t>
              </w:r>
            </w:hyperlink>
          </w:p>
        </w:tc>
      </w:tr>
      <w:tr w:rsidR="00033C57" w:rsidRPr="008E510D" w14:paraId="7EDF4269" w14:textId="77777777" w:rsidTr="008F752E">
        <w:tc>
          <w:tcPr>
            <w:tcW w:w="1809" w:type="dxa"/>
            <w:hideMark/>
          </w:tcPr>
          <w:p w14:paraId="14D233E3" w14:textId="77777777" w:rsidR="00033C57" w:rsidRPr="008E510D" w:rsidRDefault="00033C57" w:rsidP="00450C77">
            <w:pPr>
              <w:jc w:val="both"/>
            </w:pPr>
            <w:r w:rsidRPr="008E510D">
              <w:t>Dependency</w:t>
            </w:r>
          </w:p>
        </w:tc>
        <w:tc>
          <w:tcPr>
            <w:tcW w:w="7047" w:type="dxa"/>
            <w:hideMark/>
          </w:tcPr>
          <w:p w14:paraId="5F1D374C" w14:textId="77777777" w:rsidR="00033C57" w:rsidRPr="008E510D" w:rsidRDefault="00913FDC" w:rsidP="00450C77">
            <w:pPr>
              <w:jc w:val="both"/>
            </w:pPr>
            <w:hyperlink r:id="rId188" w:history="1">
              <w:r w:rsidR="00033C57" w:rsidRPr="008E510D">
                <w:rPr>
                  <w:rStyle w:val="Hyperlink"/>
                </w:rPr>
                <w:t>/req/hy_hydrofeature/hydrocomplex/flowpath</w:t>
              </w:r>
            </w:hyperlink>
          </w:p>
        </w:tc>
      </w:tr>
      <w:tr w:rsidR="00033C57" w:rsidRPr="008E510D" w14:paraId="5614B8AF" w14:textId="77777777" w:rsidTr="008F752E">
        <w:tc>
          <w:tcPr>
            <w:tcW w:w="1809" w:type="dxa"/>
            <w:hideMark/>
          </w:tcPr>
          <w:p w14:paraId="5603B43F" w14:textId="77777777" w:rsidR="00033C57" w:rsidRPr="008E510D" w:rsidRDefault="00033C57" w:rsidP="00450C77">
            <w:pPr>
              <w:jc w:val="both"/>
            </w:pPr>
            <w:r w:rsidRPr="008E510D">
              <w:t>Requirement</w:t>
            </w:r>
          </w:p>
        </w:tc>
        <w:tc>
          <w:tcPr>
            <w:tcW w:w="7047" w:type="dxa"/>
            <w:hideMark/>
          </w:tcPr>
          <w:p w14:paraId="6726C9B3" w14:textId="77777777" w:rsidR="00033C57" w:rsidRPr="008E510D" w:rsidRDefault="00913FDC" w:rsidP="00450C77">
            <w:pPr>
              <w:jc w:val="both"/>
            </w:pPr>
            <w:hyperlink r:id="rId189" w:history="1">
              <w:r w:rsidR="00033C57" w:rsidRPr="008E510D">
                <w:rPr>
                  <w:rStyle w:val="Hyperlink"/>
                </w:rPr>
                <w:t>/req/hy_hydrofeature/positioning/riverreferencesystem.locatedstart</w:t>
              </w:r>
            </w:hyperlink>
          </w:p>
        </w:tc>
      </w:tr>
      <w:tr w:rsidR="00033C57" w:rsidRPr="008E510D" w14:paraId="5DA4A763" w14:textId="77777777" w:rsidTr="008F752E">
        <w:tc>
          <w:tcPr>
            <w:tcW w:w="1809" w:type="dxa"/>
            <w:hideMark/>
          </w:tcPr>
          <w:p w14:paraId="73FDF78C" w14:textId="77777777" w:rsidR="00033C57" w:rsidRPr="008E510D" w:rsidRDefault="00033C57" w:rsidP="00450C77">
            <w:pPr>
              <w:jc w:val="both"/>
            </w:pPr>
            <w:r w:rsidRPr="008E510D">
              <w:t>Requirement</w:t>
            </w:r>
          </w:p>
        </w:tc>
        <w:tc>
          <w:tcPr>
            <w:tcW w:w="7047" w:type="dxa"/>
            <w:hideMark/>
          </w:tcPr>
          <w:p w14:paraId="710EBE3A" w14:textId="77777777" w:rsidR="00033C57" w:rsidRPr="008E510D" w:rsidRDefault="00913FDC" w:rsidP="00450C77">
            <w:pPr>
              <w:jc w:val="both"/>
            </w:pPr>
            <w:hyperlink r:id="rId190" w:history="1">
              <w:r w:rsidR="00033C57" w:rsidRPr="008E510D">
                <w:rPr>
                  <w:rStyle w:val="Hyperlink"/>
                </w:rPr>
                <w:t>/req/hy_hydrofeature/positioning/riverreferencesystem.linearelement</w:t>
              </w:r>
            </w:hyperlink>
          </w:p>
        </w:tc>
      </w:tr>
    </w:tbl>
    <w:p w14:paraId="10B66599" w14:textId="7BB9A2AA" w:rsidR="00033C57" w:rsidRPr="008E510D" w:rsidRDefault="00033C57" w:rsidP="00450C77">
      <w:pPr>
        <w:pStyle w:val="berschrift2"/>
        <w:jc w:val="both"/>
      </w:pPr>
      <w:bookmarkStart w:id="428" w:name="_Toc458775752"/>
      <w:bookmarkStart w:id="429" w:name="_Toc461026409"/>
      <w:r w:rsidRPr="008E510D">
        <w:t>The Surface Hydro Feature application schema</w:t>
      </w:r>
      <w:bookmarkEnd w:id="428"/>
      <w:bookmarkEnd w:id="429"/>
    </w:p>
    <w:p w14:paraId="40644FE3" w14:textId="77777777" w:rsidR="00033C57" w:rsidRPr="008E510D" w:rsidRDefault="00033C57" w:rsidP="00450C77">
      <w:pPr>
        <w:pStyle w:val="StandardWeb"/>
        <w:jc w:val="both"/>
        <w:rPr>
          <w:lang w:val="en-US"/>
        </w:rPr>
      </w:pPr>
      <w:r w:rsidRPr="008E510D">
        <w:rPr>
          <w:lang w:val="en-US"/>
        </w:rPr>
        <w:t xml:space="preserve">The Surface Hydro Feature application schema provides common concepts of hydrologic features occurring on the land surface and specifies the core concepts defined in the abstract Hydro Feature application schema. This will enable contextually linked information models to build relationships between multiple realizations of the same catchments. Typical realizations of the catchment concept and logical outfalls can be </w:t>
      </w:r>
      <w:r w:rsidRPr="008E510D">
        <w:rPr>
          <w:lang w:val="en-US"/>
        </w:rPr>
        <w:lastRenderedPageBreak/>
        <w:t xml:space="preserve">described in a consistent way using standard terminology for the relationships between surface water features defined in this application schema. </w:t>
      </w:r>
    </w:p>
    <w:p w14:paraId="63597EDF" w14:textId="77777777" w:rsidR="00033C57" w:rsidRPr="008E510D" w:rsidRDefault="00033C57" w:rsidP="00450C77">
      <w:pPr>
        <w:pStyle w:val="StandardWeb"/>
        <w:jc w:val="both"/>
        <w:rPr>
          <w:lang w:val="en-US"/>
        </w:rPr>
      </w:pPr>
      <w:r w:rsidRPr="008E510D">
        <w:rPr>
          <w:lang w:val="en-US"/>
        </w:rPr>
        <w:t xml:space="preserve">The Surface Hydro Feature schema conceptualizes the accumulation of water on the land surface in water bodies, each made unique by its origin, size, or movement. With respect to the management and storage of water resources, a concept of water storage is provided and allows any water body type to be considered a managed reservoir. </w:t>
      </w:r>
    </w:p>
    <w:p w14:paraId="7B650ED2" w14:textId="77777777" w:rsidR="00033C57" w:rsidRPr="008E510D" w:rsidRDefault="00033C57" w:rsidP="00450C77">
      <w:pPr>
        <w:pStyle w:val="StandardWeb"/>
        <w:jc w:val="both"/>
        <w:rPr>
          <w:lang w:val="en-US"/>
        </w:rPr>
      </w:pPr>
      <w:r w:rsidRPr="008E510D">
        <w:rPr>
          <w:lang w:val="en-US"/>
        </w:rPr>
        <w:t xml:space="preserve">Relying on a conceptual separation of water body and container, the Surface Hydro Feature schema defines a network of potentially connected depressions and channels on the land surface which periodically or continuously contain water. Separate from the hydrographic network of permanent or temporary water bodies, the channel network can be used as the connecting system. </w:t>
      </w:r>
    </w:p>
    <w:p w14:paraId="6EF67803" w14:textId="77777777" w:rsidR="00033C57" w:rsidRPr="008E510D" w:rsidRDefault="00033C57" w:rsidP="00450C77">
      <w:pPr>
        <w:pStyle w:val="StandardWeb"/>
        <w:jc w:val="both"/>
        <w:rPr>
          <w:lang w:val="en-US"/>
        </w:rPr>
      </w:pPr>
      <w:r w:rsidRPr="008E510D">
        <w:rPr>
          <w:lang w:val="en-US"/>
        </w:rPr>
        <w:t>The definitions in this schema are rooted in the definitions given in the WMO Glossary of Hydrology which defines a network of watercourse regardless of the location in respect to the Earth's surface. The conceptual model defined here has been vetted in the context of surface water hydrology. In other words, in this standard, 'channel network' and 'hydrographic network' refer to surface channels or other containers for surface water bodies.</w:t>
      </w:r>
    </w:p>
    <w:p w14:paraId="0066F052" w14:textId="77777777" w:rsidR="00033C57" w:rsidRPr="008E510D" w:rsidRDefault="00033C57" w:rsidP="00450C77">
      <w:pPr>
        <w:pStyle w:val="StandardWeb"/>
        <w:jc w:val="both"/>
        <w:rPr>
          <w:lang w:val="en-US"/>
        </w:rPr>
      </w:pPr>
      <w:r w:rsidRPr="008E510D">
        <w:rPr>
          <w:lang w:val="en-US"/>
        </w:rPr>
        <w:t>The Surface Hydro Feature application schema contains the leaf packages: Channel Network, Hydrographic Network, Water Body Types and Storage. Figure 32 shows the external and internal dependencies.</w:t>
      </w:r>
    </w:p>
    <w:p w14:paraId="6E063A49" w14:textId="77777777" w:rsidR="00033C57" w:rsidRPr="008E510D" w:rsidRDefault="00033C57" w:rsidP="00D03383">
      <w:pPr>
        <w:keepNext/>
        <w:jc w:val="center"/>
      </w:pPr>
      <w:r w:rsidRPr="008E510D">
        <w:rPr>
          <w:noProof/>
        </w:rPr>
        <w:drawing>
          <wp:inline distT="0" distB="0" distL="0" distR="0" wp14:anchorId="45584D7E" wp14:editId="43B2E2A6">
            <wp:extent cx="4225290" cy="3027045"/>
            <wp:effectExtent l="0" t="0" r="3810" b="1905"/>
            <wp:docPr id="69" name="Grafik 69" descr="https://raw.githubusercontent.com/opengeospatial/HY_Features/master/figs/fig32.png?token=AQBArzFT2sqPmmeD9ol7jDGDoKw7wHOPks5XtvIL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raw.githubusercontent.com/opengeospatial/HY_Features/master/figs/fig32.png?token=AQBArzFT2sqPmmeD9ol7jDGDoKw7wHOPks5XtvILwA%3D%3D"/>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225290" cy="3027045"/>
                    </a:xfrm>
                    <a:prstGeom prst="rect">
                      <a:avLst/>
                    </a:prstGeom>
                    <a:noFill/>
                    <a:ln>
                      <a:noFill/>
                    </a:ln>
                  </pic:spPr>
                </pic:pic>
              </a:graphicData>
            </a:graphic>
          </wp:inline>
        </w:drawing>
      </w:r>
    </w:p>
    <w:p w14:paraId="34483BAE" w14:textId="73888082" w:rsidR="00033C57" w:rsidRDefault="00033C57" w:rsidP="006D2CB5">
      <w:pPr>
        <w:pStyle w:val="OGCFigure"/>
        <w:rPr>
          <w:ins w:id="430" w:author="GRDC/ID" w:date="2016-09-12T16:20:00Z"/>
        </w:rPr>
      </w:pPr>
      <w:bookmarkStart w:id="431" w:name="_Toc461114652"/>
      <w:r w:rsidRPr="008E510D">
        <w:t xml:space="preserve">Figure </w:t>
      </w:r>
      <w:r w:rsidR="00913FDC">
        <w:fldChar w:fldCharType="begin"/>
      </w:r>
      <w:r w:rsidR="00913FDC">
        <w:instrText xml:space="preserve"> SEQ Figure \* ARABIC </w:instrText>
      </w:r>
      <w:r w:rsidR="00913FDC">
        <w:fldChar w:fldCharType="separate"/>
      </w:r>
      <w:r w:rsidR="009C635D">
        <w:rPr>
          <w:noProof/>
        </w:rPr>
        <w:t>33</w:t>
      </w:r>
      <w:r w:rsidR="00913FDC">
        <w:rPr>
          <w:noProof/>
        </w:rPr>
        <w:fldChar w:fldCharType="end"/>
      </w:r>
      <w:r w:rsidRPr="008E510D">
        <w:t>: Surface Hydro Feature -  dependencies</w:t>
      </w:r>
      <w:bookmarkEnd w:id="431"/>
    </w:p>
    <w:tbl>
      <w:tblPr>
        <w:tblStyle w:val="Tabellenraster"/>
        <w:tblW w:w="0" w:type="auto"/>
        <w:tblLook w:val="04A0" w:firstRow="1" w:lastRow="0" w:firstColumn="1" w:lastColumn="0" w:noHBand="0" w:noVBand="1"/>
      </w:tblPr>
      <w:tblGrid>
        <w:gridCol w:w="1809"/>
        <w:gridCol w:w="6946"/>
      </w:tblGrid>
      <w:tr w:rsidR="00A30056" w:rsidRPr="008E510D" w14:paraId="5253CC51" w14:textId="77777777" w:rsidTr="007A414B">
        <w:trPr>
          <w:ins w:id="432" w:author="GRDC/ID" w:date="2016-09-12T16:20:00Z"/>
        </w:trPr>
        <w:tc>
          <w:tcPr>
            <w:tcW w:w="1809" w:type="dxa"/>
            <w:hideMark/>
          </w:tcPr>
          <w:p w14:paraId="4C452C8E" w14:textId="77777777" w:rsidR="00A30056" w:rsidRPr="008E510D" w:rsidRDefault="00A30056" w:rsidP="007A414B">
            <w:pPr>
              <w:jc w:val="both"/>
              <w:rPr>
                <w:ins w:id="433" w:author="GRDC/ID" w:date="2016-09-12T16:20:00Z"/>
                <w:b/>
                <w:bCs/>
              </w:rPr>
            </w:pPr>
            <w:ins w:id="434" w:author="GRDC/ID" w:date="2016-09-12T16:20:00Z">
              <w:r w:rsidRPr="008E510D">
                <w:rPr>
                  <w:rStyle w:val="Fett"/>
                </w:rPr>
                <w:t xml:space="preserve">Requirements </w:t>
              </w:r>
              <w:r w:rsidRPr="008E510D">
                <w:rPr>
                  <w:rStyle w:val="Fett"/>
                </w:rPr>
                <w:lastRenderedPageBreak/>
                <w:t>Class</w:t>
              </w:r>
            </w:ins>
          </w:p>
        </w:tc>
        <w:tc>
          <w:tcPr>
            <w:tcW w:w="6946" w:type="dxa"/>
            <w:hideMark/>
          </w:tcPr>
          <w:p w14:paraId="14CB3242" w14:textId="74F8198D" w:rsidR="00A30056" w:rsidRPr="008E510D" w:rsidRDefault="00A30056" w:rsidP="007A414B">
            <w:pPr>
              <w:jc w:val="both"/>
              <w:rPr>
                <w:ins w:id="435" w:author="GRDC/ID" w:date="2016-09-12T16:20:00Z"/>
                <w:b/>
                <w:bCs/>
              </w:rPr>
            </w:pPr>
            <w:ins w:id="436" w:author="GRDC/ID" w:date="2016-09-12T16:20:00Z">
              <w:r>
                <w:lastRenderedPageBreak/>
                <w:fldChar w:fldCharType="begin"/>
              </w:r>
              <w:r>
                <w:instrText xml:space="preserve"> HYPERLINK "https://github.com/opengeospatial/HY_Features/blob/master/req/hy_hydrofeature/*" </w:instrText>
              </w:r>
              <w:r>
                <w:fldChar w:fldCharType="separate"/>
              </w:r>
              <w:r w:rsidRPr="008E510D">
                <w:rPr>
                  <w:rStyle w:val="Hyperlink"/>
                  <w:b/>
                  <w:bCs/>
                </w:rPr>
                <w:t>/req/hy_</w:t>
              </w:r>
              <w:r>
                <w:rPr>
                  <w:rStyle w:val="Hyperlink"/>
                  <w:b/>
                  <w:bCs/>
                </w:rPr>
                <w:t>surface</w:t>
              </w:r>
              <w:r w:rsidRPr="008E510D">
                <w:rPr>
                  <w:rStyle w:val="Hyperlink"/>
                  <w:b/>
                  <w:bCs/>
                </w:rPr>
                <w:t>hydrofeature/*</w:t>
              </w:r>
              <w:r>
                <w:rPr>
                  <w:rStyle w:val="Hyperlink"/>
                  <w:b/>
                  <w:bCs/>
                </w:rPr>
                <w:fldChar w:fldCharType="end"/>
              </w:r>
            </w:ins>
          </w:p>
        </w:tc>
      </w:tr>
      <w:tr w:rsidR="00A30056" w:rsidRPr="008E510D" w14:paraId="21C81045" w14:textId="77777777" w:rsidTr="007A414B">
        <w:trPr>
          <w:ins w:id="437" w:author="GRDC/ID" w:date="2016-09-12T16:20:00Z"/>
        </w:trPr>
        <w:tc>
          <w:tcPr>
            <w:tcW w:w="1809" w:type="dxa"/>
            <w:hideMark/>
          </w:tcPr>
          <w:p w14:paraId="73D21E0F" w14:textId="77777777" w:rsidR="00A30056" w:rsidRPr="008E510D" w:rsidRDefault="00A30056" w:rsidP="007A414B">
            <w:pPr>
              <w:jc w:val="both"/>
              <w:rPr>
                <w:ins w:id="438" w:author="GRDC/ID" w:date="2016-09-12T16:20:00Z"/>
              </w:rPr>
            </w:pPr>
            <w:ins w:id="439" w:author="GRDC/ID" w:date="2016-09-12T16:20:00Z">
              <w:r w:rsidRPr="008E510D">
                <w:lastRenderedPageBreak/>
                <w:t>Target type</w:t>
              </w:r>
            </w:ins>
          </w:p>
        </w:tc>
        <w:tc>
          <w:tcPr>
            <w:tcW w:w="6946" w:type="dxa"/>
            <w:hideMark/>
          </w:tcPr>
          <w:p w14:paraId="5ED80F19" w14:textId="77777777" w:rsidR="00A30056" w:rsidRPr="008E510D" w:rsidRDefault="00A30056" w:rsidP="007A414B">
            <w:pPr>
              <w:jc w:val="both"/>
              <w:rPr>
                <w:ins w:id="440" w:author="GRDC/ID" w:date="2016-09-12T16:20:00Z"/>
              </w:rPr>
            </w:pPr>
            <w:ins w:id="441" w:author="GRDC/ID" w:date="2016-09-12T16:20:00Z">
              <w:r w:rsidRPr="008E510D">
                <w:t>Implementation schema</w:t>
              </w:r>
            </w:ins>
          </w:p>
        </w:tc>
      </w:tr>
      <w:tr w:rsidR="00A30056" w:rsidRPr="008E510D" w14:paraId="6B3402F8" w14:textId="77777777" w:rsidTr="007A414B">
        <w:trPr>
          <w:ins w:id="442" w:author="GRDC/ID" w:date="2016-09-12T16:20:00Z"/>
        </w:trPr>
        <w:tc>
          <w:tcPr>
            <w:tcW w:w="1809" w:type="dxa"/>
            <w:hideMark/>
          </w:tcPr>
          <w:p w14:paraId="1324E6E9" w14:textId="77777777" w:rsidR="00A30056" w:rsidRPr="008E510D" w:rsidRDefault="00A30056" w:rsidP="007A414B">
            <w:pPr>
              <w:jc w:val="both"/>
              <w:rPr>
                <w:ins w:id="443" w:author="GRDC/ID" w:date="2016-09-12T16:20:00Z"/>
              </w:rPr>
            </w:pPr>
            <w:ins w:id="444" w:author="GRDC/ID" w:date="2016-09-12T16:20:00Z">
              <w:r w:rsidRPr="008E510D">
                <w:t>Name</w:t>
              </w:r>
            </w:ins>
          </w:p>
        </w:tc>
        <w:tc>
          <w:tcPr>
            <w:tcW w:w="6946" w:type="dxa"/>
            <w:hideMark/>
          </w:tcPr>
          <w:p w14:paraId="09BB22D5" w14:textId="0F9E56F3" w:rsidR="00A30056" w:rsidRPr="008E510D" w:rsidRDefault="00A30056" w:rsidP="00A30056">
            <w:pPr>
              <w:jc w:val="both"/>
              <w:rPr>
                <w:ins w:id="445" w:author="GRDC/ID" w:date="2016-09-12T16:20:00Z"/>
              </w:rPr>
            </w:pPr>
            <w:ins w:id="446" w:author="GRDC/ID" w:date="2016-09-12T16:20:00Z">
              <w:r w:rsidRPr="008E510D">
                <w:t>HY_</w:t>
              </w:r>
              <w:r>
                <w:t>Surface</w:t>
              </w:r>
              <w:r w:rsidRPr="008E510D">
                <w:t>HydroFeature</w:t>
              </w:r>
            </w:ins>
          </w:p>
        </w:tc>
      </w:tr>
      <w:tr w:rsidR="00A30056" w:rsidRPr="008E510D" w14:paraId="265E5B20" w14:textId="77777777" w:rsidTr="00A30056">
        <w:trPr>
          <w:ins w:id="447" w:author="GRDC/ID" w:date="2016-09-12T16:20:00Z"/>
        </w:trPr>
        <w:tc>
          <w:tcPr>
            <w:tcW w:w="1809" w:type="dxa"/>
          </w:tcPr>
          <w:p w14:paraId="4562C9C5" w14:textId="4F6D64B9" w:rsidR="00A30056" w:rsidRPr="008E510D" w:rsidRDefault="00A30056" w:rsidP="007A414B">
            <w:pPr>
              <w:jc w:val="both"/>
              <w:rPr>
                <w:ins w:id="448" w:author="GRDC/ID" w:date="2016-09-12T16:20:00Z"/>
              </w:rPr>
            </w:pPr>
            <w:ins w:id="449" w:author="GRDC/ID" w:date="2016-09-12T16:22:00Z">
              <w:r w:rsidRPr="008E510D">
                <w:t>Dependency</w:t>
              </w:r>
            </w:ins>
          </w:p>
        </w:tc>
        <w:tc>
          <w:tcPr>
            <w:tcW w:w="6946" w:type="dxa"/>
          </w:tcPr>
          <w:p w14:paraId="79E37722" w14:textId="32BDEEB1" w:rsidR="00A30056" w:rsidRPr="008E510D" w:rsidRDefault="00A30056" w:rsidP="007A414B">
            <w:pPr>
              <w:jc w:val="both"/>
              <w:rPr>
                <w:ins w:id="450" w:author="GRDC/ID" w:date="2016-09-12T16:20:00Z"/>
              </w:rPr>
            </w:pPr>
            <w:ins w:id="451" w:author="GRDC/ID" w:date="2016-09-12T16:22:00Z">
              <w:r>
                <w:fldChar w:fldCharType="begin"/>
              </w:r>
              <w:r>
                <w:instrText xml:space="preserve"> HYPERLINK "https://inspire-twg.jrc.it/svn/iso" </w:instrText>
              </w:r>
              <w:r>
                <w:fldChar w:fldCharType="separate"/>
              </w:r>
              <w:r w:rsidRPr="008E510D">
                <w:rPr>
                  <w:rStyle w:val="Hyperlink"/>
                </w:rPr>
                <w:t>/iso/19107/</w:t>
              </w:r>
              <w:r>
                <w:rPr>
                  <w:rStyle w:val="Hyperlink"/>
                </w:rPr>
                <w:fldChar w:fldCharType="end"/>
              </w:r>
            </w:ins>
          </w:p>
        </w:tc>
      </w:tr>
      <w:tr w:rsidR="00A30056" w:rsidRPr="008E510D" w14:paraId="1A7171DB" w14:textId="77777777" w:rsidTr="00A30056">
        <w:trPr>
          <w:ins w:id="452" w:author="GRDC/ID" w:date="2016-09-12T16:20:00Z"/>
        </w:trPr>
        <w:tc>
          <w:tcPr>
            <w:tcW w:w="1809" w:type="dxa"/>
          </w:tcPr>
          <w:p w14:paraId="0CDA9333" w14:textId="2B88C01E" w:rsidR="00A30056" w:rsidRPr="008E510D" w:rsidRDefault="00A30056" w:rsidP="007A414B">
            <w:pPr>
              <w:jc w:val="both"/>
              <w:rPr>
                <w:ins w:id="453" w:author="GRDC/ID" w:date="2016-09-12T16:20:00Z"/>
              </w:rPr>
            </w:pPr>
            <w:ins w:id="454" w:author="GRDC/ID" w:date="2016-09-12T16:22:00Z">
              <w:r w:rsidRPr="008E510D">
                <w:t>Dependency</w:t>
              </w:r>
            </w:ins>
          </w:p>
        </w:tc>
        <w:tc>
          <w:tcPr>
            <w:tcW w:w="6946" w:type="dxa"/>
          </w:tcPr>
          <w:p w14:paraId="384DC453" w14:textId="383F02EF" w:rsidR="00A30056" w:rsidRPr="008E510D" w:rsidRDefault="00A30056" w:rsidP="007A414B">
            <w:pPr>
              <w:jc w:val="both"/>
              <w:rPr>
                <w:ins w:id="455" w:author="GRDC/ID" w:date="2016-09-12T16:20:00Z"/>
              </w:rPr>
            </w:pPr>
            <w:ins w:id="456" w:author="GRDC/ID" w:date="2016-09-12T16:22:00Z">
              <w:r>
                <w:fldChar w:fldCharType="begin"/>
              </w:r>
              <w:r>
                <w:instrText xml:space="preserve"> HYPERLINK "https://github.com/opengeospatial/HY_Features/blob/master/req/hy_hydrofeature/hydrocomplex/hydronetwork" </w:instrText>
              </w:r>
              <w:r>
                <w:fldChar w:fldCharType="separate"/>
              </w:r>
              <w:r w:rsidRPr="008E510D">
                <w:rPr>
                  <w:rStyle w:val="Hyperlink"/>
                </w:rPr>
                <w:t>/req/hy_hydrofeature/</w:t>
              </w:r>
              <w:r>
                <w:rPr>
                  <w:rStyle w:val="Hyperlink"/>
                </w:rPr>
                <w:fldChar w:fldCharType="end"/>
              </w:r>
              <w:r w:rsidRPr="008E510D">
                <w:t xml:space="preserve"> </w:t>
              </w:r>
            </w:ins>
          </w:p>
        </w:tc>
      </w:tr>
      <w:tr w:rsidR="00A30056" w:rsidRPr="008E510D" w14:paraId="2EE260B7" w14:textId="77777777" w:rsidTr="00A30056">
        <w:trPr>
          <w:ins w:id="457" w:author="GRDC/ID" w:date="2016-09-12T16:20:00Z"/>
        </w:trPr>
        <w:tc>
          <w:tcPr>
            <w:tcW w:w="1809" w:type="dxa"/>
          </w:tcPr>
          <w:p w14:paraId="0D299FE6" w14:textId="73D8132E" w:rsidR="00A30056" w:rsidRPr="008E510D" w:rsidRDefault="00A30056" w:rsidP="007A414B">
            <w:pPr>
              <w:jc w:val="both"/>
              <w:rPr>
                <w:ins w:id="458" w:author="GRDC/ID" w:date="2016-09-12T16:20:00Z"/>
              </w:rPr>
            </w:pPr>
            <w:ins w:id="459" w:author="GRDC/ID" w:date="2016-09-12T16:22:00Z">
              <w:r w:rsidRPr="008E510D">
                <w:t>Requirement</w:t>
              </w:r>
            </w:ins>
          </w:p>
        </w:tc>
        <w:tc>
          <w:tcPr>
            <w:tcW w:w="6946" w:type="dxa"/>
          </w:tcPr>
          <w:p w14:paraId="10E7FD05" w14:textId="76E932AF" w:rsidR="00A30056" w:rsidRPr="008E510D" w:rsidRDefault="00A30056" w:rsidP="00A30056">
            <w:pPr>
              <w:jc w:val="both"/>
              <w:rPr>
                <w:ins w:id="460" w:author="GRDC/ID" w:date="2016-09-12T16:20:00Z"/>
              </w:rPr>
            </w:pPr>
            <w:ins w:id="461" w:author="GRDC/ID" w:date="2016-09-12T16:22:00Z">
              <w:r>
                <w:fldChar w:fldCharType="begin"/>
              </w:r>
              <w:r>
                <w:instrText xml:space="preserve"> HYPERLINK "https://github.com/opengeospatial/HY_Features/blob/master/req/hy_hydrofeature/namedfeature/*" </w:instrText>
              </w:r>
              <w:r>
                <w:fldChar w:fldCharType="separate"/>
              </w:r>
              <w:r w:rsidRPr="008E510D">
                <w:rPr>
                  <w:rStyle w:val="Hyperlink"/>
                </w:rPr>
                <w:t>/req/hy_</w:t>
              </w:r>
              <w:r>
                <w:rPr>
                  <w:rStyle w:val="Hyperlink"/>
                </w:rPr>
                <w:t>surface</w:t>
              </w:r>
              <w:r w:rsidRPr="008E510D">
                <w:rPr>
                  <w:rStyle w:val="Hyperlink"/>
                </w:rPr>
                <w:t>hydrofeature/</w:t>
              </w:r>
              <w:r w:rsidRPr="00A30056">
                <w:rPr>
                  <w:rStyle w:val="Hyperlink"/>
                </w:rPr>
                <w:t>channelnetwork/</w:t>
              </w:r>
              <w:r w:rsidRPr="008E510D">
                <w:rPr>
                  <w:rStyle w:val="Hyperlink"/>
                </w:rPr>
                <w:t>*</w:t>
              </w:r>
              <w:r>
                <w:rPr>
                  <w:rStyle w:val="Hyperlink"/>
                </w:rPr>
                <w:fldChar w:fldCharType="end"/>
              </w:r>
            </w:ins>
          </w:p>
        </w:tc>
      </w:tr>
      <w:tr w:rsidR="00A30056" w:rsidRPr="008E510D" w14:paraId="711B1D07" w14:textId="77777777" w:rsidTr="00A30056">
        <w:trPr>
          <w:ins w:id="462" w:author="GRDC/ID" w:date="2016-09-12T16:20:00Z"/>
        </w:trPr>
        <w:tc>
          <w:tcPr>
            <w:tcW w:w="1809" w:type="dxa"/>
          </w:tcPr>
          <w:p w14:paraId="3DA5134A" w14:textId="2AFDC5AF" w:rsidR="00A30056" w:rsidRPr="008E510D" w:rsidRDefault="00A30056" w:rsidP="007A414B">
            <w:pPr>
              <w:jc w:val="both"/>
              <w:rPr>
                <w:ins w:id="463" w:author="GRDC/ID" w:date="2016-09-12T16:20:00Z"/>
              </w:rPr>
            </w:pPr>
            <w:ins w:id="464" w:author="GRDC/ID" w:date="2016-09-12T16:23:00Z">
              <w:r w:rsidRPr="008E510D">
                <w:t>Requirement</w:t>
              </w:r>
            </w:ins>
          </w:p>
        </w:tc>
        <w:tc>
          <w:tcPr>
            <w:tcW w:w="6946" w:type="dxa"/>
          </w:tcPr>
          <w:p w14:paraId="00E1CA50" w14:textId="50C2A33B" w:rsidR="00A30056" w:rsidRPr="008E510D" w:rsidRDefault="00A30056" w:rsidP="007A414B">
            <w:pPr>
              <w:jc w:val="both"/>
              <w:rPr>
                <w:ins w:id="465" w:author="GRDC/ID" w:date="2016-09-12T16:20:00Z"/>
              </w:rPr>
            </w:pPr>
            <w:ins w:id="466" w:author="GRDC/ID" w:date="2016-09-12T16:23:00Z">
              <w:r>
                <w:fldChar w:fldCharType="begin"/>
              </w:r>
              <w:r>
                <w:instrText xml:space="preserve"> HYPERLINK "https://github.com/opengeospatial/HY_Features/blob/master/req/hy_hydrofeature/hydrocomplex/*" </w:instrText>
              </w:r>
              <w:r>
                <w:fldChar w:fldCharType="separate"/>
              </w:r>
              <w:r w:rsidRPr="008E510D">
                <w:rPr>
                  <w:rStyle w:val="Hyperlink"/>
                </w:rPr>
                <w:t>/req/</w:t>
              </w:r>
              <w:r w:rsidRPr="007A414B">
                <w:t xml:space="preserve"> </w:t>
              </w:r>
              <w:r w:rsidRPr="00A30056">
                <w:rPr>
                  <w:rStyle w:val="Hyperlink"/>
                </w:rPr>
                <w:t>hy_surfacehydro/hydrographicnetwork/</w:t>
              </w:r>
              <w:r>
                <w:rPr>
                  <w:rStyle w:val="Hyperlink"/>
                </w:rPr>
                <w:fldChar w:fldCharType="end"/>
              </w:r>
            </w:ins>
            <w:ins w:id="467" w:author="GRDC/ID" w:date="2016-09-12T16:24:00Z">
              <w:r>
                <w:rPr>
                  <w:rStyle w:val="Hyperlink"/>
                </w:rPr>
                <w:t>*</w:t>
              </w:r>
            </w:ins>
          </w:p>
        </w:tc>
      </w:tr>
      <w:tr w:rsidR="00A30056" w:rsidRPr="008E510D" w14:paraId="4164F0C4" w14:textId="77777777" w:rsidTr="00A30056">
        <w:trPr>
          <w:ins w:id="468" w:author="GRDC/ID" w:date="2016-09-12T16:20:00Z"/>
        </w:trPr>
        <w:tc>
          <w:tcPr>
            <w:tcW w:w="1809" w:type="dxa"/>
          </w:tcPr>
          <w:p w14:paraId="383577B3" w14:textId="3920D4DE" w:rsidR="00A30056" w:rsidRPr="008E510D" w:rsidRDefault="00A30056" w:rsidP="007A414B">
            <w:pPr>
              <w:jc w:val="both"/>
              <w:rPr>
                <w:ins w:id="469" w:author="GRDC/ID" w:date="2016-09-12T16:20:00Z"/>
              </w:rPr>
            </w:pPr>
            <w:ins w:id="470" w:author="GRDC/ID" w:date="2016-09-12T16:24:00Z">
              <w:r w:rsidRPr="008E510D">
                <w:t>Requirement</w:t>
              </w:r>
            </w:ins>
          </w:p>
        </w:tc>
        <w:tc>
          <w:tcPr>
            <w:tcW w:w="6946" w:type="dxa"/>
          </w:tcPr>
          <w:p w14:paraId="763DF174" w14:textId="4853C53D" w:rsidR="00A30056" w:rsidRPr="00A30056" w:rsidRDefault="00A30056" w:rsidP="00A30056">
            <w:pPr>
              <w:jc w:val="both"/>
              <w:rPr>
                <w:ins w:id="471" w:author="GRDC/ID" w:date="2016-09-12T16:20:00Z"/>
              </w:rPr>
            </w:pPr>
            <w:r w:rsidRPr="00A30056">
              <w:fldChar w:fldCharType="begin"/>
            </w:r>
            <w:r w:rsidRPr="00A30056">
              <w:instrText xml:space="preserve"> HYPERLINK "https://github.com/opengeospatial/HY_Features/blob/master/req/hy_surfacehydrofeature/storage/reservoir" </w:instrText>
            </w:r>
            <w:r w:rsidRPr="00A30056">
              <w:fldChar w:fldCharType="separate"/>
            </w:r>
            <w:r w:rsidRPr="00A30056">
              <w:rPr>
                <w:rStyle w:val="Hyperlink"/>
                <w:bCs/>
              </w:rPr>
              <w:t>/req/hy_surfacehydrofeature/storage/</w:t>
            </w:r>
            <w:r>
              <w:rPr>
                <w:rStyle w:val="Hyperlink"/>
                <w:bCs/>
              </w:rPr>
              <w:t>*</w:t>
            </w:r>
            <w:r w:rsidRPr="00A30056">
              <w:rPr>
                <w:rStyle w:val="Hyperlink"/>
                <w:bCs/>
              </w:rPr>
              <w:fldChar w:fldCharType="end"/>
            </w:r>
          </w:p>
        </w:tc>
      </w:tr>
    </w:tbl>
    <w:p w14:paraId="6A8D5D67" w14:textId="77777777" w:rsidR="00A30056" w:rsidRPr="008E510D" w:rsidRDefault="00A30056" w:rsidP="006D2CB5">
      <w:pPr>
        <w:pStyle w:val="OGCFigure"/>
      </w:pPr>
    </w:p>
    <w:p w14:paraId="1FCCEC1F" w14:textId="61C248B0" w:rsidR="00033C57" w:rsidRPr="008E510D" w:rsidRDefault="00033C57" w:rsidP="00450C77">
      <w:pPr>
        <w:pStyle w:val="berschrift3"/>
        <w:jc w:val="both"/>
      </w:pPr>
      <w:bookmarkStart w:id="472" w:name="_Toc458775753"/>
      <w:bookmarkStart w:id="473" w:name="_Toc461026410"/>
      <w:r w:rsidRPr="008E510D">
        <w:t>The Channel Network model</w:t>
      </w:r>
      <w:bookmarkEnd w:id="472"/>
      <w:bookmarkEnd w:id="473"/>
    </w:p>
    <w:p w14:paraId="1480CFDA" w14:textId="3FFC8010" w:rsidR="009C6627" w:rsidRPr="008E510D" w:rsidRDefault="00033C57" w:rsidP="00450C77">
      <w:pPr>
        <w:pStyle w:val="StandardWeb"/>
        <w:jc w:val="both"/>
        <w:rPr>
          <w:lang w:val="en-US"/>
        </w:rPr>
      </w:pPr>
      <w:r w:rsidRPr="008E510D">
        <w:rPr>
          <w:lang w:val="en-US"/>
        </w:rPr>
        <w:t>The Channel Network model defines a network of connected depressions and channels which, in its entirety, can realize a logical catchment (</w:t>
      </w:r>
      <w:r w:rsidR="009C635D">
        <w:rPr>
          <w:lang w:val="en-US"/>
        </w:rPr>
        <w:fldChar w:fldCharType="begin"/>
      </w:r>
      <w:r w:rsidR="009C635D">
        <w:rPr>
          <w:lang w:val="en-US"/>
        </w:rPr>
        <w:instrText xml:space="preserve"> REF _Ref461114408 \h </w:instrText>
      </w:r>
      <w:r w:rsidR="009C635D">
        <w:rPr>
          <w:lang w:val="en-US"/>
        </w:rPr>
      </w:r>
      <w:r w:rsidR="009C635D">
        <w:rPr>
          <w:lang w:val="en-US"/>
        </w:rPr>
        <w:fldChar w:fldCharType="separate"/>
      </w:r>
      <w:r w:rsidR="009C635D" w:rsidRPr="009E4992">
        <w:t xml:space="preserve">Figure </w:t>
      </w:r>
      <w:r w:rsidR="009C635D">
        <w:rPr>
          <w:noProof/>
        </w:rPr>
        <w:t>34</w:t>
      </w:r>
      <w:r w:rsidR="009C635D">
        <w:rPr>
          <w:lang w:val="en-US"/>
        </w:rPr>
        <w:fldChar w:fldCharType="end"/>
      </w:r>
      <w:r w:rsidRPr="008E510D">
        <w:rPr>
          <w:lang w:val="en-US"/>
        </w:rPr>
        <w:t>). Usually this is a network of linear flowpaths and/or water edges realizing catchments connected to each other within the containing catchment realized by the entire network. This allows representation of the drainage pattern even if logically connected features may or may not be connected in the context of a particular representation.</w:t>
      </w:r>
    </w:p>
    <w:p w14:paraId="250F10FB" w14:textId="77777777" w:rsidR="009E4992" w:rsidRDefault="009E4992" w:rsidP="009E4992">
      <w:pPr>
        <w:pStyle w:val="StandardWeb"/>
        <w:keepNext/>
        <w:jc w:val="center"/>
      </w:pPr>
      <w:r>
        <w:rPr>
          <w:noProof/>
          <w:lang w:val="en-US" w:eastAsia="en-US"/>
        </w:rPr>
        <w:lastRenderedPageBreak/>
        <w:drawing>
          <wp:inline distT="0" distB="0" distL="0" distR="0" wp14:anchorId="79E8E125" wp14:editId="3DF273F7">
            <wp:extent cx="5486400" cy="5582427"/>
            <wp:effectExtent l="0" t="0" r="0" b="0"/>
            <wp:docPr id="6" name="Grafik 6" descr="D:\Users\Dornblut\git_html\HY_Features\HTML_HYF\HY_SurfaceHydroFeature\EARoot\EA1\E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Dornblut\git_html\HY_Features\HTML_HYF\HY_SurfaceHydroFeature\EARoot\EA1\EA8.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486400" cy="5582427"/>
                    </a:xfrm>
                    <a:prstGeom prst="rect">
                      <a:avLst/>
                    </a:prstGeom>
                    <a:noFill/>
                    <a:ln>
                      <a:noFill/>
                    </a:ln>
                  </pic:spPr>
                </pic:pic>
              </a:graphicData>
            </a:graphic>
          </wp:inline>
        </w:drawing>
      </w:r>
    </w:p>
    <w:p w14:paraId="5C672D34" w14:textId="56B6FE80" w:rsidR="009E4992" w:rsidRPr="009E4992" w:rsidRDefault="009E4992" w:rsidP="009E4992">
      <w:pPr>
        <w:pStyle w:val="OGCFigure"/>
      </w:pPr>
      <w:bookmarkStart w:id="474" w:name="_Ref461114408"/>
      <w:bookmarkStart w:id="475" w:name="_Toc461114653"/>
      <w:r w:rsidRPr="009E4992">
        <w:t xml:space="preserve">Figure </w:t>
      </w:r>
      <w:r w:rsidR="00913FDC">
        <w:fldChar w:fldCharType="begin"/>
      </w:r>
      <w:r w:rsidR="00913FDC">
        <w:instrText xml:space="preserve"> SEQ Figure \* ARABIC </w:instrText>
      </w:r>
      <w:r w:rsidR="00913FDC">
        <w:fldChar w:fldCharType="separate"/>
      </w:r>
      <w:r w:rsidR="009C635D">
        <w:rPr>
          <w:noProof/>
        </w:rPr>
        <w:t>34</w:t>
      </w:r>
      <w:r w:rsidR="00913FDC">
        <w:rPr>
          <w:noProof/>
        </w:rPr>
        <w:fldChar w:fldCharType="end"/>
      </w:r>
      <w:bookmarkEnd w:id="474"/>
      <w:r w:rsidRPr="009E4992">
        <w:t xml:space="preserve">: Channel Network realizing the catchment (UML class diagram, </w:t>
      </w:r>
      <w:hyperlink r:id="rId193" w:history="1">
        <w:r w:rsidRPr="009E4992">
          <w:rPr>
            <w:rStyle w:val="Hyperlink"/>
          </w:rPr>
          <w:t>/req/hy_surfacehydrofeature/channelnetwork/channelnetwork</w:t>
        </w:r>
      </w:hyperlink>
      <w:r w:rsidRPr="009E4992">
        <w:t xml:space="preserve"> )</w:t>
      </w:r>
      <w:bookmarkEnd w:id="475"/>
    </w:p>
    <w:p w14:paraId="23651F35" w14:textId="2657BD0C" w:rsidR="0029760E" w:rsidRPr="0029760E" w:rsidRDefault="0029760E" w:rsidP="0029760E">
      <w:pPr>
        <w:pStyle w:val="Beschriftung"/>
        <w:jc w:val="both"/>
        <w:rPr>
          <w:lang w:val="en-US"/>
        </w:rPr>
      </w:pPr>
    </w:p>
    <w:p w14:paraId="4B5A99F1" w14:textId="77777777" w:rsidR="00033C57" w:rsidRPr="008E510D" w:rsidRDefault="00033C57" w:rsidP="00450C77">
      <w:pPr>
        <w:pStyle w:val="StandardWeb"/>
        <w:jc w:val="both"/>
        <w:rPr>
          <w:lang w:val="en-US"/>
        </w:rPr>
      </w:pPr>
      <w:r w:rsidRPr="008E510D">
        <w:rPr>
          <w:lang w:val="en-US"/>
        </w:rPr>
        <w:t xml:space="preserve">The channel network is defined independent of the hydrographic network. This separates the concerns of hydraulics, focused on the analysis and design of channels and conduits, from the concerns of hydrology, focused on the occurrence and movement of water over land and in water bodies. It allows a logical catchment to be realized as a network of connected channels and depressions, regardless of water is contained therein or not. </w:t>
      </w:r>
    </w:p>
    <w:p w14:paraId="6DD08E09" w14:textId="57BF3E63" w:rsidR="00033C57" w:rsidRPr="008E510D" w:rsidRDefault="00033C57" w:rsidP="00450C77">
      <w:pPr>
        <w:pStyle w:val="StandardWeb"/>
        <w:jc w:val="both"/>
        <w:rPr>
          <w:lang w:val="en-US"/>
        </w:rPr>
      </w:pPr>
      <w:r w:rsidRPr="008E510D">
        <w:rPr>
          <w:lang w:val="en-US"/>
        </w:rPr>
        <w:t xml:space="preserve">A single depression or channel may realize the logical catchment, either as part of the network </w:t>
      </w:r>
      <w:r w:rsidR="00B90FE2" w:rsidRPr="008E510D">
        <w:rPr>
          <w:lang w:val="en-US"/>
        </w:rPr>
        <w:t>(</w:t>
      </w:r>
      <w:r w:rsidR="009C635D">
        <w:rPr>
          <w:lang w:val="en-US"/>
        </w:rPr>
        <w:fldChar w:fldCharType="begin"/>
      </w:r>
      <w:r w:rsidR="009C635D">
        <w:rPr>
          <w:lang w:val="en-US"/>
        </w:rPr>
        <w:instrText xml:space="preserve"> REF _Ref461114408 \h </w:instrText>
      </w:r>
      <w:r w:rsidR="009C635D">
        <w:rPr>
          <w:lang w:val="en-US"/>
        </w:rPr>
      </w:r>
      <w:r w:rsidR="009C635D">
        <w:rPr>
          <w:lang w:val="en-US"/>
        </w:rPr>
        <w:fldChar w:fldCharType="separate"/>
      </w:r>
      <w:r w:rsidR="009C635D" w:rsidRPr="009E4992">
        <w:t xml:space="preserve">Figure </w:t>
      </w:r>
      <w:r w:rsidR="009C635D">
        <w:rPr>
          <w:noProof/>
        </w:rPr>
        <w:t>34</w:t>
      </w:r>
      <w:r w:rsidR="009C635D">
        <w:rPr>
          <w:lang w:val="en-US"/>
        </w:rPr>
        <w:fldChar w:fldCharType="end"/>
      </w:r>
      <w:r w:rsidR="00B90FE2">
        <w:rPr>
          <w:lang w:val="en-US"/>
        </w:rPr>
        <w:t>)</w:t>
      </w:r>
      <w:r w:rsidR="00B90FE2" w:rsidRPr="008E510D">
        <w:rPr>
          <w:lang w:val="en-US"/>
        </w:rPr>
        <w:t xml:space="preserve"> </w:t>
      </w:r>
      <w:r w:rsidRPr="008E510D">
        <w:rPr>
          <w:lang w:val="en-US"/>
        </w:rPr>
        <w:t xml:space="preserve">or via a reference feature which realizes the conceptual outfall of the catchment </w:t>
      </w:r>
      <w:r w:rsidR="00B90FE2">
        <w:rPr>
          <w:lang w:val="en-US"/>
        </w:rPr>
        <w:t>(</w:t>
      </w:r>
      <w:r w:rsidR="009C635D">
        <w:rPr>
          <w:lang w:val="en-US"/>
        </w:rPr>
        <w:fldChar w:fldCharType="begin"/>
      </w:r>
      <w:r w:rsidR="009C635D">
        <w:rPr>
          <w:lang w:val="en-US"/>
        </w:rPr>
        <w:instrText xml:space="preserve"> REF _Ref461114423 \h </w:instrText>
      </w:r>
      <w:r w:rsidR="009C635D">
        <w:rPr>
          <w:lang w:val="en-US"/>
        </w:rPr>
      </w:r>
      <w:r w:rsidR="009C635D">
        <w:rPr>
          <w:lang w:val="en-US"/>
        </w:rPr>
        <w:fldChar w:fldCharType="separate"/>
      </w:r>
      <w:r w:rsidR="009C635D" w:rsidRPr="009E4992">
        <w:t xml:space="preserve">Figure </w:t>
      </w:r>
      <w:r w:rsidR="009C635D">
        <w:rPr>
          <w:noProof/>
        </w:rPr>
        <w:t>35</w:t>
      </w:r>
      <w:r w:rsidR="009C635D">
        <w:rPr>
          <w:lang w:val="en-US"/>
        </w:rPr>
        <w:fldChar w:fldCharType="end"/>
      </w:r>
      <w:r w:rsidR="00B90FE2">
        <w:rPr>
          <w:lang w:val="en-US"/>
        </w:rPr>
        <w:t xml:space="preserve">). </w:t>
      </w:r>
      <w:r w:rsidRPr="008E510D">
        <w:rPr>
          <w:lang w:val="en-US"/>
        </w:rPr>
        <w:t xml:space="preserve">For example, a point at an associated cross or longitudinal section </w:t>
      </w:r>
      <w:r w:rsidRPr="008E510D">
        <w:rPr>
          <w:lang w:val="en-US"/>
        </w:rPr>
        <w:lastRenderedPageBreak/>
        <w:t xml:space="preserve">may be considered to realize the outflow of the catchment which is realized by the channel expressed as a flowpath. </w:t>
      </w:r>
    </w:p>
    <w:p w14:paraId="0667013C" w14:textId="77777777" w:rsidR="009E4992" w:rsidRDefault="009E4992" w:rsidP="009E4992">
      <w:pPr>
        <w:keepNext/>
        <w:jc w:val="center"/>
      </w:pPr>
      <w:r>
        <w:rPr>
          <w:noProof/>
        </w:rPr>
        <w:drawing>
          <wp:inline distT="0" distB="0" distL="0" distR="0" wp14:anchorId="4BA046E7" wp14:editId="40777C23">
            <wp:extent cx="5486400" cy="4782043"/>
            <wp:effectExtent l="0" t="0" r="0" b="0"/>
            <wp:docPr id="9" name="Grafik 9" descr="D:\Users\Dornblut\git_html\HY_Features\HTML_HYF\HY_SurfaceHydroFeature\EARoot\EA1\E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Dornblut\git_html\HY_Features\HTML_HYF\HY_SurfaceHydroFeature\EARoot\EA1\EA10.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486400" cy="4782043"/>
                    </a:xfrm>
                    <a:prstGeom prst="rect">
                      <a:avLst/>
                    </a:prstGeom>
                    <a:noFill/>
                    <a:ln>
                      <a:noFill/>
                    </a:ln>
                  </pic:spPr>
                </pic:pic>
              </a:graphicData>
            </a:graphic>
          </wp:inline>
        </w:drawing>
      </w:r>
    </w:p>
    <w:p w14:paraId="70CF2F02" w14:textId="454E5755" w:rsidR="009E4992" w:rsidRPr="009E4992" w:rsidRDefault="009E4992" w:rsidP="009E4992">
      <w:pPr>
        <w:pStyle w:val="OGCFigure"/>
      </w:pPr>
      <w:bookmarkStart w:id="476" w:name="_Ref461114423"/>
      <w:bookmarkStart w:id="477" w:name="_Toc461114654"/>
      <w:r w:rsidRPr="009E4992">
        <w:t xml:space="preserve">Figure </w:t>
      </w:r>
      <w:r w:rsidR="00913FDC">
        <w:fldChar w:fldCharType="begin"/>
      </w:r>
      <w:r w:rsidR="00913FDC">
        <w:instrText xml:space="preserve"> SEQ Figure \* ARABIC </w:instrText>
      </w:r>
      <w:r w:rsidR="00913FDC">
        <w:fldChar w:fldCharType="separate"/>
      </w:r>
      <w:r w:rsidR="009C635D">
        <w:rPr>
          <w:noProof/>
        </w:rPr>
        <w:t>35</w:t>
      </w:r>
      <w:r w:rsidR="00913FDC">
        <w:rPr>
          <w:noProof/>
        </w:rPr>
        <w:fldChar w:fldCharType="end"/>
      </w:r>
      <w:bookmarkEnd w:id="476"/>
      <w:r w:rsidRPr="009E4992">
        <w:t xml:space="preserve">: Depression and Channel realizing the outfall (UML class diagram, </w:t>
      </w:r>
      <w:hyperlink r:id="rId195" w:history="1">
        <w:r w:rsidRPr="009E4992">
          <w:rPr>
            <w:rStyle w:val="Hyperlink"/>
          </w:rPr>
          <w:t>/req/hy_surfacehydrofeature/channelnetwork/depression</w:t>
        </w:r>
      </w:hyperlink>
      <w:r w:rsidRPr="009E4992">
        <w:t xml:space="preserve">, </w:t>
      </w:r>
      <w:hyperlink r:id="rId196" w:history="1">
        <w:r w:rsidRPr="009E4992">
          <w:rPr>
            <w:rStyle w:val="Hyperlink"/>
          </w:rPr>
          <w:t>/req/hy_surfacehydrofeature/channelnetwork/channel</w:t>
        </w:r>
      </w:hyperlink>
      <w:r w:rsidRPr="009E4992">
        <w:t xml:space="preserve"> )</w:t>
      </w:r>
      <w:bookmarkEnd w:id="477"/>
    </w:p>
    <w:p w14:paraId="580B87D6" w14:textId="1E3C517D" w:rsidR="006119FB" w:rsidRPr="006119FB" w:rsidRDefault="006119FB" w:rsidP="006119FB">
      <w:pPr>
        <w:pStyle w:val="Beschriftung"/>
        <w:jc w:val="both"/>
        <w:rPr>
          <w:lang w:val="en-US"/>
        </w:rPr>
      </w:pPr>
    </w:p>
    <w:p w14:paraId="72079C1D" w14:textId="479B3E7F" w:rsidR="00033C57" w:rsidRPr="008E510D" w:rsidRDefault="00033C57" w:rsidP="00450C77">
      <w:pPr>
        <w:pStyle w:val="berschrift4"/>
        <w:jc w:val="both"/>
      </w:pPr>
      <w:r w:rsidRPr="008E510D">
        <w:t>Channel Network</w:t>
      </w:r>
    </w:p>
    <w:p w14:paraId="28FCEDBC" w14:textId="77777777" w:rsidR="00033C57" w:rsidRPr="008E510D" w:rsidRDefault="00033C57" w:rsidP="00450C77">
      <w:pPr>
        <w:pStyle w:val="StandardWeb"/>
        <w:jc w:val="both"/>
        <w:rPr>
          <w:lang w:val="en-US"/>
        </w:rPr>
      </w:pPr>
      <w:r w:rsidRPr="008E510D">
        <w:rPr>
          <w:lang w:val="en-US"/>
        </w:rPr>
        <w:t xml:space="preserve">The HY_ChannelNetwork feature type specializes the HY_HydroNetwork realization defined in the core model, specifically as an aggregate of surface depressions and surface channels which continuously or periodically contain water, without imposing a particular drainage pattern. This allows to represent the network, even if logically connected features may or may not be connected at the representation level. If the realized catchment is connected with other catchments via outfall, the channel network is considered connected to the channel network realizing these catchments. If required, an application focused on the structures containing a water body may use the defined </w:t>
      </w:r>
      <w:r w:rsidRPr="008E510D">
        <w:rPr>
          <w:lang w:val="en-US"/>
        </w:rPr>
        <w:lastRenderedPageBreak/>
        <w:t>relationships s to describe the realization of a catchment by the channel network, or network parts associated with the hydrographic network.</w:t>
      </w:r>
    </w:p>
    <w:p w14:paraId="0A39200A" w14:textId="267B033C" w:rsidR="00033C57" w:rsidRPr="008E510D" w:rsidRDefault="00033C57" w:rsidP="00450C77">
      <w:pPr>
        <w:pStyle w:val="StandardWeb"/>
        <w:jc w:val="both"/>
        <w:rPr>
          <w:lang w:val="en-US"/>
        </w:rPr>
      </w:pPr>
      <w:r w:rsidRPr="008E510D">
        <w:rPr>
          <w:lang w:val="en-US"/>
        </w:rPr>
        <w:t xml:space="preserve">HY_ChannelNetwork associates the </w:t>
      </w:r>
      <w:r w:rsidRPr="008E510D">
        <w:rPr>
          <w:rStyle w:val="Hervorhebung"/>
          <w:lang w:val="en-US"/>
        </w:rPr>
        <w:t>surfaceDepression</w:t>
      </w:r>
      <w:r w:rsidRPr="008E510D">
        <w:rPr>
          <w:lang w:val="en-US"/>
        </w:rPr>
        <w:t xml:space="preserve"> and </w:t>
      </w:r>
      <w:r w:rsidRPr="008E510D">
        <w:rPr>
          <w:rStyle w:val="Hervorhebung"/>
          <w:lang w:val="en-US"/>
        </w:rPr>
        <w:t>surfaceChannel</w:t>
      </w:r>
      <w:r w:rsidRPr="008E510D">
        <w:rPr>
          <w:lang w:val="en-US"/>
        </w:rPr>
        <w:t xml:space="preserve">, and carries a </w:t>
      </w:r>
      <w:r w:rsidRPr="008E510D">
        <w:rPr>
          <w:rStyle w:val="Hervorhebung"/>
          <w:lang w:val="en-US"/>
        </w:rPr>
        <w:t>drainagePattern</w:t>
      </w:r>
      <w:r w:rsidRPr="008E510D">
        <w:rPr>
          <w:lang w:val="en-US"/>
        </w:rPr>
        <w:t xml:space="preserve"> attribute; it inherits from generalization the </w:t>
      </w:r>
      <w:r w:rsidR="002C3C8A">
        <w:rPr>
          <w:rStyle w:val="Hervorhebung"/>
          <w:lang w:val="en-US"/>
        </w:rPr>
        <w:t>realized</w:t>
      </w:r>
      <w:r w:rsidRPr="008E510D">
        <w:rPr>
          <w:rStyle w:val="Hervorhebung"/>
          <w:lang w:val="en-US"/>
        </w:rPr>
        <w:t>Catchment</w:t>
      </w:r>
      <w:r w:rsidRPr="008E510D">
        <w:rPr>
          <w:lang w:val="en-US"/>
        </w:rPr>
        <w:t xml:space="preserve">, </w:t>
      </w:r>
      <w:r w:rsidRPr="008E510D">
        <w:rPr>
          <w:rStyle w:val="Hervorhebung"/>
          <w:lang w:val="en-US"/>
        </w:rPr>
        <w:t>flowpath</w:t>
      </w:r>
      <w:r w:rsidRPr="008E510D">
        <w:rPr>
          <w:lang w:val="en-US"/>
        </w:rPr>
        <w:t xml:space="preserve"> and </w:t>
      </w:r>
      <w:r w:rsidRPr="008E510D">
        <w:rPr>
          <w:rStyle w:val="Hervorhebung"/>
          <w:lang w:val="en-US"/>
        </w:rPr>
        <w:t>waterEdge</w:t>
      </w:r>
      <w:r w:rsidRPr="008E510D">
        <w:rPr>
          <w:lang w:val="en-US"/>
        </w:rPr>
        <w:t xml:space="preserve">, as well as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associations. Depending on the application, the channel network and the related features may be described by suitable attributes. A </w:t>
      </w:r>
      <w:r w:rsidRPr="008E510D">
        <w:rPr>
          <w:rStyle w:val="Hervorhebung"/>
          <w:lang w:val="en-US"/>
        </w:rPr>
        <w:t>channel</w:t>
      </w:r>
      <w:r w:rsidR="00585BA6">
        <w:rPr>
          <w:rStyle w:val="Hervorhebung"/>
          <w:lang w:val="en-US"/>
        </w:rPr>
        <w:t>-</w:t>
      </w:r>
      <w:r w:rsidRPr="008E510D">
        <w:rPr>
          <w:rStyle w:val="Hervorhebung"/>
          <w:lang w:val="en-US"/>
        </w:rPr>
        <w:t>path</w:t>
      </w:r>
      <w:r w:rsidRPr="008E510D">
        <w:rPr>
          <w:lang w:val="en-US"/>
        </w:rPr>
        <w:t xml:space="preserve"> constraint is defined such that whenever the channel network is a network of flowpaths, a depression or channel is of type HY_Flowpath, and a </w:t>
      </w:r>
      <w:r w:rsidRPr="008E510D">
        <w:rPr>
          <w:rStyle w:val="Hervorhebung"/>
          <w:lang w:val="en-US"/>
        </w:rPr>
        <w:t>channel</w:t>
      </w:r>
      <w:r w:rsidR="00585BA6">
        <w:rPr>
          <w:rStyle w:val="Hervorhebung"/>
          <w:lang w:val="en-US"/>
        </w:rPr>
        <w:t>-</w:t>
      </w:r>
      <w:r w:rsidRPr="008E510D">
        <w:rPr>
          <w:rStyle w:val="Hervorhebung"/>
          <w:lang w:val="en-US"/>
        </w:rPr>
        <w:t>edge</w:t>
      </w:r>
      <w:r w:rsidRPr="008E510D">
        <w:rPr>
          <w:lang w:val="en-US"/>
        </w:rPr>
        <w:t xml:space="preserve"> constraint such that depression or channel is of type HY_WaterEdge whenever the channel network is a network of water edges. </w:t>
      </w:r>
    </w:p>
    <w:p w14:paraId="4C8ED1D6" w14:textId="702A6129"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drainagePattern</w:t>
      </w:r>
      <w:r w:rsidRPr="008E510D">
        <w:rPr>
          <w:lang w:val="en-US"/>
        </w:rPr>
        <w:t xml:space="preserve"> attribute describes in general the drainage pattern. If required, an implementation may use a term from the HY_DrainagePattern code</w:t>
      </w:r>
      <w:r w:rsidR="00985742">
        <w:rPr>
          <w:lang w:val="en-US"/>
        </w:rPr>
        <w:t xml:space="preserve"> </w:t>
      </w:r>
      <w:r w:rsidRPr="008E510D">
        <w:rPr>
          <w:lang w:val="en-US"/>
        </w:rPr>
        <w:t xml:space="preserve">list. Note that alternative code lists may be used but should be related to the terms in Annex </w:t>
      </w:r>
      <w:r w:rsidR="00B90FE2">
        <w:rPr>
          <w:lang w:val="en-US"/>
        </w:rPr>
        <w:t>B</w:t>
      </w:r>
      <w:r w:rsidRPr="008E510D">
        <w:rPr>
          <w:lang w:val="en-US"/>
        </w:rPr>
        <w:t xml:space="preserve">.3 using an appropriate formalism. </w:t>
      </w:r>
    </w:p>
    <w:p w14:paraId="1E14CD0B"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surfaceDepression</w:t>
      </w:r>
      <w:r w:rsidRPr="008E510D">
        <w:rPr>
          <w:lang w:val="en-US"/>
        </w:rPr>
        <w:t xml:space="preserve"> association relates a depression which may contain stagnant water or not to the channel network. If required, this association shall be used to identify a depression which realizes the logical catchment either separately, or as part of the channel network.</w:t>
      </w:r>
    </w:p>
    <w:p w14:paraId="1F0AF1B8"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surfaceChannel</w:t>
      </w:r>
      <w:r w:rsidRPr="008E510D">
        <w:rPr>
          <w:lang w:val="en-US"/>
        </w:rPr>
        <w:t xml:space="preserve"> association relates a channel which may contain moving water or not to the channel network. If required, this association shall be used to identify a surface channel which realizes the logical catchment either separately, or as part of the channel network.</w:t>
      </w:r>
    </w:p>
    <w:tbl>
      <w:tblPr>
        <w:tblStyle w:val="Tabellenraster"/>
        <w:tblW w:w="0" w:type="auto"/>
        <w:tblLayout w:type="fixed"/>
        <w:tblLook w:val="04A0" w:firstRow="1" w:lastRow="0" w:firstColumn="1" w:lastColumn="0" w:noHBand="0" w:noVBand="1"/>
      </w:tblPr>
      <w:tblGrid>
        <w:gridCol w:w="1668"/>
        <w:gridCol w:w="7188"/>
      </w:tblGrid>
      <w:tr w:rsidR="00033C57" w:rsidRPr="008E510D" w14:paraId="6ADB8484" w14:textId="77777777" w:rsidTr="008733EF">
        <w:tc>
          <w:tcPr>
            <w:tcW w:w="1668" w:type="dxa"/>
            <w:hideMark/>
          </w:tcPr>
          <w:p w14:paraId="01E7E7B4" w14:textId="77777777" w:rsidR="00033C57" w:rsidRPr="008E510D" w:rsidRDefault="00033C57" w:rsidP="00450C77">
            <w:pPr>
              <w:jc w:val="both"/>
              <w:rPr>
                <w:b/>
                <w:bCs/>
              </w:rPr>
            </w:pPr>
            <w:r w:rsidRPr="008E510D">
              <w:rPr>
                <w:rStyle w:val="Fett"/>
              </w:rPr>
              <w:t>Requirements Class</w:t>
            </w:r>
          </w:p>
        </w:tc>
        <w:tc>
          <w:tcPr>
            <w:tcW w:w="7188" w:type="dxa"/>
            <w:hideMark/>
          </w:tcPr>
          <w:p w14:paraId="38B09F49" w14:textId="77777777" w:rsidR="00033C57" w:rsidRPr="008E510D" w:rsidRDefault="00913FDC" w:rsidP="00450C77">
            <w:pPr>
              <w:jc w:val="both"/>
              <w:rPr>
                <w:b/>
                <w:bCs/>
              </w:rPr>
            </w:pPr>
            <w:hyperlink r:id="rId197" w:history="1">
              <w:r w:rsidR="00033C57" w:rsidRPr="008E510D">
                <w:rPr>
                  <w:rStyle w:val="Hyperlink"/>
                  <w:b/>
                  <w:bCs/>
                </w:rPr>
                <w:t>/req/hy_surfacehydrofeature/channelnetwork/channelnetwork</w:t>
              </w:r>
            </w:hyperlink>
          </w:p>
        </w:tc>
      </w:tr>
      <w:tr w:rsidR="00033C57" w:rsidRPr="008E510D" w14:paraId="7F01C2C6" w14:textId="77777777" w:rsidTr="008733EF">
        <w:tc>
          <w:tcPr>
            <w:tcW w:w="1668" w:type="dxa"/>
            <w:hideMark/>
          </w:tcPr>
          <w:p w14:paraId="0277BA5C" w14:textId="77777777" w:rsidR="00033C57" w:rsidRPr="008E510D" w:rsidRDefault="00033C57" w:rsidP="00450C77">
            <w:pPr>
              <w:jc w:val="both"/>
            </w:pPr>
            <w:r w:rsidRPr="008E510D">
              <w:t>Target type</w:t>
            </w:r>
          </w:p>
        </w:tc>
        <w:tc>
          <w:tcPr>
            <w:tcW w:w="7188" w:type="dxa"/>
            <w:hideMark/>
          </w:tcPr>
          <w:p w14:paraId="46351F62" w14:textId="77777777" w:rsidR="00033C57" w:rsidRPr="008E510D" w:rsidRDefault="00033C57" w:rsidP="00450C77">
            <w:pPr>
              <w:jc w:val="both"/>
            </w:pPr>
            <w:r w:rsidRPr="008E510D">
              <w:t>Implementation Schema</w:t>
            </w:r>
          </w:p>
        </w:tc>
      </w:tr>
      <w:tr w:rsidR="00033C57" w:rsidRPr="008E510D" w14:paraId="1B0E1416" w14:textId="77777777" w:rsidTr="008733EF">
        <w:tc>
          <w:tcPr>
            <w:tcW w:w="1668" w:type="dxa"/>
            <w:hideMark/>
          </w:tcPr>
          <w:p w14:paraId="019A246A" w14:textId="77777777" w:rsidR="00033C57" w:rsidRPr="008E510D" w:rsidRDefault="00033C57" w:rsidP="00450C77">
            <w:pPr>
              <w:jc w:val="both"/>
            </w:pPr>
            <w:r w:rsidRPr="008E510D">
              <w:t>Name</w:t>
            </w:r>
          </w:p>
        </w:tc>
        <w:tc>
          <w:tcPr>
            <w:tcW w:w="7188" w:type="dxa"/>
            <w:hideMark/>
          </w:tcPr>
          <w:p w14:paraId="11739B00" w14:textId="77777777" w:rsidR="00033C57" w:rsidRPr="008E510D" w:rsidRDefault="00033C57" w:rsidP="00450C77">
            <w:pPr>
              <w:jc w:val="both"/>
            </w:pPr>
            <w:r w:rsidRPr="008E510D">
              <w:t>HY_ChannelNetwork</w:t>
            </w:r>
          </w:p>
        </w:tc>
      </w:tr>
      <w:tr w:rsidR="00033C57" w:rsidRPr="008E510D" w14:paraId="3836B5DA" w14:textId="77777777" w:rsidTr="008733EF">
        <w:tc>
          <w:tcPr>
            <w:tcW w:w="1668" w:type="dxa"/>
            <w:hideMark/>
          </w:tcPr>
          <w:p w14:paraId="0625611B" w14:textId="77777777" w:rsidR="00033C57" w:rsidRPr="008E510D" w:rsidRDefault="00033C57" w:rsidP="00450C77">
            <w:pPr>
              <w:jc w:val="both"/>
            </w:pPr>
            <w:r w:rsidRPr="008E510D">
              <w:t>Dependency</w:t>
            </w:r>
          </w:p>
        </w:tc>
        <w:tc>
          <w:tcPr>
            <w:tcW w:w="7188" w:type="dxa"/>
            <w:hideMark/>
          </w:tcPr>
          <w:p w14:paraId="630B011E" w14:textId="77777777" w:rsidR="00033C57" w:rsidRPr="008E510D" w:rsidRDefault="00913FDC" w:rsidP="00450C77">
            <w:pPr>
              <w:jc w:val="both"/>
            </w:pPr>
            <w:hyperlink r:id="rId198" w:history="1">
              <w:r w:rsidR="00033C57" w:rsidRPr="008E510D">
                <w:rPr>
                  <w:rStyle w:val="Hyperlink"/>
                </w:rPr>
                <w:t>/req/hy_hydrofeature/hydrocomplex/hydronetwork</w:t>
              </w:r>
            </w:hyperlink>
          </w:p>
        </w:tc>
      </w:tr>
      <w:tr w:rsidR="00033C57" w:rsidRPr="008E510D" w14:paraId="50171D8A" w14:textId="77777777" w:rsidTr="008733EF">
        <w:tc>
          <w:tcPr>
            <w:tcW w:w="1668" w:type="dxa"/>
            <w:hideMark/>
          </w:tcPr>
          <w:p w14:paraId="25EB352D" w14:textId="77777777" w:rsidR="00033C57" w:rsidRPr="008E510D" w:rsidRDefault="00033C57" w:rsidP="00450C77">
            <w:pPr>
              <w:jc w:val="both"/>
            </w:pPr>
            <w:r w:rsidRPr="008E510D">
              <w:t>Dependency</w:t>
            </w:r>
          </w:p>
        </w:tc>
        <w:tc>
          <w:tcPr>
            <w:tcW w:w="7188" w:type="dxa"/>
            <w:hideMark/>
          </w:tcPr>
          <w:p w14:paraId="4B63D60A" w14:textId="77777777" w:rsidR="00033C57" w:rsidRPr="008E510D" w:rsidRDefault="00913FDC" w:rsidP="00450C77">
            <w:pPr>
              <w:jc w:val="both"/>
            </w:pPr>
            <w:hyperlink r:id="rId199" w:history="1">
              <w:r w:rsidR="00033C57" w:rsidRPr="008E510D">
                <w:rPr>
                  <w:rStyle w:val="Hyperlink"/>
                </w:rPr>
                <w:t>/req/hy_surfacehydrofeature/channelnetwork/drainagepattern</w:t>
              </w:r>
            </w:hyperlink>
          </w:p>
        </w:tc>
      </w:tr>
      <w:tr w:rsidR="00033C57" w:rsidRPr="008E510D" w14:paraId="00D79964" w14:textId="77777777" w:rsidTr="008733EF">
        <w:tc>
          <w:tcPr>
            <w:tcW w:w="1668" w:type="dxa"/>
            <w:hideMark/>
          </w:tcPr>
          <w:p w14:paraId="21D52428" w14:textId="77777777" w:rsidR="00033C57" w:rsidRPr="008E510D" w:rsidRDefault="00033C57" w:rsidP="00450C77">
            <w:pPr>
              <w:jc w:val="both"/>
            </w:pPr>
            <w:r w:rsidRPr="008E510D">
              <w:t>Dependency</w:t>
            </w:r>
          </w:p>
        </w:tc>
        <w:tc>
          <w:tcPr>
            <w:tcW w:w="7188" w:type="dxa"/>
            <w:hideMark/>
          </w:tcPr>
          <w:p w14:paraId="08D8D106" w14:textId="77777777" w:rsidR="00033C57" w:rsidRPr="008E510D" w:rsidRDefault="00913FDC" w:rsidP="00450C77">
            <w:pPr>
              <w:jc w:val="both"/>
            </w:pPr>
            <w:hyperlink r:id="rId200" w:history="1">
              <w:r w:rsidR="00033C57" w:rsidRPr="008E510D">
                <w:rPr>
                  <w:rStyle w:val="Hyperlink"/>
                </w:rPr>
                <w:t>/req/hy_surfacehydrofeature/channelnetwork/depression</w:t>
              </w:r>
            </w:hyperlink>
          </w:p>
        </w:tc>
      </w:tr>
      <w:tr w:rsidR="00033C57" w:rsidRPr="008E510D" w14:paraId="50947B09" w14:textId="77777777" w:rsidTr="008733EF">
        <w:tc>
          <w:tcPr>
            <w:tcW w:w="1668" w:type="dxa"/>
            <w:hideMark/>
          </w:tcPr>
          <w:p w14:paraId="6A244C5F" w14:textId="77777777" w:rsidR="00033C57" w:rsidRPr="008E510D" w:rsidRDefault="00033C57" w:rsidP="00450C77">
            <w:pPr>
              <w:jc w:val="both"/>
            </w:pPr>
            <w:r w:rsidRPr="008E510D">
              <w:t>Dependency</w:t>
            </w:r>
          </w:p>
        </w:tc>
        <w:tc>
          <w:tcPr>
            <w:tcW w:w="7188" w:type="dxa"/>
            <w:hideMark/>
          </w:tcPr>
          <w:p w14:paraId="0D92B773" w14:textId="77777777" w:rsidR="00033C57" w:rsidRPr="008E510D" w:rsidRDefault="00913FDC" w:rsidP="00450C77">
            <w:pPr>
              <w:jc w:val="both"/>
            </w:pPr>
            <w:hyperlink r:id="rId201" w:history="1">
              <w:r w:rsidR="00033C57" w:rsidRPr="008E510D">
                <w:rPr>
                  <w:rStyle w:val="Hyperlink"/>
                </w:rPr>
                <w:t>/req/hy_surfacehydrofeature/channelnetwork/channel</w:t>
              </w:r>
            </w:hyperlink>
          </w:p>
        </w:tc>
      </w:tr>
      <w:tr w:rsidR="00033C57" w:rsidRPr="008E510D" w14:paraId="5E6F445D" w14:textId="77777777" w:rsidTr="008733EF">
        <w:tc>
          <w:tcPr>
            <w:tcW w:w="1668" w:type="dxa"/>
            <w:hideMark/>
          </w:tcPr>
          <w:p w14:paraId="6B40F450" w14:textId="77777777" w:rsidR="00033C57" w:rsidRPr="008E510D" w:rsidRDefault="00033C57" w:rsidP="00450C77">
            <w:pPr>
              <w:jc w:val="both"/>
            </w:pPr>
            <w:r w:rsidRPr="008E510D">
              <w:t>Requirement</w:t>
            </w:r>
          </w:p>
        </w:tc>
        <w:tc>
          <w:tcPr>
            <w:tcW w:w="7188" w:type="dxa"/>
            <w:hideMark/>
          </w:tcPr>
          <w:p w14:paraId="35E99E6B" w14:textId="77777777" w:rsidR="00033C57" w:rsidRPr="008E510D" w:rsidRDefault="00913FDC" w:rsidP="00450C77">
            <w:pPr>
              <w:jc w:val="both"/>
            </w:pPr>
            <w:hyperlink r:id="rId202" w:history="1">
              <w:r w:rsidR="00033C57" w:rsidRPr="008E510D">
                <w:rPr>
                  <w:rStyle w:val="Hyperlink"/>
                </w:rPr>
                <w:t>/req/hy_surfacehydrofeature/channelnetwork/channelnetwork.drainagepattern</w:t>
              </w:r>
            </w:hyperlink>
          </w:p>
        </w:tc>
      </w:tr>
      <w:tr w:rsidR="00033C57" w:rsidRPr="008E510D" w14:paraId="55DFAB78" w14:textId="77777777" w:rsidTr="008733EF">
        <w:tc>
          <w:tcPr>
            <w:tcW w:w="1668" w:type="dxa"/>
            <w:hideMark/>
          </w:tcPr>
          <w:p w14:paraId="6D9E874A" w14:textId="77777777" w:rsidR="00033C57" w:rsidRPr="008E510D" w:rsidRDefault="00033C57" w:rsidP="00450C77">
            <w:pPr>
              <w:jc w:val="both"/>
            </w:pPr>
            <w:r w:rsidRPr="008E510D">
              <w:t>Requirement</w:t>
            </w:r>
          </w:p>
        </w:tc>
        <w:tc>
          <w:tcPr>
            <w:tcW w:w="7188" w:type="dxa"/>
            <w:hideMark/>
          </w:tcPr>
          <w:p w14:paraId="75B9041C" w14:textId="77777777" w:rsidR="00033C57" w:rsidRPr="008E510D" w:rsidRDefault="00913FDC" w:rsidP="00450C77">
            <w:pPr>
              <w:jc w:val="both"/>
            </w:pPr>
            <w:hyperlink r:id="rId203" w:history="1">
              <w:r w:rsidR="00033C57" w:rsidRPr="008E510D">
                <w:rPr>
                  <w:rStyle w:val="Hyperlink"/>
                </w:rPr>
                <w:t>/req/hy_surfacehydrofeature/channelnetwork/channelnetwork.surfacede</w:t>
              </w:r>
              <w:r w:rsidR="00033C57" w:rsidRPr="008E510D">
                <w:rPr>
                  <w:rStyle w:val="Hyperlink"/>
                </w:rPr>
                <w:lastRenderedPageBreak/>
                <w:t>pression</w:t>
              </w:r>
            </w:hyperlink>
          </w:p>
        </w:tc>
      </w:tr>
      <w:tr w:rsidR="00033C57" w:rsidRPr="008E510D" w14:paraId="2D323328" w14:textId="77777777" w:rsidTr="008733EF">
        <w:tc>
          <w:tcPr>
            <w:tcW w:w="1668" w:type="dxa"/>
            <w:hideMark/>
          </w:tcPr>
          <w:p w14:paraId="00C1F9D5" w14:textId="77777777" w:rsidR="00033C57" w:rsidRPr="008E510D" w:rsidRDefault="00033C57" w:rsidP="00450C77">
            <w:pPr>
              <w:jc w:val="both"/>
            </w:pPr>
            <w:r w:rsidRPr="008E510D">
              <w:lastRenderedPageBreak/>
              <w:t>Requirement</w:t>
            </w:r>
          </w:p>
        </w:tc>
        <w:tc>
          <w:tcPr>
            <w:tcW w:w="7188" w:type="dxa"/>
            <w:hideMark/>
          </w:tcPr>
          <w:p w14:paraId="2C9A0EB0" w14:textId="77777777" w:rsidR="00033C57" w:rsidRPr="008E510D" w:rsidRDefault="00913FDC" w:rsidP="00450C77">
            <w:pPr>
              <w:jc w:val="both"/>
            </w:pPr>
            <w:hyperlink r:id="rId204" w:history="1">
              <w:r w:rsidR="00033C57" w:rsidRPr="008E510D">
                <w:rPr>
                  <w:rStyle w:val="Hyperlink"/>
                </w:rPr>
                <w:t>/req/hy_surfacehydrofeature/channelnetwork/channelnetwork.surfacechannel</w:t>
              </w:r>
            </w:hyperlink>
          </w:p>
        </w:tc>
      </w:tr>
    </w:tbl>
    <w:p w14:paraId="79E153DE" w14:textId="3CA8B989" w:rsidR="00033C57" w:rsidRPr="008E510D" w:rsidRDefault="00033C57" w:rsidP="00450C77">
      <w:pPr>
        <w:pStyle w:val="berschrift4"/>
        <w:jc w:val="both"/>
      </w:pPr>
      <w:r w:rsidRPr="008E510D">
        <w:t>Depression</w:t>
      </w:r>
    </w:p>
    <w:p w14:paraId="545B5509" w14:textId="096FA96D" w:rsidR="00033C57" w:rsidRPr="008E510D" w:rsidRDefault="00033C57" w:rsidP="00450C77">
      <w:pPr>
        <w:pStyle w:val="StandardWeb"/>
        <w:jc w:val="both"/>
        <w:rPr>
          <w:lang w:val="en-US"/>
        </w:rPr>
      </w:pPr>
      <w:r w:rsidRPr="008E510D">
        <w:rPr>
          <w:lang w:val="en-US"/>
        </w:rPr>
        <w:t xml:space="preserve">The HY_Depression feature type specializes the general HY_HydroFeature class. It describes land lower than the surrounding land as container for standing water. A depression is part of the network of channels and depressions forming the connecting system for the wherein water bodies stand as parts of hydrographic network. HY_Depression inherits from generalization the </w:t>
      </w:r>
      <w:r w:rsidRPr="008E510D">
        <w:rPr>
          <w:rStyle w:val="Hervorhebung"/>
          <w:lang w:val="en-US"/>
        </w:rPr>
        <w:t>name</w:t>
      </w:r>
      <w:r w:rsidRPr="008E510D">
        <w:rPr>
          <w:lang w:val="en-US"/>
        </w:rPr>
        <w:t xml:space="preserve"> property, and the </w:t>
      </w:r>
      <w:r w:rsidRPr="008E510D">
        <w:rPr>
          <w:rStyle w:val="Hervorhebung"/>
          <w:lang w:val="en-US"/>
        </w:rPr>
        <w:t>channel</w:t>
      </w:r>
      <w:r w:rsidR="00585BA6">
        <w:rPr>
          <w:rStyle w:val="Hervorhebung"/>
          <w:lang w:val="en-US"/>
        </w:rPr>
        <w:t>-</w:t>
      </w:r>
      <w:r w:rsidRPr="008E510D">
        <w:rPr>
          <w:rStyle w:val="Hervorhebung"/>
          <w:lang w:val="en-US"/>
        </w:rPr>
        <w:t>path</w:t>
      </w:r>
      <w:r w:rsidRPr="008E510D">
        <w:rPr>
          <w:lang w:val="en-US"/>
        </w:rPr>
        <w:t xml:space="preserve"> and </w:t>
      </w:r>
      <w:r w:rsidRPr="008E510D">
        <w:rPr>
          <w:rStyle w:val="Hervorhebung"/>
          <w:lang w:val="en-US"/>
        </w:rPr>
        <w:t>channel</w:t>
      </w:r>
      <w:r w:rsidR="00585BA6">
        <w:rPr>
          <w:rStyle w:val="Hervorhebung"/>
          <w:lang w:val="en-US"/>
        </w:rPr>
        <w:t>-</w:t>
      </w:r>
      <w:r w:rsidRPr="008E510D">
        <w:rPr>
          <w:rStyle w:val="Hervorhebung"/>
          <w:lang w:val="en-US"/>
        </w:rPr>
        <w:t>edge</w:t>
      </w:r>
      <w:r w:rsidRPr="008E510D">
        <w:rPr>
          <w:lang w:val="en-US"/>
        </w:rPr>
        <w:t xml:space="preserve"> constraints. It associates the </w:t>
      </w:r>
      <w:r w:rsidRPr="008E510D">
        <w:rPr>
          <w:rStyle w:val="Hervorhebung"/>
          <w:lang w:val="en-US"/>
        </w:rPr>
        <w:t>surfaceNetwork</w:t>
      </w:r>
      <w:r w:rsidRPr="008E510D">
        <w:rPr>
          <w:lang w:val="en-US"/>
        </w:rPr>
        <w:t xml:space="preserve"> in which it participates, a body of </w:t>
      </w:r>
      <w:r w:rsidRPr="008E510D">
        <w:rPr>
          <w:rStyle w:val="Hervorhebung"/>
          <w:lang w:val="en-US"/>
        </w:rPr>
        <w:t>standingWater</w:t>
      </w:r>
      <w:r w:rsidRPr="008E510D">
        <w:rPr>
          <w:lang w:val="en-US"/>
        </w:rPr>
        <w:t xml:space="preserve"> and a </w:t>
      </w:r>
      <w:r w:rsidRPr="008E510D">
        <w:rPr>
          <w:rStyle w:val="Hervorhebung"/>
          <w:lang w:val="en-US"/>
        </w:rPr>
        <w:t>confinedWaterBody</w:t>
      </w:r>
      <w:r w:rsidRPr="008E510D">
        <w:rPr>
          <w:lang w:val="en-US"/>
        </w:rPr>
        <w:t xml:space="preserve">. A </w:t>
      </w:r>
      <w:r w:rsidRPr="008E510D">
        <w:rPr>
          <w:rStyle w:val="Hervorhebung"/>
          <w:lang w:val="en-US"/>
        </w:rPr>
        <w:t>depression</w:t>
      </w:r>
      <w:r w:rsidR="00585BA6">
        <w:rPr>
          <w:rStyle w:val="Hervorhebung"/>
          <w:lang w:val="en-US"/>
        </w:rPr>
        <w:t>-</w:t>
      </w:r>
      <w:r w:rsidRPr="008E510D">
        <w:rPr>
          <w:rStyle w:val="Hervorhebung"/>
          <w:lang w:val="en-US"/>
        </w:rPr>
        <w:t>edge</w:t>
      </w:r>
      <w:r w:rsidRPr="008E510D">
        <w:rPr>
          <w:lang w:val="en-US"/>
        </w:rPr>
        <w:t xml:space="preserve"> constraint is defined such that whenever the depression is part of the surface network, the confined water body is of type HY_WaterEdge.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benchmark</w:t>
      </w:r>
      <w:r w:rsidRPr="008E510D">
        <w:rPr>
          <w:lang w:val="en-US"/>
        </w:rPr>
        <w:t xml:space="preserve"> constraint is defined such that the outflow of the catchment which is realized by the channel network is of type HY_Outfall</w:t>
      </w:r>
      <w:r w:rsidR="002C3C8A">
        <w:rPr>
          <w:lang w:val="en-US"/>
        </w:rPr>
        <w:t>Realization</w:t>
      </w:r>
      <w:r w:rsidRPr="008E510D">
        <w:rPr>
          <w:lang w:val="en-US"/>
        </w:rPr>
        <w:t xml:space="preserve"> whenever an outfall is realized on a water body stratum.</w:t>
      </w:r>
    </w:p>
    <w:p w14:paraId="4EDA1335"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standingWater</w:t>
      </w:r>
      <w:r w:rsidRPr="008E510D">
        <w:rPr>
          <w:lang w:val="en-US"/>
        </w:rPr>
        <w:t xml:space="preserve"> association relates a body of stagnant water to a containing pool. This allows to establish a relationship to a water body carrying a permanent reference location which realizes the outfall of the catchment realized by the associated water body. If required, this association shall be used to identify the water body contained in the depression. </w:t>
      </w:r>
    </w:p>
    <w:p w14:paraId="1F1FC966"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confinedWaterBody</w:t>
      </w:r>
      <w:r w:rsidRPr="008E510D">
        <w:rPr>
          <w:lang w:val="en-US"/>
        </w:rPr>
        <w:t xml:space="preserve"> association relates a stratum of the contained water body to the depression. If required, this association shall be used to identify the horizontal layer carrying a permanent reference location which realizes the outfall of the catchment which is realized by the depression.</w:t>
      </w:r>
    </w:p>
    <w:tbl>
      <w:tblPr>
        <w:tblStyle w:val="Tabellenraster"/>
        <w:tblW w:w="0" w:type="auto"/>
        <w:tblLook w:val="04A0" w:firstRow="1" w:lastRow="0" w:firstColumn="1" w:lastColumn="0" w:noHBand="0" w:noVBand="1"/>
      </w:tblPr>
      <w:tblGrid>
        <w:gridCol w:w="1600"/>
        <w:gridCol w:w="7256"/>
      </w:tblGrid>
      <w:tr w:rsidR="00033C57" w:rsidRPr="008E510D" w14:paraId="206BE522" w14:textId="77777777" w:rsidTr="00530F0D">
        <w:tc>
          <w:tcPr>
            <w:tcW w:w="0" w:type="auto"/>
            <w:hideMark/>
          </w:tcPr>
          <w:p w14:paraId="217E0C2C" w14:textId="77777777" w:rsidR="00033C57" w:rsidRPr="008E510D" w:rsidRDefault="00033C57" w:rsidP="00450C77">
            <w:pPr>
              <w:jc w:val="both"/>
              <w:rPr>
                <w:b/>
                <w:bCs/>
              </w:rPr>
            </w:pPr>
            <w:r w:rsidRPr="008E510D">
              <w:rPr>
                <w:rStyle w:val="Fett"/>
              </w:rPr>
              <w:t>Requirements Class</w:t>
            </w:r>
          </w:p>
        </w:tc>
        <w:tc>
          <w:tcPr>
            <w:tcW w:w="0" w:type="auto"/>
            <w:hideMark/>
          </w:tcPr>
          <w:p w14:paraId="7BA5BDB6" w14:textId="77777777" w:rsidR="00033C57" w:rsidRPr="008E510D" w:rsidRDefault="00913FDC" w:rsidP="00450C77">
            <w:pPr>
              <w:jc w:val="both"/>
              <w:rPr>
                <w:b/>
                <w:bCs/>
              </w:rPr>
            </w:pPr>
            <w:hyperlink r:id="rId205" w:history="1">
              <w:r w:rsidR="00033C57" w:rsidRPr="008E510D">
                <w:rPr>
                  <w:rStyle w:val="Hyperlink"/>
                  <w:b/>
                  <w:bCs/>
                </w:rPr>
                <w:t>/req/hy_surfacehydrofeature/channelnetwork/depression</w:t>
              </w:r>
            </w:hyperlink>
          </w:p>
        </w:tc>
      </w:tr>
      <w:tr w:rsidR="00033C57" w:rsidRPr="008E510D" w14:paraId="1192C685" w14:textId="77777777" w:rsidTr="00530F0D">
        <w:tc>
          <w:tcPr>
            <w:tcW w:w="0" w:type="auto"/>
            <w:hideMark/>
          </w:tcPr>
          <w:p w14:paraId="6642001F" w14:textId="77777777" w:rsidR="00033C57" w:rsidRPr="008E510D" w:rsidRDefault="00033C57" w:rsidP="00450C77">
            <w:pPr>
              <w:jc w:val="both"/>
            </w:pPr>
            <w:r w:rsidRPr="008E510D">
              <w:t>Target type</w:t>
            </w:r>
          </w:p>
        </w:tc>
        <w:tc>
          <w:tcPr>
            <w:tcW w:w="0" w:type="auto"/>
            <w:hideMark/>
          </w:tcPr>
          <w:p w14:paraId="0D0B9D00" w14:textId="77777777" w:rsidR="00033C57" w:rsidRPr="008E510D" w:rsidRDefault="00033C57" w:rsidP="00450C77">
            <w:pPr>
              <w:jc w:val="both"/>
            </w:pPr>
            <w:r w:rsidRPr="008E510D">
              <w:t>Implementation Schema</w:t>
            </w:r>
          </w:p>
        </w:tc>
      </w:tr>
      <w:tr w:rsidR="00033C57" w:rsidRPr="008E510D" w14:paraId="1BCA3528" w14:textId="77777777" w:rsidTr="00530F0D">
        <w:tc>
          <w:tcPr>
            <w:tcW w:w="0" w:type="auto"/>
            <w:hideMark/>
          </w:tcPr>
          <w:p w14:paraId="46D694AA" w14:textId="77777777" w:rsidR="00033C57" w:rsidRPr="008E510D" w:rsidRDefault="00033C57" w:rsidP="00450C77">
            <w:pPr>
              <w:jc w:val="both"/>
            </w:pPr>
            <w:r w:rsidRPr="008E510D">
              <w:t>Name</w:t>
            </w:r>
          </w:p>
        </w:tc>
        <w:tc>
          <w:tcPr>
            <w:tcW w:w="0" w:type="auto"/>
            <w:hideMark/>
          </w:tcPr>
          <w:p w14:paraId="31120803" w14:textId="77777777" w:rsidR="00033C57" w:rsidRPr="008E510D" w:rsidRDefault="00033C57" w:rsidP="00450C77">
            <w:pPr>
              <w:jc w:val="both"/>
            </w:pPr>
            <w:r w:rsidRPr="008E510D">
              <w:t>HY_Depression</w:t>
            </w:r>
          </w:p>
        </w:tc>
      </w:tr>
      <w:tr w:rsidR="00033C57" w:rsidRPr="008E510D" w14:paraId="2C8924DC" w14:textId="77777777" w:rsidTr="00530F0D">
        <w:tc>
          <w:tcPr>
            <w:tcW w:w="0" w:type="auto"/>
            <w:hideMark/>
          </w:tcPr>
          <w:p w14:paraId="3765FFBF" w14:textId="77777777" w:rsidR="00033C57" w:rsidRPr="008E510D" w:rsidRDefault="00033C57" w:rsidP="00450C77">
            <w:pPr>
              <w:jc w:val="both"/>
            </w:pPr>
            <w:r w:rsidRPr="008E510D">
              <w:t>Dependency</w:t>
            </w:r>
          </w:p>
        </w:tc>
        <w:tc>
          <w:tcPr>
            <w:tcW w:w="0" w:type="auto"/>
            <w:hideMark/>
          </w:tcPr>
          <w:p w14:paraId="5F110F69" w14:textId="77777777" w:rsidR="00033C57" w:rsidRPr="008E510D" w:rsidRDefault="00913FDC" w:rsidP="00450C77">
            <w:pPr>
              <w:jc w:val="both"/>
            </w:pPr>
            <w:hyperlink r:id="rId206" w:history="1">
              <w:r w:rsidR="00033C57" w:rsidRPr="008E510D">
                <w:rPr>
                  <w:rStyle w:val="Hyperlink"/>
                </w:rPr>
                <w:t>/req/hy_hydrofeature/namedfeature/hydrofeature</w:t>
              </w:r>
            </w:hyperlink>
          </w:p>
        </w:tc>
      </w:tr>
      <w:tr w:rsidR="00033C57" w:rsidRPr="008E510D" w14:paraId="4677D3F3" w14:textId="77777777" w:rsidTr="00530F0D">
        <w:tc>
          <w:tcPr>
            <w:tcW w:w="0" w:type="auto"/>
            <w:hideMark/>
          </w:tcPr>
          <w:p w14:paraId="2457CD1D" w14:textId="77777777" w:rsidR="00033C57" w:rsidRPr="008E510D" w:rsidRDefault="00033C57" w:rsidP="00450C77">
            <w:pPr>
              <w:jc w:val="both"/>
            </w:pPr>
            <w:r w:rsidRPr="008E510D">
              <w:t>Dependency</w:t>
            </w:r>
          </w:p>
        </w:tc>
        <w:tc>
          <w:tcPr>
            <w:tcW w:w="0" w:type="auto"/>
            <w:hideMark/>
          </w:tcPr>
          <w:p w14:paraId="5764860F" w14:textId="77777777" w:rsidR="00033C57" w:rsidRPr="008E510D" w:rsidRDefault="00913FDC" w:rsidP="00450C77">
            <w:pPr>
              <w:jc w:val="both"/>
            </w:pPr>
            <w:hyperlink r:id="rId207" w:history="1">
              <w:r w:rsidR="00033C57" w:rsidRPr="008E510D">
                <w:rPr>
                  <w:rStyle w:val="Hyperlink"/>
                </w:rPr>
                <w:t>/req/hy_surfacehydrofeature/channelnetwork/channelnetwork</w:t>
              </w:r>
            </w:hyperlink>
          </w:p>
        </w:tc>
      </w:tr>
      <w:tr w:rsidR="00033C57" w:rsidRPr="008E510D" w14:paraId="3194E250" w14:textId="77777777" w:rsidTr="00530F0D">
        <w:tc>
          <w:tcPr>
            <w:tcW w:w="0" w:type="auto"/>
            <w:hideMark/>
          </w:tcPr>
          <w:p w14:paraId="7E0AFDB2" w14:textId="77777777" w:rsidR="00033C57" w:rsidRPr="008E510D" w:rsidRDefault="00033C57" w:rsidP="00450C77">
            <w:pPr>
              <w:jc w:val="both"/>
            </w:pPr>
            <w:r w:rsidRPr="008E510D">
              <w:t>Dependency</w:t>
            </w:r>
          </w:p>
        </w:tc>
        <w:tc>
          <w:tcPr>
            <w:tcW w:w="0" w:type="auto"/>
            <w:hideMark/>
          </w:tcPr>
          <w:p w14:paraId="06B38F80" w14:textId="77777777" w:rsidR="00033C57" w:rsidRPr="008E510D" w:rsidRDefault="00913FDC" w:rsidP="00450C77">
            <w:pPr>
              <w:jc w:val="both"/>
            </w:pPr>
            <w:hyperlink r:id="rId208" w:history="1">
              <w:r w:rsidR="00033C57" w:rsidRPr="008E510D">
                <w:rPr>
                  <w:rStyle w:val="Hyperlink"/>
                </w:rPr>
                <w:t>/req/hy_surfacehydrofeature/hydrographicnetwork/waterbody</w:t>
              </w:r>
            </w:hyperlink>
          </w:p>
        </w:tc>
      </w:tr>
      <w:tr w:rsidR="00033C57" w:rsidRPr="008E510D" w14:paraId="21967894" w14:textId="77777777" w:rsidTr="00530F0D">
        <w:tc>
          <w:tcPr>
            <w:tcW w:w="0" w:type="auto"/>
            <w:hideMark/>
          </w:tcPr>
          <w:p w14:paraId="37BAF579" w14:textId="77777777" w:rsidR="00033C57" w:rsidRPr="008E510D" w:rsidRDefault="00033C57" w:rsidP="00450C77">
            <w:pPr>
              <w:jc w:val="both"/>
            </w:pPr>
            <w:r w:rsidRPr="008E510D">
              <w:t>Dependency</w:t>
            </w:r>
          </w:p>
        </w:tc>
        <w:tc>
          <w:tcPr>
            <w:tcW w:w="0" w:type="auto"/>
            <w:hideMark/>
          </w:tcPr>
          <w:p w14:paraId="1A67F7B4" w14:textId="77777777" w:rsidR="00033C57" w:rsidRPr="008E510D" w:rsidRDefault="00913FDC" w:rsidP="00450C77">
            <w:pPr>
              <w:jc w:val="both"/>
            </w:pPr>
            <w:hyperlink r:id="rId209" w:history="1">
              <w:r w:rsidR="00033C57" w:rsidRPr="008E510D">
                <w:rPr>
                  <w:rStyle w:val="Hyperlink"/>
                </w:rPr>
                <w:t>/req/hy_surfacehydrofeature/hydrographicnetwork/waterbodystratum</w:t>
              </w:r>
            </w:hyperlink>
          </w:p>
        </w:tc>
      </w:tr>
      <w:tr w:rsidR="00033C57" w:rsidRPr="008E510D" w14:paraId="62B69027" w14:textId="77777777" w:rsidTr="00530F0D">
        <w:tc>
          <w:tcPr>
            <w:tcW w:w="0" w:type="auto"/>
            <w:hideMark/>
          </w:tcPr>
          <w:p w14:paraId="249C847C" w14:textId="77777777" w:rsidR="00033C57" w:rsidRPr="008E510D" w:rsidRDefault="00033C57" w:rsidP="00450C77">
            <w:pPr>
              <w:jc w:val="both"/>
            </w:pPr>
            <w:r w:rsidRPr="008E510D">
              <w:lastRenderedPageBreak/>
              <w:t>Requirement</w:t>
            </w:r>
          </w:p>
        </w:tc>
        <w:tc>
          <w:tcPr>
            <w:tcW w:w="0" w:type="auto"/>
            <w:hideMark/>
          </w:tcPr>
          <w:p w14:paraId="23933DCC" w14:textId="77777777" w:rsidR="00033C57" w:rsidRPr="008E510D" w:rsidRDefault="00913FDC" w:rsidP="00450C77">
            <w:pPr>
              <w:jc w:val="both"/>
            </w:pPr>
            <w:hyperlink r:id="rId210" w:history="1">
              <w:r w:rsidR="00033C57" w:rsidRPr="008E510D">
                <w:rPr>
                  <w:rStyle w:val="Hyperlink"/>
                </w:rPr>
                <w:t>/req/hy_surfacehydrofeature/channelnetwork/depression.surfacenetwork</w:t>
              </w:r>
            </w:hyperlink>
          </w:p>
        </w:tc>
      </w:tr>
      <w:tr w:rsidR="00033C57" w:rsidRPr="008E510D" w14:paraId="3D50EF5F" w14:textId="77777777" w:rsidTr="00530F0D">
        <w:tc>
          <w:tcPr>
            <w:tcW w:w="0" w:type="auto"/>
            <w:hideMark/>
          </w:tcPr>
          <w:p w14:paraId="10C5083B" w14:textId="77777777" w:rsidR="00033C57" w:rsidRPr="008E510D" w:rsidRDefault="00033C57" w:rsidP="00450C77">
            <w:pPr>
              <w:jc w:val="both"/>
            </w:pPr>
            <w:r w:rsidRPr="008E510D">
              <w:t>Requirement</w:t>
            </w:r>
          </w:p>
        </w:tc>
        <w:tc>
          <w:tcPr>
            <w:tcW w:w="0" w:type="auto"/>
            <w:hideMark/>
          </w:tcPr>
          <w:p w14:paraId="71D96DA9" w14:textId="77777777" w:rsidR="00033C57" w:rsidRPr="008E510D" w:rsidRDefault="00913FDC" w:rsidP="00450C77">
            <w:pPr>
              <w:jc w:val="both"/>
            </w:pPr>
            <w:hyperlink r:id="rId211" w:history="1">
              <w:r w:rsidR="00033C57" w:rsidRPr="008E510D">
                <w:rPr>
                  <w:rStyle w:val="Hyperlink"/>
                </w:rPr>
                <w:t>/req/hy_surfacehydrofeature/channelnetwork/depression.standingwater</w:t>
              </w:r>
            </w:hyperlink>
          </w:p>
        </w:tc>
      </w:tr>
      <w:tr w:rsidR="00033C57" w:rsidRPr="008E510D" w14:paraId="69BBFA17" w14:textId="77777777" w:rsidTr="00530F0D">
        <w:tc>
          <w:tcPr>
            <w:tcW w:w="0" w:type="auto"/>
            <w:hideMark/>
          </w:tcPr>
          <w:p w14:paraId="64FBD678" w14:textId="77777777" w:rsidR="00033C57" w:rsidRPr="008E510D" w:rsidRDefault="00033C57" w:rsidP="00450C77">
            <w:pPr>
              <w:jc w:val="both"/>
            </w:pPr>
            <w:r w:rsidRPr="008E510D">
              <w:t>Requirement</w:t>
            </w:r>
          </w:p>
        </w:tc>
        <w:tc>
          <w:tcPr>
            <w:tcW w:w="0" w:type="auto"/>
            <w:hideMark/>
          </w:tcPr>
          <w:p w14:paraId="2C5F93F5" w14:textId="410E9BEF" w:rsidR="00033C57" w:rsidRPr="008E510D" w:rsidRDefault="00913FDC" w:rsidP="00450C77">
            <w:pPr>
              <w:jc w:val="both"/>
            </w:pPr>
            <w:hyperlink r:id="rId212" w:history="1">
              <w:r w:rsidR="000C7924" w:rsidRPr="00B74E4E">
                <w:rPr>
                  <w:rStyle w:val="Hyperlink"/>
                </w:rPr>
                <w:t>/req/hy_surfacehydrofeature/channelnetwork/depression.confinedwaterbody</w:t>
              </w:r>
            </w:hyperlink>
          </w:p>
        </w:tc>
      </w:tr>
    </w:tbl>
    <w:p w14:paraId="6B762742" w14:textId="77CF1DC4" w:rsidR="00033C57" w:rsidRPr="008E510D" w:rsidRDefault="00033C57" w:rsidP="00450C77">
      <w:pPr>
        <w:pStyle w:val="berschrift4"/>
        <w:jc w:val="both"/>
      </w:pPr>
      <w:r w:rsidRPr="008E510D">
        <w:t>Channel</w:t>
      </w:r>
    </w:p>
    <w:p w14:paraId="2ECD0630" w14:textId="77777777" w:rsidR="00033C57" w:rsidRPr="008E510D" w:rsidRDefault="00033C57" w:rsidP="00450C77">
      <w:pPr>
        <w:pStyle w:val="StandardWeb"/>
        <w:jc w:val="both"/>
        <w:rPr>
          <w:lang w:val="en-US"/>
        </w:rPr>
      </w:pPr>
      <w:r w:rsidRPr="008E510D">
        <w:rPr>
          <w:lang w:val="en-US"/>
        </w:rPr>
        <w:t xml:space="preserve">The HY_Channel feature type specializes the general HY_HydroFeature class with respect to a natural or man-made, open or closed channel through or along which water may flow, or not. A channel is part of the network of channels and depressions which form the connecting system for the hydrographic network; a channel may have vertical sections at right angles to the main (average) direction of flow or along its centreline. </w:t>
      </w:r>
    </w:p>
    <w:p w14:paraId="0A7338FB" w14:textId="42882257" w:rsidR="00033C57" w:rsidRPr="008E510D" w:rsidRDefault="00033C57" w:rsidP="00450C77">
      <w:pPr>
        <w:pStyle w:val="StandardWeb"/>
        <w:jc w:val="both"/>
        <w:rPr>
          <w:lang w:val="en-US"/>
        </w:rPr>
      </w:pPr>
      <w:r w:rsidRPr="008E510D">
        <w:rPr>
          <w:lang w:val="en-US"/>
        </w:rPr>
        <w:t xml:space="preserve">HY_Channel associates the </w:t>
      </w:r>
      <w:r w:rsidRPr="008E510D">
        <w:rPr>
          <w:rStyle w:val="Hervorhebung"/>
          <w:lang w:val="en-US"/>
        </w:rPr>
        <w:t>channelNetwork</w:t>
      </w:r>
      <w:r w:rsidRPr="008E510D">
        <w:rPr>
          <w:lang w:val="en-US"/>
        </w:rPr>
        <w:t xml:space="preserve"> in which it participates. It carries the associations: </w:t>
      </w:r>
      <w:r w:rsidRPr="008E510D">
        <w:rPr>
          <w:rStyle w:val="Hervorhebung"/>
          <w:lang w:val="en-US"/>
        </w:rPr>
        <w:t>stream</w:t>
      </w:r>
      <w:r w:rsidRPr="008E510D">
        <w:rPr>
          <w:lang w:val="en-US"/>
        </w:rPr>
        <w:t xml:space="preserve">, </w:t>
      </w:r>
      <w:r w:rsidRPr="008E510D">
        <w:rPr>
          <w:rStyle w:val="Hervorhebung"/>
          <w:lang w:val="en-US"/>
        </w:rPr>
        <w:t>bedProfileTransversal</w:t>
      </w:r>
      <w:r w:rsidRPr="008E510D">
        <w:rPr>
          <w:lang w:val="en-US"/>
        </w:rPr>
        <w:t xml:space="preserve"> and </w:t>
      </w:r>
      <w:r w:rsidRPr="008E510D">
        <w:rPr>
          <w:rStyle w:val="Hervorhebung"/>
          <w:lang w:val="en-US"/>
        </w:rPr>
        <w:t>bedProfileLongitudinal</w:t>
      </w:r>
      <w:r w:rsidRPr="008E510D">
        <w:rPr>
          <w:lang w:val="en-US"/>
        </w:rPr>
        <w:t xml:space="preserve">. HY_Channel inherits from generalization the </w:t>
      </w:r>
      <w:r w:rsidRPr="008E510D">
        <w:rPr>
          <w:rStyle w:val="Hervorhebung"/>
          <w:lang w:val="en-US"/>
        </w:rPr>
        <w:t>confinedWaterBody</w:t>
      </w:r>
      <w:r w:rsidRPr="008E510D">
        <w:rPr>
          <w:lang w:val="en-US"/>
        </w:rPr>
        <w:t xml:space="preserve"> association and the constraints </w:t>
      </w:r>
      <w:r w:rsidRPr="008E510D">
        <w:rPr>
          <w:rStyle w:val="Hervorhebung"/>
          <w:lang w:val="en-US"/>
        </w:rPr>
        <w:t>depression</w:t>
      </w:r>
      <w:r w:rsidR="00585BA6">
        <w:rPr>
          <w:rStyle w:val="Hervorhebung"/>
          <w:lang w:val="en-US"/>
        </w:rPr>
        <w:t>-</w:t>
      </w:r>
      <w:r w:rsidRPr="008E510D">
        <w:rPr>
          <w:rStyle w:val="Hervorhebung"/>
          <w:lang w:val="en-US"/>
        </w:rPr>
        <w:t>edge</w:t>
      </w:r>
      <w:r w:rsidRPr="008E510D">
        <w:rPr>
          <w:lang w:val="en-US"/>
        </w:rPr>
        <w:t xml:space="preserve"> and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benchmark</w:t>
      </w:r>
      <w:r w:rsidRPr="008E510D">
        <w:rPr>
          <w:lang w:val="en-US"/>
        </w:rPr>
        <w:t xml:space="preserve">.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profile</w:t>
      </w:r>
      <w:r w:rsidRPr="008E510D">
        <w:rPr>
          <w:lang w:val="en-US"/>
        </w:rPr>
        <w:t xml:space="preserve"> constraint is defined such that whenever an outfall is realized at a bed profile, the outflow of the catchment realized by the channel network is of type HY_Outfall</w:t>
      </w:r>
      <w:r w:rsidR="002C3C8A">
        <w:rPr>
          <w:lang w:val="en-US"/>
        </w:rPr>
        <w:t>Realization</w:t>
      </w:r>
      <w:r w:rsidRPr="008E510D">
        <w:rPr>
          <w:lang w:val="en-US"/>
        </w:rPr>
        <w:t>.</w:t>
      </w:r>
    </w:p>
    <w:p w14:paraId="015DAAFC"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stream</w:t>
      </w:r>
      <w:r w:rsidRPr="008E510D">
        <w:rPr>
          <w:lang w:val="en-US"/>
        </w:rPr>
        <w:t xml:space="preserve"> association relates to the channel a water body periodically or continuously flowing in the channel. This allows to establish a relationship to a water body carrying a permanent reference location which realizes the outfall of the catchment realized by the water body. If required, this association shall be used to identify the water body contained in the channel. </w:t>
      </w:r>
    </w:p>
    <w:p w14:paraId="01754910"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bedProfileTransversal</w:t>
      </w:r>
      <w:r w:rsidRPr="008E510D">
        <w:rPr>
          <w:lang w:val="en-US"/>
        </w:rPr>
        <w:t xml:space="preserve"> and </w:t>
      </w:r>
      <w:r w:rsidRPr="008E510D">
        <w:rPr>
          <w:rStyle w:val="Fett"/>
          <w:lang w:val="en-US"/>
        </w:rPr>
        <w:t>bedProfileLongitudinal</w:t>
      </w:r>
      <w:r w:rsidRPr="008E510D">
        <w:rPr>
          <w:lang w:val="en-US"/>
        </w:rPr>
        <w:t xml:space="preserve"> associations relate to the channel a transversal or longitudinal vertical shape. If required, this association shall be used to identify the vertical section carrying a permanent reference location which realizes the outfall of the catchment which is realized by the channel.</w:t>
      </w:r>
    </w:p>
    <w:tbl>
      <w:tblPr>
        <w:tblStyle w:val="Tabellenraster"/>
        <w:tblW w:w="0" w:type="auto"/>
        <w:tblLayout w:type="fixed"/>
        <w:tblLook w:val="04A0" w:firstRow="1" w:lastRow="0" w:firstColumn="1" w:lastColumn="0" w:noHBand="0" w:noVBand="1"/>
      </w:tblPr>
      <w:tblGrid>
        <w:gridCol w:w="1668"/>
        <w:gridCol w:w="7188"/>
      </w:tblGrid>
      <w:tr w:rsidR="00033C57" w:rsidRPr="008E510D" w14:paraId="7D7A3943" w14:textId="77777777" w:rsidTr="008733EF">
        <w:tc>
          <w:tcPr>
            <w:tcW w:w="1668" w:type="dxa"/>
            <w:hideMark/>
          </w:tcPr>
          <w:p w14:paraId="0B80912E" w14:textId="77777777" w:rsidR="00033C57" w:rsidRPr="008E510D" w:rsidRDefault="00033C57" w:rsidP="00450C77">
            <w:pPr>
              <w:jc w:val="both"/>
              <w:rPr>
                <w:b/>
                <w:bCs/>
              </w:rPr>
            </w:pPr>
            <w:r w:rsidRPr="008E510D">
              <w:rPr>
                <w:rStyle w:val="Fett"/>
              </w:rPr>
              <w:t>Requirements Class</w:t>
            </w:r>
          </w:p>
        </w:tc>
        <w:tc>
          <w:tcPr>
            <w:tcW w:w="7188" w:type="dxa"/>
            <w:hideMark/>
          </w:tcPr>
          <w:p w14:paraId="5E4E50AF" w14:textId="77777777" w:rsidR="00033C57" w:rsidRPr="008E510D" w:rsidRDefault="00913FDC" w:rsidP="00450C77">
            <w:pPr>
              <w:jc w:val="both"/>
              <w:rPr>
                <w:b/>
                <w:bCs/>
              </w:rPr>
            </w:pPr>
            <w:hyperlink r:id="rId213" w:history="1">
              <w:r w:rsidR="00033C57" w:rsidRPr="008E510D">
                <w:rPr>
                  <w:rStyle w:val="Hyperlink"/>
                  <w:b/>
                  <w:bCs/>
                </w:rPr>
                <w:t>/req/hy_surfacehydrofeature/channelnetwork/channel</w:t>
              </w:r>
            </w:hyperlink>
          </w:p>
        </w:tc>
      </w:tr>
      <w:tr w:rsidR="00033C57" w:rsidRPr="008E510D" w14:paraId="21A1AC70" w14:textId="77777777" w:rsidTr="008733EF">
        <w:tc>
          <w:tcPr>
            <w:tcW w:w="1668" w:type="dxa"/>
            <w:hideMark/>
          </w:tcPr>
          <w:p w14:paraId="54F3B174" w14:textId="77777777" w:rsidR="00033C57" w:rsidRPr="008E510D" w:rsidRDefault="00033C57" w:rsidP="00450C77">
            <w:pPr>
              <w:jc w:val="both"/>
            </w:pPr>
            <w:r w:rsidRPr="008E510D">
              <w:t>Target type</w:t>
            </w:r>
          </w:p>
        </w:tc>
        <w:tc>
          <w:tcPr>
            <w:tcW w:w="7188" w:type="dxa"/>
            <w:hideMark/>
          </w:tcPr>
          <w:p w14:paraId="23EBA18F" w14:textId="77777777" w:rsidR="00033C57" w:rsidRPr="008E510D" w:rsidRDefault="00033C57" w:rsidP="00450C77">
            <w:pPr>
              <w:jc w:val="both"/>
            </w:pPr>
            <w:r w:rsidRPr="008E510D">
              <w:t>Implementation Schema</w:t>
            </w:r>
          </w:p>
        </w:tc>
      </w:tr>
      <w:tr w:rsidR="00033C57" w:rsidRPr="008E510D" w14:paraId="5AB011A5" w14:textId="77777777" w:rsidTr="008733EF">
        <w:tc>
          <w:tcPr>
            <w:tcW w:w="1668" w:type="dxa"/>
            <w:hideMark/>
          </w:tcPr>
          <w:p w14:paraId="52611516" w14:textId="77777777" w:rsidR="00033C57" w:rsidRPr="008E510D" w:rsidRDefault="00033C57" w:rsidP="00450C77">
            <w:pPr>
              <w:jc w:val="both"/>
            </w:pPr>
            <w:r w:rsidRPr="008E510D">
              <w:t>Name</w:t>
            </w:r>
          </w:p>
        </w:tc>
        <w:tc>
          <w:tcPr>
            <w:tcW w:w="7188" w:type="dxa"/>
            <w:hideMark/>
          </w:tcPr>
          <w:p w14:paraId="7172C302" w14:textId="77777777" w:rsidR="00033C57" w:rsidRPr="008E510D" w:rsidRDefault="00033C57" w:rsidP="00450C77">
            <w:pPr>
              <w:jc w:val="both"/>
            </w:pPr>
            <w:r w:rsidRPr="008E510D">
              <w:t>HY_Channel</w:t>
            </w:r>
          </w:p>
        </w:tc>
      </w:tr>
      <w:tr w:rsidR="00033C57" w:rsidRPr="008E510D" w14:paraId="4663D7AA" w14:textId="77777777" w:rsidTr="008733EF">
        <w:tc>
          <w:tcPr>
            <w:tcW w:w="1668" w:type="dxa"/>
            <w:hideMark/>
          </w:tcPr>
          <w:p w14:paraId="2FA1D2C4" w14:textId="77777777" w:rsidR="00033C57" w:rsidRPr="008E510D" w:rsidRDefault="00033C57" w:rsidP="00450C77">
            <w:pPr>
              <w:jc w:val="both"/>
            </w:pPr>
            <w:r w:rsidRPr="008E510D">
              <w:t>Dependency</w:t>
            </w:r>
          </w:p>
        </w:tc>
        <w:tc>
          <w:tcPr>
            <w:tcW w:w="7188" w:type="dxa"/>
            <w:hideMark/>
          </w:tcPr>
          <w:p w14:paraId="6E1F6B4A" w14:textId="77777777" w:rsidR="00033C57" w:rsidRPr="008E510D" w:rsidRDefault="00913FDC" w:rsidP="00450C77">
            <w:pPr>
              <w:jc w:val="both"/>
            </w:pPr>
            <w:hyperlink r:id="rId214" w:history="1">
              <w:r w:rsidR="00033C57" w:rsidRPr="008E510D">
                <w:rPr>
                  <w:rStyle w:val="Hyperlink"/>
                </w:rPr>
                <w:t>/req/hy_surfacehydrofeature/channelnetwork/channelnetwork</w:t>
              </w:r>
            </w:hyperlink>
          </w:p>
        </w:tc>
      </w:tr>
      <w:tr w:rsidR="00033C57" w:rsidRPr="008E510D" w14:paraId="5DC37199" w14:textId="77777777" w:rsidTr="008733EF">
        <w:tc>
          <w:tcPr>
            <w:tcW w:w="1668" w:type="dxa"/>
            <w:hideMark/>
          </w:tcPr>
          <w:p w14:paraId="7F55703E" w14:textId="77777777" w:rsidR="00033C57" w:rsidRPr="008E510D" w:rsidRDefault="00033C57" w:rsidP="00450C77">
            <w:pPr>
              <w:jc w:val="both"/>
            </w:pPr>
            <w:r w:rsidRPr="008E510D">
              <w:t>Dependency</w:t>
            </w:r>
          </w:p>
        </w:tc>
        <w:tc>
          <w:tcPr>
            <w:tcW w:w="7188" w:type="dxa"/>
            <w:hideMark/>
          </w:tcPr>
          <w:p w14:paraId="0BBFF26A" w14:textId="77777777" w:rsidR="00033C57" w:rsidRPr="008E510D" w:rsidRDefault="00913FDC" w:rsidP="00450C77">
            <w:pPr>
              <w:jc w:val="both"/>
            </w:pPr>
            <w:hyperlink r:id="rId215" w:history="1">
              <w:r w:rsidR="00033C57" w:rsidRPr="008E510D">
                <w:rPr>
                  <w:rStyle w:val="Hyperlink"/>
                </w:rPr>
                <w:t>/req/hy_surfacehydrofeature/channelnetwork/depression</w:t>
              </w:r>
            </w:hyperlink>
          </w:p>
        </w:tc>
      </w:tr>
      <w:tr w:rsidR="00033C57" w:rsidRPr="008E510D" w14:paraId="3A737497" w14:textId="77777777" w:rsidTr="008733EF">
        <w:tc>
          <w:tcPr>
            <w:tcW w:w="1668" w:type="dxa"/>
            <w:hideMark/>
          </w:tcPr>
          <w:p w14:paraId="2DE9D10D" w14:textId="77777777" w:rsidR="00033C57" w:rsidRPr="008E510D" w:rsidRDefault="00033C57" w:rsidP="00450C77">
            <w:pPr>
              <w:jc w:val="both"/>
            </w:pPr>
            <w:r w:rsidRPr="008E510D">
              <w:t>Dependency</w:t>
            </w:r>
          </w:p>
        </w:tc>
        <w:tc>
          <w:tcPr>
            <w:tcW w:w="7188" w:type="dxa"/>
            <w:hideMark/>
          </w:tcPr>
          <w:p w14:paraId="7E05AAB9" w14:textId="77777777" w:rsidR="00033C57" w:rsidRPr="008E510D" w:rsidRDefault="00913FDC" w:rsidP="00450C77">
            <w:pPr>
              <w:jc w:val="both"/>
            </w:pPr>
            <w:hyperlink r:id="rId216" w:history="1">
              <w:r w:rsidR="00033C57" w:rsidRPr="008E510D">
                <w:rPr>
                  <w:rStyle w:val="Hyperlink"/>
                </w:rPr>
                <w:t>/req/hy_surfacehydrofeature/hydrographicnetwork/waterbody</w:t>
              </w:r>
            </w:hyperlink>
          </w:p>
        </w:tc>
      </w:tr>
      <w:tr w:rsidR="00033C57" w:rsidRPr="008E510D" w14:paraId="2A432A33" w14:textId="77777777" w:rsidTr="008733EF">
        <w:tc>
          <w:tcPr>
            <w:tcW w:w="1668" w:type="dxa"/>
            <w:hideMark/>
          </w:tcPr>
          <w:p w14:paraId="7A4CA895" w14:textId="77777777" w:rsidR="00033C57" w:rsidRPr="008E510D" w:rsidRDefault="00033C57" w:rsidP="00450C77">
            <w:pPr>
              <w:jc w:val="both"/>
            </w:pPr>
            <w:r w:rsidRPr="008E510D">
              <w:lastRenderedPageBreak/>
              <w:t>Dependency</w:t>
            </w:r>
          </w:p>
        </w:tc>
        <w:tc>
          <w:tcPr>
            <w:tcW w:w="7188" w:type="dxa"/>
            <w:hideMark/>
          </w:tcPr>
          <w:p w14:paraId="69EC5343" w14:textId="77777777" w:rsidR="00033C57" w:rsidRPr="008E510D" w:rsidRDefault="00913FDC" w:rsidP="00450C77">
            <w:pPr>
              <w:jc w:val="both"/>
            </w:pPr>
            <w:hyperlink r:id="rId217" w:history="1">
              <w:r w:rsidR="00033C57" w:rsidRPr="008E510D">
                <w:rPr>
                  <w:rStyle w:val="Hyperlink"/>
                </w:rPr>
                <w:t>/req/hy_surfacehydrofeature/hydrographicnetwork/crosssection</w:t>
              </w:r>
            </w:hyperlink>
          </w:p>
        </w:tc>
      </w:tr>
      <w:tr w:rsidR="00033C57" w:rsidRPr="008E510D" w14:paraId="3E8C1785" w14:textId="77777777" w:rsidTr="008733EF">
        <w:tc>
          <w:tcPr>
            <w:tcW w:w="1668" w:type="dxa"/>
            <w:hideMark/>
          </w:tcPr>
          <w:p w14:paraId="6DB6BFD7" w14:textId="77777777" w:rsidR="00033C57" w:rsidRPr="008E510D" w:rsidRDefault="00033C57" w:rsidP="00450C77">
            <w:pPr>
              <w:jc w:val="both"/>
            </w:pPr>
            <w:r w:rsidRPr="008E510D">
              <w:t>Dependency</w:t>
            </w:r>
          </w:p>
        </w:tc>
        <w:tc>
          <w:tcPr>
            <w:tcW w:w="7188" w:type="dxa"/>
            <w:hideMark/>
          </w:tcPr>
          <w:p w14:paraId="16EA88BA" w14:textId="77777777" w:rsidR="00033C57" w:rsidRPr="008E510D" w:rsidRDefault="00913FDC" w:rsidP="00450C77">
            <w:pPr>
              <w:jc w:val="both"/>
            </w:pPr>
            <w:hyperlink r:id="rId218" w:history="1">
              <w:r w:rsidR="00033C57" w:rsidRPr="008E510D">
                <w:rPr>
                  <w:rStyle w:val="Hyperlink"/>
                </w:rPr>
                <w:t>/req/hy_surfacehydrofeature/hydrographicnetwork/longitudinalsection</w:t>
              </w:r>
            </w:hyperlink>
          </w:p>
        </w:tc>
      </w:tr>
      <w:tr w:rsidR="00033C57" w:rsidRPr="008E510D" w14:paraId="4B358FE3" w14:textId="77777777" w:rsidTr="008733EF">
        <w:tc>
          <w:tcPr>
            <w:tcW w:w="1668" w:type="dxa"/>
            <w:hideMark/>
          </w:tcPr>
          <w:p w14:paraId="1F6F1BE4" w14:textId="77777777" w:rsidR="00033C57" w:rsidRPr="008E510D" w:rsidRDefault="00033C57" w:rsidP="00450C77">
            <w:pPr>
              <w:jc w:val="both"/>
            </w:pPr>
            <w:r w:rsidRPr="008E510D">
              <w:t>Requirement</w:t>
            </w:r>
          </w:p>
        </w:tc>
        <w:tc>
          <w:tcPr>
            <w:tcW w:w="7188" w:type="dxa"/>
            <w:hideMark/>
          </w:tcPr>
          <w:p w14:paraId="048DB3C0" w14:textId="77777777" w:rsidR="00033C57" w:rsidRPr="008E510D" w:rsidRDefault="00913FDC" w:rsidP="00450C77">
            <w:pPr>
              <w:jc w:val="both"/>
            </w:pPr>
            <w:hyperlink r:id="rId219" w:history="1">
              <w:r w:rsidR="00033C57" w:rsidRPr="008E510D">
                <w:rPr>
                  <w:rStyle w:val="Hyperlink"/>
                </w:rPr>
                <w:t>/req/hy_surfacehydrofeature/channelnetwork/channel.channelnetwork</w:t>
              </w:r>
            </w:hyperlink>
          </w:p>
        </w:tc>
      </w:tr>
      <w:tr w:rsidR="00033C57" w:rsidRPr="008E510D" w14:paraId="3381871D" w14:textId="77777777" w:rsidTr="008733EF">
        <w:tc>
          <w:tcPr>
            <w:tcW w:w="1668" w:type="dxa"/>
            <w:hideMark/>
          </w:tcPr>
          <w:p w14:paraId="60DDC7B6" w14:textId="77777777" w:rsidR="00033C57" w:rsidRPr="008E510D" w:rsidRDefault="00033C57" w:rsidP="00450C77">
            <w:pPr>
              <w:jc w:val="both"/>
            </w:pPr>
            <w:r w:rsidRPr="008E510D">
              <w:t>Requirement</w:t>
            </w:r>
          </w:p>
        </w:tc>
        <w:tc>
          <w:tcPr>
            <w:tcW w:w="7188" w:type="dxa"/>
            <w:hideMark/>
          </w:tcPr>
          <w:p w14:paraId="37437F90" w14:textId="77777777" w:rsidR="00033C57" w:rsidRPr="008E510D" w:rsidRDefault="00913FDC" w:rsidP="00450C77">
            <w:pPr>
              <w:jc w:val="both"/>
            </w:pPr>
            <w:hyperlink r:id="rId220" w:history="1">
              <w:r w:rsidR="00033C57" w:rsidRPr="008E510D">
                <w:rPr>
                  <w:rStyle w:val="Hyperlink"/>
                </w:rPr>
                <w:t>/req/hy_surfacehydrofeature/channelnetwork/channel.stream</w:t>
              </w:r>
            </w:hyperlink>
          </w:p>
        </w:tc>
      </w:tr>
      <w:tr w:rsidR="00033C57" w:rsidRPr="008E510D" w14:paraId="4E4E8E31" w14:textId="77777777" w:rsidTr="008733EF">
        <w:tc>
          <w:tcPr>
            <w:tcW w:w="1668" w:type="dxa"/>
            <w:hideMark/>
          </w:tcPr>
          <w:p w14:paraId="0B29282C" w14:textId="77777777" w:rsidR="00033C57" w:rsidRPr="008E510D" w:rsidRDefault="00033C57" w:rsidP="00450C77">
            <w:pPr>
              <w:jc w:val="both"/>
            </w:pPr>
            <w:r w:rsidRPr="008E510D">
              <w:t>Requirement</w:t>
            </w:r>
          </w:p>
        </w:tc>
        <w:tc>
          <w:tcPr>
            <w:tcW w:w="7188" w:type="dxa"/>
            <w:hideMark/>
          </w:tcPr>
          <w:p w14:paraId="44F6E225" w14:textId="77777777" w:rsidR="00033C57" w:rsidRPr="008E510D" w:rsidRDefault="00913FDC" w:rsidP="00450C77">
            <w:pPr>
              <w:jc w:val="both"/>
            </w:pPr>
            <w:hyperlink r:id="rId221" w:history="1">
              <w:r w:rsidR="00033C57" w:rsidRPr="008E510D">
                <w:rPr>
                  <w:rStyle w:val="Hyperlink"/>
                </w:rPr>
                <w:t>/req/hy_surfacehydrofeature/channelnetwork/channel.bedprofiletransversal</w:t>
              </w:r>
            </w:hyperlink>
          </w:p>
        </w:tc>
      </w:tr>
      <w:tr w:rsidR="00033C57" w:rsidRPr="008E510D" w14:paraId="09D0505C" w14:textId="77777777" w:rsidTr="008733EF">
        <w:tc>
          <w:tcPr>
            <w:tcW w:w="1668" w:type="dxa"/>
            <w:hideMark/>
          </w:tcPr>
          <w:p w14:paraId="36B1C518" w14:textId="77777777" w:rsidR="00033C57" w:rsidRPr="008E510D" w:rsidRDefault="00033C57" w:rsidP="00450C77">
            <w:pPr>
              <w:jc w:val="both"/>
            </w:pPr>
            <w:r w:rsidRPr="008E510D">
              <w:t>Requirement</w:t>
            </w:r>
          </w:p>
        </w:tc>
        <w:tc>
          <w:tcPr>
            <w:tcW w:w="7188" w:type="dxa"/>
            <w:hideMark/>
          </w:tcPr>
          <w:p w14:paraId="5CE2F4A5" w14:textId="77777777" w:rsidR="00033C57" w:rsidRPr="008E510D" w:rsidRDefault="00913FDC" w:rsidP="00450C77">
            <w:pPr>
              <w:jc w:val="both"/>
            </w:pPr>
            <w:hyperlink r:id="rId222" w:history="1">
              <w:r w:rsidR="00033C57" w:rsidRPr="008E510D">
                <w:rPr>
                  <w:rStyle w:val="Hyperlink"/>
                </w:rPr>
                <w:t>/req/hy_surfacehydrofeature/channelnetwork/channel.bedprofilelongitudinal</w:t>
              </w:r>
            </w:hyperlink>
          </w:p>
        </w:tc>
      </w:tr>
    </w:tbl>
    <w:p w14:paraId="17A79AE9" w14:textId="435758EE" w:rsidR="00033C57" w:rsidRPr="008E510D" w:rsidRDefault="00033C57" w:rsidP="00450C77">
      <w:pPr>
        <w:pStyle w:val="berschrift3"/>
        <w:jc w:val="both"/>
      </w:pPr>
      <w:bookmarkStart w:id="478" w:name="_Toc458775754"/>
      <w:bookmarkStart w:id="479" w:name="_Toc461026411"/>
      <w:r w:rsidRPr="008E510D">
        <w:t>The Hydrographic Network model</w:t>
      </w:r>
      <w:bookmarkEnd w:id="478"/>
      <w:bookmarkEnd w:id="479"/>
    </w:p>
    <w:p w14:paraId="13EEAD0C" w14:textId="5EC939A0" w:rsidR="00033C57" w:rsidRPr="008E510D" w:rsidRDefault="00033C57" w:rsidP="00450C77">
      <w:pPr>
        <w:pStyle w:val="StandardWeb"/>
        <w:jc w:val="both"/>
        <w:rPr>
          <w:lang w:val="en-US"/>
        </w:rPr>
      </w:pPr>
      <w:r w:rsidRPr="008E510D">
        <w:rPr>
          <w:lang w:val="en-US"/>
        </w:rPr>
        <w:t>The Hydrographic Network model defines a logical network of water bodies which in its entirety realizes a logical catchment (</w:t>
      </w:r>
      <w:r w:rsidR="009C635D">
        <w:rPr>
          <w:lang w:val="en-US"/>
        </w:rPr>
        <w:fldChar w:fldCharType="begin"/>
      </w:r>
      <w:r w:rsidR="009C635D">
        <w:rPr>
          <w:lang w:val="en-US"/>
        </w:rPr>
        <w:instrText xml:space="preserve"> REF _Ref461114433 \h </w:instrText>
      </w:r>
      <w:r w:rsidR="009C635D">
        <w:rPr>
          <w:lang w:val="en-US"/>
        </w:rPr>
      </w:r>
      <w:r w:rsidR="009C635D">
        <w:rPr>
          <w:lang w:val="en-US"/>
        </w:rPr>
        <w:fldChar w:fldCharType="separate"/>
      </w:r>
      <w:r w:rsidR="009C635D" w:rsidRPr="009E4992">
        <w:t xml:space="preserve">Figure </w:t>
      </w:r>
      <w:r w:rsidR="009C635D">
        <w:rPr>
          <w:noProof/>
        </w:rPr>
        <w:t>36</w:t>
      </w:r>
      <w:r w:rsidR="009C635D">
        <w:rPr>
          <w:lang w:val="en-US"/>
        </w:rPr>
        <w:fldChar w:fldCharType="end"/>
      </w:r>
      <w:r w:rsidRPr="008E510D">
        <w:rPr>
          <w:lang w:val="en-US"/>
        </w:rPr>
        <w:t>), usually as a network of linear flowpaths and/or water edges realizing catchments connected to each other within a containing catchment that is realized by the entire network. This allows to represent the network of ‘blue lines’, even if logically connected features may or may not be connected at the representation level.</w:t>
      </w:r>
    </w:p>
    <w:p w14:paraId="04F372F2" w14:textId="77777777" w:rsidR="009E4992" w:rsidRDefault="009E4992" w:rsidP="009E4992">
      <w:pPr>
        <w:keepNext/>
        <w:jc w:val="center"/>
      </w:pPr>
      <w:r>
        <w:rPr>
          <w:noProof/>
        </w:rPr>
        <w:lastRenderedPageBreak/>
        <w:drawing>
          <wp:inline distT="0" distB="0" distL="0" distR="0" wp14:anchorId="55527D79" wp14:editId="392CA5CB">
            <wp:extent cx="5486400" cy="5104176"/>
            <wp:effectExtent l="0" t="0" r="0" b="1270"/>
            <wp:docPr id="12" name="Grafik 12" descr="D:\Users\Dornblut\git_html\HY_Features\HTML_HYF\HY_SurfaceHydroFeature\EARoot\EA2\E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Dornblut\git_html\HY_Features\HTML_HYF\HY_SurfaceHydroFeature\EARoot\EA2\EA18.pn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486400" cy="5104176"/>
                    </a:xfrm>
                    <a:prstGeom prst="rect">
                      <a:avLst/>
                    </a:prstGeom>
                    <a:noFill/>
                    <a:ln>
                      <a:noFill/>
                    </a:ln>
                  </pic:spPr>
                </pic:pic>
              </a:graphicData>
            </a:graphic>
          </wp:inline>
        </w:drawing>
      </w:r>
    </w:p>
    <w:p w14:paraId="3D60B261" w14:textId="697921C2" w:rsidR="009E4992" w:rsidRPr="009E4992" w:rsidRDefault="009E4992" w:rsidP="009E4992">
      <w:pPr>
        <w:pStyle w:val="OGCFigure"/>
      </w:pPr>
      <w:bookmarkStart w:id="480" w:name="_Ref461114433"/>
      <w:bookmarkStart w:id="481" w:name="_Toc461114655"/>
      <w:r w:rsidRPr="009E4992">
        <w:t xml:space="preserve">Figure </w:t>
      </w:r>
      <w:r w:rsidR="00913FDC">
        <w:fldChar w:fldCharType="begin"/>
      </w:r>
      <w:r w:rsidR="00913FDC">
        <w:instrText xml:space="preserve"> SEQ Figure \* ARABIC </w:instrText>
      </w:r>
      <w:r w:rsidR="00913FDC">
        <w:fldChar w:fldCharType="separate"/>
      </w:r>
      <w:r w:rsidR="009C635D">
        <w:rPr>
          <w:noProof/>
        </w:rPr>
        <w:t>36</w:t>
      </w:r>
      <w:r w:rsidR="00913FDC">
        <w:rPr>
          <w:noProof/>
        </w:rPr>
        <w:fldChar w:fldCharType="end"/>
      </w:r>
      <w:bookmarkEnd w:id="480"/>
      <w:r w:rsidRPr="009E4992">
        <w:t xml:space="preserve">: Hydrographic Network realizing the catchment (UML class diagram, </w:t>
      </w:r>
      <w:hyperlink r:id="rId224" w:history="1">
        <w:r w:rsidRPr="009E4992">
          <w:rPr>
            <w:rStyle w:val="Hyperlink"/>
          </w:rPr>
          <w:t>/req/hy_surfacehydro/hydrographicnetwork/hydrographicnetwork</w:t>
        </w:r>
      </w:hyperlink>
      <w:r w:rsidRPr="009E4992">
        <w:t xml:space="preserve"> )</w:t>
      </w:r>
      <w:bookmarkEnd w:id="481"/>
    </w:p>
    <w:p w14:paraId="01125E38" w14:textId="77777777" w:rsidR="007004D7" w:rsidRPr="008E510D" w:rsidRDefault="007004D7" w:rsidP="00450C77">
      <w:pPr>
        <w:pStyle w:val="StandardWeb"/>
        <w:jc w:val="both"/>
        <w:rPr>
          <w:lang w:val="en-US"/>
        </w:rPr>
      </w:pPr>
      <w:r w:rsidRPr="008E510D">
        <w:rPr>
          <w:lang w:val="en-US"/>
        </w:rPr>
        <w:t>The hydrographic network is defined independent of the channel network. This conceptual separation references to the specific concerns of hydrology studying the occurrence, accumulation, and circulation of water. It and allows to realize the logical catchment as a network of moving or standing water bodies, regardless of the channel wherein it may move, or not.</w:t>
      </w:r>
    </w:p>
    <w:p w14:paraId="38B54D41" w14:textId="68B48AE9" w:rsidR="007004D7" w:rsidRPr="008E510D" w:rsidRDefault="007004D7" w:rsidP="00450C77">
      <w:pPr>
        <w:pStyle w:val="StandardWeb"/>
        <w:jc w:val="both"/>
        <w:rPr>
          <w:lang w:val="en-US"/>
        </w:rPr>
      </w:pPr>
      <w:r w:rsidRPr="008E510D">
        <w:rPr>
          <w:lang w:val="en-US"/>
        </w:rPr>
        <w:t>A single water body realizes the logical catchment either as part of the hydrographic network</w:t>
      </w:r>
      <w:r w:rsidR="00B90FE2">
        <w:rPr>
          <w:lang w:val="en-US"/>
        </w:rPr>
        <w:t xml:space="preserve"> (</w:t>
      </w:r>
      <w:r w:rsidR="009C635D">
        <w:rPr>
          <w:lang w:val="en-US"/>
        </w:rPr>
        <w:fldChar w:fldCharType="begin"/>
      </w:r>
      <w:r w:rsidR="009C635D">
        <w:rPr>
          <w:lang w:val="en-US"/>
        </w:rPr>
        <w:instrText xml:space="preserve"> REF _Ref461114433 \h </w:instrText>
      </w:r>
      <w:r w:rsidR="009C635D">
        <w:rPr>
          <w:lang w:val="en-US"/>
        </w:rPr>
      </w:r>
      <w:r w:rsidR="009C635D">
        <w:rPr>
          <w:lang w:val="en-US"/>
        </w:rPr>
        <w:fldChar w:fldCharType="separate"/>
      </w:r>
      <w:r w:rsidR="009C635D" w:rsidRPr="009E4992">
        <w:t xml:space="preserve">Figure </w:t>
      </w:r>
      <w:r w:rsidR="009C635D">
        <w:rPr>
          <w:noProof/>
        </w:rPr>
        <w:t>36</w:t>
      </w:r>
      <w:r w:rsidR="009C635D">
        <w:rPr>
          <w:lang w:val="en-US"/>
        </w:rPr>
        <w:fldChar w:fldCharType="end"/>
      </w:r>
      <w:r w:rsidR="00B90FE2">
        <w:rPr>
          <w:lang w:val="en-US"/>
        </w:rPr>
        <w:t>)</w:t>
      </w:r>
      <w:r w:rsidRPr="008E510D">
        <w:rPr>
          <w:lang w:val="en-US"/>
        </w:rPr>
        <w:t>, or via a reference location which realizes the conceptual outfall of the catchment realized by the water body (</w:t>
      </w:r>
      <w:r w:rsidR="009C635D">
        <w:rPr>
          <w:lang w:val="en-US"/>
        </w:rPr>
        <w:fldChar w:fldCharType="begin"/>
      </w:r>
      <w:r w:rsidR="009C635D">
        <w:rPr>
          <w:lang w:val="en-US"/>
        </w:rPr>
        <w:instrText xml:space="preserve"> REF _Ref461114457 \h </w:instrText>
      </w:r>
      <w:r w:rsidR="009C635D">
        <w:rPr>
          <w:lang w:val="en-US"/>
        </w:rPr>
      </w:r>
      <w:r w:rsidR="009C635D">
        <w:rPr>
          <w:lang w:val="en-US"/>
        </w:rPr>
        <w:fldChar w:fldCharType="separate"/>
      </w:r>
      <w:r w:rsidR="009C635D" w:rsidRPr="009E4992">
        <w:t xml:space="preserve">Figure </w:t>
      </w:r>
      <w:r w:rsidR="009C635D">
        <w:rPr>
          <w:noProof/>
        </w:rPr>
        <w:t>37</w:t>
      </w:r>
      <w:r w:rsidR="009C635D">
        <w:rPr>
          <w:lang w:val="en-US"/>
        </w:rPr>
        <w:fldChar w:fldCharType="end"/>
      </w:r>
      <w:r w:rsidRPr="008E510D">
        <w:rPr>
          <w:lang w:val="en-US"/>
        </w:rPr>
        <w:t xml:space="preserve">). For example, a fixed landmark, or a point at an associated cross or longitudinal section is considered to realize the outflow of the catchment which is realized by the channel expressed as a flowpath. </w:t>
      </w:r>
    </w:p>
    <w:p w14:paraId="6DFBB3D0" w14:textId="77777777" w:rsidR="009E4992" w:rsidRDefault="009E4992" w:rsidP="009E4992">
      <w:pPr>
        <w:keepNext/>
        <w:jc w:val="center"/>
      </w:pPr>
      <w:r>
        <w:rPr>
          <w:noProof/>
        </w:rPr>
        <w:lastRenderedPageBreak/>
        <w:drawing>
          <wp:inline distT="0" distB="0" distL="0" distR="0" wp14:anchorId="32B68311" wp14:editId="71CB818D">
            <wp:extent cx="5486400" cy="4031514"/>
            <wp:effectExtent l="0" t="0" r="0" b="7620"/>
            <wp:docPr id="15" name="Grafik 15" descr="D:\Users\Dornblut\git_html\HY_Features\HTML_HYF\HY_SurfaceHydroFeature\EARoot\EA2\E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Dornblut\git_html\HY_Features\HTML_HYF\HY_SurfaceHydroFeature\EARoot\EA2\EA20.pn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486400" cy="4031514"/>
                    </a:xfrm>
                    <a:prstGeom prst="rect">
                      <a:avLst/>
                    </a:prstGeom>
                    <a:noFill/>
                    <a:ln>
                      <a:noFill/>
                    </a:ln>
                  </pic:spPr>
                </pic:pic>
              </a:graphicData>
            </a:graphic>
          </wp:inline>
        </w:drawing>
      </w:r>
    </w:p>
    <w:p w14:paraId="000447B3" w14:textId="6710ED0F" w:rsidR="009E4992" w:rsidRPr="009E4992" w:rsidRDefault="009E4992" w:rsidP="009E4992">
      <w:pPr>
        <w:pStyle w:val="OGCFigure"/>
      </w:pPr>
      <w:bookmarkStart w:id="482" w:name="_Ref461114457"/>
      <w:bookmarkStart w:id="483" w:name="_Toc461114656"/>
      <w:r w:rsidRPr="009E4992">
        <w:t xml:space="preserve">Figure </w:t>
      </w:r>
      <w:r w:rsidR="00913FDC">
        <w:fldChar w:fldCharType="begin"/>
      </w:r>
      <w:r w:rsidR="00913FDC">
        <w:instrText xml:space="preserve"> SEQ Figure \* ARABI</w:instrText>
      </w:r>
      <w:r w:rsidR="00913FDC">
        <w:instrText xml:space="preserve">C </w:instrText>
      </w:r>
      <w:r w:rsidR="00913FDC">
        <w:fldChar w:fldCharType="separate"/>
      </w:r>
      <w:r w:rsidR="009C635D">
        <w:rPr>
          <w:noProof/>
        </w:rPr>
        <w:t>37</w:t>
      </w:r>
      <w:r w:rsidR="00913FDC">
        <w:rPr>
          <w:noProof/>
        </w:rPr>
        <w:fldChar w:fldCharType="end"/>
      </w:r>
      <w:bookmarkEnd w:id="482"/>
      <w:r w:rsidRPr="009E4992">
        <w:t xml:space="preserve">: Water Body realizing the outfall (UML class diagram, </w:t>
      </w:r>
      <w:hyperlink r:id="rId226" w:history="1">
        <w:r w:rsidRPr="009E4992">
          <w:rPr>
            <w:rStyle w:val="Hyperlink"/>
          </w:rPr>
          <w:t>/req/hy_surfacehydro/hydrographicnetwork/waterbody</w:t>
        </w:r>
      </w:hyperlink>
      <w:r w:rsidRPr="009E4992">
        <w:t xml:space="preserve"> )</w:t>
      </w:r>
      <w:bookmarkEnd w:id="483"/>
    </w:p>
    <w:p w14:paraId="78218CCA" w14:textId="79FEE8CE" w:rsidR="007004D7" w:rsidRPr="008E510D" w:rsidRDefault="007004D7" w:rsidP="00450C77">
      <w:pPr>
        <w:pStyle w:val="berschrift4"/>
        <w:jc w:val="both"/>
      </w:pPr>
      <w:r w:rsidRPr="008E510D">
        <w:t>Hydrographic Network</w:t>
      </w:r>
    </w:p>
    <w:p w14:paraId="3A2306C3" w14:textId="77777777" w:rsidR="007004D7" w:rsidRPr="008E510D" w:rsidRDefault="007004D7" w:rsidP="00450C77">
      <w:pPr>
        <w:pStyle w:val="StandardWeb"/>
        <w:jc w:val="both"/>
        <w:rPr>
          <w:lang w:val="en-US"/>
        </w:rPr>
      </w:pPr>
      <w:r w:rsidRPr="008E510D">
        <w:rPr>
          <w:lang w:val="en-US"/>
        </w:rPr>
        <w:t>The HY_HydrographicNetwork feature type specializes the HY_HydroNetwork realization defined in the core model, specifically as aggregate of permanent or temporary bodies of water standing in depressions or moving in channels. If the realized catchment is connected with other catchments via outfall, the hydrographic network is considered connected to the network realizing these catchments. This allows to represent the network, even if logically connected features may or may not be connected at the representation level. If required, an application focused on surface water bodies contained in channels or depressions may use the defined relationships s to describe the realization of a catchment by the hydrographic network, or network parts associated with the channel network.</w:t>
      </w:r>
    </w:p>
    <w:p w14:paraId="6CC73789" w14:textId="2F86B520" w:rsidR="007004D7" w:rsidRPr="008E510D" w:rsidRDefault="007004D7" w:rsidP="00450C77">
      <w:pPr>
        <w:pStyle w:val="StandardWeb"/>
        <w:jc w:val="both"/>
        <w:rPr>
          <w:lang w:val="en-US"/>
        </w:rPr>
      </w:pPr>
      <w:r w:rsidRPr="008E510D">
        <w:rPr>
          <w:lang w:val="en-US"/>
        </w:rPr>
        <w:t xml:space="preserve">HY_HydrographicNetwork inherits from generalization the </w:t>
      </w:r>
      <w:r w:rsidR="002C3C8A">
        <w:rPr>
          <w:rStyle w:val="Hervorhebung"/>
          <w:lang w:val="en-US"/>
        </w:rPr>
        <w:t>realized</w:t>
      </w:r>
      <w:r w:rsidRPr="008E510D">
        <w:rPr>
          <w:rStyle w:val="Hervorhebung"/>
          <w:lang w:val="en-US"/>
        </w:rPr>
        <w:t>Catchment</w:t>
      </w:r>
      <w:r w:rsidRPr="008E510D">
        <w:rPr>
          <w:lang w:val="en-US"/>
        </w:rPr>
        <w:t xml:space="preserve">, </w:t>
      </w:r>
      <w:r w:rsidRPr="008E510D">
        <w:rPr>
          <w:rStyle w:val="Hervorhebung"/>
          <w:lang w:val="en-US"/>
        </w:rPr>
        <w:t>flowpath</w:t>
      </w:r>
      <w:r w:rsidRPr="008E510D">
        <w:rPr>
          <w:lang w:val="en-US"/>
        </w:rPr>
        <w:t xml:space="preserve"> and </w:t>
      </w:r>
      <w:r w:rsidRPr="008E510D">
        <w:rPr>
          <w:rStyle w:val="Hervorhebung"/>
          <w:lang w:val="en-US"/>
        </w:rPr>
        <w:t>waterEdge</w:t>
      </w:r>
      <w:r w:rsidRPr="008E510D">
        <w:rPr>
          <w:lang w:val="en-US"/>
        </w:rPr>
        <w:t xml:space="preserve">, as well as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associations, and associates a </w:t>
      </w:r>
      <w:r w:rsidRPr="008E510D">
        <w:rPr>
          <w:rStyle w:val="Hervorhebung"/>
          <w:lang w:val="en-US"/>
        </w:rPr>
        <w:t>networkWaterBody</w:t>
      </w:r>
      <w:r w:rsidRPr="008E510D">
        <w:rPr>
          <w:lang w:val="en-US"/>
        </w:rPr>
        <w:t xml:space="preserve">. A </w:t>
      </w:r>
      <w:r w:rsidRPr="008E510D">
        <w:rPr>
          <w:rStyle w:val="Hervorhebung"/>
          <w:lang w:val="en-US"/>
        </w:rPr>
        <w:t>flowline</w:t>
      </w:r>
      <w:r w:rsidRPr="008E510D">
        <w:rPr>
          <w:lang w:val="en-US"/>
        </w:rPr>
        <w:t xml:space="preserve"> constraint is defined such that whenever the hydrographic network is a network of flowpaths, the network water body is of type HY_Flowpath, and a </w:t>
      </w:r>
      <w:r w:rsidRPr="008E510D">
        <w:rPr>
          <w:rStyle w:val="Hervorhebung"/>
          <w:lang w:val="en-US"/>
        </w:rPr>
        <w:t>water</w:t>
      </w:r>
      <w:r w:rsidR="000D7B72">
        <w:rPr>
          <w:rStyle w:val="Hervorhebung"/>
          <w:lang w:val="en-US"/>
        </w:rPr>
        <w:t>s</w:t>
      </w:r>
      <w:r w:rsidR="00911946">
        <w:rPr>
          <w:rStyle w:val="Hervorhebung"/>
          <w:lang w:val="en-US"/>
        </w:rPr>
        <w:t>-</w:t>
      </w:r>
      <w:r w:rsidRPr="008E510D">
        <w:rPr>
          <w:rStyle w:val="Hervorhebung"/>
          <w:lang w:val="en-US"/>
        </w:rPr>
        <w:t>edge</w:t>
      </w:r>
      <w:r w:rsidRPr="008E510D">
        <w:rPr>
          <w:lang w:val="en-US"/>
        </w:rPr>
        <w:t xml:space="preserve"> constraint such that the network water body is of type HY_WaterEdge whenever the hydrographic network is a network of water edges.</w:t>
      </w:r>
    </w:p>
    <w:p w14:paraId="31AA74A9" w14:textId="77777777" w:rsidR="007004D7" w:rsidRPr="008E510D" w:rsidRDefault="007004D7" w:rsidP="00450C77">
      <w:pPr>
        <w:pStyle w:val="StandardWeb"/>
        <w:jc w:val="both"/>
        <w:rPr>
          <w:lang w:val="en-US"/>
        </w:rPr>
      </w:pPr>
      <w:r w:rsidRPr="008E510D">
        <w:rPr>
          <w:lang w:val="en-US"/>
        </w:rPr>
        <w:lastRenderedPageBreak/>
        <w:t xml:space="preserve">The </w:t>
      </w:r>
      <w:r w:rsidRPr="008E510D">
        <w:rPr>
          <w:rStyle w:val="Fett"/>
          <w:lang w:val="en-US"/>
        </w:rPr>
        <w:t>networkWaterBody</w:t>
      </w:r>
      <w:r w:rsidRPr="008E510D">
        <w:rPr>
          <w:lang w:val="en-US"/>
        </w:rPr>
        <w:t xml:space="preserve"> association relates a surface water body to the hydrographic network. If required, this association shall be used to identify a water body which realizes the logical catchment either separately, or as part of the network.</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2E1F7BBD" w14:textId="77777777" w:rsidTr="008733EF">
        <w:tc>
          <w:tcPr>
            <w:tcW w:w="1668" w:type="dxa"/>
            <w:hideMark/>
          </w:tcPr>
          <w:p w14:paraId="734A54D4" w14:textId="77777777" w:rsidR="007004D7" w:rsidRPr="008E510D" w:rsidRDefault="007004D7" w:rsidP="00450C77">
            <w:pPr>
              <w:jc w:val="both"/>
              <w:rPr>
                <w:b/>
                <w:bCs/>
              </w:rPr>
            </w:pPr>
            <w:r w:rsidRPr="008E510D">
              <w:rPr>
                <w:rStyle w:val="Fett"/>
              </w:rPr>
              <w:t>Requirements Class</w:t>
            </w:r>
          </w:p>
        </w:tc>
        <w:tc>
          <w:tcPr>
            <w:tcW w:w="7188" w:type="dxa"/>
            <w:hideMark/>
          </w:tcPr>
          <w:p w14:paraId="05A53644" w14:textId="77777777" w:rsidR="007004D7" w:rsidRPr="008E510D" w:rsidRDefault="00913FDC" w:rsidP="00450C77">
            <w:pPr>
              <w:jc w:val="both"/>
              <w:rPr>
                <w:b/>
                <w:bCs/>
              </w:rPr>
            </w:pPr>
            <w:hyperlink r:id="rId227" w:history="1">
              <w:r w:rsidR="007004D7" w:rsidRPr="008E510D">
                <w:rPr>
                  <w:rStyle w:val="Hyperlink"/>
                  <w:b/>
                  <w:bCs/>
                </w:rPr>
                <w:t>/req/hy_surfacehydro/hydrographicnetwork/hydrographicnetwork</w:t>
              </w:r>
            </w:hyperlink>
          </w:p>
        </w:tc>
      </w:tr>
      <w:tr w:rsidR="007004D7" w:rsidRPr="008E510D" w14:paraId="32C5C510" w14:textId="77777777" w:rsidTr="008733EF">
        <w:tc>
          <w:tcPr>
            <w:tcW w:w="1668" w:type="dxa"/>
            <w:hideMark/>
          </w:tcPr>
          <w:p w14:paraId="08DABB82" w14:textId="77777777" w:rsidR="007004D7" w:rsidRPr="008E510D" w:rsidRDefault="007004D7" w:rsidP="00450C77">
            <w:pPr>
              <w:jc w:val="both"/>
            </w:pPr>
            <w:r w:rsidRPr="008E510D">
              <w:t>Target type</w:t>
            </w:r>
          </w:p>
        </w:tc>
        <w:tc>
          <w:tcPr>
            <w:tcW w:w="7188" w:type="dxa"/>
            <w:hideMark/>
          </w:tcPr>
          <w:p w14:paraId="4A582665" w14:textId="77777777" w:rsidR="007004D7" w:rsidRPr="008E510D" w:rsidRDefault="007004D7" w:rsidP="00450C77">
            <w:pPr>
              <w:jc w:val="both"/>
            </w:pPr>
            <w:r w:rsidRPr="008E510D">
              <w:t>Implementation Schema</w:t>
            </w:r>
          </w:p>
        </w:tc>
      </w:tr>
      <w:tr w:rsidR="007004D7" w:rsidRPr="008E510D" w14:paraId="37999175" w14:textId="77777777" w:rsidTr="008733EF">
        <w:tc>
          <w:tcPr>
            <w:tcW w:w="1668" w:type="dxa"/>
            <w:hideMark/>
          </w:tcPr>
          <w:p w14:paraId="6825BE84" w14:textId="77777777" w:rsidR="007004D7" w:rsidRPr="008E510D" w:rsidRDefault="007004D7" w:rsidP="00450C77">
            <w:pPr>
              <w:jc w:val="both"/>
            </w:pPr>
            <w:r w:rsidRPr="008E510D">
              <w:t>Name</w:t>
            </w:r>
          </w:p>
        </w:tc>
        <w:tc>
          <w:tcPr>
            <w:tcW w:w="7188" w:type="dxa"/>
            <w:hideMark/>
          </w:tcPr>
          <w:p w14:paraId="0B0AC7A4" w14:textId="77777777" w:rsidR="007004D7" w:rsidRPr="008E510D" w:rsidRDefault="007004D7" w:rsidP="00450C77">
            <w:pPr>
              <w:jc w:val="both"/>
            </w:pPr>
            <w:r w:rsidRPr="008E510D">
              <w:t>HY_HydrographicNetwork</w:t>
            </w:r>
          </w:p>
        </w:tc>
      </w:tr>
      <w:tr w:rsidR="007004D7" w:rsidRPr="008E510D" w14:paraId="556F8440" w14:textId="77777777" w:rsidTr="008733EF">
        <w:tc>
          <w:tcPr>
            <w:tcW w:w="1668" w:type="dxa"/>
            <w:hideMark/>
          </w:tcPr>
          <w:p w14:paraId="196DF5CC" w14:textId="77777777" w:rsidR="007004D7" w:rsidRPr="008E510D" w:rsidRDefault="007004D7" w:rsidP="00450C77">
            <w:pPr>
              <w:jc w:val="both"/>
            </w:pPr>
            <w:r w:rsidRPr="008E510D">
              <w:t>Dependency</w:t>
            </w:r>
          </w:p>
        </w:tc>
        <w:tc>
          <w:tcPr>
            <w:tcW w:w="7188" w:type="dxa"/>
            <w:hideMark/>
          </w:tcPr>
          <w:p w14:paraId="2A7B40BE" w14:textId="77777777" w:rsidR="007004D7" w:rsidRPr="008E510D" w:rsidRDefault="00913FDC" w:rsidP="00450C77">
            <w:pPr>
              <w:jc w:val="both"/>
            </w:pPr>
            <w:hyperlink r:id="rId228" w:history="1">
              <w:r w:rsidR="007004D7" w:rsidRPr="008E510D">
                <w:rPr>
                  <w:rStyle w:val="Hyperlink"/>
                </w:rPr>
                <w:t>/req/hy_hydrofeature/hydrocomplex/hydronetwork</w:t>
              </w:r>
            </w:hyperlink>
          </w:p>
        </w:tc>
      </w:tr>
      <w:tr w:rsidR="007004D7" w:rsidRPr="008E510D" w14:paraId="111DAA61" w14:textId="77777777" w:rsidTr="008733EF">
        <w:tc>
          <w:tcPr>
            <w:tcW w:w="1668" w:type="dxa"/>
            <w:hideMark/>
          </w:tcPr>
          <w:p w14:paraId="3231732D" w14:textId="77777777" w:rsidR="007004D7" w:rsidRPr="008E510D" w:rsidRDefault="007004D7" w:rsidP="00450C77">
            <w:pPr>
              <w:jc w:val="both"/>
            </w:pPr>
            <w:r w:rsidRPr="008E510D">
              <w:t>Dependency</w:t>
            </w:r>
          </w:p>
        </w:tc>
        <w:tc>
          <w:tcPr>
            <w:tcW w:w="7188" w:type="dxa"/>
            <w:hideMark/>
          </w:tcPr>
          <w:p w14:paraId="2E1C5CB7" w14:textId="77777777" w:rsidR="007004D7" w:rsidRPr="008E510D" w:rsidRDefault="00913FDC" w:rsidP="00450C77">
            <w:pPr>
              <w:jc w:val="both"/>
            </w:pPr>
            <w:hyperlink r:id="rId229" w:history="1">
              <w:r w:rsidR="007004D7" w:rsidRPr="008E510D">
                <w:rPr>
                  <w:rStyle w:val="Hyperlink"/>
                </w:rPr>
                <w:t>/req/hy_surfacehydrofeature/hydrographicnetwork/waterbody</w:t>
              </w:r>
            </w:hyperlink>
          </w:p>
        </w:tc>
      </w:tr>
      <w:tr w:rsidR="007004D7" w:rsidRPr="008E510D" w14:paraId="530E91B5" w14:textId="77777777" w:rsidTr="008733EF">
        <w:tc>
          <w:tcPr>
            <w:tcW w:w="1668" w:type="dxa"/>
            <w:hideMark/>
          </w:tcPr>
          <w:p w14:paraId="3A1E132C" w14:textId="77777777" w:rsidR="007004D7" w:rsidRPr="008E510D" w:rsidRDefault="007004D7" w:rsidP="00450C77">
            <w:pPr>
              <w:jc w:val="both"/>
            </w:pPr>
            <w:r w:rsidRPr="008E510D">
              <w:t>Requirement</w:t>
            </w:r>
          </w:p>
        </w:tc>
        <w:tc>
          <w:tcPr>
            <w:tcW w:w="7188" w:type="dxa"/>
            <w:hideMark/>
          </w:tcPr>
          <w:p w14:paraId="2ED240D9" w14:textId="77777777" w:rsidR="007004D7" w:rsidRPr="008E510D" w:rsidRDefault="00913FDC" w:rsidP="00450C77">
            <w:pPr>
              <w:jc w:val="both"/>
            </w:pPr>
            <w:hyperlink r:id="rId230" w:history="1">
              <w:r w:rsidR="007004D7" w:rsidRPr="008E510D">
                <w:rPr>
                  <w:rStyle w:val="Hyperlink"/>
                </w:rPr>
                <w:t>/req/hy_surfacehydrofeature/hydrographicnetwork/hydrographicnetwork.networkwaterbody</w:t>
              </w:r>
            </w:hyperlink>
          </w:p>
        </w:tc>
      </w:tr>
    </w:tbl>
    <w:p w14:paraId="70F8B487" w14:textId="5A9AA6D4" w:rsidR="007004D7" w:rsidRPr="008E510D" w:rsidRDefault="007004D7" w:rsidP="00450C77">
      <w:pPr>
        <w:pStyle w:val="berschrift4"/>
        <w:jc w:val="both"/>
      </w:pPr>
      <w:r w:rsidRPr="008E510D">
        <w:t>WaterBody</w:t>
      </w:r>
    </w:p>
    <w:p w14:paraId="10328ED7" w14:textId="7139B17C" w:rsidR="007004D7" w:rsidRPr="008E510D" w:rsidRDefault="007004D7" w:rsidP="00450C77">
      <w:pPr>
        <w:pStyle w:val="StandardWeb"/>
        <w:jc w:val="both"/>
        <w:rPr>
          <w:lang w:val="en-US"/>
        </w:rPr>
      </w:pPr>
      <w:r w:rsidRPr="008E510D">
        <w:rPr>
          <w:lang w:val="en-US"/>
        </w:rPr>
        <w:t>The HY_WaterBody feature type specializes the general HY_HydroFeature class. The water body as part of the hydrographic network, either standing in a water pool, or flowing as stream in a watercourse, which are parts of the channel network. A water body may be segmented in vertical sections at right angles to the main (average) direction of flow or along its cent</w:t>
      </w:r>
      <w:r w:rsidR="00F42599">
        <w:rPr>
          <w:lang w:val="en-US"/>
        </w:rPr>
        <w:t>er</w:t>
      </w:r>
      <w:r w:rsidRPr="008E510D">
        <w:rPr>
          <w:lang w:val="en-US"/>
        </w:rPr>
        <w:t xml:space="preserve">line, and horizontal strata. Conceptually, each water body, or a stratum, is understood as a reservoir used for storage, regulation or control of water recourses. </w:t>
      </w:r>
    </w:p>
    <w:p w14:paraId="7E9E81E1" w14:textId="329538C6" w:rsidR="007004D7" w:rsidRPr="008E510D" w:rsidRDefault="007004D7" w:rsidP="00450C77">
      <w:pPr>
        <w:pStyle w:val="StandardWeb"/>
        <w:jc w:val="both"/>
        <w:rPr>
          <w:lang w:val="en-US"/>
        </w:rPr>
      </w:pPr>
      <w:r w:rsidRPr="008E510D">
        <w:rPr>
          <w:lang w:val="en-US"/>
        </w:rPr>
        <w:t xml:space="preserve">HY_WaterBody inherits from generalization the </w:t>
      </w:r>
      <w:r w:rsidRPr="008E510D">
        <w:rPr>
          <w:rStyle w:val="Hervorhebung"/>
          <w:lang w:val="en-US"/>
        </w:rPr>
        <w:t>name</w:t>
      </w:r>
      <w:r w:rsidRPr="008E510D">
        <w:rPr>
          <w:lang w:val="en-US"/>
        </w:rPr>
        <w:t xml:space="preserve"> property, and the </w:t>
      </w:r>
      <w:r w:rsidRPr="008E510D">
        <w:rPr>
          <w:rStyle w:val="Hervorhebung"/>
          <w:lang w:val="en-US"/>
        </w:rPr>
        <w:t>flow line</w:t>
      </w:r>
      <w:r w:rsidRPr="008E510D">
        <w:rPr>
          <w:lang w:val="en-US"/>
        </w:rPr>
        <w:t xml:space="preserve"> and </w:t>
      </w:r>
      <w:r w:rsidRPr="008E510D">
        <w:rPr>
          <w:rStyle w:val="Hervorhebung"/>
          <w:lang w:val="en-US"/>
        </w:rPr>
        <w:t>water edge</w:t>
      </w:r>
      <w:r w:rsidRPr="008E510D">
        <w:rPr>
          <w:lang w:val="en-US"/>
        </w:rPr>
        <w:t xml:space="preserve"> constraints. It associates the </w:t>
      </w:r>
      <w:r w:rsidRPr="008E510D">
        <w:rPr>
          <w:rStyle w:val="Hervorhebung"/>
          <w:lang w:val="en-US"/>
        </w:rPr>
        <w:t>hydrographicNetwork</w:t>
      </w:r>
      <w:r w:rsidRPr="008E510D">
        <w:rPr>
          <w:lang w:val="en-US"/>
        </w:rPr>
        <w:t xml:space="preserve"> in which it participates, the containing </w:t>
      </w:r>
      <w:r w:rsidRPr="008E510D">
        <w:rPr>
          <w:rStyle w:val="Hervorhebung"/>
          <w:lang w:val="en-US"/>
        </w:rPr>
        <w:t>waterpool</w:t>
      </w:r>
      <w:r w:rsidRPr="008E510D">
        <w:rPr>
          <w:lang w:val="en-US"/>
        </w:rPr>
        <w:t xml:space="preserve"> and </w:t>
      </w:r>
      <w:r w:rsidRPr="008E510D">
        <w:rPr>
          <w:rStyle w:val="Hervorhebung"/>
          <w:lang w:val="en-US"/>
        </w:rPr>
        <w:t>watercourse</w:t>
      </w:r>
      <w:r w:rsidRPr="008E510D">
        <w:rPr>
          <w:lang w:val="en-US"/>
        </w:rPr>
        <w:t xml:space="preserve">, the vertical </w:t>
      </w:r>
      <w:r w:rsidRPr="008E510D">
        <w:rPr>
          <w:rStyle w:val="Hervorhebung"/>
          <w:lang w:val="en-US"/>
        </w:rPr>
        <w:t>streamCrossSection</w:t>
      </w:r>
      <w:r w:rsidRPr="008E510D">
        <w:rPr>
          <w:lang w:val="en-US"/>
        </w:rPr>
        <w:t xml:space="preserve">, </w:t>
      </w:r>
      <w:r w:rsidRPr="008E510D">
        <w:rPr>
          <w:rStyle w:val="Hervorhebung"/>
          <w:lang w:val="en-US"/>
        </w:rPr>
        <w:t>streamLongitudinalSection</w:t>
      </w:r>
      <w:r w:rsidRPr="008E510D">
        <w:rPr>
          <w:lang w:val="en-US"/>
        </w:rPr>
        <w:t xml:space="preserve">, a horizontal </w:t>
      </w:r>
      <w:r w:rsidRPr="008E510D">
        <w:rPr>
          <w:rStyle w:val="Hervorhebung"/>
          <w:lang w:val="en-US"/>
        </w:rPr>
        <w:t>stratum</w:t>
      </w:r>
      <w:r w:rsidRPr="008E510D">
        <w:rPr>
          <w:lang w:val="en-US"/>
        </w:rPr>
        <w:t xml:space="preserve">, and a reservoir for </w:t>
      </w:r>
      <w:r w:rsidRPr="008E510D">
        <w:rPr>
          <w:rStyle w:val="Hervorhebung"/>
          <w:lang w:val="en-US"/>
        </w:rPr>
        <w:t>storage</w:t>
      </w:r>
      <w:r w:rsidRPr="008E510D">
        <w:rPr>
          <w:lang w:val="en-US"/>
        </w:rPr>
        <w:t xml:space="preserve"> of water. A </w:t>
      </w:r>
      <w:r w:rsidRPr="008E510D">
        <w:rPr>
          <w:rStyle w:val="Hervorhebung"/>
          <w:lang w:val="en-US"/>
        </w:rPr>
        <w:t>stratum</w:t>
      </w:r>
      <w:r w:rsidR="00585BA6">
        <w:rPr>
          <w:rStyle w:val="Hervorhebung"/>
          <w:lang w:val="en-US"/>
        </w:rPr>
        <w:t>-</w:t>
      </w:r>
      <w:r w:rsidRPr="008E510D">
        <w:rPr>
          <w:rStyle w:val="Hervorhebung"/>
          <w:lang w:val="en-US"/>
        </w:rPr>
        <w:t>edge</w:t>
      </w:r>
      <w:r w:rsidRPr="008E510D">
        <w:rPr>
          <w:lang w:val="en-US"/>
        </w:rPr>
        <w:t xml:space="preserve"> constraint is defined such that whenever the water body is part of the hydrographic network, the confined stratum is of type HY_WaterEdge.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section</w:t>
      </w:r>
      <w:r w:rsidRPr="008E510D">
        <w:rPr>
          <w:lang w:val="en-US"/>
        </w:rPr>
        <w:t xml:space="preserve"> and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landmark</w:t>
      </w:r>
      <w:r w:rsidRPr="008E510D">
        <w:rPr>
          <w:lang w:val="en-US"/>
        </w:rPr>
        <w:t xml:space="preserve"> constraint are defined such that the outflow of the catchment which is realized by the hydrographic network is of type HY_Outfall</w:t>
      </w:r>
      <w:r w:rsidR="002C3C8A">
        <w:rPr>
          <w:lang w:val="en-US"/>
        </w:rPr>
        <w:t>Realization</w:t>
      </w:r>
      <w:r w:rsidRPr="008E510D">
        <w:rPr>
          <w:lang w:val="en-US"/>
        </w:rPr>
        <w:t xml:space="preserve"> whenever an outfall is realized at a fixed landmark, a cross or longitudinal section.</w:t>
      </w:r>
    </w:p>
    <w:p w14:paraId="21E98249"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waterpool</w:t>
      </w:r>
      <w:r w:rsidRPr="008E510D">
        <w:rPr>
          <w:lang w:val="en-US"/>
        </w:rPr>
        <w:t xml:space="preserve"> association relates to a water body the natural or artificial depression wherein water may stand, incl. large interstices in the ground, such as cave, cavern or a group of these. If required, this association shall be used to identify the pool which continuously or periodically contains standing water.</w:t>
      </w:r>
    </w:p>
    <w:p w14:paraId="1637F36D"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watercourse</w:t>
      </w:r>
      <w:r w:rsidRPr="008E510D">
        <w:rPr>
          <w:lang w:val="en-US"/>
        </w:rPr>
        <w:t xml:space="preserve"> association relates to a water body the natural or man-made channel through or along which water may flow, incl. large interstices in the ground, such as </w:t>
      </w:r>
      <w:r w:rsidRPr="008E510D">
        <w:rPr>
          <w:lang w:val="en-US"/>
        </w:rPr>
        <w:lastRenderedPageBreak/>
        <w:t>cave, cavern or a group of these. If required, this association shall be used to identify the watercourse which continuously or periodically contains moving water.</w:t>
      </w:r>
    </w:p>
    <w:p w14:paraId="7B826C51"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upstreamWaterBody</w:t>
      </w:r>
      <w:r w:rsidRPr="008E510D">
        <w:rPr>
          <w:lang w:val="en-US"/>
        </w:rPr>
        <w:t xml:space="preserve"> and </w:t>
      </w:r>
      <w:r w:rsidRPr="008E510D">
        <w:rPr>
          <w:rStyle w:val="Fett"/>
          <w:lang w:val="en-US"/>
        </w:rPr>
        <w:t>downstreamWaterBody</w:t>
      </w:r>
      <w:r w:rsidRPr="008E510D">
        <w:rPr>
          <w:lang w:val="en-US"/>
        </w:rPr>
        <w:t xml:space="preserve"> associations relate to a water body another water body immediately up or downstream. If required, these associations shall be used to identify a water body to trace the hydrographic network without knowing the inflow or outflow of the catchment realized by the water body.</w:t>
      </w:r>
    </w:p>
    <w:p w14:paraId="558269D1"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fixedLandmark</w:t>
      </w:r>
      <w:r w:rsidRPr="008E510D">
        <w:rPr>
          <w:lang w:val="en-US"/>
        </w:rPr>
        <w:t xml:space="preserve"> association relates to the water body permanent reference location. If required, this association shall be used to identify a fixed landmark which realizes the conceptual outfall of the catchment realized by the water body.</w:t>
      </w:r>
    </w:p>
    <w:p w14:paraId="072263A7"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stratum</w:t>
      </w:r>
      <w:r w:rsidRPr="008E510D">
        <w:rPr>
          <w:lang w:val="en-US"/>
        </w:rPr>
        <w:t xml:space="preserve"> association relates a horizontal stratum. If required, this association shall be used to identify a layer of consistent characteristics, or a storage zone of a reservoir, carrying a permanent reference location which realizes the outfall of the catchment which is realized by the water body.</w:t>
      </w:r>
    </w:p>
    <w:p w14:paraId="4D55A049" w14:textId="667D2941"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streamCrossSection</w:t>
      </w:r>
      <w:r w:rsidRPr="008E510D">
        <w:rPr>
          <w:lang w:val="en-US"/>
        </w:rPr>
        <w:t xml:space="preserve"> and </w:t>
      </w:r>
      <w:r w:rsidR="000C7924" w:rsidRPr="000C7924">
        <w:rPr>
          <w:b/>
          <w:lang w:val="en-US"/>
        </w:rPr>
        <w:t>streamL</w:t>
      </w:r>
      <w:r w:rsidRPr="008E510D">
        <w:rPr>
          <w:rStyle w:val="Fett"/>
          <w:lang w:val="en-US"/>
        </w:rPr>
        <w:t>ongitudinalSection</w:t>
      </w:r>
      <w:r w:rsidRPr="008E510D">
        <w:rPr>
          <w:lang w:val="en-US"/>
        </w:rPr>
        <w:t xml:space="preserve"> associations relate to the water body a vertical section either at right angles to the main (average) direction of flow, or along a centre line. If required, this association shall be used to identify the vertical section carrying a permanent reference location which realizes the outfall of the catchment which is realized by the water body.</w:t>
      </w:r>
    </w:p>
    <w:p w14:paraId="68F2E736"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storage</w:t>
      </w:r>
      <w:r w:rsidRPr="008E510D">
        <w:rPr>
          <w:lang w:val="en-US"/>
        </w:rPr>
        <w:t xml:space="preserve"> association associates to the water body a reservoir storing water as a resource for future use. If required, this association shall be used to describe storage characteristics of the water body participating in the hydrographic network. </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195286E2" w14:textId="77777777" w:rsidTr="008733EF">
        <w:tc>
          <w:tcPr>
            <w:tcW w:w="1668" w:type="dxa"/>
            <w:hideMark/>
          </w:tcPr>
          <w:p w14:paraId="499CE286" w14:textId="77777777" w:rsidR="007004D7" w:rsidRPr="008E510D" w:rsidRDefault="007004D7" w:rsidP="00450C77">
            <w:pPr>
              <w:jc w:val="both"/>
              <w:rPr>
                <w:b/>
                <w:bCs/>
              </w:rPr>
            </w:pPr>
            <w:r w:rsidRPr="008E510D">
              <w:rPr>
                <w:rStyle w:val="Fett"/>
              </w:rPr>
              <w:t>Requirements Class</w:t>
            </w:r>
          </w:p>
        </w:tc>
        <w:tc>
          <w:tcPr>
            <w:tcW w:w="7188" w:type="dxa"/>
            <w:hideMark/>
          </w:tcPr>
          <w:p w14:paraId="22AB1BB4" w14:textId="77777777" w:rsidR="007004D7" w:rsidRPr="008E510D" w:rsidRDefault="00913FDC" w:rsidP="00450C77">
            <w:pPr>
              <w:jc w:val="both"/>
              <w:rPr>
                <w:b/>
                <w:bCs/>
              </w:rPr>
            </w:pPr>
            <w:hyperlink r:id="rId231" w:history="1">
              <w:r w:rsidR="007004D7" w:rsidRPr="008E510D">
                <w:rPr>
                  <w:rStyle w:val="Hyperlink"/>
                  <w:b/>
                  <w:bCs/>
                </w:rPr>
                <w:t>/req/hy_surfacehydro/hydrographicnetwork/waterbody</w:t>
              </w:r>
            </w:hyperlink>
          </w:p>
        </w:tc>
      </w:tr>
      <w:tr w:rsidR="007004D7" w:rsidRPr="008E510D" w14:paraId="2A5B24BF" w14:textId="77777777" w:rsidTr="008733EF">
        <w:tc>
          <w:tcPr>
            <w:tcW w:w="1668" w:type="dxa"/>
            <w:hideMark/>
          </w:tcPr>
          <w:p w14:paraId="0E0D5250" w14:textId="77777777" w:rsidR="007004D7" w:rsidRPr="008E510D" w:rsidRDefault="007004D7" w:rsidP="00450C77">
            <w:pPr>
              <w:jc w:val="both"/>
            </w:pPr>
            <w:r w:rsidRPr="008E510D">
              <w:t>Target type</w:t>
            </w:r>
          </w:p>
        </w:tc>
        <w:tc>
          <w:tcPr>
            <w:tcW w:w="7188" w:type="dxa"/>
            <w:hideMark/>
          </w:tcPr>
          <w:p w14:paraId="301B821B" w14:textId="77777777" w:rsidR="007004D7" w:rsidRPr="008E510D" w:rsidRDefault="007004D7" w:rsidP="00450C77">
            <w:pPr>
              <w:jc w:val="both"/>
            </w:pPr>
            <w:r w:rsidRPr="008E510D">
              <w:t>Implementation Schema</w:t>
            </w:r>
          </w:p>
        </w:tc>
      </w:tr>
      <w:tr w:rsidR="007004D7" w:rsidRPr="008E510D" w14:paraId="18C5D7A2" w14:textId="77777777" w:rsidTr="008733EF">
        <w:tc>
          <w:tcPr>
            <w:tcW w:w="1668" w:type="dxa"/>
            <w:hideMark/>
          </w:tcPr>
          <w:p w14:paraId="059D6C30" w14:textId="77777777" w:rsidR="007004D7" w:rsidRPr="008E510D" w:rsidRDefault="007004D7" w:rsidP="00450C77">
            <w:pPr>
              <w:jc w:val="both"/>
            </w:pPr>
            <w:r w:rsidRPr="008E510D">
              <w:t>Name</w:t>
            </w:r>
          </w:p>
        </w:tc>
        <w:tc>
          <w:tcPr>
            <w:tcW w:w="7188" w:type="dxa"/>
            <w:hideMark/>
          </w:tcPr>
          <w:p w14:paraId="034C14C7" w14:textId="77777777" w:rsidR="007004D7" w:rsidRPr="008E510D" w:rsidRDefault="007004D7" w:rsidP="00450C77">
            <w:pPr>
              <w:jc w:val="both"/>
            </w:pPr>
            <w:r w:rsidRPr="008E510D">
              <w:t>HY_WaterBody</w:t>
            </w:r>
          </w:p>
        </w:tc>
      </w:tr>
      <w:tr w:rsidR="007004D7" w:rsidRPr="008E510D" w14:paraId="46A38255" w14:textId="77777777" w:rsidTr="008733EF">
        <w:tc>
          <w:tcPr>
            <w:tcW w:w="1668" w:type="dxa"/>
            <w:hideMark/>
          </w:tcPr>
          <w:p w14:paraId="78EE2450" w14:textId="77777777" w:rsidR="007004D7" w:rsidRPr="008E510D" w:rsidRDefault="007004D7" w:rsidP="00450C77">
            <w:pPr>
              <w:jc w:val="both"/>
            </w:pPr>
            <w:r w:rsidRPr="008E510D">
              <w:t>Dependency</w:t>
            </w:r>
          </w:p>
        </w:tc>
        <w:tc>
          <w:tcPr>
            <w:tcW w:w="7188" w:type="dxa"/>
            <w:hideMark/>
          </w:tcPr>
          <w:p w14:paraId="62F40653" w14:textId="77777777" w:rsidR="007004D7" w:rsidRPr="008E510D" w:rsidRDefault="00913FDC" w:rsidP="00450C77">
            <w:pPr>
              <w:jc w:val="both"/>
            </w:pPr>
            <w:hyperlink r:id="rId232" w:history="1">
              <w:r w:rsidR="007004D7" w:rsidRPr="008E510D">
                <w:rPr>
                  <w:rStyle w:val="Hyperlink"/>
                </w:rPr>
                <w:t>/req/hy_hydrofeature/namedFeature/hydrofeature</w:t>
              </w:r>
            </w:hyperlink>
          </w:p>
        </w:tc>
      </w:tr>
      <w:tr w:rsidR="007004D7" w:rsidRPr="008E510D" w14:paraId="029A3F8C" w14:textId="77777777" w:rsidTr="008733EF">
        <w:tc>
          <w:tcPr>
            <w:tcW w:w="1668" w:type="dxa"/>
            <w:hideMark/>
          </w:tcPr>
          <w:p w14:paraId="09CBCB1A" w14:textId="77777777" w:rsidR="007004D7" w:rsidRPr="008E510D" w:rsidRDefault="007004D7" w:rsidP="00450C77">
            <w:pPr>
              <w:jc w:val="both"/>
            </w:pPr>
            <w:r w:rsidRPr="008E510D">
              <w:t>Dependency</w:t>
            </w:r>
          </w:p>
        </w:tc>
        <w:tc>
          <w:tcPr>
            <w:tcW w:w="7188" w:type="dxa"/>
            <w:hideMark/>
          </w:tcPr>
          <w:p w14:paraId="6A3B5E36" w14:textId="21AFD17C" w:rsidR="007004D7" w:rsidRPr="008E510D" w:rsidRDefault="00913FDC" w:rsidP="00450C77">
            <w:pPr>
              <w:jc w:val="both"/>
            </w:pPr>
            <w:hyperlink r:id="rId233" w:history="1">
              <w:r w:rsidR="007004D7" w:rsidRPr="008E510D">
                <w:rPr>
                  <w:rStyle w:val="Hyperlink"/>
                </w:rPr>
                <w:t>/req/hy_hydrofeature/hydrocomplex/outfall</w:t>
              </w:r>
              <w:r w:rsidR="002C3C8A">
                <w:rPr>
                  <w:rStyle w:val="Hyperlink"/>
                </w:rPr>
                <w:t>realization</w:t>
              </w:r>
            </w:hyperlink>
          </w:p>
        </w:tc>
      </w:tr>
      <w:tr w:rsidR="007004D7" w:rsidRPr="008E510D" w14:paraId="7B6DCC4A" w14:textId="77777777" w:rsidTr="008733EF">
        <w:tc>
          <w:tcPr>
            <w:tcW w:w="1668" w:type="dxa"/>
            <w:hideMark/>
          </w:tcPr>
          <w:p w14:paraId="72848FFC" w14:textId="77777777" w:rsidR="007004D7" w:rsidRPr="008E510D" w:rsidRDefault="007004D7" w:rsidP="00450C77">
            <w:pPr>
              <w:jc w:val="both"/>
            </w:pPr>
            <w:r w:rsidRPr="008E510D">
              <w:t>Dependency</w:t>
            </w:r>
          </w:p>
        </w:tc>
        <w:tc>
          <w:tcPr>
            <w:tcW w:w="7188" w:type="dxa"/>
            <w:hideMark/>
          </w:tcPr>
          <w:p w14:paraId="6294A43E" w14:textId="77777777" w:rsidR="007004D7" w:rsidRPr="008E510D" w:rsidRDefault="00913FDC" w:rsidP="00450C77">
            <w:pPr>
              <w:jc w:val="both"/>
            </w:pPr>
            <w:hyperlink r:id="rId234" w:history="1">
              <w:r w:rsidR="007004D7" w:rsidRPr="008E510D">
                <w:rPr>
                  <w:rStyle w:val="Hyperlink"/>
                </w:rPr>
                <w:t>/req/hy_surfacehydrofeature/channelnetwork/channel</w:t>
              </w:r>
            </w:hyperlink>
          </w:p>
        </w:tc>
      </w:tr>
      <w:tr w:rsidR="007004D7" w:rsidRPr="008E510D" w14:paraId="354CD35A" w14:textId="77777777" w:rsidTr="008733EF">
        <w:tc>
          <w:tcPr>
            <w:tcW w:w="1668" w:type="dxa"/>
            <w:hideMark/>
          </w:tcPr>
          <w:p w14:paraId="3E43370F" w14:textId="77777777" w:rsidR="007004D7" w:rsidRPr="008E510D" w:rsidRDefault="007004D7" w:rsidP="00450C77">
            <w:pPr>
              <w:jc w:val="both"/>
            </w:pPr>
            <w:r w:rsidRPr="008E510D">
              <w:t>Dependency</w:t>
            </w:r>
          </w:p>
        </w:tc>
        <w:tc>
          <w:tcPr>
            <w:tcW w:w="7188" w:type="dxa"/>
            <w:hideMark/>
          </w:tcPr>
          <w:p w14:paraId="33A3FDD0" w14:textId="77777777" w:rsidR="007004D7" w:rsidRPr="008E510D" w:rsidRDefault="00913FDC" w:rsidP="00450C77">
            <w:pPr>
              <w:jc w:val="both"/>
            </w:pPr>
            <w:hyperlink r:id="rId235" w:history="1">
              <w:r w:rsidR="007004D7" w:rsidRPr="008E510D">
                <w:rPr>
                  <w:rStyle w:val="Hyperlink"/>
                </w:rPr>
                <w:t>/req/hy_surfacehydrofeature/channelnetwork/depression</w:t>
              </w:r>
            </w:hyperlink>
          </w:p>
        </w:tc>
      </w:tr>
      <w:tr w:rsidR="007004D7" w:rsidRPr="008E510D" w14:paraId="2736426A" w14:textId="77777777" w:rsidTr="008733EF">
        <w:tc>
          <w:tcPr>
            <w:tcW w:w="1668" w:type="dxa"/>
            <w:hideMark/>
          </w:tcPr>
          <w:p w14:paraId="5F5505C6" w14:textId="77777777" w:rsidR="007004D7" w:rsidRPr="008E510D" w:rsidRDefault="007004D7" w:rsidP="00450C77">
            <w:pPr>
              <w:jc w:val="both"/>
            </w:pPr>
            <w:r w:rsidRPr="008E510D">
              <w:t>Dependency</w:t>
            </w:r>
          </w:p>
        </w:tc>
        <w:tc>
          <w:tcPr>
            <w:tcW w:w="7188" w:type="dxa"/>
            <w:hideMark/>
          </w:tcPr>
          <w:p w14:paraId="5BCB7437" w14:textId="77777777" w:rsidR="007004D7" w:rsidRPr="008E510D" w:rsidRDefault="00913FDC" w:rsidP="00450C77">
            <w:pPr>
              <w:jc w:val="both"/>
            </w:pPr>
            <w:hyperlink r:id="rId236" w:history="1">
              <w:r w:rsidR="007004D7" w:rsidRPr="008E510D">
                <w:rPr>
                  <w:rStyle w:val="Hyperlink"/>
                </w:rPr>
                <w:t>/req/hy_surfacehydrofeature/hydrographicnetwork/hydrographicnetwork</w:t>
              </w:r>
            </w:hyperlink>
          </w:p>
        </w:tc>
      </w:tr>
      <w:tr w:rsidR="007004D7" w:rsidRPr="008E510D" w14:paraId="414A088C" w14:textId="77777777" w:rsidTr="008733EF">
        <w:tc>
          <w:tcPr>
            <w:tcW w:w="1668" w:type="dxa"/>
            <w:hideMark/>
          </w:tcPr>
          <w:p w14:paraId="679EAD94" w14:textId="77777777" w:rsidR="007004D7" w:rsidRPr="008E510D" w:rsidRDefault="007004D7" w:rsidP="00450C77">
            <w:pPr>
              <w:jc w:val="both"/>
            </w:pPr>
            <w:r w:rsidRPr="008E510D">
              <w:t>Dependency</w:t>
            </w:r>
          </w:p>
        </w:tc>
        <w:tc>
          <w:tcPr>
            <w:tcW w:w="7188" w:type="dxa"/>
            <w:hideMark/>
          </w:tcPr>
          <w:p w14:paraId="4D75F522" w14:textId="77777777" w:rsidR="007004D7" w:rsidRPr="008E510D" w:rsidRDefault="00913FDC" w:rsidP="00450C77">
            <w:pPr>
              <w:jc w:val="both"/>
            </w:pPr>
            <w:hyperlink r:id="rId237" w:history="1">
              <w:r w:rsidR="007004D7" w:rsidRPr="008E510D">
                <w:rPr>
                  <w:rStyle w:val="Hyperlink"/>
                </w:rPr>
                <w:t>/req/hy_surfacehydrofeature/hydrographicnetwork/waterbody</w:t>
              </w:r>
            </w:hyperlink>
          </w:p>
        </w:tc>
      </w:tr>
      <w:tr w:rsidR="007004D7" w:rsidRPr="008E510D" w14:paraId="4BF58D58" w14:textId="77777777" w:rsidTr="008733EF">
        <w:tc>
          <w:tcPr>
            <w:tcW w:w="1668" w:type="dxa"/>
            <w:hideMark/>
          </w:tcPr>
          <w:p w14:paraId="5036AB9D" w14:textId="77777777" w:rsidR="007004D7" w:rsidRPr="008E510D" w:rsidRDefault="007004D7" w:rsidP="00450C77">
            <w:pPr>
              <w:jc w:val="both"/>
            </w:pPr>
            <w:r w:rsidRPr="008E510D">
              <w:lastRenderedPageBreak/>
              <w:t>Dependency</w:t>
            </w:r>
          </w:p>
        </w:tc>
        <w:tc>
          <w:tcPr>
            <w:tcW w:w="7188" w:type="dxa"/>
            <w:hideMark/>
          </w:tcPr>
          <w:p w14:paraId="5C628E2F" w14:textId="77777777" w:rsidR="007004D7" w:rsidRPr="008E510D" w:rsidRDefault="00913FDC" w:rsidP="00450C77">
            <w:pPr>
              <w:jc w:val="both"/>
            </w:pPr>
            <w:hyperlink r:id="rId238" w:history="1">
              <w:r w:rsidR="007004D7" w:rsidRPr="008E510D">
                <w:rPr>
                  <w:rStyle w:val="Hyperlink"/>
                </w:rPr>
                <w:t>/req/hy_surfacehydrofeature/hydrographicnetwork/stratum</w:t>
              </w:r>
            </w:hyperlink>
          </w:p>
        </w:tc>
      </w:tr>
      <w:tr w:rsidR="007004D7" w:rsidRPr="008E510D" w14:paraId="0C32840E" w14:textId="77777777" w:rsidTr="008733EF">
        <w:tc>
          <w:tcPr>
            <w:tcW w:w="1668" w:type="dxa"/>
            <w:hideMark/>
          </w:tcPr>
          <w:p w14:paraId="263C54DE" w14:textId="77777777" w:rsidR="007004D7" w:rsidRPr="008E510D" w:rsidRDefault="007004D7" w:rsidP="00450C77">
            <w:pPr>
              <w:jc w:val="both"/>
            </w:pPr>
            <w:r w:rsidRPr="008E510D">
              <w:t>Dependency</w:t>
            </w:r>
          </w:p>
        </w:tc>
        <w:tc>
          <w:tcPr>
            <w:tcW w:w="7188" w:type="dxa"/>
            <w:hideMark/>
          </w:tcPr>
          <w:p w14:paraId="739091B3" w14:textId="77777777" w:rsidR="007004D7" w:rsidRPr="008E510D" w:rsidRDefault="00913FDC" w:rsidP="00450C77">
            <w:pPr>
              <w:jc w:val="both"/>
            </w:pPr>
            <w:hyperlink r:id="rId239" w:history="1">
              <w:r w:rsidR="007004D7" w:rsidRPr="008E510D">
                <w:rPr>
                  <w:rStyle w:val="Hyperlink"/>
                </w:rPr>
                <w:t>/req/hy_surfacehydrofeature/hydrographicnetwork/crosssection</w:t>
              </w:r>
            </w:hyperlink>
          </w:p>
        </w:tc>
      </w:tr>
      <w:tr w:rsidR="007004D7" w:rsidRPr="008E510D" w14:paraId="242CCF18" w14:textId="77777777" w:rsidTr="008733EF">
        <w:tc>
          <w:tcPr>
            <w:tcW w:w="1668" w:type="dxa"/>
            <w:hideMark/>
          </w:tcPr>
          <w:p w14:paraId="0900C283" w14:textId="77777777" w:rsidR="007004D7" w:rsidRPr="008E510D" w:rsidRDefault="007004D7" w:rsidP="00450C77">
            <w:pPr>
              <w:jc w:val="both"/>
            </w:pPr>
            <w:r w:rsidRPr="008E510D">
              <w:t>Dependency</w:t>
            </w:r>
          </w:p>
        </w:tc>
        <w:tc>
          <w:tcPr>
            <w:tcW w:w="7188" w:type="dxa"/>
            <w:hideMark/>
          </w:tcPr>
          <w:p w14:paraId="7D32E29E" w14:textId="77777777" w:rsidR="007004D7" w:rsidRPr="008E510D" w:rsidRDefault="00913FDC" w:rsidP="00450C77">
            <w:pPr>
              <w:jc w:val="both"/>
            </w:pPr>
            <w:hyperlink r:id="rId240" w:history="1">
              <w:r w:rsidR="007004D7" w:rsidRPr="008E510D">
                <w:rPr>
                  <w:rStyle w:val="Hyperlink"/>
                </w:rPr>
                <w:t>/req/hy_surfacehydrofeature/hydrographicnetwork/longitudinalsection</w:t>
              </w:r>
            </w:hyperlink>
          </w:p>
        </w:tc>
      </w:tr>
      <w:tr w:rsidR="007004D7" w:rsidRPr="008E510D" w14:paraId="7B012FC6" w14:textId="77777777" w:rsidTr="008733EF">
        <w:tc>
          <w:tcPr>
            <w:tcW w:w="1668" w:type="dxa"/>
            <w:hideMark/>
          </w:tcPr>
          <w:p w14:paraId="6611A3C2" w14:textId="77777777" w:rsidR="007004D7" w:rsidRPr="008E510D" w:rsidRDefault="007004D7" w:rsidP="00450C77">
            <w:pPr>
              <w:jc w:val="both"/>
            </w:pPr>
            <w:r w:rsidRPr="008E510D">
              <w:t>Requirement</w:t>
            </w:r>
          </w:p>
        </w:tc>
        <w:tc>
          <w:tcPr>
            <w:tcW w:w="7188" w:type="dxa"/>
            <w:hideMark/>
          </w:tcPr>
          <w:p w14:paraId="4DC433B9" w14:textId="77777777" w:rsidR="007004D7" w:rsidRPr="008E510D" w:rsidRDefault="00913FDC" w:rsidP="00450C77">
            <w:pPr>
              <w:jc w:val="both"/>
            </w:pPr>
            <w:hyperlink r:id="rId241" w:history="1">
              <w:r w:rsidR="007004D7" w:rsidRPr="008E510D">
                <w:rPr>
                  <w:rStyle w:val="Hyperlink"/>
                </w:rPr>
                <w:t>/req/hy_surfacehydrofeature/hydrographicnetwork/waterbody.fixedlandmark</w:t>
              </w:r>
            </w:hyperlink>
          </w:p>
        </w:tc>
      </w:tr>
      <w:tr w:rsidR="007004D7" w:rsidRPr="008E510D" w14:paraId="5DE2F8B6" w14:textId="77777777" w:rsidTr="008733EF">
        <w:tc>
          <w:tcPr>
            <w:tcW w:w="1668" w:type="dxa"/>
            <w:hideMark/>
          </w:tcPr>
          <w:p w14:paraId="7792AA86" w14:textId="77777777" w:rsidR="007004D7" w:rsidRPr="008E510D" w:rsidRDefault="007004D7" w:rsidP="00450C77">
            <w:pPr>
              <w:jc w:val="both"/>
            </w:pPr>
            <w:r w:rsidRPr="008E510D">
              <w:t>Requirement</w:t>
            </w:r>
          </w:p>
        </w:tc>
        <w:tc>
          <w:tcPr>
            <w:tcW w:w="7188" w:type="dxa"/>
            <w:hideMark/>
          </w:tcPr>
          <w:p w14:paraId="50A4D096" w14:textId="77777777" w:rsidR="007004D7" w:rsidRPr="008E510D" w:rsidRDefault="00913FDC" w:rsidP="00450C77">
            <w:pPr>
              <w:jc w:val="both"/>
            </w:pPr>
            <w:hyperlink r:id="rId242" w:history="1">
              <w:r w:rsidR="007004D7" w:rsidRPr="008E510D">
                <w:rPr>
                  <w:rStyle w:val="Hyperlink"/>
                </w:rPr>
                <w:t>/req/hy_surfacehydrofeature/hydrographicnetwork/waterbody.waterpool</w:t>
              </w:r>
            </w:hyperlink>
          </w:p>
        </w:tc>
      </w:tr>
      <w:tr w:rsidR="007004D7" w:rsidRPr="008E510D" w14:paraId="1D22506A" w14:textId="77777777" w:rsidTr="008733EF">
        <w:tc>
          <w:tcPr>
            <w:tcW w:w="1668" w:type="dxa"/>
            <w:hideMark/>
          </w:tcPr>
          <w:p w14:paraId="676C3F5F" w14:textId="77777777" w:rsidR="007004D7" w:rsidRPr="008E510D" w:rsidRDefault="007004D7" w:rsidP="00450C77">
            <w:pPr>
              <w:jc w:val="both"/>
            </w:pPr>
            <w:r w:rsidRPr="008E510D">
              <w:t>Requirement</w:t>
            </w:r>
          </w:p>
        </w:tc>
        <w:tc>
          <w:tcPr>
            <w:tcW w:w="7188" w:type="dxa"/>
            <w:hideMark/>
          </w:tcPr>
          <w:p w14:paraId="3EC816DF" w14:textId="77777777" w:rsidR="007004D7" w:rsidRPr="008E510D" w:rsidRDefault="00913FDC" w:rsidP="00450C77">
            <w:pPr>
              <w:jc w:val="both"/>
            </w:pPr>
            <w:hyperlink r:id="rId243" w:history="1">
              <w:r w:rsidR="007004D7" w:rsidRPr="008E510D">
                <w:rPr>
                  <w:rStyle w:val="Hyperlink"/>
                </w:rPr>
                <w:t>/req/hy_surfacehydrofeature/hydrographicnetwork/waterbody.watercourse</w:t>
              </w:r>
            </w:hyperlink>
          </w:p>
        </w:tc>
      </w:tr>
      <w:tr w:rsidR="007004D7" w:rsidRPr="008E510D" w14:paraId="52B58E8F" w14:textId="77777777" w:rsidTr="008733EF">
        <w:tc>
          <w:tcPr>
            <w:tcW w:w="1668" w:type="dxa"/>
            <w:hideMark/>
          </w:tcPr>
          <w:p w14:paraId="4873BF75" w14:textId="77777777" w:rsidR="007004D7" w:rsidRPr="008E510D" w:rsidRDefault="007004D7" w:rsidP="00450C77">
            <w:pPr>
              <w:jc w:val="both"/>
            </w:pPr>
            <w:r w:rsidRPr="008E510D">
              <w:t>Requirement</w:t>
            </w:r>
          </w:p>
        </w:tc>
        <w:tc>
          <w:tcPr>
            <w:tcW w:w="7188" w:type="dxa"/>
            <w:hideMark/>
          </w:tcPr>
          <w:p w14:paraId="1B84DA40" w14:textId="77777777" w:rsidR="007004D7" w:rsidRPr="008E510D" w:rsidRDefault="00913FDC" w:rsidP="00450C77">
            <w:pPr>
              <w:jc w:val="both"/>
            </w:pPr>
            <w:hyperlink r:id="rId244" w:history="1">
              <w:r w:rsidR="007004D7" w:rsidRPr="008E510D">
                <w:rPr>
                  <w:rStyle w:val="Hyperlink"/>
                </w:rPr>
                <w:t>/req/hy_surfacehydrofeature/hydrographicnetwork/waterbody.hydrographicnetwork</w:t>
              </w:r>
            </w:hyperlink>
          </w:p>
        </w:tc>
      </w:tr>
      <w:tr w:rsidR="007004D7" w:rsidRPr="008E510D" w14:paraId="536A8B7E" w14:textId="77777777" w:rsidTr="008733EF">
        <w:tc>
          <w:tcPr>
            <w:tcW w:w="1668" w:type="dxa"/>
            <w:hideMark/>
          </w:tcPr>
          <w:p w14:paraId="1A2ADE77" w14:textId="77777777" w:rsidR="007004D7" w:rsidRPr="008E510D" w:rsidRDefault="007004D7" w:rsidP="00450C77">
            <w:pPr>
              <w:jc w:val="both"/>
            </w:pPr>
            <w:r w:rsidRPr="008E510D">
              <w:t>Requirement</w:t>
            </w:r>
          </w:p>
        </w:tc>
        <w:tc>
          <w:tcPr>
            <w:tcW w:w="7188" w:type="dxa"/>
            <w:hideMark/>
          </w:tcPr>
          <w:p w14:paraId="79A53EE3" w14:textId="77777777" w:rsidR="007004D7" w:rsidRPr="008E510D" w:rsidRDefault="00913FDC" w:rsidP="00450C77">
            <w:pPr>
              <w:jc w:val="both"/>
            </w:pPr>
            <w:hyperlink r:id="rId245" w:history="1">
              <w:r w:rsidR="007004D7" w:rsidRPr="008E510D">
                <w:rPr>
                  <w:rStyle w:val="Hyperlink"/>
                </w:rPr>
                <w:t>/req/hy_surfacehydrofeature/hydrographicnetwork/waterbody.upstreamwaterbody</w:t>
              </w:r>
            </w:hyperlink>
          </w:p>
        </w:tc>
      </w:tr>
      <w:tr w:rsidR="007004D7" w:rsidRPr="008E510D" w14:paraId="26CFFB2C" w14:textId="77777777" w:rsidTr="008733EF">
        <w:tc>
          <w:tcPr>
            <w:tcW w:w="1668" w:type="dxa"/>
            <w:hideMark/>
          </w:tcPr>
          <w:p w14:paraId="3976325F" w14:textId="77777777" w:rsidR="007004D7" w:rsidRPr="008E510D" w:rsidRDefault="007004D7" w:rsidP="00450C77">
            <w:pPr>
              <w:jc w:val="both"/>
            </w:pPr>
            <w:r w:rsidRPr="008E510D">
              <w:t>Requirement</w:t>
            </w:r>
          </w:p>
        </w:tc>
        <w:tc>
          <w:tcPr>
            <w:tcW w:w="7188" w:type="dxa"/>
            <w:hideMark/>
          </w:tcPr>
          <w:p w14:paraId="067738F0" w14:textId="77777777" w:rsidR="007004D7" w:rsidRPr="008E510D" w:rsidRDefault="00913FDC" w:rsidP="00450C77">
            <w:pPr>
              <w:jc w:val="both"/>
            </w:pPr>
            <w:hyperlink r:id="rId246" w:history="1">
              <w:r w:rsidR="007004D7" w:rsidRPr="008E510D">
                <w:rPr>
                  <w:rStyle w:val="Hyperlink"/>
                </w:rPr>
                <w:t>/req/hy_surfacehydrofeature/hydrographicnetwork/waterbody.downstreamwaterbody</w:t>
              </w:r>
            </w:hyperlink>
          </w:p>
        </w:tc>
      </w:tr>
      <w:tr w:rsidR="007004D7" w:rsidRPr="008E510D" w14:paraId="7AA0C4A4" w14:textId="77777777" w:rsidTr="008733EF">
        <w:tc>
          <w:tcPr>
            <w:tcW w:w="1668" w:type="dxa"/>
            <w:hideMark/>
          </w:tcPr>
          <w:p w14:paraId="13E3925E" w14:textId="77777777" w:rsidR="007004D7" w:rsidRPr="008E510D" w:rsidRDefault="007004D7" w:rsidP="00450C77">
            <w:pPr>
              <w:jc w:val="both"/>
            </w:pPr>
            <w:r w:rsidRPr="008E510D">
              <w:t>Requirement</w:t>
            </w:r>
          </w:p>
        </w:tc>
        <w:tc>
          <w:tcPr>
            <w:tcW w:w="7188" w:type="dxa"/>
            <w:hideMark/>
          </w:tcPr>
          <w:p w14:paraId="1C72C949" w14:textId="77777777" w:rsidR="007004D7" w:rsidRPr="008E510D" w:rsidRDefault="00913FDC" w:rsidP="00450C77">
            <w:pPr>
              <w:jc w:val="both"/>
            </w:pPr>
            <w:hyperlink r:id="rId247" w:history="1">
              <w:r w:rsidR="007004D7" w:rsidRPr="008E510D">
                <w:rPr>
                  <w:rStyle w:val="Hyperlink"/>
                </w:rPr>
                <w:t>/req/hy_surfacehydrofeature/hydrographicnetwork/waterbody.stratum</w:t>
              </w:r>
            </w:hyperlink>
          </w:p>
        </w:tc>
      </w:tr>
      <w:tr w:rsidR="007004D7" w:rsidRPr="008E510D" w14:paraId="3E873B46" w14:textId="77777777" w:rsidTr="008733EF">
        <w:tc>
          <w:tcPr>
            <w:tcW w:w="1668" w:type="dxa"/>
            <w:hideMark/>
          </w:tcPr>
          <w:p w14:paraId="04A4C097" w14:textId="77777777" w:rsidR="007004D7" w:rsidRPr="008E510D" w:rsidRDefault="007004D7" w:rsidP="00450C77">
            <w:pPr>
              <w:jc w:val="both"/>
            </w:pPr>
            <w:r w:rsidRPr="008E510D">
              <w:t>Requirement</w:t>
            </w:r>
          </w:p>
        </w:tc>
        <w:tc>
          <w:tcPr>
            <w:tcW w:w="7188" w:type="dxa"/>
            <w:hideMark/>
          </w:tcPr>
          <w:p w14:paraId="3F7D21D2" w14:textId="77777777" w:rsidR="007004D7" w:rsidRPr="008E510D" w:rsidRDefault="00913FDC" w:rsidP="00450C77">
            <w:pPr>
              <w:jc w:val="both"/>
            </w:pPr>
            <w:hyperlink r:id="rId248" w:history="1">
              <w:r w:rsidR="007004D7" w:rsidRPr="008E510D">
                <w:rPr>
                  <w:rStyle w:val="Hyperlink"/>
                </w:rPr>
                <w:t>/req/hy_surfacehydrofeature/hydrographicnetwork/waterbody.streamcrosssection</w:t>
              </w:r>
            </w:hyperlink>
          </w:p>
        </w:tc>
      </w:tr>
      <w:tr w:rsidR="007004D7" w:rsidRPr="008E510D" w14:paraId="1ED78984" w14:textId="77777777" w:rsidTr="008733EF">
        <w:tc>
          <w:tcPr>
            <w:tcW w:w="1668" w:type="dxa"/>
            <w:hideMark/>
          </w:tcPr>
          <w:p w14:paraId="64F9B8EE" w14:textId="77777777" w:rsidR="007004D7" w:rsidRPr="008E510D" w:rsidRDefault="007004D7" w:rsidP="00450C77">
            <w:pPr>
              <w:jc w:val="both"/>
            </w:pPr>
            <w:r w:rsidRPr="008E510D">
              <w:t>Requirement</w:t>
            </w:r>
          </w:p>
        </w:tc>
        <w:tc>
          <w:tcPr>
            <w:tcW w:w="7188" w:type="dxa"/>
            <w:hideMark/>
          </w:tcPr>
          <w:p w14:paraId="5B386DC2" w14:textId="77777777" w:rsidR="007004D7" w:rsidRPr="008E510D" w:rsidRDefault="00913FDC" w:rsidP="00450C77">
            <w:pPr>
              <w:jc w:val="both"/>
            </w:pPr>
            <w:hyperlink r:id="rId249" w:history="1">
              <w:r w:rsidR="007004D7" w:rsidRPr="008E510D">
                <w:rPr>
                  <w:rStyle w:val="Hyperlink"/>
                </w:rPr>
                <w:t>/req/hy_surfacehydrofeature/hydrographicnetwork/waterbody.streamlongitudinalsection</w:t>
              </w:r>
            </w:hyperlink>
          </w:p>
        </w:tc>
      </w:tr>
    </w:tbl>
    <w:p w14:paraId="4DC33EDB" w14:textId="60437F7C" w:rsidR="007004D7" w:rsidRPr="008E510D" w:rsidRDefault="007004D7" w:rsidP="00450C77">
      <w:pPr>
        <w:pStyle w:val="berschrift4"/>
        <w:jc w:val="both"/>
      </w:pPr>
      <w:r w:rsidRPr="008E510D">
        <w:t>Water Body Stratum</w:t>
      </w:r>
    </w:p>
    <w:p w14:paraId="564F3059" w14:textId="77777777" w:rsidR="007004D7" w:rsidRPr="008E510D" w:rsidRDefault="007004D7" w:rsidP="00450C77">
      <w:pPr>
        <w:pStyle w:val="StandardWeb"/>
        <w:jc w:val="both"/>
        <w:rPr>
          <w:lang w:val="en-US"/>
        </w:rPr>
      </w:pPr>
      <w:r w:rsidRPr="008E510D">
        <w:rPr>
          <w:lang w:val="en-US"/>
        </w:rPr>
        <w:t xml:space="preserve">The HY_WaterBodyStratum feature type describes a horizontal layer in a stratified water body determined by differences in thermal or salinity characteristics or by oxygen or nutrient content, or by virtual storage zones of a reservoir. HY_WaterBodyStratum carries the properties: </w:t>
      </w:r>
      <w:r w:rsidRPr="008E510D">
        <w:rPr>
          <w:rStyle w:val="Hervorhebung"/>
          <w:lang w:val="en-US"/>
        </w:rPr>
        <w:t>stratumType</w:t>
      </w:r>
      <w:r w:rsidRPr="008E510D">
        <w:rPr>
          <w:lang w:val="en-US"/>
        </w:rPr>
        <w:t xml:space="preserve"> and </w:t>
      </w:r>
      <w:r w:rsidRPr="008E510D">
        <w:rPr>
          <w:rStyle w:val="Hervorhebung"/>
          <w:lang w:val="en-US"/>
        </w:rPr>
        <w:t>benchmark</w:t>
      </w:r>
      <w:r w:rsidRPr="008E510D">
        <w:rPr>
          <w:lang w:val="en-US"/>
        </w:rPr>
        <w:t>.</w:t>
      </w:r>
    </w:p>
    <w:p w14:paraId="36FEA98A" w14:textId="56D1787A"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stratumType</w:t>
      </w:r>
      <w:r w:rsidRPr="008E510D">
        <w:rPr>
          <w:lang w:val="en-US"/>
        </w:rPr>
        <w:t xml:space="preserve"> attribute characterizes in general the stratum using a term from a controlled vocabulary. If required, an implementation may use the Scoped Name type defined in the </w:t>
      </w:r>
      <w:r w:rsidR="001E2095">
        <w:rPr>
          <w:lang w:val="en-US"/>
        </w:rPr>
        <w:t xml:space="preserve">ISO 19103: </w:t>
      </w:r>
      <w:r w:rsidR="000C7924" w:rsidRPr="00B74E4E">
        <w:t>Conceptual Schema</w:t>
      </w:r>
      <w:r w:rsidRPr="008E510D">
        <w:rPr>
          <w:lang w:val="en-US"/>
        </w:rPr>
        <w:t xml:space="preserve">. </w:t>
      </w:r>
    </w:p>
    <w:p w14:paraId="62BAD97D"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benchmark</w:t>
      </w:r>
      <w:r w:rsidRPr="008E510D">
        <w:rPr>
          <w:lang w:val="en-US"/>
        </w:rPr>
        <w:t xml:space="preserve"> association relates to the water body permanent reference location. If required, this association shall be used to identify a benchmark which realizes the conceptual outfall of the catchment realized by the water body.</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70AFEFBE" w14:textId="77777777" w:rsidTr="008733EF">
        <w:tc>
          <w:tcPr>
            <w:tcW w:w="1668" w:type="dxa"/>
            <w:hideMark/>
          </w:tcPr>
          <w:p w14:paraId="35367FC1" w14:textId="77777777" w:rsidR="007004D7" w:rsidRPr="008E510D" w:rsidRDefault="007004D7" w:rsidP="00450C77">
            <w:pPr>
              <w:jc w:val="both"/>
              <w:rPr>
                <w:b/>
                <w:bCs/>
              </w:rPr>
            </w:pPr>
            <w:r w:rsidRPr="008E510D">
              <w:rPr>
                <w:rStyle w:val="Fett"/>
              </w:rPr>
              <w:t xml:space="preserve">Requirements </w:t>
            </w:r>
            <w:r w:rsidRPr="008E510D">
              <w:rPr>
                <w:rStyle w:val="Fett"/>
              </w:rPr>
              <w:lastRenderedPageBreak/>
              <w:t>Class</w:t>
            </w:r>
          </w:p>
        </w:tc>
        <w:tc>
          <w:tcPr>
            <w:tcW w:w="7188" w:type="dxa"/>
            <w:hideMark/>
          </w:tcPr>
          <w:p w14:paraId="06CFE5CF" w14:textId="77777777" w:rsidR="007004D7" w:rsidRPr="008E510D" w:rsidRDefault="00913FDC" w:rsidP="00450C77">
            <w:pPr>
              <w:jc w:val="both"/>
              <w:rPr>
                <w:b/>
                <w:bCs/>
              </w:rPr>
            </w:pPr>
            <w:hyperlink r:id="rId250" w:history="1">
              <w:r w:rsidR="007004D7" w:rsidRPr="008E510D">
                <w:rPr>
                  <w:rStyle w:val="Hyperlink"/>
                  <w:b/>
                  <w:bCs/>
                </w:rPr>
                <w:t>/req/hy_surfacehydrofeature/hydrographicnetwork/waterbodystrat</w:t>
              </w:r>
              <w:r w:rsidR="007004D7" w:rsidRPr="008E510D">
                <w:rPr>
                  <w:rStyle w:val="Hyperlink"/>
                  <w:b/>
                  <w:bCs/>
                </w:rPr>
                <w:lastRenderedPageBreak/>
                <w:t>um</w:t>
              </w:r>
            </w:hyperlink>
          </w:p>
        </w:tc>
      </w:tr>
      <w:tr w:rsidR="007004D7" w:rsidRPr="008E510D" w14:paraId="38EB3446" w14:textId="77777777" w:rsidTr="008733EF">
        <w:tc>
          <w:tcPr>
            <w:tcW w:w="1668" w:type="dxa"/>
            <w:hideMark/>
          </w:tcPr>
          <w:p w14:paraId="288D390C" w14:textId="77777777" w:rsidR="007004D7" w:rsidRPr="008E510D" w:rsidRDefault="007004D7" w:rsidP="00450C77">
            <w:pPr>
              <w:jc w:val="both"/>
            </w:pPr>
            <w:r w:rsidRPr="008E510D">
              <w:lastRenderedPageBreak/>
              <w:t>Target type</w:t>
            </w:r>
          </w:p>
        </w:tc>
        <w:tc>
          <w:tcPr>
            <w:tcW w:w="7188" w:type="dxa"/>
            <w:hideMark/>
          </w:tcPr>
          <w:p w14:paraId="4CD23FED" w14:textId="77777777" w:rsidR="007004D7" w:rsidRPr="008E510D" w:rsidRDefault="007004D7" w:rsidP="00450C77">
            <w:pPr>
              <w:jc w:val="both"/>
            </w:pPr>
            <w:r w:rsidRPr="008E510D">
              <w:t>Implementation Schema</w:t>
            </w:r>
          </w:p>
        </w:tc>
      </w:tr>
      <w:tr w:rsidR="007004D7" w:rsidRPr="008E510D" w14:paraId="55F00E05" w14:textId="77777777" w:rsidTr="008733EF">
        <w:tc>
          <w:tcPr>
            <w:tcW w:w="1668" w:type="dxa"/>
            <w:hideMark/>
          </w:tcPr>
          <w:p w14:paraId="32413EB7" w14:textId="77777777" w:rsidR="007004D7" w:rsidRPr="008E510D" w:rsidRDefault="007004D7" w:rsidP="00450C77">
            <w:pPr>
              <w:jc w:val="both"/>
            </w:pPr>
            <w:r w:rsidRPr="008E510D">
              <w:t>Name</w:t>
            </w:r>
          </w:p>
        </w:tc>
        <w:tc>
          <w:tcPr>
            <w:tcW w:w="7188" w:type="dxa"/>
            <w:hideMark/>
          </w:tcPr>
          <w:p w14:paraId="0C0FD1CB" w14:textId="77777777" w:rsidR="007004D7" w:rsidRPr="008E510D" w:rsidRDefault="007004D7" w:rsidP="00450C77">
            <w:pPr>
              <w:jc w:val="both"/>
            </w:pPr>
            <w:r w:rsidRPr="008E510D">
              <w:t>HY_WaterBodyStratum</w:t>
            </w:r>
          </w:p>
        </w:tc>
      </w:tr>
      <w:tr w:rsidR="007004D7" w:rsidRPr="008E510D" w14:paraId="1B8C85A8" w14:textId="77777777" w:rsidTr="008733EF">
        <w:tc>
          <w:tcPr>
            <w:tcW w:w="1668" w:type="dxa"/>
            <w:hideMark/>
          </w:tcPr>
          <w:p w14:paraId="7556B546" w14:textId="77777777" w:rsidR="007004D7" w:rsidRPr="008E510D" w:rsidRDefault="007004D7" w:rsidP="00450C77">
            <w:pPr>
              <w:jc w:val="both"/>
            </w:pPr>
            <w:r w:rsidRPr="008E510D">
              <w:t>Dependency</w:t>
            </w:r>
          </w:p>
        </w:tc>
        <w:tc>
          <w:tcPr>
            <w:tcW w:w="7188" w:type="dxa"/>
            <w:hideMark/>
          </w:tcPr>
          <w:p w14:paraId="1A752802" w14:textId="77777777" w:rsidR="007004D7" w:rsidRPr="008E510D" w:rsidRDefault="00913FDC" w:rsidP="00450C77">
            <w:pPr>
              <w:jc w:val="both"/>
            </w:pPr>
            <w:hyperlink r:id="rId251" w:history="1">
              <w:r w:rsidR="007004D7" w:rsidRPr="008E510D">
                <w:rPr>
                  <w:rStyle w:val="Hyperlink"/>
                </w:rPr>
                <w:t>/iso/19103/</w:t>
              </w:r>
            </w:hyperlink>
          </w:p>
        </w:tc>
      </w:tr>
      <w:tr w:rsidR="007004D7" w:rsidRPr="008E510D" w14:paraId="6D0DDDCB" w14:textId="77777777" w:rsidTr="008733EF">
        <w:tc>
          <w:tcPr>
            <w:tcW w:w="1668" w:type="dxa"/>
            <w:hideMark/>
          </w:tcPr>
          <w:p w14:paraId="78F048F5" w14:textId="77777777" w:rsidR="007004D7" w:rsidRPr="008E510D" w:rsidRDefault="007004D7" w:rsidP="00450C77">
            <w:pPr>
              <w:jc w:val="both"/>
            </w:pPr>
            <w:r w:rsidRPr="008E510D">
              <w:t>Dependency</w:t>
            </w:r>
          </w:p>
        </w:tc>
        <w:tc>
          <w:tcPr>
            <w:tcW w:w="7188" w:type="dxa"/>
            <w:hideMark/>
          </w:tcPr>
          <w:p w14:paraId="352BD16C" w14:textId="71043572" w:rsidR="007004D7" w:rsidRPr="008E510D" w:rsidRDefault="00913FDC" w:rsidP="00450C77">
            <w:pPr>
              <w:jc w:val="both"/>
            </w:pPr>
            <w:hyperlink r:id="rId252" w:history="1">
              <w:r w:rsidR="007004D7" w:rsidRPr="008E510D">
                <w:rPr>
                  <w:rStyle w:val="Hyperlink"/>
                </w:rPr>
                <w:t>/req/hy_hydrofeature/hydrocomplex/outfall</w:t>
              </w:r>
              <w:r w:rsidR="002C3C8A">
                <w:rPr>
                  <w:rStyle w:val="Hyperlink"/>
                </w:rPr>
                <w:t>realization</w:t>
              </w:r>
            </w:hyperlink>
          </w:p>
        </w:tc>
      </w:tr>
      <w:tr w:rsidR="007004D7" w:rsidRPr="008E510D" w14:paraId="68C56046" w14:textId="77777777" w:rsidTr="008733EF">
        <w:tc>
          <w:tcPr>
            <w:tcW w:w="1668" w:type="dxa"/>
            <w:hideMark/>
          </w:tcPr>
          <w:p w14:paraId="4802B27A" w14:textId="77777777" w:rsidR="007004D7" w:rsidRPr="008E510D" w:rsidRDefault="007004D7" w:rsidP="00450C77">
            <w:pPr>
              <w:jc w:val="both"/>
            </w:pPr>
            <w:r w:rsidRPr="008E510D">
              <w:t>Requirement</w:t>
            </w:r>
          </w:p>
        </w:tc>
        <w:tc>
          <w:tcPr>
            <w:tcW w:w="7188" w:type="dxa"/>
            <w:hideMark/>
          </w:tcPr>
          <w:p w14:paraId="2A85C438" w14:textId="77777777" w:rsidR="007004D7" w:rsidRPr="008E510D" w:rsidRDefault="00913FDC" w:rsidP="00450C77">
            <w:pPr>
              <w:jc w:val="both"/>
            </w:pPr>
            <w:hyperlink r:id="rId253" w:history="1">
              <w:r w:rsidR="007004D7" w:rsidRPr="008E510D">
                <w:rPr>
                  <w:rStyle w:val="Hyperlink"/>
                </w:rPr>
                <w:t>/req/hy_surfacehydrofeature/hydrographicnetwork/waterbodystratum.benchmark</w:t>
              </w:r>
            </w:hyperlink>
          </w:p>
        </w:tc>
      </w:tr>
      <w:tr w:rsidR="00452B33" w:rsidRPr="008E510D" w14:paraId="2D4F1416" w14:textId="77777777" w:rsidTr="008733EF">
        <w:tc>
          <w:tcPr>
            <w:tcW w:w="1668" w:type="dxa"/>
          </w:tcPr>
          <w:p w14:paraId="268C172C" w14:textId="25D1E89C" w:rsidR="00452B33" w:rsidRPr="008E510D" w:rsidRDefault="00452B33" w:rsidP="00450C77">
            <w:pPr>
              <w:jc w:val="both"/>
            </w:pPr>
            <w:r w:rsidRPr="008E510D">
              <w:t>Requirement</w:t>
            </w:r>
          </w:p>
        </w:tc>
        <w:tc>
          <w:tcPr>
            <w:tcW w:w="7188" w:type="dxa"/>
          </w:tcPr>
          <w:p w14:paraId="6761C853" w14:textId="55817311" w:rsidR="00452B33" w:rsidRDefault="00913FDC" w:rsidP="00450C77">
            <w:pPr>
              <w:jc w:val="both"/>
            </w:pPr>
            <w:hyperlink r:id="rId254" w:history="1">
              <w:r w:rsidR="00452B33" w:rsidRPr="00B74E4E">
                <w:rPr>
                  <w:rStyle w:val="Hyperlink"/>
                </w:rPr>
                <w:t>/req/hy_surfacehydrofeature/hydrographicnetwork/waterbodystratum.stratum</w:t>
              </w:r>
            </w:hyperlink>
            <w:r w:rsidR="003328EA">
              <w:rPr>
                <w:rStyle w:val="Hyperlink"/>
              </w:rPr>
              <w:t>type</w:t>
            </w:r>
          </w:p>
        </w:tc>
      </w:tr>
    </w:tbl>
    <w:p w14:paraId="770B45A7" w14:textId="50F7BDD9" w:rsidR="007004D7" w:rsidRPr="008E510D" w:rsidRDefault="007004D7" w:rsidP="00450C77">
      <w:pPr>
        <w:pStyle w:val="berschrift4"/>
        <w:jc w:val="both"/>
      </w:pPr>
      <w:r w:rsidRPr="008E510D">
        <w:t>Cross-Section and Longitudinal Section</w:t>
      </w:r>
    </w:p>
    <w:p w14:paraId="067C0AE9" w14:textId="77777777" w:rsidR="007004D7" w:rsidRPr="008E510D" w:rsidRDefault="007004D7" w:rsidP="00450C77">
      <w:pPr>
        <w:pStyle w:val="StandardWeb"/>
        <w:jc w:val="both"/>
        <w:rPr>
          <w:lang w:val="en-US"/>
        </w:rPr>
      </w:pPr>
      <w:r w:rsidRPr="008E510D">
        <w:rPr>
          <w:lang w:val="en-US"/>
        </w:rPr>
        <w:t>The HY_CrossSection and HY_LongitudinalSection feature types conceptualize the segmentation of a water body or a containing channel through vertical sections. Taking into account the conceptual separation of a watercourse, the cross section concept refers to both the cross section of a water body orthogonal to the direction of flow, and to the transversal bed profile of a channel.</w:t>
      </w:r>
    </w:p>
    <w:p w14:paraId="5FBB4E0E" w14:textId="77777777" w:rsidR="007004D7" w:rsidRPr="008E510D" w:rsidRDefault="007004D7" w:rsidP="00450C77">
      <w:pPr>
        <w:pStyle w:val="StandardWeb"/>
        <w:jc w:val="both"/>
        <w:rPr>
          <w:lang w:val="en-US"/>
        </w:rPr>
      </w:pPr>
      <w:r w:rsidRPr="008E510D">
        <w:rPr>
          <w:lang w:val="en-US"/>
        </w:rPr>
        <w:t xml:space="preserve">Both types of vertical section associate permanent reference locations: </w:t>
      </w:r>
      <w:r w:rsidRPr="008E510D">
        <w:rPr>
          <w:rStyle w:val="Hervorhebung"/>
          <w:lang w:val="en-US"/>
        </w:rPr>
        <w:t>crossSectionPoint</w:t>
      </w:r>
      <w:r w:rsidRPr="008E510D">
        <w:rPr>
          <w:lang w:val="en-US"/>
        </w:rPr>
        <w:t xml:space="preserve"> and </w:t>
      </w:r>
      <w:r w:rsidRPr="008E510D">
        <w:rPr>
          <w:rStyle w:val="Hervorhebung"/>
          <w:lang w:val="en-US"/>
        </w:rPr>
        <w:t>longitudalinalSectionPoint</w:t>
      </w:r>
      <w:r w:rsidRPr="008E510D">
        <w:rPr>
          <w:lang w:val="en-US"/>
        </w:rPr>
        <w:t xml:space="preserve">. If required, this associations shall be used to identify a reference location at a vertical section which realizes the conceptual outfall of the catchment realized by the associated channel or water body. </w:t>
      </w:r>
    </w:p>
    <w:tbl>
      <w:tblPr>
        <w:tblStyle w:val="Tabellenraster"/>
        <w:tblW w:w="0" w:type="auto"/>
        <w:tblLayout w:type="fixed"/>
        <w:tblLook w:val="0420" w:firstRow="1" w:lastRow="0" w:firstColumn="0" w:lastColumn="0" w:noHBand="0" w:noVBand="1"/>
      </w:tblPr>
      <w:tblGrid>
        <w:gridCol w:w="1668"/>
        <w:gridCol w:w="7188"/>
      </w:tblGrid>
      <w:tr w:rsidR="007004D7" w:rsidRPr="008E510D" w14:paraId="31ECF9EC" w14:textId="77777777" w:rsidTr="008733EF">
        <w:tc>
          <w:tcPr>
            <w:tcW w:w="1668" w:type="dxa"/>
            <w:hideMark/>
          </w:tcPr>
          <w:p w14:paraId="2FAE5EE1" w14:textId="77777777" w:rsidR="007004D7" w:rsidRPr="008E510D" w:rsidRDefault="007004D7" w:rsidP="00450C77">
            <w:pPr>
              <w:jc w:val="both"/>
              <w:rPr>
                <w:b/>
                <w:bCs/>
              </w:rPr>
            </w:pPr>
            <w:r w:rsidRPr="008E510D">
              <w:rPr>
                <w:rStyle w:val="Fett"/>
              </w:rPr>
              <w:t>Requirements Class</w:t>
            </w:r>
          </w:p>
        </w:tc>
        <w:tc>
          <w:tcPr>
            <w:tcW w:w="7188" w:type="dxa"/>
            <w:hideMark/>
          </w:tcPr>
          <w:p w14:paraId="4F7AB7E0" w14:textId="77777777" w:rsidR="007004D7" w:rsidRPr="008E510D" w:rsidRDefault="00913FDC" w:rsidP="00450C77">
            <w:pPr>
              <w:jc w:val="both"/>
              <w:rPr>
                <w:b/>
                <w:bCs/>
              </w:rPr>
            </w:pPr>
            <w:hyperlink r:id="rId255" w:history="1">
              <w:r w:rsidR="007004D7" w:rsidRPr="008E510D">
                <w:rPr>
                  <w:rStyle w:val="Hyperlink"/>
                  <w:b/>
                  <w:bCs/>
                </w:rPr>
                <w:t>/req/hy_surfacehydrofeature/hydrographicnetwork/crosssection</w:t>
              </w:r>
            </w:hyperlink>
          </w:p>
        </w:tc>
      </w:tr>
      <w:tr w:rsidR="007004D7" w:rsidRPr="008E510D" w14:paraId="1A641801" w14:textId="77777777" w:rsidTr="008733EF">
        <w:tc>
          <w:tcPr>
            <w:tcW w:w="1668" w:type="dxa"/>
            <w:hideMark/>
          </w:tcPr>
          <w:p w14:paraId="6B3C9BA3" w14:textId="77777777" w:rsidR="007004D7" w:rsidRPr="008E510D" w:rsidRDefault="007004D7" w:rsidP="00450C77">
            <w:pPr>
              <w:jc w:val="both"/>
            </w:pPr>
            <w:r w:rsidRPr="008E510D">
              <w:t>Target type</w:t>
            </w:r>
          </w:p>
        </w:tc>
        <w:tc>
          <w:tcPr>
            <w:tcW w:w="7188" w:type="dxa"/>
            <w:hideMark/>
          </w:tcPr>
          <w:p w14:paraId="0F2BB24E" w14:textId="77777777" w:rsidR="007004D7" w:rsidRPr="008E510D" w:rsidRDefault="007004D7" w:rsidP="00450C77">
            <w:pPr>
              <w:jc w:val="both"/>
            </w:pPr>
            <w:r w:rsidRPr="008E510D">
              <w:t>Implementation Schema</w:t>
            </w:r>
          </w:p>
        </w:tc>
      </w:tr>
      <w:tr w:rsidR="007004D7" w:rsidRPr="008E510D" w14:paraId="67E69C3D" w14:textId="77777777" w:rsidTr="008733EF">
        <w:tc>
          <w:tcPr>
            <w:tcW w:w="1668" w:type="dxa"/>
            <w:hideMark/>
          </w:tcPr>
          <w:p w14:paraId="0CF9A4A6" w14:textId="77777777" w:rsidR="007004D7" w:rsidRPr="008E510D" w:rsidRDefault="007004D7" w:rsidP="00450C77">
            <w:pPr>
              <w:jc w:val="both"/>
            </w:pPr>
            <w:r w:rsidRPr="008E510D">
              <w:t>Name</w:t>
            </w:r>
          </w:p>
        </w:tc>
        <w:tc>
          <w:tcPr>
            <w:tcW w:w="7188" w:type="dxa"/>
            <w:hideMark/>
          </w:tcPr>
          <w:p w14:paraId="602E3651" w14:textId="77777777" w:rsidR="007004D7" w:rsidRPr="008E510D" w:rsidRDefault="007004D7" w:rsidP="00450C77">
            <w:pPr>
              <w:jc w:val="both"/>
            </w:pPr>
            <w:r w:rsidRPr="008E510D">
              <w:t>HY_CrossSection</w:t>
            </w:r>
          </w:p>
        </w:tc>
      </w:tr>
      <w:tr w:rsidR="007004D7" w:rsidRPr="008E510D" w14:paraId="5AE77690" w14:textId="77777777" w:rsidTr="008733EF">
        <w:tc>
          <w:tcPr>
            <w:tcW w:w="1668" w:type="dxa"/>
            <w:hideMark/>
          </w:tcPr>
          <w:p w14:paraId="1504AFB2" w14:textId="77777777" w:rsidR="007004D7" w:rsidRPr="008E510D" w:rsidRDefault="007004D7" w:rsidP="00450C77">
            <w:pPr>
              <w:jc w:val="both"/>
            </w:pPr>
            <w:r w:rsidRPr="008E510D">
              <w:t>Dependency</w:t>
            </w:r>
          </w:p>
        </w:tc>
        <w:tc>
          <w:tcPr>
            <w:tcW w:w="7188" w:type="dxa"/>
            <w:hideMark/>
          </w:tcPr>
          <w:p w14:paraId="6FD509D7" w14:textId="4983477B" w:rsidR="007004D7" w:rsidRPr="008E510D" w:rsidRDefault="00913FDC" w:rsidP="00450C77">
            <w:pPr>
              <w:jc w:val="both"/>
            </w:pPr>
            <w:hyperlink r:id="rId256" w:history="1">
              <w:r w:rsidR="007004D7" w:rsidRPr="008E510D">
                <w:rPr>
                  <w:rStyle w:val="Hyperlink"/>
                </w:rPr>
                <w:t>/req/hy_hydrofeature/hydrocomplex/catchment/outfall</w:t>
              </w:r>
              <w:r w:rsidR="002C3C8A">
                <w:rPr>
                  <w:rStyle w:val="Hyperlink"/>
                </w:rPr>
                <w:t>realization</w:t>
              </w:r>
            </w:hyperlink>
          </w:p>
        </w:tc>
      </w:tr>
      <w:tr w:rsidR="007004D7" w:rsidRPr="008E510D" w14:paraId="38279DC9" w14:textId="77777777" w:rsidTr="008733EF">
        <w:tc>
          <w:tcPr>
            <w:tcW w:w="1668" w:type="dxa"/>
            <w:hideMark/>
          </w:tcPr>
          <w:p w14:paraId="7CBC5D15" w14:textId="77777777" w:rsidR="007004D7" w:rsidRPr="008E510D" w:rsidRDefault="007004D7" w:rsidP="00450C77">
            <w:pPr>
              <w:jc w:val="both"/>
            </w:pPr>
            <w:r w:rsidRPr="008E510D">
              <w:t>Requirement</w:t>
            </w:r>
          </w:p>
        </w:tc>
        <w:tc>
          <w:tcPr>
            <w:tcW w:w="7188" w:type="dxa"/>
            <w:hideMark/>
          </w:tcPr>
          <w:p w14:paraId="614BE89C" w14:textId="77777777" w:rsidR="007004D7" w:rsidRPr="008E510D" w:rsidRDefault="00913FDC" w:rsidP="00450C77">
            <w:pPr>
              <w:jc w:val="both"/>
            </w:pPr>
            <w:hyperlink r:id="rId257" w:history="1">
              <w:r w:rsidR="007004D7" w:rsidRPr="008E510D">
                <w:rPr>
                  <w:rStyle w:val="Hyperlink"/>
                </w:rPr>
                <w:t>/req/hy_surfacehydrofeature/hydrographicnetwork/crosssection.crosssectionpoint</w:t>
              </w:r>
            </w:hyperlink>
          </w:p>
        </w:tc>
      </w:tr>
    </w:tbl>
    <w:p w14:paraId="62DCFE2F" w14:textId="77777777" w:rsidR="007004D7" w:rsidRPr="008E510D" w:rsidRDefault="007004D7" w:rsidP="00450C77">
      <w:pPr>
        <w:jc w:val="both"/>
        <w:rPr>
          <w:vanish/>
        </w:rPr>
      </w:pPr>
    </w:p>
    <w:tbl>
      <w:tblPr>
        <w:tblStyle w:val="Tabellenraster"/>
        <w:tblW w:w="0" w:type="auto"/>
        <w:tblLayout w:type="fixed"/>
        <w:tblLook w:val="04A0" w:firstRow="1" w:lastRow="0" w:firstColumn="1" w:lastColumn="0" w:noHBand="0" w:noVBand="1"/>
      </w:tblPr>
      <w:tblGrid>
        <w:gridCol w:w="1668"/>
        <w:gridCol w:w="7188"/>
      </w:tblGrid>
      <w:tr w:rsidR="00530F0D" w:rsidRPr="008E510D" w14:paraId="1F2A15F0" w14:textId="77777777" w:rsidTr="008733EF">
        <w:tc>
          <w:tcPr>
            <w:tcW w:w="1668" w:type="dxa"/>
            <w:hideMark/>
          </w:tcPr>
          <w:p w14:paraId="0FAFD364" w14:textId="77777777" w:rsidR="00530F0D" w:rsidRPr="008E510D" w:rsidRDefault="00530F0D" w:rsidP="00450C77">
            <w:pPr>
              <w:jc w:val="both"/>
              <w:rPr>
                <w:b/>
                <w:bCs/>
              </w:rPr>
            </w:pPr>
            <w:r w:rsidRPr="008E510D">
              <w:rPr>
                <w:rStyle w:val="Fett"/>
              </w:rPr>
              <w:t>Requirements Class</w:t>
            </w:r>
          </w:p>
        </w:tc>
        <w:tc>
          <w:tcPr>
            <w:tcW w:w="7188" w:type="dxa"/>
            <w:hideMark/>
          </w:tcPr>
          <w:p w14:paraId="674D650A" w14:textId="77777777" w:rsidR="00530F0D" w:rsidRPr="008E510D" w:rsidRDefault="00913FDC" w:rsidP="00450C77">
            <w:pPr>
              <w:jc w:val="both"/>
              <w:rPr>
                <w:b/>
                <w:bCs/>
              </w:rPr>
            </w:pPr>
            <w:hyperlink r:id="rId258" w:history="1">
              <w:r w:rsidR="00530F0D" w:rsidRPr="008E510D">
                <w:rPr>
                  <w:rStyle w:val="Hyperlink"/>
                  <w:b/>
                  <w:bCs/>
                </w:rPr>
                <w:t>/req/hy_surfacehydrofeature/hydrographicnetwork/longitudinalsection</w:t>
              </w:r>
            </w:hyperlink>
          </w:p>
        </w:tc>
      </w:tr>
      <w:tr w:rsidR="00530F0D" w:rsidRPr="008E510D" w14:paraId="1084E6FD" w14:textId="77777777" w:rsidTr="008733EF">
        <w:tc>
          <w:tcPr>
            <w:tcW w:w="1668" w:type="dxa"/>
            <w:hideMark/>
          </w:tcPr>
          <w:p w14:paraId="2C9861D8" w14:textId="77777777" w:rsidR="00530F0D" w:rsidRPr="008E510D" w:rsidRDefault="00530F0D" w:rsidP="00450C77">
            <w:pPr>
              <w:jc w:val="both"/>
            </w:pPr>
            <w:r w:rsidRPr="008E510D">
              <w:t>Target type</w:t>
            </w:r>
          </w:p>
        </w:tc>
        <w:tc>
          <w:tcPr>
            <w:tcW w:w="7188" w:type="dxa"/>
            <w:hideMark/>
          </w:tcPr>
          <w:p w14:paraId="6CEE6426" w14:textId="77777777" w:rsidR="00530F0D" w:rsidRPr="008E510D" w:rsidRDefault="00530F0D" w:rsidP="00450C77">
            <w:pPr>
              <w:jc w:val="both"/>
            </w:pPr>
            <w:r w:rsidRPr="008E510D">
              <w:t>Implementation Schema</w:t>
            </w:r>
          </w:p>
        </w:tc>
      </w:tr>
      <w:tr w:rsidR="00530F0D" w:rsidRPr="008E510D" w14:paraId="39FA9F96" w14:textId="77777777" w:rsidTr="008733EF">
        <w:tc>
          <w:tcPr>
            <w:tcW w:w="1668" w:type="dxa"/>
            <w:hideMark/>
          </w:tcPr>
          <w:p w14:paraId="559E4203" w14:textId="77777777" w:rsidR="00530F0D" w:rsidRPr="008E510D" w:rsidRDefault="00530F0D" w:rsidP="00450C77">
            <w:pPr>
              <w:jc w:val="both"/>
            </w:pPr>
            <w:r w:rsidRPr="008E510D">
              <w:lastRenderedPageBreak/>
              <w:t>Name</w:t>
            </w:r>
          </w:p>
        </w:tc>
        <w:tc>
          <w:tcPr>
            <w:tcW w:w="7188" w:type="dxa"/>
            <w:hideMark/>
          </w:tcPr>
          <w:p w14:paraId="33575F95" w14:textId="77777777" w:rsidR="00530F0D" w:rsidRPr="008E510D" w:rsidRDefault="00530F0D" w:rsidP="00450C77">
            <w:pPr>
              <w:jc w:val="both"/>
            </w:pPr>
            <w:r w:rsidRPr="008E510D">
              <w:t>HY_LongitudinalSection</w:t>
            </w:r>
          </w:p>
        </w:tc>
      </w:tr>
      <w:tr w:rsidR="00530F0D" w:rsidRPr="008E510D" w14:paraId="5193C167" w14:textId="77777777" w:rsidTr="008733EF">
        <w:tc>
          <w:tcPr>
            <w:tcW w:w="1668" w:type="dxa"/>
            <w:hideMark/>
          </w:tcPr>
          <w:p w14:paraId="5EC909C5" w14:textId="77777777" w:rsidR="00530F0D" w:rsidRPr="008E510D" w:rsidRDefault="00530F0D" w:rsidP="00450C77">
            <w:pPr>
              <w:jc w:val="both"/>
            </w:pPr>
            <w:r w:rsidRPr="008E510D">
              <w:t>Dependency</w:t>
            </w:r>
          </w:p>
        </w:tc>
        <w:tc>
          <w:tcPr>
            <w:tcW w:w="7188" w:type="dxa"/>
            <w:hideMark/>
          </w:tcPr>
          <w:p w14:paraId="6188A0F5" w14:textId="4C5A1745" w:rsidR="00530F0D" w:rsidRPr="008E510D" w:rsidRDefault="00913FDC" w:rsidP="00450C77">
            <w:pPr>
              <w:jc w:val="both"/>
            </w:pPr>
            <w:hyperlink r:id="rId259" w:history="1">
              <w:r w:rsidR="00530F0D" w:rsidRPr="008E510D">
                <w:rPr>
                  <w:rStyle w:val="Hyperlink"/>
                </w:rPr>
                <w:t>/req/hy_hydrofeature/hydrocomplex/catchment/outfall</w:t>
              </w:r>
              <w:r w:rsidR="002C3C8A">
                <w:rPr>
                  <w:rStyle w:val="Hyperlink"/>
                </w:rPr>
                <w:t>realization</w:t>
              </w:r>
            </w:hyperlink>
          </w:p>
        </w:tc>
      </w:tr>
      <w:tr w:rsidR="00530F0D" w:rsidRPr="008E510D" w14:paraId="0B21ACA2" w14:textId="77777777" w:rsidTr="008733EF">
        <w:tc>
          <w:tcPr>
            <w:tcW w:w="1668" w:type="dxa"/>
            <w:hideMark/>
          </w:tcPr>
          <w:p w14:paraId="2C6F6390" w14:textId="77777777" w:rsidR="00530F0D" w:rsidRPr="008E510D" w:rsidRDefault="00530F0D" w:rsidP="00450C77">
            <w:pPr>
              <w:jc w:val="both"/>
            </w:pPr>
            <w:r w:rsidRPr="008E510D">
              <w:t>Requirement</w:t>
            </w:r>
          </w:p>
        </w:tc>
        <w:tc>
          <w:tcPr>
            <w:tcW w:w="7188" w:type="dxa"/>
            <w:hideMark/>
          </w:tcPr>
          <w:p w14:paraId="484B484E" w14:textId="77777777" w:rsidR="00530F0D" w:rsidRPr="008E510D" w:rsidRDefault="00913FDC" w:rsidP="00450C77">
            <w:pPr>
              <w:jc w:val="both"/>
            </w:pPr>
            <w:hyperlink r:id="rId260" w:history="1">
              <w:r w:rsidR="00530F0D" w:rsidRPr="008E510D">
                <w:rPr>
                  <w:rStyle w:val="Hyperlink"/>
                </w:rPr>
                <w:t>/req/hy_surfacehydrofeature/hydrographicnetwork/longitudinalsection.longitudinalsectionpoint</w:t>
              </w:r>
            </w:hyperlink>
          </w:p>
        </w:tc>
      </w:tr>
    </w:tbl>
    <w:p w14:paraId="07977980" w14:textId="77777777" w:rsidR="00530F0D" w:rsidRPr="008E510D" w:rsidRDefault="00530F0D" w:rsidP="00450C77">
      <w:pPr>
        <w:pStyle w:val="berschrift4"/>
        <w:numPr>
          <w:ilvl w:val="3"/>
          <w:numId w:val="25"/>
        </w:numPr>
        <w:jc w:val="both"/>
      </w:pPr>
      <w:r w:rsidRPr="008E510D">
        <w:t>Water-LiquidPhase and Water-SolidPhase</w:t>
      </w:r>
    </w:p>
    <w:p w14:paraId="58CAEA41" w14:textId="77777777" w:rsidR="007004D7" w:rsidRPr="008E510D" w:rsidRDefault="007004D7" w:rsidP="00450C77">
      <w:pPr>
        <w:pStyle w:val="StandardWeb"/>
        <w:jc w:val="both"/>
        <w:rPr>
          <w:lang w:val="en-US"/>
        </w:rPr>
      </w:pPr>
      <w:r w:rsidRPr="008E510D">
        <w:rPr>
          <w:lang w:val="en-US"/>
        </w:rPr>
        <w:t xml:space="preserve">The HY_Water_LiquidPhase and HY_Water_SolidPhase feature types provide simple concepts of the accumulation of water in water bodies. This definition refers to the matter accumulated to a mass of water. In its liquid form water is considered accumulated in water bodies; in its solid phase water may be accumulated after melting, or as a layer of ice or snow on an open water body. The accumulation of water in the atmosphere or below the land surface, e.g. rain, soil moisture or groundwater, is not in scope of this standard, as well as the accumulation of snow and ice in glaciers which is subject of glaciology science. Contextually related information models may use the HY_Water_LiquidPhase and HY_Water_SolidPhase feature types to build relationships to an accumulating water body, and ultimately to the catchment realized either by the water body or by the network of which the water body is part. </w:t>
      </w:r>
    </w:p>
    <w:p w14:paraId="7B899BFF" w14:textId="77777777" w:rsidR="007004D7" w:rsidRPr="008E510D" w:rsidRDefault="007004D7" w:rsidP="00450C77">
      <w:pPr>
        <w:pStyle w:val="StandardWeb"/>
        <w:jc w:val="both"/>
        <w:rPr>
          <w:lang w:val="en-US"/>
        </w:rPr>
      </w:pPr>
      <w:r w:rsidRPr="008E510D">
        <w:rPr>
          <w:lang w:val="en-US"/>
        </w:rPr>
        <w:t xml:space="preserve">HY_Water_LiquidPhase carries the association </w:t>
      </w:r>
      <w:r w:rsidRPr="00452B33">
        <w:rPr>
          <w:i/>
          <w:lang w:val="en-US"/>
        </w:rPr>
        <w:t>accumulatingWaterBody</w:t>
      </w:r>
      <w:r w:rsidRPr="008E510D">
        <w:rPr>
          <w:lang w:val="en-US"/>
        </w:rPr>
        <w:t xml:space="preserve">; HY_Water_SolidPhase associates two properties: </w:t>
      </w:r>
      <w:r w:rsidRPr="008E510D">
        <w:rPr>
          <w:rStyle w:val="Hervorhebung"/>
          <w:lang w:val="en-US"/>
        </w:rPr>
        <w:t>snowmelt</w:t>
      </w:r>
      <w:r w:rsidRPr="008E510D">
        <w:rPr>
          <w:lang w:val="en-US"/>
        </w:rPr>
        <w:t xml:space="preserve"> and </w:t>
      </w:r>
      <w:r w:rsidRPr="008E510D">
        <w:rPr>
          <w:rStyle w:val="Hervorhebung"/>
          <w:lang w:val="en-US"/>
        </w:rPr>
        <w:t>coveredWaterBody</w:t>
      </w:r>
      <w:r w:rsidRPr="008E510D">
        <w:rPr>
          <w:lang w:val="en-US"/>
        </w:rPr>
        <w:t xml:space="preserve">. If required, these associations shall be used to identify the water body (part of the network) where liquid water as a material is accumulated. </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1A7E81C3" w14:textId="77777777" w:rsidTr="008733EF">
        <w:tc>
          <w:tcPr>
            <w:tcW w:w="1668" w:type="dxa"/>
            <w:hideMark/>
          </w:tcPr>
          <w:p w14:paraId="6932846A" w14:textId="77777777" w:rsidR="007004D7" w:rsidRPr="008E510D" w:rsidRDefault="007004D7" w:rsidP="00450C77">
            <w:pPr>
              <w:jc w:val="both"/>
              <w:rPr>
                <w:b/>
                <w:bCs/>
              </w:rPr>
            </w:pPr>
            <w:r w:rsidRPr="008E510D">
              <w:rPr>
                <w:rStyle w:val="Fett"/>
              </w:rPr>
              <w:t>Requirements Class</w:t>
            </w:r>
          </w:p>
        </w:tc>
        <w:tc>
          <w:tcPr>
            <w:tcW w:w="7188" w:type="dxa"/>
            <w:hideMark/>
          </w:tcPr>
          <w:p w14:paraId="520EBD3C" w14:textId="77777777" w:rsidR="007004D7" w:rsidRPr="008E510D" w:rsidRDefault="00913FDC" w:rsidP="00450C77">
            <w:pPr>
              <w:jc w:val="both"/>
              <w:rPr>
                <w:b/>
                <w:bCs/>
                <w:sz w:val="22"/>
                <w:szCs w:val="22"/>
              </w:rPr>
            </w:pPr>
            <w:hyperlink r:id="rId261" w:history="1">
              <w:r w:rsidR="007004D7" w:rsidRPr="008E510D">
                <w:rPr>
                  <w:rStyle w:val="Hyperlink"/>
                  <w:b/>
                  <w:bCs/>
                  <w:sz w:val="22"/>
                  <w:szCs w:val="22"/>
                </w:rPr>
                <w:t>/req/hy_surfacehydrofeature/hydrographicnetwork/waterliquidphase</w:t>
              </w:r>
            </w:hyperlink>
          </w:p>
        </w:tc>
      </w:tr>
      <w:tr w:rsidR="007004D7" w:rsidRPr="008E510D" w14:paraId="0AF6C9D5" w14:textId="77777777" w:rsidTr="008733EF">
        <w:tc>
          <w:tcPr>
            <w:tcW w:w="1668" w:type="dxa"/>
            <w:hideMark/>
          </w:tcPr>
          <w:p w14:paraId="0244DCF3" w14:textId="77777777" w:rsidR="007004D7" w:rsidRPr="008E510D" w:rsidRDefault="007004D7" w:rsidP="00450C77">
            <w:pPr>
              <w:jc w:val="both"/>
            </w:pPr>
            <w:r w:rsidRPr="008E510D">
              <w:t>Target type</w:t>
            </w:r>
          </w:p>
        </w:tc>
        <w:tc>
          <w:tcPr>
            <w:tcW w:w="7188" w:type="dxa"/>
            <w:hideMark/>
          </w:tcPr>
          <w:p w14:paraId="26DD1837" w14:textId="77777777" w:rsidR="007004D7" w:rsidRPr="008E510D" w:rsidRDefault="007004D7" w:rsidP="00450C77">
            <w:pPr>
              <w:jc w:val="both"/>
            </w:pPr>
            <w:r w:rsidRPr="008E510D">
              <w:t>Implementation Schema</w:t>
            </w:r>
          </w:p>
        </w:tc>
      </w:tr>
      <w:tr w:rsidR="007004D7" w:rsidRPr="008E510D" w14:paraId="380946EA" w14:textId="77777777" w:rsidTr="008733EF">
        <w:tc>
          <w:tcPr>
            <w:tcW w:w="1668" w:type="dxa"/>
            <w:hideMark/>
          </w:tcPr>
          <w:p w14:paraId="38A99E50" w14:textId="77777777" w:rsidR="007004D7" w:rsidRPr="008E510D" w:rsidRDefault="007004D7" w:rsidP="00450C77">
            <w:pPr>
              <w:jc w:val="both"/>
            </w:pPr>
            <w:r w:rsidRPr="008E510D">
              <w:t>Name</w:t>
            </w:r>
          </w:p>
        </w:tc>
        <w:tc>
          <w:tcPr>
            <w:tcW w:w="7188" w:type="dxa"/>
            <w:hideMark/>
          </w:tcPr>
          <w:p w14:paraId="5E2B23CD" w14:textId="77777777" w:rsidR="007004D7" w:rsidRPr="008E510D" w:rsidRDefault="007004D7" w:rsidP="00450C77">
            <w:pPr>
              <w:jc w:val="both"/>
            </w:pPr>
            <w:r w:rsidRPr="008E510D">
              <w:t>HY_WaterLiquidPhase</w:t>
            </w:r>
          </w:p>
        </w:tc>
      </w:tr>
      <w:tr w:rsidR="007004D7" w:rsidRPr="008E510D" w14:paraId="730823AC" w14:textId="77777777" w:rsidTr="008733EF">
        <w:tc>
          <w:tcPr>
            <w:tcW w:w="1668" w:type="dxa"/>
            <w:hideMark/>
          </w:tcPr>
          <w:p w14:paraId="56F257DF" w14:textId="77777777" w:rsidR="007004D7" w:rsidRPr="008E510D" w:rsidRDefault="007004D7" w:rsidP="00450C77">
            <w:pPr>
              <w:jc w:val="both"/>
            </w:pPr>
            <w:r w:rsidRPr="008E510D">
              <w:t>Dependency</w:t>
            </w:r>
          </w:p>
        </w:tc>
        <w:tc>
          <w:tcPr>
            <w:tcW w:w="7188" w:type="dxa"/>
            <w:hideMark/>
          </w:tcPr>
          <w:p w14:paraId="2A21F030" w14:textId="77777777" w:rsidR="007004D7" w:rsidRPr="008E510D" w:rsidRDefault="00913FDC" w:rsidP="00450C77">
            <w:pPr>
              <w:jc w:val="both"/>
            </w:pPr>
            <w:hyperlink r:id="rId262" w:history="1">
              <w:r w:rsidR="007004D7" w:rsidRPr="008E510D">
                <w:rPr>
                  <w:rStyle w:val="Hyperlink"/>
                </w:rPr>
                <w:t>/req/hy_surfacehydrofeature/hydrographicnetwork/waterbodystratum</w:t>
              </w:r>
            </w:hyperlink>
          </w:p>
        </w:tc>
      </w:tr>
      <w:tr w:rsidR="007004D7" w:rsidRPr="008E510D" w14:paraId="24470BFD" w14:textId="77777777" w:rsidTr="008733EF">
        <w:tc>
          <w:tcPr>
            <w:tcW w:w="1668" w:type="dxa"/>
            <w:hideMark/>
          </w:tcPr>
          <w:p w14:paraId="1A4D6D35" w14:textId="77777777" w:rsidR="007004D7" w:rsidRPr="008E510D" w:rsidRDefault="007004D7" w:rsidP="00450C77">
            <w:pPr>
              <w:jc w:val="both"/>
            </w:pPr>
            <w:r w:rsidRPr="008E510D">
              <w:t>Requirement</w:t>
            </w:r>
          </w:p>
        </w:tc>
        <w:tc>
          <w:tcPr>
            <w:tcW w:w="7188" w:type="dxa"/>
            <w:hideMark/>
          </w:tcPr>
          <w:p w14:paraId="27633723" w14:textId="77777777" w:rsidR="007004D7" w:rsidRPr="008E510D" w:rsidRDefault="00913FDC" w:rsidP="00450C77">
            <w:pPr>
              <w:jc w:val="both"/>
            </w:pPr>
            <w:hyperlink r:id="rId263" w:history="1">
              <w:r w:rsidR="007004D7" w:rsidRPr="008E510D">
                <w:rPr>
                  <w:rStyle w:val="Hyperlink"/>
                </w:rPr>
                <w:t>/req/hy_surfacehydrofeature/hydrographicnetwork/waterliquidphase.accumulatingwaterbody</w:t>
              </w:r>
            </w:hyperlink>
          </w:p>
        </w:tc>
      </w:tr>
    </w:tbl>
    <w:p w14:paraId="54A3AD52" w14:textId="77777777" w:rsidR="007004D7" w:rsidRPr="008E510D" w:rsidRDefault="007004D7" w:rsidP="00450C77">
      <w:pPr>
        <w:jc w:val="both"/>
        <w:rPr>
          <w:vanish/>
        </w:rPr>
      </w:pPr>
    </w:p>
    <w:tbl>
      <w:tblPr>
        <w:tblStyle w:val="Tabellenraster"/>
        <w:tblW w:w="0" w:type="auto"/>
        <w:tblLayout w:type="fixed"/>
        <w:tblLook w:val="04A0" w:firstRow="1" w:lastRow="0" w:firstColumn="1" w:lastColumn="0" w:noHBand="0" w:noVBand="1"/>
      </w:tblPr>
      <w:tblGrid>
        <w:gridCol w:w="1668"/>
        <w:gridCol w:w="7188"/>
      </w:tblGrid>
      <w:tr w:rsidR="00450A24" w:rsidRPr="008E510D" w14:paraId="00A8FCB1" w14:textId="77777777" w:rsidTr="008733EF">
        <w:tc>
          <w:tcPr>
            <w:tcW w:w="1668" w:type="dxa"/>
            <w:hideMark/>
          </w:tcPr>
          <w:p w14:paraId="109BBE55" w14:textId="77777777" w:rsidR="00450A24" w:rsidRPr="008E510D" w:rsidRDefault="00450A24" w:rsidP="00450C77">
            <w:pPr>
              <w:jc w:val="both"/>
              <w:rPr>
                <w:b/>
                <w:bCs/>
              </w:rPr>
            </w:pPr>
            <w:r w:rsidRPr="008E510D">
              <w:rPr>
                <w:rStyle w:val="Fett"/>
              </w:rPr>
              <w:t>Requirements Class</w:t>
            </w:r>
          </w:p>
        </w:tc>
        <w:tc>
          <w:tcPr>
            <w:tcW w:w="7188" w:type="dxa"/>
            <w:hideMark/>
          </w:tcPr>
          <w:p w14:paraId="41E17096" w14:textId="77777777" w:rsidR="00450A24" w:rsidRPr="008E510D" w:rsidRDefault="00913FDC" w:rsidP="00450C77">
            <w:pPr>
              <w:jc w:val="both"/>
              <w:rPr>
                <w:b/>
                <w:bCs/>
                <w:sz w:val="22"/>
                <w:szCs w:val="22"/>
              </w:rPr>
            </w:pPr>
            <w:hyperlink r:id="rId264" w:history="1">
              <w:r w:rsidR="00450A24" w:rsidRPr="008E510D">
                <w:rPr>
                  <w:rStyle w:val="Hyperlink"/>
                  <w:b/>
                  <w:bCs/>
                  <w:sz w:val="22"/>
                  <w:szCs w:val="22"/>
                </w:rPr>
                <w:t>/req/hy_surfacehydrofeature/hydrographicnetwork/watersolidphase</w:t>
              </w:r>
            </w:hyperlink>
          </w:p>
        </w:tc>
      </w:tr>
      <w:tr w:rsidR="00450A24" w:rsidRPr="008E510D" w14:paraId="2283D00B" w14:textId="77777777" w:rsidTr="008733EF">
        <w:tc>
          <w:tcPr>
            <w:tcW w:w="1668" w:type="dxa"/>
            <w:hideMark/>
          </w:tcPr>
          <w:p w14:paraId="6DF2CFBD" w14:textId="77777777" w:rsidR="00450A24" w:rsidRPr="008E510D" w:rsidRDefault="00450A24" w:rsidP="00450C77">
            <w:pPr>
              <w:jc w:val="both"/>
            </w:pPr>
            <w:r w:rsidRPr="008E510D">
              <w:t>Target type</w:t>
            </w:r>
          </w:p>
        </w:tc>
        <w:tc>
          <w:tcPr>
            <w:tcW w:w="7188" w:type="dxa"/>
            <w:hideMark/>
          </w:tcPr>
          <w:p w14:paraId="171883C5" w14:textId="77777777" w:rsidR="00450A24" w:rsidRPr="008E510D" w:rsidRDefault="00450A24" w:rsidP="00450C77">
            <w:pPr>
              <w:jc w:val="both"/>
              <w:rPr>
                <w:sz w:val="22"/>
                <w:szCs w:val="22"/>
              </w:rPr>
            </w:pPr>
            <w:r w:rsidRPr="008E510D">
              <w:rPr>
                <w:sz w:val="22"/>
                <w:szCs w:val="22"/>
              </w:rPr>
              <w:t>Implementation Schema</w:t>
            </w:r>
          </w:p>
        </w:tc>
      </w:tr>
      <w:tr w:rsidR="00450A24" w:rsidRPr="008E510D" w14:paraId="7A59E3D0" w14:textId="77777777" w:rsidTr="008733EF">
        <w:tc>
          <w:tcPr>
            <w:tcW w:w="1668" w:type="dxa"/>
            <w:hideMark/>
          </w:tcPr>
          <w:p w14:paraId="35D107AB" w14:textId="77777777" w:rsidR="00450A24" w:rsidRPr="008E510D" w:rsidRDefault="00450A24" w:rsidP="00450C77">
            <w:pPr>
              <w:jc w:val="both"/>
            </w:pPr>
            <w:r w:rsidRPr="008E510D">
              <w:t>Name</w:t>
            </w:r>
          </w:p>
        </w:tc>
        <w:tc>
          <w:tcPr>
            <w:tcW w:w="7188" w:type="dxa"/>
            <w:hideMark/>
          </w:tcPr>
          <w:p w14:paraId="2F200483" w14:textId="77777777" w:rsidR="00450A24" w:rsidRPr="008E510D" w:rsidRDefault="00450A24" w:rsidP="00450C77">
            <w:pPr>
              <w:jc w:val="both"/>
              <w:rPr>
                <w:sz w:val="22"/>
                <w:szCs w:val="22"/>
              </w:rPr>
            </w:pPr>
            <w:r w:rsidRPr="008E510D">
              <w:rPr>
                <w:sz w:val="22"/>
                <w:szCs w:val="22"/>
              </w:rPr>
              <w:t>HY_WaterSolidPhase</w:t>
            </w:r>
          </w:p>
        </w:tc>
      </w:tr>
      <w:tr w:rsidR="00450A24" w:rsidRPr="008E510D" w14:paraId="7D752930" w14:textId="77777777" w:rsidTr="008733EF">
        <w:tc>
          <w:tcPr>
            <w:tcW w:w="1668" w:type="dxa"/>
            <w:hideMark/>
          </w:tcPr>
          <w:p w14:paraId="658594AD" w14:textId="77777777" w:rsidR="00450A24" w:rsidRPr="008E510D" w:rsidRDefault="00450A24" w:rsidP="00450C77">
            <w:pPr>
              <w:jc w:val="both"/>
            </w:pPr>
            <w:r w:rsidRPr="008E510D">
              <w:t>Dependency</w:t>
            </w:r>
          </w:p>
        </w:tc>
        <w:tc>
          <w:tcPr>
            <w:tcW w:w="7188" w:type="dxa"/>
            <w:hideMark/>
          </w:tcPr>
          <w:p w14:paraId="50A5A343" w14:textId="77777777" w:rsidR="00450A24" w:rsidRPr="008E510D" w:rsidRDefault="00913FDC" w:rsidP="00450C77">
            <w:pPr>
              <w:jc w:val="both"/>
              <w:rPr>
                <w:sz w:val="22"/>
                <w:szCs w:val="22"/>
              </w:rPr>
            </w:pPr>
            <w:hyperlink r:id="rId265" w:history="1">
              <w:r w:rsidR="00450A24" w:rsidRPr="008E510D">
                <w:rPr>
                  <w:rStyle w:val="Hyperlink"/>
                  <w:sz w:val="22"/>
                  <w:szCs w:val="22"/>
                </w:rPr>
                <w:t>/req/hy_surfacehydrofeature/hydrographicnetwork/waterbody</w:t>
              </w:r>
            </w:hyperlink>
          </w:p>
        </w:tc>
      </w:tr>
      <w:tr w:rsidR="00450A24" w:rsidRPr="008E510D" w14:paraId="3E5E2949" w14:textId="77777777" w:rsidTr="008733EF">
        <w:tc>
          <w:tcPr>
            <w:tcW w:w="1668" w:type="dxa"/>
            <w:hideMark/>
          </w:tcPr>
          <w:p w14:paraId="12BA0D34" w14:textId="77777777" w:rsidR="00450A24" w:rsidRPr="008E510D" w:rsidRDefault="00450A24" w:rsidP="00450C77">
            <w:pPr>
              <w:jc w:val="both"/>
            </w:pPr>
            <w:r w:rsidRPr="008E510D">
              <w:lastRenderedPageBreak/>
              <w:t>Dependency</w:t>
            </w:r>
          </w:p>
        </w:tc>
        <w:tc>
          <w:tcPr>
            <w:tcW w:w="7188" w:type="dxa"/>
            <w:hideMark/>
          </w:tcPr>
          <w:p w14:paraId="069933A0" w14:textId="77777777" w:rsidR="00450A24" w:rsidRPr="008E510D" w:rsidRDefault="00913FDC" w:rsidP="00450C77">
            <w:pPr>
              <w:jc w:val="both"/>
              <w:rPr>
                <w:sz w:val="22"/>
                <w:szCs w:val="22"/>
              </w:rPr>
            </w:pPr>
            <w:hyperlink r:id="rId266" w:history="1">
              <w:r w:rsidR="00450A24" w:rsidRPr="008E510D">
                <w:rPr>
                  <w:rStyle w:val="Hyperlink"/>
                  <w:sz w:val="22"/>
                  <w:szCs w:val="22"/>
                </w:rPr>
                <w:t>/req/hy_surfacehydrofeature/hydrographicnetwork/waterliquidphase</w:t>
              </w:r>
            </w:hyperlink>
          </w:p>
        </w:tc>
      </w:tr>
      <w:tr w:rsidR="00450A24" w:rsidRPr="008E510D" w14:paraId="480743FD" w14:textId="77777777" w:rsidTr="008733EF">
        <w:tc>
          <w:tcPr>
            <w:tcW w:w="1668" w:type="dxa"/>
            <w:hideMark/>
          </w:tcPr>
          <w:p w14:paraId="3D62BD25" w14:textId="77777777" w:rsidR="00450A24" w:rsidRPr="008E510D" w:rsidRDefault="00450A24" w:rsidP="00450C77">
            <w:pPr>
              <w:jc w:val="both"/>
            </w:pPr>
            <w:r w:rsidRPr="008E510D">
              <w:t>Requirement</w:t>
            </w:r>
          </w:p>
        </w:tc>
        <w:tc>
          <w:tcPr>
            <w:tcW w:w="7188" w:type="dxa"/>
            <w:hideMark/>
          </w:tcPr>
          <w:p w14:paraId="0FFF164D" w14:textId="77777777" w:rsidR="00450A24" w:rsidRPr="008E510D" w:rsidRDefault="00913FDC" w:rsidP="00450C77">
            <w:pPr>
              <w:jc w:val="both"/>
              <w:rPr>
                <w:sz w:val="22"/>
                <w:szCs w:val="22"/>
              </w:rPr>
            </w:pPr>
            <w:hyperlink r:id="rId267" w:history="1">
              <w:r w:rsidR="00450A24" w:rsidRPr="008E510D">
                <w:rPr>
                  <w:rStyle w:val="Hyperlink"/>
                  <w:sz w:val="22"/>
                  <w:szCs w:val="22"/>
                </w:rPr>
                <w:t>/req/hy_surfacehydrofeature/hydrographicnetwork/watersolidphase.coveredwaterbody</w:t>
              </w:r>
            </w:hyperlink>
          </w:p>
        </w:tc>
      </w:tr>
      <w:tr w:rsidR="00450A24" w:rsidRPr="008E510D" w14:paraId="4087F3F6" w14:textId="77777777" w:rsidTr="008733EF">
        <w:tc>
          <w:tcPr>
            <w:tcW w:w="1668" w:type="dxa"/>
            <w:hideMark/>
          </w:tcPr>
          <w:p w14:paraId="59C82DB4" w14:textId="77777777" w:rsidR="00450A24" w:rsidRPr="008E510D" w:rsidRDefault="00450A24" w:rsidP="00450C77">
            <w:pPr>
              <w:jc w:val="both"/>
            </w:pPr>
            <w:r w:rsidRPr="008E510D">
              <w:t>Requirement</w:t>
            </w:r>
          </w:p>
        </w:tc>
        <w:tc>
          <w:tcPr>
            <w:tcW w:w="7188" w:type="dxa"/>
            <w:hideMark/>
          </w:tcPr>
          <w:p w14:paraId="6F8E48B3" w14:textId="77777777" w:rsidR="00450A24" w:rsidRPr="008E510D" w:rsidRDefault="00913FDC" w:rsidP="00450C77">
            <w:pPr>
              <w:jc w:val="both"/>
              <w:rPr>
                <w:sz w:val="22"/>
                <w:szCs w:val="22"/>
              </w:rPr>
            </w:pPr>
            <w:hyperlink r:id="rId268" w:history="1">
              <w:r w:rsidR="00450A24" w:rsidRPr="008E510D">
                <w:rPr>
                  <w:rStyle w:val="Hyperlink"/>
                  <w:sz w:val="22"/>
                  <w:szCs w:val="22"/>
                </w:rPr>
                <w:t>/req/hy_surfacehydrofeature/hydrographicnetwork/watersolidphase.snowmelt</w:t>
              </w:r>
            </w:hyperlink>
          </w:p>
        </w:tc>
      </w:tr>
    </w:tbl>
    <w:p w14:paraId="6AD1D815" w14:textId="77777777" w:rsidR="00450A24" w:rsidRPr="008E510D" w:rsidRDefault="00450A24" w:rsidP="00450C77">
      <w:pPr>
        <w:pStyle w:val="berschrift3"/>
        <w:jc w:val="both"/>
      </w:pPr>
      <w:bookmarkStart w:id="484" w:name="_Toc458775755"/>
      <w:bookmarkStart w:id="485" w:name="_Toc461026412"/>
      <w:r w:rsidRPr="008E510D">
        <w:t>The Surface Water Body types</w:t>
      </w:r>
      <w:bookmarkEnd w:id="484"/>
      <w:bookmarkEnd w:id="485"/>
    </w:p>
    <w:p w14:paraId="5543643E" w14:textId="3F41C682" w:rsidR="007004D7" w:rsidRPr="008E510D" w:rsidRDefault="00450A24" w:rsidP="00450C77">
      <w:pPr>
        <w:pStyle w:val="StandardWeb"/>
        <w:jc w:val="both"/>
        <w:rPr>
          <w:lang w:val="en-US"/>
        </w:rPr>
      </w:pPr>
      <w:r w:rsidRPr="008E510D">
        <w:rPr>
          <w:lang w:val="en-US"/>
        </w:rPr>
        <w:t xml:space="preserve">The Surface Water model defines typical specializations of a water body on the land </w:t>
      </w:r>
      <w:r w:rsidR="007004D7" w:rsidRPr="008E510D">
        <w:rPr>
          <w:lang w:val="en-US"/>
        </w:rPr>
        <w:t xml:space="preserve">surface. Being a specialization of the HY_WaterBody class each subtypes inherits the </w:t>
      </w:r>
      <w:r w:rsidR="007004D7" w:rsidRPr="008E510D">
        <w:rPr>
          <w:rStyle w:val="Hervorhebung"/>
          <w:lang w:val="en-US"/>
        </w:rPr>
        <w:t>stratum</w:t>
      </w:r>
      <w:r w:rsidR="007004D7" w:rsidRPr="008E510D">
        <w:rPr>
          <w:lang w:val="en-US"/>
        </w:rPr>
        <w:t xml:space="preserve">, </w:t>
      </w:r>
      <w:r w:rsidR="007004D7" w:rsidRPr="008E510D">
        <w:rPr>
          <w:rStyle w:val="Hervorhebung"/>
          <w:lang w:val="en-US"/>
        </w:rPr>
        <w:t>waterpool</w:t>
      </w:r>
      <w:r w:rsidR="007004D7" w:rsidRPr="008E510D">
        <w:rPr>
          <w:lang w:val="en-US"/>
        </w:rPr>
        <w:t xml:space="preserve">, </w:t>
      </w:r>
      <w:r w:rsidR="007004D7" w:rsidRPr="008E510D">
        <w:rPr>
          <w:rStyle w:val="Hervorhebung"/>
          <w:lang w:val="en-US"/>
        </w:rPr>
        <w:t>watercourse</w:t>
      </w:r>
      <w:r w:rsidR="007004D7" w:rsidRPr="008E510D">
        <w:rPr>
          <w:lang w:val="en-US"/>
        </w:rPr>
        <w:t xml:space="preserve">, </w:t>
      </w:r>
      <w:r w:rsidR="007004D7" w:rsidRPr="008E510D">
        <w:rPr>
          <w:rStyle w:val="Hervorhebung"/>
          <w:lang w:val="en-US"/>
        </w:rPr>
        <w:t>upstreamWaterBody</w:t>
      </w:r>
      <w:r w:rsidR="00452B33">
        <w:rPr>
          <w:lang w:val="en-US"/>
        </w:rPr>
        <w:t>,</w:t>
      </w:r>
      <w:r w:rsidR="007004D7" w:rsidRPr="008E510D">
        <w:rPr>
          <w:lang w:val="en-US"/>
        </w:rPr>
        <w:t xml:space="preserve"> </w:t>
      </w:r>
      <w:r w:rsidR="007004D7" w:rsidRPr="00452B33">
        <w:rPr>
          <w:i/>
          <w:lang w:val="en-US"/>
        </w:rPr>
        <w:t>downstreamWaterBody</w:t>
      </w:r>
      <w:r w:rsidR="00452B33">
        <w:rPr>
          <w:rStyle w:val="Hervorhebung"/>
          <w:lang w:val="en-US"/>
        </w:rPr>
        <w:t xml:space="preserve">, </w:t>
      </w:r>
      <w:r w:rsidR="007004D7" w:rsidRPr="008E510D">
        <w:rPr>
          <w:rStyle w:val="Hervorhebung"/>
          <w:lang w:val="en-US"/>
        </w:rPr>
        <w:t>fixedLandmark</w:t>
      </w:r>
      <w:r w:rsidR="007004D7" w:rsidRPr="008E510D">
        <w:rPr>
          <w:lang w:val="en-US"/>
        </w:rPr>
        <w:t xml:space="preserve">, </w:t>
      </w:r>
      <w:r w:rsidR="007004D7" w:rsidRPr="00452B33">
        <w:rPr>
          <w:i/>
          <w:lang w:val="en-US"/>
        </w:rPr>
        <w:t>streamCrossSection</w:t>
      </w:r>
      <w:r w:rsidR="007004D7" w:rsidRPr="008E510D">
        <w:rPr>
          <w:lang w:val="en-US"/>
        </w:rPr>
        <w:t xml:space="preserve"> and </w:t>
      </w:r>
      <w:r w:rsidR="007004D7" w:rsidRPr="008E510D">
        <w:rPr>
          <w:rStyle w:val="Hervorhebung"/>
          <w:lang w:val="en-US"/>
        </w:rPr>
        <w:t>streamLongitudinalSection</w:t>
      </w:r>
      <w:r w:rsidR="007004D7" w:rsidRPr="008E510D">
        <w:rPr>
          <w:lang w:val="en-US"/>
        </w:rPr>
        <w:t xml:space="preserve"> properties. From the general HY_HydroFeature class the special water bodies inherit the </w:t>
      </w:r>
      <w:r w:rsidR="007004D7" w:rsidRPr="008E510D">
        <w:rPr>
          <w:rStyle w:val="Hervorhebung"/>
          <w:lang w:val="en-US"/>
        </w:rPr>
        <w:t>name</w:t>
      </w:r>
      <w:r w:rsidR="007004D7" w:rsidRPr="008E510D">
        <w:rPr>
          <w:lang w:val="en-US"/>
        </w:rPr>
        <w:t xml:space="preserve"> property, which allows to handle names given to them in cross-jurisdiction and multi-lingual contexts. Each speciali</w:t>
      </w:r>
      <w:r w:rsidR="00F42599">
        <w:rPr>
          <w:lang w:val="en-US"/>
        </w:rPr>
        <w:t>z</w:t>
      </w:r>
      <w:r w:rsidR="007004D7" w:rsidRPr="008E510D">
        <w:rPr>
          <w:lang w:val="en-US"/>
        </w:rPr>
        <w:t xml:space="preserve">ation is understood to be part of the hydrographic network. In other contexts other specializations, or a typical segmentation may exist, that not conforms to the types defined in this standard. </w:t>
      </w:r>
    </w:p>
    <w:p w14:paraId="15697DD6" w14:textId="77777777" w:rsidR="007004D7" w:rsidRPr="008E510D" w:rsidRDefault="007004D7" w:rsidP="00450C77">
      <w:pPr>
        <w:pStyle w:val="StandardWeb"/>
        <w:jc w:val="both"/>
        <w:rPr>
          <w:lang w:val="en-US"/>
        </w:rPr>
      </w:pPr>
      <w:r w:rsidRPr="008E510D">
        <w:rPr>
          <w:lang w:val="en-US"/>
        </w:rPr>
        <w:t xml:space="preserve">The HY_River feature type defines the existence of body of surface water, participating in a hydrographic network, special due to its property to permanently or temporarily flow. </w:t>
      </w:r>
    </w:p>
    <w:p w14:paraId="0B0D3005" w14:textId="77777777" w:rsidR="007004D7" w:rsidRPr="008E510D" w:rsidRDefault="007004D7" w:rsidP="00450C77">
      <w:pPr>
        <w:pStyle w:val="StandardWeb"/>
        <w:jc w:val="both"/>
        <w:rPr>
          <w:lang w:val="en-US"/>
        </w:rPr>
      </w:pPr>
      <w:r w:rsidRPr="008E510D">
        <w:rPr>
          <w:lang w:val="en-US"/>
        </w:rPr>
        <w:t>The HY_Canal feature type defines the existence of body of surface water, participating in a hydrographic network, special due to its artificial origin (man-made).</w:t>
      </w:r>
    </w:p>
    <w:p w14:paraId="13F7E8EA" w14:textId="77777777" w:rsidR="007004D7" w:rsidRPr="008E510D" w:rsidRDefault="007004D7" w:rsidP="00450C77">
      <w:pPr>
        <w:pStyle w:val="StandardWeb"/>
        <w:jc w:val="both"/>
        <w:rPr>
          <w:lang w:val="en-US"/>
        </w:rPr>
      </w:pPr>
      <w:r w:rsidRPr="008E510D">
        <w:rPr>
          <w:lang w:val="en-US"/>
        </w:rPr>
        <w:t xml:space="preserve">The HY_Lake feature type defines the existence of body of surface water, participating in a hydrographic network, special due to its considerable size. </w:t>
      </w:r>
    </w:p>
    <w:p w14:paraId="28AF1C38" w14:textId="77777777" w:rsidR="007004D7" w:rsidRPr="008E510D" w:rsidRDefault="007004D7" w:rsidP="00450C77">
      <w:pPr>
        <w:pStyle w:val="StandardWeb"/>
        <w:jc w:val="both"/>
        <w:rPr>
          <w:lang w:val="en-US"/>
        </w:rPr>
      </w:pPr>
      <w:r w:rsidRPr="008E510D">
        <w:rPr>
          <w:lang w:val="en-US"/>
        </w:rPr>
        <w:t xml:space="preserve">The HY_Impoundment feature type defines the existence of body of surface water, participating in a hydrographic network, special due to be formed by collecting water, as by a dam. </w:t>
      </w:r>
    </w:p>
    <w:p w14:paraId="60DA678F" w14:textId="77777777" w:rsidR="007004D7" w:rsidRPr="008E510D" w:rsidRDefault="007004D7" w:rsidP="00450C77">
      <w:pPr>
        <w:pStyle w:val="StandardWeb"/>
        <w:jc w:val="both"/>
        <w:rPr>
          <w:lang w:val="en-US"/>
        </w:rPr>
      </w:pPr>
      <w:r w:rsidRPr="008E510D">
        <w:rPr>
          <w:lang w:val="en-US"/>
        </w:rPr>
        <w:t>The HY_Lagoon feature type defines the existence of body of surface water, participating in a hydrographic network, special due to its shallow depth and interaction with the open sea.</w:t>
      </w:r>
    </w:p>
    <w:p w14:paraId="35C3C346" w14:textId="77777777" w:rsidR="007004D7" w:rsidRPr="008E510D" w:rsidRDefault="007004D7" w:rsidP="00450C77">
      <w:pPr>
        <w:pStyle w:val="StandardWeb"/>
        <w:jc w:val="both"/>
        <w:rPr>
          <w:lang w:val="en-US"/>
        </w:rPr>
      </w:pPr>
      <w:r w:rsidRPr="008E510D">
        <w:rPr>
          <w:lang w:val="en-US"/>
        </w:rPr>
        <w:t>The HY_Estuary feature type defines the existence of body of surface water, participating in a hydrographic network, special due to branching and its interaction with the open sea.</w:t>
      </w:r>
    </w:p>
    <w:p w14:paraId="3227249B" w14:textId="44C8BBF1" w:rsidR="007004D7" w:rsidRPr="008E510D" w:rsidRDefault="007004D7" w:rsidP="00450C77">
      <w:pPr>
        <w:pStyle w:val="berschrift3"/>
        <w:jc w:val="both"/>
      </w:pPr>
      <w:bookmarkStart w:id="486" w:name="_Toc458775756"/>
      <w:bookmarkStart w:id="487" w:name="_Toc461026413"/>
      <w:r w:rsidRPr="008E510D">
        <w:t>The Storage model</w:t>
      </w:r>
      <w:bookmarkEnd w:id="486"/>
      <w:bookmarkEnd w:id="487"/>
    </w:p>
    <w:p w14:paraId="22B40F6C" w14:textId="3AAF18A9" w:rsidR="007004D7" w:rsidRPr="008E510D" w:rsidRDefault="007004D7" w:rsidP="00450C77">
      <w:pPr>
        <w:pStyle w:val="StandardWeb"/>
        <w:jc w:val="both"/>
        <w:rPr>
          <w:lang w:val="en-US"/>
        </w:rPr>
      </w:pPr>
      <w:r w:rsidRPr="008E510D">
        <w:rPr>
          <w:lang w:val="en-US"/>
        </w:rPr>
        <w:t>The Storage model (</w:t>
      </w:r>
      <w:r w:rsidR="009C635D">
        <w:rPr>
          <w:lang w:val="en-US"/>
        </w:rPr>
        <w:fldChar w:fldCharType="begin"/>
      </w:r>
      <w:r w:rsidR="009C635D">
        <w:rPr>
          <w:lang w:val="en-US"/>
        </w:rPr>
        <w:instrText xml:space="preserve"> REF _Ref461114468 \h </w:instrText>
      </w:r>
      <w:r w:rsidR="009C635D">
        <w:rPr>
          <w:lang w:val="en-US"/>
        </w:rPr>
      </w:r>
      <w:r w:rsidR="009C635D">
        <w:rPr>
          <w:lang w:val="en-US"/>
        </w:rPr>
        <w:fldChar w:fldCharType="separate"/>
      </w:r>
      <w:r w:rsidR="009C635D">
        <w:t xml:space="preserve">Figure </w:t>
      </w:r>
      <w:r w:rsidR="009C635D">
        <w:rPr>
          <w:noProof/>
        </w:rPr>
        <w:t>38</w:t>
      </w:r>
      <w:r w:rsidR="009C635D">
        <w:rPr>
          <w:lang w:val="en-US"/>
        </w:rPr>
        <w:fldChar w:fldCharType="end"/>
      </w:r>
      <w:r w:rsidRPr="008E510D">
        <w:rPr>
          <w:lang w:val="en-US"/>
        </w:rPr>
        <w:t xml:space="preserve">) provides a concept to describe any water body, in terms of a reservoir storing water for future use. The separate storage model allows to describe the hydrographic network without the details of storage capacities that a water body may </w:t>
      </w:r>
      <w:r w:rsidRPr="008E510D">
        <w:rPr>
          <w:lang w:val="en-US"/>
        </w:rPr>
        <w:lastRenderedPageBreak/>
        <w:t xml:space="preserve">have, and vice versa storage reservoirs to be referenced independent of their role within the hydrographic network. </w:t>
      </w:r>
    </w:p>
    <w:p w14:paraId="214390F7" w14:textId="77777777" w:rsidR="009E4992" w:rsidRDefault="009E4992" w:rsidP="009E4992">
      <w:pPr>
        <w:keepNext/>
        <w:jc w:val="center"/>
      </w:pPr>
      <w:r>
        <w:rPr>
          <w:noProof/>
        </w:rPr>
        <w:drawing>
          <wp:inline distT="0" distB="0" distL="0" distR="0" wp14:anchorId="66B67E9C" wp14:editId="59EABD0B">
            <wp:extent cx="5486400" cy="3276898"/>
            <wp:effectExtent l="0" t="0" r="0" b="0"/>
            <wp:docPr id="16" name="Grafik 16" descr="D:\Users\Dornblut\git_html\HY_Features\HTML_HYF\HY_SurfaceHydroFeature\EARoot\EA4\EA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Dornblut\git_html\HY_Features\HTML_HYF\HY_SurfaceHydroFeature\EARoot\EA4\EA39.png"/>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5486400" cy="3276898"/>
                    </a:xfrm>
                    <a:prstGeom prst="rect">
                      <a:avLst/>
                    </a:prstGeom>
                    <a:noFill/>
                    <a:ln>
                      <a:noFill/>
                    </a:ln>
                  </pic:spPr>
                </pic:pic>
              </a:graphicData>
            </a:graphic>
          </wp:inline>
        </w:drawing>
      </w:r>
    </w:p>
    <w:p w14:paraId="381D04BC" w14:textId="0F6353A2" w:rsidR="009E4992" w:rsidRDefault="009E4992" w:rsidP="009E4992">
      <w:pPr>
        <w:pStyle w:val="OGCFigure"/>
      </w:pPr>
      <w:bookmarkStart w:id="488" w:name="_Ref461114468"/>
      <w:bookmarkStart w:id="489" w:name="_Toc461114657"/>
      <w:r>
        <w:t xml:space="preserve">Figure </w:t>
      </w:r>
      <w:r w:rsidR="00913FDC">
        <w:fldChar w:fldCharType="begin"/>
      </w:r>
      <w:r w:rsidR="00913FDC">
        <w:instrText xml:space="preserve"> SEQ Figure \* ARABIC </w:instrText>
      </w:r>
      <w:r w:rsidR="00913FDC">
        <w:fldChar w:fldCharType="separate"/>
      </w:r>
      <w:r w:rsidR="009C635D">
        <w:rPr>
          <w:noProof/>
        </w:rPr>
        <w:t>38</w:t>
      </w:r>
      <w:r w:rsidR="00913FDC">
        <w:rPr>
          <w:noProof/>
        </w:rPr>
        <w:fldChar w:fldCharType="end"/>
      </w:r>
      <w:bookmarkEnd w:id="488"/>
      <w:r>
        <w:t xml:space="preserve">: </w:t>
      </w:r>
      <w:r w:rsidRPr="006119FB">
        <w:t xml:space="preserve">Reservoir realizing an outfall (UML class diagram, </w:t>
      </w:r>
      <w:hyperlink r:id="rId270" w:history="1">
        <w:r w:rsidRPr="00D03383">
          <w:rPr>
            <w:rStyle w:val="Hyperlink"/>
          </w:rPr>
          <w:t>/req/hy_surfacehydrofeature/storage/reservoir</w:t>
        </w:r>
      </w:hyperlink>
      <w:r w:rsidRPr="006119FB">
        <w:t xml:space="preserve"> )</w:t>
      </w:r>
      <w:bookmarkEnd w:id="489"/>
    </w:p>
    <w:p w14:paraId="2670A341" w14:textId="77777777" w:rsidR="007004D7" w:rsidRPr="008E510D" w:rsidRDefault="007004D7" w:rsidP="00450C77">
      <w:pPr>
        <w:pStyle w:val="StandardWeb"/>
        <w:jc w:val="both"/>
        <w:rPr>
          <w:lang w:val="en-US"/>
        </w:rPr>
      </w:pPr>
      <w:r w:rsidRPr="008E510D">
        <w:rPr>
          <w:lang w:val="en-US"/>
        </w:rPr>
        <w:t xml:space="preserve">The HY_Reservoir feature type describes the water body, either natural or man-made, used for storage, regulation and control of water resources. The reservoir concept refers to a volume of water managed in zones between operating levels. HY_Reservoir associates to a reservoir the </w:t>
      </w:r>
      <w:r w:rsidRPr="008E510D">
        <w:rPr>
          <w:rStyle w:val="Hervorhebung"/>
          <w:lang w:val="en-US"/>
        </w:rPr>
        <w:t>storedWaterBody</w:t>
      </w:r>
      <w:r w:rsidRPr="008E510D">
        <w:rPr>
          <w:lang w:val="en-US"/>
        </w:rPr>
        <w:t xml:space="preserve"> and a </w:t>
      </w:r>
      <w:r w:rsidRPr="008E510D">
        <w:rPr>
          <w:rStyle w:val="Hervorhebung"/>
          <w:lang w:val="en-US"/>
        </w:rPr>
        <w:t>reservoirZone</w:t>
      </w:r>
      <w:r w:rsidRPr="008E510D">
        <w:rPr>
          <w:lang w:val="en-US"/>
        </w:rPr>
        <w:t xml:space="preserve">. </w:t>
      </w:r>
    </w:p>
    <w:tbl>
      <w:tblPr>
        <w:tblStyle w:val="Tabellenraster"/>
        <w:tblW w:w="8897" w:type="dxa"/>
        <w:tblLook w:val="04A0" w:firstRow="1" w:lastRow="0" w:firstColumn="1" w:lastColumn="0" w:noHBand="0" w:noVBand="1"/>
      </w:tblPr>
      <w:tblGrid>
        <w:gridCol w:w="2263"/>
        <w:gridCol w:w="6634"/>
      </w:tblGrid>
      <w:tr w:rsidR="007004D7" w:rsidRPr="008E510D" w14:paraId="77456F32" w14:textId="77777777" w:rsidTr="000A5CC4">
        <w:tc>
          <w:tcPr>
            <w:tcW w:w="0" w:type="auto"/>
            <w:hideMark/>
          </w:tcPr>
          <w:p w14:paraId="4A33CADB" w14:textId="77777777" w:rsidR="007004D7" w:rsidRPr="008E510D" w:rsidRDefault="007004D7" w:rsidP="00450C77">
            <w:pPr>
              <w:jc w:val="both"/>
              <w:rPr>
                <w:b/>
                <w:bCs/>
              </w:rPr>
            </w:pPr>
            <w:r w:rsidRPr="008E510D">
              <w:rPr>
                <w:rStyle w:val="Fett"/>
              </w:rPr>
              <w:t>Requirements Class</w:t>
            </w:r>
          </w:p>
        </w:tc>
        <w:tc>
          <w:tcPr>
            <w:tcW w:w="6634" w:type="dxa"/>
            <w:hideMark/>
          </w:tcPr>
          <w:p w14:paraId="3FFA1005" w14:textId="77777777" w:rsidR="007004D7" w:rsidRPr="008E510D" w:rsidRDefault="00913FDC" w:rsidP="00450C77">
            <w:pPr>
              <w:jc w:val="both"/>
              <w:rPr>
                <w:b/>
                <w:bCs/>
              </w:rPr>
            </w:pPr>
            <w:hyperlink r:id="rId271" w:history="1">
              <w:r w:rsidR="007004D7" w:rsidRPr="008E510D">
                <w:rPr>
                  <w:rStyle w:val="Hyperlink"/>
                  <w:b/>
                  <w:bCs/>
                </w:rPr>
                <w:t>/req/hy_surfacehydrofeature/storage/reservoir</w:t>
              </w:r>
            </w:hyperlink>
          </w:p>
        </w:tc>
      </w:tr>
      <w:tr w:rsidR="007004D7" w:rsidRPr="008E510D" w14:paraId="4E9ABAE3" w14:textId="77777777" w:rsidTr="000A5CC4">
        <w:tc>
          <w:tcPr>
            <w:tcW w:w="0" w:type="auto"/>
            <w:hideMark/>
          </w:tcPr>
          <w:p w14:paraId="3DC7DA22" w14:textId="77777777" w:rsidR="007004D7" w:rsidRPr="008E510D" w:rsidRDefault="007004D7" w:rsidP="00450C77">
            <w:pPr>
              <w:jc w:val="both"/>
            </w:pPr>
            <w:r w:rsidRPr="008E510D">
              <w:t>Target type</w:t>
            </w:r>
          </w:p>
        </w:tc>
        <w:tc>
          <w:tcPr>
            <w:tcW w:w="6634" w:type="dxa"/>
            <w:hideMark/>
          </w:tcPr>
          <w:p w14:paraId="370825B1" w14:textId="77777777" w:rsidR="007004D7" w:rsidRPr="008E510D" w:rsidRDefault="007004D7" w:rsidP="00450C77">
            <w:pPr>
              <w:jc w:val="both"/>
            </w:pPr>
            <w:r w:rsidRPr="008E510D">
              <w:t>Implementation Schema</w:t>
            </w:r>
          </w:p>
        </w:tc>
      </w:tr>
      <w:tr w:rsidR="007004D7" w:rsidRPr="008E510D" w14:paraId="0FBA6516" w14:textId="77777777" w:rsidTr="000A5CC4">
        <w:tc>
          <w:tcPr>
            <w:tcW w:w="0" w:type="auto"/>
            <w:hideMark/>
          </w:tcPr>
          <w:p w14:paraId="21006A29" w14:textId="77777777" w:rsidR="007004D7" w:rsidRPr="008E510D" w:rsidRDefault="007004D7" w:rsidP="00450C77">
            <w:pPr>
              <w:jc w:val="both"/>
            </w:pPr>
            <w:r w:rsidRPr="008E510D">
              <w:t>Name</w:t>
            </w:r>
          </w:p>
        </w:tc>
        <w:tc>
          <w:tcPr>
            <w:tcW w:w="6634" w:type="dxa"/>
            <w:hideMark/>
          </w:tcPr>
          <w:p w14:paraId="27F57C9D" w14:textId="77777777" w:rsidR="007004D7" w:rsidRPr="008E510D" w:rsidRDefault="007004D7" w:rsidP="00450C77">
            <w:pPr>
              <w:jc w:val="both"/>
            </w:pPr>
            <w:r w:rsidRPr="008E510D">
              <w:t>HY_Reservoir</w:t>
            </w:r>
          </w:p>
        </w:tc>
      </w:tr>
      <w:tr w:rsidR="007004D7" w:rsidRPr="008E510D" w14:paraId="2F7FC6F7" w14:textId="77777777" w:rsidTr="000A5CC4">
        <w:tc>
          <w:tcPr>
            <w:tcW w:w="0" w:type="auto"/>
            <w:hideMark/>
          </w:tcPr>
          <w:p w14:paraId="7CC4AC7E" w14:textId="77777777" w:rsidR="007004D7" w:rsidRPr="008E510D" w:rsidRDefault="007004D7" w:rsidP="00450C77">
            <w:pPr>
              <w:jc w:val="both"/>
            </w:pPr>
            <w:r w:rsidRPr="008E510D">
              <w:t>Dependency</w:t>
            </w:r>
          </w:p>
        </w:tc>
        <w:tc>
          <w:tcPr>
            <w:tcW w:w="6634" w:type="dxa"/>
            <w:hideMark/>
          </w:tcPr>
          <w:p w14:paraId="201A641F" w14:textId="77777777" w:rsidR="007004D7" w:rsidRPr="008E510D" w:rsidRDefault="00913FDC" w:rsidP="00450C77">
            <w:pPr>
              <w:jc w:val="both"/>
            </w:pPr>
            <w:hyperlink r:id="rId272" w:history="1">
              <w:r w:rsidR="007004D7" w:rsidRPr="008E510D">
                <w:rPr>
                  <w:rStyle w:val="Hyperlink"/>
                </w:rPr>
                <w:t>/req/hy_surfacehydrofeature/hydrographicnetwork/waterbody</w:t>
              </w:r>
            </w:hyperlink>
          </w:p>
        </w:tc>
      </w:tr>
      <w:tr w:rsidR="007004D7" w:rsidRPr="008E510D" w14:paraId="40BBEA43" w14:textId="77777777" w:rsidTr="000A5CC4">
        <w:tc>
          <w:tcPr>
            <w:tcW w:w="0" w:type="auto"/>
            <w:hideMark/>
          </w:tcPr>
          <w:p w14:paraId="5400B311" w14:textId="77777777" w:rsidR="007004D7" w:rsidRPr="008E510D" w:rsidRDefault="007004D7" w:rsidP="00450C77">
            <w:pPr>
              <w:jc w:val="both"/>
            </w:pPr>
            <w:r w:rsidRPr="008E510D">
              <w:t>Dependency</w:t>
            </w:r>
          </w:p>
        </w:tc>
        <w:tc>
          <w:tcPr>
            <w:tcW w:w="6634" w:type="dxa"/>
            <w:hideMark/>
          </w:tcPr>
          <w:p w14:paraId="39E27C00" w14:textId="22239863" w:rsidR="007004D7" w:rsidRPr="008E510D" w:rsidRDefault="00913FDC" w:rsidP="00450C77">
            <w:pPr>
              <w:jc w:val="both"/>
            </w:pPr>
            <w:hyperlink r:id="rId273" w:history="1">
              <w:r w:rsidR="007004D7" w:rsidRPr="008E510D">
                <w:rPr>
                  <w:rStyle w:val="Hyperlink"/>
                </w:rPr>
                <w:t>/req/hy_surfacehydrofeature/hydrocomplex/outfall</w:t>
              </w:r>
              <w:r w:rsidR="002C3C8A">
                <w:rPr>
                  <w:rStyle w:val="Hyperlink"/>
                </w:rPr>
                <w:t>realization</w:t>
              </w:r>
            </w:hyperlink>
          </w:p>
        </w:tc>
      </w:tr>
      <w:tr w:rsidR="007004D7" w:rsidRPr="008E510D" w14:paraId="2C342CC4" w14:textId="77777777" w:rsidTr="000A5CC4">
        <w:tc>
          <w:tcPr>
            <w:tcW w:w="0" w:type="auto"/>
            <w:hideMark/>
          </w:tcPr>
          <w:p w14:paraId="0416D327" w14:textId="77777777" w:rsidR="007004D7" w:rsidRPr="008E510D" w:rsidRDefault="007004D7" w:rsidP="00450C77">
            <w:pPr>
              <w:jc w:val="both"/>
            </w:pPr>
            <w:r w:rsidRPr="008E510D">
              <w:t>Requirement</w:t>
            </w:r>
          </w:p>
        </w:tc>
        <w:tc>
          <w:tcPr>
            <w:tcW w:w="6634" w:type="dxa"/>
            <w:hideMark/>
          </w:tcPr>
          <w:p w14:paraId="7AAF253A" w14:textId="77777777" w:rsidR="007004D7" w:rsidRPr="008E510D" w:rsidRDefault="00913FDC" w:rsidP="00450C77">
            <w:pPr>
              <w:jc w:val="both"/>
            </w:pPr>
            <w:hyperlink r:id="rId274" w:history="1">
              <w:r w:rsidR="007004D7" w:rsidRPr="008E510D">
                <w:rPr>
                  <w:rStyle w:val="Hyperlink"/>
                </w:rPr>
                <w:t>/req/hy_surfacehydrofeature/storage/reservoir.storedwaterbody</w:t>
              </w:r>
            </w:hyperlink>
          </w:p>
        </w:tc>
      </w:tr>
      <w:tr w:rsidR="007004D7" w:rsidRPr="008E510D" w14:paraId="31ACDD3F" w14:textId="77777777" w:rsidTr="000A5CC4">
        <w:tc>
          <w:tcPr>
            <w:tcW w:w="0" w:type="auto"/>
            <w:hideMark/>
          </w:tcPr>
          <w:p w14:paraId="68A61712" w14:textId="77777777" w:rsidR="007004D7" w:rsidRPr="008E510D" w:rsidRDefault="007004D7" w:rsidP="00450C77">
            <w:pPr>
              <w:jc w:val="both"/>
            </w:pPr>
            <w:r w:rsidRPr="008E510D">
              <w:t>Requirement</w:t>
            </w:r>
          </w:p>
        </w:tc>
        <w:tc>
          <w:tcPr>
            <w:tcW w:w="6634" w:type="dxa"/>
            <w:hideMark/>
          </w:tcPr>
          <w:p w14:paraId="46CFEC66" w14:textId="77777777" w:rsidR="007004D7" w:rsidRPr="008E510D" w:rsidRDefault="00913FDC" w:rsidP="00450C77">
            <w:pPr>
              <w:jc w:val="both"/>
            </w:pPr>
            <w:hyperlink r:id="rId275" w:history="1">
              <w:r w:rsidR="007004D7" w:rsidRPr="008E510D">
                <w:rPr>
                  <w:rStyle w:val="Hyperlink"/>
                </w:rPr>
                <w:t>/req/hy_surfacehydrofeature/storage/reservoir.reservoirzone</w:t>
              </w:r>
            </w:hyperlink>
          </w:p>
        </w:tc>
      </w:tr>
    </w:tbl>
    <w:p w14:paraId="4FB08BB5" w14:textId="6089A65C" w:rsidR="007004D7" w:rsidRPr="008E510D" w:rsidRDefault="007004D7" w:rsidP="00450C77">
      <w:pPr>
        <w:pStyle w:val="berschrift2"/>
        <w:jc w:val="both"/>
      </w:pPr>
      <w:bookmarkStart w:id="490" w:name="_Toc458775757"/>
      <w:bookmarkStart w:id="491" w:name="_Toc461026414"/>
      <w:r w:rsidRPr="008E510D">
        <w:lastRenderedPageBreak/>
        <w:t>The Hydrometric Network application schema</w:t>
      </w:r>
      <w:bookmarkEnd w:id="490"/>
      <w:bookmarkEnd w:id="491"/>
    </w:p>
    <w:p w14:paraId="42EC8615" w14:textId="31162C52" w:rsidR="007004D7" w:rsidRPr="008E510D" w:rsidRDefault="007004D7" w:rsidP="00450C77">
      <w:pPr>
        <w:pStyle w:val="StandardWeb"/>
        <w:jc w:val="both"/>
        <w:rPr>
          <w:lang w:val="en-US"/>
        </w:rPr>
      </w:pPr>
      <w:r w:rsidRPr="008E510D">
        <w:rPr>
          <w:lang w:val="en-US"/>
        </w:rPr>
        <w:t xml:space="preserve">The Hydrometric Network </w:t>
      </w:r>
      <w:r w:rsidR="00750451">
        <w:rPr>
          <w:lang w:val="en-US"/>
        </w:rPr>
        <w:t xml:space="preserve">application </w:t>
      </w:r>
      <w:r w:rsidRPr="008E510D">
        <w:rPr>
          <w:lang w:val="en-US"/>
        </w:rPr>
        <w:t>schema (</w:t>
      </w:r>
      <w:r w:rsidR="009C635D">
        <w:rPr>
          <w:lang w:val="en-US"/>
        </w:rPr>
        <w:fldChar w:fldCharType="begin"/>
      </w:r>
      <w:r w:rsidR="009C635D">
        <w:rPr>
          <w:lang w:val="en-US"/>
        </w:rPr>
        <w:instrText xml:space="preserve"> REF _Ref461114477 \h </w:instrText>
      </w:r>
      <w:r w:rsidR="009C635D">
        <w:rPr>
          <w:lang w:val="en-US"/>
        </w:rPr>
      </w:r>
      <w:r w:rsidR="009C635D">
        <w:rPr>
          <w:lang w:val="en-US"/>
        </w:rPr>
        <w:fldChar w:fldCharType="separate"/>
      </w:r>
      <w:r w:rsidR="009C635D">
        <w:t xml:space="preserve">Figure </w:t>
      </w:r>
      <w:r w:rsidR="009C635D">
        <w:rPr>
          <w:noProof/>
        </w:rPr>
        <w:t>40</w:t>
      </w:r>
      <w:r w:rsidR="009C635D">
        <w:rPr>
          <w:lang w:val="en-US"/>
        </w:rPr>
        <w:fldChar w:fldCharType="end"/>
      </w:r>
      <w:r w:rsidRPr="008E510D">
        <w:rPr>
          <w:lang w:val="en-US"/>
        </w:rPr>
        <w:t>) defines a logical model to take into account a network of hydrometric stations as a specific realization of the catchment in the perspective of hydrologic observation, without the detail of an observation strategy. The Hydrometric Network specifies the core concepts defined in the abstract Hydro Feature application schema (</w:t>
      </w:r>
      <w:r w:rsidR="00D03383">
        <w:rPr>
          <w:lang w:val="en-US"/>
        </w:rPr>
        <w:fldChar w:fldCharType="begin"/>
      </w:r>
      <w:r w:rsidR="00D03383">
        <w:rPr>
          <w:lang w:val="en-US"/>
        </w:rPr>
        <w:instrText xml:space="preserve"> REF _Ref458785979 \h </w:instrText>
      </w:r>
      <w:r w:rsidR="00D03383">
        <w:rPr>
          <w:lang w:val="en-US"/>
        </w:rPr>
      </w:r>
      <w:r w:rsidR="00D03383">
        <w:rPr>
          <w:lang w:val="en-US"/>
        </w:rPr>
        <w:fldChar w:fldCharType="separate"/>
      </w:r>
      <w:r w:rsidR="009C635D" w:rsidRPr="008E510D">
        <w:t xml:space="preserve">Figure </w:t>
      </w:r>
      <w:r w:rsidR="009C635D">
        <w:rPr>
          <w:noProof/>
        </w:rPr>
        <w:t>39</w:t>
      </w:r>
      <w:r w:rsidR="00D03383">
        <w:rPr>
          <w:lang w:val="en-US"/>
        </w:rPr>
        <w:fldChar w:fldCharType="end"/>
      </w:r>
      <w:r w:rsidRPr="008E510D">
        <w:rPr>
          <w:lang w:val="en-US"/>
        </w:rPr>
        <w:t xml:space="preserve">). The general concept is that of a network of logically connected hydrometric stations realizing as a whole the catchment. This enables contextually related information models to relate monitoring stations and observing posts to hydrologic features, finally to the realized catchment, as usually required in the context of environmental reporting or when interpreting, comprising and processing observation results. </w:t>
      </w:r>
    </w:p>
    <w:p w14:paraId="2207F608" w14:textId="77777777" w:rsidR="007004D7" w:rsidRPr="008E510D" w:rsidRDefault="007004D7" w:rsidP="00D03383">
      <w:pPr>
        <w:pStyle w:val="StandardWeb"/>
        <w:keepNext/>
        <w:jc w:val="both"/>
        <w:rPr>
          <w:lang w:val="en-US"/>
        </w:rPr>
      </w:pPr>
      <w:r w:rsidRPr="008E510D">
        <w:rPr>
          <w:noProof/>
          <w:lang w:val="en-US" w:eastAsia="en-US"/>
        </w:rPr>
        <w:drawing>
          <wp:inline distT="0" distB="0" distL="0" distR="0" wp14:anchorId="6EC57E61" wp14:editId="6E43550B">
            <wp:extent cx="1623695" cy="2916555"/>
            <wp:effectExtent l="0" t="0" r="0" b="0"/>
            <wp:docPr id="76" name="Grafik 76" descr="https://raw.githubusercontent.com/opengeospatial/HY_Features/master/figs/fig38.png?token=AQBAr44x26KySSTZof9DLP329owtq6lBks5XtvQ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raw.githubusercontent.com/opengeospatial/HY_Features/master/figs/fig38.png?token=AQBAr44x26KySSTZof9DLP329owtq6lBks5XtvQJwA%3D%3D"/>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623695" cy="2916555"/>
                    </a:xfrm>
                    <a:prstGeom prst="rect">
                      <a:avLst/>
                    </a:prstGeom>
                    <a:noFill/>
                    <a:ln>
                      <a:noFill/>
                    </a:ln>
                  </pic:spPr>
                </pic:pic>
              </a:graphicData>
            </a:graphic>
          </wp:inline>
        </w:drawing>
      </w:r>
    </w:p>
    <w:p w14:paraId="1BBFEE7E" w14:textId="708C3901" w:rsidR="007004D7" w:rsidRPr="008E510D" w:rsidRDefault="007004D7" w:rsidP="006D2CB5">
      <w:pPr>
        <w:pStyle w:val="OGCFigure"/>
      </w:pPr>
      <w:bookmarkStart w:id="492" w:name="_Ref458785979"/>
      <w:bookmarkStart w:id="493" w:name="_Toc461114658"/>
      <w:r w:rsidRPr="008E510D">
        <w:t xml:space="preserve">Figure </w:t>
      </w:r>
      <w:r w:rsidR="00913FDC">
        <w:fldChar w:fldCharType="begin"/>
      </w:r>
      <w:r w:rsidR="00913FDC">
        <w:instrText xml:space="preserve"> SEQ Figure \* ARABIC </w:instrText>
      </w:r>
      <w:r w:rsidR="00913FDC">
        <w:fldChar w:fldCharType="separate"/>
      </w:r>
      <w:r w:rsidR="009C635D">
        <w:rPr>
          <w:noProof/>
        </w:rPr>
        <w:t>39</w:t>
      </w:r>
      <w:r w:rsidR="00913FDC">
        <w:rPr>
          <w:noProof/>
        </w:rPr>
        <w:fldChar w:fldCharType="end"/>
      </w:r>
      <w:bookmarkEnd w:id="492"/>
      <w:r w:rsidRPr="008E510D">
        <w:t>: Hydrometric Network – dependencies</w:t>
      </w:r>
      <w:bookmarkEnd w:id="493"/>
    </w:p>
    <w:p w14:paraId="57C4667D" w14:textId="099AD897" w:rsidR="007004D7" w:rsidRPr="008E510D" w:rsidRDefault="007004D7" w:rsidP="00450C77">
      <w:pPr>
        <w:jc w:val="both"/>
      </w:pPr>
      <w:r w:rsidRPr="008E510D">
        <w:t>The hydrometric network model introduces the concept of a 'position on river' which allows an hydrologic station, even free from position, to be the realization of the logical outfall. This supports to establish upstream-downstream relationships between hydrometric features, to assign a position relative to a 'fixed' outfall, or to place a feature of interest relative to the hydrometric station.</w:t>
      </w:r>
    </w:p>
    <w:p w14:paraId="57345AEB" w14:textId="77777777" w:rsidR="009E4992" w:rsidRDefault="009E4992" w:rsidP="009E4992">
      <w:pPr>
        <w:keepNext/>
        <w:jc w:val="both"/>
      </w:pPr>
      <w:r>
        <w:rPr>
          <w:noProof/>
        </w:rPr>
        <w:lastRenderedPageBreak/>
        <w:drawing>
          <wp:inline distT="0" distB="0" distL="0" distR="0" wp14:anchorId="7A832EF7" wp14:editId="5BE0BD14">
            <wp:extent cx="5486400" cy="5550250"/>
            <wp:effectExtent l="0" t="0" r="0" b="0"/>
            <wp:docPr id="17" name="Grafik 17" descr="D:\Users\Dornblut\git_html\HY_Features\HTML_HYF\HY_HydrometricNetwork\EARoot\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Dornblut\git_html\HY_Features\HTML_HYF\HY_HydrometricNetwork\EARoot\EA4.pn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486400" cy="5550250"/>
                    </a:xfrm>
                    <a:prstGeom prst="rect">
                      <a:avLst/>
                    </a:prstGeom>
                    <a:noFill/>
                    <a:ln>
                      <a:noFill/>
                    </a:ln>
                  </pic:spPr>
                </pic:pic>
              </a:graphicData>
            </a:graphic>
          </wp:inline>
        </w:drawing>
      </w:r>
    </w:p>
    <w:p w14:paraId="0E90DA24" w14:textId="4E73BC52" w:rsidR="009E4992" w:rsidRDefault="009E4992" w:rsidP="009E4992">
      <w:pPr>
        <w:pStyle w:val="OGCFigure"/>
      </w:pPr>
      <w:bookmarkStart w:id="494" w:name="_Ref461114477"/>
      <w:bookmarkStart w:id="495" w:name="_Toc461114659"/>
      <w:r>
        <w:t xml:space="preserve">Figure </w:t>
      </w:r>
      <w:r w:rsidR="00913FDC">
        <w:fldChar w:fldCharType="begin"/>
      </w:r>
      <w:r w:rsidR="00913FDC">
        <w:instrText xml:space="preserve"> SEQ Figure \* ARABIC </w:instrText>
      </w:r>
      <w:r w:rsidR="00913FDC">
        <w:fldChar w:fldCharType="separate"/>
      </w:r>
      <w:r w:rsidR="009C635D">
        <w:rPr>
          <w:noProof/>
        </w:rPr>
        <w:t>40</w:t>
      </w:r>
      <w:r w:rsidR="00913FDC">
        <w:rPr>
          <w:noProof/>
        </w:rPr>
        <w:fldChar w:fldCharType="end"/>
      </w:r>
      <w:bookmarkEnd w:id="494"/>
      <w:r>
        <w:t xml:space="preserve">: </w:t>
      </w:r>
      <w:r w:rsidRPr="008E510D">
        <w:t xml:space="preserve">Hydrometric network model (UML class diagram, </w:t>
      </w:r>
      <w:hyperlink r:id="rId278" w:history="1">
        <w:r w:rsidRPr="008E510D">
          <w:rPr>
            <w:rStyle w:val="Hyperlink"/>
          </w:rPr>
          <w:t>/req/hy_hydrometricfeature/hydrometricnetwork</w:t>
        </w:r>
      </w:hyperlink>
      <w:r w:rsidRPr="008E510D">
        <w:t xml:space="preserve"> )</w:t>
      </w:r>
      <w:bookmarkEnd w:id="495"/>
    </w:p>
    <w:p w14:paraId="44A0FC68" w14:textId="0CCF6204" w:rsidR="00911946" w:rsidRPr="008E510D" w:rsidRDefault="007004D7" w:rsidP="00911946">
      <w:pPr>
        <w:pStyle w:val="StandardWeb"/>
        <w:jc w:val="both"/>
        <w:rPr>
          <w:ins w:id="496" w:author="GRDC/ID" w:date="2016-09-08T09:17:00Z"/>
          <w:lang w:val="en-US"/>
        </w:rPr>
      </w:pPr>
      <w:r w:rsidRPr="008E510D">
        <w:rPr>
          <w:lang w:val="en-US"/>
        </w:rPr>
        <w:t>The HY_HydrometricNetwork feature type specializes the HY_HydroNetwork realization defined in the core model specif</w:t>
      </w:r>
      <w:r w:rsidR="00750451">
        <w:rPr>
          <w:lang w:val="en-US"/>
        </w:rPr>
        <w:t>ic</w:t>
      </w:r>
      <w:r w:rsidRPr="008E510D">
        <w:rPr>
          <w:lang w:val="en-US"/>
        </w:rPr>
        <w:t>ally as an aggregate of hydrometric features. HY_</w:t>
      </w:r>
      <w:r w:rsidR="00750451" w:rsidRPr="008E510D">
        <w:rPr>
          <w:lang w:val="en-US"/>
        </w:rPr>
        <w:t>Hydro</w:t>
      </w:r>
      <w:r w:rsidR="00750451">
        <w:rPr>
          <w:lang w:val="en-US"/>
        </w:rPr>
        <w:t>metric</w:t>
      </w:r>
      <w:r w:rsidR="00750451" w:rsidRPr="008E510D">
        <w:rPr>
          <w:lang w:val="en-US"/>
        </w:rPr>
        <w:t xml:space="preserve">Network </w:t>
      </w:r>
      <w:r w:rsidRPr="008E510D">
        <w:rPr>
          <w:lang w:val="en-US"/>
        </w:rPr>
        <w:t xml:space="preserve">inherits from generalization the </w:t>
      </w:r>
      <w:r w:rsidR="002C3C8A">
        <w:rPr>
          <w:rStyle w:val="Hervorhebung"/>
          <w:lang w:val="en-US"/>
        </w:rPr>
        <w:t>realized</w:t>
      </w:r>
      <w:r w:rsidRPr="008E510D">
        <w:rPr>
          <w:rStyle w:val="Hervorhebung"/>
          <w:lang w:val="en-US"/>
        </w:rPr>
        <w:t>Catchment</w:t>
      </w:r>
      <w:r w:rsidRPr="008E510D">
        <w:rPr>
          <w:lang w:val="en-US"/>
        </w:rPr>
        <w:t xml:space="preserve">, </w:t>
      </w:r>
      <w:r w:rsidRPr="008E510D">
        <w:rPr>
          <w:rStyle w:val="Hervorhebung"/>
          <w:lang w:val="en-US"/>
        </w:rPr>
        <w:t>flowpath</w:t>
      </w:r>
      <w:r w:rsidRPr="008E510D">
        <w:rPr>
          <w:lang w:val="en-US"/>
        </w:rPr>
        <w:t xml:space="preserve"> and </w:t>
      </w:r>
      <w:r w:rsidRPr="008E510D">
        <w:rPr>
          <w:rStyle w:val="Hervorhebung"/>
          <w:lang w:val="en-US"/>
        </w:rPr>
        <w:t>waterEdge</w:t>
      </w:r>
      <w:r w:rsidRPr="008E510D">
        <w:rPr>
          <w:lang w:val="en-US"/>
        </w:rPr>
        <w:t xml:space="preserve">, as well as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associations. </w:t>
      </w:r>
      <w:r w:rsidR="00452B33" w:rsidRPr="00B74E4E">
        <w:t xml:space="preserve">The </w:t>
      </w:r>
      <w:r w:rsidR="00452B33" w:rsidRPr="00B74E4E">
        <w:rPr>
          <w:b/>
        </w:rPr>
        <w:t>networkStation</w:t>
      </w:r>
      <w:r w:rsidR="00452B33" w:rsidRPr="00B74E4E">
        <w:t xml:space="preserve"> association </w:t>
      </w:r>
      <w:r w:rsidR="00452B33">
        <w:t xml:space="preserve">relates </w:t>
      </w:r>
      <w:r w:rsidR="00452B33" w:rsidRPr="00B74E4E">
        <w:t xml:space="preserve">a monitoring station at which data on water are obtained. </w:t>
      </w:r>
      <w:ins w:id="497" w:author="GRDC/ID" w:date="2016-09-08T09:17:00Z">
        <w:r w:rsidR="00911946" w:rsidRPr="008E510D">
          <w:rPr>
            <w:lang w:val="en-US"/>
          </w:rPr>
          <w:t xml:space="preserve">An </w:t>
        </w:r>
        <w:r w:rsidR="00911946" w:rsidRPr="008E510D">
          <w:rPr>
            <w:rStyle w:val="Hervorhebung"/>
            <w:lang w:val="en-US"/>
          </w:rPr>
          <w:t>outflow</w:t>
        </w:r>
        <w:r w:rsidR="00911946">
          <w:rPr>
            <w:rStyle w:val="Hervorhebung"/>
            <w:lang w:val="en-US"/>
          </w:rPr>
          <w:t>-</w:t>
        </w:r>
        <w:r w:rsidR="00911946" w:rsidRPr="008E510D">
          <w:rPr>
            <w:rStyle w:val="Hervorhebung"/>
            <w:lang w:val="en-US"/>
          </w:rPr>
          <w:t>at</w:t>
        </w:r>
        <w:r w:rsidR="00911946">
          <w:rPr>
            <w:rStyle w:val="Hervorhebung"/>
            <w:lang w:val="en-US"/>
          </w:rPr>
          <w:t>-station</w:t>
        </w:r>
        <w:r w:rsidR="00911946" w:rsidRPr="008E510D">
          <w:rPr>
            <w:lang w:val="en-US"/>
          </w:rPr>
          <w:t xml:space="preserve"> constraint is defined such that the outflow of the catchment which is realized by the channel network is of type HY_Outfall</w:t>
        </w:r>
        <w:r w:rsidR="00911946">
          <w:rPr>
            <w:lang w:val="en-US"/>
          </w:rPr>
          <w:t>Realization</w:t>
        </w:r>
        <w:r w:rsidR="00911946" w:rsidRPr="008E510D">
          <w:rPr>
            <w:lang w:val="en-US"/>
          </w:rPr>
          <w:t xml:space="preserve"> whenever an outfall is realized </w:t>
        </w:r>
        <w:r w:rsidR="00911946">
          <w:rPr>
            <w:lang w:val="en-US"/>
          </w:rPr>
          <w:t xml:space="preserve">through </w:t>
        </w:r>
      </w:ins>
      <w:ins w:id="498" w:author="GRDC/ID" w:date="2016-09-08T09:18:00Z">
        <w:r w:rsidR="00911946">
          <w:rPr>
            <w:lang w:val="en-US"/>
          </w:rPr>
          <w:t>the</w:t>
        </w:r>
      </w:ins>
      <w:ins w:id="499" w:author="GRDC/ID" w:date="2016-09-08T09:17:00Z">
        <w:r w:rsidR="00911946">
          <w:rPr>
            <w:lang w:val="en-US"/>
          </w:rPr>
          <w:t xml:space="preserve"> hydrometric </w:t>
        </w:r>
      </w:ins>
      <w:ins w:id="500" w:author="GRDC/ID" w:date="2016-09-08T09:18:00Z">
        <w:r w:rsidR="00911946">
          <w:rPr>
            <w:lang w:val="en-US"/>
          </w:rPr>
          <w:t>feature</w:t>
        </w:r>
      </w:ins>
      <w:ins w:id="501" w:author="GRDC/ID" w:date="2016-09-08T09:17:00Z">
        <w:r w:rsidR="00911946" w:rsidRPr="008E510D">
          <w:rPr>
            <w:lang w:val="en-US"/>
          </w:rPr>
          <w:t>.</w:t>
        </w:r>
      </w:ins>
    </w:p>
    <w:p w14:paraId="5D890E88" w14:textId="71DCF49C" w:rsidR="007004D7" w:rsidRPr="008E510D" w:rsidRDefault="00452B33" w:rsidP="00450C77">
      <w:pPr>
        <w:pStyle w:val="StandardWeb"/>
        <w:jc w:val="both"/>
        <w:rPr>
          <w:lang w:val="en-US"/>
        </w:rPr>
      </w:pPr>
      <w:r w:rsidRPr="00B74E4E">
        <w:t>If required, this association shall be used to identify the hydrometric station, which realizes the logical catchment either separately, or as part of the hydrometric network.</w:t>
      </w:r>
    </w:p>
    <w:p w14:paraId="6DFF5A29" w14:textId="77777777" w:rsidR="007004D7" w:rsidRPr="008E510D" w:rsidRDefault="007004D7" w:rsidP="00450C77">
      <w:pPr>
        <w:pStyle w:val="StandardWeb"/>
        <w:jc w:val="both"/>
        <w:rPr>
          <w:lang w:val="en-US"/>
        </w:rPr>
      </w:pPr>
      <w:r w:rsidRPr="008E510D">
        <w:rPr>
          <w:lang w:val="en-US"/>
        </w:rPr>
        <w:lastRenderedPageBreak/>
        <w:t xml:space="preserve">The HY_HydrometricFeature associates the </w:t>
      </w:r>
      <w:r w:rsidRPr="008E510D">
        <w:rPr>
          <w:rStyle w:val="Hervorhebung"/>
          <w:lang w:val="en-US"/>
        </w:rPr>
        <w:t>hydrometricNetwork</w:t>
      </w:r>
      <w:r w:rsidRPr="008E510D">
        <w:rPr>
          <w:lang w:val="en-US"/>
        </w:rPr>
        <w:t xml:space="preserve"> in which it participates and a </w:t>
      </w:r>
      <w:r w:rsidRPr="008E510D">
        <w:rPr>
          <w:rStyle w:val="Hervorhebung"/>
          <w:lang w:val="en-US"/>
        </w:rPr>
        <w:t>positionOnRiver</w:t>
      </w:r>
      <w:r w:rsidRPr="008E510D">
        <w:rPr>
          <w:lang w:val="en-US"/>
        </w:rPr>
        <w:t xml:space="preserve">. The </w:t>
      </w:r>
      <w:r w:rsidRPr="008E510D">
        <w:rPr>
          <w:rStyle w:val="Fett"/>
          <w:lang w:val="en-US"/>
        </w:rPr>
        <w:t>positionOnRiver</w:t>
      </w:r>
      <w:r w:rsidRPr="008E510D">
        <w:rPr>
          <w:lang w:val="en-US"/>
        </w:rPr>
        <w:t xml:space="preserve"> association relates the hydrometric feature to a permanent reference location. If required, this association shall be used to identify a reference location which realizes the conceptual outfall of the catchment corresponding to the hydrometric feature. </w:t>
      </w:r>
    </w:p>
    <w:tbl>
      <w:tblPr>
        <w:tblStyle w:val="Tabellenraster"/>
        <w:tblW w:w="8713" w:type="dxa"/>
        <w:tblLook w:val="04A0" w:firstRow="1" w:lastRow="0" w:firstColumn="1" w:lastColumn="0" w:noHBand="0" w:noVBand="1"/>
      </w:tblPr>
      <w:tblGrid>
        <w:gridCol w:w="1809"/>
        <w:gridCol w:w="6904"/>
      </w:tblGrid>
      <w:tr w:rsidR="007004D7" w:rsidRPr="008E510D" w14:paraId="670C31E7" w14:textId="77777777" w:rsidTr="00D03383">
        <w:tc>
          <w:tcPr>
            <w:tcW w:w="1809" w:type="dxa"/>
            <w:hideMark/>
          </w:tcPr>
          <w:p w14:paraId="7832C02A" w14:textId="77777777" w:rsidR="007004D7" w:rsidRPr="008E510D" w:rsidRDefault="007004D7" w:rsidP="00450C77">
            <w:pPr>
              <w:jc w:val="both"/>
              <w:rPr>
                <w:b/>
                <w:bCs/>
              </w:rPr>
            </w:pPr>
            <w:r w:rsidRPr="008E510D">
              <w:rPr>
                <w:rStyle w:val="Fett"/>
              </w:rPr>
              <w:t>Requirements Class</w:t>
            </w:r>
          </w:p>
        </w:tc>
        <w:tc>
          <w:tcPr>
            <w:tcW w:w="6904" w:type="dxa"/>
            <w:hideMark/>
          </w:tcPr>
          <w:p w14:paraId="4E031367" w14:textId="77777777" w:rsidR="007004D7" w:rsidRPr="008E510D" w:rsidRDefault="00913FDC" w:rsidP="00450C77">
            <w:pPr>
              <w:jc w:val="both"/>
              <w:rPr>
                <w:b/>
                <w:bCs/>
              </w:rPr>
            </w:pPr>
            <w:hyperlink r:id="rId279" w:history="1">
              <w:r w:rsidR="007004D7" w:rsidRPr="008E510D">
                <w:rPr>
                  <w:rStyle w:val="Hyperlink"/>
                  <w:b/>
                  <w:bCs/>
                </w:rPr>
                <w:t>/req/hy_hydrometricfeature/hydrometricnetwork</w:t>
              </w:r>
            </w:hyperlink>
          </w:p>
        </w:tc>
      </w:tr>
      <w:tr w:rsidR="007004D7" w:rsidRPr="008E510D" w14:paraId="0612A15B" w14:textId="77777777" w:rsidTr="00D03383">
        <w:tc>
          <w:tcPr>
            <w:tcW w:w="1809" w:type="dxa"/>
            <w:hideMark/>
          </w:tcPr>
          <w:p w14:paraId="59E362CD" w14:textId="77777777" w:rsidR="007004D7" w:rsidRPr="008E510D" w:rsidRDefault="007004D7" w:rsidP="00450C77">
            <w:pPr>
              <w:jc w:val="both"/>
            </w:pPr>
            <w:r w:rsidRPr="008E510D">
              <w:t>Target type</w:t>
            </w:r>
          </w:p>
        </w:tc>
        <w:tc>
          <w:tcPr>
            <w:tcW w:w="6904" w:type="dxa"/>
            <w:hideMark/>
          </w:tcPr>
          <w:p w14:paraId="0352444B" w14:textId="77777777" w:rsidR="007004D7" w:rsidRPr="008E510D" w:rsidRDefault="007004D7" w:rsidP="00450C77">
            <w:pPr>
              <w:jc w:val="both"/>
            </w:pPr>
            <w:r w:rsidRPr="008E510D">
              <w:t>Implementation Schema</w:t>
            </w:r>
          </w:p>
        </w:tc>
      </w:tr>
      <w:tr w:rsidR="007004D7" w:rsidRPr="008E510D" w14:paraId="64BE2C66" w14:textId="77777777" w:rsidTr="00D03383">
        <w:tc>
          <w:tcPr>
            <w:tcW w:w="1809" w:type="dxa"/>
            <w:hideMark/>
          </w:tcPr>
          <w:p w14:paraId="13C4C4B4" w14:textId="77777777" w:rsidR="007004D7" w:rsidRPr="008E510D" w:rsidRDefault="007004D7" w:rsidP="00450C77">
            <w:pPr>
              <w:jc w:val="both"/>
            </w:pPr>
            <w:r w:rsidRPr="008E510D">
              <w:t>Name</w:t>
            </w:r>
          </w:p>
        </w:tc>
        <w:tc>
          <w:tcPr>
            <w:tcW w:w="6904" w:type="dxa"/>
            <w:hideMark/>
          </w:tcPr>
          <w:p w14:paraId="7EBAF10B" w14:textId="77777777" w:rsidR="007004D7" w:rsidRPr="008E510D" w:rsidRDefault="007004D7" w:rsidP="00450C77">
            <w:pPr>
              <w:jc w:val="both"/>
            </w:pPr>
            <w:r w:rsidRPr="008E510D">
              <w:t>HY_HydrometricNetwork</w:t>
            </w:r>
          </w:p>
        </w:tc>
      </w:tr>
      <w:tr w:rsidR="007004D7" w:rsidRPr="008E510D" w14:paraId="4454749D" w14:textId="77777777" w:rsidTr="00D03383">
        <w:tc>
          <w:tcPr>
            <w:tcW w:w="1809" w:type="dxa"/>
            <w:hideMark/>
          </w:tcPr>
          <w:p w14:paraId="6EBA20FD" w14:textId="77777777" w:rsidR="007004D7" w:rsidRPr="008E510D" w:rsidRDefault="007004D7" w:rsidP="00450C77">
            <w:pPr>
              <w:jc w:val="both"/>
            </w:pPr>
            <w:r w:rsidRPr="008E510D">
              <w:t>Dependency</w:t>
            </w:r>
          </w:p>
        </w:tc>
        <w:tc>
          <w:tcPr>
            <w:tcW w:w="6904" w:type="dxa"/>
            <w:hideMark/>
          </w:tcPr>
          <w:p w14:paraId="7590853D" w14:textId="77777777" w:rsidR="007004D7" w:rsidRPr="008E510D" w:rsidRDefault="00913FDC" w:rsidP="00450C77">
            <w:pPr>
              <w:jc w:val="both"/>
            </w:pPr>
            <w:hyperlink r:id="rId280" w:history="1">
              <w:r w:rsidR="007004D7" w:rsidRPr="008E510D">
                <w:rPr>
                  <w:rStyle w:val="Hyperlink"/>
                </w:rPr>
                <w:t>/req/hy_hydrofeature/hydrocomplex/hydronetwork</w:t>
              </w:r>
            </w:hyperlink>
          </w:p>
        </w:tc>
      </w:tr>
      <w:tr w:rsidR="007004D7" w:rsidRPr="008E510D" w14:paraId="0C767648" w14:textId="77777777" w:rsidTr="00D03383">
        <w:tc>
          <w:tcPr>
            <w:tcW w:w="1809" w:type="dxa"/>
            <w:hideMark/>
          </w:tcPr>
          <w:p w14:paraId="770A83D2" w14:textId="77777777" w:rsidR="007004D7" w:rsidRPr="008E510D" w:rsidRDefault="007004D7" w:rsidP="00450C77">
            <w:pPr>
              <w:jc w:val="both"/>
            </w:pPr>
            <w:r w:rsidRPr="008E510D">
              <w:t>Dependency</w:t>
            </w:r>
          </w:p>
        </w:tc>
        <w:tc>
          <w:tcPr>
            <w:tcW w:w="6904" w:type="dxa"/>
            <w:hideMark/>
          </w:tcPr>
          <w:p w14:paraId="697018DB" w14:textId="77777777" w:rsidR="007004D7" w:rsidRPr="008E510D" w:rsidRDefault="00913FDC" w:rsidP="00450C77">
            <w:pPr>
              <w:jc w:val="both"/>
            </w:pPr>
            <w:hyperlink r:id="rId281" w:history="1">
              <w:r w:rsidR="007004D7" w:rsidRPr="008E510D">
                <w:rPr>
                  <w:rStyle w:val="Hyperlink"/>
                </w:rPr>
                <w:t>/req/hy_hydrometricfeature/hydrometricfeature</w:t>
              </w:r>
            </w:hyperlink>
          </w:p>
        </w:tc>
      </w:tr>
      <w:tr w:rsidR="007004D7" w:rsidRPr="008E510D" w14:paraId="0655CFB1" w14:textId="77777777" w:rsidTr="00D03383">
        <w:tc>
          <w:tcPr>
            <w:tcW w:w="1809" w:type="dxa"/>
            <w:hideMark/>
          </w:tcPr>
          <w:p w14:paraId="37A47123" w14:textId="77777777" w:rsidR="007004D7" w:rsidRPr="008E510D" w:rsidRDefault="007004D7" w:rsidP="00450C77">
            <w:pPr>
              <w:jc w:val="both"/>
            </w:pPr>
            <w:r w:rsidRPr="008E510D">
              <w:t>Requirement</w:t>
            </w:r>
          </w:p>
        </w:tc>
        <w:tc>
          <w:tcPr>
            <w:tcW w:w="6904" w:type="dxa"/>
            <w:hideMark/>
          </w:tcPr>
          <w:p w14:paraId="3A952268" w14:textId="77777777" w:rsidR="007004D7" w:rsidRPr="008E510D" w:rsidRDefault="00913FDC" w:rsidP="00450C77">
            <w:pPr>
              <w:jc w:val="both"/>
            </w:pPr>
            <w:hyperlink r:id="rId282" w:history="1">
              <w:r w:rsidR="007004D7" w:rsidRPr="008E510D">
                <w:rPr>
                  <w:rStyle w:val="Hyperlink"/>
                </w:rPr>
                <w:t>/req/hy_hydrometricfeature/hydrometricnetwork.networkstation</w:t>
              </w:r>
            </w:hyperlink>
          </w:p>
        </w:tc>
      </w:tr>
    </w:tbl>
    <w:p w14:paraId="250D7FF6" w14:textId="77777777" w:rsidR="007004D7" w:rsidRPr="008E510D" w:rsidRDefault="007004D7" w:rsidP="00450C77">
      <w:pPr>
        <w:jc w:val="both"/>
        <w:rPr>
          <w:vanish/>
        </w:rPr>
      </w:pPr>
    </w:p>
    <w:tbl>
      <w:tblPr>
        <w:tblStyle w:val="Tabellenraster"/>
        <w:tblW w:w="0" w:type="auto"/>
        <w:tblLook w:val="04A0" w:firstRow="1" w:lastRow="0" w:firstColumn="1" w:lastColumn="0" w:noHBand="0" w:noVBand="1"/>
      </w:tblPr>
      <w:tblGrid>
        <w:gridCol w:w="1809"/>
        <w:gridCol w:w="6904"/>
      </w:tblGrid>
      <w:tr w:rsidR="00450A24" w:rsidRPr="008E510D" w14:paraId="5BA00FBE" w14:textId="77777777" w:rsidTr="00D03383">
        <w:tc>
          <w:tcPr>
            <w:tcW w:w="1809" w:type="dxa"/>
            <w:hideMark/>
          </w:tcPr>
          <w:p w14:paraId="0644D2CE" w14:textId="77777777" w:rsidR="00450A24" w:rsidRPr="008E510D" w:rsidRDefault="00450A24" w:rsidP="00450C77">
            <w:pPr>
              <w:jc w:val="both"/>
              <w:rPr>
                <w:b/>
                <w:bCs/>
              </w:rPr>
            </w:pPr>
            <w:r w:rsidRPr="008E510D">
              <w:rPr>
                <w:rStyle w:val="Fett"/>
              </w:rPr>
              <w:t>Requirements Class</w:t>
            </w:r>
          </w:p>
        </w:tc>
        <w:tc>
          <w:tcPr>
            <w:tcW w:w="6904" w:type="dxa"/>
            <w:hideMark/>
          </w:tcPr>
          <w:p w14:paraId="1957E2AF" w14:textId="77777777" w:rsidR="00450A24" w:rsidRPr="008E510D" w:rsidRDefault="00913FDC" w:rsidP="00450C77">
            <w:pPr>
              <w:jc w:val="both"/>
              <w:rPr>
                <w:b/>
                <w:bCs/>
              </w:rPr>
            </w:pPr>
            <w:hyperlink r:id="rId283" w:history="1">
              <w:r w:rsidR="00450A24" w:rsidRPr="008E510D">
                <w:rPr>
                  <w:rStyle w:val="Hyperlink"/>
                  <w:b/>
                  <w:bCs/>
                </w:rPr>
                <w:t>/req/hy_hydrometricnetwork/hydrometricfeature</w:t>
              </w:r>
            </w:hyperlink>
          </w:p>
        </w:tc>
      </w:tr>
      <w:tr w:rsidR="00450A24" w:rsidRPr="008E510D" w14:paraId="101ADE61" w14:textId="77777777" w:rsidTr="00D03383">
        <w:tc>
          <w:tcPr>
            <w:tcW w:w="1809" w:type="dxa"/>
            <w:hideMark/>
          </w:tcPr>
          <w:p w14:paraId="2688C065" w14:textId="77777777" w:rsidR="00450A24" w:rsidRPr="008E510D" w:rsidRDefault="00450A24" w:rsidP="00450C77">
            <w:pPr>
              <w:jc w:val="both"/>
            </w:pPr>
            <w:r w:rsidRPr="008E510D">
              <w:t>Target type</w:t>
            </w:r>
          </w:p>
        </w:tc>
        <w:tc>
          <w:tcPr>
            <w:tcW w:w="6904" w:type="dxa"/>
            <w:hideMark/>
          </w:tcPr>
          <w:p w14:paraId="6749AA65" w14:textId="77777777" w:rsidR="00450A24" w:rsidRPr="008E510D" w:rsidRDefault="00450A24" w:rsidP="00450C77">
            <w:pPr>
              <w:jc w:val="both"/>
            </w:pPr>
            <w:r w:rsidRPr="008E510D">
              <w:t>Implementation Schema</w:t>
            </w:r>
          </w:p>
        </w:tc>
      </w:tr>
      <w:tr w:rsidR="00450A24" w:rsidRPr="008E510D" w14:paraId="6F565A6E" w14:textId="77777777" w:rsidTr="00D03383">
        <w:tc>
          <w:tcPr>
            <w:tcW w:w="1809" w:type="dxa"/>
            <w:hideMark/>
          </w:tcPr>
          <w:p w14:paraId="71D1E21D" w14:textId="77777777" w:rsidR="00450A24" w:rsidRPr="008E510D" w:rsidRDefault="00450A24" w:rsidP="00450C77">
            <w:pPr>
              <w:jc w:val="both"/>
            </w:pPr>
            <w:r w:rsidRPr="008E510D">
              <w:t>Name</w:t>
            </w:r>
          </w:p>
        </w:tc>
        <w:tc>
          <w:tcPr>
            <w:tcW w:w="6904" w:type="dxa"/>
            <w:hideMark/>
          </w:tcPr>
          <w:p w14:paraId="1BDC5930" w14:textId="77777777" w:rsidR="00450A24" w:rsidRPr="008E510D" w:rsidRDefault="00450A24" w:rsidP="00450C77">
            <w:pPr>
              <w:jc w:val="both"/>
            </w:pPr>
            <w:r w:rsidRPr="008E510D">
              <w:t>HY_HydrometricFeature</w:t>
            </w:r>
          </w:p>
        </w:tc>
      </w:tr>
      <w:tr w:rsidR="00450A24" w:rsidRPr="008E510D" w14:paraId="2B59252C" w14:textId="77777777" w:rsidTr="00D03383">
        <w:tc>
          <w:tcPr>
            <w:tcW w:w="1809" w:type="dxa"/>
            <w:hideMark/>
          </w:tcPr>
          <w:p w14:paraId="5ED81F8D" w14:textId="77777777" w:rsidR="00450A24" w:rsidRPr="008E510D" w:rsidRDefault="00450A24" w:rsidP="00450C77">
            <w:pPr>
              <w:jc w:val="both"/>
            </w:pPr>
            <w:r w:rsidRPr="008E510D">
              <w:t>Dependency</w:t>
            </w:r>
          </w:p>
        </w:tc>
        <w:tc>
          <w:tcPr>
            <w:tcW w:w="6904" w:type="dxa"/>
            <w:hideMark/>
          </w:tcPr>
          <w:p w14:paraId="243F4C26" w14:textId="0A571D63" w:rsidR="00450A24" w:rsidRPr="008E510D" w:rsidRDefault="00913FDC" w:rsidP="00450C77">
            <w:pPr>
              <w:jc w:val="both"/>
            </w:pPr>
            <w:hyperlink r:id="rId284" w:history="1">
              <w:r w:rsidR="00450A24" w:rsidRPr="008E510D">
                <w:rPr>
                  <w:rStyle w:val="Hyperlink"/>
                </w:rPr>
                <w:t>/req/hy_hydrofeature/hydrocomplex/outfall</w:t>
              </w:r>
              <w:r w:rsidR="002C3C8A">
                <w:rPr>
                  <w:rStyle w:val="Hyperlink"/>
                </w:rPr>
                <w:t>realization</w:t>
              </w:r>
            </w:hyperlink>
          </w:p>
        </w:tc>
      </w:tr>
      <w:tr w:rsidR="00450A24" w:rsidRPr="008E510D" w14:paraId="520C9321" w14:textId="77777777" w:rsidTr="00D03383">
        <w:tc>
          <w:tcPr>
            <w:tcW w:w="1809" w:type="dxa"/>
            <w:hideMark/>
          </w:tcPr>
          <w:p w14:paraId="15F3DAE2" w14:textId="77777777" w:rsidR="00450A24" w:rsidRPr="008E510D" w:rsidRDefault="00450A24" w:rsidP="00450C77">
            <w:pPr>
              <w:jc w:val="both"/>
            </w:pPr>
            <w:r w:rsidRPr="008E510D">
              <w:t>Dependency</w:t>
            </w:r>
          </w:p>
        </w:tc>
        <w:tc>
          <w:tcPr>
            <w:tcW w:w="6904" w:type="dxa"/>
            <w:hideMark/>
          </w:tcPr>
          <w:p w14:paraId="4720D808" w14:textId="77777777" w:rsidR="00450A24" w:rsidRPr="008E510D" w:rsidRDefault="00913FDC" w:rsidP="00450C77">
            <w:pPr>
              <w:jc w:val="both"/>
            </w:pPr>
            <w:hyperlink r:id="rId285" w:history="1">
              <w:r w:rsidR="00450A24" w:rsidRPr="008E510D">
                <w:rPr>
                  <w:rStyle w:val="Hyperlink"/>
                </w:rPr>
                <w:t>/req/hy_hydrometricfeature/hydrometricnetwork</w:t>
              </w:r>
            </w:hyperlink>
          </w:p>
        </w:tc>
      </w:tr>
      <w:tr w:rsidR="00450A24" w:rsidRPr="008E510D" w14:paraId="0ECA3244" w14:textId="77777777" w:rsidTr="00D03383">
        <w:tc>
          <w:tcPr>
            <w:tcW w:w="1809" w:type="dxa"/>
            <w:hideMark/>
          </w:tcPr>
          <w:p w14:paraId="47754C3A" w14:textId="77777777" w:rsidR="00450A24" w:rsidRPr="008E510D" w:rsidRDefault="00450A24" w:rsidP="00450C77">
            <w:pPr>
              <w:jc w:val="both"/>
            </w:pPr>
            <w:r w:rsidRPr="008E510D">
              <w:t>Requirement</w:t>
            </w:r>
          </w:p>
        </w:tc>
        <w:tc>
          <w:tcPr>
            <w:tcW w:w="6904" w:type="dxa"/>
            <w:hideMark/>
          </w:tcPr>
          <w:p w14:paraId="79FA34D8" w14:textId="77777777" w:rsidR="00450A24" w:rsidRPr="008E510D" w:rsidRDefault="00913FDC" w:rsidP="00450C77">
            <w:pPr>
              <w:jc w:val="both"/>
            </w:pPr>
            <w:hyperlink r:id="rId286" w:history="1">
              <w:r w:rsidR="00450A24" w:rsidRPr="008E510D">
                <w:rPr>
                  <w:rStyle w:val="Hyperlink"/>
                </w:rPr>
                <w:t>/req/hy_hydrometricnetwork/hydrometricfeature.positiononriver</w:t>
              </w:r>
            </w:hyperlink>
          </w:p>
        </w:tc>
      </w:tr>
      <w:tr w:rsidR="00450A24" w:rsidRPr="008E510D" w14:paraId="55B24C8D" w14:textId="77777777" w:rsidTr="00D03383">
        <w:tc>
          <w:tcPr>
            <w:tcW w:w="1809" w:type="dxa"/>
            <w:hideMark/>
          </w:tcPr>
          <w:p w14:paraId="7DF70E7A" w14:textId="77777777" w:rsidR="00450A24" w:rsidRPr="008E510D" w:rsidRDefault="00450A24" w:rsidP="00450C77">
            <w:pPr>
              <w:jc w:val="both"/>
            </w:pPr>
            <w:r w:rsidRPr="008E510D">
              <w:t>Requirement</w:t>
            </w:r>
          </w:p>
        </w:tc>
        <w:tc>
          <w:tcPr>
            <w:tcW w:w="6904" w:type="dxa"/>
            <w:hideMark/>
          </w:tcPr>
          <w:p w14:paraId="09F34BDE" w14:textId="77777777" w:rsidR="00450A24" w:rsidRPr="008E510D" w:rsidRDefault="00913FDC" w:rsidP="00450C77">
            <w:pPr>
              <w:jc w:val="both"/>
            </w:pPr>
            <w:hyperlink r:id="rId287" w:history="1">
              <w:r w:rsidR="00450A24" w:rsidRPr="008E510D">
                <w:rPr>
                  <w:rStyle w:val="Hyperlink"/>
                </w:rPr>
                <w:t>/req/hy_hydrometricnetwork/hydrometricfeature.hydrometricnetwork</w:t>
              </w:r>
            </w:hyperlink>
          </w:p>
        </w:tc>
      </w:tr>
    </w:tbl>
    <w:p w14:paraId="0C127AC7" w14:textId="77777777" w:rsidR="008F68A0" w:rsidRDefault="008F68A0" w:rsidP="00450C77">
      <w:pPr>
        <w:jc w:val="both"/>
        <w:sectPr w:rsidR="008F68A0" w:rsidSect="005D4956">
          <w:headerReference w:type="default" r:id="rId288"/>
          <w:footerReference w:type="even" r:id="rId289"/>
          <w:footerReference w:type="default" r:id="rId290"/>
          <w:pgSz w:w="12240" w:h="15840"/>
          <w:pgMar w:top="1440" w:right="1800" w:bottom="1440" w:left="1800" w:header="720" w:footer="720" w:gutter="0"/>
          <w:cols w:space="720"/>
          <w:docGrid w:linePitch="360"/>
        </w:sectPr>
      </w:pPr>
    </w:p>
    <w:p w14:paraId="1C001BB8" w14:textId="77777777" w:rsidR="00604B6C" w:rsidRDefault="00604B6C" w:rsidP="00604B6C">
      <w:pPr>
        <w:pStyle w:val="berschrift2"/>
        <w:numPr>
          <w:ilvl w:val="0"/>
          <w:numId w:val="0"/>
        </w:numPr>
      </w:pPr>
    </w:p>
    <w:p w14:paraId="2CAE88BA" w14:textId="2C70205F" w:rsidR="00604B6C" w:rsidRDefault="00604B6C" w:rsidP="00B44DA2">
      <w:pPr>
        <w:pStyle w:val="berschrift1"/>
        <w:numPr>
          <w:ilvl w:val="0"/>
          <w:numId w:val="0"/>
        </w:numPr>
      </w:pPr>
      <w:bookmarkStart w:id="502" w:name="_Toc461026415"/>
      <w:r>
        <w:t xml:space="preserve">ANNEX A </w:t>
      </w:r>
      <w:r w:rsidR="00807D2F">
        <w:t>Conformance Class Abstract Test Suite (Normative)</w:t>
      </w:r>
      <w:bookmarkEnd w:id="502"/>
    </w:p>
    <w:p w14:paraId="3EC0005E" w14:textId="77777777" w:rsidR="00604B6C" w:rsidRDefault="00604B6C" w:rsidP="00B44DA2">
      <w:pPr>
        <w:pStyle w:val="berschrift2"/>
        <w:numPr>
          <w:ilvl w:val="0"/>
          <w:numId w:val="0"/>
        </w:numPr>
      </w:pPr>
      <w:bookmarkStart w:id="503" w:name="_Toc461026416"/>
      <w:r>
        <w:t>A.1 Introduction</w:t>
      </w:r>
      <w:bookmarkEnd w:id="503"/>
    </w:p>
    <w:p w14:paraId="66DAE3D9" w14:textId="77777777" w:rsidR="00604B6C" w:rsidRDefault="00604B6C" w:rsidP="00604B6C">
      <w:pPr>
        <w:pStyle w:val="StandardWeb"/>
      </w:pPr>
      <w:r>
        <w:t>These test suites ascertain the compliance of the conformance targets for the HY_Features specification with the specification itself. Each instance of hydrologic feature data is encoded according to a specific interchange schema, so the role of conformance with the abstract specification is that such an implementation schema can be related to the common definitions of HY_Features.</w:t>
      </w:r>
    </w:p>
    <w:p w14:paraId="7663E388" w14:textId="77777777" w:rsidR="00604B6C" w:rsidRDefault="00604B6C" w:rsidP="00604B6C">
      <w:pPr>
        <w:pStyle w:val="StandardWeb"/>
      </w:pPr>
      <w:r>
        <w:t>An implementation schema conforming to HY_Features SHALL provide a formal mapping from one or more Feature Types present in the implementation schema to Feature Types defined in this standard specification, including all mandatory properties defined by the realized HY_Features concept. Default values to be assumed must be specified in this mapping.</w:t>
      </w:r>
    </w:p>
    <w:p w14:paraId="772DD2C4" w14:textId="77777777" w:rsidR="00604B6C" w:rsidRDefault="00604B6C" w:rsidP="00B44DA2">
      <w:pPr>
        <w:pStyle w:val="berschrift2"/>
        <w:numPr>
          <w:ilvl w:val="0"/>
          <w:numId w:val="0"/>
        </w:numPr>
      </w:pPr>
      <w:bookmarkStart w:id="504" w:name="_Toc461026417"/>
      <w:r>
        <w:t>A.2 Conformance class: HY_HydroFeature application schema equivalence</w:t>
      </w:r>
      <w:bookmarkEnd w:id="504"/>
    </w:p>
    <w:tbl>
      <w:tblPr>
        <w:tblStyle w:val="Tabellenraster"/>
        <w:tblW w:w="0" w:type="auto"/>
        <w:tblLook w:val="04A0" w:firstRow="1" w:lastRow="0" w:firstColumn="1" w:lastColumn="0" w:noHBand="0" w:noVBand="1"/>
      </w:tblPr>
      <w:tblGrid>
        <w:gridCol w:w="1743"/>
        <w:gridCol w:w="7113"/>
      </w:tblGrid>
      <w:tr w:rsidR="00604B6C" w14:paraId="731708E4" w14:textId="77777777" w:rsidTr="00882601">
        <w:tc>
          <w:tcPr>
            <w:tcW w:w="0" w:type="auto"/>
            <w:shd w:val="clear" w:color="auto" w:fill="F2F2F2" w:themeFill="background1" w:themeFillShade="F2"/>
            <w:hideMark/>
          </w:tcPr>
          <w:p w14:paraId="33FB9D6B" w14:textId="77777777" w:rsidR="00604B6C" w:rsidRDefault="00604B6C" w:rsidP="00882601">
            <w:pPr>
              <w:rPr>
                <w:b/>
                <w:bCs/>
              </w:rPr>
            </w:pPr>
            <w:r>
              <w:rPr>
                <w:rStyle w:val="Fett"/>
              </w:rPr>
              <w:t>Conformance Class</w:t>
            </w:r>
          </w:p>
        </w:tc>
        <w:tc>
          <w:tcPr>
            <w:tcW w:w="0" w:type="auto"/>
            <w:hideMark/>
          </w:tcPr>
          <w:p w14:paraId="56D2E138" w14:textId="77777777" w:rsidR="00604B6C" w:rsidRDefault="00913FDC" w:rsidP="00882601">
            <w:pPr>
              <w:rPr>
                <w:b/>
                <w:bCs/>
              </w:rPr>
            </w:pPr>
            <w:hyperlink r:id="rId291" w:history="1">
              <w:r w:rsidR="00604B6C">
                <w:rPr>
                  <w:rStyle w:val="Hyperlink"/>
                  <w:b/>
                  <w:bCs/>
                </w:rPr>
                <w:t>/spec/hydrology/hydrofeature/1.0/conf/hy_ hydrofeature</w:t>
              </w:r>
            </w:hyperlink>
          </w:p>
        </w:tc>
      </w:tr>
      <w:tr w:rsidR="00604B6C" w14:paraId="212A107F" w14:textId="77777777" w:rsidTr="00882601">
        <w:tc>
          <w:tcPr>
            <w:tcW w:w="0" w:type="auto"/>
            <w:shd w:val="clear" w:color="auto" w:fill="F2F2F2" w:themeFill="background1" w:themeFillShade="F2"/>
            <w:hideMark/>
          </w:tcPr>
          <w:p w14:paraId="55BD1414" w14:textId="77777777" w:rsidR="00604B6C" w:rsidRDefault="00604B6C" w:rsidP="00882601">
            <w:r>
              <w:t>Test</w:t>
            </w:r>
          </w:p>
        </w:tc>
        <w:tc>
          <w:tcPr>
            <w:tcW w:w="0" w:type="auto"/>
            <w:hideMark/>
          </w:tcPr>
          <w:p w14:paraId="51B829D7" w14:textId="77777777" w:rsidR="00604B6C" w:rsidRDefault="00913FDC" w:rsidP="00882601">
            <w:hyperlink r:id="rId292" w:history="1">
              <w:r w:rsidR="00604B6C">
                <w:rPr>
                  <w:rStyle w:val="Hyperlink"/>
                </w:rPr>
                <w:t>/conf/uml_hydrofeature/namedfeature/*</w:t>
              </w:r>
            </w:hyperlink>
          </w:p>
        </w:tc>
      </w:tr>
      <w:tr w:rsidR="00604B6C" w14:paraId="0B08F379" w14:textId="77777777" w:rsidTr="00882601">
        <w:tc>
          <w:tcPr>
            <w:tcW w:w="0" w:type="auto"/>
            <w:shd w:val="clear" w:color="auto" w:fill="F2F2F2" w:themeFill="background1" w:themeFillShade="F2"/>
            <w:hideMark/>
          </w:tcPr>
          <w:p w14:paraId="65C7A77C" w14:textId="77777777" w:rsidR="00604B6C" w:rsidRDefault="00604B6C" w:rsidP="00882601">
            <w:r>
              <w:t>Test</w:t>
            </w:r>
          </w:p>
        </w:tc>
        <w:tc>
          <w:tcPr>
            <w:tcW w:w="0" w:type="auto"/>
            <w:hideMark/>
          </w:tcPr>
          <w:p w14:paraId="37712799" w14:textId="77777777" w:rsidR="00604B6C" w:rsidRDefault="00913FDC" w:rsidP="00882601">
            <w:hyperlink r:id="rId293" w:history="1">
              <w:r w:rsidR="00604B6C">
                <w:rPr>
                  <w:rStyle w:val="Hyperlink"/>
                </w:rPr>
                <w:t>/conf/uml_hydrofeature/hydrocomplex/*</w:t>
              </w:r>
            </w:hyperlink>
          </w:p>
        </w:tc>
      </w:tr>
      <w:tr w:rsidR="00604B6C" w14:paraId="17EEBAA0" w14:textId="77777777" w:rsidTr="00882601">
        <w:tc>
          <w:tcPr>
            <w:tcW w:w="0" w:type="auto"/>
            <w:shd w:val="clear" w:color="auto" w:fill="F2F2F2" w:themeFill="background1" w:themeFillShade="F2"/>
            <w:hideMark/>
          </w:tcPr>
          <w:p w14:paraId="71712918" w14:textId="77777777" w:rsidR="00604B6C" w:rsidRDefault="00604B6C" w:rsidP="00882601">
            <w:r>
              <w:t>Test</w:t>
            </w:r>
          </w:p>
        </w:tc>
        <w:tc>
          <w:tcPr>
            <w:tcW w:w="0" w:type="auto"/>
            <w:hideMark/>
          </w:tcPr>
          <w:p w14:paraId="1D426A24" w14:textId="77777777" w:rsidR="00604B6C" w:rsidRDefault="00913FDC" w:rsidP="00882601">
            <w:hyperlink r:id="rId294" w:history="1">
              <w:r w:rsidR="00604B6C">
                <w:rPr>
                  <w:rStyle w:val="Hyperlink"/>
                </w:rPr>
                <w:t>/conf/uml_hydrofeature/positioning/*</w:t>
              </w:r>
            </w:hyperlink>
          </w:p>
        </w:tc>
      </w:tr>
      <w:tr w:rsidR="00604B6C" w14:paraId="45354728" w14:textId="77777777" w:rsidTr="00882601">
        <w:tc>
          <w:tcPr>
            <w:tcW w:w="0" w:type="auto"/>
            <w:shd w:val="clear" w:color="auto" w:fill="F2F2F2" w:themeFill="background1" w:themeFillShade="F2"/>
            <w:hideMark/>
          </w:tcPr>
          <w:p w14:paraId="3C7A53E8" w14:textId="77777777" w:rsidR="00604B6C" w:rsidRDefault="00604B6C" w:rsidP="00882601">
            <w:r>
              <w:t>Requirement</w:t>
            </w:r>
          </w:p>
        </w:tc>
        <w:tc>
          <w:tcPr>
            <w:tcW w:w="0" w:type="auto"/>
            <w:hideMark/>
          </w:tcPr>
          <w:p w14:paraId="3BF1C592" w14:textId="77777777" w:rsidR="00604B6C" w:rsidRDefault="00604B6C" w:rsidP="00882601">
            <w:r>
              <w:t>All relevant elements of a data exchange schema including hydrologic features are mapped to equivalent HY_Features elements.</w:t>
            </w:r>
          </w:p>
        </w:tc>
      </w:tr>
      <w:tr w:rsidR="00604B6C" w14:paraId="1A2AC239" w14:textId="77777777" w:rsidTr="00882601">
        <w:tc>
          <w:tcPr>
            <w:tcW w:w="0" w:type="auto"/>
            <w:shd w:val="clear" w:color="auto" w:fill="F2F2F2" w:themeFill="background1" w:themeFillShade="F2"/>
            <w:hideMark/>
          </w:tcPr>
          <w:p w14:paraId="27F7B08F" w14:textId="77777777" w:rsidR="00604B6C" w:rsidRDefault="00604B6C" w:rsidP="00882601">
            <w:r>
              <w:t>Test purpose</w:t>
            </w:r>
          </w:p>
        </w:tc>
        <w:tc>
          <w:tcPr>
            <w:tcW w:w="0" w:type="auto"/>
            <w:hideMark/>
          </w:tcPr>
          <w:p w14:paraId="643D2E6C" w14:textId="77777777" w:rsidR="00604B6C" w:rsidRDefault="00604B6C" w:rsidP="00882601">
            <w:r>
              <w:t>All relevant elements of a data exchange schema including hydrologic features are mapped to equivalent HY_Features elements.</w:t>
            </w:r>
          </w:p>
        </w:tc>
      </w:tr>
      <w:tr w:rsidR="00604B6C" w14:paraId="2977F790" w14:textId="77777777" w:rsidTr="00882601">
        <w:tc>
          <w:tcPr>
            <w:tcW w:w="0" w:type="auto"/>
            <w:shd w:val="clear" w:color="auto" w:fill="F2F2F2" w:themeFill="background1" w:themeFillShade="F2"/>
            <w:hideMark/>
          </w:tcPr>
          <w:p w14:paraId="7569C824" w14:textId="77777777" w:rsidR="00604B6C" w:rsidRDefault="00604B6C" w:rsidP="00882601">
            <w:r>
              <w:t>Test method</w:t>
            </w:r>
          </w:p>
        </w:tc>
        <w:tc>
          <w:tcPr>
            <w:tcW w:w="0" w:type="auto"/>
            <w:hideMark/>
          </w:tcPr>
          <w:p w14:paraId="762FF932"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011861B0" w14:textId="77777777" w:rsidTr="00882601">
        <w:tc>
          <w:tcPr>
            <w:tcW w:w="0" w:type="auto"/>
            <w:shd w:val="clear" w:color="auto" w:fill="F2F2F2" w:themeFill="background1" w:themeFillShade="F2"/>
            <w:hideMark/>
          </w:tcPr>
          <w:p w14:paraId="7A6127A6" w14:textId="77777777" w:rsidR="00604B6C" w:rsidRDefault="00604B6C" w:rsidP="00882601">
            <w:r>
              <w:t>Test type</w:t>
            </w:r>
          </w:p>
        </w:tc>
        <w:tc>
          <w:tcPr>
            <w:tcW w:w="0" w:type="auto"/>
            <w:hideMark/>
          </w:tcPr>
          <w:p w14:paraId="7C3B116C" w14:textId="77777777" w:rsidR="00604B6C" w:rsidRDefault="00604B6C" w:rsidP="00882601">
            <w:r>
              <w:t>Capability</w:t>
            </w:r>
          </w:p>
        </w:tc>
      </w:tr>
    </w:tbl>
    <w:p w14:paraId="7D07A507" w14:textId="77777777" w:rsidR="00604B6C" w:rsidRDefault="00604B6C" w:rsidP="00604B6C">
      <w:pPr>
        <w:spacing w:after="0"/>
        <w:rPr>
          <w:rFonts w:cs="Arial"/>
          <w:b/>
          <w:bCs/>
          <w:szCs w:val="26"/>
        </w:rPr>
      </w:pPr>
      <w:r>
        <w:br w:type="page"/>
      </w:r>
    </w:p>
    <w:p w14:paraId="2952ED60" w14:textId="77777777" w:rsidR="00604B6C" w:rsidRDefault="00604B6C" w:rsidP="00B44DA2">
      <w:pPr>
        <w:pStyle w:val="berschrift2"/>
        <w:numPr>
          <w:ilvl w:val="0"/>
          <w:numId w:val="0"/>
        </w:numPr>
      </w:pPr>
      <w:bookmarkStart w:id="505" w:name="_Toc461026418"/>
      <w:r>
        <w:lastRenderedPageBreak/>
        <w:t>A.3 Conformance class: HY_SurfaceHydroFeature application schema equivalence</w:t>
      </w:r>
      <w:bookmarkEnd w:id="505"/>
    </w:p>
    <w:tbl>
      <w:tblPr>
        <w:tblStyle w:val="Tabellenraster"/>
        <w:tblW w:w="0" w:type="auto"/>
        <w:tblLook w:val="04A0" w:firstRow="1" w:lastRow="0" w:firstColumn="1" w:lastColumn="0" w:noHBand="0" w:noVBand="1"/>
      </w:tblPr>
      <w:tblGrid>
        <w:gridCol w:w="1704"/>
        <w:gridCol w:w="7152"/>
      </w:tblGrid>
      <w:tr w:rsidR="00604B6C" w14:paraId="4BB0BF15" w14:textId="77777777" w:rsidTr="00882601">
        <w:tc>
          <w:tcPr>
            <w:tcW w:w="0" w:type="auto"/>
            <w:shd w:val="clear" w:color="auto" w:fill="F2F2F2" w:themeFill="background1" w:themeFillShade="F2"/>
            <w:hideMark/>
          </w:tcPr>
          <w:p w14:paraId="6D694647" w14:textId="77777777" w:rsidR="00604B6C" w:rsidRDefault="00604B6C" w:rsidP="00882601">
            <w:pPr>
              <w:rPr>
                <w:b/>
                <w:bCs/>
              </w:rPr>
            </w:pPr>
            <w:r>
              <w:rPr>
                <w:rStyle w:val="Fett"/>
              </w:rPr>
              <w:t>Conformance Class</w:t>
            </w:r>
          </w:p>
        </w:tc>
        <w:tc>
          <w:tcPr>
            <w:tcW w:w="0" w:type="auto"/>
            <w:hideMark/>
          </w:tcPr>
          <w:p w14:paraId="7AB9F9CA" w14:textId="77777777" w:rsidR="00604B6C" w:rsidRDefault="00913FDC" w:rsidP="00882601">
            <w:pPr>
              <w:rPr>
                <w:b/>
                <w:bCs/>
              </w:rPr>
            </w:pPr>
            <w:hyperlink r:id="rId295" w:history="1">
              <w:r w:rsidR="00604B6C">
                <w:rPr>
                  <w:rStyle w:val="Hyperlink"/>
                  <w:b/>
                  <w:bCs/>
                </w:rPr>
                <w:t>/ spec/hydrology/surfacehydrofeature/1.0/conf/hy_ surfacehydrofeature</w:t>
              </w:r>
            </w:hyperlink>
          </w:p>
        </w:tc>
      </w:tr>
      <w:tr w:rsidR="00604B6C" w14:paraId="68314696" w14:textId="77777777" w:rsidTr="00882601">
        <w:tc>
          <w:tcPr>
            <w:tcW w:w="0" w:type="auto"/>
            <w:shd w:val="clear" w:color="auto" w:fill="F2F2F2" w:themeFill="background1" w:themeFillShade="F2"/>
            <w:hideMark/>
          </w:tcPr>
          <w:p w14:paraId="569F567A" w14:textId="77777777" w:rsidR="00604B6C" w:rsidRDefault="00604B6C" w:rsidP="00882601">
            <w:r>
              <w:t>Test</w:t>
            </w:r>
          </w:p>
        </w:tc>
        <w:tc>
          <w:tcPr>
            <w:tcW w:w="0" w:type="auto"/>
            <w:hideMark/>
          </w:tcPr>
          <w:p w14:paraId="39C57BF5" w14:textId="77777777" w:rsidR="00604B6C" w:rsidRDefault="00913FDC" w:rsidP="00882601">
            <w:hyperlink r:id="rId296" w:history="1">
              <w:r w:rsidR="00604B6C">
                <w:rPr>
                  <w:rStyle w:val="Hyperlink"/>
                </w:rPr>
                <w:t>/conf/uml_surfacehydrofeature/channelnetwork/*</w:t>
              </w:r>
            </w:hyperlink>
          </w:p>
        </w:tc>
      </w:tr>
      <w:tr w:rsidR="00604B6C" w14:paraId="40E06D11" w14:textId="77777777" w:rsidTr="00882601">
        <w:tc>
          <w:tcPr>
            <w:tcW w:w="0" w:type="auto"/>
            <w:shd w:val="clear" w:color="auto" w:fill="F2F2F2" w:themeFill="background1" w:themeFillShade="F2"/>
            <w:hideMark/>
          </w:tcPr>
          <w:p w14:paraId="456DC780" w14:textId="77777777" w:rsidR="00604B6C" w:rsidRDefault="00604B6C" w:rsidP="00882601">
            <w:r>
              <w:t>Test</w:t>
            </w:r>
          </w:p>
        </w:tc>
        <w:tc>
          <w:tcPr>
            <w:tcW w:w="0" w:type="auto"/>
            <w:hideMark/>
          </w:tcPr>
          <w:p w14:paraId="1F8B5FA1" w14:textId="77777777" w:rsidR="00604B6C" w:rsidRDefault="00913FDC" w:rsidP="00882601">
            <w:hyperlink r:id="rId297" w:history="1">
              <w:r w:rsidR="00604B6C">
                <w:rPr>
                  <w:rStyle w:val="Hyperlink"/>
                </w:rPr>
                <w:t>/conf/uml_surfacehydrofeature/hydrographicnetwork/*</w:t>
              </w:r>
            </w:hyperlink>
          </w:p>
        </w:tc>
      </w:tr>
      <w:tr w:rsidR="00604B6C" w14:paraId="6D05523D" w14:textId="77777777" w:rsidTr="00882601">
        <w:tc>
          <w:tcPr>
            <w:tcW w:w="0" w:type="auto"/>
            <w:shd w:val="clear" w:color="auto" w:fill="F2F2F2" w:themeFill="background1" w:themeFillShade="F2"/>
            <w:hideMark/>
          </w:tcPr>
          <w:p w14:paraId="7CC50D3F" w14:textId="77777777" w:rsidR="00604B6C" w:rsidRDefault="00604B6C" w:rsidP="00882601">
            <w:r>
              <w:t>Test</w:t>
            </w:r>
          </w:p>
        </w:tc>
        <w:tc>
          <w:tcPr>
            <w:tcW w:w="0" w:type="auto"/>
            <w:hideMark/>
          </w:tcPr>
          <w:p w14:paraId="2E9A358E" w14:textId="77777777" w:rsidR="00604B6C" w:rsidRDefault="00913FDC" w:rsidP="00882601">
            <w:hyperlink r:id="rId298" w:history="1">
              <w:r w:rsidR="00604B6C">
                <w:rPr>
                  <w:rStyle w:val="Hyperlink"/>
                </w:rPr>
                <w:t>/conf/uml_surfacehydrofeature/surfacewaterbodies/*</w:t>
              </w:r>
            </w:hyperlink>
          </w:p>
        </w:tc>
      </w:tr>
      <w:tr w:rsidR="00604B6C" w14:paraId="1FA0A3EF" w14:textId="77777777" w:rsidTr="00882601">
        <w:tc>
          <w:tcPr>
            <w:tcW w:w="0" w:type="auto"/>
            <w:shd w:val="clear" w:color="auto" w:fill="F2F2F2" w:themeFill="background1" w:themeFillShade="F2"/>
            <w:hideMark/>
          </w:tcPr>
          <w:p w14:paraId="0030DD35" w14:textId="77777777" w:rsidR="00604B6C" w:rsidRDefault="00604B6C" w:rsidP="00882601">
            <w:r>
              <w:t>Test</w:t>
            </w:r>
          </w:p>
        </w:tc>
        <w:tc>
          <w:tcPr>
            <w:tcW w:w="0" w:type="auto"/>
            <w:hideMark/>
          </w:tcPr>
          <w:p w14:paraId="6DA2F512" w14:textId="77777777" w:rsidR="00604B6C" w:rsidRDefault="00913FDC" w:rsidP="00882601">
            <w:hyperlink r:id="rId299" w:history="1">
              <w:r w:rsidR="00604B6C">
                <w:rPr>
                  <w:rStyle w:val="Hyperlink"/>
                </w:rPr>
                <w:t>/conf/uml_surfacehydrofeature/storage/*</w:t>
              </w:r>
            </w:hyperlink>
          </w:p>
        </w:tc>
      </w:tr>
      <w:tr w:rsidR="00604B6C" w14:paraId="0B407E8A" w14:textId="77777777" w:rsidTr="00882601">
        <w:tc>
          <w:tcPr>
            <w:tcW w:w="0" w:type="auto"/>
            <w:shd w:val="clear" w:color="auto" w:fill="F2F2F2" w:themeFill="background1" w:themeFillShade="F2"/>
            <w:hideMark/>
          </w:tcPr>
          <w:p w14:paraId="70BDDB5E" w14:textId="77777777" w:rsidR="00604B6C" w:rsidRDefault="00604B6C" w:rsidP="00882601">
            <w:r>
              <w:t>Requirement</w:t>
            </w:r>
          </w:p>
        </w:tc>
        <w:tc>
          <w:tcPr>
            <w:tcW w:w="0" w:type="auto"/>
            <w:hideMark/>
          </w:tcPr>
          <w:p w14:paraId="3E95934B" w14:textId="77777777" w:rsidR="00604B6C" w:rsidRDefault="00604B6C" w:rsidP="00882601">
            <w:r>
              <w:t>All relevant elements of a data exchange schema including hydrologic features are mapped to equivalent HY_Features elements.</w:t>
            </w:r>
          </w:p>
        </w:tc>
      </w:tr>
      <w:tr w:rsidR="00604B6C" w14:paraId="78DCC33E" w14:textId="77777777" w:rsidTr="00882601">
        <w:tc>
          <w:tcPr>
            <w:tcW w:w="0" w:type="auto"/>
            <w:shd w:val="clear" w:color="auto" w:fill="F2F2F2" w:themeFill="background1" w:themeFillShade="F2"/>
            <w:hideMark/>
          </w:tcPr>
          <w:p w14:paraId="444322E3" w14:textId="77777777" w:rsidR="00604B6C" w:rsidRDefault="00604B6C" w:rsidP="00882601">
            <w:r>
              <w:t>Test purpose</w:t>
            </w:r>
          </w:p>
        </w:tc>
        <w:tc>
          <w:tcPr>
            <w:tcW w:w="0" w:type="auto"/>
            <w:hideMark/>
          </w:tcPr>
          <w:p w14:paraId="5E9E457D" w14:textId="77777777" w:rsidR="00604B6C" w:rsidRDefault="00604B6C" w:rsidP="00882601">
            <w:r>
              <w:t>All relevant elements of a data exchange schema including hydrologic features are mapped to equivalent HY_Features elements.</w:t>
            </w:r>
          </w:p>
        </w:tc>
      </w:tr>
      <w:tr w:rsidR="00604B6C" w14:paraId="177E9932" w14:textId="77777777" w:rsidTr="00882601">
        <w:tc>
          <w:tcPr>
            <w:tcW w:w="0" w:type="auto"/>
            <w:shd w:val="clear" w:color="auto" w:fill="F2F2F2" w:themeFill="background1" w:themeFillShade="F2"/>
            <w:hideMark/>
          </w:tcPr>
          <w:p w14:paraId="483B24DF" w14:textId="77777777" w:rsidR="00604B6C" w:rsidRDefault="00604B6C" w:rsidP="00882601">
            <w:r>
              <w:t>Test method</w:t>
            </w:r>
          </w:p>
        </w:tc>
        <w:tc>
          <w:tcPr>
            <w:tcW w:w="0" w:type="auto"/>
            <w:hideMark/>
          </w:tcPr>
          <w:p w14:paraId="200268E3"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36B297A4" w14:textId="77777777" w:rsidTr="00882601">
        <w:tc>
          <w:tcPr>
            <w:tcW w:w="0" w:type="auto"/>
            <w:shd w:val="clear" w:color="auto" w:fill="F2F2F2" w:themeFill="background1" w:themeFillShade="F2"/>
            <w:hideMark/>
          </w:tcPr>
          <w:p w14:paraId="6EC7C6A3" w14:textId="77777777" w:rsidR="00604B6C" w:rsidRDefault="00604B6C" w:rsidP="00882601">
            <w:r>
              <w:t>Test type</w:t>
            </w:r>
          </w:p>
        </w:tc>
        <w:tc>
          <w:tcPr>
            <w:tcW w:w="0" w:type="auto"/>
            <w:hideMark/>
          </w:tcPr>
          <w:p w14:paraId="011C5341" w14:textId="77777777" w:rsidR="00604B6C" w:rsidRDefault="00604B6C" w:rsidP="00882601">
            <w:r>
              <w:t>Capability</w:t>
            </w:r>
          </w:p>
        </w:tc>
      </w:tr>
    </w:tbl>
    <w:p w14:paraId="78D9820D" w14:textId="77777777" w:rsidR="00604B6C" w:rsidRDefault="00604B6C" w:rsidP="00B44DA2">
      <w:pPr>
        <w:pStyle w:val="berschrift2"/>
        <w:numPr>
          <w:ilvl w:val="0"/>
          <w:numId w:val="0"/>
        </w:numPr>
      </w:pPr>
      <w:bookmarkStart w:id="506" w:name="_Toc461026419"/>
      <w:r>
        <w:t>A.4 Conformance class: HY_HydrometricFeature application schema equivalence</w:t>
      </w:r>
      <w:bookmarkEnd w:id="506"/>
    </w:p>
    <w:tbl>
      <w:tblPr>
        <w:tblStyle w:val="Tabellenraster"/>
        <w:tblW w:w="0" w:type="auto"/>
        <w:tblLook w:val="04A0" w:firstRow="1" w:lastRow="0" w:firstColumn="1" w:lastColumn="0" w:noHBand="0" w:noVBand="1"/>
      </w:tblPr>
      <w:tblGrid>
        <w:gridCol w:w="1719"/>
        <w:gridCol w:w="7137"/>
      </w:tblGrid>
      <w:tr w:rsidR="00604B6C" w14:paraId="253EE3C1" w14:textId="77777777" w:rsidTr="00882601">
        <w:tc>
          <w:tcPr>
            <w:tcW w:w="0" w:type="auto"/>
            <w:shd w:val="clear" w:color="auto" w:fill="F2F2F2" w:themeFill="background1" w:themeFillShade="F2"/>
            <w:hideMark/>
          </w:tcPr>
          <w:p w14:paraId="4B5F170C" w14:textId="77777777" w:rsidR="00604B6C" w:rsidRDefault="00604B6C" w:rsidP="00882601">
            <w:pPr>
              <w:rPr>
                <w:b/>
                <w:bCs/>
              </w:rPr>
            </w:pPr>
            <w:r>
              <w:rPr>
                <w:rStyle w:val="Fett"/>
              </w:rPr>
              <w:t>Conformance Class</w:t>
            </w:r>
          </w:p>
        </w:tc>
        <w:tc>
          <w:tcPr>
            <w:tcW w:w="0" w:type="auto"/>
            <w:hideMark/>
          </w:tcPr>
          <w:p w14:paraId="1A03F79C" w14:textId="77777777" w:rsidR="00604B6C" w:rsidRDefault="00913FDC" w:rsidP="00882601">
            <w:pPr>
              <w:rPr>
                <w:b/>
                <w:bCs/>
              </w:rPr>
            </w:pPr>
            <w:hyperlink r:id="rId300" w:history="1">
              <w:r w:rsidR="00604B6C">
                <w:rPr>
                  <w:rStyle w:val="Hyperlink"/>
                  <w:b/>
                  <w:bCs/>
                </w:rPr>
                <w:t>/ spec/hydrology/hydrometricfeature/1.0/conf/hy_ hydrometricfeature</w:t>
              </w:r>
            </w:hyperlink>
          </w:p>
        </w:tc>
      </w:tr>
      <w:tr w:rsidR="00604B6C" w14:paraId="31891F1B" w14:textId="77777777" w:rsidTr="00882601">
        <w:tc>
          <w:tcPr>
            <w:tcW w:w="0" w:type="auto"/>
            <w:shd w:val="clear" w:color="auto" w:fill="F2F2F2" w:themeFill="background1" w:themeFillShade="F2"/>
            <w:hideMark/>
          </w:tcPr>
          <w:p w14:paraId="78B432E9" w14:textId="77777777" w:rsidR="00604B6C" w:rsidRDefault="00604B6C" w:rsidP="00882601">
            <w:r>
              <w:t>Test</w:t>
            </w:r>
          </w:p>
        </w:tc>
        <w:tc>
          <w:tcPr>
            <w:tcW w:w="0" w:type="auto"/>
            <w:hideMark/>
          </w:tcPr>
          <w:p w14:paraId="3411FFA5" w14:textId="77777777" w:rsidR="00604B6C" w:rsidRDefault="00913FDC" w:rsidP="00882601">
            <w:hyperlink r:id="rId301" w:history="1">
              <w:r w:rsidR="00604B6C">
                <w:rPr>
                  <w:rStyle w:val="Hyperlink"/>
                </w:rPr>
                <w:t>/conf/uml_ hydrometricfeature/hydrometricfeature/*</w:t>
              </w:r>
            </w:hyperlink>
          </w:p>
        </w:tc>
      </w:tr>
      <w:tr w:rsidR="00604B6C" w14:paraId="754C8D81" w14:textId="77777777" w:rsidTr="00882601">
        <w:tc>
          <w:tcPr>
            <w:tcW w:w="0" w:type="auto"/>
            <w:shd w:val="clear" w:color="auto" w:fill="F2F2F2" w:themeFill="background1" w:themeFillShade="F2"/>
            <w:hideMark/>
          </w:tcPr>
          <w:p w14:paraId="747B1131" w14:textId="77777777" w:rsidR="00604B6C" w:rsidRDefault="00604B6C" w:rsidP="00882601">
            <w:r>
              <w:t>Requirement</w:t>
            </w:r>
          </w:p>
        </w:tc>
        <w:tc>
          <w:tcPr>
            <w:tcW w:w="0" w:type="auto"/>
            <w:hideMark/>
          </w:tcPr>
          <w:p w14:paraId="304F8275" w14:textId="77777777" w:rsidR="00604B6C" w:rsidRDefault="00604B6C" w:rsidP="00882601">
            <w:r>
              <w:t>All relevant elements of a data exchange schema including hydrologic features are mapped to equivalent HY_Features elements.</w:t>
            </w:r>
          </w:p>
        </w:tc>
      </w:tr>
      <w:tr w:rsidR="00604B6C" w14:paraId="6A53012B" w14:textId="77777777" w:rsidTr="00882601">
        <w:tc>
          <w:tcPr>
            <w:tcW w:w="0" w:type="auto"/>
            <w:shd w:val="clear" w:color="auto" w:fill="F2F2F2" w:themeFill="background1" w:themeFillShade="F2"/>
            <w:hideMark/>
          </w:tcPr>
          <w:p w14:paraId="14DD8740" w14:textId="77777777" w:rsidR="00604B6C" w:rsidRDefault="00604B6C" w:rsidP="00882601">
            <w:r>
              <w:t>Test purpose</w:t>
            </w:r>
          </w:p>
        </w:tc>
        <w:tc>
          <w:tcPr>
            <w:tcW w:w="0" w:type="auto"/>
            <w:hideMark/>
          </w:tcPr>
          <w:p w14:paraId="119A5F9F" w14:textId="77777777" w:rsidR="00604B6C" w:rsidRDefault="00604B6C" w:rsidP="00882601">
            <w:r>
              <w:t>All relevant elements of a data exchange schema including hydrologic features are mapped to equivalent HY_Features elements.</w:t>
            </w:r>
          </w:p>
        </w:tc>
      </w:tr>
      <w:tr w:rsidR="00604B6C" w14:paraId="07012E43" w14:textId="77777777" w:rsidTr="00882601">
        <w:tc>
          <w:tcPr>
            <w:tcW w:w="0" w:type="auto"/>
            <w:shd w:val="clear" w:color="auto" w:fill="F2F2F2" w:themeFill="background1" w:themeFillShade="F2"/>
            <w:hideMark/>
          </w:tcPr>
          <w:p w14:paraId="0D60C77C" w14:textId="77777777" w:rsidR="00604B6C" w:rsidRDefault="00604B6C" w:rsidP="00882601">
            <w:r>
              <w:t>Test method</w:t>
            </w:r>
          </w:p>
        </w:tc>
        <w:tc>
          <w:tcPr>
            <w:tcW w:w="0" w:type="auto"/>
            <w:hideMark/>
          </w:tcPr>
          <w:p w14:paraId="54D192FF"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4722C583" w14:textId="77777777" w:rsidTr="00882601">
        <w:tc>
          <w:tcPr>
            <w:tcW w:w="0" w:type="auto"/>
            <w:shd w:val="clear" w:color="auto" w:fill="F2F2F2" w:themeFill="background1" w:themeFillShade="F2"/>
            <w:hideMark/>
          </w:tcPr>
          <w:p w14:paraId="535869D9" w14:textId="77777777" w:rsidR="00604B6C" w:rsidRDefault="00604B6C" w:rsidP="00882601">
            <w:r>
              <w:t>Test type</w:t>
            </w:r>
          </w:p>
        </w:tc>
        <w:tc>
          <w:tcPr>
            <w:tcW w:w="0" w:type="auto"/>
            <w:hideMark/>
          </w:tcPr>
          <w:p w14:paraId="01E19BCD" w14:textId="77777777" w:rsidR="00604B6C" w:rsidRDefault="00604B6C" w:rsidP="00882601">
            <w:r>
              <w:t>Capability</w:t>
            </w:r>
          </w:p>
        </w:tc>
      </w:tr>
    </w:tbl>
    <w:p w14:paraId="6AEFD995" w14:textId="77777777" w:rsidR="00436079" w:rsidRDefault="00436079" w:rsidP="00450C77">
      <w:pPr>
        <w:jc w:val="both"/>
        <w:sectPr w:rsidR="00436079" w:rsidSect="008F68A0">
          <w:headerReference w:type="default" r:id="rId302"/>
          <w:footerReference w:type="even" r:id="rId303"/>
          <w:footerReference w:type="default" r:id="rId304"/>
          <w:type w:val="oddPage"/>
          <w:pgSz w:w="12240" w:h="15840"/>
          <w:pgMar w:top="1440" w:right="1800" w:bottom="1440" w:left="1800" w:header="720" w:footer="720" w:gutter="0"/>
          <w:pgNumType w:start="1"/>
          <w:cols w:space="720"/>
          <w:docGrid w:linePitch="360"/>
        </w:sectPr>
      </w:pPr>
    </w:p>
    <w:p w14:paraId="7C2E3009" w14:textId="77777777" w:rsidR="00436079" w:rsidRDefault="00436079" w:rsidP="00B44DA2">
      <w:pPr>
        <w:pStyle w:val="berschrift1"/>
        <w:numPr>
          <w:ilvl w:val="0"/>
          <w:numId w:val="0"/>
        </w:numPr>
      </w:pPr>
      <w:bookmarkStart w:id="507" w:name="_Toc461026420"/>
      <w:r>
        <w:lastRenderedPageBreak/>
        <w:t>ANNEX B - Code lists for the HY_Features model</w:t>
      </w:r>
      <w:bookmarkEnd w:id="507"/>
    </w:p>
    <w:p w14:paraId="12F5BE76" w14:textId="77777777" w:rsidR="00436079" w:rsidRDefault="00436079" w:rsidP="00B44DA2">
      <w:pPr>
        <w:pStyle w:val="berschrift2"/>
        <w:numPr>
          <w:ilvl w:val="0"/>
          <w:numId w:val="0"/>
        </w:numPr>
      </w:pPr>
      <w:bookmarkStart w:id="508" w:name="_Toc461026421"/>
      <w:r>
        <w:t>B.1 Terms identifying a fixed landmark determined to realize the conceptual outfall</w:t>
      </w:r>
      <w:bookmarkEnd w:id="508"/>
    </w:p>
    <w:tbl>
      <w:tblPr>
        <w:tblStyle w:val="Tabellenraster"/>
        <w:tblW w:w="0" w:type="auto"/>
        <w:tblLook w:val="04A0" w:firstRow="1" w:lastRow="0" w:firstColumn="1" w:lastColumn="0" w:noHBand="0" w:noVBand="1"/>
      </w:tblPr>
      <w:tblGrid>
        <w:gridCol w:w="1884"/>
        <w:gridCol w:w="6972"/>
      </w:tblGrid>
      <w:tr w:rsidR="00436079" w14:paraId="1049A529" w14:textId="77777777" w:rsidTr="00882601">
        <w:tc>
          <w:tcPr>
            <w:tcW w:w="0" w:type="auto"/>
            <w:shd w:val="clear" w:color="auto" w:fill="F2F2F2" w:themeFill="background1" w:themeFillShade="F2"/>
            <w:hideMark/>
          </w:tcPr>
          <w:p w14:paraId="78986BA3" w14:textId="77777777" w:rsidR="00436079" w:rsidRDefault="00436079" w:rsidP="00882601">
            <w:pPr>
              <w:rPr>
                <w:b/>
                <w:bCs/>
              </w:rPr>
            </w:pPr>
            <w:r>
              <w:rPr>
                <w:b/>
                <w:bCs/>
              </w:rPr>
              <w:t>Code list</w:t>
            </w:r>
          </w:p>
        </w:tc>
        <w:tc>
          <w:tcPr>
            <w:tcW w:w="0" w:type="auto"/>
            <w:hideMark/>
          </w:tcPr>
          <w:p w14:paraId="0A6643F4" w14:textId="77777777" w:rsidR="00436079" w:rsidRDefault="00436079" w:rsidP="00882601">
            <w:pPr>
              <w:jc w:val="center"/>
              <w:rPr>
                <w:b/>
                <w:bCs/>
              </w:rPr>
            </w:pPr>
            <w:r>
              <w:rPr>
                <w:rStyle w:val="Fett"/>
              </w:rPr>
              <w:t>Realized Outfall Type</w:t>
            </w:r>
          </w:p>
        </w:tc>
      </w:tr>
      <w:tr w:rsidR="00436079" w14:paraId="2478AE6F" w14:textId="77777777" w:rsidTr="00882601">
        <w:tc>
          <w:tcPr>
            <w:tcW w:w="0" w:type="auto"/>
            <w:shd w:val="clear" w:color="auto" w:fill="F2F2F2" w:themeFill="background1" w:themeFillShade="F2"/>
            <w:hideMark/>
          </w:tcPr>
          <w:p w14:paraId="7451CE3D" w14:textId="77777777" w:rsidR="00436079" w:rsidRDefault="00436079" w:rsidP="00882601">
            <w:r>
              <w:t>barrage</w:t>
            </w:r>
          </w:p>
        </w:tc>
        <w:tc>
          <w:tcPr>
            <w:tcW w:w="0" w:type="auto"/>
            <w:hideMark/>
          </w:tcPr>
          <w:p w14:paraId="0161EAC8" w14:textId="77777777" w:rsidR="00436079" w:rsidRDefault="00436079" w:rsidP="00882601">
            <w:r>
              <w:t>barrier across a stream provided with a series of gates or other control mechanisms to control the water-surface level upstream, to regulate the flow or to divert water supplies into a canal.</w:t>
            </w:r>
          </w:p>
        </w:tc>
      </w:tr>
      <w:tr w:rsidR="00436079" w14:paraId="0183AF44" w14:textId="77777777" w:rsidTr="00882601">
        <w:tc>
          <w:tcPr>
            <w:tcW w:w="0" w:type="auto"/>
            <w:shd w:val="clear" w:color="auto" w:fill="F2F2F2" w:themeFill="background1" w:themeFillShade="F2"/>
            <w:hideMark/>
          </w:tcPr>
          <w:p w14:paraId="44C89F82" w14:textId="77777777" w:rsidR="00436079" w:rsidRDefault="00436079" w:rsidP="00882601">
            <w:r>
              <w:t>bifurcation</w:t>
            </w:r>
          </w:p>
        </w:tc>
        <w:tc>
          <w:tcPr>
            <w:tcW w:w="0" w:type="auto"/>
            <w:hideMark/>
          </w:tcPr>
          <w:p w14:paraId="5F9C12A2" w14:textId="77777777" w:rsidR="00436079" w:rsidRDefault="00436079" w:rsidP="00882601">
            <w:r>
              <w:t>division of a stream into two branches.</w:t>
            </w:r>
          </w:p>
        </w:tc>
      </w:tr>
      <w:tr w:rsidR="00436079" w14:paraId="002C00EE" w14:textId="77777777" w:rsidTr="00882601">
        <w:tc>
          <w:tcPr>
            <w:tcW w:w="0" w:type="auto"/>
            <w:shd w:val="clear" w:color="auto" w:fill="F2F2F2" w:themeFill="background1" w:themeFillShade="F2"/>
            <w:hideMark/>
          </w:tcPr>
          <w:p w14:paraId="33E77216" w14:textId="77777777" w:rsidR="00436079" w:rsidRDefault="00436079" w:rsidP="00882601">
            <w:r>
              <w:t>confluence</w:t>
            </w:r>
          </w:p>
        </w:tc>
        <w:tc>
          <w:tcPr>
            <w:tcW w:w="0" w:type="auto"/>
            <w:hideMark/>
          </w:tcPr>
          <w:p w14:paraId="51107A2D" w14:textId="77777777" w:rsidR="00436079" w:rsidRDefault="00436079" w:rsidP="00882601">
            <w:r>
              <w:t>joining, or the place of junction, of two or more streams.</w:t>
            </w:r>
          </w:p>
        </w:tc>
      </w:tr>
      <w:tr w:rsidR="00436079" w14:paraId="4BAAA769" w14:textId="77777777" w:rsidTr="00882601">
        <w:tc>
          <w:tcPr>
            <w:tcW w:w="0" w:type="auto"/>
            <w:shd w:val="clear" w:color="auto" w:fill="F2F2F2" w:themeFill="background1" w:themeFillShade="F2"/>
            <w:hideMark/>
          </w:tcPr>
          <w:p w14:paraId="332C6DE6" w14:textId="77777777" w:rsidR="00436079" w:rsidRDefault="00436079" w:rsidP="00882601">
            <w:r>
              <w:t>dam</w:t>
            </w:r>
          </w:p>
        </w:tc>
        <w:tc>
          <w:tcPr>
            <w:tcW w:w="0" w:type="auto"/>
            <w:hideMark/>
          </w:tcPr>
          <w:p w14:paraId="4A80D650" w14:textId="77777777" w:rsidR="00436079" w:rsidRDefault="00436079" w:rsidP="00882601">
            <w:r>
              <w:t>barrier constructed across a valley for impounding water or creating a reservoir.</w:t>
            </w:r>
          </w:p>
        </w:tc>
      </w:tr>
      <w:tr w:rsidR="00436079" w14:paraId="51DCFE32" w14:textId="77777777" w:rsidTr="00882601">
        <w:tc>
          <w:tcPr>
            <w:tcW w:w="0" w:type="auto"/>
            <w:shd w:val="clear" w:color="auto" w:fill="F2F2F2" w:themeFill="background1" w:themeFillShade="F2"/>
            <w:hideMark/>
          </w:tcPr>
          <w:p w14:paraId="6CE533A5" w14:textId="77777777" w:rsidR="00436079" w:rsidRDefault="00436079" w:rsidP="00882601">
            <w:r>
              <w:t>diversion of water</w:t>
            </w:r>
          </w:p>
        </w:tc>
        <w:tc>
          <w:tcPr>
            <w:tcW w:w="0" w:type="auto"/>
            <w:hideMark/>
          </w:tcPr>
          <w:p w14:paraId="2FFB2C3D" w14:textId="77777777" w:rsidR="00436079" w:rsidRDefault="00436079" w:rsidP="00882601">
            <w:r>
              <w:t>transfer of water from one watercourse to another, such watercourses being either natural or man-made.</w:t>
            </w:r>
          </w:p>
        </w:tc>
      </w:tr>
      <w:tr w:rsidR="00436079" w14:paraId="597FA8F4" w14:textId="77777777" w:rsidTr="00882601">
        <w:tc>
          <w:tcPr>
            <w:tcW w:w="0" w:type="auto"/>
            <w:shd w:val="clear" w:color="auto" w:fill="F2F2F2" w:themeFill="background1" w:themeFillShade="F2"/>
            <w:hideMark/>
          </w:tcPr>
          <w:p w14:paraId="26109C6E" w14:textId="77777777" w:rsidR="00436079" w:rsidRDefault="00436079" w:rsidP="00882601">
            <w:r>
              <w:t>fork</w:t>
            </w:r>
          </w:p>
        </w:tc>
        <w:tc>
          <w:tcPr>
            <w:tcW w:w="0" w:type="auto"/>
            <w:hideMark/>
          </w:tcPr>
          <w:p w14:paraId="664E00C0" w14:textId="77777777" w:rsidR="00436079" w:rsidRDefault="00436079" w:rsidP="00882601">
            <w:r>
              <w:t>(1) place where two or more streams flow together to form a larger stream. (2) place where a stream divides into two or more streams.</w:t>
            </w:r>
          </w:p>
        </w:tc>
      </w:tr>
      <w:tr w:rsidR="00436079" w14:paraId="04117AE6" w14:textId="77777777" w:rsidTr="00882601">
        <w:tc>
          <w:tcPr>
            <w:tcW w:w="0" w:type="auto"/>
            <w:shd w:val="clear" w:color="auto" w:fill="F2F2F2" w:themeFill="background1" w:themeFillShade="F2"/>
            <w:hideMark/>
          </w:tcPr>
          <w:p w14:paraId="1181855D" w14:textId="77777777" w:rsidR="00436079" w:rsidRDefault="00436079" w:rsidP="00882601">
            <w:r>
              <w:t>hydrometric station</w:t>
            </w:r>
          </w:p>
        </w:tc>
        <w:tc>
          <w:tcPr>
            <w:tcW w:w="0" w:type="auto"/>
            <w:hideMark/>
          </w:tcPr>
          <w:p w14:paraId="30E609C4" w14:textId="77777777" w:rsidR="00436079" w:rsidRDefault="00436079" w:rsidP="00882601">
            <w:r>
              <w:t>station at which data on water in rivers, lakes or reservoirs are obtained on one or more of the following elements: stage, streamflow, sediment transport and deposition, water temperature and other physical properties of water, characteristics of ice cover and chemical properties of water.</w:t>
            </w:r>
          </w:p>
        </w:tc>
      </w:tr>
      <w:tr w:rsidR="00436079" w14:paraId="7189214C" w14:textId="77777777" w:rsidTr="00882601">
        <w:tc>
          <w:tcPr>
            <w:tcW w:w="0" w:type="auto"/>
            <w:shd w:val="clear" w:color="auto" w:fill="F2F2F2" w:themeFill="background1" w:themeFillShade="F2"/>
            <w:hideMark/>
          </w:tcPr>
          <w:p w14:paraId="2DA4831A" w14:textId="77777777" w:rsidR="00436079" w:rsidRDefault="00436079" w:rsidP="00882601">
            <w:r>
              <w:t>inlet</w:t>
            </w:r>
          </w:p>
        </w:tc>
        <w:tc>
          <w:tcPr>
            <w:tcW w:w="0" w:type="auto"/>
            <w:hideMark/>
          </w:tcPr>
          <w:p w14:paraId="1B46431B" w14:textId="77777777" w:rsidR="00436079" w:rsidRDefault="00436079" w:rsidP="00882601">
            <w:r>
              <w:t>structure admitting water supplies from the source or through an intake structure built upstream.</w:t>
            </w:r>
          </w:p>
        </w:tc>
      </w:tr>
      <w:tr w:rsidR="00436079" w14:paraId="5643A0B4" w14:textId="77777777" w:rsidTr="00882601">
        <w:tc>
          <w:tcPr>
            <w:tcW w:w="0" w:type="auto"/>
            <w:shd w:val="clear" w:color="auto" w:fill="F2F2F2" w:themeFill="background1" w:themeFillShade="F2"/>
            <w:hideMark/>
          </w:tcPr>
          <w:p w14:paraId="34CF4D2E" w14:textId="77777777" w:rsidR="00436079" w:rsidRDefault="00436079" w:rsidP="00882601">
            <w:r>
              <w:t>intake</w:t>
            </w:r>
          </w:p>
        </w:tc>
        <w:tc>
          <w:tcPr>
            <w:tcW w:w="0" w:type="auto"/>
            <w:hideMark/>
          </w:tcPr>
          <w:p w14:paraId="0FD0BF32" w14:textId="77777777" w:rsidR="00436079" w:rsidRDefault="00436079" w:rsidP="00882601">
            <w:r>
              <w:t>structure or site, the purpose of which is to control, regulate, divert, and admit water directly from the source, through an inlet built upstream.</w:t>
            </w:r>
          </w:p>
        </w:tc>
      </w:tr>
      <w:tr w:rsidR="00436079" w14:paraId="17C9B374" w14:textId="77777777" w:rsidTr="00882601">
        <w:tc>
          <w:tcPr>
            <w:tcW w:w="0" w:type="auto"/>
            <w:shd w:val="clear" w:color="auto" w:fill="F2F2F2" w:themeFill="background1" w:themeFillShade="F2"/>
            <w:hideMark/>
          </w:tcPr>
          <w:p w14:paraId="7B78F46D" w14:textId="77777777" w:rsidR="00436079" w:rsidRDefault="00436079" w:rsidP="00882601">
            <w:r>
              <w:t>outlet</w:t>
            </w:r>
          </w:p>
        </w:tc>
        <w:tc>
          <w:tcPr>
            <w:tcW w:w="0" w:type="auto"/>
            <w:hideMark/>
          </w:tcPr>
          <w:p w14:paraId="6A45EE09" w14:textId="77777777" w:rsidR="00436079" w:rsidRDefault="00436079" w:rsidP="00882601">
            <w:r>
              <w:t>opening through which water flows out or is extracted from a reservoir or stream.</w:t>
            </w:r>
          </w:p>
        </w:tc>
      </w:tr>
      <w:tr w:rsidR="00436079" w14:paraId="5272A521" w14:textId="77777777" w:rsidTr="00882601">
        <w:tc>
          <w:tcPr>
            <w:tcW w:w="0" w:type="auto"/>
            <w:shd w:val="clear" w:color="auto" w:fill="F2F2F2" w:themeFill="background1" w:themeFillShade="F2"/>
            <w:hideMark/>
          </w:tcPr>
          <w:p w14:paraId="2FF61700" w14:textId="77777777" w:rsidR="00436079" w:rsidRDefault="00436079" w:rsidP="00882601">
            <w:r>
              <w:t>ponor</w:t>
            </w:r>
          </w:p>
        </w:tc>
        <w:tc>
          <w:tcPr>
            <w:tcW w:w="0" w:type="auto"/>
            <w:hideMark/>
          </w:tcPr>
          <w:p w14:paraId="0EDD14C6" w14:textId="77777777" w:rsidR="00436079" w:rsidRDefault="00436079" w:rsidP="00882601">
            <w:r>
              <w:t>hole or opening in the bottom or side of a depression where a surface stream or lake flows either partially or completely underground into a karst groundwater system</w:t>
            </w:r>
          </w:p>
        </w:tc>
      </w:tr>
      <w:tr w:rsidR="00436079" w14:paraId="5CA6E14B" w14:textId="77777777" w:rsidTr="00882601">
        <w:tc>
          <w:tcPr>
            <w:tcW w:w="0" w:type="auto"/>
            <w:shd w:val="clear" w:color="auto" w:fill="F2F2F2" w:themeFill="background1" w:themeFillShade="F2"/>
            <w:hideMark/>
          </w:tcPr>
          <w:p w14:paraId="1335BB7B" w14:textId="77777777" w:rsidR="00436079" w:rsidRDefault="00436079" w:rsidP="00882601">
            <w:r>
              <w:t>rapids</w:t>
            </w:r>
          </w:p>
        </w:tc>
        <w:tc>
          <w:tcPr>
            <w:tcW w:w="0" w:type="auto"/>
            <w:hideMark/>
          </w:tcPr>
          <w:p w14:paraId="0F662505" w14:textId="77777777" w:rsidR="00436079" w:rsidRDefault="00436079" w:rsidP="00882601">
            <w:r>
              <w:t>reach of a stream where the flow is very swift and shooting, and where the surface is usually broken by obstructions, but has no actual waterfall or cascade.</w:t>
            </w:r>
          </w:p>
        </w:tc>
      </w:tr>
      <w:tr w:rsidR="00436079" w14:paraId="31AEC0F5" w14:textId="77777777" w:rsidTr="00882601">
        <w:tc>
          <w:tcPr>
            <w:tcW w:w="0" w:type="auto"/>
            <w:shd w:val="clear" w:color="auto" w:fill="F2F2F2" w:themeFill="background1" w:themeFillShade="F2"/>
            <w:hideMark/>
          </w:tcPr>
          <w:p w14:paraId="091DE818" w14:textId="77777777" w:rsidR="00436079" w:rsidRDefault="00436079" w:rsidP="00882601">
            <w:r>
              <w:lastRenderedPageBreak/>
              <w:t>reference climatological station</w:t>
            </w:r>
          </w:p>
        </w:tc>
        <w:tc>
          <w:tcPr>
            <w:tcW w:w="0" w:type="auto"/>
            <w:hideMark/>
          </w:tcPr>
          <w:p w14:paraId="5B5D9F22" w14:textId="77777777" w:rsidR="00436079" w:rsidRDefault="00436079" w:rsidP="00882601">
            <w:r>
              <w:t>climatological station the data of which are intended for the purpose of determining climatic trends. This requires long periods (not less than thirty years) of homogeneous records, where man-made environmental changes have been and/or are expected to remain at a minimum. Ideally the records should be of sufficient length to enable the identification of secular changes of climate.</w:t>
            </w:r>
          </w:p>
        </w:tc>
      </w:tr>
      <w:tr w:rsidR="00436079" w14:paraId="75553D63" w14:textId="77777777" w:rsidTr="00882601">
        <w:tc>
          <w:tcPr>
            <w:tcW w:w="0" w:type="auto"/>
            <w:shd w:val="clear" w:color="auto" w:fill="F2F2F2" w:themeFill="background1" w:themeFillShade="F2"/>
            <w:hideMark/>
          </w:tcPr>
          <w:p w14:paraId="182D362C" w14:textId="77777777" w:rsidR="00436079" w:rsidRDefault="00436079" w:rsidP="00882601">
            <w:r>
              <w:t>river mouth</w:t>
            </w:r>
          </w:p>
        </w:tc>
        <w:tc>
          <w:tcPr>
            <w:tcW w:w="0" w:type="auto"/>
            <w:hideMark/>
          </w:tcPr>
          <w:p w14:paraId="1983EE2F" w14:textId="77777777" w:rsidR="00436079" w:rsidRDefault="00436079" w:rsidP="00882601">
            <w:r>
              <w:t>place of discharge of a river into a sea or a lake.</w:t>
            </w:r>
          </w:p>
        </w:tc>
      </w:tr>
      <w:tr w:rsidR="00436079" w14:paraId="23496248" w14:textId="77777777" w:rsidTr="00882601">
        <w:tc>
          <w:tcPr>
            <w:tcW w:w="0" w:type="auto"/>
            <w:shd w:val="clear" w:color="auto" w:fill="F2F2F2" w:themeFill="background1" w:themeFillShade="F2"/>
            <w:hideMark/>
          </w:tcPr>
          <w:p w14:paraId="622107A2" w14:textId="77777777" w:rsidR="00436079" w:rsidRDefault="00436079" w:rsidP="00882601">
            <w:r>
              <w:t>sinkhole</w:t>
            </w:r>
          </w:p>
        </w:tc>
        <w:tc>
          <w:tcPr>
            <w:tcW w:w="0" w:type="auto"/>
            <w:hideMark/>
          </w:tcPr>
          <w:p w14:paraId="282EB7AE" w14:textId="77777777" w:rsidR="00436079" w:rsidRDefault="00436079" w:rsidP="00882601">
            <w:r>
              <w:t>place where water disappears underground in a limestone region. It generally implies water loss in a closed depression or blind valley.</w:t>
            </w:r>
          </w:p>
        </w:tc>
      </w:tr>
      <w:tr w:rsidR="00436079" w14:paraId="40A94C3E" w14:textId="77777777" w:rsidTr="00882601">
        <w:tc>
          <w:tcPr>
            <w:tcW w:w="0" w:type="auto"/>
            <w:shd w:val="clear" w:color="auto" w:fill="F2F2F2" w:themeFill="background1" w:themeFillShade="F2"/>
            <w:hideMark/>
          </w:tcPr>
          <w:p w14:paraId="514C365A" w14:textId="77777777" w:rsidR="00436079" w:rsidRDefault="00436079" w:rsidP="00882601">
            <w:r>
              <w:t>source</w:t>
            </w:r>
          </w:p>
        </w:tc>
        <w:tc>
          <w:tcPr>
            <w:tcW w:w="0" w:type="auto"/>
            <w:hideMark/>
          </w:tcPr>
          <w:p w14:paraId="73CDFE7F" w14:textId="77777777" w:rsidR="00436079" w:rsidRDefault="00436079" w:rsidP="00882601">
            <w:r>
              <w:t>origin of river.</w:t>
            </w:r>
          </w:p>
        </w:tc>
      </w:tr>
      <w:tr w:rsidR="00436079" w14:paraId="16525F84" w14:textId="77777777" w:rsidTr="00882601">
        <w:tc>
          <w:tcPr>
            <w:tcW w:w="0" w:type="auto"/>
            <w:shd w:val="clear" w:color="auto" w:fill="F2F2F2" w:themeFill="background1" w:themeFillShade="F2"/>
            <w:hideMark/>
          </w:tcPr>
          <w:p w14:paraId="39DEB4F9" w14:textId="77777777" w:rsidR="00436079" w:rsidRDefault="00436079" w:rsidP="00882601">
            <w:r>
              <w:t>spring</w:t>
            </w:r>
          </w:p>
        </w:tc>
        <w:tc>
          <w:tcPr>
            <w:tcW w:w="0" w:type="auto"/>
            <w:hideMark/>
          </w:tcPr>
          <w:p w14:paraId="2FD1951E" w14:textId="77777777" w:rsidR="00436079" w:rsidRDefault="00436079" w:rsidP="00882601">
            <w:r>
              <w:t>place where water flows naturally from a rock or soil onto land or into a body of surface water.</w:t>
            </w:r>
          </w:p>
        </w:tc>
      </w:tr>
      <w:tr w:rsidR="00436079" w14:paraId="65569D65" w14:textId="77777777" w:rsidTr="00882601">
        <w:tc>
          <w:tcPr>
            <w:tcW w:w="0" w:type="auto"/>
            <w:shd w:val="clear" w:color="auto" w:fill="F2F2F2" w:themeFill="background1" w:themeFillShade="F2"/>
            <w:hideMark/>
          </w:tcPr>
          <w:p w14:paraId="71270698" w14:textId="77777777" w:rsidR="00436079" w:rsidRDefault="00436079" w:rsidP="00882601">
            <w:r>
              <w:t>waterfall</w:t>
            </w:r>
          </w:p>
        </w:tc>
        <w:tc>
          <w:tcPr>
            <w:tcW w:w="0" w:type="auto"/>
            <w:hideMark/>
          </w:tcPr>
          <w:p w14:paraId="0134E58A" w14:textId="77777777" w:rsidR="00436079" w:rsidRDefault="00436079" w:rsidP="00882601">
            <w:r>
              <w:t>vertical fall or the very steep descent of a stream of water.</w:t>
            </w:r>
          </w:p>
        </w:tc>
      </w:tr>
      <w:tr w:rsidR="00436079" w14:paraId="76A0E20E" w14:textId="77777777" w:rsidTr="00882601">
        <w:tc>
          <w:tcPr>
            <w:tcW w:w="0" w:type="auto"/>
            <w:shd w:val="clear" w:color="auto" w:fill="F2F2F2" w:themeFill="background1" w:themeFillShade="F2"/>
            <w:hideMark/>
          </w:tcPr>
          <w:p w14:paraId="46E129B9" w14:textId="77777777" w:rsidR="00436079" w:rsidRDefault="00436079" w:rsidP="00882601">
            <w:r>
              <w:t>weir</w:t>
            </w:r>
          </w:p>
        </w:tc>
        <w:tc>
          <w:tcPr>
            <w:tcW w:w="0" w:type="auto"/>
            <w:hideMark/>
          </w:tcPr>
          <w:p w14:paraId="470A7114" w14:textId="77777777" w:rsidR="00436079" w:rsidRDefault="00436079" w:rsidP="00882601">
            <w:r>
              <w:t>overflow structure which may be used for controlling upstream water level or for measuring discharge or for both.</w:t>
            </w:r>
          </w:p>
        </w:tc>
      </w:tr>
    </w:tbl>
    <w:p w14:paraId="3655D0FA" w14:textId="77777777" w:rsidR="00436079" w:rsidRDefault="00436079" w:rsidP="00B44DA2">
      <w:pPr>
        <w:pStyle w:val="berschrift2"/>
        <w:numPr>
          <w:ilvl w:val="0"/>
          <w:numId w:val="0"/>
        </w:numPr>
      </w:pPr>
      <w:bookmarkStart w:id="509" w:name="_Toc461026422"/>
      <w:r>
        <w:t>B.2 Terms commonly used in hydrology to describe a spatial relation between two points</w:t>
      </w:r>
      <w:bookmarkEnd w:id="509"/>
    </w:p>
    <w:tbl>
      <w:tblPr>
        <w:tblStyle w:val="Tabellenraster"/>
        <w:tblW w:w="0" w:type="auto"/>
        <w:tblLook w:val="04A0" w:firstRow="1" w:lastRow="0" w:firstColumn="1" w:lastColumn="0" w:noHBand="0" w:noVBand="1"/>
      </w:tblPr>
      <w:tblGrid>
        <w:gridCol w:w="1390"/>
        <w:gridCol w:w="7466"/>
      </w:tblGrid>
      <w:tr w:rsidR="00436079" w14:paraId="5514B30D" w14:textId="77777777" w:rsidTr="00882601">
        <w:tc>
          <w:tcPr>
            <w:tcW w:w="0" w:type="auto"/>
            <w:shd w:val="clear" w:color="auto" w:fill="F2F2F2" w:themeFill="background1" w:themeFillShade="F2"/>
            <w:hideMark/>
          </w:tcPr>
          <w:p w14:paraId="153EE72E" w14:textId="77777777" w:rsidR="00436079" w:rsidRDefault="00436079" w:rsidP="00882601">
            <w:pPr>
              <w:rPr>
                <w:b/>
                <w:bCs/>
              </w:rPr>
            </w:pPr>
            <w:r>
              <w:rPr>
                <w:b/>
                <w:bCs/>
              </w:rPr>
              <w:t>Code list</w:t>
            </w:r>
          </w:p>
        </w:tc>
        <w:tc>
          <w:tcPr>
            <w:tcW w:w="0" w:type="auto"/>
            <w:hideMark/>
          </w:tcPr>
          <w:p w14:paraId="293799D1" w14:textId="77777777" w:rsidR="00436079" w:rsidRDefault="00436079" w:rsidP="00882601">
            <w:pPr>
              <w:jc w:val="center"/>
              <w:rPr>
                <w:b/>
                <w:bCs/>
              </w:rPr>
            </w:pPr>
            <w:r>
              <w:rPr>
                <w:rStyle w:val="Fett"/>
              </w:rPr>
              <w:t>Relative Position Type</w:t>
            </w:r>
          </w:p>
        </w:tc>
      </w:tr>
      <w:tr w:rsidR="00436079" w14:paraId="6C2CCA52" w14:textId="77777777" w:rsidTr="00882601">
        <w:tc>
          <w:tcPr>
            <w:tcW w:w="0" w:type="auto"/>
            <w:shd w:val="clear" w:color="auto" w:fill="F2F2F2" w:themeFill="background1" w:themeFillShade="F2"/>
            <w:hideMark/>
          </w:tcPr>
          <w:p w14:paraId="1625E88B" w14:textId="77777777" w:rsidR="00436079" w:rsidRDefault="00436079" w:rsidP="00882601">
            <w:r>
              <w:t>at</w:t>
            </w:r>
          </w:p>
        </w:tc>
        <w:tc>
          <w:tcPr>
            <w:tcW w:w="0" w:type="auto"/>
            <w:hideMark/>
          </w:tcPr>
          <w:p w14:paraId="4756E8C6" w14:textId="77777777" w:rsidR="00436079" w:rsidRDefault="00436079" w:rsidP="00882601">
            <w:r>
              <w:t>located at the (reference) point</w:t>
            </w:r>
          </w:p>
        </w:tc>
      </w:tr>
      <w:tr w:rsidR="00436079" w14:paraId="3177BF1F" w14:textId="77777777" w:rsidTr="00882601">
        <w:tc>
          <w:tcPr>
            <w:tcW w:w="0" w:type="auto"/>
            <w:shd w:val="clear" w:color="auto" w:fill="F2F2F2" w:themeFill="background1" w:themeFillShade="F2"/>
            <w:hideMark/>
          </w:tcPr>
          <w:p w14:paraId="0D5A9631" w14:textId="77777777" w:rsidR="00436079" w:rsidRDefault="00436079" w:rsidP="00882601">
            <w:r>
              <w:t>between</w:t>
            </w:r>
          </w:p>
        </w:tc>
        <w:tc>
          <w:tcPr>
            <w:tcW w:w="0" w:type="auto"/>
            <w:hideMark/>
          </w:tcPr>
          <w:p w14:paraId="67408694" w14:textId="77777777" w:rsidR="00436079" w:rsidRDefault="00436079" w:rsidP="00882601">
            <w:r>
              <w:t>located between two (reference) points</w:t>
            </w:r>
          </w:p>
        </w:tc>
      </w:tr>
      <w:tr w:rsidR="00436079" w14:paraId="6901A960" w14:textId="77777777" w:rsidTr="00882601">
        <w:tc>
          <w:tcPr>
            <w:tcW w:w="0" w:type="auto"/>
            <w:shd w:val="clear" w:color="auto" w:fill="F2F2F2" w:themeFill="background1" w:themeFillShade="F2"/>
            <w:hideMark/>
          </w:tcPr>
          <w:p w14:paraId="59EBDC8E" w14:textId="77777777" w:rsidR="00436079" w:rsidRDefault="00436079" w:rsidP="00882601">
            <w:r>
              <w:t>downstream</w:t>
            </w:r>
          </w:p>
        </w:tc>
        <w:tc>
          <w:tcPr>
            <w:tcW w:w="0" w:type="auto"/>
            <w:hideMark/>
          </w:tcPr>
          <w:p w14:paraId="48791AB0" w14:textId="77777777" w:rsidR="00436079" w:rsidRDefault="00436079" w:rsidP="00882601">
            <w:r>
              <w:t>located downstream of the (reference) point, e.g. in the direction of the current in a river or stream.</w:t>
            </w:r>
          </w:p>
        </w:tc>
      </w:tr>
      <w:tr w:rsidR="00436079" w14:paraId="30E40813" w14:textId="77777777" w:rsidTr="00882601">
        <w:tc>
          <w:tcPr>
            <w:tcW w:w="0" w:type="auto"/>
            <w:shd w:val="clear" w:color="auto" w:fill="F2F2F2" w:themeFill="background1" w:themeFillShade="F2"/>
            <w:hideMark/>
          </w:tcPr>
          <w:p w14:paraId="7FCBC71A" w14:textId="77777777" w:rsidR="00436079" w:rsidRDefault="00436079" w:rsidP="00882601">
            <w:r>
              <w:t>left</w:t>
            </w:r>
          </w:p>
        </w:tc>
        <w:tc>
          <w:tcPr>
            <w:tcW w:w="0" w:type="auto"/>
            <w:hideMark/>
          </w:tcPr>
          <w:p w14:paraId="47A21A9E" w14:textId="77777777" w:rsidR="00436079" w:rsidRDefault="00436079" w:rsidP="00882601">
            <w:r>
              <w:t>located left-hand of the (reference) point when facing downstream.</w:t>
            </w:r>
          </w:p>
        </w:tc>
      </w:tr>
      <w:tr w:rsidR="00436079" w14:paraId="3BA5C9F1" w14:textId="77777777" w:rsidTr="00882601">
        <w:tc>
          <w:tcPr>
            <w:tcW w:w="0" w:type="auto"/>
            <w:shd w:val="clear" w:color="auto" w:fill="F2F2F2" w:themeFill="background1" w:themeFillShade="F2"/>
            <w:hideMark/>
          </w:tcPr>
          <w:p w14:paraId="3716913A" w14:textId="77777777" w:rsidR="00436079" w:rsidRDefault="00436079" w:rsidP="00882601">
            <w:r>
              <w:t>nearby</w:t>
            </w:r>
          </w:p>
        </w:tc>
        <w:tc>
          <w:tcPr>
            <w:tcW w:w="0" w:type="auto"/>
            <w:hideMark/>
          </w:tcPr>
          <w:p w14:paraId="77CE2D1E" w14:textId="77777777" w:rsidR="00436079" w:rsidRDefault="00436079" w:rsidP="00882601">
            <w:r>
              <w:t>located in a short distance to the (reference) point.</w:t>
            </w:r>
          </w:p>
        </w:tc>
      </w:tr>
      <w:tr w:rsidR="00436079" w14:paraId="77558DC8" w14:textId="77777777" w:rsidTr="00882601">
        <w:tc>
          <w:tcPr>
            <w:tcW w:w="0" w:type="auto"/>
            <w:shd w:val="clear" w:color="auto" w:fill="F2F2F2" w:themeFill="background1" w:themeFillShade="F2"/>
            <w:hideMark/>
          </w:tcPr>
          <w:p w14:paraId="6240E78F" w14:textId="77777777" w:rsidR="00436079" w:rsidRDefault="00436079" w:rsidP="00882601">
            <w:r>
              <w:t>right</w:t>
            </w:r>
          </w:p>
        </w:tc>
        <w:tc>
          <w:tcPr>
            <w:tcW w:w="0" w:type="auto"/>
            <w:hideMark/>
          </w:tcPr>
          <w:p w14:paraId="6F003DF3" w14:textId="77777777" w:rsidR="00436079" w:rsidRDefault="00436079" w:rsidP="00882601">
            <w:r>
              <w:t>located right-hand of the (reference) point when facing downstream.</w:t>
            </w:r>
          </w:p>
        </w:tc>
      </w:tr>
      <w:tr w:rsidR="00436079" w14:paraId="4C13AF5A" w14:textId="77777777" w:rsidTr="00882601">
        <w:tc>
          <w:tcPr>
            <w:tcW w:w="0" w:type="auto"/>
            <w:shd w:val="clear" w:color="auto" w:fill="F2F2F2" w:themeFill="background1" w:themeFillShade="F2"/>
            <w:hideMark/>
          </w:tcPr>
          <w:p w14:paraId="282D3143" w14:textId="77777777" w:rsidR="00436079" w:rsidRDefault="00436079" w:rsidP="00882601">
            <w:r>
              <w:t>upstream</w:t>
            </w:r>
          </w:p>
        </w:tc>
        <w:tc>
          <w:tcPr>
            <w:tcW w:w="0" w:type="auto"/>
            <w:hideMark/>
          </w:tcPr>
          <w:p w14:paraId="68C797B3" w14:textId="77777777" w:rsidR="00436079" w:rsidRDefault="00436079" w:rsidP="00882601">
            <w:r>
              <w:t>located upstream of the (reference) point, e.g. in the direction towards the source of a stream.</w:t>
            </w:r>
          </w:p>
        </w:tc>
      </w:tr>
    </w:tbl>
    <w:p w14:paraId="5DA167E2" w14:textId="77777777" w:rsidR="005D26B0" w:rsidRDefault="005D26B0" w:rsidP="00B44DA2">
      <w:pPr>
        <w:pStyle w:val="berschrift2"/>
        <w:numPr>
          <w:ilvl w:val="0"/>
          <w:numId w:val="0"/>
        </w:numPr>
      </w:pPr>
    </w:p>
    <w:p w14:paraId="340F1C8F" w14:textId="77777777" w:rsidR="00436079" w:rsidRDefault="00436079" w:rsidP="00B44DA2">
      <w:pPr>
        <w:pStyle w:val="berschrift2"/>
        <w:numPr>
          <w:ilvl w:val="0"/>
          <w:numId w:val="0"/>
        </w:numPr>
      </w:pPr>
      <w:bookmarkStart w:id="510" w:name="_Toc461026423"/>
      <w:r>
        <w:t>B.3 Terms commonly used in hydrology to describe a drainage pattern</w:t>
      </w:r>
      <w:bookmarkEnd w:id="510"/>
    </w:p>
    <w:tbl>
      <w:tblPr>
        <w:tblStyle w:val="Tabellenraster"/>
        <w:tblW w:w="0" w:type="auto"/>
        <w:tblLook w:val="04A0" w:firstRow="1" w:lastRow="0" w:firstColumn="1" w:lastColumn="0" w:noHBand="0" w:noVBand="1"/>
      </w:tblPr>
      <w:tblGrid>
        <w:gridCol w:w="1323"/>
        <w:gridCol w:w="7533"/>
      </w:tblGrid>
      <w:tr w:rsidR="00436079" w14:paraId="649F8138" w14:textId="77777777" w:rsidTr="00882601">
        <w:tc>
          <w:tcPr>
            <w:tcW w:w="0" w:type="auto"/>
            <w:shd w:val="clear" w:color="auto" w:fill="F2F2F2" w:themeFill="background1" w:themeFillShade="F2"/>
            <w:hideMark/>
          </w:tcPr>
          <w:p w14:paraId="42C76DCB" w14:textId="77777777" w:rsidR="00436079" w:rsidRDefault="00436079" w:rsidP="00882601">
            <w:pPr>
              <w:rPr>
                <w:b/>
                <w:bCs/>
              </w:rPr>
            </w:pPr>
            <w:r>
              <w:rPr>
                <w:b/>
                <w:bCs/>
              </w:rPr>
              <w:t>Code list</w:t>
            </w:r>
          </w:p>
        </w:tc>
        <w:tc>
          <w:tcPr>
            <w:tcW w:w="0" w:type="auto"/>
            <w:hideMark/>
          </w:tcPr>
          <w:p w14:paraId="77CBE866" w14:textId="77777777" w:rsidR="00436079" w:rsidRDefault="00436079" w:rsidP="00882601">
            <w:pPr>
              <w:jc w:val="center"/>
              <w:rPr>
                <w:b/>
                <w:bCs/>
              </w:rPr>
            </w:pPr>
            <w:r>
              <w:rPr>
                <w:rStyle w:val="Fett"/>
              </w:rPr>
              <w:t>Drainage Pattern</w:t>
            </w:r>
          </w:p>
        </w:tc>
      </w:tr>
      <w:tr w:rsidR="00436079" w14:paraId="74A80063" w14:textId="77777777" w:rsidTr="00882601">
        <w:tc>
          <w:tcPr>
            <w:tcW w:w="0" w:type="auto"/>
            <w:shd w:val="clear" w:color="auto" w:fill="F2F2F2" w:themeFill="background1" w:themeFillShade="F2"/>
            <w:hideMark/>
          </w:tcPr>
          <w:p w14:paraId="562D3E66" w14:textId="77777777" w:rsidR="00436079" w:rsidRDefault="00436079" w:rsidP="00882601">
            <w:r>
              <w:t>annular</w:t>
            </w:r>
          </w:p>
        </w:tc>
        <w:tc>
          <w:tcPr>
            <w:tcW w:w="0" w:type="auto"/>
            <w:hideMark/>
          </w:tcPr>
          <w:p w14:paraId="20BFAEF7" w14:textId="0422EEDB" w:rsidR="00436079" w:rsidRDefault="00436079" w:rsidP="00882601">
            <w:r>
              <w:t xml:space="preserve">main rivers have circular pattern with subsidiary channels at right </w:t>
            </w:r>
            <w:r w:rsidR="00743755">
              <w:t>angles</w:t>
            </w:r>
            <w:r>
              <w:t>.</w:t>
            </w:r>
          </w:p>
        </w:tc>
      </w:tr>
      <w:tr w:rsidR="00436079" w14:paraId="19C5799F" w14:textId="77777777" w:rsidTr="00882601">
        <w:tc>
          <w:tcPr>
            <w:tcW w:w="0" w:type="auto"/>
            <w:shd w:val="clear" w:color="auto" w:fill="F2F2F2" w:themeFill="background1" w:themeFillShade="F2"/>
            <w:hideMark/>
          </w:tcPr>
          <w:p w14:paraId="6C23BAD1" w14:textId="77777777" w:rsidR="00436079" w:rsidRDefault="00436079" w:rsidP="00882601">
            <w:r>
              <w:t>centripetal</w:t>
            </w:r>
          </w:p>
        </w:tc>
        <w:tc>
          <w:tcPr>
            <w:tcW w:w="0" w:type="auto"/>
            <w:hideMark/>
          </w:tcPr>
          <w:p w14:paraId="31C2D080" w14:textId="77777777" w:rsidR="00436079" w:rsidRDefault="00436079" w:rsidP="00882601">
            <w:r>
              <w:t>streams flow inward to center.</w:t>
            </w:r>
          </w:p>
        </w:tc>
      </w:tr>
      <w:tr w:rsidR="00436079" w14:paraId="1189BA2B" w14:textId="77777777" w:rsidTr="00882601">
        <w:tc>
          <w:tcPr>
            <w:tcW w:w="0" w:type="auto"/>
            <w:shd w:val="clear" w:color="auto" w:fill="F2F2F2" w:themeFill="background1" w:themeFillShade="F2"/>
            <w:hideMark/>
          </w:tcPr>
          <w:p w14:paraId="47D7884D" w14:textId="77777777" w:rsidR="00436079" w:rsidRDefault="00436079" w:rsidP="00882601">
            <w:r>
              <w:t>dendritic</w:t>
            </w:r>
          </w:p>
        </w:tc>
        <w:tc>
          <w:tcPr>
            <w:tcW w:w="0" w:type="auto"/>
            <w:hideMark/>
          </w:tcPr>
          <w:p w14:paraId="3294CD03" w14:textId="77777777" w:rsidR="00436079" w:rsidRDefault="00436079" w:rsidP="00882601">
            <w:r>
              <w:t>spreading treelike arrangement; no evident orientation of channels (random orientation).</w:t>
            </w:r>
          </w:p>
        </w:tc>
      </w:tr>
      <w:tr w:rsidR="00436079" w14:paraId="15DCD96B" w14:textId="77777777" w:rsidTr="00882601">
        <w:tc>
          <w:tcPr>
            <w:tcW w:w="0" w:type="auto"/>
            <w:shd w:val="clear" w:color="auto" w:fill="F2F2F2" w:themeFill="background1" w:themeFillShade="F2"/>
            <w:hideMark/>
          </w:tcPr>
          <w:p w14:paraId="6BB7C16F" w14:textId="77777777" w:rsidR="00436079" w:rsidRDefault="00436079" w:rsidP="00882601">
            <w:r>
              <w:t>distributary</w:t>
            </w:r>
          </w:p>
        </w:tc>
        <w:tc>
          <w:tcPr>
            <w:tcW w:w="0" w:type="auto"/>
            <w:hideMark/>
          </w:tcPr>
          <w:p w14:paraId="0384B9E9" w14:textId="77777777" w:rsidR="00436079" w:rsidRDefault="00436079" w:rsidP="00882601">
            <w:r>
              <w:t>one main channel divides into many channel-ways ending with many outlets.</w:t>
            </w:r>
          </w:p>
        </w:tc>
      </w:tr>
      <w:tr w:rsidR="00436079" w14:paraId="5404E43D" w14:textId="77777777" w:rsidTr="00882601">
        <w:tc>
          <w:tcPr>
            <w:tcW w:w="0" w:type="auto"/>
            <w:shd w:val="clear" w:color="auto" w:fill="F2F2F2" w:themeFill="background1" w:themeFillShade="F2"/>
            <w:hideMark/>
          </w:tcPr>
          <w:p w14:paraId="548D9312" w14:textId="77777777" w:rsidR="00436079" w:rsidRDefault="00436079" w:rsidP="00882601">
            <w:r>
              <w:t>parallel</w:t>
            </w:r>
          </w:p>
        </w:tc>
        <w:tc>
          <w:tcPr>
            <w:tcW w:w="0" w:type="auto"/>
            <w:hideMark/>
          </w:tcPr>
          <w:p w14:paraId="564FF207" w14:textId="345E4358" w:rsidR="00436079" w:rsidRDefault="00436079" w:rsidP="00882601">
            <w:r>
              <w:t xml:space="preserve">main channels regularly spaced and parallel or sub-parallel to each other; tributaries join at very acute </w:t>
            </w:r>
            <w:r w:rsidR="00743755">
              <w:t>angles</w:t>
            </w:r>
            <w:r>
              <w:t>.</w:t>
            </w:r>
          </w:p>
        </w:tc>
      </w:tr>
      <w:tr w:rsidR="00436079" w14:paraId="7FD6E33E" w14:textId="77777777" w:rsidTr="00882601">
        <w:tc>
          <w:tcPr>
            <w:tcW w:w="0" w:type="auto"/>
            <w:shd w:val="clear" w:color="auto" w:fill="F2F2F2" w:themeFill="background1" w:themeFillShade="F2"/>
            <w:hideMark/>
          </w:tcPr>
          <w:p w14:paraId="5AB4CF00" w14:textId="77777777" w:rsidR="00436079" w:rsidRDefault="00436079" w:rsidP="00882601">
            <w:r>
              <w:t>pinnate</w:t>
            </w:r>
          </w:p>
        </w:tc>
        <w:tc>
          <w:tcPr>
            <w:tcW w:w="0" w:type="auto"/>
            <w:hideMark/>
          </w:tcPr>
          <w:p w14:paraId="657620D8" w14:textId="77777777" w:rsidR="00436079" w:rsidRDefault="00436079" w:rsidP="00882601">
            <w:r>
              <w:t>featherlike, closely grouped , short tributaries (fine texture).</w:t>
            </w:r>
          </w:p>
        </w:tc>
      </w:tr>
      <w:tr w:rsidR="00436079" w14:paraId="0CFFEAD3" w14:textId="77777777" w:rsidTr="00882601">
        <w:tc>
          <w:tcPr>
            <w:tcW w:w="0" w:type="auto"/>
            <w:shd w:val="clear" w:color="auto" w:fill="F2F2F2" w:themeFill="background1" w:themeFillShade="F2"/>
            <w:hideMark/>
          </w:tcPr>
          <w:p w14:paraId="71D8CD7D" w14:textId="77777777" w:rsidR="00436079" w:rsidRDefault="00436079" w:rsidP="00882601">
            <w:r>
              <w:t>radial</w:t>
            </w:r>
          </w:p>
        </w:tc>
        <w:tc>
          <w:tcPr>
            <w:tcW w:w="0" w:type="auto"/>
            <w:hideMark/>
          </w:tcPr>
          <w:p w14:paraId="255019F1" w14:textId="77777777" w:rsidR="00436079" w:rsidRDefault="00436079" w:rsidP="00882601">
            <w:r>
              <w:t>streams flow outward from center.</w:t>
            </w:r>
          </w:p>
        </w:tc>
      </w:tr>
      <w:tr w:rsidR="00436079" w14:paraId="41BB3EB7" w14:textId="77777777" w:rsidTr="00882601">
        <w:tc>
          <w:tcPr>
            <w:tcW w:w="0" w:type="auto"/>
            <w:shd w:val="clear" w:color="auto" w:fill="F2F2F2" w:themeFill="background1" w:themeFillShade="F2"/>
            <w:hideMark/>
          </w:tcPr>
          <w:p w14:paraId="50E063F0" w14:textId="77777777" w:rsidR="00436079" w:rsidRDefault="00436079" w:rsidP="00882601">
            <w:r>
              <w:t>rectangular</w:t>
            </w:r>
          </w:p>
        </w:tc>
        <w:tc>
          <w:tcPr>
            <w:tcW w:w="0" w:type="auto"/>
            <w:hideMark/>
          </w:tcPr>
          <w:p w14:paraId="4B66CC5F" w14:textId="77777777" w:rsidR="00436079" w:rsidRDefault="00436079" w:rsidP="00882601">
            <w:r>
              <w:t>drainage forms a perpendicular net with the two directions equally developed.</w:t>
            </w:r>
          </w:p>
        </w:tc>
      </w:tr>
      <w:tr w:rsidR="00436079" w14:paraId="368938D1" w14:textId="77777777" w:rsidTr="00882601">
        <w:tc>
          <w:tcPr>
            <w:tcW w:w="0" w:type="auto"/>
            <w:shd w:val="clear" w:color="auto" w:fill="F2F2F2" w:themeFill="background1" w:themeFillShade="F2"/>
            <w:hideMark/>
          </w:tcPr>
          <w:p w14:paraId="4761C307" w14:textId="77777777" w:rsidR="00436079" w:rsidRDefault="00436079" w:rsidP="00882601">
            <w:r>
              <w:t>trellis</w:t>
            </w:r>
          </w:p>
        </w:tc>
        <w:tc>
          <w:tcPr>
            <w:tcW w:w="0" w:type="auto"/>
            <w:hideMark/>
          </w:tcPr>
          <w:p w14:paraId="0C83C780" w14:textId="77777777" w:rsidR="00436079" w:rsidRDefault="00436079" w:rsidP="00882601">
            <w:r>
              <w:t>a dominant drainage direction with a secondary direction perpendicular to this; primary tributaries join main stream at right angles, secondary tributaries parallel main stem.</w:t>
            </w:r>
          </w:p>
        </w:tc>
      </w:tr>
    </w:tbl>
    <w:p w14:paraId="6DB8C9E3" w14:textId="77777777" w:rsidR="00436079" w:rsidRDefault="00436079" w:rsidP="00B44DA2">
      <w:pPr>
        <w:pStyle w:val="berschrift2"/>
        <w:numPr>
          <w:ilvl w:val="0"/>
          <w:numId w:val="0"/>
        </w:numPr>
      </w:pPr>
      <w:bookmarkStart w:id="511" w:name="_Toc461026424"/>
      <w:r>
        <w:t>B.4 Terms commonly used to indicate the type of name usage.</w:t>
      </w:r>
      <w:bookmarkEnd w:id="511"/>
    </w:p>
    <w:tbl>
      <w:tblPr>
        <w:tblStyle w:val="Tabellenraster"/>
        <w:tblW w:w="8897" w:type="dxa"/>
        <w:tblLook w:val="04A0" w:firstRow="1" w:lastRow="0" w:firstColumn="1" w:lastColumn="0" w:noHBand="0" w:noVBand="1"/>
      </w:tblPr>
      <w:tblGrid>
        <w:gridCol w:w="1456"/>
        <w:gridCol w:w="7441"/>
      </w:tblGrid>
      <w:tr w:rsidR="00436079" w14:paraId="526B7BAB" w14:textId="77777777" w:rsidTr="00053FB3">
        <w:tc>
          <w:tcPr>
            <w:tcW w:w="0" w:type="auto"/>
            <w:shd w:val="clear" w:color="auto" w:fill="F2F2F2" w:themeFill="background1" w:themeFillShade="F2"/>
            <w:hideMark/>
          </w:tcPr>
          <w:p w14:paraId="6525EC85" w14:textId="77777777" w:rsidR="00436079" w:rsidRDefault="00436079" w:rsidP="00882601">
            <w:pPr>
              <w:rPr>
                <w:b/>
                <w:bCs/>
              </w:rPr>
            </w:pPr>
            <w:r>
              <w:rPr>
                <w:b/>
                <w:bCs/>
              </w:rPr>
              <w:t>Codelist</w:t>
            </w:r>
          </w:p>
        </w:tc>
        <w:tc>
          <w:tcPr>
            <w:tcW w:w="7441" w:type="dxa"/>
            <w:hideMark/>
          </w:tcPr>
          <w:p w14:paraId="7AEF8919" w14:textId="77777777" w:rsidR="00436079" w:rsidRDefault="00436079" w:rsidP="00882601">
            <w:pPr>
              <w:jc w:val="center"/>
              <w:rPr>
                <w:b/>
                <w:bCs/>
              </w:rPr>
            </w:pPr>
            <w:r>
              <w:rPr>
                <w:rStyle w:val="Fett"/>
              </w:rPr>
              <w:t>Usage Type</w:t>
            </w:r>
          </w:p>
        </w:tc>
      </w:tr>
      <w:tr w:rsidR="00436079" w14:paraId="6A82D1B5" w14:textId="77777777" w:rsidTr="00053FB3">
        <w:tc>
          <w:tcPr>
            <w:tcW w:w="0" w:type="auto"/>
            <w:shd w:val="clear" w:color="auto" w:fill="F2F2F2" w:themeFill="background1" w:themeFillShade="F2"/>
            <w:hideMark/>
          </w:tcPr>
          <w:p w14:paraId="00742511" w14:textId="77777777" w:rsidR="00436079" w:rsidRDefault="00436079" w:rsidP="00882601">
            <w:r>
              <w:t>conventional</w:t>
            </w:r>
          </w:p>
        </w:tc>
        <w:tc>
          <w:tcPr>
            <w:tcW w:w="7441" w:type="dxa"/>
            <w:hideMark/>
          </w:tcPr>
          <w:p w14:paraId="02BEBDC5" w14:textId="77777777" w:rsidR="00436079" w:rsidRDefault="00436079" w:rsidP="00882601">
            <w:r>
              <w:t>accepted, used, or practiced by most people ('agreed by convention')</w:t>
            </w:r>
          </w:p>
        </w:tc>
      </w:tr>
      <w:tr w:rsidR="00436079" w14:paraId="4B306777" w14:textId="77777777" w:rsidTr="00053FB3">
        <w:tc>
          <w:tcPr>
            <w:tcW w:w="0" w:type="auto"/>
            <w:shd w:val="clear" w:color="auto" w:fill="F2F2F2" w:themeFill="background1" w:themeFillShade="F2"/>
            <w:hideMark/>
          </w:tcPr>
          <w:p w14:paraId="37B3F95C" w14:textId="77777777" w:rsidR="00436079" w:rsidRDefault="00436079" w:rsidP="00882601">
            <w:r>
              <w:t>historical</w:t>
            </w:r>
          </w:p>
        </w:tc>
        <w:tc>
          <w:tcPr>
            <w:tcW w:w="7441" w:type="dxa"/>
            <w:hideMark/>
          </w:tcPr>
          <w:p w14:paraId="0E721F88" w14:textId="77777777" w:rsidR="00436079" w:rsidRDefault="00436079" w:rsidP="00882601">
            <w:r>
              <w:t>restricted to or based on fact in history</w:t>
            </w:r>
          </w:p>
        </w:tc>
      </w:tr>
      <w:tr w:rsidR="00436079" w14:paraId="480EAD30" w14:textId="77777777" w:rsidTr="00053FB3">
        <w:tc>
          <w:tcPr>
            <w:tcW w:w="0" w:type="auto"/>
            <w:shd w:val="clear" w:color="auto" w:fill="F2F2F2" w:themeFill="background1" w:themeFillShade="F2"/>
            <w:hideMark/>
          </w:tcPr>
          <w:p w14:paraId="1AFE2FE0" w14:textId="77777777" w:rsidR="00436079" w:rsidRDefault="00436079" w:rsidP="00882601">
            <w:r>
              <w:t>official</w:t>
            </w:r>
          </w:p>
        </w:tc>
        <w:tc>
          <w:tcPr>
            <w:tcW w:w="7441" w:type="dxa"/>
            <w:hideMark/>
          </w:tcPr>
          <w:p w14:paraId="247F7094" w14:textId="77777777" w:rsidR="00436079" w:rsidRDefault="00436079" w:rsidP="00882601">
            <w:r>
              <w:t>ordered or allowed by those in authority</w:t>
            </w:r>
          </w:p>
        </w:tc>
      </w:tr>
      <w:tr w:rsidR="00436079" w14:paraId="0C395D72" w14:textId="77777777" w:rsidTr="00053FB3">
        <w:tc>
          <w:tcPr>
            <w:tcW w:w="0" w:type="auto"/>
            <w:shd w:val="clear" w:color="auto" w:fill="F2F2F2" w:themeFill="background1" w:themeFillShade="F2"/>
            <w:hideMark/>
          </w:tcPr>
          <w:p w14:paraId="7616F8F4" w14:textId="77777777" w:rsidR="00436079" w:rsidRDefault="00436079" w:rsidP="00882601">
            <w:r>
              <w:t>vernacular</w:t>
            </w:r>
          </w:p>
        </w:tc>
        <w:tc>
          <w:tcPr>
            <w:tcW w:w="7441" w:type="dxa"/>
            <w:hideMark/>
          </w:tcPr>
          <w:p w14:paraId="6A59A5C5" w14:textId="77777777" w:rsidR="00436079" w:rsidRDefault="00436079" w:rsidP="00882601">
            <w:r>
              <w:t>used in or suitable for speech, usually not used in formal writing</w:t>
            </w:r>
          </w:p>
        </w:tc>
      </w:tr>
    </w:tbl>
    <w:p w14:paraId="1B5106F4" w14:textId="77777777" w:rsidR="00F7549D" w:rsidRDefault="00F7549D" w:rsidP="00436079">
      <w:pPr>
        <w:pStyle w:val="berschrift2"/>
        <w:numPr>
          <w:ilvl w:val="0"/>
          <w:numId w:val="0"/>
        </w:numPr>
        <w:rPr>
          <w:i/>
        </w:rPr>
        <w:sectPr w:rsidR="00F7549D" w:rsidSect="008F68A0">
          <w:footerReference w:type="even" r:id="rId305"/>
          <w:footerReference w:type="default" r:id="rId306"/>
          <w:type w:val="oddPage"/>
          <w:pgSz w:w="12240" w:h="15840"/>
          <w:pgMar w:top="1440" w:right="1800" w:bottom="1440" w:left="1800" w:header="720" w:footer="720" w:gutter="0"/>
          <w:pgNumType w:start="1"/>
          <w:cols w:space="720"/>
          <w:docGrid w:linePitch="360"/>
        </w:sectPr>
      </w:pPr>
    </w:p>
    <w:p w14:paraId="24198369" w14:textId="65D0767A" w:rsidR="00D77B53" w:rsidRPr="00B44DA2" w:rsidRDefault="00D77B53" w:rsidP="00182684">
      <w:pPr>
        <w:pStyle w:val="berschrift1"/>
        <w:numPr>
          <w:ilvl w:val="0"/>
          <w:numId w:val="0"/>
        </w:numPr>
      </w:pPr>
      <w:bookmarkStart w:id="512" w:name="_Toc461026425"/>
      <w:r w:rsidRPr="00B44DA2">
        <w:lastRenderedPageBreak/>
        <w:t>ANNEX C:  HY_Features  - AHGF Mapping</w:t>
      </w:r>
      <w:bookmarkEnd w:id="512"/>
    </w:p>
    <w:p w14:paraId="01D30739" w14:textId="11E22C9E" w:rsidR="00D77B53" w:rsidRDefault="00D77B53" w:rsidP="00D77B53">
      <w:r w:rsidRPr="00D7735B">
        <w:t xml:space="preserve">This is a </w:t>
      </w:r>
      <w:r w:rsidR="005458C5">
        <w:t>descriptive</w:t>
      </w:r>
      <w:r w:rsidRPr="00D7735B">
        <w:t xml:space="preserve"> mapping for the Australian Hydrological Geospatial Fabric (AHGF)</w:t>
      </w:r>
      <w:r w:rsidR="005458C5">
        <w:t xml:space="preserve"> </w:t>
      </w:r>
      <w:r w:rsidR="00E266F1">
        <w:t>[11</w:t>
      </w:r>
      <w:r w:rsidR="00065CF9">
        <w:t>].</w:t>
      </w:r>
      <w:r w:rsidR="005458C5">
        <w:t xml:space="preserve"> It is intended to provide an understanding of the basic relationship of HY_Features concepts and the AHGF hydrologic feature implementation.</w:t>
      </w:r>
    </w:p>
    <w:p w14:paraId="17C8D267" w14:textId="2A681B16" w:rsidR="00D77B53" w:rsidRPr="00D7735B" w:rsidRDefault="00D77B53" w:rsidP="00B44DA2">
      <w:pPr>
        <w:pStyle w:val="berschrift2"/>
        <w:numPr>
          <w:ilvl w:val="0"/>
          <w:numId w:val="0"/>
        </w:numPr>
      </w:pPr>
      <w:bookmarkStart w:id="513" w:name="_Toc461026426"/>
      <w:r>
        <w:t>C.1 Catchment</w:t>
      </w:r>
      <w:r w:rsidR="00B246A3">
        <w:t xml:space="preserve"> Model</w:t>
      </w:r>
      <w:bookmarkEnd w:id="513"/>
    </w:p>
    <w:tbl>
      <w:tblPr>
        <w:tblStyle w:val="Tabellenraster"/>
        <w:tblW w:w="0" w:type="auto"/>
        <w:tblLook w:val="06A0" w:firstRow="1" w:lastRow="0" w:firstColumn="1" w:lastColumn="0" w:noHBand="1" w:noVBand="1"/>
      </w:tblPr>
      <w:tblGrid>
        <w:gridCol w:w="3029"/>
        <w:gridCol w:w="2633"/>
        <w:gridCol w:w="7514"/>
      </w:tblGrid>
      <w:tr w:rsidR="00D77B53" w:rsidRPr="00D7735B" w14:paraId="674AEDE3" w14:textId="77777777" w:rsidTr="00882601">
        <w:tc>
          <w:tcPr>
            <w:tcW w:w="0" w:type="auto"/>
            <w:shd w:val="clear" w:color="auto" w:fill="F2F2F2" w:themeFill="background1" w:themeFillShade="F2"/>
            <w:hideMark/>
          </w:tcPr>
          <w:p w14:paraId="0E3C71D8" w14:textId="77777777" w:rsidR="00D77B53" w:rsidRPr="00D7735B" w:rsidRDefault="00D77B53" w:rsidP="00882601">
            <w:pPr>
              <w:spacing w:after="0"/>
              <w:rPr>
                <w:b/>
                <w:bCs/>
              </w:rPr>
            </w:pPr>
            <w:r w:rsidRPr="00D7735B">
              <w:rPr>
                <w:b/>
                <w:bCs/>
              </w:rPr>
              <w:t>HY_Features Name</w:t>
            </w:r>
          </w:p>
        </w:tc>
        <w:tc>
          <w:tcPr>
            <w:tcW w:w="0" w:type="auto"/>
            <w:hideMark/>
          </w:tcPr>
          <w:p w14:paraId="3FE82D55" w14:textId="77777777" w:rsidR="00D77B53" w:rsidRPr="00D7735B" w:rsidRDefault="00D77B53" w:rsidP="00882601">
            <w:pPr>
              <w:spacing w:after="0"/>
              <w:jc w:val="center"/>
              <w:rPr>
                <w:b/>
                <w:bCs/>
              </w:rPr>
            </w:pPr>
            <w:r w:rsidRPr="00D7735B">
              <w:rPr>
                <w:b/>
                <w:bCs/>
              </w:rPr>
              <w:t>AHGF Class</w:t>
            </w:r>
          </w:p>
        </w:tc>
        <w:tc>
          <w:tcPr>
            <w:tcW w:w="0" w:type="auto"/>
            <w:hideMark/>
          </w:tcPr>
          <w:p w14:paraId="491FE2C1" w14:textId="77777777" w:rsidR="00D77B53" w:rsidRPr="00D7735B" w:rsidRDefault="00D77B53" w:rsidP="00882601">
            <w:pPr>
              <w:spacing w:after="0"/>
              <w:jc w:val="center"/>
              <w:rPr>
                <w:b/>
                <w:bCs/>
              </w:rPr>
            </w:pPr>
            <w:r w:rsidRPr="00D7735B">
              <w:rPr>
                <w:b/>
                <w:bCs/>
              </w:rPr>
              <w:t>Comment</w:t>
            </w:r>
          </w:p>
        </w:tc>
      </w:tr>
      <w:tr w:rsidR="00D77B53" w:rsidRPr="00D7735B" w14:paraId="3DECCB89" w14:textId="77777777" w:rsidTr="00882601">
        <w:tc>
          <w:tcPr>
            <w:tcW w:w="0" w:type="auto"/>
            <w:shd w:val="clear" w:color="auto" w:fill="F2F2F2" w:themeFill="background1" w:themeFillShade="F2"/>
            <w:hideMark/>
          </w:tcPr>
          <w:p w14:paraId="40950D42" w14:textId="77777777" w:rsidR="00D77B53" w:rsidRPr="00D7735B" w:rsidRDefault="00D77B53" w:rsidP="00882601">
            <w:pPr>
              <w:spacing w:after="0"/>
            </w:pPr>
            <w:r w:rsidRPr="00D7735B">
              <w:t>HY_Catchment</w:t>
            </w:r>
          </w:p>
        </w:tc>
        <w:tc>
          <w:tcPr>
            <w:tcW w:w="0" w:type="auto"/>
            <w:hideMark/>
          </w:tcPr>
          <w:p w14:paraId="312A771E" w14:textId="77777777" w:rsidR="00D77B53" w:rsidRPr="00D7735B" w:rsidRDefault="00D77B53" w:rsidP="00882601">
            <w:pPr>
              <w:spacing w:after="0"/>
            </w:pPr>
            <w:r w:rsidRPr="00D7735B">
              <w:t>ConCatID</w:t>
            </w:r>
          </w:p>
        </w:tc>
        <w:tc>
          <w:tcPr>
            <w:tcW w:w="0" w:type="auto"/>
            <w:hideMark/>
          </w:tcPr>
          <w:p w14:paraId="45288115" w14:textId="77777777" w:rsidR="00D77B53" w:rsidRPr="00D7735B" w:rsidRDefault="00D77B53" w:rsidP="00882601">
            <w:pPr>
              <w:spacing w:after="0"/>
            </w:pPr>
            <w:r w:rsidRPr="00D7735B">
              <w:t>Logical features identified via ConCatID with topological relationships defined via ConNodeID (HY_Outfall). Can also be seen as the contributing set of logical features sharing a common ConCatID.</w:t>
            </w:r>
          </w:p>
        </w:tc>
      </w:tr>
      <w:tr w:rsidR="00D77B53" w:rsidRPr="00D7735B" w14:paraId="2C6A7346" w14:textId="77777777" w:rsidTr="00882601">
        <w:tc>
          <w:tcPr>
            <w:tcW w:w="0" w:type="auto"/>
            <w:shd w:val="clear" w:color="auto" w:fill="F2F2F2" w:themeFill="background1" w:themeFillShade="F2"/>
            <w:hideMark/>
          </w:tcPr>
          <w:p w14:paraId="4049167E" w14:textId="77777777" w:rsidR="00D77B53" w:rsidRPr="00D7735B" w:rsidRDefault="00D77B53" w:rsidP="00882601">
            <w:pPr>
              <w:spacing w:after="0"/>
            </w:pPr>
            <w:r w:rsidRPr="00D7735B">
              <w:t>HY_DendriticCatchment</w:t>
            </w:r>
          </w:p>
        </w:tc>
        <w:tc>
          <w:tcPr>
            <w:tcW w:w="0" w:type="auto"/>
            <w:hideMark/>
          </w:tcPr>
          <w:p w14:paraId="4EF0C3CD" w14:textId="77777777" w:rsidR="00D77B53" w:rsidRPr="00D7735B" w:rsidRDefault="00D77B53" w:rsidP="00882601">
            <w:pPr>
              <w:spacing w:after="0"/>
            </w:pPr>
            <w:r w:rsidRPr="00D7735B">
              <w:t>ConCatID</w:t>
            </w:r>
          </w:p>
        </w:tc>
        <w:tc>
          <w:tcPr>
            <w:tcW w:w="0" w:type="auto"/>
            <w:hideMark/>
          </w:tcPr>
          <w:p w14:paraId="05947C1F" w14:textId="77777777" w:rsidR="00D77B53" w:rsidRPr="00D7735B" w:rsidRDefault="00D77B53" w:rsidP="00882601">
            <w:pPr>
              <w:spacing w:after="0"/>
            </w:pPr>
            <w:r w:rsidRPr="00D7735B">
              <w:t>All logical HY_Catchment features are constrained to be dendritic in the Geofabric.</w:t>
            </w:r>
          </w:p>
        </w:tc>
      </w:tr>
      <w:tr w:rsidR="00D77B53" w:rsidRPr="00D7735B" w14:paraId="65BBCD95" w14:textId="77777777" w:rsidTr="00882601">
        <w:tc>
          <w:tcPr>
            <w:tcW w:w="0" w:type="auto"/>
            <w:shd w:val="clear" w:color="auto" w:fill="F2F2F2" w:themeFill="background1" w:themeFillShade="F2"/>
            <w:hideMark/>
          </w:tcPr>
          <w:p w14:paraId="0AD51F3F" w14:textId="77777777" w:rsidR="00D77B53" w:rsidRPr="00D7735B" w:rsidRDefault="00D77B53" w:rsidP="00882601">
            <w:pPr>
              <w:spacing w:after="0"/>
            </w:pPr>
            <w:r w:rsidRPr="00D7735B">
              <w:t>HY_InteriorCatchment</w:t>
            </w:r>
          </w:p>
        </w:tc>
        <w:tc>
          <w:tcPr>
            <w:tcW w:w="0" w:type="auto"/>
            <w:hideMark/>
          </w:tcPr>
          <w:p w14:paraId="2D1C6D0F" w14:textId="77777777" w:rsidR="00D77B53" w:rsidRPr="00D7735B" w:rsidRDefault="00D77B53" w:rsidP="00882601">
            <w:pPr>
              <w:spacing w:after="0"/>
            </w:pPr>
            <w:r w:rsidRPr="00D7735B">
              <w:t>Not represented</w:t>
            </w:r>
          </w:p>
        </w:tc>
        <w:tc>
          <w:tcPr>
            <w:tcW w:w="0" w:type="auto"/>
            <w:hideMark/>
          </w:tcPr>
          <w:p w14:paraId="3690A2A1" w14:textId="147EC4C5" w:rsidR="00D77B53" w:rsidRPr="00D7735B" w:rsidRDefault="00D77B53" w:rsidP="0097511A">
            <w:pPr>
              <w:spacing w:after="0"/>
            </w:pPr>
            <w:r w:rsidRPr="00D7735B">
              <w:t>All catchment areas defined by a particular DEM are considered to flow to a single common outlet.</w:t>
            </w:r>
            <w:r w:rsidR="0097511A">
              <w:t xml:space="preserve"> </w:t>
            </w:r>
            <w:r w:rsidR="007A4BD5">
              <w:br/>
              <w:t xml:space="preserve">Note: </w:t>
            </w:r>
            <w:r w:rsidR="0097511A">
              <w:t xml:space="preserve">Areas not flowing to a common outlet are aggregated with areas that do according to saddle points in the terrain model. </w:t>
            </w:r>
          </w:p>
        </w:tc>
      </w:tr>
      <w:tr w:rsidR="00D77B53" w:rsidRPr="00D7735B" w14:paraId="01119BF1" w14:textId="77777777" w:rsidTr="00882601">
        <w:tc>
          <w:tcPr>
            <w:tcW w:w="0" w:type="auto"/>
            <w:shd w:val="clear" w:color="auto" w:fill="F2F2F2" w:themeFill="background1" w:themeFillShade="F2"/>
            <w:hideMark/>
          </w:tcPr>
          <w:p w14:paraId="70CAB7D3" w14:textId="77777777" w:rsidR="00D77B53" w:rsidRPr="00D7735B" w:rsidRDefault="00D77B53" w:rsidP="00882601">
            <w:pPr>
              <w:spacing w:after="0"/>
            </w:pPr>
            <w:r w:rsidRPr="00D7735B">
              <w:t>HY_CatchmentAggregate</w:t>
            </w:r>
          </w:p>
        </w:tc>
        <w:tc>
          <w:tcPr>
            <w:tcW w:w="0" w:type="auto"/>
            <w:hideMark/>
          </w:tcPr>
          <w:p w14:paraId="2BFB0CAB" w14:textId="77777777" w:rsidR="00D77B53" w:rsidRPr="00D7735B" w:rsidRDefault="00D77B53" w:rsidP="00882601">
            <w:pPr>
              <w:spacing w:after="0"/>
            </w:pPr>
            <w:r w:rsidRPr="00D7735B">
              <w:t>Collections of ConNodeID</w:t>
            </w:r>
          </w:p>
        </w:tc>
        <w:tc>
          <w:tcPr>
            <w:tcW w:w="0" w:type="auto"/>
            <w:hideMark/>
          </w:tcPr>
          <w:p w14:paraId="5921CF11" w14:textId="77777777" w:rsidR="00D77B53" w:rsidRPr="00D7735B" w:rsidRDefault="00D77B53" w:rsidP="00882601">
            <w:pPr>
              <w:spacing w:after="0"/>
            </w:pPr>
            <w:r w:rsidRPr="00D7735B">
              <w:t>Network following connectivity via ConNodeID encapsulating divergent flows to remain dendritic in nature.</w:t>
            </w:r>
          </w:p>
        </w:tc>
      </w:tr>
      <w:tr w:rsidR="00D77B53" w:rsidRPr="00D7735B" w14:paraId="1AFCE281" w14:textId="77777777" w:rsidTr="00882601">
        <w:tc>
          <w:tcPr>
            <w:tcW w:w="0" w:type="auto"/>
            <w:shd w:val="clear" w:color="auto" w:fill="F2F2F2" w:themeFill="background1" w:themeFillShade="F2"/>
            <w:hideMark/>
          </w:tcPr>
          <w:p w14:paraId="1B981B15" w14:textId="77777777" w:rsidR="00D77B53" w:rsidRPr="00D7735B" w:rsidRDefault="00D77B53" w:rsidP="00882601">
            <w:pPr>
              <w:spacing w:after="0"/>
            </w:pPr>
            <w:r w:rsidRPr="00D7735B">
              <w:t>HY_Outfall</w:t>
            </w:r>
          </w:p>
        </w:tc>
        <w:tc>
          <w:tcPr>
            <w:tcW w:w="0" w:type="auto"/>
            <w:hideMark/>
          </w:tcPr>
          <w:p w14:paraId="3553C6C1" w14:textId="77777777" w:rsidR="00D77B53" w:rsidRPr="00D7735B" w:rsidRDefault="00D77B53" w:rsidP="00882601">
            <w:pPr>
              <w:spacing w:after="0"/>
            </w:pPr>
            <w:r w:rsidRPr="00D7735B">
              <w:t>ConNodeID</w:t>
            </w:r>
          </w:p>
        </w:tc>
        <w:tc>
          <w:tcPr>
            <w:tcW w:w="0" w:type="auto"/>
            <w:hideMark/>
          </w:tcPr>
          <w:p w14:paraId="69FC9C16" w14:textId="7FB641D8" w:rsidR="00D77B53" w:rsidRPr="00D7735B" w:rsidRDefault="00D77B53" w:rsidP="007A4BD5">
            <w:pPr>
              <w:spacing w:after="0"/>
            </w:pPr>
            <w:r w:rsidRPr="00D7735B">
              <w:t>All ConNodeID act in the role of outflow node (To_Node) for one or more ConCatID catchment(s) and most also act in the role of inflow node</w:t>
            </w:r>
            <w:r w:rsidR="007A4BD5">
              <w:t xml:space="preserve"> (From_Node)</w:t>
            </w:r>
            <w:r w:rsidRPr="00D7735B">
              <w:t xml:space="preserve"> for a single ConCatID catchment.</w:t>
            </w:r>
          </w:p>
        </w:tc>
      </w:tr>
      <w:tr w:rsidR="00D77B53" w:rsidRPr="00D7735B" w14:paraId="02B9A84D" w14:textId="77777777" w:rsidTr="00882601">
        <w:tc>
          <w:tcPr>
            <w:tcW w:w="0" w:type="auto"/>
            <w:shd w:val="clear" w:color="auto" w:fill="F2F2F2" w:themeFill="background1" w:themeFillShade="F2"/>
            <w:hideMark/>
          </w:tcPr>
          <w:p w14:paraId="728A3D4F" w14:textId="77777777" w:rsidR="00D77B53" w:rsidRPr="00D7735B" w:rsidRDefault="00D77B53" w:rsidP="00882601">
            <w:pPr>
              <w:spacing w:after="0"/>
            </w:pPr>
            <w:r w:rsidRPr="00D7735B">
              <w:t>HY_Outfallrealization</w:t>
            </w:r>
          </w:p>
        </w:tc>
        <w:tc>
          <w:tcPr>
            <w:tcW w:w="0" w:type="auto"/>
            <w:hideMark/>
          </w:tcPr>
          <w:p w14:paraId="3C5F06B8" w14:textId="77777777" w:rsidR="00D77B53" w:rsidRPr="00D7735B" w:rsidRDefault="00D77B53" w:rsidP="00882601">
            <w:pPr>
              <w:spacing w:after="0"/>
            </w:pPr>
            <w:r w:rsidRPr="00D7735B">
              <w:t>AHGFNetworkNode</w:t>
            </w:r>
          </w:p>
        </w:tc>
        <w:tc>
          <w:tcPr>
            <w:tcW w:w="0" w:type="auto"/>
            <w:hideMark/>
          </w:tcPr>
          <w:p w14:paraId="2491A6D3" w14:textId="1AD91B05" w:rsidR="00D77B53" w:rsidRPr="00D7735B" w:rsidRDefault="00D77B53" w:rsidP="00882601">
            <w:pPr>
              <w:spacing w:after="0"/>
            </w:pPr>
            <w:r w:rsidRPr="00D7735B">
              <w:t xml:space="preserve">HY_ReferenceLocation can be used as a reference location for any point associated with a feature. In reality this will normally be a </w:t>
            </w:r>
            <w:r w:rsidR="002C3C8A">
              <w:t>realization</w:t>
            </w:r>
            <w:r w:rsidRPr="00D7735B">
              <w:t xml:space="preserve"> of a ConNodeID (with associated coordinates) or the Geofabric </w:t>
            </w:r>
            <w:r w:rsidR="002C3C8A">
              <w:t>realization</w:t>
            </w:r>
            <w:r w:rsidRPr="00D7735B">
              <w:t xml:space="preserve"> of event locations (AHGFNetworkNode::GhostNode) used to register Hydrometric features on the network.</w:t>
            </w:r>
          </w:p>
        </w:tc>
      </w:tr>
      <w:tr w:rsidR="00D77B53" w:rsidRPr="00D7735B" w14:paraId="0BDB7C29" w14:textId="77777777" w:rsidTr="00882601">
        <w:tc>
          <w:tcPr>
            <w:tcW w:w="0" w:type="auto"/>
            <w:shd w:val="clear" w:color="auto" w:fill="F2F2F2" w:themeFill="background1" w:themeFillShade="F2"/>
            <w:hideMark/>
          </w:tcPr>
          <w:p w14:paraId="277A3591" w14:textId="77777777" w:rsidR="00D77B53" w:rsidRPr="00D7735B" w:rsidRDefault="00D77B53" w:rsidP="00882601">
            <w:pPr>
              <w:spacing w:after="0"/>
            </w:pPr>
            <w:r w:rsidRPr="00D7735B">
              <w:t>HY_CatchmentRealization</w:t>
            </w:r>
          </w:p>
        </w:tc>
        <w:tc>
          <w:tcPr>
            <w:tcW w:w="0" w:type="auto"/>
            <w:hideMark/>
          </w:tcPr>
          <w:p w14:paraId="1665B9DF" w14:textId="77777777" w:rsidR="00D77B53" w:rsidRPr="00D7735B" w:rsidRDefault="00D77B53" w:rsidP="00882601">
            <w:pPr>
              <w:spacing w:after="0"/>
            </w:pPr>
            <w:r w:rsidRPr="00D7735B">
              <w:t>Feature identified by ConCatID</w:t>
            </w:r>
          </w:p>
        </w:tc>
        <w:tc>
          <w:tcPr>
            <w:tcW w:w="0" w:type="auto"/>
            <w:hideMark/>
          </w:tcPr>
          <w:p w14:paraId="57986159" w14:textId="23885342" w:rsidR="00D77B53" w:rsidRPr="00D7735B" w:rsidRDefault="00D77B53" w:rsidP="0061218B">
            <w:pPr>
              <w:spacing w:after="0"/>
            </w:pPr>
            <w:r w:rsidRPr="00D7735B">
              <w:t xml:space="preserve">Any feature or collection of features identified by a single ConCatID. Single instances of AHGFContractedCatchment and AHGFLink as well as </w:t>
            </w:r>
            <w:r w:rsidRPr="00D7735B">
              <w:lastRenderedPageBreak/>
              <w:t>collections of AHGFNetworkStream, AHGFNetworkNode, AHGFCatchment (</w:t>
            </w:r>
            <w:r w:rsidR="0061218B">
              <w:t xml:space="preserve">low level </w:t>
            </w:r>
            <w:r w:rsidRPr="00D7735B">
              <w:t xml:space="preserve">sub-catchments) and AHGFWaterbody. </w:t>
            </w:r>
            <w:r w:rsidRPr="00D7735B">
              <w:rPr>
                <w:b/>
                <w:bCs/>
              </w:rPr>
              <w:t>Note</w:t>
            </w:r>
            <w:r w:rsidRPr="00D7735B">
              <w:t>: features of subtype AHGFContractedCatchment::NoFlowArea do not have a ConNodeID (i.e. No HY_Outfall)</w:t>
            </w:r>
          </w:p>
        </w:tc>
      </w:tr>
      <w:tr w:rsidR="00D77B53" w:rsidRPr="00D7735B" w14:paraId="2090454B" w14:textId="77777777" w:rsidTr="00882601">
        <w:tc>
          <w:tcPr>
            <w:tcW w:w="0" w:type="auto"/>
            <w:shd w:val="clear" w:color="auto" w:fill="F2F2F2" w:themeFill="background1" w:themeFillShade="F2"/>
            <w:hideMark/>
          </w:tcPr>
          <w:p w14:paraId="7E36E8CA" w14:textId="77777777" w:rsidR="00D77B53" w:rsidRPr="00D7735B" w:rsidRDefault="00D77B53" w:rsidP="00882601">
            <w:pPr>
              <w:spacing w:after="0"/>
            </w:pPr>
            <w:r w:rsidRPr="00D7735B">
              <w:lastRenderedPageBreak/>
              <w:t>HY_CatchmentArea</w:t>
            </w:r>
          </w:p>
        </w:tc>
        <w:tc>
          <w:tcPr>
            <w:tcW w:w="0" w:type="auto"/>
            <w:hideMark/>
          </w:tcPr>
          <w:p w14:paraId="1B8D7A8E" w14:textId="77777777" w:rsidR="00D77B53" w:rsidRPr="00D7735B" w:rsidRDefault="00D77B53" w:rsidP="00882601">
            <w:pPr>
              <w:spacing w:after="0"/>
            </w:pPr>
            <w:r w:rsidRPr="00D7735B">
              <w:t>AHGF Contracted Catchment, AHGFCatchment</w:t>
            </w:r>
          </w:p>
        </w:tc>
        <w:tc>
          <w:tcPr>
            <w:tcW w:w="0" w:type="auto"/>
            <w:hideMark/>
          </w:tcPr>
          <w:p w14:paraId="1DA36617" w14:textId="77777777" w:rsidR="00D77B53" w:rsidRPr="00D7735B" w:rsidRDefault="00D77B53" w:rsidP="00882601">
            <w:pPr>
              <w:spacing w:after="0"/>
            </w:pPr>
            <w:r w:rsidRPr="00D7735B">
              <w:t>A single AHGFContractedCatchment or a collection of AHGFCatchment (both 2D simple surfaces derived from a common Digital Elevation model).</w:t>
            </w:r>
          </w:p>
        </w:tc>
      </w:tr>
      <w:tr w:rsidR="00D77B53" w:rsidRPr="00D7735B" w14:paraId="206D5792" w14:textId="77777777" w:rsidTr="00882601">
        <w:tc>
          <w:tcPr>
            <w:tcW w:w="0" w:type="auto"/>
            <w:shd w:val="clear" w:color="auto" w:fill="F2F2F2" w:themeFill="background1" w:themeFillShade="F2"/>
            <w:hideMark/>
          </w:tcPr>
          <w:p w14:paraId="59BF05EB" w14:textId="77777777" w:rsidR="00D77B53" w:rsidRPr="00D7735B" w:rsidRDefault="00D77B53" w:rsidP="00882601">
            <w:pPr>
              <w:spacing w:after="0"/>
            </w:pPr>
            <w:r w:rsidRPr="00D7735B">
              <w:t>HY_CatchmentBoundary</w:t>
            </w:r>
          </w:p>
        </w:tc>
        <w:tc>
          <w:tcPr>
            <w:tcW w:w="0" w:type="auto"/>
            <w:hideMark/>
          </w:tcPr>
          <w:p w14:paraId="1052E0A4" w14:textId="77777777" w:rsidR="00D77B53" w:rsidRPr="00D7735B" w:rsidRDefault="00D77B53" w:rsidP="00882601">
            <w:pPr>
              <w:spacing w:after="0"/>
            </w:pPr>
            <w:r w:rsidRPr="00D7735B">
              <w:t>Not represented</w:t>
            </w:r>
          </w:p>
        </w:tc>
        <w:tc>
          <w:tcPr>
            <w:tcW w:w="0" w:type="auto"/>
            <w:hideMark/>
          </w:tcPr>
          <w:p w14:paraId="5680A601" w14:textId="4937A9D5" w:rsidR="00D77B53" w:rsidRPr="00D7735B" w:rsidRDefault="00D77B53" w:rsidP="00882601">
            <w:pPr>
              <w:spacing w:after="0"/>
            </w:pPr>
            <w:r w:rsidRPr="00D7735B">
              <w:t>Can be seen as the boundary</w:t>
            </w:r>
            <w:r w:rsidR="0061218B">
              <w:t xml:space="preserve"> </w:t>
            </w:r>
            <w:r w:rsidRPr="00D7735B">
              <w:t>(</w:t>
            </w:r>
            <w:r w:rsidR="0061218B">
              <w:t>or boundar</w:t>
            </w:r>
            <w:r w:rsidRPr="00D7735B">
              <w:t>ies) of the polygon feature(s) that realise HY_CatchmentArea.</w:t>
            </w:r>
          </w:p>
        </w:tc>
      </w:tr>
      <w:tr w:rsidR="00D77B53" w:rsidRPr="00D7735B" w14:paraId="11113C47" w14:textId="77777777" w:rsidTr="00882601">
        <w:tc>
          <w:tcPr>
            <w:tcW w:w="0" w:type="auto"/>
            <w:shd w:val="clear" w:color="auto" w:fill="F2F2F2" w:themeFill="background1" w:themeFillShade="F2"/>
            <w:hideMark/>
          </w:tcPr>
          <w:p w14:paraId="1DC54266" w14:textId="77777777" w:rsidR="00D77B53" w:rsidRPr="00D7735B" w:rsidRDefault="00D77B53" w:rsidP="00882601">
            <w:pPr>
              <w:spacing w:after="0"/>
            </w:pPr>
            <w:r w:rsidRPr="00D7735B">
              <w:t>HY_CartographicRealization</w:t>
            </w:r>
          </w:p>
        </w:tc>
        <w:tc>
          <w:tcPr>
            <w:tcW w:w="0" w:type="auto"/>
            <w:hideMark/>
          </w:tcPr>
          <w:p w14:paraId="33910C09" w14:textId="77777777" w:rsidR="00D77B53" w:rsidRPr="00D7735B" w:rsidRDefault="00D77B53" w:rsidP="00882601">
            <w:pPr>
              <w:spacing w:after="0"/>
            </w:pPr>
            <w:r w:rsidRPr="00D7735B">
              <w:t>AHGFMappedStream</w:t>
            </w:r>
          </w:p>
        </w:tc>
        <w:tc>
          <w:tcPr>
            <w:tcW w:w="0" w:type="auto"/>
            <w:hideMark/>
          </w:tcPr>
          <w:p w14:paraId="5E878BF6" w14:textId="7822AFF2" w:rsidR="00D77B53" w:rsidRPr="00D7735B" w:rsidRDefault="00D77B53" w:rsidP="00882601">
            <w:pPr>
              <w:spacing w:after="0"/>
            </w:pPr>
            <w:r w:rsidRPr="00D7735B">
              <w:t>AHGFMappedStream is a feature class of the Geofabric Surface Cartography product, perhaps all feature classes in this product can be considered</w:t>
            </w:r>
            <w:r w:rsidR="00EA4C55">
              <w:t xml:space="preserve"> as HY_CartographicRealization.</w:t>
            </w:r>
          </w:p>
        </w:tc>
      </w:tr>
    </w:tbl>
    <w:p w14:paraId="5D423673" w14:textId="77777777" w:rsidR="00D77B53" w:rsidRDefault="00D77B53" w:rsidP="00D77B53">
      <w:pPr>
        <w:spacing w:after="0"/>
        <w:rPr>
          <w:b/>
          <w:bCs/>
          <w:sz w:val="28"/>
        </w:rPr>
      </w:pPr>
    </w:p>
    <w:p w14:paraId="502FBEA1" w14:textId="77777777" w:rsidR="00D77B53" w:rsidRPr="00B44DA2" w:rsidRDefault="00D77B53" w:rsidP="00B44DA2">
      <w:pPr>
        <w:pStyle w:val="berschrift2"/>
        <w:numPr>
          <w:ilvl w:val="0"/>
          <w:numId w:val="0"/>
        </w:numPr>
      </w:pPr>
      <w:bookmarkStart w:id="514" w:name="_Toc461026427"/>
      <w:r w:rsidRPr="00B44DA2">
        <w:t>C.2 Hydrographic Network</w:t>
      </w:r>
      <w:bookmarkEnd w:id="514"/>
    </w:p>
    <w:tbl>
      <w:tblPr>
        <w:tblStyle w:val="Tabellenraster"/>
        <w:tblW w:w="0" w:type="auto"/>
        <w:tblLook w:val="04A0" w:firstRow="1" w:lastRow="0" w:firstColumn="1" w:lastColumn="0" w:noHBand="0" w:noVBand="1"/>
      </w:tblPr>
      <w:tblGrid>
        <w:gridCol w:w="2694"/>
        <w:gridCol w:w="3003"/>
        <w:gridCol w:w="7479"/>
      </w:tblGrid>
      <w:tr w:rsidR="00D77B53" w:rsidRPr="00D7735B" w14:paraId="29A63002" w14:textId="77777777" w:rsidTr="00153131">
        <w:tc>
          <w:tcPr>
            <w:tcW w:w="0" w:type="auto"/>
            <w:shd w:val="clear" w:color="auto" w:fill="F2F2F2" w:themeFill="background1" w:themeFillShade="F2"/>
            <w:hideMark/>
          </w:tcPr>
          <w:p w14:paraId="52B1130F" w14:textId="77777777" w:rsidR="00D77B53" w:rsidRPr="00D7735B" w:rsidRDefault="00D77B53" w:rsidP="00882601">
            <w:pPr>
              <w:spacing w:after="0"/>
              <w:rPr>
                <w:b/>
                <w:bCs/>
              </w:rPr>
            </w:pPr>
            <w:r w:rsidRPr="00D7735B">
              <w:rPr>
                <w:b/>
                <w:bCs/>
              </w:rPr>
              <w:t>HY_Features Name</w:t>
            </w:r>
          </w:p>
        </w:tc>
        <w:tc>
          <w:tcPr>
            <w:tcW w:w="0" w:type="auto"/>
            <w:hideMark/>
          </w:tcPr>
          <w:p w14:paraId="6E3507DA" w14:textId="77777777" w:rsidR="00D77B53" w:rsidRPr="00D7735B" w:rsidRDefault="00D77B53" w:rsidP="00882601">
            <w:pPr>
              <w:spacing w:after="0"/>
              <w:jc w:val="center"/>
              <w:rPr>
                <w:b/>
                <w:bCs/>
              </w:rPr>
            </w:pPr>
            <w:r w:rsidRPr="00D7735B">
              <w:rPr>
                <w:b/>
                <w:bCs/>
              </w:rPr>
              <w:t>AHGF Class</w:t>
            </w:r>
          </w:p>
        </w:tc>
        <w:tc>
          <w:tcPr>
            <w:tcW w:w="0" w:type="auto"/>
            <w:hideMark/>
          </w:tcPr>
          <w:p w14:paraId="037B3B7F" w14:textId="77777777" w:rsidR="00D77B53" w:rsidRPr="00D7735B" w:rsidRDefault="00D77B53" w:rsidP="00882601">
            <w:pPr>
              <w:spacing w:after="0"/>
              <w:jc w:val="center"/>
              <w:rPr>
                <w:b/>
                <w:bCs/>
              </w:rPr>
            </w:pPr>
            <w:r w:rsidRPr="00D7735B">
              <w:rPr>
                <w:b/>
                <w:bCs/>
              </w:rPr>
              <w:t>Comment</w:t>
            </w:r>
          </w:p>
        </w:tc>
      </w:tr>
      <w:tr w:rsidR="00D77B53" w:rsidRPr="00D7735B" w14:paraId="337ED671" w14:textId="77777777" w:rsidTr="00153131">
        <w:tc>
          <w:tcPr>
            <w:tcW w:w="0" w:type="auto"/>
            <w:shd w:val="clear" w:color="auto" w:fill="F2F2F2" w:themeFill="background1" w:themeFillShade="F2"/>
            <w:hideMark/>
          </w:tcPr>
          <w:p w14:paraId="678C9165" w14:textId="77777777" w:rsidR="00D77B53" w:rsidRPr="00D7735B" w:rsidRDefault="00D77B53" w:rsidP="00882601">
            <w:pPr>
              <w:spacing w:after="0"/>
            </w:pPr>
            <w:r w:rsidRPr="00D7735B">
              <w:t>HY_Hydrographic Network</w:t>
            </w:r>
          </w:p>
        </w:tc>
        <w:tc>
          <w:tcPr>
            <w:tcW w:w="0" w:type="auto"/>
            <w:hideMark/>
          </w:tcPr>
          <w:p w14:paraId="16B2B346" w14:textId="77777777" w:rsidR="00D77B53" w:rsidRPr="00D7735B" w:rsidRDefault="00D77B53" w:rsidP="00882601">
            <w:pPr>
              <w:spacing w:after="0"/>
            </w:pPr>
            <w:r w:rsidRPr="00D7735B">
              <w:t>AHGFNetworkStream</w:t>
            </w:r>
          </w:p>
        </w:tc>
        <w:tc>
          <w:tcPr>
            <w:tcW w:w="0" w:type="auto"/>
            <w:hideMark/>
          </w:tcPr>
          <w:p w14:paraId="60944744" w14:textId="370B1E70" w:rsidR="00D77B53" w:rsidRPr="00D7735B" w:rsidRDefault="00D77B53" w:rsidP="000809AE">
            <w:pPr>
              <w:spacing w:after="0"/>
            </w:pPr>
            <w:r w:rsidRPr="00D7735B">
              <w:t xml:space="preserve">Subset of AHGFNetworkStream features </w:t>
            </w:r>
            <w:r w:rsidR="000809AE">
              <w:t xml:space="preserve">(subtypes: NetworkFlowSegment &amp; </w:t>
            </w:r>
            <w:r w:rsidR="000809AE" w:rsidRPr="000809AE">
              <w:t>NetworkWaterAreaSegment</w:t>
            </w:r>
            <w:r w:rsidR="000809AE">
              <w:t xml:space="preserve">) </w:t>
            </w:r>
            <w:r w:rsidRPr="00D7735B">
              <w:t>provides a particular HY_CatchmentRealization.</w:t>
            </w:r>
            <w:r w:rsidR="000809AE">
              <w:t xml:space="preserve"> This network realization can be supplemented with its corresponding HY_ChannelNetwork instance.</w:t>
            </w:r>
          </w:p>
        </w:tc>
      </w:tr>
      <w:tr w:rsidR="00D77B53" w:rsidRPr="00D7735B" w14:paraId="0135AA9C" w14:textId="77777777" w:rsidTr="00153131">
        <w:tc>
          <w:tcPr>
            <w:tcW w:w="0" w:type="auto"/>
            <w:shd w:val="clear" w:color="auto" w:fill="F2F2F2" w:themeFill="background1" w:themeFillShade="F2"/>
            <w:hideMark/>
          </w:tcPr>
          <w:p w14:paraId="23F5859E" w14:textId="77777777" w:rsidR="00D77B53" w:rsidRPr="00D7735B" w:rsidRDefault="00D77B53" w:rsidP="00882601">
            <w:pPr>
              <w:spacing w:after="0"/>
            </w:pPr>
            <w:r w:rsidRPr="00D7735B">
              <w:t>HY_WaterBody</w:t>
            </w:r>
          </w:p>
        </w:tc>
        <w:tc>
          <w:tcPr>
            <w:tcW w:w="0" w:type="auto"/>
            <w:hideMark/>
          </w:tcPr>
          <w:p w14:paraId="1D13CCB3" w14:textId="77777777" w:rsidR="00D77B53" w:rsidRPr="00D7735B" w:rsidRDefault="00D77B53" w:rsidP="00882601">
            <w:pPr>
              <w:spacing w:after="0"/>
            </w:pPr>
            <w:r w:rsidRPr="00D7735B">
              <w:t>AHGFNetworkStream</w:t>
            </w:r>
          </w:p>
        </w:tc>
        <w:tc>
          <w:tcPr>
            <w:tcW w:w="0" w:type="auto"/>
            <w:hideMark/>
          </w:tcPr>
          <w:p w14:paraId="1BA0C1C0" w14:textId="0EC3265D" w:rsidR="00D77B53" w:rsidRPr="00D7735B" w:rsidRDefault="000809AE" w:rsidP="002D14B0">
            <w:pPr>
              <w:spacing w:after="0"/>
            </w:pPr>
            <w:r w:rsidRPr="00D7735B">
              <w:t xml:space="preserve">AHGFNetworkStream features </w:t>
            </w:r>
            <w:r>
              <w:t xml:space="preserve">(subtypes: NetworkFlowSegment &amp; </w:t>
            </w:r>
            <w:r w:rsidRPr="000809AE">
              <w:t>NetworkWaterAreaSegment</w:t>
            </w:r>
            <w:r>
              <w:t xml:space="preserve">) </w:t>
            </w:r>
          </w:p>
        </w:tc>
      </w:tr>
      <w:tr w:rsidR="00D77B53" w:rsidRPr="00D7735B" w14:paraId="0D63439A" w14:textId="77777777" w:rsidTr="00153131">
        <w:tc>
          <w:tcPr>
            <w:tcW w:w="0" w:type="auto"/>
            <w:shd w:val="clear" w:color="auto" w:fill="F2F2F2" w:themeFill="background1" w:themeFillShade="F2"/>
            <w:hideMark/>
          </w:tcPr>
          <w:p w14:paraId="02DEDD92" w14:textId="77777777" w:rsidR="00D77B53" w:rsidRPr="00D7735B" w:rsidRDefault="00D77B53" w:rsidP="00882601">
            <w:pPr>
              <w:spacing w:after="0"/>
            </w:pPr>
            <w:r w:rsidRPr="00D7735B">
              <w:t>HY_ChannelNetwork</w:t>
            </w:r>
          </w:p>
        </w:tc>
        <w:tc>
          <w:tcPr>
            <w:tcW w:w="0" w:type="auto"/>
            <w:hideMark/>
          </w:tcPr>
          <w:p w14:paraId="3AE6D4AD" w14:textId="6FA37BD3" w:rsidR="00D77B53" w:rsidRPr="00D7735B" w:rsidRDefault="00177E46" w:rsidP="00177E46">
            <w:pPr>
              <w:spacing w:after="0"/>
            </w:pPr>
            <w:r w:rsidRPr="00D7735B">
              <w:t>AHGFNetworkStream</w:t>
            </w:r>
          </w:p>
        </w:tc>
        <w:tc>
          <w:tcPr>
            <w:tcW w:w="0" w:type="auto"/>
            <w:hideMark/>
          </w:tcPr>
          <w:p w14:paraId="4479BD62" w14:textId="6DD236C6" w:rsidR="00D77B53" w:rsidRPr="00D7735B" w:rsidRDefault="000809AE" w:rsidP="000809AE">
            <w:pPr>
              <w:spacing w:after="0"/>
            </w:pPr>
            <w:r>
              <w:t xml:space="preserve">Subset of </w:t>
            </w:r>
            <w:r w:rsidR="00177E46" w:rsidRPr="00D7735B">
              <w:t>AHGFNetworkStream</w:t>
            </w:r>
            <w:r w:rsidR="00177E46">
              <w:t>:</w:t>
            </w:r>
            <w:r w:rsidR="002D14B0">
              <w:t>:</w:t>
            </w:r>
            <w:r w:rsidR="00177E46">
              <w:t xml:space="preserve"> </w:t>
            </w:r>
            <w:r w:rsidR="00177E46" w:rsidRPr="00177E46">
              <w:t>NetworkArtificialFlowSegment</w:t>
            </w:r>
            <w:r>
              <w:t xml:space="preserve"> </w:t>
            </w:r>
            <w:r w:rsidRPr="00D7735B">
              <w:t>provides a particular HY_CatchmentRealization.</w:t>
            </w:r>
            <w:r>
              <w:t xml:space="preserve"> This network realization is only complete when combined with the corresponding HY_HydrographicNetwork instance.</w:t>
            </w:r>
          </w:p>
        </w:tc>
      </w:tr>
      <w:tr w:rsidR="00D77B53" w:rsidRPr="00D7735B" w14:paraId="041C9B75" w14:textId="77777777" w:rsidTr="00153131">
        <w:tc>
          <w:tcPr>
            <w:tcW w:w="0" w:type="auto"/>
            <w:shd w:val="clear" w:color="auto" w:fill="F2F2F2" w:themeFill="background1" w:themeFillShade="F2"/>
            <w:hideMark/>
          </w:tcPr>
          <w:p w14:paraId="34252D1C" w14:textId="77777777" w:rsidR="00D77B53" w:rsidRPr="00D7735B" w:rsidRDefault="00D77B53" w:rsidP="00882601">
            <w:pPr>
              <w:spacing w:after="0"/>
            </w:pPr>
            <w:r w:rsidRPr="00D7735B">
              <w:t>HY_Depression</w:t>
            </w:r>
          </w:p>
        </w:tc>
        <w:tc>
          <w:tcPr>
            <w:tcW w:w="0" w:type="auto"/>
            <w:hideMark/>
          </w:tcPr>
          <w:p w14:paraId="11404D90" w14:textId="7F3A9F18" w:rsidR="00D77B53" w:rsidRPr="00D7735B" w:rsidRDefault="00221BB8" w:rsidP="00221BB8">
            <w:pPr>
              <w:spacing w:after="0"/>
            </w:pPr>
            <w:r>
              <w:t>Not represented</w:t>
            </w:r>
          </w:p>
        </w:tc>
        <w:tc>
          <w:tcPr>
            <w:tcW w:w="0" w:type="auto"/>
            <w:hideMark/>
          </w:tcPr>
          <w:p w14:paraId="6AEC3E3D" w14:textId="7C79968D" w:rsidR="00D77B53" w:rsidRPr="00D7735B" w:rsidRDefault="00D77B53" w:rsidP="00882601">
            <w:pPr>
              <w:spacing w:after="0"/>
            </w:pPr>
          </w:p>
        </w:tc>
      </w:tr>
      <w:tr w:rsidR="00D77B53" w:rsidRPr="00D7735B" w14:paraId="0F5F6546" w14:textId="77777777" w:rsidTr="00153131">
        <w:tc>
          <w:tcPr>
            <w:tcW w:w="0" w:type="auto"/>
            <w:shd w:val="clear" w:color="auto" w:fill="F2F2F2" w:themeFill="background1" w:themeFillShade="F2"/>
            <w:hideMark/>
          </w:tcPr>
          <w:p w14:paraId="58847D31" w14:textId="77777777" w:rsidR="00D77B53" w:rsidRPr="00D7735B" w:rsidRDefault="00D77B53" w:rsidP="00882601">
            <w:pPr>
              <w:spacing w:after="0"/>
            </w:pPr>
            <w:r w:rsidRPr="00D7735B">
              <w:t>HY_Channel</w:t>
            </w:r>
          </w:p>
        </w:tc>
        <w:tc>
          <w:tcPr>
            <w:tcW w:w="0" w:type="auto"/>
            <w:hideMark/>
          </w:tcPr>
          <w:p w14:paraId="6DC3A8A6" w14:textId="77777777" w:rsidR="00D77B53" w:rsidRPr="00D7735B" w:rsidRDefault="00D77B53" w:rsidP="00882601">
            <w:pPr>
              <w:spacing w:after="0"/>
            </w:pPr>
            <w:r w:rsidRPr="00D7735B">
              <w:t>AHGFNetworkStream</w:t>
            </w:r>
          </w:p>
        </w:tc>
        <w:tc>
          <w:tcPr>
            <w:tcW w:w="0" w:type="auto"/>
            <w:hideMark/>
          </w:tcPr>
          <w:p w14:paraId="0629DF12" w14:textId="3E7F75EE" w:rsidR="00D77B53" w:rsidRPr="00D7735B" w:rsidRDefault="00EA4C55" w:rsidP="002D14B0">
            <w:pPr>
              <w:spacing w:after="0"/>
            </w:pPr>
            <w:r w:rsidRPr="00EA4C55">
              <w:t>AHGFNetworkStream features (subtype: NetworkArtificialFlowSegment). For version 3 products AHGFNetworkStream features are related to the relevant logical HY_Catchment via ConCatID.</w:t>
            </w:r>
          </w:p>
        </w:tc>
      </w:tr>
      <w:tr w:rsidR="00D77B53" w:rsidRPr="00D7735B" w14:paraId="478F9683" w14:textId="77777777" w:rsidTr="00153131">
        <w:tc>
          <w:tcPr>
            <w:tcW w:w="0" w:type="auto"/>
            <w:shd w:val="clear" w:color="auto" w:fill="F2F2F2" w:themeFill="background1" w:themeFillShade="F2"/>
            <w:hideMark/>
          </w:tcPr>
          <w:p w14:paraId="59BCD697" w14:textId="77777777" w:rsidR="00D77B53" w:rsidRPr="00D7735B" w:rsidRDefault="00D77B53" w:rsidP="00882601">
            <w:pPr>
              <w:spacing w:after="0"/>
            </w:pPr>
            <w:r w:rsidRPr="00D7735B">
              <w:lastRenderedPageBreak/>
              <w:t>HY_Reservoir</w:t>
            </w:r>
          </w:p>
        </w:tc>
        <w:tc>
          <w:tcPr>
            <w:tcW w:w="0" w:type="auto"/>
            <w:hideMark/>
          </w:tcPr>
          <w:p w14:paraId="3C81467B" w14:textId="77777777" w:rsidR="00D77B53" w:rsidRPr="00D7735B" w:rsidRDefault="00D77B53" w:rsidP="00882601">
            <w:pPr>
              <w:spacing w:after="0"/>
            </w:pPr>
            <w:r w:rsidRPr="00D7735B">
              <w:t>AHGFWaterbody::Reservoir</w:t>
            </w:r>
          </w:p>
        </w:tc>
        <w:tc>
          <w:tcPr>
            <w:tcW w:w="0" w:type="auto"/>
            <w:hideMark/>
          </w:tcPr>
          <w:p w14:paraId="4679BE8A" w14:textId="348C4424" w:rsidR="00D77B53" w:rsidRPr="00D7735B" w:rsidRDefault="002D14B0" w:rsidP="002D14B0">
            <w:pPr>
              <w:spacing w:after="0"/>
            </w:pPr>
            <w:r>
              <w:t>Reservoir subtype of AHGFWaterbody.</w:t>
            </w:r>
          </w:p>
        </w:tc>
      </w:tr>
      <w:tr w:rsidR="00153131" w:rsidRPr="00D7735B" w14:paraId="55E64E0C" w14:textId="77777777" w:rsidTr="00153131">
        <w:tc>
          <w:tcPr>
            <w:tcW w:w="0" w:type="auto"/>
            <w:shd w:val="clear" w:color="auto" w:fill="F2F2F2" w:themeFill="background1" w:themeFillShade="F2"/>
            <w:hideMark/>
          </w:tcPr>
          <w:p w14:paraId="6A8E0C62" w14:textId="258F3D27" w:rsidR="00153131" w:rsidRPr="00D7735B" w:rsidRDefault="00153131" w:rsidP="00882601">
            <w:pPr>
              <w:spacing w:after="0"/>
            </w:pPr>
            <w:r w:rsidRPr="00D7735B">
              <w:t>HY_FlowPath</w:t>
            </w:r>
          </w:p>
        </w:tc>
        <w:tc>
          <w:tcPr>
            <w:tcW w:w="0" w:type="auto"/>
            <w:hideMark/>
          </w:tcPr>
          <w:p w14:paraId="667E01E9" w14:textId="72EFA501" w:rsidR="00153131" w:rsidRPr="00D7735B" w:rsidRDefault="00153131" w:rsidP="00882601">
            <w:pPr>
              <w:spacing w:after="0"/>
            </w:pPr>
            <w:r w:rsidRPr="00D7735B">
              <w:t>AHGFLink</w:t>
            </w:r>
          </w:p>
        </w:tc>
        <w:tc>
          <w:tcPr>
            <w:tcW w:w="0" w:type="auto"/>
            <w:hideMark/>
          </w:tcPr>
          <w:p w14:paraId="0B1C4095" w14:textId="298F7274" w:rsidR="00153131" w:rsidRPr="00D7735B" w:rsidRDefault="00153131" w:rsidP="00882601">
            <w:pPr>
              <w:spacing w:after="0"/>
            </w:pPr>
            <w:r w:rsidRPr="00D7735B">
              <w:t xml:space="preserve">Note: Geofabric currently has no FlowPath for headwater </w:t>
            </w:r>
            <w:r>
              <w:t>(</w:t>
            </w:r>
            <w:r w:rsidRPr="00D7735B">
              <w:t>AHGFContractedCatchment</w:t>
            </w:r>
            <w:r>
              <w:t xml:space="preserve">) </w:t>
            </w:r>
            <w:r w:rsidRPr="00D7735B">
              <w:t>area</w:t>
            </w:r>
            <w:r>
              <w:t>s</w:t>
            </w:r>
            <w:r w:rsidRPr="00D7735B">
              <w:t>.</w:t>
            </w:r>
          </w:p>
        </w:tc>
      </w:tr>
      <w:tr w:rsidR="00153131" w:rsidRPr="00D7735B" w14:paraId="6B0F5AD8" w14:textId="77777777" w:rsidTr="00153131">
        <w:tc>
          <w:tcPr>
            <w:tcW w:w="0" w:type="auto"/>
            <w:shd w:val="clear" w:color="auto" w:fill="F2F2F2" w:themeFill="background1" w:themeFillShade="F2"/>
            <w:hideMark/>
          </w:tcPr>
          <w:p w14:paraId="7F4D0BDB" w14:textId="07FCA865" w:rsidR="00153131" w:rsidRPr="00D7735B" w:rsidRDefault="00153131" w:rsidP="00882601">
            <w:pPr>
              <w:spacing w:after="0"/>
            </w:pPr>
            <w:r w:rsidRPr="00D7735B">
              <w:t>HY_WaterEdge</w:t>
            </w:r>
          </w:p>
        </w:tc>
        <w:tc>
          <w:tcPr>
            <w:tcW w:w="0" w:type="auto"/>
            <w:hideMark/>
          </w:tcPr>
          <w:p w14:paraId="49CCC72B" w14:textId="3BCEE41F" w:rsidR="00153131" w:rsidRPr="00D7735B" w:rsidRDefault="00153131" w:rsidP="00882601">
            <w:pPr>
              <w:spacing w:after="0"/>
            </w:pPr>
            <w:r>
              <w:t>Not represented</w:t>
            </w:r>
          </w:p>
        </w:tc>
        <w:tc>
          <w:tcPr>
            <w:tcW w:w="0" w:type="auto"/>
            <w:hideMark/>
          </w:tcPr>
          <w:p w14:paraId="5001AB24" w14:textId="0B124745" w:rsidR="00153131" w:rsidRPr="00D7735B" w:rsidRDefault="00153131" w:rsidP="00882601">
            <w:pPr>
              <w:spacing w:after="0"/>
            </w:pPr>
          </w:p>
        </w:tc>
      </w:tr>
      <w:tr w:rsidR="00153131" w:rsidRPr="00D7735B" w14:paraId="500D7451" w14:textId="77777777" w:rsidTr="00153131">
        <w:tc>
          <w:tcPr>
            <w:tcW w:w="0" w:type="auto"/>
            <w:shd w:val="clear" w:color="auto" w:fill="F2F2F2" w:themeFill="background1" w:themeFillShade="F2"/>
            <w:hideMark/>
          </w:tcPr>
          <w:p w14:paraId="471CF758" w14:textId="04F51BDD" w:rsidR="00153131" w:rsidRPr="00D7735B" w:rsidRDefault="00153131" w:rsidP="00882601">
            <w:pPr>
              <w:spacing w:after="0"/>
            </w:pPr>
            <w:r w:rsidRPr="00D7735B">
              <w:t>HY_LongitudinalSection</w:t>
            </w:r>
          </w:p>
        </w:tc>
        <w:tc>
          <w:tcPr>
            <w:tcW w:w="0" w:type="auto"/>
            <w:hideMark/>
          </w:tcPr>
          <w:p w14:paraId="3D49D3F2" w14:textId="4738DEDF" w:rsidR="00153131" w:rsidRPr="00D7735B" w:rsidRDefault="00153131" w:rsidP="00882601">
            <w:pPr>
              <w:spacing w:after="0"/>
            </w:pPr>
            <w:r w:rsidRPr="00D7735B">
              <w:t>Not represented</w:t>
            </w:r>
          </w:p>
        </w:tc>
        <w:tc>
          <w:tcPr>
            <w:tcW w:w="0" w:type="auto"/>
            <w:hideMark/>
          </w:tcPr>
          <w:p w14:paraId="5454B0BF" w14:textId="512C7F7C" w:rsidR="00153131" w:rsidRPr="00D7735B" w:rsidRDefault="00153131" w:rsidP="00882601">
            <w:pPr>
              <w:spacing w:after="0"/>
            </w:pPr>
          </w:p>
        </w:tc>
      </w:tr>
      <w:tr w:rsidR="00153131" w:rsidRPr="00D7735B" w14:paraId="69DA0FA9" w14:textId="77777777" w:rsidTr="00153131">
        <w:tc>
          <w:tcPr>
            <w:tcW w:w="0" w:type="auto"/>
            <w:shd w:val="clear" w:color="auto" w:fill="F2F2F2" w:themeFill="background1" w:themeFillShade="F2"/>
            <w:hideMark/>
          </w:tcPr>
          <w:p w14:paraId="2F34149A" w14:textId="6477E9A8" w:rsidR="00153131" w:rsidRPr="00D7735B" w:rsidRDefault="00153131" w:rsidP="00882601">
            <w:pPr>
              <w:spacing w:after="0"/>
            </w:pPr>
            <w:r w:rsidRPr="00D7735B">
              <w:t>HY_CrossSection</w:t>
            </w:r>
          </w:p>
        </w:tc>
        <w:tc>
          <w:tcPr>
            <w:tcW w:w="0" w:type="auto"/>
            <w:hideMark/>
          </w:tcPr>
          <w:p w14:paraId="7C07353A" w14:textId="5F3542DA" w:rsidR="00153131" w:rsidRPr="00D7735B" w:rsidRDefault="00153131" w:rsidP="00882601">
            <w:pPr>
              <w:spacing w:after="0"/>
            </w:pPr>
            <w:r w:rsidRPr="00D7735B">
              <w:t>Not represented</w:t>
            </w:r>
          </w:p>
        </w:tc>
        <w:tc>
          <w:tcPr>
            <w:tcW w:w="0" w:type="auto"/>
            <w:hideMark/>
          </w:tcPr>
          <w:p w14:paraId="3B91F7BE" w14:textId="3F1E7DA3" w:rsidR="00153131" w:rsidRPr="00D7735B" w:rsidRDefault="00153131" w:rsidP="00882601">
            <w:pPr>
              <w:spacing w:after="0"/>
            </w:pPr>
          </w:p>
        </w:tc>
      </w:tr>
      <w:tr w:rsidR="00153131" w:rsidRPr="00D7735B" w14:paraId="48249BED" w14:textId="77777777" w:rsidTr="00153131">
        <w:tc>
          <w:tcPr>
            <w:tcW w:w="0" w:type="auto"/>
            <w:shd w:val="clear" w:color="auto" w:fill="F2F2F2" w:themeFill="background1" w:themeFillShade="F2"/>
            <w:hideMark/>
          </w:tcPr>
          <w:p w14:paraId="6D97A5DA" w14:textId="0EF6F5E4" w:rsidR="00153131" w:rsidRPr="00D7735B" w:rsidRDefault="00153131" w:rsidP="00882601">
            <w:pPr>
              <w:spacing w:after="0"/>
            </w:pPr>
            <w:r w:rsidRPr="00D7735B">
              <w:t>HY_WaterBodyStratum</w:t>
            </w:r>
          </w:p>
        </w:tc>
        <w:tc>
          <w:tcPr>
            <w:tcW w:w="0" w:type="auto"/>
            <w:hideMark/>
          </w:tcPr>
          <w:p w14:paraId="6DC285C4" w14:textId="4DE6047D" w:rsidR="00153131" w:rsidRPr="00D7735B" w:rsidRDefault="00153131" w:rsidP="00882601">
            <w:pPr>
              <w:spacing w:after="0"/>
            </w:pPr>
            <w:r w:rsidRPr="00D7735B">
              <w:t>Not represented</w:t>
            </w:r>
          </w:p>
        </w:tc>
        <w:tc>
          <w:tcPr>
            <w:tcW w:w="0" w:type="auto"/>
            <w:hideMark/>
          </w:tcPr>
          <w:p w14:paraId="5A92ADDB" w14:textId="2C8A4797" w:rsidR="00153131" w:rsidRPr="00D7735B" w:rsidRDefault="00153131" w:rsidP="00882601">
            <w:pPr>
              <w:spacing w:after="0"/>
            </w:pPr>
          </w:p>
        </w:tc>
      </w:tr>
      <w:tr w:rsidR="00153131" w:rsidRPr="00D7735B" w14:paraId="287199D6" w14:textId="77777777" w:rsidTr="00153131">
        <w:tc>
          <w:tcPr>
            <w:tcW w:w="0" w:type="auto"/>
            <w:shd w:val="clear" w:color="auto" w:fill="F2F2F2" w:themeFill="background1" w:themeFillShade="F2"/>
            <w:hideMark/>
          </w:tcPr>
          <w:p w14:paraId="3F7EA61E" w14:textId="1F70C8F0" w:rsidR="00153131" w:rsidRPr="00D7735B" w:rsidRDefault="00153131" w:rsidP="00882601">
            <w:pPr>
              <w:spacing w:after="0"/>
            </w:pPr>
            <w:r w:rsidRPr="00D7735B">
              <w:t>HY_Water_LiquidPhase</w:t>
            </w:r>
          </w:p>
        </w:tc>
        <w:tc>
          <w:tcPr>
            <w:tcW w:w="0" w:type="auto"/>
            <w:hideMark/>
          </w:tcPr>
          <w:p w14:paraId="78B7B0A0" w14:textId="61CC03D7" w:rsidR="00153131" w:rsidRPr="00D7735B" w:rsidRDefault="00153131" w:rsidP="00882601">
            <w:pPr>
              <w:spacing w:after="0"/>
            </w:pPr>
            <w:r w:rsidRPr="00D7735B">
              <w:t>Not represented</w:t>
            </w:r>
          </w:p>
        </w:tc>
        <w:tc>
          <w:tcPr>
            <w:tcW w:w="0" w:type="auto"/>
            <w:hideMark/>
          </w:tcPr>
          <w:p w14:paraId="39FFE143" w14:textId="64AAC7BC" w:rsidR="00153131" w:rsidRPr="00D7735B" w:rsidRDefault="00153131" w:rsidP="00882601">
            <w:pPr>
              <w:spacing w:after="0"/>
            </w:pPr>
          </w:p>
        </w:tc>
      </w:tr>
      <w:tr w:rsidR="00153131" w:rsidRPr="00D7735B" w14:paraId="601FF517" w14:textId="77777777" w:rsidTr="00153131">
        <w:tc>
          <w:tcPr>
            <w:tcW w:w="0" w:type="auto"/>
            <w:shd w:val="clear" w:color="auto" w:fill="F2F2F2" w:themeFill="background1" w:themeFillShade="F2"/>
            <w:hideMark/>
          </w:tcPr>
          <w:p w14:paraId="2927800F" w14:textId="51A9447F" w:rsidR="00153131" w:rsidRPr="00D7735B" w:rsidRDefault="00153131" w:rsidP="00882601">
            <w:pPr>
              <w:spacing w:after="0"/>
            </w:pPr>
            <w:r w:rsidRPr="00D7735B">
              <w:t>HY_Water_SolidPhase</w:t>
            </w:r>
          </w:p>
        </w:tc>
        <w:tc>
          <w:tcPr>
            <w:tcW w:w="0" w:type="auto"/>
            <w:hideMark/>
          </w:tcPr>
          <w:p w14:paraId="6B6886B4" w14:textId="0321DFAB" w:rsidR="00153131" w:rsidRPr="00D7735B" w:rsidRDefault="00153131" w:rsidP="00882601">
            <w:pPr>
              <w:spacing w:after="0"/>
            </w:pPr>
            <w:r w:rsidRPr="00D7735B">
              <w:t>Not represented</w:t>
            </w:r>
          </w:p>
        </w:tc>
        <w:tc>
          <w:tcPr>
            <w:tcW w:w="0" w:type="auto"/>
            <w:hideMark/>
          </w:tcPr>
          <w:p w14:paraId="24049DA1" w14:textId="65E928B4" w:rsidR="00153131" w:rsidRPr="00D7735B" w:rsidRDefault="00153131" w:rsidP="00882601">
            <w:pPr>
              <w:spacing w:after="0"/>
            </w:pPr>
          </w:p>
        </w:tc>
      </w:tr>
      <w:tr w:rsidR="00153131" w:rsidRPr="00D7735B" w14:paraId="04EDFA2C" w14:textId="77777777" w:rsidTr="00153131">
        <w:trPr>
          <w:trHeight w:val="89"/>
        </w:trPr>
        <w:tc>
          <w:tcPr>
            <w:tcW w:w="0" w:type="auto"/>
            <w:shd w:val="clear" w:color="auto" w:fill="F2F2F2" w:themeFill="background1" w:themeFillShade="F2"/>
          </w:tcPr>
          <w:p w14:paraId="450A57C2" w14:textId="1B0FD739" w:rsidR="00153131" w:rsidRPr="00D7735B" w:rsidRDefault="00153131" w:rsidP="00882601">
            <w:pPr>
              <w:spacing w:after="0"/>
            </w:pPr>
          </w:p>
        </w:tc>
        <w:tc>
          <w:tcPr>
            <w:tcW w:w="0" w:type="auto"/>
          </w:tcPr>
          <w:p w14:paraId="38D5969A" w14:textId="63E6747D" w:rsidR="00153131" w:rsidRPr="00D7735B" w:rsidRDefault="00153131" w:rsidP="00882601">
            <w:pPr>
              <w:spacing w:after="0"/>
            </w:pPr>
          </w:p>
        </w:tc>
        <w:tc>
          <w:tcPr>
            <w:tcW w:w="0" w:type="auto"/>
          </w:tcPr>
          <w:p w14:paraId="74FF65B6" w14:textId="1EA46887" w:rsidR="00153131" w:rsidRPr="00D7735B" w:rsidRDefault="00153131" w:rsidP="00882601">
            <w:pPr>
              <w:spacing w:after="0"/>
            </w:pPr>
          </w:p>
        </w:tc>
      </w:tr>
    </w:tbl>
    <w:p w14:paraId="62E7DDF9" w14:textId="77777777" w:rsidR="00D77B53" w:rsidRDefault="00D77B53" w:rsidP="00D77B53">
      <w:pPr>
        <w:spacing w:after="0"/>
        <w:rPr>
          <w:b/>
          <w:bCs/>
          <w:sz w:val="28"/>
        </w:rPr>
      </w:pPr>
      <w:r>
        <w:br w:type="page"/>
      </w:r>
    </w:p>
    <w:p w14:paraId="743B71CB" w14:textId="77777777" w:rsidR="00D77B53" w:rsidRPr="00D7735B" w:rsidRDefault="00D77B53" w:rsidP="00B44DA2">
      <w:pPr>
        <w:pStyle w:val="berschrift2"/>
        <w:numPr>
          <w:ilvl w:val="0"/>
          <w:numId w:val="0"/>
        </w:numPr>
      </w:pPr>
      <w:bookmarkStart w:id="515" w:name="_Toc461026428"/>
      <w:r>
        <w:lastRenderedPageBreak/>
        <w:t xml:space="preserve">C.3 </w:t>
      </w:r>
      <w:r w:rsidRPr="00D7735B">
        <w:t>Hydrometric Network</w:t>
      </w:r>
      <w:bookmarkEnd w:id="515"/>
    </w:p>
    <w:tbl>
      <w:tblPr>
        <w:tblStyle w:val="Tabellenraster"/>
        <w:tblW w:w="0" w:type="auto"/>
        <w:tblLook w:val="04A0" w:firstRow="1" w:lastRow="0" w:firstColumn="1" w:lastColumn="0" w:noHBand="0" w:noVBand="1"/>
      </w:tblPr>
      <w:tblGrid>
        <w:gridCol w:w="2896"/>
        <w:gridCol w:w="2656"/>
        <w:gridCol w:w="7624"/>
      </w:tblGrid>
      <w:tr w:rsidR="00D77B53" w:rsidRPr="00D7735B" w14:paraId="1B30305E" w14:textId="77777777" w:rsidTr="00882601">
        <w:tc>
          <w:tcPr>
            <w:tcW w:w="0" w:type="auto"/>
            <w:shd w:val="clear" w:color="auto" w:fill="F2F2F2" w:themeFill="background1" w:themeFillShade="F2"/>
            <w:hideMark/>
          </w:tcPr>
          <w:p w14:paraId="27897EDF" w14:textId="77777777" w:rsidR="00D77B53" w:rsidRPr="00D7735B" w:rsidRDefault="00D77B53" w:rsidP="00882601">
            <w:pPr>
              <w:spacing w:after="0"/>
              <w:rPr>
                <w:b/>
                <w:bCs/>
              </w:rPr>
            </w:pPr>
            <w:r w:rsidRPr="00D7735B">
              <w:rPr>
                <w:b/>
                <w:bCs/>
              </w:rPr>
              <w:t>HY_Features Name</w:t>
            </w:r>
          </w:p>
        </w:tc>
        <w:tc>
          <w:tcPr>
            <w:tcW w:w="0" w:type="auto"/>
            <w:hideMark/>
          </w:tcPr>
          <w:p w14:paraId="60D4E9BB" w14:textId="77777777" w:rsidR="00D77B53" w:rsidRPr="00D7735B" w:rsidRDefault="00D77B53" w:rsidP="00882601">
            <w:pPr>
              <w:spacing w:after="0"/>
              <w:jc w:val="center"/>
              <w:rPr>
                <w:b/>
                <w:bCs/>
              </w:rPr>
            </w:pPr>
            <w:r w:rsidRPr="00D7735B">
              <w:rPr>
                <w:b/>
                <w:bCs/>
              </w:rPr>
              <w:t>AHGF Class</w:t>
            </w:r>
          </w:p>
        </w:tc>
        <w:tc>
          <w:tcPr>
            <w:tcW w:w="0" w:type="auto"/>
            <w:hideMark/>
          </w:tcPr>
          <w:p w14:paraId="63179807" w14:textId="77777777" w:rsidR="00D77B53" w:rsidRPr="00D7735B" w:rsidRDefault="00D77B53" w:rsidP="00882601">
            <w:pPr>
              <w:spacing w:after="0"/>
              <w:jc w:val="center"/>
              <w:rPr>
                <w:b/>
                <w:bCs/>
              </w:rPr>
            </w:pPr>
            <w:r w:rsidRPr="00D7735B">
              <w:rPr>
                <w:b/>
                <w:bCs/>
              </w:rPr>
              <w:t>Comment</w:t>
            </w:r>
          </w:p>
        </w:tc>
      </w:tr>
      <w:tr w:rsidR="00D77B53" w:rsidRPr="00D7735B" w14:paraId="12E07345" w14:textId="77777777" w:rsidTr="00882601">
        <w:tc>
          <w:tcPr>
            <w:tcW w:w="0" w:type="auto"/>
            <w:shd w:val="clear" w:color="auto" w:fill="F2F2F2" w:themeFill="background1" w:themeFillShade="F2"/>
            <w:hideMark/>
          </w:tcPr>
          <w:p w14:paraId="22BC483D" w14:textId="77777777" w:rsidR="00D77B53" w:rsidRPr="00D7735B" w:rsidRDefault="00D77B53" w:rsidP="00882601">
            <w:pPr>
              <w:spacing w:after="0"/>
            </w:pPr>
            <w:r w:rsidRPr="00D7735B">
              <w:t>HY_HydrometricNetwork</w:t>
            </w:r>
          </w:p>
        </w:tc>
        <w:tc>
          <w:tcPr>
            <w:tcW w:w="0" w:type="auto"/>
            <w:hideMark/>
          </w:tcPr>
          <w:p w14:paraId="2C2C0794" w14:textId="77777777" w:rsidR="00D77B53" w:rsidRPr="00D7735B" w:rsidRDefault="00D77B53" w:rsidP="00882601">
            <w:pPr>
              <w:spacing w:after="0"/>
            </w:pPr>
            <w:r w:rsidRPr="00D7735B">
              <w:t>Not represented</w:t>
            </w:r>
          </w:p>
        </w:tc>
        <w:tc>
          <w:tcPr>
            <w:tcW w:w="0" w:type="auto"/>
            <w:hideMark/>
          </w:tcPr>
          <w:p w14:paraId="302B942E" w14:textId="2E15A430" w:rsidR="00D77B53" w:rsidRPr="00D7735B" w:rsidRDefault="00905542" w:rsidP="00905542">
            <w:pPr>
              <w:spacing w:after="0"/>
            </w:pPr>
            <w:r>
              <w:t>Possible f</w:t>
            </w:r>
            <w:r w:rsidRPr="00D7735B">
              <w:t xml:space="preserve">uture </w:t>
            </w:r>
            <w:r w:rsidR="00D77B53" w:rsidRPr="00D7735B">
              <w:t>plans to produce a geoschematic representation of the hydrometric features at some stage.</w:t>
            </w:r>
          </w:p>
        </w:tc>
      </w:tr>
      <w:tr w:rsidR="00D77B53" w:rsidRPr="00D7735B" w14:paraId="6619FF89" w14:textId="77777777" w:rsidTr="00882601">
        <w:tc>
          <w:tcPr>
            <w:tcW w:w="0" w:type="auto"/>
            <w:shd w:val="clear" w:color="auto" w:fill="F2F2F2" w:themeFill="background1" w:themeFillShade="F2"/>
            <w:hideMark/>
          </w:tcPr>
          <w:p w14:paraId="47B2C747" w14:textId="77777777" w:rsidR="00D77B53" w:rsidRPr="00D7735B" w:rsidRDefault="00D77B53" w:rsidP="00882601">
            <w:pPr>
              <w:spacing w:after="0"/>
            </w:pPr>
            <w:r w:rsidRPr="00D7735B">
              <w:t>HY_HydrometricFeature</w:t>
            </w:r>
          </w:p>
        </w:tc>
        <w:tc>
          <w:tcPr>
            <w:tcW w:w="0" w:type="auto"/>
            <w:hideMark/>
          </w:tcPr>
          <w:p w14:paraId="3093C4E3" w14:textId="77777777" w:rsidR="00D77B53" w:rsidRPr="00D7735B" w:rsidRDefault="00D77B53" w:rsidP="00882601">
            <w:pPr>
              <w:spacing w:after="0"/>
            </w:pPr>
            <w:r w:rsidRPr="00D7735B">
              <w:t>AHGFNetworkNode:: AHGFGhostNode</w:t>
            </w:r>
          </w:p>
        </w:tc>
        <w:tc>
          <w:tcPr>
            <w:tcW w:w="0" w:type="auto"/>
            <w:hideMark/>
          </w:tcPr>
          <w:p w14:paraId="2FF506FE" w14:textId="196CA079" w:rsidR="00D77B53" w:rsidRPr="00D7735B" w:rsidRDefault="00D77B53" w:rsidP="00882601">
            <w:pPr>
              <w:spacing w:after="0"/>
            </w:pPr>
            <w:r w:rsidRPr="00D7735B">
              <w:t xml:space="preserve">Ghost Nodes are a representation of Hydrometric features located on a Hydrographic Network representation. </w:t>
            </w:r>
            <w:r w:rsidRPr="00D7735B">
              <w:rPr>
                <w:b/>
                <w:bCs/>
              </w:rPr>
              <w:t>Note</w:t>
            </w:r>
            <w:r w:rsidRPr="00D7735B">
              <w:t>: Currently, V3 has a separate AHGFGhostNode feature class for ghost nodes. There are plans to include these features as part of the Hydrology Reporting Catchments product forming outfalls for AHGFContractedCatchment (</w:t>
            </w:r>
            <w:r w:rsidR="00CC6131">
              <w:t>HY_DendriticCatchment</w:t>
            </w:r>
            <w:r w:rsidRPr="00D7735B">
              <w:t>) features.</w:t>
            </w:r>
          </w:p>
        </w:tc>
      </w:tr>
      <w:tr w:rsidR="00D77B53" w:rsidRPr="00D7735B" w14:paraId="4761B858" w14:textId="77777777" w:rsidTr="00882601">
        <w:tc>
          <w:tcPr>
            <w:tcW w:w="0" w:type="auto"/>
            <w:shd w:val="clear" w:color="auto" w:fill="F2F2F2" w:themeFill="background1" w:themeFillShade="F2"/>
            <w:hideMark/>
          </w:tcPr>
          <w:p w14:paraId="0E6D0CA1" w14:textId="77777777" w:rsidR="00D77B53" w:rsidRPr="00D7735B" w:rsidRDefault="00D77B53" w:rsidP="00882601">
            <w:pPr>
              <w:spacing w:after="0"/>
            </w:pPr>
            <w:r w:rsidRPr="00D7735B">
              <w:t>HY_RiverReferenceSystem</w:t>
            </w:r>
          </w:p>
        </w:tc>
        <w:tc>
          <w:tcPr>
            <w:tcW w:w="0" w:type="auto"/>
            <w:hideMark/>
          </w:tcPr>
          <w:p w14:paraId="088A3882" w14:textId="77777777" w:rsidR="00D77B53" w:rsidRPr="00D7735B" w:rsidRDefault="00D77B53" w:rsidP="00882601">
            <w:pPr>
              <w:spacing w:after="0"/>
            </w:pPr>
            <w:r w:rsidRPr="00D7735B">
              <w:t>Not represented</w:t>
            </w:r>
          </w:p>
        </w:tc>
        <w:tc>
          <w:tcPr>
            <w:tcW w:w="0" w:type="auto"/>
            <w:hideMark/>
          </w:tcPr>
          <w:p w14:paraId="39A699A9" w14:textId="77777777" w:rsidR="00D77B53" w:rsidRPr="00D7735B" w:rsidRDefault="00D77B53" w:rsidP="00882601">
            <w:pPr>
              <w:spacing w:after="0"/>
            </w:pPr>
            <w:r w:rsidRPr="00D7735B">
              <w:t>Measures are not yet explicitly included in AHGF.</w:t>
            </w:r>
          </w:p>
        </w:tc>
      </w:tr>
      <w:tr w:rsidR="00D77B53" w:rsidRPr="00D7735B" w14:paraId="56DAF8F9" w14:textId="77777777" w:rsidTr="00882601">
        <w:tc>
          <w:tcPr>
            <w:tcW w:w="0" w:type="auto"/>
            <w:shd w:val="clear" w:color="auto" w:fill="F2F2F2" w:themeFill="background1" w:themeFillShade="F2"/>
            <w:hideMark/>
          </w:tcPr>
          <w:p w14:paraId="0AE9DA8B" w14:textId="77777777" w:rsidR="00D77B53" w:rsidRPr="00D7735B" w:rsidRDefault="00D77B53" w:rsidP="00882601">
            <w:pPr>
              <w:spacing w:after="0"/>
            </w:pPr>
            <w:r w:rsidRPr="00D7735B">
              <w:t>HY_IndirectPostition</w:t>
            </w:r>
          </w:p>
        </w:tc>
        <w:tc>
          <w:tcPr>
            <w:tcW w:w="0" w:type="auto"/>
            <w:hideMark/>
          </w:tcPr>
          <w:p w14:paraId="4871C06A" w14:textId="77777777" w:rsidR="00D77B53" w:rsidRPr="00D7735B" w:rsidRDefault="00D77B53" w:rsidP="00882601">
            <w:pPr>
              <w:spacing w:after="0"/>
            </w:pPr>
            <w:r w:rsidRPr="00D7735B">
              <w:t>Not represented</w:t>
            </w:r>
          </w:p>
        </w:tc>
        <w:tc>
          <w:tcPr>
            <w:tcW w:w="0" w:type="auto"/>
            <w:hideMark/>
          </w:tcPr>
          <w:p w14:paraId="4EEF8C02" w14:textId="77777777" w:rsidR="00D77B53" w:rsidRPr="00D7735B" w:rsidRDefault="00D77B53" w:rsidP="00882601">
            <w:pPr>
              <w:spacing w:after="0"/>
            </w:pPr>
            <w:r w:rsidRPr="00D7735B">
              <w:t>Measures are not yet explicitly included in AHGF.</w:t>
            </w:r>
          </w:p>
        </w:tc>
      </w:tr>
    </w:tbl>
    <w:p w14:paraId="73D9C88A" w14:textId="77777777" w:rsidR="001D27A5" w:rsidRDefault="001D27A5">
      <w:pPr>
        <w:pStyle w:val="berschrift2"/>
        <w:numPr>
          <w:ilvl w:val="0"/>
          <w:numId w:val="0"/>
        </w:numPr>
        <w:rPr>
          <w:i/>
        </w:rPr>
        <w:sectPr w:rsidR="001D27A5" w:rsidSect="00986726">
          <w:footerReference w:type="even" r:id="rId307"/>
          <w:footerReference w:type="default" r:id="rId308"/>
          <w:type w:val="oddPage"/>
          <w:pgSz w:w="15840" w:h="12240" w:orient="landscape"/>
          <w:pgMar w:top="1800" w:right="1440" w:bottom="1800" w:left="1440" w:header="720" w:footer="720" w:gutter="0"/>
          <w:pgNumType w:start="1"/>
          <w:cols w:space="720"/>
          <w:docGrid w:linePitch="360"/>
        </w:sectPr>
      </w:pPr>
    </w:p>
    <w:p w14:paraId="5F27F243" w14:textId="77777777" w:rsidR="001D27A5" w:rsidRDefault="001D27A5" w:rsidP="00B44DA2">
      <w:pPr>
        <w:pStyle w:val="berschrift1"/>
        <w:numPr>
          <w:ilvl w:val="0"/>
          <w:numId w:val="0"/>
        </w:numPr>
      </w:pPr>
      <w:bookmarkStart w:id="516" w:name="_Toc461026429"/>
      <w:r w:rsidRPr="00F11F37">
        <w:lastRenderedPageBreak/>
        <w:t>ANNEX D:  HY_Features  - NHDPlus  Mapping</w:t>
      </w:r>
      <w:bookmarkEnd w:id="516"/>
    </w:p>
    <w:p w14:paraId="28935695" w14:textId="75945A70" w:rsidR="00AF47A8" w:rsidRPr="00613CC2" w:rsidRDefault="00AF47A8" w:rsidP="00613CC2">
      <w:r w:rsidRPr="00D7735B">
        <w:t xml:space="preserve">This is a </w:t>
      </w:r>
      <w:r>
        <w:t>descriptive</w:t>
      </w:r>
      <w:r w:rsidRPr="00D7735B">
        <w:t xml:space="preserve"> mapping for the </w:t>
      </w:r>
      <w:r w:rsidR="00613CC2">
        <w:t xml:space="preserve">USGS </w:t>
      </w:r>
      <w:r w:rsidR="00613CC2" w:rsidRPr="00F11F37">
        <w:t>National Hydrography Dataset P</w:t>
      </w:r>
      <w:r w:rsidR="00613CC2">
        <w:t>l</w:t>
      </w:r>
      <w:r w:rsidR="00613CC2" w:rsidRPr="00F11F37">
        <w:t xml:space="preserve">us </w:t>
      </w:r>
      <w:r w:rsidR="00613CC2">
        <w:t>(</w:t>
      </w:r>
      <w:r w:rsidR="00613CC2" w:rsidRPr="00F11F37">
        <w:t>NHDPlus)</w:t>
      </w:r>
      <w:r w:rsidR="00254E14">
        <w:t>[10].</w:t>
      </w:r>
      <w:r>
        <w:t xml:space="preserve"> It is intended to provide an understanding of the basic relationship of HY_Features concepts and the NHDPlus hydrologic feature implementation.</w:t>
      </w:r>
      <w:ins w:id="517" w:author="GRDC/ID" w:date="2016-09-12T10:18:00Z">
        <w:r w:rsidR="00AA15D6">
          <w:t xml:space="preserve"> </w:t>
        </w:r>
      </w:ins>
    </w:p>
    <w:p w14:paraId="1EE3D71A" w14:textId="4C738E77" w:rsidR="001D27A5" w:rsidRPr="00F11F37" w:rsidRDefault="001D27A5" w:rsidP="00B44DA2">
      <w:pPr>
        <w:pStyle w:val="berschrift2"/>
        <w:numPr>
          <w:ilvl w:val="0"/>
          <w:numId w:val="0"/>
        </w:numPr>
      </w:pPr>
      <w:bookmarkStart w:id="518" w:name="_Toc461026430"/>
      <w:r w:rsidRPr="00F11F37">
        <w:t>D.1 Catchment Model</w:t>
      </w:r>
      <w:bookmarkEnd w:id="518"/>
    </w:p>
    <w:tbl>
      <w:tblPr>
        <w:tblStyle w:val="Tabellenraster"/>
        <w:tblW w:w="0" w:type="auto"/>
        <w:tblLook w:val="04A0" w:firstRow="1" w:lastRow="0" w:firstColumn="1" w:lastColumn="0" w:noHBand="0" w:noVBand="1"/>
      </w:tblPr>
      <w:tblGrid>
        <w:gridCol w:w="3029"/>
        <w:gridCol w:w="2487"/>
        <w:gridCol w:w="7660"/>
      </w:tblGrid>
      <w:tr w:rsidR="001D27A5" w:rsidRPr="00F11F37" w14:paraId="047D4B0C" w14:textId="77777777" w:rsidTr="00882601">
        <w:tc>
          <w:tcPr>
            <w:tcW w:w="0" w:type="auto"/>
            <w:shd w:val="clear" w:color="auto" w:fill="F2F2F2" w:themeFill="background1" w:themeFillShade="F2"/>
            <w:hideMark/>
          </w:tcPr>
          <w:p w14:paraId="25BFCFF2" w14:textId="77777777" w:rsidR="001D27A5" w:rsidRPr="00F11F37" w:rsidRDefault="001D27A5" w:rsidP="00882601">
            <w:pPr>
              <w:spacing w:after="0"/>
              <w:rPr>
                <w:b/>
                <w:bCs/>
              </w:rPr>
            </w:pPr>
            <w:r w:rsidRPr="00F11F37">
              <w:rPr>
                <w:b/>
                <w:bCs/>
              </w:rPr>
              <w:t>HY_Features Name</w:t>
            </w:r>
          </w:p>
        </w:tc>
        <w:tc>
          <w:tcPr>
            <w:tcW w:w="0" w:type="auto"/>
            <w:hideMark/>
          </w:tcPr>
          <w:p w14:paraId="4A99460A" w14:textId="77777777" w:rsidR="001D27A5" w:rsidRPr="00F11F37" w:rsidRDefault="001D27A5" w:rsidP="00882601">
            <w:pPr>
              <w:spacing w:after="0"/>
              <w:jc w:val="center"/>
              <w:rPr>
                <w:b/>
                <w:bCs/>
              </w:rPr>
            </w:pPr>
            <w:r w:rsidRPr="00F11F37">
              <w:rPr>
                <w:b/>
                <w:bCs/>
              </w:rPr>
              <w:t>NHDPlus Name</w:t>
            </w:r>
          </w:p>
        </w:tc>
        <w:tc>
          <w:tcPr>
            <w:tcW w:w="0" w:type="auto"/>
            <w:hideMark/>
          </w:tcPr>
          <w:p w14:paraId="7520C047" w14:textId="77777777" w:rsidR="001D27A5" w:rsidRPr="00F11F37" w:rsidRDefault="001D27A5" w:rsidP="00882601">
            <w:pPr>
              <w:spacing w:after="0"/>
              <w:jc w:val="center"/>
              <w:rPr>
                <w:b/>
                <w:bCs/>
              </w:rPr>
            </w:pPr>
            <w:r w:rsidRPr="00F11F37">
              <w:rPr>
                <w:b/>
                <w:bCs/>
              </w:rPr>
              <w:t>Comment</w:t>
            </w:r>
          </w:p>
        </w:tc>
      </w:tr>
      <w:tr w:rsidR="001D27A5" w:rsidRPr="00F11F37" w14:paraId="06166502" w14:textId="77777777" w:rsidTr="00882601">
        <w:tc>
          <w:tcPr>
            <w:tcW w:w="0" w:type="auto"/>
            <w:shd w:val="clear" w:color="auto" w:fill="F2F2F2" w:themeFill="background1" w:themeFillShade="F2"/>
            <w:hideMark/>
          </w:tcPr>
          <w:p w14:paraId="55B4CA60" w14:textId="77777777" w:rsidR="001D27A5" w:rsidRPr="00F11F37" w:rsidRDefault="001D27A5" w:rsidP="00882601">
            <w:pPr>
              <w:spacing w:after="0"/>
            </w:pPr>
            <w:r w:rsidRPr="00F11F37">
              <w:t>HY_Catchment</w:t>
            </w:r>
          </w:p>
        </w:tc>
        <w:tc>
          <w:tcPr>
            <w:tcW w:w="0" w:type="auto"/>
            <w:hideMark/>
          </w:tcPr>
          <w:p w14:paraId="13C49580" w14:textId="77777777" w:rsidR="001D27A5" w:rsidRPr="00F11F37" w:rsidRDefault="001D27A5" w:rsidP="00882601">
            <w:pPr>
              <w:spacing w:after="0"/>
            </w:pPr>
            <w:r w:rsidRPr="00F11F37">
              <w:t>comid catchment</w:t>
            </w:r>
          </w:p>
        </w:tc>
        <w:tc>
          <w:tcPr>
            <w:tcW w:w="0" w:type="auto"/>
            <w:hideMark/>
          </w:tcPr>
          <w:p w14:paraId="77A8140E" w14:textId="77777777" w:rsidR="001D27A5" w:rsidRPr="00F11F37" w:rsidRDefault="001D27A5" w:rsidP="00882601">
            <w:pPr>
              <w:spacing w:after="0"/>
            </w:pPr>
            <w:r w:rsidRPr="00F11F37">
              <w:t>The comid catchment is the feature that takes part in PlusFlow topology table, has associated accumulated characteristics, etc. Could also be the collection of catchments that contribute to a given reachcode reach, HUC watershed outlet, or other identifiable watershed outlet.</w:t>
            </w:r>
          </w:p>
        </w:tc>
      </w:tr>
      <w:tr w:rsidR="001D27A5" w:rsidRPr="00F11F37" w14:paraId="0115E51F" w14:textId="77777777" w:rsidTr="00882601">
        <w:tc>
          <w:tcPr>
            <w:tcW w:w="0" w:type="auto"/>
            <w:shd w:val="clear" w:color="auto" w:fill="F2F2F2" w:themeFill="background1" w:themeFillShade="F2"/>
            <w:hideMark/>
          </w:tcPr>
          <w:p w14:paraId="242DC43C" w14:textId="4D82D659" w:rsidR="001D27A5" w:rsidRPr="00F11F37" w:rsidRDefault="00CC6131" w:rsidP="00882601">
            <w:pPr>
              <w:spacing w:after="0"/>
            </w:pPr>
            <w:r>
              <w:t>HY_DendriticCatchment</w:t>
            </w:r>
          </w:p>
        </w:tc>
        <w:tc>
          <w:tcPr>
            <w:tcW w:w="0" w:type="auto"/>
            <w:hideMark/>
          </w:tcPr>
          <w:p w14:paraId="0ACE08B8" w14:textId="77777777" w:rsidR="001D27A5" w:rsidRPr="00F11F37" w:rsidRDefault="001D27A5" w:rsidP="00882601">
            <w:pPr>
              <w:spacing w:after="0"/>
            </w:pPr>
            <w:r w:rsidRPr="00F11F37">
              <w:t>comid catchment</w:t>
            </w:r>
          </w:p>
        </w:tc>
        <w:tc>
          <w:tcPr>
            <w:tcW w:w="0" w:type="auto"/>
            <w:hideMark/>
          </w:tcPr>
          <w:p w14:paraId="1D3122EF" w14:textId="77777777" w:rsidR="001D27A5" w:rsidRPr="00F11F37" w:rsidRDefault="001D27A5" w:rsidP="00882601">
            <w:pPr>
              <w:spacing w:after="0"/>
            </w:pPr>
            <w:r w:rsidRPr="00F11F37">
              <w:t>NHDPlus catchments not following any diversions in the flow tables</w:t>
            </w:r>
          </w:p>
        </w:tc>
      </w:tr>
      <w:tr w:rsidR="001D27A5" w:rsidRPr="00F11F37" w14:paraId="54A4215A" w14:textId="77777777" w:rsidTr="00882601">
        <w:tc>
          <w:tcPr>
            <w:tcW w:w="0" w:type="auto"/>
            <w:shd w:val="clear" w:color="auto" w:fill="F2F2F2" w:themeFill="background1" w:themeFillShade="F2"/>
            <w:hideMark/>
          </w:tcPr>
          <w:p w14:paraId="400395E0" w14:textId="77777777" w:rsidR="001D27A5" w:rsidRPr="00F11F37" w:rsidRDefault="001D27A5" w:rsidP="00882601">
            <w:pPr>
              <w:spacing w:after="0"/>
            </w:pPr>
            <w:r w:rsidRPr="00F11F37">
              <w:t>HY_InteriorCatchment</w:t>
            </w:r>
          </w:p>
        </w:tc>
        <w:tc>
          <w:tcPr>
            <w:tcW w:w="0" w:type="auto"/>
            <w:hideMark/>
          </w:tcPr>
          <w:p w14:paraId="64999461" w14:textId="77777777" w:rsidR="001D27A5" w:rsidRPr="00F11F37" w:rsidRDefault="001D27A5" w:rsidP="00882601">
            <w:pPr>
              <w:spacing w:after="0"/>
            </w:pPr>
            <w:r w:rsidRPr="00F11F37">
              <w:t>comid catchment</w:t>
            </w:r>
          </w:p>
        </w:tc>
        <w:tc>
          <w:tcPr>
            <w:tcW w:w="0" w:type="auto"/>
            <w:hideMark/>
          </w:tcPr>
          <w:p w14:paraId="72DE4904" w14:textId="77777777" w:rsidR="001D27A5" w:rsidRPr="00F11F37" w:rsidRDefault="001D27A5" w:rsidP="00882601">
            <w:pPr>
              <w:spacing w:after="0"/>
            </w:pPr>
            <w:r w:rsidRPr="00F11F37">
              <w:t>NHDPlus catchments that do not contribute flow.</w:t>
            </w:r>
          </w:p>
        </w:tc>
      </w:tr>
      <w:tr w:rsidR="001D27A5" w:rsidRPr="00F11F37" w14:paraId="1D918758" w14:textId="77777777" w:rsidTr="00882601">
        <w:tc>
          <w:tcPr>
            <w:tcW w:w="0" w:type="auto"/>
            <w:shd w:val="clear" w:color="auto" w:fill="F2F2F2" w:themeFill="background1" w:themeFillShade="F2"/>
            <w:hideMark/>
          </w:tcPr>
          <w:p w14:paraId="37A06020" w14:textId="77777777" w:rsidR="001D27A5" w:rsidRPr="00F11F37" w:rsidRDefault="001D27A5" w:rsidP="00882601">
            <w:pPr>
              <w:spacing w:after="0"/>
            </w:pPr>
            <w:r w:rsidRPr="00F11F37">
              <w:t>HY_CatchmentAggregate</w:t>
            </w:r>
          </w:p>
        </w:tc>
        <w:tc>
          <w:tcPr>
            <w:tcW w:w="0" w:type="auto"/>
            <w:hideMark/>
          </w:tcPr>
          <w:p w14:paraId="1E946AB8" w14:textId="77777777" w:rsidR="001D27A5" w:rsidRPr="00F11F37" w:rsidRDefault="001D27A5" w:rsidP="00882601">
            <w:pPr>
              <w:spacing w:after="0"/>
            </w:pPr>
            <w:r w:rsidRPr="00F11F37">
              <w:t>collection of comid catchments</w:t>
            </w:r>
          </w:p>
        </w:tc>
        <w:tc>
          <w:tcPr>
            <w:tcW w:w="0" w:type="auto"/>
            <w:hideMark/>
          </w:tcPr>
          <w:p w14:paraId="3ECEC612" w14:textId="77777777" w:rsidR="001D27A5" w:rsidRPr="00F11F37" w:rsidRDefault="001D27A5" w:rsidP="00882601">
            <w:pPr>
              <w:spacing w:after="0"/>
            </w:pPr>
            <w:r w:rsidRPr="00F11F37">
              <w:t>Including interior catchments and not following diversions in the flow tables</w:t>
            </w:r>
          </w:p>
        </w:tc>
      </w:tr>
      <w:tr w:rsidR="001D27A5" w:rsidRPr="00F11F37" w14:paraId="5BA7C9B9" w14:textId="77777777" w:rsidTr="00882601">
        <w:tc>
          <w:tcPr>
            <w:tcW w:w="0" w:type="auto"/>
            <w:shd w:val="clear" w:color="auto" w:fill="F2F2F2" w:themeFill="background1" w:themeFillShade="F2"/>
            <w:hideMark/>
          </w:tcPr>
          <w:p w14:paraId="7301F689" w14:textId="77777777" w:rsidR="001D27A5" w:rsidRPr="00F11F37" w:rsidRDefault="001D27A5" w:rsidP="00882601">
            <w:pPr>
              <w:spacing w:after="0"/>
            </w:pPr>
            <w:r w:rsidRPr="00F11F37">
              <w:t>HY_Outfall</w:t>
            </w:r>
          </w:p>
        </w:tc>
        <w:tc>
          <w:tcPr>
            <w:tcW w:w="0" w:type="auto"/>
            <w:hideMark/>
          </w:tcPr>
          <w:p w14:paraId="2D5BCF1F" w14:textId="77777777" w:rsidR="001D27A5" w:rsidRPr="00F11F37" w:rsidRDefault="001D27A5" w:rsidP="00882601">
            <w:pPr>
              <w:spacing w:after="0"/>
            </w:pPr>
            <w:r w:rsidRPr="00F11F37">
              <w:t>fromNode or toNode</w:t>
            </w:r>
          </w:p>
        </w:tc>
        <w:tc>
          <w:tcPr>
            <w:tcW w:w="0" w:type="auto"/>
            <w:hideMark/>
          </w:tcPr>
          <w:p w14:paraId="36259A93" w14:textId="77777777" w:rsidR="001D27A5" w:rsidRPr="00F11F37" w:rsidRDefault="001D27A5" w:rsidP="00882601">
            <w:pPr>
              <w:spacing w:after="0"/>
            </w:pPr>
            <w:r w:rsidRPr="00F11F37">
              <w:t>NHDPlus nodes are inflow (fromNode) and outflow (toNode) nodes of a given comid catchment.</w:t>
            </w:r>
          </w:p>
        </w:tc>
      </w:tr>
      <w:tr w:rsidR="001D27A5" w:rsidRPr="00F11F37" w14:paraId="074ADE75" w14:textId="77777777" w:rsidTr="00882601">
        <w:tc>
          <w:tcPr>
            <w:tcW w:w="0" w:type="auto"/>
            <w:shd w:val="clear" w:color="auto" w:fill="F2F2F2" w:themeFill="background1" w:themeFillShade="F2"/>
            <w:hideMark/>
          </w:tcPr>
          <w:p w14:paraId="4EF2B39E" w14:textId="77777777" w:rsidR="001D27A5" w:rsidRPr="00F11F37" w:rsidRDefault="001D27A5" w:rsidP="00882601">
            <w:pPr>
              <w:spacing w:after="0"/>
            </w:pPr>
            <w:r w:rsidRPr="00F11F37">
              <w:t>HY_OutfallRealization</w:t>
            </w:r>
          </w:p>
        </w:tc>
        <w:tc>
          <w:tcPr>
            <w:tcW w:w="0" w:type="auto"/>
            <w:hideMark/>
          </w:tcPr>
          <w:p w14:paraId="4FE1A670" w14:textId="77777777" w:rsidR="001D27A5" w:rsidRPr="00F11F37" w:rsidRDefault="001D27A5" w:rsidP="00882601">
            <w:pPr>
              <w:spacing w:after="0"/>
            </w:pPr>
            <w:r w:rsidRPr="00F11F37">
              <w:t>fromNode or toNode location, point location of point events, etc.</w:t>
            </w:r>
          </w:p>
        </w:tc>
        <w:tc>
          <w:tcPr>
            <w:tcW w:w="0" w:type="auto"/>
            <w:hideMark/>
          </w:tcPr>
          <w:p w14:paraId="1EBB0210" w14:textId="77777777" w:rsidR="001D27A5" w:rsidRPr="00F11F37" w:rsidRDefault="001D27A5" w:rsidP="00882601">
            <w:pPr>
              <w:spacing w:after="0"/>
            </w:pPr>
            <w:r w:rsidRPr="00F11F37">
              <w:t>HY_ReferenceLocation can be used as a reference location for any point associated with a feature. Typically this is for outfalls and monitoring locations, but may be used for many other feature types.</w:t>
            </w:r>
          </w:p>
        </w:tc>
      </w:tr>
      <w:tr w:rsidR="001D27A5" w:rsidRPr="00F11F37" w14:paraId="094AEE19" w14:textId="77777777" w:rsidTr="00882601">
        <w:tc>
          <w:tcPr>
            <w:tcW w:w="0" w:type="auto"/>
            <w:shd w:val="clear" w:color="auto" w:fill="F2F2F2" w:themeFill="background1" w:themeFillShade="F2"/>
            <w:hideMark/>
          </w:tcPr>
          <w:p w14:paraId="5E44DC49" w14:textId="77777777" w:rsidR="001D27A5" w:rsidRPr="00F11F37" w:rsidRDefault="001D27A5" w:rsidP="00882601">
            <w:pPr>
              <w:spacing w:after="0"/>
            </w:pPr>
            <w:r w:rsidRPr="00F11F37">
              <w:t>HY_CatchmentRealization</w:t>
            </w:r>
          </w:p>
        </w:tc>
        <w:tc>
          <w:tcPr>
            <w:tcW w:w="0" w:type="auto"/>
            <w:hideMark/>
          </w:tcPr>
          <w:p w14:paraId="12C3B5B0" w14:textId="77777777" w:rsidR="001D27A5" w:rsidRPr="00F11F37" w:rsidRDefault="001D27A5" w:rsidP="00882601">
            <w:pPr>
              <w:spacing w:after="0"/>
            </w:pPr>
            <w:r w:rsidRPr="00F11F37">
              <w:t>Any entity that is identified by a comid</w:t>
            </w:r>
          </w:p>
        </w:tc>
        <w:tc>
          <w:tcPr>
            <w:tcW w:w="0" w:type="auto"/>
            <w:hideMark/>
          </w:tcPr>
          <w:p w14:paraId="791DDA41" w14:textId="77777777" w:rsidR="001D27A5" w:rsidRPr="00F11F37" w:rsidRDefault="001D27A5" w:rsidP="00882601">
            <w:pPr>
              <w:spacing w:after="0"/>
            </w:pPr>
            <w:r w:rsidRPr="00F11F37">
              <w:t>In NHDPlus, the comid identifier represents an unrealized catchment. Any geometric or topologic data that is referenced to a comid can be said to realize that catchment. This includes upstream aggregations of the network or catchment areas to form complete watersheds.</w:t>
            </w:r>
          </w:p>
        </w:tc>
      </w:tr>
      <w:tr w:rsidR="001D27A5" w:rsidRPr="00F11F37" w14:paraId="3F2BD5D7" w14:textId="77777777" w:rsidTr="00882601">
        <w:tc>
          <w:tcPr>
            <w:tcW w:w="0" w:type="auto"/>
            <w:shd w:val="clear" w:color="auto" w:fill="F2F2F2" w:themeFill="background1" w:themeFillShade="F2"/>
            <w:hideMark/>
          </w:tcPr>
          <w:p w14:paraId="1A9CD993" w14:textId="77777777" w:rsidR="001D27A5" w:rsidRPr="00F11F37" w:rsidRDefault="001D27A5" w:rsidP="00882601">
            <w:pPr>
              <w:spacing w:after="0"/>
            </w:pPr>
            <w:r w:rsidRPr="00F11F37">
              <w:t>HY_CatchmentArea</w:t>
            </w:r>
          </w:p>
        </w:tc>
        <w:tc>
          <w:tcPr>
            <w:tcW w:w="0" w:type="auto"/>
            <w:hideMark/>
          </w:tcPr>
          <w:p w14:paraId="0E53A17D" w14:textId="77777777" w:rsidR="001D27A5" w:rsidRPr="00F11F37" w:rsidRDefault="001D27A5" w:rsidP="00882601">
            <w:pPr>
              <w:spacing w:after="0"/>
            </w:pPr>
            <w:r w:rsidRPr="00F11F37">
              <w:t>Not Represented</w:t>
            </w:r>
          </w:p>
        </w:tc>
        <w:tc>
          <w:tcPr>
            <w:tcW w:w="0" w:type="auto"/>
            <w:hideMark/>
          </w:tcPr>
          <w:p w14:paraId="3966FE05" w14:textId="77777777" w:rsidR="001D27A5" w:rsidRPr="00F11F37" w:rsidRDefault="001D27A5" w:rsidP="00882601">
            <w:pPr>
              <w:spacing w:after="0"/>
            </w:pPr>
            <w:r w:rsidRPr="00F11F37">
              <w:t>While the polygon representing a catchment might be thought of as an area, the subset of a DEM or another land cover dataset would be more in line with the meaning of CatchmentArea.</w:t>
            </w:r>
          </w:p>
        </w:tc>
      </w:tr>
      <w:tr w:rsidR="001D27A5" w:rsidRPr="00F11F37" w14:paraId="7ED44983" w14:textId="77777777" w:rsidTr="00882601">
        <w:tc>
          <w:tcPr>
            <w:tcW w:w="0" w:type="auto"/>
            <w:shd w:val="clear" w:color="auto" w:fill="F2F2F2" w:themeFill="background1" w:themeFillShade="F2"/>
            <w:hideMark/>
          </w:tcPr>
          <w:p w14:paraId="0FB772A6" w14:textId="77777777" w:rsidR="001D27A5" w:rsidRPr="00F11F37" w:rsidRDefault="001D27A5" w:rsidP="00882601">
            <w:pPr>
              <w:spacing w:after="0"/>
            </w:pPr>
            <w:r w:rsidRPr="00F11F37">
              <w:t>HY_CatchmentBoundary</w:t>
            </w:r>
          </w:p>
        </w:tc>
        <w:tc>
          <w:tcPr>
            <w:tcW w:w="0" w:type="auto"/>
            <w:hideMark/>
          </w:tcPr>
          <w:p w14:paraId="0BB6001B" w14:textId="77777777" w:rsidR="001D27A5" w:rsidRPr="00F11F37" w:rsidRDefault="001D27A5" w:rsidP="00882601">
            <w:pPr>
              <w:spacing w:after="0"/>
            </w:pPr>
            <w:r w:rsidRPr="00F11F37">
              <w:t xml:space="preserve">comid catchment </w:t>
            </w:r>
            <w:r w:rsidRPr="00F11F37">
              <w:lastRenderedPageBreak/>
              <w:t>polygon</w:t>
            </w:r>
          </w:p>
        </w:tc>
        <w:tc>
          <w:tcPr>
            <w:tcW w:w="0" w:type="auto"/>
            <w:hideMark/>
          </w:tcPr>
          <w:p w14:paraId="602ECF51" w14:textId="77777777" w:rsidR="001D27A5" w:rsidRPr="00F11F37" w:rsidRDefault="001D27A5" w:rsidP="00882601">
            <w:pPr>
              <w:spacing w:after="0"/>
            </w:pPr>
            <w:r w:rsidRPr="00F11F37">
              <w:lastRenderedPageBreak/>
              <w:t xml:space="preserve">The polygon representing a comid catchment should be thought of as both </w:t>
            </w:r>
            <w:r w:rsidRPr="00F11F37">
              <w:lastRenderedPageBreak/>
              <w:t>the catchmentBoundary</w:t>
            </w:r>
          </w:p>
        </w:tc>
      </w:tr>
      <w:tr w:rsidR="001D27A5" w:rsidRPr="00F11F37" w14:paraId="3D7CFF75" w14:textId="77777777" w:rsidTr="00882601">
        <w:tc>
          <w:tcPr>
            <w:tcW w:w="0" w:type="auto"/>
            <w:shd w:val="clear" w:color="auto" w:fill="F2F2F2" w:themeFill="background1" w:themeFillShade="F2"/>
            <w:hideMark/>
          </w:tcPr>
          <w:p w14:paraId="311526CB" w14:textId="77777777" w:rsidR="001D27A5" w:rsidRPr="00F11F37" w:rsidRDefault="001D27A5" w:rsidP="00882601">
            <w:pPr>
              <w:spacing w:after="0"/>
            </w:pPr>
            <w:r w:rsidRPr="00F11F37">
              <w:lastRenderedPageBreak/>
              <w:t>HY_CartographicRealization</w:t>
            </w:r>
          </w:p>
        </w:tc>
        <w:tc>
          <w:tcPr>
            <w:tcW w:w="0" w:type="auto"/>
            <w:hideMark/>
          </w:tcPr>
          <w:p w14:paraId="137E0B7F" w14:textId="77777777" w:rsidR="001D27A5" w:rsidRPr="00F11F37" w:rsidRDefault="001D27A5" w:rsidP="00882601">
            <w:pPr>
              <w:spacing w:after="0"/>
            </w:pPr>
            <w:r w:rsidRPr="00F11F37">
              <w:t>A map of a catchment</w:t>
            </w:r>
          </w:p>
        </w:tc>
        <w:tc>
          <w:tcPr>
            <w:tcW w:w="0" w:type="auto"/>
            <w:hideMark/>
          </w:tcPr>
          <w:p w14:paraId="658BC121" w14:textId="77777777" w:rsidR="001D27A5" w:rsidRPr="00F11F37" w:rsidRDefault="001D27A5" w:rsidP="00882601">
            <w:pPr>
              <w:spacing w:after="0"/>
            </w:pPr>
            <w:r w:rsidRPr="00F11F37">
              <w:t>The NHDPlus dataset doesn't include any, but if a map view of a catchment is created at any scale, it could be said to be a cartographic visualization realization of the catchment.</w:t>
            </w:r>
          </w:p>
        </w:tc>
      </w:tr>
    </w:tbl>
    <w:p w14:paraId="7F60F7A1" w14:textId="77777777" w:rsidR="001D27A5" w:rsidRPr="00F11F37" w:rsidRDefault="001D27A5" w:rsidP="00B44DA2">
      <w:pPr>
        <w:pStyle w:val="berschrift2"/>
        <w:numPr>
          <w:ilvl w:val="0"/>
          <w:numId w:val="0"/>
        </w:numPr>
      </w:pPr>
      <w:bookmarkStart w:id="519" w:name="_Toc461026431"/>
      <w:r w:rsidRPr="00F11F37">
        <w:t>D.2 Hydrographic Network Model</w:t>
      </w:r>
      <w:bookmarkEnd w:id="519"/>
    </w:p>
    <w:tbl>
      <w:tblPr>
        <w:tblStyle w:val="Tabellenraster"/>
        <w:tblW w:w="0" w:type="auto"/>
        <w:tblLook w:val="04A0" w:firstRow="1" w:lastRow="0" w:firstColumn="1" w:lastColumn="0" w:noHBand="0" w:noVBand="1"/>
      </w:tblPr>
      <w:tblGrid>
        <w:gridCol w:w="2856"/>
        <w:gridCol w:w="2233"/>
        <w:gridCol w:w="8087"/>
      </w:tblGrid>
      <w:tr w:rsidR="001D27A5" w:rsidRPr="00F11F37" w14:paraId="6FFC88E7" w14:textId="77777777" w:rsidTr="00882601">
        <w:tc>
          <w:tcPr>
            <w:tcW w:w="0" w:type="auto"/>
            <w:shd w:val="clear" w:color="auto" w:fill="F2F2F2" w:themeFill="background1" w:themeFillShade="F2"/>
            <w:hideMark/>
          </w:tcPr>
          <w:p w14:paraId="4608CA4F" w14:textId="77777777" w:rsidR="001D27A5" w:rsidRPr="00F11F37" w:rsidRDefault="001D27A5" w:rsidP="00882601">
            <w:pPr>
              <w:spacing w:after="0"/>
              <w:rPr>
                <w:b/>
                <w:bCs/>
              </w:rPr>
            </w:pPr>
            <w:r w:rsidRPr="00F11F37">
              <w:rPr>
                <w:b/>
                <w:bCs/>
              </w:rPr>
              <w:t>HY_Features Name</w:t>
            </w:r>
          </w:p>
        </w:tc>
        <w:tc>
          <w:tcPr>
            <w:tcW w:w="0" w:type="auto"/>
            <w:hideMark/>
          </w:tcPr>
          <w:p w14:paraId="5A46050D" w14:textId="77777777" w:rsidR="001D27A5" w:rsidRPr="00F11F37" w:rsidRDefault="001D27A5" w:rsidP="00882601">
            <w:pPr>
              <w:spacing w:after="0"/>
              <w:jc w:val="center"/>
              <w:rPr>
                <w:b/>
                <w:bCs/>
              </w:rPr>
            </w:pPr>
            <w:r w:rsidRPr="00F11F37">
              <w:rPr>
                <w:b/>
                <w:bCs/>
              </w:rPr>
              <w:t>NHDPlus Name</w:t>
            </w:r>
          </w:p>
        </w:tc>
        <w:tc>
          <w:tcPr>
            <w:tcW w:w="0" w:type="auto"/>
            <w:hideMark/>
          </w:tcPr>
          <w:p w14:paraId="4B3CA115" w14:textId="77777777" w:rsidR="001D27A5" w:rsidRPr="00F11F37" w:rsidRDefault="001D27A5" w:rsidP="00882601">
            <w:pPr>
              <w:spacing w:after="0"/>
              <w:jc w:val="center"/>
              <w:rPr>
                <w:b/>
                <w:bCs/>
              </w:rPr>
            </w:pPr>
            <w:r w:rsidRPr="00F11F37">
              <w:rPr>
                <w:b/>
                <w:bCs/>
              </w:rPr>
              <w:t>Comment</w:t>
            </w:r>
          </w:p>
        </w:tc>
      </w:tr>
      <w:tr w:rsidR="001D27A5" w:rsidRPr="00F11F37" w14:paraId="7AD5DBEB" w14:textId="77777777" w:rsidTr="00882601">
        <w:tc>
          <w:tcPr>
            <w:tcW w:w="0" w:type="auto"/>
            <w:shd w:val="clear" w:color="auto" w:fill="F2F2F2" w:themeFill="background1" w:themeFillShade="F2"/>
            <w:hideMark/>
          </w:tcPr>
          <w:p w14:paraId="461D03CC" w14:textId="77777777" w:rsidR="001D27A5" w:rsidRPr="00F11F37" w:rsidRDefault="001D27A5" w:rsidP="00882601">
            <w:pPr>
              <w:spacing w:after="0"/>
            </w:pPr>
            <w:r w:rsidRPr="00F11F37">
              <w:t>HY_HydrographicNetwork</w:t>
            </w:r>
          </w:p>
        </w:tc>
        <w:tc>
          <w:tcPr>
            <w:tcW w:w="0" w:type="auto"/>
            <w:hideMark/>
          </w:tcPr>
          <w:p w14:paraId="622788F1" w14:textId="77777777" w:rsidR="001D27A5" w:rsidRPr="00F11F37" w:rsidRDefault="001D27A5" w:rsidP="00882601">
            <w:pPr>
              <w:spacing w:after="0"/>
            </w:pPr>
            <w:r w:rsidRPr="00F11F37">
              <w:t>collection of flowlines and waterbodies</w:t>
            </w:r>
          </w:p>
        </w:tc>
        <w:tc>
          <w:tcPr>
            <w:tcW w:w="0" w:type="auto"/>
            <w:hideMark/>
          </w:tcPr>
          <w:p w14:paraId="21BD6B9B" w14:textId="1B6FF782" w:rsidR="001D27A5" w:rsidRPr="00F11F37" w:rsidRDefault="001D27A5" w:rsidP="00882601">
            <w:pPr>
              <w:spacing w:after="0"/>
            </w:pPr>
            <w:r w:rsidRPr="00F11F37">
              <w:t xml:space="preserve">The collection of </w:t>
            </w:r>
            <w:r w:rsidR="00CC6131" w:rsidRPr="00F11F37">
              <w:t>perennial</w:t>
            </w:r>
            <w:r w:rsidRPr="00F11F37">
              <w:t xml:space="preserve"> and ephemeral flowlines as well as so-called double line streams and on-network lakes within any collection of catchments (an HY_Catchment) can be considered it's hydrographic network.</w:t>
            </w:r>
          </w:p>
        </w:tc>
      </w:tr>
      <w:tr w:rsidR="001D27A5" w:rsidRPr="00F11F37" w14:paraId="7ED22E33" w14:textId="77777777" w:rsidTr="00882601">
        <w:tc>
          <w:tcPr>
            <w:tcW w:w="0" w:type="auto"/>
            <w:shd w:val="clear" w:color="auto" w:fill="F2F2F2" w:themeFill="background1" w:themeFillShade="F2"/>
            <w:hideMark/>
          </w:tcPr>
          <w:p w14:paraId="7962B290" w14:textId="77777777" w:rsidR="001D27A5" w:rsidRPr="00F11F37" w:rsidRDefault="001D27A5" w:rsidP="00882601">
            <w:pPr>
              <w:spacing w:after="0"/>
            </w:pPr>
            <w:r w:rsidRPr="00F11F37">
              <w:t>HY_WaterBody</w:t>
            </w:r>
          </w:p>
        </w:tc>
        <w:tc>
          <w:tcPr>
            <w:tcW w:w="0" w:type="auto"/>
            <w:hideMark/>
          </w:tcPr>
          <w:p w14:paraId="5A69499A" w14:textId="511E459E" w:rsidR="001D27A5" w:rsidRPr="00F11F37" w:rsidRDefault="00CC6131" w:rsidP="00882601">
            <w:pPr>
              <w:spacing w:after="0"/>
            </w:pPr>
            <w:r w:rsidRPr="00F11F37">
              <w:t>Perennial</w:t>
            </w:r>
            <w:r w:rsidR="001D27A5" w:rsidRPr="00F11F37">
              <w:t xml:space="preserve"> flowlines and waterbodies</w:t>
            </w:r>
          </w:p>
        </w:tc>
        <w:tc>
          <w:tcPr>
            <w:tcW w:w="0" w:type="auto"/>
            <w:hideMark/>
          </w:tcPr>
          <w:p w14:paraId="14398C90" w14:textId="7917C2ED" w:rsidR="001D27A5" w:rsidRPr="00F11F37" w:rsidRDefault="00CC6131" w:rsidP="00882601">
            <w:pPr>
              <w:spacing w:after="0"/>
            </w:pPr>
            <w:r w:rsidRPr="00F11F37">
              <w:t>Perennial</w:t>
            </w:r>
            <w:r w:rsidR="001D27A5" w:rsidRPr="00F11F37">
              <w:t xml:space="preserve"> flowlines are thought to represent water bodies as well as waterbody polygons that represent wide streams and lakes. These features indicate that there is water contained in some channel or other container.</w:t>
            </w:r>
          </w:p>
        </w:tc>
      </w:tr>
      <w:tr w:rsidR="001D27A5" w:rsidRPr="00F11F37" w14:paraId="0C2526CC" w14:textId="77777777" w:rsidTr="00882601">
        <w:tc>
          <w:tcPr>
            <w:tcW w:w="0" w:type="auto"/>
            <w:shd w:val="clear" w:color="auto" w:fill="F2F2F2" w:themeFill="background1" w:themeFillShade="F2"/>
            <w:hideMark/>
          </w:tcPr>
          <w:p w14:paraId="60435C14" w14:textId="77777777" w:rsidR="001D27A5" w:rsidRPr="00F11F37" w:rsidRDefault="001D27A5" w:rsidP="00882601">
            <w:pPr>
              <w:spacing w:after="0"/>
            </w:pPr>
            <w:r w:rsidRPr="00F11F37">
              <w:t>HY_ChannelNetwork</w:t>
            </w:r>
          </w:p>
        </w:tc>
        <w:tc>
          <w:tcPr>
            <w:tcW w:w="0" w:type="auto"/>
            <w:hideMark/>
          </w:tcPr>
          <w:p w14:paraId="1330475B" w14:textId="5CD3B5F2" w:rsidR="001D27A5" w:rsidRPr="00F11F37" w:rsidRDefault="00221BB8" w:rsidP="00882601">
            <w:pPr>
              <w:spacing w:after="0"/>
            </w:pPr>
            <w:r>
              <w:t>Not represented</w:t>
            </w:r>
          </w:p>
        </w:tc>
        <w:tc>
          <w:tcPr>
            <w:tcW w:w="0" w:type="auto"/>
            <w:hideMark/>
          </w:tcPr>
          <w:p w14:paraId="3E2E2A9A" w14:textId="66162A55" w:rsidR="001D27A5" w:rsidRPr="00F11F37" w:rsidRDefault="001D27A5" w:rsidP="00882601">
            <w:pPr>
              <w:spacing w:after="0"/>
            </w:pPr>
          </w:p>
        </w:tc>
      </w:tr>
      <w:tr w:rsidR="001D27A5" w:rsidRPr="00F11F37" w14:paraId="1B253C85" w14:textId="77777777" w:rsidTr="00882601">
        <w:tc>
          <w:tcPr>
            <w:tcW w:w="0" w:type="auto"/>
            <w:shd w:val="clear" w:color="auto" w:fill="F2F2F2" w:themeFill="background1" w:themeFillShade="F2"/>
            <w:hideMark/>
          </w:tcPr>
          <w:p w14:paraId="084E1337" w14:textId="77777777" w:rsidR="001D27A5" w:rsidRPr="00F11F37" w:rsidRDefault="001D27A5" w:rsidP="00882601">
            <w:pPr>
              <w:spacing w:after="0"/>
            </w:pPr>
            <w:r w:rsidRPr="00F11F37">
              <w:t>HY_Depression</w:t>
            </w:r>
          </w:p>
        </w:tc>
        <w:tc>
          <w:tcPr>
            <w:tcW w:w="0" w:type="auto"/>
            <w:hideMark/>
          </w:tcPr>
          <w:p w14:paraId="3643D3D0" w14:textId="01E9CF9D" w:rsidR="001D27A5" w:rsidRPr="00F11F37" w:rsidRDefault="00221BB8" w:rsidP="00882601">
            <w:pPr>
              <w:spacing w:after="0"/>
            </w:pPr>
            <w:r>
              <w:t>Not represented</w:t>
            </w:r>
          </w:p>
        </w:tc>
        <w:tc>
          <w:tcPr>
            <w:tcW w:w="0" w:type="auto"/>
            <w:hideMark/>
          </w:tcPr>
          <w:p w14:paraId="63219A31" w14:textId="2DA8128F" w:rsidR="001D27A5" w:rsidRPr="00F11F37" w:rsidRDefault="001D27A5" w:rsidP="00882601">
            <w:pPr>
              <w:spacing w:after="0"/>
            </w:pPr>
          </w:p>
        </w:tc>
      </w:tr>
      <w:tr w:rsidR="001D27A5" w:rsidRPr="00F11F37" w14:paraId="7A1791F6" w14:textId="77777777" w:rsidTr="00882601">
        <w:tc>
          <w:tcPr>
            <w:tcW w:w="0" w:type="auto"/>
            <w:shd w:val="clear" w:color="auto" w:fill="F2F2F2" w:themeFill="background1" w:themeFillShade="F2"/>
            <w:hideMark/>
          </w:tcPr>
          <w:p w14:paraId="7E8F714F" w14:textId="77777777" w:rsidR="001D27A5" w:rsidRPr="00F11F37" w:rsidRDefault="001D27A5" w:rsidP="00882601">
            <w:pPr>
              <w:spacing w:after="0"/>
            </w:pPr>
            <w:r w:rsidRPr="00F11F37">
              <w:t>HY_Channel</w:t>
            </w:r>
          </w:p>
        </w:tc>
        <w:tc>
          <w:tcPr>
            <w:tcW w:w="0" w:type="auto"/>
            <w:hideMark/>
          </w:tcPr>
          <w:p w14:paraId="5FFAF057" w14:textId="77777777" w:rsidR="001D27A5" w:rsidRPr="00F11F37" w:rsidRDefault="001D27A5" w:rsidP="00882601">
            <w:pPr>
              <w:spacing w:after="0"/>
            </w:pPr>
            <w:r w:rsidRPr="00F11F37">
              <w:t>Ephemeral flowlines.</w:t>
            </w:r>
          </w:p>
        </w:tc>
        <w:tc>
          <w:tcPr>
            <w:tcW w:w="0" w:type="auto"/>
            <w:hideMark/>
          </w:tcPr>
          <w:p w14:paraId="38E31133" w14:textId="77777777" w:rsidR="001D27A5" w:rsidRPr="00F11F37" w:rsidRDefault="001D27A5" w:rsidP="00882601">
            <w:pPr>
              <w:spacing w:after="0"/>
            </w:pPr>
            <w:r w:rsidRPr="00F11F37">
              <w:t>While NHD doesn't have an explicit channel concept, ephemeral flowlines can be thought of as a channel in that they indicate that water can flow there, but may not be present in the flowline container at all times.</w:t>
            </w:r>
          </w:p>
        </w:tc>
      </w:tr>
      <w:tr w:rsidR="001D27A5" w:rsidRPr="00F11F37" w14:paraId="65A6201C" w14:textId="77777777" w:rsidTr="00882601">
        <w:tc>
          <w:tcPr>
            <w:tcW w:w="0" w:type="auto"/>
            <w:shd w:val="clear" w:color="auto" w:fill="F2F2F2" w:themeFill="background1" w:themeFillShade="F2"/>
            <w:hideMark/>
          </w:tcPr>
          <w:p w14:paraId="754792A9" w14:textId="77777777" w:rsidR="001D27A5" w:rsidRPr="00F11F37" w:rsidRDefault="001D27A5" w:rsidP="00882601">
            <w:pPr>
              <w:spacing w:after="0"/>
            </w:pPr>
            <w:r w:rsidRPr="00F11F37">
              <w:t>HY_Reservoir</w:t>
            </w:r>
          </w:p>
        </w:tc>
        <w:tc>
          <w:tcPr>
            <w:tcW w:w="0" w:type="auto"/>
            <w:hideMark/>
          </w:tcPr>
          <w:p w14:paraId="55D246D1" w14:textId="77777777" w:rsidR="001D27A5" w:rsidRPr="00F11F37" w:rsidRDefault="001D27A5" w:rsidP="00882601">
            <w:pPr>
              <w:spacing w:after="0"/>
            </w:pPr>
            <w:r w:rsidRPr="00F11F37">
              <w:t>waterbodies that are reservoirs</w:t>
            </w:r>
          </w:p>
        </w:tc>
        <w:tc>
          <w:tcPr>
            <w:tcW w:w="0" w:type="auto"/>
            <w:hideMark/>
          </w:tcPr>
          <w:p w14:paraId="7EF3AFA4" w14:textId="77777777" w:rsidR="001D27A5" w:rsidRPr="00F11F37" w:rsidRDefault="001D27A5" w:rsidP="00882601">
            <w:pPr>
              <w:spacing w:after="0"/>
            </w:pPr>
            <w:r w:rsidRPr="00F11F37">
              <w:t>Any waterbody that can be categorized as a reservoir</w:t>
            </w:r>
          </w:p>
        </w:tc>
      </w:tr>
      <w:tr w:rsidR="001D27A5" w:rsidRPr="00F11F37" w14:paraId="25A99024" w14:textId="77777777" w:rsidTr="00882601">
        <w:tc>
          <w:tcPr>
            <w:tcW w:w="0" w:type="auto"/>
            <w:shd w:val="clear" w:color="auto" w:fill="F2F2F2" w:themeFill="background1" w:themeFillShade="F2"/>
            <w:hideMark/>
          </w:tcPr>
          <w:p w14:paraId="312AC3D7" w14:textId="77777777" w:rsidR="001D27A5" w:rsidRPr="00F11F37" w:rsidRDefault="001D27A5" w:rsidP="00882601">
            <w:pPr>
              <w:spacing w:after="0"/>
            </w:pPr>
            <w:r w:rsidRPr="00F11F37">
              <w:t>HY_FlowPath</w:t>
            </w:r>
          </w:p>
        </w:tc>
        <w:tc>
          <w:tcPr>
            <w:tcW w:w="0" w:type="auto"/>
            <w:hideMark/>
          </w:tcPr>
          <w:p w14:paraId="50A7D7A3" w14:textId="77777777" w:rsidR="001D27A5" w:rsidRPr="00F11F37" w:rsidRDefault="001D27A5" w:rsidP="00882601">
            <w:pPr>
              <w:spacing w:after="0"/>
            </w:pPr>
            <w:r w:rsidRPr="00F11F37">
              <w:t>flowlines and reaches</w:t>
            </w:r>
          </w:p>
        </w:tc>
        <w:tc>
          <w:tcPr>
            <w:tcW w:w="0" w:type="auto"/>
            <w:hideMark/>
          </w:tcPr>
          <w:p w14:paraId="52085B76" w14:textId="77777777" w:rsidR="001D27A5" w:rsidRPr="00F11F37" w:rsidRDefault="001D27A5" w:rsidP="00882601">
            <w:pPr>
              <w:spacing w:after="0"/>
            </w:pPr>
            <w:r w:rsidRPr="00F11F37">
              <w:t>A flowline or reach is the linear representation of a catchment. For NHD Events, the reach is the flowpath because it is the linear element used for linear referencing.</w:t>
            </w:r>
          </w:p>
        </w:tc>
      </w:tr>
      <w:tr w:rsidR="001D27A5" w:rsidRPr="00F11F37" w14:paraId="477E0433" w14:textId="77777777" w:rsidTr="00882601">
        <w:tc>
          <w:tcPr>
            <w:tcW w:w="0" w:type="auto"/>
            <w:shd w:val="clear" w:color="auto" w:fill="F2F2F2" w:themeFill="background1" w:themeFillShade="F2"/>
            <w:hideMark/>
          </w:tcPr>
          <w:p w14:paraId="750B797C" w14:textId="77777777" w:rsidR="001D27A5" w:rsidRPr="00F11F37" w:rsidRDefault="001D27A5" w:rsidP="00882601">
            <w:pPr>
              <w:spacing w:after="0"/>
            </w:pPr>
            <w:r w:rsidRPr="00F11F37">
              <w:t>HY_WaterEdge</w:t>
            </w:r>
          </w:p>
        </w:tc>
        <w:tc>
          <w:tcPr>
            <w:tcW w:w="0" w:type="auto"/>
            <w:hideMark/>
          </w:tcPr>
          <w:p w14:paraId="54408407" w14:textId="689F3D00" w:rsidR="001D27A5" w:rsidRPr="00F11F37" w:rsidRDefault="00221BB8" w:rsidP="00882601">
            <w:pPr>
              <w:spacing w:after="0"/>
            </w:pPr>
            <w:r>
              <w:t>Not represented</w:t>
            </w:r>
          </w:p>
        </w:tc>
        <w:tc>
          <w:tcPr>
            <w:tcW w:w="0" w:type="auto"/>
            <w:hideMark/>
          </w:tcPr>
          <w:p w14:paraId="4A15F5A8" w14:textId="035F2856" w:rsidR="001D27A5" w:rsidRPr="00F11F37" w:rsidRDefault="001D27A5" w:rsidP="00882601">
            <w:pPr>
              <w:spacing w:after="0"/>
            </w:pPr>
          </w:p>
        </w:tc>
      </w:tr>
      <w:tr w:rsidR="001D27A5" w:rsidRPr="00F11F37" w14:paraId="41FA3BAD" w14:textId="77777777" w:rsidTr="00882601">
        <w:tc>
          <w:tcPr>
            <w:tcW w:w="0" w:type="auto"/>
            <w:shd w:val="clear" w:color="auto" w:fill="F2F2F2" w:themeFill="background1" w:themeFillShade="F2"/>
            <w:hideMark/>
          </w:tcPr>
          <w:p w14:paraId="4873EE05" w14:textId="116190E6" w:rsidR="001D27A5" w:rsidRPr="00F11F37" w:rsidRDefault="001D27A5" w:rsidP="00882601">
            <w:pPr>
              <w:spacing w:after="0"/>
            </w:pPr>
            <w:r w:rsidRPr="00F11F37">
              <w:t>HY_LinearSegment</w:t>
            </w:r>
          </w:p>
        </w:tc>
        <w:tc>
          <w:tcPr>
            <w:tcW w:w="0" w:type="auto"/>
            <w:hideMark/>
          </w:tcPr>
          <w:p w14:paraId="227F1953" w14:textId="77777777" w:rsidR="001D27A5" w:rsidRPr="00F11F37" w:rsidRDefault="001D27A5" w:rsidP="00882601">
            <w:pPr>
              <w:spacing w:after="0"/>
            </w:pPr>
            <w:r w:rsidRPr="00F11F37">
              <w:t>flowline</w:t>
            </w:r>
          </w:p>
        </w:tc>
        <w:tc>
          <w:tcPr>
            <w:tcW w:w="0" w:type="auto"/>
            <w:hideMark/>
          </w:tcPr>
          <w:p w14:paraId="00FB4106" w14:textId="67007A81" w:rsidR="001D27A5" w:rsidRPr="00F11F37" w:rsidRDefault="001D27A5" w:rsidP="00882601">
            <w:pPr>
              <w:spacing w:after="0"/>
            </w:pPr>
            <w:r w:rsidRPr="00F11F37">
              <w:t>For reachcode linear referencing, the reachcode flowpath is made up of a collection of linear segments that are flowlines</w:t>
            </w:r>
          </w:p>
        </w:tc>
      </w:tr>
      <w:tr w:rsidR="001D27A5" w:rsidRPr="00F11F37" w14:paraId="36C62CD9" w14:textId="77777777" w:rsidTr="00882601">
        <w:tc>
          <w:tcPr>
            <w:tcW w:w="0" w:type="auto"/>
            <w:shd w:val="clear" w:color="auto" w:fill="F2F2F2" w:themeFill="background1" w:themeFillShade="F2"/>
            <w:hideMark/>
          </w:tcPr>
          <w:p w14:paraId="37D0340A" w14:textId="77777777" w:rsidR="001D27A5" w:rsidRPr="00F11F37" w:rsidRDefault="001D27A5" w:rsidP="00882601">
            <w:pPr>
              <w:spacing w:after="0"/>
            </w:pPr>
            <w:r w:rsidRPr="00F11F37">
              <w:t>HY_LongitudinalSection</w:t>
            </w:r>
          </w:p>
        </w:tc>
        <w:tc>
          <w:tcPr>
            <w:tcW w:w="0" w:type="auto"/>
            <w:hideMark/>
          </w:tcPr>
          <w:p w14:paraId="496940EB" w14:textId="77777777" w:rsidR="001D27A5" w:rsidRPr="00F11F37" w:rsidRDefault="001D27A5" w:rsidP="00882601">
            <w:pPr>
              <w:spacing w:after="0"/>
            </w:pPr>
            <w:r w:rsidRPr="00F11F37">
              <w:t>Not represented</w:t>
            </w:r>
          </w:p>
        </w:tc>
        <w:tc>
          <w:tcPr>
            <w:tcW w:w="0" w:type="auto"/>
            <w:hideMark/>
          </w:tcPr>
          <w:p w14:paraId="65EC56AE" w14:textId="77777777" w:rsidR="001D27A5" w:rsidRPr="00F11F37" w:rsidRDefault="001D27A5" w:rsidP="00882601">
            <w:pPr>
              <w:spacing w:after="0"/>
            </w:pPr>
          </w:p>
        </w:tc>
      </w:tr>
      <w:tr w:rsidR="001D27A5" w:rsidRPr="00F11F37" w14:paraId="52A6C009" w14:textId="77777777" w:rsidTr="00882601">
        <w:tc>
          <w:tcPr>
            <w:tcW w:w="0" w:type="auto"/>
            <w:shd w:val="clear" w:color="auto" w:fill="F2F2F2" w:themeFill="background1" w:themeFillShade="F2"/>
            <w:hideMark/>
          </w:tcPr>
          <w:p w14:paraId="6BB3604A" w14:textId="77777777" w:rsidR="001D27A5" w:rsidRPr="00F11F37" w:rsidRDefault="001D27A5" w:rsidP="00882601">
            <w:pPr>
              <w:spacing w:after="0"/>
            </w:pPr>
            <w:r w:rsidRPr="00F11F37">
              <w:t>HY_CrossSection</w:t>
            </w:r>
          </w:p>
        </w:tc>
        <w:tc>
          <w:tcPr>
            <w:tcW w:w="0" w:type="auto"/>
            <w:hideMark/>
          </w:tcPr>
          <w:p w14:paraId="5B81E075" w14:textId="77777777" w:rsidR="001D27A5" w:rsidRPr="00F11F37" w:rsidRDefault="001D27A5" w:rsidP="00882601">
            <w:pPr>
              <w:spacing w:after="0"/>
            </w:pPr>
            <w:r w:rsidRPr="00F11F37">
              <w:t>Not represented</w:t>
            </w:r>
          </w:p>
        </w:tc>
        <w:tc>
          <w:tcPr>
            <w:tcW w:w="0" w:type="auto"/>
            <w:hideMark/>
          </w:tcPr>
          <w:p w14:paraId="208CBFCC" w14:textId="54B5042E" w:rsidR="001D27A5" w:rsidRPr="00F11F37" w:rsidRDefault="001D27A5" w:rsidP="00882601">
            <w:pPr>
              <w:spacing w:after="0"/>
            </w:pPr>
          </w:p>
        </w:tc>
      </w:tr>
      <w:tr w:rsidR="001D27A5" w:rsidRPr="00F11F37" w14:paraId="309F9DA8" w14:textId="77777777" w:rsidTr="00882601">
        <w:tc>
          <w:tcPr>
            <w:tcW w:w="0" w:type="auto"/>
            <w:shd w:val="clear" w:color="auto" w:fill="F2F2F2" w:themeFill="background1" w:themeFillShade="F2"/>
            <w:hideMark/>
          </w:tcPr>
          <w:p w14:paraId="62220BAF" w14:textId="77777777" w:rsidR="001D27A5" w:rsidRPr="00F11F37" w:rsidRDefault="001D27A5" w:rsidP="00882601">
            <w:pPr>
              <w:spacing w:after="0"/>
            </w:pPr>
            <w:r w:rsidRPr="00F11F37">
              <w:t>HY_WaterBodyStratum</w:t>
            </w:r>
          </w:p>
        </w:tc>
        <w:tc>
          <w:tcPr>
            <w:tcW w:w="0" w:type="auto"/>
            <w:hideMark/>
          </w:tcPr>
          <w:p w14:paraId="4F27206D" w14:textId="77777777" w:rsidR="001D27A5" w:rsidRPr="00F11F37" w:rsidRDefault="001D27A5" w:rsidP="00882601">
            <w:pPr>
              <w:spacing w:after="0"/>
            </w:pPr>
            <w:r w:rsidRPr="00F11F37">
              <w:t>Not represented</w:t>
            </w:r>
          </w:p>
        </w:tc>
        <w:tc>
          <w:tcPr>
            <w:tcW w:w="0" w:type="auto"/>
            <w:hideMark/>
          </w:tcPr>
          <w:p w14:paraId="2B13C5FF" w14:textId="6CF1DDF4" w:rsidR="001D27A5" w:rsidRPr="00F11F37" w:rsidRDefault="001D27A5" w:rsidP="00882601">
            <w:pPr>
              <w:spacing w:after="0"/>
            </w:pPr>
          </w:p>
        </w:tc>
      </w:tr>
      <w:tr w:rsidR="001D27A5" w:rsidRPr="00F11F37" w14:paraId="16D4517C" w14:textId="77777777" w:rsidTr="00882601">
        <w:tc>
          <w:tcPr>
            <w:tcW w:w="0" w:type="auto"/>
            <w:shd w:val="clear" w:color="auto" w:fill="F2F2F2" w:themeFill="background1" w:themeFillShade="F2"/>
            <w:hideMark/>
          </w:tcPr>
          <w:p w14:paraId="766FFD96" w14:textId="77777777" w:rsidR="001D27A5" w:rsidRPr="00F11F37" w:rsidRDefault="001D27A5" w:rsidP="00882601">
            <w:pPr>
              <w:spacing w:after="0"/>
            </w:pPr>
            <w:r w:rsidRPr="00F11F37">
              <w:t>HY_Water_LiquidPhase</w:t>
            </w:r>
          </w:p>
        </w:tc>
        <w:tc>
          <w:tcPr>
            <w:tcW w:w="0" w:type="auto"/>
            <w:hideMark/>
          </w:tcPr>
          <w:p w14:paraId="41604F3D" w14:textId="77777777" w:rsidR="001D27A5" w:rsidRPr="00F11F37" w:rsidRDefault="001D27A5" w:rsidP="00882601">
            <w:pPr>
              <w:spacing w:after="0"/>
            </w:pPr>
            <w:r w:rsidRPr="00F11F37">
              <w:t>Not represented</w:t>
            </w:r>
          </w:p>
        </w:tc>
        <w:tc>
          <w:tcPr>
            <w:tcW w:w="0" w:type="auto"/>
            <w:hideMark/>
          </w:tcPr>
          <w:p w14:paraId="26CCB8A5" w14:textId="0A1FC136" w:rsidR="001D27A5" w:rsidRPr="00F11F37" w:rsidRDefault="001D27A5" w:rsidP="00882601">
            <w:pPr>
              <w:spacing w:after="0"/>
            </w:pPr>
          </w:p>
        </w:tc>
      </w:tr>
      <w:tr w:rsidR="001D27A5" w:rsidRPr="00F11F37" w14:paraId="41967A76" w14:textId="77777777" w:rsidTr="00882601">
        <w:tc>
          <w:tcPr>
            <w:tcW w:w="0" w:type="auto"/>
            <w:shd w:val="clear" w:color="auto" w:fill="F2F2F2" w:themeFill="background1" w:themeFillShade="F2"/>
            <w:hideMark/>
          </w:tcPr>
          <w:p w14:paraId="6A46B6B8" w14:textId="77777777" w:rsidR="001D27A5" w:rsidRPr="00F11F37" w:rsidRDefault="001D27A5" w:rsidP="00882601">
            <w:pPr>
              <w:spacing w:after="0"/>
            </w:pPr>
            <w:r w:rsidRPr="00F11F37">
              <w:lastRenderedPageBreak/>
              <w:t>HY_Water_SolidPhase</w:t>
            </w:r>
          </w:p>
        </w:tc>
        <w:tc>
          <w:tcPr>
            <w:tcW w:w="0" w:type="auto"/>
            <w:hideMark/>
          </w:tcPr>
          <w:p w14:paraId="35DCA549" w14:textId="77777777" w:rsidR="001D27A5" w:rsidRPr="00F11F37" w:rsidRDefault="001D27A5" w:rsidP="00882601">
            <w:pPr>
              <w:spacing w:after="0"/>
            </w:pPr>
            <w:r w:rsidRPr="00F11F37">
              <w:t>Not represented</w:t>
            </w:r>
          </w:p>
        </w:tc>
        <w:tc>
          <w:tcPr>
            <w:tcW w:w="0" w:type="auto"/>
            <w:hideMark/>
          </w:tcPr>
          <w:p w14:paraId="6CBD9F55" w14:textId="41240DBD" w:rsidR="001D27A5" w:rsidRPr="00F11F37" w:rsidRDefault="001D27A5" w:rsidP="00882601">
            <w:pPr>
              <w:spacing w:after="0"/>
            </w:pPr>
          </w:p>
        </w:tc>
      </w:tr>
    </w:tbl>
    <w:p w14:paraId="44E4E100" w14:textId="77777777" w:rsidR="001D27A5" w:rsidRPr="00F11F37" w:rsidRDefault="001D27A5" w:rsidP="00B44DA2">
      <w:pPr>
        <w:pStyle w:val="berschrift2"/>
        <w:numPr>
          <w:ilvl w:val="0"/>
          <w:numId w:val="0"/>
        </w:numPr>
      </w:pPr>
      <w:bookmarkStart w:id="520" w:name="_Toc461026432"/>
      <w:r w:rsidRPr="00F11F37">
        <w:t>D.3 Hydrometric Network Model</w:t>
      </w:r>
      <w:bookmarkEnd w:id="520"/>
    </w:p>
    <w:tbl>
      <w:tblPr>
        <w:tblStyle w:val="Tabellenraster"/>
        <w:tblW w:w="0" w:type="auto"/>
        <w:tblLook w:val="04A0" w:firstRow="1" w:lastRow="0" w:firstColumn="1" w:lastColumn="0" w:noHBand="0" w:noVBand="1"/>
      </w:tblPr>
      <w:tblGrid>
        <w:gridCol w:w="2896"/>
        <w:gridCol w:w="2032"/>
        <w:gridCol w:w="8248"/>
      </w:tblGrid>
      <w:tr w:rsidR="001D27A5" w:rsidRPr="00F11F37" w14:paraId="49105A76" w14:textId="77777777" w:rsidTr="00882601">
        <w:tc>
          <w:tcPr>
            <w:tcW w:w="0" w:type="auto"/>
            <w:shd w:val="clear" w:color="auto" w:fill="F2F2F2" w:themeFill="background1" w:themeFillShade="F2"/>
            <w:hideMark/>
          </w:tcPr>
          <w:p w14:paraId="1B989891" w14:textId="77777777" w:rsidR="001D27A5" w:rsidRPr="00F11F37" w:rsidRDefault="001D27A5" w:rsidP="00882601">
            <w:pPr>
              <w:spacing w:after="0"/>
              <w:rPr>
                <w:b/>
                <w:bCs/>
              </w:rPr>
            </w:pPr>
            <w:r w:rsidRPr="00F11F37">
              <w:rPr>
                <w:b/>
                <w:bCs/>
              </w:rPr>
              <w:t>HY_Features Name</w:t>
            </w:r>
          </w:p>
        </w:tc>
        <w:tc>
          <w:tcPr>
            <w:tcW w:w="0" w:type="auto"/>
            <w:hideMark/>
          </w:tcPr>
          <w:p w14:paraId="4821A4CD" w14:textId="77777777" w:rsidR="001D27A5" w:rsidRPr="00F11F37" w:rsidRDefault="001D27A5" w:rsidP="00882601">
            <w:pPr>
              <w:spacing w:after="0"/>
              <w:jc w:val="center"/>
              <w:rPr>
                <w:b/>
                <w:bCs/>
              </w:rPr>
            </w:pPr>
            <w:r w:rsidRPr="00F11F37">
              <w:rPr>
                <w:b/>
                <w:bCs/>
              </w:rPr>
              <w:t>NHDPlus Name</w:t>
            </w:r>
          </w:p>
        </w:tc>
        <w:tc>
          <w:tcPr>
            <w:tcW w:w="0" w:type="auto"/>
            <w:hideMark/>
          </w:tcPr>
          <w:p w14:paraId="4DBC3A2B" w14:textId="77777777" w:rsidR="001D27A5" w:rsidRPr="00F11F37" w:rsidRDefault="001D27A5" w:rsidP="00882601">
            <w:pPr>
              <w:spacing w:after="0"/>
              <w:jc w:val="center"/>
              <w:rPr>
                <w:b/>
                <w:bCs/>
              </w:rPr>
            </w:pPr>
            <w:r w:rsidRPr="00F11F37">
              <w:rPr>
                <w:b/>
                <w:bCs/>
              </w:rPr>
              <w:t>Comment</w:t>
            </w:r>
          </w:p>
        </w:tc>
      </w:tr>
      <w:tr w:rsidR="001D27A5" w:rsidRPr="00F11F37" w14:paraId="4CE96F46" w14:textId="77777777" w:rsidTr="00882601">
        <w:tc>
          <w:tcPr>
            <w:tcW w:w="0" w:type="auto"/>
            <w:shd w:val="clear" w:color="auto" w:fill="F2F2F2" w:themeFill="background1" w:themeFillShade="F2"/>
            <w:hideMark/>
          </w:tcPr>
          <w:p w14:paraId="136B4EB7" w14:textId="77777777" w:rsidR="001D27A5" w:rsidRPr="00F11F37" w:rsidRDefault="001D27A5" w:rsidP="00882601">
            <w:pPr>
              <w:spacing w:after="0"/>
            </w:pPr>
            <w:r w:rsidRPr="00F11F37">
              <w:t>HY_HydrometricNetwork</w:t>
            </w:r>
          </w:p>
        </w:tc>
        <w:tc>
          <w:tcPr>
            <w:tcW w:w="0" w:type="auto"/>
            <w:hideMark/>
          </w:tcPr>
          <w:p w14:paraId="16B780E6" w14:textId="77777777" w:rsidR="001D27A5" w:rsidRPr="00F11F37" w:rsidRDefault="001D27A5" w:rsidP="00882601">
            <w:pPr>
              <w:spacing w:after="0"/>
            </w:pPr>
            <w:r w:rsidRPr="00F11F37">
              <w:t>Not Represented</w:t>
            </w:r>
          </w:p>
        </w:tc>
        <w:tc>
          <w:tcPr>
            <w:tcW w:w="0" w:type="auto"/>
            <w:hideMark/>
          </w:tcPr>
          <w:p w14:paraId="18D8B6CC" w14:textId="7A285671" w:rsidR="001D27A5" w:rsidRPr="00F11F37" w:rsidRDefault="001D27A5" w:rsidP="00882601">
            <w:pPr>
              <w:spacing w:after="0"/>
            </w:pPr>
          </w:p>
        </w:tc>
      </w:tr>
      <w:tr w:rsidR="001D27A5" w:rsidRPr="00F11F37" w14:paraId="29B333B9" w14:textId="77777777" w:rsidTr="00882601">
        <w:tc>
          <w:tcPr>
            <w:tcW w:w="0" w:type="auto"/>
            <w:shd w:val="clear" w:color="auto" w:fill="F2F2F2" w:themeFill="background1" w:themeFillShade="F2"/>
            <w:hideMark/>
          </w:tcPr>
          <w:p w14:paraId="325EAEFE" w14:textId="77777777" w:rsidR="001D27A5" w:rsidRPr="00F11F37" w:rsidRDefault="001D27A5" w:rsidP="00882601">
            <w:pPr>
              <w:spacing w:after="0"/>
            </w:pPr>
            <w:r w:rsidRPr="00F11F37">
              <w:t>HY_HydrometricFeature</w:t>
            </w:r>
          </w:p>
        </w:tc>
        <w:tc>
          <w:tcPr>
            <w:tcW w:w="0" w:type="auto"/>
            <w:hideMark/>
          </w:tcPr>
          <w:p w14:paraId="756C0296" w14:textId="77777777" w:rsidR="001D27A5" w:rsidRPr="00F11F37" w:rsidRDefault="001D27A5" w:rsidP="00882601">
            <w:pPr>
              <w:spacing w:after="0"/>
            </w:pPr>
            <w:r w:rsidRPr="00F11F37">
              <w:t>event</w:t>
            </w:r>
          </w:p>
        </w:tc>
        <w:tc>
          <w:tcPr>
            <w:tcW w:w="0" w:type="auto"/>
            <w:hideMark/>
          </w:tcPr>
          <w:p w14:paraId="4BAC3D29" w14:textId="77777777" w:rsidR="001D27A5" w:rsidRPr="00F11F37" w:rsidRDefault="001D27A5" w:rsidP="00882601">
            <w:pPr>
              <w:spacing w:after="0"/>
            </w:pPr>
            <w:r w:rsidRPr="00F11F37">
              <w:t>A hydrometric feature, such as a stream gaging station, is represented as an event.</w:t>
            </w:r>
          </w:p>
        </w:tc>
      </w:tr>
      <w:tr w:rsidR="001D27A5" w:rsidRPr="00F11F37" w14:paraId="5A9AFE38" w14:textId="77777777" w:rsidTr="00882601">
        <w:tc>
          <w:tcPr>
            <w:tcW w:w="0" w:type="auto"/>
            <w:shd w:val="clear" w:color="auto" w:fill="F2F2F2" w:themeFill="background1" w:themeFillShade="F2"/>
            <w:hideMark/>
          </w:tcPr>
          <w:p w14:paraId="5AD41446" w14:textId="77777777" w:rsidR="001D27A5" w:rsidRPr="00F11F37" w:rsidRDefault="001D27A5" w:rsidP="00882601">
            <w:pPr>
              <w:spacing w:after="0"/>
            </w:pPr>
            <w:r w:rsidRPr="00F11F37">
              <w:t>HY_RiverReferenceSystem</w:t>
            </w:r>
          </w:p>
        </w:tc>
        <w:tc>
          <w:tcPr>
            <w:tcW w:w="0" w:type="auto"/>
            <w:hideMark/>
          </w:tcPr>
          <w:p w14:paraId="151AB9FE" w14:textId="77777777" w:rsidR="001D27A5" w:rsidRPr="00F11F37" w:rsidRDefault="001D27A5" w:rsidP="00882601">
            <w:pPr>
              <w:spacing w:after="0"/>
            </w:pPr>
            <w:r w:rsidRPr="00F11F37">
              <w:t>reachcode and measure</w:t>
            </w:r>
          </w:p>
        </w:tc>
        <w:tc>
          <w:tcPr>
            <w:tcW w:w="0" w:type="auto"/>
            <w:hideMark/>
          </w:tcPr>
          <w:p w14:paraId="3D5E02B7" w14:textId="77777777" w:rsidR="001D27A5" w:rsidRPr="00F11F37" w:rsidRDefault="001D27A5" w:rsidP="00882601">
            <w:pPr>
              <w:spacing w:after="0"/>
            </w:pPr>
            <w:r w:rsidRPr="00F11F37">
              <w:t>A reachcode reach is the river reference system's shape, the origin is the outlet of the reach, and the indirect position is the measure.</w:t>
            </w:r>
          </w:p>
        </w:tc>
      </w:tr>
      <w:tr w:rsidR="001D27A5" w:rsidRPr="00F11F37" w14:paraId="1FA90150" w14:textId="77777777" w:rsidTr="00882601">
        <w:tc>
          <w:tcPr>
            <w:tcW w:w="0" w:type="auto"/>
            <w:shd w:val="clear" w:color="auto" w:fill="F2F2F2" w:themeFill="background1" w:themeFillShade="F2"/>
            <w:hideMark/>
          </w:tcPr>
          <w:p w14:paraId="07179F16" w14:textId="77777777" w:rsidR="001D27A5" w:rsidRPr="00F11F37" w:rsidRDefault="001D27A5" w:rsidP="00882601">
            <w:pPr>
              <w:spacing w:after="0"/>
            </w:pPr>
            <w:r w:rsidRPr="00F11F37">
              <w:t>HY_IndirectPosition</w:t>
            </w:r>
          </w:p>
        </w:tc>
        <w:tc>
          <w:tcPr>
            <w:tcW w:w="0" w:type="auto"/>
            <w:hideMark/>
          </w:tcPr>
          <w:p w14:paraId="303EC252" w14:textId="77777777" w:rsidR="001D27A5" w:rsidRPr="00F11F37" w:rsidRDefault="001D27A5" w:rsidP="00882601">
            <w:pPr>
              <w:spacing w:after="0"/>
            </w:pPr>
            <w:r w:rsidRPr="00F11F37">
              <w:t>measure</w:t>
            </w:r>
          </w:p>
        </w:tc>
        <w:tc>
          <w:tcPr>
            <w:tcW w:w="0" w:type="auto"/>
            <w:hideMark/>
          </w:tcPr>
          <w:p w14:paraId="72B18785" w14:textId="7F1528EB" w:rsidR="001D27A5" w:rsidRPr="00F11F37" w:rsidRDefault="001D27A5" w:rsidP="00882601">
            <w:pPr>
              <w:spacing w:after="0"/>
            </w:pPr>
            <w:r w:rsidRPr="00F11F37">
              <w:t>The measure is a</w:t>
            </w:r>
            <w:r w:rsidR="00CC6131">
              <w:t>n</w:t>
            </w:r>
            <w:r w:rsidRPr="00F11F37">
              <w:t xml:space="preserve"> indirect position of type relative position because it is a percent.</w:t>
            </w:r>
          </w:p>
        </w:tc>
      </w:tr>
    </w:tbl>
    <w:p w14:paraId="4D08EAD1" w14:textId="77777777" w:rsidR="00F7549D" w:rsidRDefault="00F7549D">
      <w:pPr>
        <w:pStyle w:val="berschrift2"/>
        <w:numPr>
          <w:ilvl w:val="0"/>
          <w:numId w:val="0"/>
        </w:numPr>
        <w:rPr>
          <w:i/>
        </w:rPr>
        <w:sectPr w:rsidR="00F7549D" w:rsidSect="00986726">
          <w:footerReference w:type="even" r:id="rId309"/>
          <w:footerReference w:type="default" r:id="rId310"/>
          <w:type w:val="oddPage"/>
          <w:pgSz w:w="15840" w:h="12240" w:orient="landscape"/>
          <w:pgMar w:top="1800" w:right="1440" w:bottom="1800" w:left="1440" w:header="720" w:footer="720" w:gutter="0"/>
          <w:pgNumType w:start="1"/>
          <w:cols w:space="720"/>
          <w:docGrid w:linePitch="360"/>
        </w:sectPr>
      </w:pPr>
    </w:p>
    <w:p w14:paraId="5C674CA0" w14:textId="47A9010F" w:rsidR="00E65591" w:rsidRPr="00EC4103" w:rsidRDefault="00E65591" w:rsidP="00E65591">
      <w:pPr>
        <w:pStyle w:val="berschrift1"/>
        <w:numPr>
          <w:ilvl w:val="0"/>
          <w:numId w:val="0"/>
        </w:numPr>
      </w:pPr>
      <w:bookmarkStart w:id="521" w:name="_Toc459388267"/>
      <w:bookmarkStart w:id="522" w:name="_Toc461026433"/>
      <w:r w:rsidRPr="00EC4103">
        <w:lastRenderedPageBreak/>
        <w:t xml:space="preserve">ANNEX </w:t>
      </w:r>
      <w:del w:id="523" w:author="GRDC/ID" w:date="2016-09-12T12:03:00Z">
        <w:r w:rsidDel="00FD636F">
          <w:delText>F</w:delText>
        </w:r>
      </w:del>
      <w:ins w:id="524" w:author="GRDC/ID" w:date="2016-09-12T12:03:00Z">
        <w:r w:rsidR="00FD636F">
          <w:t>E</w:t>
        </w:r>
      </w:ins>
      <w:r w:rsidRPr="00EC4103">
        <w:t>:  HY_F</w:t>
      </w:r>
      <w:r w:rsidR="00337E73">
        <w:t>eatures  - INSPIRE Hydrography T</w:t>
      </w:r>
      <w:r w:rsidRPr="00EC4103">
        <w:t>heme</w:t>
      </w:r>
      <w:bookmarkEnd w:id="521"/>
      <w:bookmarkEnd w:id="522"/>
    </w:p>
    <w:p w14:paraId="01F36B53" w14:textId="2E7DBB0B" w:rsidR="00E65591" w:rsidRDefault="00E65591" w:rsidP="00E65591">
      <w:pPr>
        <w:rPr>
          <w:bCs/>
        </w:rPr>
      </w:pPr>
      <w:r w:rsidRPr="00EC4103">
        <w:rPr>
          <w:bCs/>
        </w:rPr>
        <w:t xml:space="preserve">This table assigns core features </w:t>
      </w:r>
      <w:r w:rsidR="00337E73">
        <w:rPr>
          <w:bCs/>
        </w:rPr>
        <w:t>as</w:t>
      </w:r>
      <w:r w:rsidRPr="00EC4103">
        <w:rPr>
          <w:bCs/>
        </w:rPr>
        <w:t xml:space="preserve"> defined in</w:t>
      </w:r>
      <w:r w:rsidR="00337E73">
        <w:rPr>
          <w:bCs/>
        </w:rPr>
        <w:t xml:space="preserve"> the INSPIRE Hydrography theme [2] </w:t>
      </w:r>
      <w:r w:rsidRPr="00EC4103">
        <w:rPr>
          <w:bCs/>
        </w:rPr>
        <w:t xml:space="preserve">to HY_Features core concepts. </w:t>
      </w:r>
      <w:r>
        <w:rPr>
          <w:bCs/>
        </w:rPr>
        <w:t>It also indicates relationship between both terms and potential conditions in which they can be associated.</w:t>
      </w:r>
    </w:p>
    <w:p w14:paraId="7268F06B" w14:textId="2A6F819E" w:rsidR="00E65591" w:rsidRPr="00EC4103" w:rsidRDefault="00E65591" w:rsidP="00E65591">
      <w:r w:rsidRPr="00EC4103">
        <w:rPr>
          <w:bCs/>
        </w:rPr>
        <w:t xml:space="preserve">This table </w:t>
      </w:r>
      <w:r w:rsidR="00337E73">
        <w:rPr>
          <w:bCs/>
        </w:rPr>
        <w:t>should</w:t>
      </w:r>
      <w:r w:rsidRPr="00EC4103">
        <w:rPr>
          <w:bCs/>
        </w:rPr>
        <w:t xml:space="preserve"> not be understood in terms of a  ‘conceptual mapping’ of clearly defined relationships between two logical concepts, but rather as a simple approach to show compatibility of concepts, based on the meaning expressed in the definitions, and </w:t>
      </w:r>
      <w:r w:rsidRPr="00EC4103">
        <w:t xml:space="preserve">without imposing a particular implementation. </w:t>
      </w:r>
      <w:r w:rsidR="00337E73" w:rsidRPr="00EC4103">
        <w:t xml:space="preserve">Since each dataset </w:t>
      </w:r>
      <w:r w:rsidR="00337E73">
        <w:t>that implements the INSPIRE theme will have</w:t>
      </w:r>
      <w:r w:rsidR="00337E73" w:rsidRPr="00EC4103">
        <w:t xml:space="preserve"> a different legacy of documentation and information modeling, a </w:t>
      </w:r>
      <w:r w:rsidR="00337E73">
        <w:t>conceptual mapping would</w:t>
      </w:r>
      <w:r w:rsidR="00337E73" w:rsidRPr="00EC4103">
        <w:t xml:space="preserve"> be expressed</w:t>
      </w:r>
      <w:r w:rsidR="00337E73">
        <w:t xml:space="preserve"> differently.  </w:t>
      </w:r>
      <w:r w:rsidR="00DB37AA">
        <w:t>Applications implementing</w:t>
      </w:r>
      <w:r w:rsidRPr="00EC4103">
        <w:t xml:space="preserve"> the INSPIRE Hydrography theme </w:t>
      </w:r>
      <w:r w:rsidR="00337E73">
        <w:t>can use this listing to understand</w:t>
      </w:r>
      <w:r w:rsidRPr="00EC4103">
        <w:t xml:space="preserve"> how a particular dataset may relate to the HY_Features concepts.  </w:t>
      </w:r>
    </w:p>
    <w:p w14:paraId="3EDC2B97" w14:textId="399A7B29" w:rsidR="00E65591" w:rsidRPr="00EC4103" w:rsidRDefault="00FD636F" w:rsidP="00E65591">
      <w:pPr>
        <w:pStyle w:val="berschrift2"/>
        <w:numPr>
          <w:ilvl w:val="0"/>
          <w:numId w:val="0"/>
        </w:numPr>
      </w:pPr>
      <w:bookmarkStart w:id="525" w:name="_Toc459038746"/>
      <w:bookmarkStart w:id="526" w:name="_Toc459388268"/>
      <w:bookmarkStart w:id="527" w:name="_Toc461026434"/>
      <w:ins w:id="528" w:author="GRDC/ID" w:date="2016-09-12T12:03:00Z">
        <w:r>
          <w:t>E</w:t>
        </w:r>
      </w:ins>
      <w:del w:id="529" w:author="GRDC/ID" w:date="2016-09-12T12:03:00Z">
        <w:r w:rsidR="00E65591" w:rsidDel="00FD636F">
          <w:delText>F</w:delText>
        </w:r>
      </w:del>
      <w:r w:rsidR="00E65591" w:rsidRPr="00EC4103">
        <w:t>.1 Catchment Model</w:t>
      </w:r>
      <w:bookmarkEnd w:id="525"/>
      <w:bookmarkEnd w:id="526"/>
      <w:bookmarkEnd w:id="527"/>
    </w:p>
    <w:tbl>
      <w:tblPr>
        <w:tblStyle w:val="Tabellenraster"/>
        <w:tblW w:w="13008" w:type="dxa"/>
        <w:tblLayout w:type="fixed"/>
        <w:tblLook w:val="04A0" w:firstRow="1" w:lastRow="0" w:firstColumn="1" w:lastColumn="0" w:noHBand="0" w:noVBand="1"/>
      </w:tblPr>
      <w:tblGrid>
        <w:gridCol w:w="3085"/>
        <w:gridCol w:w="1559"/>
        <w:gridCol w:w="3261"/>
        <w:gridCol w:w="5103"/>
      </w:tblGrid>
      <w:tr w:rsidR="00E65591" w:rsidRPr="00EC4103" w14:paraId="50A3EB51" w14:textId="77777777" w:rsidTr="00E65591">
        <w:tc>
          <w:tcPr>
            <w:tcW w:w="3085" w:type="dxa"/>
            <w:shd w:val="clear" w:color="auto" w:fill="F2F2F2" w:themeFill="background1" w:themeFillShade="F2"/>
            <w:hideMark/>
          </w:tcPr>
          <w:p w14:paraId="1F810DDC" w14:textId="77777777" w:rsidR="00E65591" w:rsidRPr="00EC4103" w:rsidRDefault="00E65591" w:rsidP="00E65591">
            <w:pPr>
              <w:spacing w:after="0"/>
              <w:rPr>
                <w:b/>
                <w:bCs/>
              </w:rPr>
            </w:pPr>
            <w:r w:rsidRPr="00EC4103">
              <w:rPr>
                <w:b/>
                <w:bCs/>
              </w:rPr>
              <w:t>HY_Features Name</w:t>
            </w:r>
          </w:p>
        </w:tc>
        <w:tc>
          <w:tcPr>
            <w:tcW w:w="1559" w:type="dxa"/>
          </w:tcPr>
          <w:p w14:paraId="34FD67C5" w14:textId="77777777" w:rsidR="00E65591" w:rsidRPr="00EC4103" w:rsidRDefault="00E65591" w:rsidP="00E65591">
            <w:pPr>
              <w:spacing w:after="0"/>
              <w:jc w:val="center"/>
              <w:rPr>
                <w:b/>
                <w:bCs/>
              </w:rPr>
            </w:pPr>
            <w:r>
              <w:rPr>
                <w:b/>
                <w:bCs/>
              </w:rPr>
              <w:t>Relationship between concepts</w:t>
            </w:r>
          </w:p>
        </w:tc>
        <w:tc>
          <w:tcPr>
            <w:tcW w:w="3261" w:type="dxa"/>
            <w:hideMark/>
          </w:tcPr>
          <w:p w14:paraId="7882C8E7" w14:textId="77777777" w:rsidR="00E65591" w:rsidRPr="00EC4103" w:rsidRDefault="00E65591" w:rsidP="00E65591">
            <w:pPr>
              <w:spacing w:after="0"/>
              <w:jc w:val="center"/>
              <w:rPr>
                <w:b/>
                <w:bCs/>
              </w:rPr>
            </w:pPr>
            <w:r w:rsidRPr="00EC4103">
              <w:rPr>
                <w:b/>
                <w:bCs/>
              </w:rPr>
              <w:t>INSPIRE Hydrography Name</w:t>
            </w:r>
            <w:r>
              <w:rPr>
                <w:b/>
                <w:bCs/>
              </w:rPr>
              <w:t xml:space="preserve"> + potential condition(s)</w:t>
            </w:r>
          </w:p>
        </w:tc>
        <w:tc>
          <w:tcPr>
            <w:tcW w:w="5103" w:type="dxa"/>
            <w:hideMark/>
          </w:tcPr>
          <w:p w14:paraId="720BFADD" w14:textId="31C816C2" w:rsidR="00E65591" w:rsidRPr="00EC4103" w:rsidRDefault="00E65591" w:rsidP="004F6763">
            <w:pPr>
              <w:spacing w:after="0"/>
              <w:jc w:val="center"/>
              <w:rPr>
                <w:b/>
                <w:bCs/>
              </w:rPr>
            </w:pPr>
            <w:r w:rsidRPr="00EC4103">
              <w:rPr>
                <w:b/>
                <w:bCs/>
              </w:rPr>
              <w:t>Definition / Description</w:t>
            </w:r>
          </w:p>
        </w:tc>
      </w:tr>
      <w:tr w:rsidR="00E65591" w:rsidRPr="00EC4103" w14:paraId="694030A2" w14:textId="77777777" w:rsidTr="00E65591">
        <w:tc>
          <w:tcPr>
            <w:tcW w:w="3085" w:type="dxa"/>
            <w:shd w:val="clear" w:color="auto" w:fill="F2F2F2" w:themeFill="background1" w:themeFillShade="F2"/>
            <w:hideMark/>
          </w:tcPr>
          <w:p w14:paraId="3B876628" w14:textId="77777777" w:rsidR="00E65591" w:rsidRPr="00EC4103" w:rsidRDefault="00E65591" w:rsidP="00E65591">
            <w:pPr>
              <w:spacing w:after="0"/>
            </w:pPr>
            <w:r w:rsidRPr="00EC4103">
              <w:t>HY_Catchment</w:t>
            </w:r>
          </w:p>
        </w:tc>
        <w:tc>
          <w:tcPr>
            <w:tcW w:w="1559" w:type="dxa"/>
          </w:tcPr>
          <w:p w14:paraId="5466DD4E" w14:textId="77777777" w:rsidR="00E65591" w:rsidRPr="00EC4103" w:rsidRDefault="00E65591" w:rsidP="00E65591">
            <w:pPr>
              <w:spacing w:after="0"/>
            </w:pPr>
            <w:r>
              <w:t>Is like</w:t>
            </w:r>
          </w:p>
        </w:tc>
        <w:tc>
          <w:tcPr>
            <w:tcW w:w="3261" w:type="dxa"/>
            <w:hideMark/>
          </w:tcPr>
          <w:p w14:paraId="0944CBD6" w14:textId="77777777" w:rsidR="00E65591" w:rsidRDefault="00E65591" w:rsidP="00E65591">
            <w:pPr>
              <w:spacing w:after="0"/>
            </w:pPr>
            <w:r w:rsidRPr="00EC4103">
              <w:t>DrainageBasin</w:t>
            </w:r>
          </w:p>
          <w:p w14:paraId="2F4C83B2" w14:textId="77777777" w:rsidR="00E65591" w:rsidRDefault="00E65591" w:rsidP="00E65591">
            <w:pPr>
              <w:spacing w:after="0"/>
            </w:pPr>
          </w:p>
          <w:p w14:paraId="25650AEC" w14:textId="77777777" w:rsidR="00E65591" w:rsidRPr="00EC4103" w:rsidRDefault="00E65591" w:rsidP="00E65591">
            <w:pPr>
              <w:spacing w:after="0"/>
            </w:pPr>
            <w:r>
              <w:t>In case that HY_Catchment is realized by HY_CatchmentArea</w:t>
            </w:r>
          </w:p>
        </w:tc>
        <w:tc>
          <w:tcPr>
            <w:tcW w:w="5103" w:type="dxa"/>
            <w:hideMark/>
          </w:tcPr>
          <w:p w14:paraId="3060CF9C" w14:textId="77777777" w:rsidR="00E65591" w:rsidRPr="00EC4103" w:rsidRDefault="00E65591" w:rsidP="00E65591">
            <w:pPr>
              <w:autoSpaceDE w:val="0"/>
              <w:autoSpaceDN w:val="0"/>
              <w:adjustRightInd w:val="0"/>
              <w:spacing w:after="0"/>
            </w:pPr>
            <w:r w:rsidRPr="00EC4103">
              <w:t xml:space="preserve">Area having a common outlet for its surface runoff. </w:t>
            </w:r>
          </w:p>
          <w:p w14:paraId="0D095F47" w14:textId="77777777" w:rsidR="00E65591" w:rsidRPr="00EC4103" w:rsidRDefault="00E65591" w:rsidP="00E65591">
            <w:pPr>
              <w:autoSpaceDE w:val="0"/>
              <w:autoSpaceDN w:val="0"/>
              <w:adjustRightInd w:val="0"/>
              <w:spacing w:after="0"/>
            </w:pPr>
            <w:r w:rsidRPr="00EC4103">
              <w:t>NOTE 1 Regarding the different classifications of drainage basins, no distinction is made between drainage basins / sub-basins since this will vary with application. It is possible to build basins from other basins.</w:t>
            </w:r>
          </w:p>
          <w:p w14:paraId="3B98E4D6"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738FA880"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11B37455" w14:textId="77777777" w:rsidTr="00E65591">
        <w:tc>
          <w:tcPr>
            <w:tcW w:w="3085" w:type="dxa"/>
            <w:shd w:val="clear" w:color="auto" w:fill="F2F2F2" w:themeFill="background1" w:themeFillShade="F2"/>
            <w:hideMark/>
          </w:tcPr>
          <w:p w14:paraId="5E9693B0" w14:textId="77777777" w:rsidR="00E65591" w:rsidRPr="00EC4103" w:rsidRDefault="00E65591" w:rsidP="00E65591">
            <w:pPr>
              <w:spacing w:after="0"/>
            </w:pPr>
            <w:r w:rsidRPr="00EC4103">
              <w:t>HY_DendriticCat</w:t>
            </w:r>
            <w:r>
              <w:t>ch</w:t>
            </w:r>
            <w:r w:rsidRPr="00EC4103">
              <w:t>ment</w:t>
            </w:r>
          </w:p>
        </w:tc>
        <w:tc>
          <w:tcPr>
            <w:tcW w:w="1559" w:type="dxa"/>
          </w:tcPr>
          <w:p w14:paraId="51ACA2CD" w14:textId="77777777" w:rsidR="00E65591" w:rsidRPr="00EC4103" w:rsidDel="00D529AF" w:rsidRDefault="00E65591" w:rsidP="00E65591">
            <w:pPr>
              <w:spacing w:after="0"/>
            </w:pPr>
            <w:r>
              <w:t>Is narrower than</w:t>
            </w:r>
          </w:p>
        </w:tc>
        <w:tc>
          <w:tcPr>
            <w:tcW w:w="3261" w:type="dxa"/>
            <w:hideMark/>
          </w:tcPr>
          <w:p w14:paraId="66EE6079" w14:textId="77777777" w:rsidR="00E65591" w:rsidRDefault="00E65591" w:rsidP="00E65591">
            <w:pPr>
              <w:spacing w:after="0"/>
            </w:pPr>
            <w:r>
              <w:t>DrainageBasin</w:t>
            </w:r>
          </w:p>
          <w:p w14:paraId="61F7DF2B" w14:textId="77777777" w:rsidR="00E65591" w:rsidRDefault="00E65591" w:rsidP="00E65591">
            <w:pPr>
              <w:spacing w:after="0"/>
            </w:pPr>
          </w:p>
          <w:p w14:paraId="7D394CF5" w14:textId="77777777" w:rsidR="00E65591" w:rsidRDefault="00E65591" w:rsidP="00E65591">
            <w:pPr>
              <w:spacing w:after="0"/>
            </w:pPr>
            <w:r>
              <w:lastRenderedPageBreak/>
              <w:t>In case that HY_Catchment is realized by HY_CatchmentArea</w:t>
            </w:r>
          </w:p>
          <w:p w14:paraId="1A4A5921" w14:textId="77777777" w:rsidR="00E65591" w:rsidRDefault="00E65591" w:rsidP="00E65591">
            <w:pPr>
              <w:spacing w:after="0"/>
            </w:pPr>
          </w:p>
          <w:p w14:paraId="3149FFDC" w14:textId="77777777" w:rsidR="00E65591" w:rsidRPr="00EC4103" w:rsidRDefault="00E65591" w:rsidP="00E65591">
            <w:pPr>
              <w:spacing w:after="0"/>
            </w:pPr>
            <w:r>
              <w:t>With one outlet</w:t>
            </w:r>
          </w:p>
        </w:tc>
        <w:tc>
          <w:tcPr>
            <w:tcW w:w="5103" w:type="dxa"/>
            <w:hideMark/>
          </w:tcPr>
          <w:p w14:paraId="7EE96F96" w14:textId="77777777" w:rsidR="00E65591" w:rsidRPr="00EC4103" w:rsidRDefault="00E65591" w:rsidP="00E65591">
            <w:pPr>
              <w:autoSpaceDE w:val="0"/>
              <w:autoSpaceDN w:val="0"/>
              <w:adjustRightInd w:val="0"/>
              <w:spacing w:after="0"/>
            </w:pPr>
            <w:r w:rsidRPr="00EC4103">
              <w:lastRenderedPageBreak/>
              <w:t xml:space="preserve">Area having a common outlet for its surface runoff. </w:t>
            </w:r>
          </w:p>
          <w:p w14:paraId="5C6AD76F" w14:textId="77777777" w:rsidR="00E65591" w:rsidRPr="00EC4103" w:rsidRDefault="00E65591" w:rsidP="00E65591">
            <w:pPr>
              <w:autoSpaceDE w:val="0"/>
              <w:autoSpaceDN w:val="0"/>
              <w:adjustRightInd w:val="0"/>
              <w:spacing w:after="0"/>
            </w:pPr>
            <w:r w:rsidRPr="00EC4103">
              <w:lastRenderedPageBreak/>
              <w:t>NOTE 1 Regarding the different classifications of drainage basins, no distinction is made between drainage basins / sub-basins since this will vary with application. It is possible to build basins from other basins.</w:t>
            </w:r>
          </w:p>
          <w:p w14:paraId="09D7A69A"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311F1D4A"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65E2B015" w14:textId="77777777" w:rsidTr="00E65591">
        <w:tc>
          <w:tcPr>
            <w:tcW w:w="3085" w:type="dxa"/>
            <w:shd w:val="clear" w:color="auto" w:fill="F2F2F2" w:themeFill="background1" w:themeFillShade="F2"/>
            <w:hideMark/>
          </w:tcPr>
          <w:p w14:paraId="2C828931" w14:textId="77777777" w:rsidR="00E65591" w:rsidRPr="00EC4103" w:rsidRDefault="00E65591" w:rsidP="00E65591">
            <w:pPr>
              <w:spacing w:after="0"/>
            </w:pPr>
            <w:r w:rsidRPr="00EC4103">
              <w:lastRenderedPageBreak/>
              <w:t>HY_InteriorCatchment</w:t>
            </w:r>
          </w:p>
        </w:tc>
        <w:tc>
          <w:tcPr>
            <w:tcW w:w="1559" w:type="dxa"/>
          </w:tcPr>
          <w:p w14:paraId="26D5EC00" w14:textId="5F91A69E" w:rsidR="00E65591" w:rsidRPr="00EC4103" w:rsidDel="00D529AF" w:rsidRDefault="00E65591" w:rsidP="00E65591">
            <w:pPr>
              <w:spacing w:after="0"/>
            </w:pPr>
          </w:p>
        </w:tc>
        <w:tc>
          <w:tcPr>
            <w:tcW w:w="3261" w:type="dxa"/>
            <w:hideMark/>
          </w:tcPr>
          <w:p w14:paraId="77CB959C" w14:textId="77777777" w:rsidR="00E65591" w:rsidRPr="00EC4103" w:rsidRDefault="00E65591" w:rsidP="00E65591">
            <w:pPr>
              <w:spacing w:after="0"/>
            </w:pPr>
            <w:r w:rsidRPr="00EC4103">
              <w:t>Not represented</w:t>
            </w:r>
          </w:p>
        </w:tc>
        <w:tc>
          <w:tcPr>
            <w:tcW w:w="5103" w:type="dxa"/>
            <w:hideMark/>
          </w:tcPr>
          <w:p w14:paraId="58378B2A" w14:textId="71B1DDED" w:rsidR="00E65591" w:rsidRPr="00EC4103" w:rsidRDefault="00E65591" w:rsidP="00E65591">
            <w:pPr>
              <w:spacing w:after="0"/>
            </w:pPr>
          </w:p>
        </w:tc>
      </w:tr>
      <w:tr w:rsidR="00E65591" w:rsidRPr="00EC4103" w14:paraId="1D776E28" w14:textId="77777777" w:rsidTr="00E65591">
        <w:tc>
          <w:tcPr>
            <w:tcW w:w="3085" w:type="dxa"/>
            <w:shd w:val="clear" w:color="auto" w:fill="F2F2F2" w:themeFill="background1" w:themeFillShade="F2"/>
            <w:hideMark/>
          </w:tcPr>
          <w:p w14:paraId="448A1010" w14:textId="77777777" w:rsidR="00E65591" w:rsidRPr="00EC4103" w:rsidRDefault="00E65591" w:rsidP="00E65591">
            <w:pPr>
              <w:spacing w:after="0"/>
            </w:pPr>
            <w:r w:rsidRPr="00EC4103">
              <w:t>HY_CatchmentAggregate</w:t>
            </w:r>
          </w:p>
        </w:tc>
        <w:tc>
          <w:tcPr>
            <w:tcW w:w="1559" w:type="dxa"/>
          </w:tcPr>
          <w:p w14:paraId="7F970801" w14:textId="77777777" w:rsidR="00E65591" w:rsidRPr="00EC4103" w:rsidRDefault="00E65591" w:rsidP="00E65591">
            <w:pPr>
              <w:spacing w:after="0"/>
            </w:pPr>
            <w:r>
              <w:t>Is like</w:t>
            </w:r>
          </w:p>
        </w:tc>
        <w:tc>
          <w:tcPr>
            <w:tcW w:w="3261" w:type="dxa"/>
            <w:hideMark/>
          </w:tcPr>
          <w:p w14:paraId="601B1888" w14:textId="77777777" w:rsidR="00E65591" w:rsidRDefault="00E65591" w:rsidP="00E65591">
            <w:pPr>
              <w:spacing w:after="0"/>
            </w:pPr>
            <w:r w:rsidRPr="00EC4103">
              <w:t>RiverBasin</w:t>
            </w:r>
          </w:p>
          <w:p w14:paraId="0A88F127" w14:textId="77777777" w:rsidR="00E65591" w:rsidRDefault="00E65591" w:rsidP="00E65591">
            <w:pPr>
              <w:spacing w:after="0"/>
            </w:pPr>
          </w:p>
          <w:p w14:paraId="42980D2E" w14:textId="77777777" w:rsidR="00E65591" w:rsidRPr="00EC4103" w:rsidRDefault="00E65591" w:rsidP="00E65591">
            <w:pPr>
              <w:spacing w:after="0"/>
            </w:pPr>
            <w:r>
              <w:t>In case that HY_Catchment is realized by HY_CatchmentArea</w:t>
            </w:r>
          </w:p>
        </w:tc>
        <w:tc>
          <w:tcPr>
            <w:tcW w:w="5103" w:type="dxa"/>
            <w:hideMark/>
          </w:tcPr>
          <w:p w14:paraId="5E3E7766" w14:textId="264DFE3D" w:rsidR="00E65591" w:rsidRPr="00EC4103" w:rsidRDefault="00E65591" w:rsidP="00E65591">
            <w:pPr>
              <w:autoSpaceDE w:val="0"/>
              <w:autoSpaceDN w:val="0"/>
              <w:adjustRightInd w:val="0"/>
              <w:spacing w:after="0"/>
            </w:pPr>
            <w:r w:rsidRPr="00EC4103">
              <w:t>The area of land from which all surface run-off flows through a sequence of streams, rivers and, possibly, lakes into the sea at a single river mouth, estuary or delta</w:t>
            </w:r>
            <w:r w:rsidR="006477EE">
              <w:t>.</w:t>
            </w:r>
          </w:p>
        </w:tc>
      </w:tr>
      <w:tr w:rsidR="00E65591" w:rsidRPr="00EC4103" w14:paraId="21F83D77" w14:textId="77777777" w:rsidTr="00E65591">
        <w:tc>
          <w:tcPr>
            <w:tcW w:w="3085" w:type="dxa"/>
            <w:shd w:val="clear" w:color="auto" w:fill="F2F2F2" w:themeFill="background1" w:themeFillShade="F2"/>
            <w:hideMark/>
          </w:tcPr>
          <w:p w14:paraId="09C9AFCE" w14:textId="77777777" w:rsidR="00E65591" w:rsidRPr="00EC4103" w:rsidRDefault="00E65591" w:rsidP="00E65591">
            <w:pPr>
              <w:spacing w:after="0"/>
            </w:pPr>
            <w:r w:rsidRPr="00EC4103">
              <w:t>HY_Outfall</w:t>
            </w:r>
          </w:p>
        </w:tc>
        <w:tc>
          <w:tcPr>
            <w:tcW w:w="1559" w:type="dxa"/>
          </w:tcPr>
          <w:p w14:paraId="196A18F4" w14:textId="77777777" w:rsidR="00E65591" w:rsidRDefault="00E65591" w:rsidP="00E65591">
            <w:pPr>
              <w:spacing w:after="0"/>
            </w:pPr>
            <w:r>
              <w:t>Is like</w:t>
            </w:r>
          </w:p>
        </w:tc>
        <w:tc>
          <w:tcPr>
            <w:tcW w:w="3261" w:type="dxa"/>
            <w:hideMark/>
          </w:tcPr>
          <w:p w14:paraId="164BF513" w14:textId="77777777" w:rsidR="00E65591" w:rsidRDefault="00E65591" w:rsidP="00E65591">
            <w:pPr>
              <w:spacing w:after="0"/>
            </w:pPr>
            <w:r w:rsidRPr="00EC4103">
              <w:t>HydroNode</w:t>
            </w:r>
          </w:p>
          <w:p w14:paraId="7B05A8B9" w14:textId="77777777" w:rsidR="00E65591" w:rsidRDefault="00E65591" w:rsidP="00E65591">
            <w:pPr>
              <w:spacing w:after="0"/>
            </w:pPr>
          </w:p>
          <w:p w14:paraId="2326C4B5" w14:textId="77777777" w:rsidR="00E65591" w:rsidRPr="00EC4103" w:rsidRDefault="00E65591" w:rsidP="00E65591">
            <w:pPr>
              <w:spacing w:after="0"/>
            </w:pPr>
            <w:r>
              <w:t>In case that HY_Catchment is realized by HY_FlowPath</w:t>
            </w:r>
          </w:p>
        </w:tc>
        <w:tc>
          <w:tcPr>
            <w:tcW w:w="5103" w:type="dxa"/>
            <w:hideMark/>
          </w:tcPr>
          <w:p w14:paraId="21552534" w14:textId="77777777" w:rsidR="00E65591" w:rsidRPr="00CC0638" w:rsidRDefault="00E65591" w:rsidP="00E65591">
            <w:pPr>
              <w:autoSpaceDE w:val="0"/>
              <w:autoSpaceDN w:val="0"/>
              <w:adjustRightInd w:val="0"/>
              <w:spacing w:after="0"/>
            </w:pPr>
            <w:r w:rsidRPr="00CC0638">
              <w:t xml:space="preserve">A node within the hydrographic network. </w:t>
            </w:r>
          </w:p>
          <w:p w14:paraId="5A810060" w14:textId="77777777" w:rsidR="00E65591" w:rsidRPr="00EC4103" w:rsidRDefault="00E65591" w:rsidP="00E65591">
            <w:pPr>
              <w:spacing w:after="0"/>
            </w:pPr>
            <w:r w:rsidRPr="00CC0638">
              <w:t>NOTE May represent a physical confluence, bifurcation/confluence/vanishing point etc., or it may be associated with a hydrographic point of interest or facility.</w:t>
            </w:r>
          </w:p>
        </w:tc>
      </w:tr>
      <w:tr w:rsidR="00E65591" w:rsidRPr="00EC4103" w14:paraId="5DBF030D" w14:textId="77777777" w:rsidTr="00E65591">
        <w:tc>
          <w:tcPr>
            <w:tcW w:w="3085" w:type="dxa"/>
            <w:shd w:val="clear" w:color="auto" w:fill="F2F2F2" w:themeFill="background1" w:themeFillShade="F2"/>
            <w:hideMark/>
          </w:tcPr>
          <w:p w14:paraId="4B5AC8DC" w14:textId="77777777" w:rsidR="00E65591" w:rsidRPr="00EC4103" w:rsidRDefault="00E65591" w:rsidP="00E65591">
            <w:pPr>
              <w:spacing w:after="0"/>
            </w:pPr>
            <w:r w:rsidRPr="00EC4103">
              <w:t>HY_OutfallRealization</w:t>
            </w:r>
          </w:p>
        </w:tc>
        <w:tc>
          <w:tcPr>
            <w:tcW w:w="1559" w:type="dxa"/>
          </w:tcPr>
          <w:p w14:paraId="74D87676" w14:textId="77777777" w:rsidR="00E65591" w:rsidRDefault="00E65591" w:rsidP="00E65591">
            <w:pPr>
              <w:spacing w:after="0"/>
            </w:pPr>
            <w:r>
              <w:t>Is like</w:t>
            </w:r>
          </w:p>
        </w:tc>
        <w:tc>
          <w:tcPr>
            <w:tcW w:w="3261" w:type="dxa"/>
            <w:hideMark/>
          </w:tcPr>
          <w:p w14:paraId="2F458534" w14:textId="77777777" w:rsidR="00E65591" w:rsidRPr="00EC4103" w:rsidRDefault="00E65591" w:rsidP="00E65591">
            <w:pPr>
              <w:spacing w:after="0"/>
            </w:pPr>
            <w:r w:rsidRPr="00EC4103">
              <w:t>HydroPOI</w:t>
            </w:r>
          </w:p>
        </w:tc>
        <w:tc>
          <w:tcPr>
            <w:tcW w:w="5103" w:type="dxa"/>
            <w:hideMark/>
          </w:tcPr>
          <w:p w14:paraId="1913EAF1" w14:textId="77777777" w:rsidR="00E65591" w:rsidRPr="00CC0638" w:rsidRDefault="00E65591" w:rsidP="00E65591">
            <w:pPr>
              <w:autoSpaceDE w:val="0"/>
              <w:autoSpaceDN w:val="0"/>
              <w:adjustRightInd w:val="0"/>
              <w:spacing w:after="0"/>
            </w:pPr>
            <w:r w:rsidRPr="00CC0638">
              <w:t>A natural place where water appears, disappears or changes its flow.</w:t>
            </w:r>
          </w:p>
          <w:p w14:paraId="2C28EB3B" w14:textId="77777777" w:rsidR="00E65591" w:rsidRPr="00CC0638" w:rsidRDefault="00E65591" w:rsidP="00E65591">
            <w:pPr>
              <w:autoSpaceDE w:val="0"/>
              <w:autoSpaceDN w:val="0"/>
              <w:adjustRightInd w:val="0"/>
              <w:spacing w:after="0"/>
            </w:pPr>
            <w:r w:rsidRPr="00CC0638">
              <w:t>EXAMPLE Fluvial points (waterfall, cascade, rapids, breaker), spring/water hole (spring, source, geyser, thermal spring, natural fountain, well, also fumarole, artesian), sinkhole (sinkhole, drainage loss).</w:t>
            </w:r>
          </w:p>
          <w:p w14:paraId="38D4FB71" w14:textId="77777777" w:rsidR="00E65591" w:rsidRPr="00EC4103" w:rsidRDefault="00E65591" w:rsidP="00E65591">
            <w:pPr>
              <w:spacing w:after="0"/>
            </w:pPr>
            <w:r w:rsidRPr="00CC0638">
              <w:t>NOTE A hydro point of interest may create a flow constriction in the network.</w:t>
            </w:r>
          </w:p>
        </w:tc>
      </w:tr>
      <w:tr w:rsidR="00E65591" w:rsidRPr="00EC4103" w14:paraId="69AFD424" w14:textId="77777777" w:rsidTr="00E65591">
        <w:tc>
          <w:tcPr>
            <w:tcW w:w="3085" w:type="dxa"/>
            <w:shd w:val="clear" w:color="auto" w:fill="F2F2F2" w:themeFill="background1" w:themeFillShade="F2"/>
            <w:hideMark/>
          </w:tcPr>
          <w:p w14:paraId="03E5043C" w14:textId="77777777" w:rsidR="00E65591" w:rsidRPr="00EC4103" w:rsidRDefault="00E65591" w:rsidP="00E65591">
            <w:pPr>
              <w:spacing w:after="0"/>
            </w:pPr>
            <w:r w:rsidRPr="00EC4103">
              <w:t>HY_CatchmentRealization</w:t>
            </w:r>
          </w:p>
        </w:tc>
        <w:tc>
          <w:tcPr>
            <w:tcW w:w="1559" w:type="dxa"/>
          </w:tcPr>
          <w:p w14:paraId="03E0249A" w14:textId="16010B80" w:rsidR="00E65591" w:rsidRPr="00EC4103" w:rsidRDefault="00E65591" w:rsidP="00E65591">
            <w:pPr>
              <w:spacing w:after="0"/>
            </w:pPr>
          </w:p>
        </w:tc>
        <w:tc>
          <w:tcPr>
            <w:tcW w:w="3261" w:type="dxa"/>
            <w:hideMark/>
          </w:tcPr>
          <w:p w14:paraId="48E8E144" w14:textId="77777777" w:rsidR="00E65591" w:rsidRPr="00EC4103" w:rsidRDefault="00E65591" w:rsidP="00E65591">
            <w:pPr>
              <w:spacing w:after="0"/>
            </w:pPr>
            <w:r w:rsidRPr="00EC4103">
              <w:t>Not represented</w:t>
            </w:r>
          </w:p>
        </w:tc>
        <w:tc>
          <w:tcPr>
            <w:tcW w:w="5103" w:type="dxa"/>
            <w:hideMark/>
          </w:tcPr>
          <w:p w14:paraId="2916C5D2" w14:textId="4122EDB7" w:rsidR="00E65591" w:rsidRPr="00EC4103" w:rsidRDefault="00E65591" w:rsidP="00E65591">
            <w:pPr>
              <w:spacing w:after="0"/>
            </w:pPr>
          </w:p>
        </w:tc>
      </w:tr>
      <w:tr w:rsidR="00E65591" w:rsidRPr="00EC4103" w14:paraId="3D7E3CD1" w14:textId="77777777" w:rsidTr="00E65591">
        <w:tc>
          <w:tcPr>
            <w:tcW w:w="3085" w:type="dxa"/>
            <w:shd w:val="clear" w:color="auto" w:fill="F2F2F2" w:themeFill="background1" w:themeFillShade="F2"/>
            <w:hideMark/>
          </w:tcPr>
          <w:p w14:paraId="196A5487" w14:textId="77777777" w:rsidR="00E65591" w:rsidRPr="00EC4103" w:rsidRDefault="00E65591" w:rsidP="00E65591">
            <w:pPr>
              <w:spacing w:after="0"/>
            </w:pPr>
            <w:r w:rsidRPr="00EC4103">
              <w:lastRenderedPageBreak/>
              <w:t>HY_CatchmentArea</w:t>
            </w:r>
          </w:p>
        </w:tc>
        <w:tc>
          <w:tcPr>
            <w:tcW w:w="1559" w:type="dxa"/>
          </w:tcPr>
          <w:p w14:paraId="1F3984A7" w14:textId="77777777" w:rsidR="00E65591" w:rsidRPr="00EC4103" w:rsidRDefault="00E65591" w:rsidP="00E65591">
            <w:pPr>
              <w:spacing w:after="0"/>
            </w:pPr>
            <w:r>
              <w:t>Is like</w:t>
            </w:r>
          </w:p>
        </w:tc>
        <w:tc>
          <w:tcPr>
            <w:tcW w:w="3261" w:type="dxa"/>
            <w:hideMark/>
          </w:tcPr>
          <w:p w14:paraId="7CA2CAB0" w14:textId="77777777" w:rsidR="00E65591" w:rsidRPr="00EC4103" w:rsidRDefault="00E65591" w:rsidP="00E65591">
            <w:pPr>
              <w:spacing w:after="0"/>
            </w:pPr>
            <w:r w:rsidRPr="00EC4103">
              <w:t>DrainageBasin</w:t>
            </w:r>
          </w:p>
        </w:tc>
        <w:tc>
          <w:tcPr>
            <w:tcW w:w="5103" w:type="dxa"/>
            <w:hideMark/>
          </w:tcPr>
          <w:p w14:paraId="0C46C1D8" w14:textId="77777777" w:rsidR="00E65591" w:rsidRPr="00EC4103" w:rsidRDefault="00E65591" w:rsidP="00E65591">
            <w:pPr>
              <w:autoSpaceDE w:val="0"/>
              <w:autoSpaceDN w:val="0"/>
              <w:adjustRightInd w:val="0"/>
              <w:spacing w:after="0"/>
            </w:pPr>
            <w:r w:rsidRPr="00EC4103">
              <w:t xml:space="preserve">Area having a common outlet for its surface runoff. </w:t>
            </w:r>
          </w:p>
          <w:p w14:paraId="11873158" w14:textId="77777777" w:rsidR="00E65591" w:rsidRPr="00EC4103" w:rsidRDefault="00E65591" w:rsidP="00E65591">
            <w:pPr>
              <w:autoSpaceDE w:val="0"/>
              <w:autoSpaceDN w:val="0"/>
              <w:adjustRightInd w:val="0"/>
              <w:spacing w:after="0"/>
            </w:pPr>
            <w:r w:rsidRPr="00EC4103">
              <w:t>NOTE 1 Regarding the different classifications of drainage basins, no distinction is made between drainage basins / sub-basins since this will vary with application. It is possible to build basins from other basins.</w:t>
            </w:r>
          </w:p>
          <w:p w14:paraId="0A7CC773"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6FFC4F61"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2F6A3427" w14:textId="77777777" w:rsidTr="00E65591">
        <w:tc>
          <w:tcPr>
            <w:tcW w:w="3085" w:type="dxa"/>
            <w:shd w:val="clear" w:color="auto" w:fill="F2F2F2" w:themeFill="background1" w:themeFillShade="F2"/>
            <w:hideMark/>
          </w:tcPr>
          <w:p w14:paraId="2EEFEC14" w14:textId="77777777" w:rsidR="00E65591" w:rsidRPr="00EC4103" w:rsidRDefault="00E65591" w:rsidP="00E65591">
            <w:pPr>
              <w:spacing w:after="0"/>
            </w:pPr>
            <w:r w:rsidRPr="00EC4103">
              <w:t>HY_CatchmentBoundary</w:t>
            </w:r>
          </w:p>
        </w:tc>
        <w:tc>
          <w:tcPr>
            <w:tcW w:w="1559" w:type="dxa"/>
          </w:tcPr>
          <w:p w14:paraId="4540800D" w14:textId="74065281" w:rsidR="00E65591" w:rsidRPr="00EC4103" w:rsidRDefault="00E65591" w:rsidP="00E65591">
            <w:pPr>
              <w:spacing w:after="0"/>
            </w:pPr>
          </w:p>
        </w:tc>
        <w:tc>
          <w:tcPr>
            <w:tcW w:w="3261" w:type="dxa"/>
            <w:hideMark/>
          </w:tcPr>
          <w:p w14:paraId="567D42D2" w14:textId="77777777" w:rsidR="00E65591" w:rsidRPr="00EC4103" w:rsidRDefault="00E65591" w:rsidP="00E65591">
            <w:pPr>
              <w:spacing w:after="0"/>
            </w:pPr>
            <w:r w:rsidRPr="00EC4103">
              <w:t>Not represented</w:t>
            </w:r>
          </w:p>
        </w:tc>
        <w:tc>
          <w:tcPr>
            <w:tcW w:w="5103" w:type="dxa"/>
            <w:hideMark/>
          </w:tcPr>
          <w:p w14:paraId="1E7952CD" w14:textId="31981494" w:rsidR="00E65591" w:rsidRPr="00EC4103" w:rsidRDefault="00E65591" w:rsidP="00E65591">
            <w:pPr>
              <w:spacing w:after="0"/>
            </w:pPr>
          </w:p>
        </w:tc>
      </w:tr>
      <w:tr w:rsidR="00E65591" w:rsidRPr="00EC4103" w14:paraId="56E21537" w14:textId="77777777" w:rsidTr="00E65591">
        <w:tc>
          <w:tcPr>
            <w:tcW w:w="3085" w:type="dxa"/>
            <w:shd w:val="clear" w:color="auto" w:fill="F2F2F2" w:themeFill="background1" w:themeFillShade="F2"/>
            <w:hideMark/>
          </w:tcPr>
          <w:p w14:paraId="185F800E" w14:textId="77777777" w:rsidR="00E65591" w:rsidRPr="00EC4103" w:rsidRDefault="00E65591" w:rsidP="00E65591">
            <w:pPr>
              <w:spacing w:after="0"/>
            </w:pPr>
            <w:r w:rsidRPr="00EC4103">
              <w:t>HY_CartographicRealization</w:t>
            </w:r>
          </w:p>
        </w:tc>
        <w:tc>
          <w:tcPr>
            <w:tcW w:w="1559" w:type="dxa"/>
          </w:tcPr>
          <w:p w14:paraId="22C0624B" w14:textId="325A3308" w:rsidR="00E65591" w:rsidRPr="00EC4103" w:rsidRDefault="00E65591" w:rsidP="00E65591">
            <w:pPr>
              <w:spacing w:after="0"/>
            </w:pPr>
          </w:p>
        </w:tc>
        <w:tc>
          <w:tcPr>
            <w:tcW w:w="3261" w:type="dxa"/>
            <w:hideMark/>
          </w:tcPr>
          <w:p w14:paraId="49879C7B" w14:textId="77777777" w:rsidR="00E65591" w:rsidRPr="00EC4103" w:rsidRDefault="00E65591" w:rsidP="00E65591">
            <w:pPr>
              <w:spacing w:after="0"/>
            </w:pPr>
            <w:r w:rsidRPr="00EC4103">
              <w:t>Not represented</w:t>
            </w:r>
          </w:p>
        </w:tc>
        <w:tc>
          <w:tcPr>
            <w:tcW w:w="5103" w:type="dxa"/>
          </w:tcPr>
          <w:p w14:paraId="728AEE3A" w14:textId="49647566" w:rsidR="00E65591" w:rsidRPr="00EC4103" w:rsidRDefault="00E65591" w:rsidP="00E65591">
            <w:pPr>
              <w:spacing w:after="0"/>
            </w:pPr>
          </w:p>
        </w:tc>
      </w:tr>
    </w:tbl>
    <w:p w14:paraId="3A54B96B" w14:textId="77777777" w:rsidR="00E65591" w:rsidRPr="00EC4103" w:rsidRDefault="00E65591" w:rsidP="00E65591">
      <w:pPr>
        <w:spacing w:after="0"/>
        <w:rPr>
          <w:b/>
          <w:bCs/>
          <w:sz w:val="28"/>
        </w:rPr>
      </w:pPr>
    </w:p>
    <w:p w14:paraId="5F5A20ED" w14:textId="76739E25" w:rsidR="00E65591" w:rsidRPr="00EC4103" w:rsidRDefault="00FD636F" w:rsidP="00E65591">
      <w:pPr>
        <w:pStyle w:val="berschrift2"/>
        <w:numPr>
          <w:ilvl w:val="0"/>
          <w:numId w:val="0"/>
        </w:numPr>
      </w:pPr>
      <w:bookmarkStart w:id="530" w:name="_Toc459038747"/>
      <w:bookmarkStart w:id="531" w:name="_Toc459388269"/>
      <w:bookmarkStart w:id="532" w:name="_Toc461026435"/>
      <w:ins w:id="533" w:author="GRDC/ID" w:date="2016-09-12T12:03:00Z">
        <w:r>
          <w:t>E</w:t>
        </w:r>
      </w:ins>
      <w:del w:id="534" w:author="GRDC/ID" w:date="2016-09-12T12:03:00Z">
        <w:r w:rsidR="00E65591" w:rsidDel="00FD636F">
          <w:delText>F</w:delText>
        </w:r>
      </w:del>
      <w:r w:rsidR="00E65591" w:rsidRPr="00EC4103">
        <w:t>.2 Hydrographic Network Model</w:t>
      </w:r>
      <w:bookmarkEnd w:id="530"/>
      <w:bookmarkEnd w:id="531"/>
      <w:bookmarkEnd w:id="532"/>
    </w:p>
    <w:tbl>
      <w:tblPr>
        <w:tblStyle w:val="Tabellenraster"/>
        <w:tblW w:w="13008" w:type="dxa"/>
        <w:tblLayout w:type="fixed"/>
        <w:tblLook w:val="04A0" w:firstRow="1" w:lastRow="0" w:firstColumn="1" w:lastColumn="0" w:noHBand="0" w:noVBand="1"/>
      </w:tblPr>
      <w:tblGrid>
        <w:gridCol w:w="3085"/>
        <w:gridCol w:w="1559"/>
        <w:gridCol w:w="3261"/>
        <w:gridCol w:w="5103"/>
      </w:tblGrid>
      <w:tr w:rsidR="00E65591" w:rsidRPr="00EC4103" w14:paraId="19AFF5E9" w14:textId="77777777" w:rsidTr="00E65591">
        <w:tc>
          <w:tcPr>
            <w:tcW w:w="3085" w:type="dxa"/>
            <w:shd w:val="clear" w:color="auto" w:fill="F2F2F2" w:themeFill="background1" w:themeFillShade="F2"/>
            <w:hideMark/>
          </w:tcPr>
          <w:p w14:paraId="1FAE02E2" w14:textId="77777777" w:rsidR="00E65591" w:rsidRPr="00EC4103" w:rsidRDefault="00E65591" w:rsidP="00E65591">
            <w:pPr>
              <w:spacing w:after="0"/>
              <w:rPr>
                <w:b/>
                <w:bCs/>
              </w:rPr>
            </w:pPr>
            <w:r w:rsidRPr="00EC4103">
              <w:rPr>
                <w:b/>
                <w:bCs/>
              </w:rPr>
              <w:t>HY_Features Name</w:t>
            </w:r>
          </w:p>
        </w:tc>
        <w:tc>
          <w:tcPr>
            <w:tcW w:w="1559" w:type="dxa"/>
          </w:tcPr>
          <w:p w14:paraId="71B16952" w14:textId="77777777" w:rsidR="00E65591" w:rsidRPr="00EC4103" w:rsidRDefault="00E65591" w:rsidP="00E65591">
            <w:pPr>
              <w:spacing w:after="0"/>
              <w:jc w:val="center"/>
              <w:rPr>
                <w:b/>
                <w:bCs/>
              </w:rPr>
            </w:pPr>
            <w:r>
              <w:rPr>
                <w:b/>
                <w:bCs/>
              </w:rPr>
              <w:t>Relationship between concepts</w:t>
            </w:r>
          </w:p>
        </w:tc>
        <w:tc>
          <w:tcPr>
            <w:tcW w:w="3261" w:type="dxa"/>
            <w:hideMark/>
          </w:tcPr>
          <w:p w14:paraId="3E226B18" w14:textId="77777777" w:rsidR="00E65591" w:rsidRPr="00EC4103" w:rsidRDefault="00E65591" w:rsidP="00E65591">
            <w:pPr>
              <w:spacing w:after="0"/>
              <w:jc w:val="center"/>
              <w:rPr>
                <w:b/>
                <w:bCs/>
              </w:rPr>
            </w:pPr>
            <w:r w:rsidRPr="00EC4103">
              <w:rPr>
                <w:b/>
                <w:bCs/>
              </w:rPr>
              <w:t>INSPIRE Hydrography Name</w:t>
            </w:r>
            <w:r>
              <w:rPr>
                <w:b/>
                <w:bCs/>
              </w:rPr>
              <w:t xml:space="preserve"> + potential condition(s)</w:t>
            </w:r>
          </w:p>
        </w:tc>
        <w:tc>
          <w:tcPr>
            <w:tcW w:w="5103" w:type="dxa"/>
            <w:hideMark/>
          </w:tcPr>
          <w:p w14:paraId="49735EBF" w14:textId="77777777" w:rsidR="00E65591" w:rsidRPr="00EC4103" w:rsidRDefault="00E65591" w:rsidP="00E65591">
            <w:pPr>
              <w:spacing w:after="0"/>
              <w:jc w:val="center"/>
              <w:rPr>
                <w:b/>
                <w:bCs/>
              </w:rPr>
            </w:pPr>
            <w:r w:rsidRPr="00EC4103">
              <w:rPr>
                <w:b/>
                <w:bCs/>
              </w:rPr>
              <w:t>Definition / Description</w:t>
            </w:r>
          </w:p>
          <w:p w14:paraId="6A0695DC" w14:textId="6A7979AF" w:rsidR="00E65591" w:rsidRPr="00EC4103" w:rsidRDefault="00E65591" w:rsidP="004F6763">
            <w:pPr>
              <w:spacing w:after="0"/>
              <w:rPr>
                <w:b/>
                <w:bCs/>
              </w:rPr>
            </w:pPr>
          </w:p>
        </w:tc>
      </w:tr>
      <w:tr w:rsidR="00E65591" w:rsidRPr="00EC4103" w14:paraId="16415814" w14:textId="77777777" w:rsidTr="00E65591">
        <w:tc>
          <w:tcPr>
            <w:tcW w:w="3085" w:type="dxa"/>
            <w:shd w:val="clear" w:color="auto" w:fill="F2F2F2" w:themeFill="background1" w:themeFillShade="F2"/>
            <w:hideMark/>
          </w:tcPr>
          <w:p w14:paraId="0E79AF15" w14:textId="77777777" w:rsidR="00E65591" w:rsidRPr="00EC4103" w:rsidRDefault="00E65591" w:rsidP="00E65591">
            <w:pPr>
              <w:spacing w:after="0"/>
            </w:pPr>
            <w:r w:rsidRPr="00EC4103">
              <w:t>HY_HydrographicNetwork</w:t>
            </w:r>
          </w:p>
        </w:tc>
        <w:tc>
          <w:tcPr>
            <w:tcW w:w="1559" w:type="dxa"/>
          </w:tcPr>
          <w:p w14:paraId="6D3E7E62" w14:textId="77777777" w:rsidR="00E65591" w:rsidRPr="00EC4103" w:rsidRDefault="00E65591" w:rsidP="00E65591">
            <w:pPr>
              <w:spacing w:after="0"/>
            </w:pPr>
            <w:r>
              <w:t>Is narrower than</w:t>
            </w:r>
          </w:p>
        </w:tc>
        <w:tc>
          <w:tcPr>
            <w:tcW w:w="3261" w:type="dxa"/>
            <w:hideMark/>
          </w:tcPr>
          <w:p w14:paraId="118379EE" w14:textId="77777777" w:rsidR="00E65591" w:rsidRDefault="00E65591" w:rsidP="00E65591">
            <w:pPr>
              <w:spacing w:after="0"/>
            </w:pPr>
            <w:r w:rsidRPr="00EC4103">
              <w:t>WatercourseLinkSequence</w:t>
            </w:r>
          </w:p>
          <w:p w14:paraId="7BE94A8B" w14:textId="77777777" w:rsidR="00E65591" w:rsidRDefault="00E65591" w:rsidP="00E65591">
            <w:pPr>
              <w:spacing w:after="0"/>
            </w:pPr>
          </w:p>
          <w:p w14:paraId="3FDDA158" w14:textId="77777777" w:rsidR="00E65591" w:rsidRPr="00CC0638" w:rsidRDefault="00E65591" w:rsidP="00E65591">
            <w:pPr>
              <w:spacing w:after="0"/>
            </w:pPr>
            <w:r w:rsidRPr="00CC0638">
              <w:t>In case that features of interest are water bodies and not channels.</w:t>
            </w:r>
          </w:p>
          <w:p w14:paraId="348387B5" w14:textId="77777777" w:rsidR="00E65591" w:rsidRPr="00CC0638" w:rsidRDefault="00E65591" w:rsidP="00E65591">
            <w:pPr>
              <w:spacing w:after="0"/>
            </w:pPr>
            <w:r w:rsidRPr="00CC0638">
              <w:t>AND</w:t>
            </w:r>
          </w:p>
          <w:p w14:paraId="34FA0352" w14:textId="77777777" w:rsidR="00E65591" w:rsidRPr="00EC4103" w:rsidRDefault="00E65591" w:rsidP="00E65591">
            <w:pPr>
              <w:spacing w:after="0"/>
            </w:pPr>
            <w:r w:rsidRPr="00CC0638">
              <w:t>In case that network is non branching.</w:t>
            </w:r>
          </w:p>
        </w:tc>
        <w:tc>
          <w:tcPr>
            <w:tcW w:w="5103" w:type="dxa"/>
            <w:hideMark/>
          </w:tcPr>
          <w:p w14:paraId="765E2F16" w14:textId="77777777" w:rsidR="00E65591" w:rsidRPr="00CC0638" w:rsidRDefault="00E65591" w:rsidP="00E65591">
            <w:pPr>
              <w:spacing w:after="0"/>
            </w:pPr>
            <w:r w:rsidRPr="00CC0638">
              <w:t>A sequence of watercourse links representing a non-branching path through a hydrographic network.</w:t>
            </w:r>
          </w:p>
        </w:tc>
      </w:tr>
      <w:tr w:rsidR="00E65591" w:rsidRPr="00EC4103" w14:paraId="00E2C133" w14:textId="77777777" w:rsidTr="00E65591">
        <w:tc>
          <w:tcPr>
            <w:tcW w:w="3085" w:type="dxa"/>
            <w:shd w:val="clear" w:color="auto" w:fill="F2F2F2" w:themeFill="background1" w:themeFillShade="F2"/>
            <w:hideMark/>
          </w:tcPr>
          <w:p w14:paraId="63DCBF1F" w14:textId="77777777" w:rsidR="00E65591" w:rsidRPr="00EC4103" w:rsidRDefault="00E65591" w:rsidP="00E65591">
            <w:pPr>
              <w:spacing w:after="0"/>
            </w:pPr>
            <w:r w:rsidRPr="00EC4103">
              <w:t>HY_WaterBody</w:t>
            </w:r>
          </w:p>
        </w:tc>
        <w:tc>
          <w:tcPr>
            <w:tcW w:w="1559" w:type="dxa"/>
          </w:tcPr>
          <w:p w14:paraId="269CE985" w14:textId="77777777" w:rsidR="00E65591" w:rsidRPr="00EC4103" w:rsidRDefault="00E65591" w:rsidP="00E65591">
            <w:pPr>
              <w:spacing w:after="0"/>
            </w:pPr>
            <w:r>
              <w:t>Is narrower than</w:t>
            </w:r>
          </w:p>
        </w:tc>
        <w:tc>
          <w:tcPr>
            <w:tcW w:w="3261" w:type="dxa"/>
            <w:hideMark/>
          </w:tcPr>
          <w:p w14:paraId="6CB76450" w14:textId="77777777" w:rsidR="00E65591" w:rsidRPr="00EC4103" w:rsidRDefault="00E65591" w:rsidP="00E65591">
            <w:pPr>
              <w:spacing w:after="0"/>
            </w:pPr>
          </w:p>
          <w:p w14:paraId="52903876" w14:textId="77777777" w:rsidR="00E65591" w:rsidRDefault="00E65591" w:rsidP="00E65591">
            <w:pPr>
              <w:spacing w:after="0"/>
            </w:pPr>
            <w:r w:rsidRPr="00EC4103">
              <w:t>Watercourse</w:t>
            </w:r>
            <w:r>
              <w:t>Link</w:t>
            </w:r>
          </w:p>
          <w:p w14:paraId="01D2FA30" w14:textId="77777777" w:rsidR="00E65591" w:rsidRDefault="00E65591" w:rsidP="00E65591">
            <w:pPr>
              <w:spacing w:after="0"/>
            </w:pPr>
          </w:p>
          <w:p w14:paraId="15D4A575" w14:textId="77777777" w:rsidR="00E65591" w:rsidRPr="00CC0638" w:rsidRDefault="00E65591" w:rsidP="00E65591">
            <w:pPr>
              <w:spacing w:after="0"/>
            </w:pPr>
            <w:r w:rsidRPr="00CC0638">
              <w:t>In case that features of interest are water bodies and not channels.</w:t>
            </w:r>
          </w:p>
          <w:p w14:paraId="19DC3ED1" w14:textId="77777777" w:rsidR="00E65591" w:rsidRPr="00EC4103" w:rsidRDefault="00E65591" w:rsidP="00E65591">
            <w:pPr>
              <w:spacing w:after="0"/>
            </w:pPr>
          </w:p>
        </w:tc>
        <w:tc>
          <w:tcPr>
            <w:tcW w:w="5103" w:type="dxa"/>
            <w:hideMark/>
          </w:tcPr>
          <w:p w14:paraId="3162A314" w14:textId="77777777" w:rsidR="00E65591" w:rsidRPr="00CC0638" w:rsidRDefault="00E65591" w:rsidP="00E65591">
            <w:pPr>
              <w:spacing w:after="0"/>
            </w:pPr>
          </w:p>
          <w:p w14:paraId="30171739" w14:textId="0D0327B9" w:rsidR="00E65591" w:rsidRPr="00CC0638" w:rsidRDefault="00E65591" w:rsidP="00E65591">
            <w:pPr>
              <w:spacing w:after="0"/>
            </w:pPr>
            <w:r w:rsidRPr="00CC0638">
              <w:t xml:space="preserve">A segment of a watercourse within a hydrographic </w:t>
            </w:r>
            <w:r w:rsidRPr="00CC0638">
              <w:lastRenderedPageBreak/>
              <w:t>network.  A watercourse link may be fictitious, with no direct correspondence to a real-world object and included only to ensure a closed network.</w:t>
            </w:r>
          </w:p>
        </w:tc>
      </w:tr>
      <w:tr w:rsidR="00E65591" w:rsidRPr="00EC4103" w14:paraId="3A52D24B" w14:textId="77777777" w:rsidTr="00E65591">
        <w:tc>
          <w:tcPr>
            <w:tcW w:w="3085" w:type="dxa"/>
            <w:shd w:val="clear" w:color="auto" w:fill="F2F2F2" w:themeFill="background1" w:themeFillShade="F2"/>
            <w:hideMark/>
          </w:tcPr>
          <w:p w14:paraId="161A6CB0" w14:textId="77777777" w:rsidR="00E65591" w:rsidRPr="00EC4103" w:rsidRDefault="00E65591" w:rsidP="00E65591">
            <w:pPr>
              <w:spacing w:after="0"/>
            </w:pPr>
            <w:r w:rsidRPr="00EC4103">
              <w:lastRenderedPageBreak/>
              <w:t>HY_ChannelNetwork</w:t>
            </w:r>
          </w:p>
        </w:tc>
        <w:tc>
          <w:tcPr>
            <w:tcW w:w="1559" w:type="dxa"/>
          </w:tcPr>
          <w:p w14:paraId="0EC86765" w14:textId="77777777" w:rsidR="00E65591" w:rsidRPr="00EC4103" w:rsidRDefault="00E65591" w:rsidP="00E65591">
            <w:pPr>
              <w:spacing w:after="0"/>
            </w:pPr>
            <w:r>
              <w:t>Is narrower than</w:t>
            </w:r>
          </w:p>
        </w:tc>
        <w:tc>
          <w:tcPr>
            <w:tcW w:w="3261" w:type="dxa"/>
            <w:hideMark/>
          </w:tcPr>
          <w:p w14:paraId="3933494C" w14:textId="77777777" w:rsidR="00E65591" w:rsidRDefault="00E65591" w:rsidP="00E65591">
            <w:pPr>
              <w:spacing w:after="0"/>
            </w:pPr>
            <w:r w:rsidRPr="00EC4103">
              <w:t>WatercourseLinkSequence</w:t>
            </w:r>
          </w:p>
          <w:p w14:paraId="7F8FC242" w14:textId="77777777" w:rsidR="00E65591" w:rsidRDefault="00E65591" w:rsidP="00E65591">
            <w:pPr>
              <w:spacing w:after="0"/>
            </w:pPr>
          </w:p>
          <w:p w14:paraId="491C57CF" w14:textId="77777777" w:rsidR="00E65591" w:rsidRPr="00CC0638" w:rsidRDefault="00E65591" w:rsidP="00E65591">
            <w:pPr>
              <w:spacing w:after="0"/>
            </w:pPr>
            <w:r w:rsidRPr="00CC0638">
              <w:t>In case that features of interest are channels and not water bodies.</w:t>
            </w:r>
          </w:p>
          <w:p w14:paraId="5F618786" w14:textId="77777777" w:rsidR="00E65591" w:rsidRPr="00CC0638" w:rsidRDefault="00E65591" w:rsidP="00E65591">
            <w:pPr>
              <w:spacing w:after="0"/>
            </w:pPr>
            <w:r w:rsidRPr="00CC0638">
              <w:t>AND</w:t>
            </w:r>
          </w:p>
          <w:p w14:paraId="3B990C07" w14:textId="77777777" w:rsidR="00E65591" w:rsidRPr="00EC4103" w:rsidRDefault="00E65591" w:rsidP="00E65591">
            <w:pPr>
              <w:spacing w:after="0"/>
            </w:pPr>
            <w:r w:rsidRPr="00CC0638">
              <w:t>In case that network is non branching.</w:t>
            </w:r>
          </w:p>
        </w:tc>
        <w:tc>
          <w:tcPr>
            <w:tcW w:w="5103" w:type="dxa"/>
            <w:hideMark/>
          </w:tcPr>
          <w:p w14:paraId="796F350B" w14:textId="77777777" w:rsidR="00E65591" w:rsidRPr="00CC0638" w:rsidRDefault="00E65591" w:rsidP="00E65591">
            <w:pPr>
              <w:spacing w:after="0"/>
            </w:pPr>
            <w:r w:rsidRPr="00CC0638">
              <w:t>A sequence of watercourse links representing a non-branching path through a hydrographic network.</w:t>
            </w:r>
          </w:p>
        </w:tc>
      </w:tr>
      <w:tr w:rsidR="00E65591" w:rsidRPr="00EC4103" w14:paraId="516A25F1" w14:textId="77777777" w:rsidTr="00E65591">
        <w:tc>
          <w:tcPr>
            <w:tcW w:w="3085" w:type="dxa"/>
            <w:shd w:val="clear" w:color="auto" w:fill="F2F2F2" w:themeFill="background1" w:themeFillShade="F2"/>
            <w:hideMark/>
          </w:tcPr>
          <w:p w14:paraId="165A6549" w14:textId="77777777" w:rsidR="00E65591" w:rsidRPr="00EC4103" w:rsidRDefault="00E65591" w:rsidP="00E65591">
            <w:pPr>
              <w:spacing w:after="0"/>
            </w:pPr>
            <w:r w:rsidRPr="00EC4103">
              <w:t>HY_Depression</w:t>
            </w:r>
          </w:p>
        </w:tc>
        <w:tc>
          <w:tcPr>
            <w:tcW w:w="1559" w:type="dxa"/>
          </w:tcPr>
          <w:p w14:paraId="24EC536C" w14:textId="77777777" w:rsidR="00E65591" w:rsidRPr="00EC4103" w:rsidRDefault="00E65591" w:rsidP="00E65591">
            <w:pPr>
              <w:spacing w:after="0"/>
            </w:pPr>
            <w:r>
              <w:t>Is like</w:t>
            </w:r>
          </w:p>
        </w:tc>
        <w:tc>
          <w:tcPr>
            <w:tcW w:w="3261" w:type="dxa"/>
            <w:hideMark/>
          </w:tcPr>
          <w:p w14:paraId="19492F07" w14:textId="77777777" w:rsidR="00E65591" w:rsidRPr="00EC4103" w:rsidRDefault="00E65591" w:rsidP="00E65591">
            <w:pPr>
              <w:spacing w:after="0"/>
            </w:pPr>
          </w:p>
          <w:p w14:paraId="279DDC63" w14:textId="77777777" w:rsidR="00E65591" w:rsidRPr="00CC0638" w:rsidRDefault="00E65591" w:rsidP="00E65591">
            <w:pPr>
              <w:spacing w:after="0"/>
            </w:pPr>
            <w:r w:rsidRPr="00EC4103">
              <w:t>StandingWater</w:t>
            </w:r>
          </w:p>
          <w:p w14:paraId="6E1C8852" w14:textId="77777777" w:rsidR="00E65591" w:rsidRPr="00CC0638" w:rsidRDefault="00E65591" w:rsidP="00E65591">
            <w:pPr>
              <w:spacing w:after="0"/>
            </w:pPr>
          </w:p>
          <w:p w14:paraId="57A6A122" w14:textId="77777777" w:rsidR="00E65591" w:rsidRPr="00EC4103" w:rsidRDefault="00E65591" w:rsidP="00E65591">
            <w:pPr>
              <w:spacing w:after="0"/>
            </w:pPr>
            <w:r w:rsidRPr="00CC0638">
              <w:t>In case that geometry is surface or point.</w:t>
            </w:r>
          </w:p>
        </w:tc>
        <w:tc>
          <w:tcPr>
            <w:tcW w:w="5103" w:type="dxa"/>
            <w:hideMark/>
          </w:tcPr>
          <w:p w14:paraId="2E806C32" w14:textId="77777777" w:rsidR="00E65591" w:rsidRPr="00CC0638" w:rsidRDefault="00E65591" w:rsidP="00E65591">
            <w:pPr>
              <w:autoSpaceDE w:val="0"/>
              <w:autoSpaceDN w:val="0"/>
              <w:adjustRightInd w:val="0"/>
              <w:spacing w:after="0"/>
            </w:pPr>
            <w:r w:rsidRPr="00CC0638">
              <w:t xml:space="preserve">Any known inland waterway body. </w:t>
            </w:r>
          </w:p>
          <w:p w14:paraId="0FC381A6" w14:textId="77777777" w:rsidR="00E65591" w:rsidRPr="00CC0638" w:rsidRDefault="00E65591" w:rsidP="00E65591">
            <w:pPr>
              <w:autoSpaceDE w:val="0"/>
              <w:autoSpaceDN w:val="0"/>
              <w:adjustRightInd w:val="0"/>
              <w:spacing w:after="0"/>
            </w:pPr>
            <w:r w:rsidRPr="00CC0638">
              <w:t>EXAMPLE Lake/pond, reservoir, river/stream, etc.</w:t>
            </w:r>
          </w:p>
          <w:p w14:paraId="5A517BB8" w14:textId="77777777" w:rsidR="00E65591" w:rsidRPr="00CC0638" w:rsidRDefault="00E65591" w:rsidP="00E65591">
            <w:pPr>
              <w:spacing w:after="0"/>
            </w:pPr>
            <w:r w:rsidRPr="00CC0638">
              <w:t>NOTE: May include islands, represented as 'holes' in its geometry. Islands may be surrounded by a shore and / or land-ware boundary.</w:t>
            </w:r>
          </w:p>
          <w:p w14:paraId="03042773" w14:textId="77777777" w:rsidR="00E65591" w:rsidRPr="00EC4103" w:rsidRDefault="00E65591" w:rsidP="00E65591">
            <w:pPr>
              <w:spacing w:after="0"/>
            </w:pPr>
          </w:p>
        </w:tc>
      </w:tr>
      <w:tr w:rsidR="00E65591" w:rsidRPr="00EC4103" w14:paraId="1A03972F" w14:textId="77777777" w:rsidTr="00E65591">
        <w:tc>
          <w:tcPr>
            <w:tcW w:w="3085" w:type="dxa"/>
            <w:shd w:val="clear" w:color="auto" w:fill="F2F2F2" w:themeFill="background1" w:themeFillShade="F2"/>
            <w:hideMark/>
          </w:tcPr>
          <w:p w14:paraId="703E6D1C" w14:textId="77777777" w:rsidR="00E65591" w:rsidRPr="00EC4103" w:rsidRDefault="00E65591" w:rsidP="00E65591">
            <w:pPr>
              <w:spacing w:after="0"/>
            </w:pPr>
            <w:r w:rsidRPr="00EC4103">
              <w:t>HY_Channel</w:t>
            </w:r>
          </w:p>
        </w:tc>
        <w:tc>
          <w:tcPr>
            <w:tcW w:w="1559" w:type="dxa"/>
          </w:tcPr>
          <w:p w14:paraId="25ECC4DB" w14:textId="77777777" w:rsidR="00E65591" w:rsidRPr="00EC4103" w:rsidRDefault="00E65591" w:rsidP="00E65591">
            <w:pPr>
              <w:spacing w:after="0"/>
            </w:pPr>
            <w:r>
              <w:t>Is narrower than</w:t>
            </w:r>
          </w:p>
        </w:tc>
        <w:tc>
          <w:tcPr>
            <w:tcW w:w="3261" w:type="dxa"/>
            <w:hideMark/>
          </w:tcPr>
          <w:p w14:paraId="0748DECD" w14:textId="77777777" w:rsidR="00E65591" w:rsidRDefault="00E65591" w:rsidP="00E65591">
            <w:pPr>
              <w:spacing w:after="0"/>
            </w:pPr>
            <w:r w:rsidRPr="00EC4103">
              <w:t>Watercourse</w:t>
            </w:r>
            <w:r>
              <w:t>Link</w:t>
            </w:r>
          </w:p>
          <w:p w14:paraId="11981EC4" w14:textId="77777777" w:rsidR="00E65591" w:rsidRDefault="00E65591" w:rsidP="00E65591">
            <w:pPr>
              <w:spacing w:after="0"/>
            </w:pPr>
          </w:p>
          <w:p w14:paraId="13E0F2D6" w14:textId="77777777" w:rsidR="00E65591" w:rsidRPr="00EC4103" w:rsidRDefault="00E65591" w:rsidP="00E65591">
            <w:pPr>
              <w:spacing w:after="0"/>
            </w:pPr>
            <w:r w:rsidRPr="00CC0638">
              <w:t>In case that features of interest are channels and not water bodies.</w:t>
            </w:r>
          </w:p>
        </w:tc>
        <w:tc>
          <w:tcPr>
            <w:tcW w:w="5103" w:type="dxa"/>
            <w:hideMark/>
          </w:tcPr>
          <w:p w14:paraId="37D0C6F9" w14:textId="77777777" w:rsidR="00E65591" w:rsidRPr="00CC0638" w:rsidRDefault="00E65591" w:rsidP="00E65591">
            <w:pPr>
              <w:spacing w:after="0"/>
            </w:pPr>
          </w:p>
          <w:p w14:paraId="5F6E0005" w14:textId="1F7BAB38" w:rsidR="00E65591" w:rsidRPr="00CC0638" w:rsidRDefault="00E65591" w:rsidP="00E65591">
            <w:pPr>
              <w:spacing w:after="0"/>
            </w:pPr>
            <w:r w:rsidRPr="00CC0638">
              <w:t>A segment of a watercourse within a hydrographic network.  A watercourse link may be fictitious, with no direct correspondence to a real-world object and included only to ensure a closed network</w:t>
            </w:r>
            <w:r w:rsidR="006477EE">
              <w:t>.</w:t>
            </w:r>
          </w:p>
        </w:tc>
      </w:tr>
      <w:tr w:rsidR="00E65591" w:rsidRPr="00EC4103" w14:paraId="1E5F551C" w14:textId="77777777" w:rsidTr="00E65591">
        <w:tc>
          <w:tcPr>
            <w:tcW w:w="3085" w:type="dxa"/>
            <w:shd w:val="clear" w:color="auto" w:fill="F2F2F2" w:themeFill="background1" w:themeFillShade="F2"/>
            <w:hideMark/>
          </w:tcPr>
          <w:p w14:paraId="16CBB7F9" w14:textId="77777777" w:rsidR="00E65591" w:rsidRPr="00BA33D5" w:rsidRDefault="00E65591" w:rsidP="00E65591">
            <w:pPr>
              <w:spacing w:after="0"/>
            </w:pPr>
            <w:r w:rsidRPr="00BA33D5">
              <w:t>HY_Reservoir</w:t>
            </w:r>
          </w:p>
        </w:tc>
        <w:tc>
          <w:tcPr>
            <w:tcW w:w="1559" w:type="dxa"/>
          </w:tcPr>
          <w:p w14:paraId="205D9364" w14:textId="77777777" w:rsidR="00E65591" w:rsidRPr="00BA33D5" w:rsidRDefault="00E65591" w:rsidP="00E65591">
            <w:pPr>
              <w:spacing w:after="0"/>
            </w:pPr>
            <w:r w:rsidRPr="00BA33D5">
              <w:t xml:space="preserve">Is </w:t>
            </w:r>
            <w:r>
              <w:t>like</w:t>
            </w:r>
          </w:p>
        </w:tc>
        <w:tc>
          <w:tcPr>
            <w:tcW w:w="3261" w:type="dxa"/>
            <w:hideMark/>
          </w:tcPr>
          <w:p w14:paraId="40EC2531" w14:textId="77777777" w:rsidR="00E65591" w:rsidRPr="00BA33D5" w:rsidRDefault="00E65591" w:rsidP="00E65591">
            <w:pPr>
              <w:spacing w:after="0"/>
            </w:pPr>
            <w:r w:rsidRPr="00BA33D5">
              <w:t xml:space="preserve"> </w:t>
            </w:r>
          </w:p>
          <w:p w14:paraId="3E5B95AD" w14:textId="77777777" w:rsidR="00E65591" w:rsidRPr="00CC0638" w:rsidRDefault="00E65591" w:rsidP="00E65591">
            <w:pPr>
              <w:spacing w:after="0"/>
            </w:pPr>
            <w:r w:rsidRPr="00BA33D5">
              <w:t>StandingWater</w:t>
            </w:r>
          </w:p>
          <w:p w14:paraId="5A89F59F" w14:textId="77777777" w:rsidR="00E65591" w:rsidRPr="00CC0638" w:rsidRDefault="00E65591" w:rsidP="00E65591">
            <w:pPr>
              <w:spacing w:after="0"/>
            </w:pPr>
          </w:p>
          <w:p w14:paraId="79A0C48D" w14:textId="77777777" w:rsidR="00E65591" w:rsidRPr="00BA33D5" w:rsidRDefault="00E65591" w:rsidP="00E65591">
            <w:pPr>
              <w:spacing w:after="0"/>
            </w:pPr>
            <w:r w:rsidRPr="00CC0638">
              <w:t>In case that geometry is surface or point.</w:t>
            </w:r>
          </w:p>
        </w:tc>
        <w:tc>
          <w:tcPr>
            <w:tcW w:w="5103" w:type="dxa"/>
            <w:hideMark/>
          </w:tcPr>
          <w:p w14:paraId="27A155BA" w14:textId="77777777" w:rsidR="00E65591" w:rsidRPr="00CC0638" w:rsidRDefault="00E65591" w:rsidP="00E65591">
            <w:pPr>
              <w:spacing w:after="0"/>
            </w:pPr>
          </w:p>
          <w:p w14:paraId="736287D3" w14:textId="77777777" w:rsidR="00E65591" w:rsidRPr="00CC0638" w:rsidRDefault="00E65591" w:rsidP="00E65591">
            <w:pPr>
              <w:autoSpaceDE w:val="0"/>
              <w:autoSpaceDN w:val="0"/>
              <w:adjustRightInd w:val="0"/>
              <w:spacing w:after="0"/>
            </w:pPr>
            <w:r w:rsidRPr="00CC0638">
              <w:t xml:space="preserve">Any known inland waterway body. </w:t>
            </w:r>
          </w:p>
          <w:p w14:paraId="26019FE4" w14:textId="77777777" w:rsidR="00E65591" w:rsidRPr="00CC0638" w:rsidRDefault="00E65591" w:rsidP="00E65591">
            <w:pPr>
              <w:autoSpaceDE w:val="0"/>
              <w:autoSpaceDN w:val="0"/>
              <w:adjustRightInd w:val="0"/>
              <w:spacing w:after="0"/>
            </w:pPr>
            <w:r w:rsidRPr="00CC0638">
              <w:t>EXAMPLE Lake/pond, reservoir, river/stream, etc.</w:t>
            </w:r>
          </w:p>
          <w:p w14:paraId="275FB995" w14:textId="77777777" w:rsidR="00E65591" w:rsidRPr="00CC0638" w:rsidRDefault="00E65591" w:rsidP="00E65591">
            <w:pPr>
              <w:spacing w:after="0"/>
            </w:pPr>
            <w:r w:rsidRPr="00CC0638">
              <w:t xml:space="preserve">NOTE: May include islands, represented as 'holes' </w:t>
            </w:r>
            <w:r w:rsidRPr="00CC0638">
              <w:lastRenderedPageBreak/>
              <w:t>in its geometry. Islands may be surrounded by a shore and / or land-ware boundary.</w:t>
            </w:r>
          </w:p>
        </w:tc>
      </w:tr>
      <w:tr w:rsidR="00E65591" w:rsidRPr="00EC4103" w14:paraId="3CF9DCFA" w14:textId="77777777" w:rsidTr="00E65591">
        <w:trPr>
          <w:trHeight w:val="428"/>
        </w:trPr>
        <w:tc>
          <w:tcPr>
            <w:tcW w:w="3085" w:type="dxa"/>
            <w:shd w:val="clear" w:color="auto" w:fill="F2F2F2" w:themeFill="background1" w:themeFillShade="F2"/>
            <w:hideMark/>
          </w:tcPr>
          <w:p w14:paraId="4A50CDB1" w14:textId="77777777" w:rsidR="00E65591" w:rsidRPr="00EC4103" w:rsidRDefault="00E65591" w:rsidP="00E65591">
            <w:pPr>
              <w:spacing w:after="0"/>
            </w:pPr>
            <w:r w:rsidRPr="00EC4103">
              <w:lastRenderedPageBreak/>
              <w:t>HY_FlowPath</w:t>
            </w:r>
          </w:p>
        </w:tc>
        <w:tc>
          <w:tcPr>
            <w:tcW w:w="1559" w:type="dxa"/>
          </w:tcPr>
          <w:p w14:paraId="18EFD3D3" w14:textId="77777777" w:rsidR="00E65591" w:rsidRPr="00EC4103" w:rsidRDefault="00E65591" w:rsidP="00E65591">
            <w:pPr>
              <w:spacing w:after="0"/>
            </w:pPr>
            <w:r>
              <w:t>Is like</w:t>
            </w:r>
          </w:p>
        </w:tc>
        <w:tc>
          <w:tcPr>
            <w:tcW w:w="3261" w:type="dxa"/>
            <w:hideMark/>
          </w:tcPr>
          <w:p w14:paraId="439DF4EF" w14:textId="77777777" w:rsidR="00E65591" w:rsidRPr="00CC0638" w:rsidRDefault="00E65591" w:rsidP="00E65591">
            <w:pPr>
              <w:spacing w:after="0"/>
            </w:pPr>
            <w:r w:rsidRPr="00EC4103">
              <w:t>WatercourseLink</w:t>
            </w:r>
          </w:p>
          <w:p w14:paraId="1DCA3FE8" w14:textId="77777777" w:rsidR="00E65591" w:rsidRPr="00CC0638" w:rsidRDefault="00E65591" w:rsidP="00E65591">
            <w:pPr>
              <w:spacing w:after="0"/>
            </w:pPr>
          </w:p>
          <w:p w14:paraId="73025AE7" w14:textId="77777777" w:rsidR="00E65591" w:rsidRPr="00EC4103" w:rsidRDefault="00E65591" w:rsidP="00E65591">
            <w:pPr>
              <w:spacing w:after="0"/>
            </w:pPr>
            <w:r w:rsidRPr="00CC0638">
              <w:t>With a fictitious representation</w:t>
            </w:r>
          </w:p>
        </w:tc>
        <w:tc>
          <w:tcPr>
            <w:tcW w:w="5103" w:type="dxa"/>
            <w:hideMark/>
          </w:tcPr>
          <w:p w14:paraId="3C6655E4" w14:textId="30AE6466" w:rsidR="00E65591" w:rsidRPr="00CC0638" w:rsidRDefault="00E65591" w:rsidP="00E65591">
            <w:pPr>
              <w:spacing w:after="0"/>
            </w:pPr>
            <w:r w:rsidRPr="00CC0638">
              <w:t>A segment of a watercourse within a hydrographic network.  A watercourse link may be fictitious, with no direct correspondence to a real-world object and included only to ensure a closed network</w:t>
            </w:r>
            <w:r w:rsidR="006477EE">
              <w:t>.</w:t>
            </w:r>
          </w:p>
        </w:tc>
      </w:tr>
      <w:tr w:rsidR="00E65591" w:rsidRPr="00EC4103" w14:paraId="7B455406" w14:textId="77777777" w:rsidTr="00E65591">
        <w:trPr>
          <w:trHeight w:val="125"/>
        </w:trPr>
        <w:tc>
          <w:tcPr>
            <w:tcW w:w="3085" w:type="dxa"/>
            <w:shd w:val="clear" w:color="auto" w:fill="F2F2F2" w:themeFill="background1" w:themeFillShade="F2"/>
            <w:hideMark/>
          </w:tcPr>
          <w:p w14:paraId="589F31CB" w14:textId="77777777" w:rsidR="00E65591" w:rsidRPr="00EC4103" w:rsidRDefault="00E65591" w:rsidP="00E65591">
            <w:pPr>
              <w:spacing w:after="0"/>
            </w:pPr>
            <w:r w:rsidRPr="00EC4103">
              <w:t>HY_WaterEdge</w:t>
            </w:r>
          </w:p>
        </w:tc>
        <w:tc>
          <w:tcPr>
            <w:tcW w:w="1559" w:type="dxa"/>
          </w:tcPr>
          <w:p w14:paraId="6E4623D1" w14:textId="77777777" w:rsidR="00E65591" w:rsidRPr="00EC4103" w:rsidRDefault="00E65591" w:rsidP="00E65591">
            <w:pPr>
              <w:spacing w:after="0"/>
            </w:pPr>
            <w:r>
              <w:t>Is like</w:t>
            </w:r>
          </w:p>
        </w:tc>
        <w:tc>
          <w:tcPr>
            <w:tcW w:w="3261" w:type="dxa"/>
            <w:hideMark/>
          </w:tcPr>
          <w:p w14:paraId="13D8F86C" w14:textId="77777777" w:rsidR="00E65591" w:rsidRPr="00EC4103" w:rsidRDefault="00E65591" w:rsidP="00E65591">
            <w:pPr>
              <w:spacing w:after="0"/>
            </w:pPr>
            <w:r>
              <w:t>LandWaterBoundary</w:t>
            </w:r>
          </w:p>
        </w:tc>
        <w:tc>
          <w:tcPr>
            <w:tcW w:w="5103" w:type="dxa"/>
            <w:hideMark/>
          </w:tcPr>
          <w:p w14:paraId="05BF0581" w14:textId="77777777" w:rsidR="00E65591" w:rsidRPr="00CC0638" w:rsidRDefault="00E65591" w:rsidP="00E65591">
            <w:pPr>
              <w:spacing w:after="0"/>
            </w:pPr>
          </w:p>
          <w:p w14:paraId="0C42D72B" w14:textId="77777777" w:rsidR="00E65591" w:rsidRPr="00CC0638" w:rsidRDefault="00E65591" w:rsidP="00E65591">
            <w:pPr>
              <w:autoSpaceDE w:val="0"/>
              <w:autoSpaceDN w:val="0"/>
              <w:adjustRightInd w:val="0"/>
              <w:spacing w:after="0"/>
            </w:pPr>
            <w:r w:rsidRPr="00CC0638">
              <w:t>The line where a land mass is in contact with a body of water.</w:t>
            </w:r>
          </w:p>
        </w:tc>
      </w:tr>
      <w:tr w:rsidR="00E65591" w:rsidRPr="00EC4103" w14:paraId="7BCA2D42" w14:textId="77777777" w:rsidTr="00E65591">
        <w:tc>
          <w:tcPr>
            <w:tcW w:w="3085" w:type="dxa"/>
            <w:shd w:val="clear" w:color="auto" w:fill="F2F2F2" w:themeFill="background1" w:themeFillShade="F2"/>
            <w:hideMark/>
          </w:tcPr>
          <w:p w14:paraId="2DB56E5B" w14:textId="77777777" w:rsidR="00E65591" w:rsidRPr="00EC4103" w:rsidRDefault="00E65591" w:rsidP="00E65591">
            <w:pPr>
              <w:spacing w:after="0"/>
            </w:pPr>
            <w:r w:rsidRPr="00EC4103">
              <w:t>HY_LongitudinalSection</w:t>
            </w:r>
          </w:p>
        </w:tc>
        <w:tc>
          <w:tcPr>
            <w:tcW w:w="1559" w:type="dxa"/>
          </w:tcPr>
          <w:p w14:paraId="24575C6C" w14:textId="77777777" w:rsidR="00E65591" w:rsidRPr="00EC4103" w:rsidRDefault="00E65591" w:rsidP="00E65591">
            <w:pPr>
              <w:spacing w:after="0"/>
            </w:pPr>
          </w:p>
        </w:tc>
        <w:tc>
          <w:tcPr>
            <w:tcW w:w="3261" w:type="dxa"/>
            <w:hideMark/>
          </w:tcPr>
          <w:p w14:paraId="46815A06" w14:textId="77777777" w:rsidR="00E65591" w:rsidRPr="00EC4103" w:rsidRDefault="00E65591" w:rsidP="00E65591">
            <w:pPr>
              <w:spacing w:after="0"/>
            </w:pPr>
            <w:r w:rsidRPr="00EC4103">
              <w:t>Not represented</w:t>
            </w:r>
          </w:p>
        </w:tc>
        <w:tc>
          <w:tcPr>
            <w:tcW w:w="5103" w:type="dxa"/>
            <w:hideMark/>
          </w:tcPr>
          <w:p w14:paraId="6B677A42" w14:textId="2D4E61B1" w:rsidR="00E65591" w:rsidRPr="00EC4103" w:rsidRDefault="00E65591" w:rsidP="00E65591">
            <w:pPr>
              <w:spacing w:after="0"/>
            </w:pPr>
          </w:p>
        </w:tc>
      </w:tr>
      <w:tr w:rsidR="00E65591" w:rsidRPr="00EC4103" w14:paraId="54611BEE" w14:textId="77777777" w:rsidTr="00E65591">
        <w:tc>
          <w:tcPr>
            <w:tcW w:w="3085" w:type="dxa"/>
            <w:shd w:val="clear" w:color="auto" w:fill="F2F2F2" w:themeFill="background1" w:themeFillShade="F2"/>
            <w:hideMark/>
          </w:tcPr>
          <w:p w14:paraId="163743C7" w14:textId="77777777" w:rsidR="00E65591" w:rsidRPr="00EC4103" w:rsidRDefault="00E65591" w:rsidP="00E65591">
            <w:pPr>
              <w:spacing w:after="0"/>
            </w:pPr>
            <w:r w:rsidRPr="00EC4103">
              <w:t>HY_CrossSection</w:t>
            </w:r>
          </w:p>
        </w:tc>
        <w:tc>
          <w:tcPr>
            <w:tcW w:w="1559" w:type="dxa"/>
          </w:tcPr>
          <w:p w14:paraId="612FD413" w14:textId="77777777" w:rsidR="00E65591" w:rsidRPr="00EC4103" w:rsidRDefault="00E65591" w:rsidP="00E65591">
            <w:pPr>
              <w:spacing w:after="0"/>
            </w:pPr>
          </w:p>
        </w:tc>
        <w:tc>
          <w:tcPr>
            <w:tcW w:w="3261" w:type="dxa"/>
            <w:hideMark/>
          </w:tcPr>
          <w:p w14:paraId="02E7D23E" w14:textId="77777777" w:rsidR="00E65591" w:rsidRPr="00EC4103" w:rsidRDefault="00E65591" w:rsidP="00E65591">
            <w:pPr>
              <w:spacing w:after="0"/>
            </w:pPr>
            <w:r w:rsidRPr="00EC4103">
              <w:t>Not represented</w:t>
            </w:r>
          </w:p>
        </w:tc>
        <w:tc>
          <w:tcPr>
            <w:tcW w:w="5103" w:type="dxa"/>
            <w:hideMark/>
          </w:tcPr>
          <w:p w14:paraId="1279593C" w14:textId="33068577" w:rsidR="00E65591" w:rsidRPr="00EC4103" w:rsidRDefault="00E65591" w:rsidP="00E65591">
            <w:pPr>
              <w:spacing w:after="0"/>
            </w:pPr>
          </w:p>
        </w:tc>
      </w:tr>
      <w:tr w:rsidR="00E65591" w:rsidRPr="00EC4103" w14:paraId="73B1FA0D" w14:textId="77777777" w:rsidTr="00E65591">
        <w:tc>
          <w:tcPr>
            <w:tcW w:w="3085" w:type="dxa"/>
            <w:shd w:val="clear" w:color="auto" w:fill="F2F2F2" w:themeFill="background1" w:themeFillShade="F2"/>
            <w:hideMark/>
          </w:tcPr>
          <w:p w14:paraId="2C794EBB" w14:textId="77777777" w:rsidR="00E65591" w:rsidRPr="00EC4103" w:rsidRDefault="00E65591" w:rsidP="00E65591">
            <w:pPr>
              <w:spacing w:after="0"/>
            </w:pPr>
            <w:r w:rsidRPr="00EC4103">
              <w:t>HY_WaterBodyStratum</w:t>
            </w:r>
          </w:p>
        </w:tc>
        <w:tc>
          <w:tcPr>
            <w:tcW w:w="1559" w:type="dxa"/>
          </w:tcPr>
          <w:p w14:paraId="44CE2A89" w14:textId="77777777" w:rsidR="00E65591" w:rsidRPr="00EC4103" w:rsidRDefault="00E65591" w:rsidP="00E65591">
            <w:pPr>
              <w:spacing w:after="0"/>
            </w:pPr>
          </w:p>
        </w:tc>
        <w:tc>
          <w:tcPr>
            <w:tcW w:w="3261" w:type="dxa"/>
            <w:hideMark/>
          </w:tcPr>
          <w:p w14:paraId="34429200" w14:textId="77777777" w:rsidR="00E65591" w:rsidRPr="00EC4103" w:rsidRDefault="00E65591" w:rsidP="00E65591">
            <w:pPr>
              <w:spacing w:after="0"/>
            </w:pPr>
            <w:r w:rsidRPr="00EC4103">
              <w:t>Not represented</w:t>
            </w:r>
          </w:p>
        </w:tc>
        <w:tc>
          <w:tcPr>
            <w:tcW w:w="5103" w:type="dxa"/>
            <w:hideMark/>
          </w:tcPr>
          <w:p w14:paraId="78E7E7BB" w14:textId="1C3AE89F" w:rsidR="00E65591" w:rsidRPr="00EC4103" w:rsidRDefault="00E65591" w:rsidP="00E65591">
            <w:pPr>
              <w:spacing w:after="0"/>
            </w:pPr>
          </w:p>
        </w:tc>
      </w:tr>
      <w:tr w:rsidR="00E65591" w:rsidRPr="00EC4103" w14:paraId="270EFF37" w14:textId="77777777" w:rsidTr="00E65591">
        <w:tc>
          <w:tcPr>
            <w:tcW w:w="3085" w:type="dxa"/>
            <w:shd w:val="clear" w:color="auto" w:fill="F2F2F2" w:themeFill="background1" w:themeFillShade="F2"/>
            <w:hideMark/>
          </w:tcPr>
          <w:p w14:paraId="0DD2AE26" w14:textId="77777777" w:rsidR="00E65591" w:rsidRPr="00EC4103" w:rsidRDefault="00E65591" w:rsidP="00E65591">
            <w:pPr>
              <w:spacing w:after="0"/>
            </w:pPr>
            <w:r w:rsidRPr="00EC4103">
              <w:t>HY_Water_LiquidPhase</w:t>
            </w:r>
          </w:p>
        </w:tc>
        <w:tc>
          <w:tcPr>
            <w:tcW w:w="1559" w:type="dxa"/>
          </w:tcPr>
          <w:p w14:paraId="666FB128" w14:textId="77777777" w:rsidR="00E65591" w:rsidRPr="00EC4103" w:rsidRDefault="00E65591" w:rsidP="00E65591">
            <w:pPr>
              <w:spacing w:after="0"/>
            </w:pPr>
          </w:p>
        </w:tc>
        <w:tc>
          <w:tcPr>
            <w:tcW w:w="3261" w:type="dxa"/>
            <w:hideMark/>
          </w:tcPr>
          <w:p w14:paraId="65EC4510" w14:textId="77777777" w:rsidR="00E65591" w:rsidRPr="00EC4103" w:rsidRDefault="00E65591" w:rsidP="00E65591">
            <w:pPr>
              <w:spacing w:after="0"/>
            </w:pPr>
            <w:r w:rsidRPr="00EC4103">
              <w:t>Not represented</w:t>
            </w:r>
          </w:p>
        </w:tc>
        <w:tc>
          <w:tcPr>
            <w:tcW w:w="5103" w:type="dxa"/>
            <w:hideMark/>
          </w:tcPr>
          <w:p w14:paraId="3422687B" w14:textId="1AFACCB1" w:rsidR="00E65591" w:rsidRPr="00EC4103" w:rsidRDefault="00E65591" w:rsidP="00E65591">
            <w:pPr>
              <w:spacing w:after="0"/>
            </w:pPr>
          </w:p>
        </w:tc>
      </w:tr>
      <w:tr w:rsidR="00E65591" w:rsidRPr="00EC4103" w14:paraId="033E49AD" w14:textId="77777777" w:rsidTr="00E65591">
        <w:tc>
          <w:tcPr>
            <w:tcW w:w="3085" w:type="dxa"/>
            <w:shd w:val="clear" w:color="auto" w:fill="F2F2F2" w:themeFill="background1" w:themeFillShade="F2"/>
            <w:hideMark/>
          </w:tcPr>
          <w:p w14:paraId="0561B43B" w14:textId="77777777" w:rsidR="00E65591" w:rsidRPr="00EC4103" w:rsidRDefault="00E65591" w:rsidP="00E65591">
            <w:pPr>
              <w:spacing w:after="0"/>
            </w:pPr>
            <w:r w:rsidRPr="00EC4103">
              <w:t>HY_Water_SolidPhase</w:t>
            </w:r>
          </w:p>
        </w:tc>
        <w:tc>
          <w:tcPr>
            <w:tcW w:w="1559" w:type="dxa"/>
          </w:tcPr>
          <w:p w14:paraId="104BE758" w14:textId="77777777" w:rsidR="00E65591" w:rsidRPr="00EC4103" w:rsidRDefault="00E65591" w:rsidP="00E65591">
            <w:pPr>
              <w:spacing w:after="0"/>
            </w:pPr>
          </w:p>
        </w:tc>
        <w:tc>
          <w:tcPr>
            <w:tcW w:w="3261" w:type="dxa"/>
            <w:hideMark/>
          </w:tcPr>
          <w:p w14:paraId="4AF6DF61" w14:textId="77777777" w:rsidR="00E65591" w:rsidRPr="00EC4103" w:rsidRDefault="00E65591" w:rsidP="00E65591">
            <w:pPr>
              <w:spacing w:after="0"/>
            </w:pPr>
            <w:r w:rsidRPr="00EC4103">
              <w:t>Not represented</w:t>
            </w:r>
          </w:p>
        </w:tc>
        <w:tc>
          <w:tcPr>
            <w:tcW w:w="5103" w:type="dxa"/>
            <w:hideMark/>
          </w:tcPr>
          <w:p w14:paraId="7BE45FDB" w14:textId="228B6D3B" w:rsidR="00E65591" w:rsidRPr="00EC4103" w:rsidRDefault="00E65591" w:rsidP="00E65591">
            <w:pPr>
              <w:spacing w:after="0"/>
            </w:pPr>
          </w:p>
        </w:tc>
      </w:tr>
    </w:tbl>
    <w:p w14:paraId="516A1551" w14:textId="77777777" w:rsidR="00881984" w:rsidRDefault="00881984" w:rsidP="00F7549D">
      <w:pPr>
        <w:pStyle w:val="berschrift2"/>
        <w:numPr>
          <w:ilvl w:val="0"/>
          <w:numId w:val="0"/>
        </w:numPr>
        <w:rPr>
          <w:i/>
        </w:rPr>
        <w:sectPr w:rsidR="00881984" w:rsidSect="00986726">
          <w:headerReference w:type="default" r:id="rId311"/>
          <w:footerReference w:type="even" r:id="rId312"/>
          <w:footerReference w:type="default" r:id="rId313"/>
          <w:type w:val="oddPage"/>
          <w:pgSz w:w="15840" w:h="12240" w:orient="landscape"/>
          <w:pgMar w:top="1800" w:right="1440" w:bottom="1800" w:left="1440" w:header="720" w:footer="720" w:gutter="0"/>
          <w:pgNumType w:start="1"/>
          <w:cols w:space="720"/>
          <w:docGrid w:linePitch="360"/>
        </w:sectPr>
      </w:pPr>
    </w:p>
    <w:p w14:paraId="57F92C8A" w14:textId="6649F6CF" w:rsidR="00881984" w:rsidRDefault="00881984" w:rsidP="00881984">
      <w:pPr>
        <w:pStyle w:val="berschrift1"/>
        <w:numPr>
          <w:ilvl w:val="0"/>
          <w:numId w:val="0"/>
        </w:numPr>
      </w:pPr>
      <w:bookmarkStart w:id="535" w:name="_Toc461026436"/>
      <w:r w:rsidRPr="00F11F37">
        <w:lastRenderedPageBreak/>
        <w:t xml:space="preserve">ANNEX </w:t>
      </w:r>
      <w:r>
        <w:t>F</w:t>
      </w:r>
      <w:r w:rsidRPr="00F11F37">
        <w:t xml:space="preserve">:  HY_Features  - </w:t>
      </w:r>
      <w:r w:rsidR="00E65591">
        <w:t>SANDRE</w:t>
      </w:r>
      <w:r w:rsidRPr="00F11F37">
        <w:t xml:space="preserve">  Mapping</w:t>
      </w:r>
      <w:bookmarkEnd w:id="535"/>
    </w:p>
    <w:p w14:paraId="1D51EC67" w14:textId="738BB34A" w:rsidR="00F7549D" w:rsidRDefault="00F7549D" w:rsidP="00F7549D">
      <w:pPr>
        <w:pStyle w:val="berschrift2"/>
        <w:numPr>
          <w:ilvl w:val="0"/>
          <w:numId w:val="0"/>
        </w:numPr>
        <w:rPr>
          <w:i/>
        </w:rPr>
      </w:pPr>
    </w:p>
    <w:p w14:paraId="4BF86D92" w14:textId="1015A1F7" w:rsidR="00E65591" w:rsidRPr="008F6E99" w:rsidRDefault="00E65591" w:rsidP="00E65591">
      <w:bookmarkStart w:id="536" w:name="_Toc458775773"/>
      <w:r w:rsidRPr="00D7735B">
        <w:t xml:space="preserve">This is a </w:t>
      </w:r>
      <w:r>
        <w:t>descriptive</w:t>
      </w:r>
      <w:r w:rsidRPr="00D7735B">
        <w:t xml:space="preserve"> mapping for the </w:t>
      </w:r>
      <w:r w:rsidRPr="008F6E99">
        <w:t>French National Service for Water Data and Reference-dataset Management (SANDRE</w:t>
      </w:r>
      <w:r w:rsidRPr="00F11F37">
        <w:t>)</w:t>
      </w:r>
      <w:r w:rsidR="00FB7ACB">
        <w:t xml:space="preserve"> [12].</w:t>
      </w:r>
      <w:r>
        <w:t xml:space="preserve"> It is intended to provide an understanding of the basic relationship of HY_Features concepts and the SANDRE hydrologic feature d</w:t>
      </w:r>
      <w:r w:rsidRPr="008F6E99">
        <w:t>ictionary for Hydrography.</w:t>
      </w:r>
    </w:p>
    <w:p w14:paraId="14904B7D" w14:textId="77777777" w:rsidR="00E65591" w:rsidRPr="008F6E99" w:rsidRDefault="00E65591" w:rsidP="00E65591">
      <w:r w:rsidRPr="008F6E99">
        <w:t xml:space="preserve">Please notice that terms for SANDRE are </w:t>
      </w:r>
      <w:r>
        <w:t xml:space="preserve">based on </w:t>
      </w:r>
      <w:r w:rsidRPr="008F6E99">
        <w:t>French</w:t>
      </w:r>
      <w:r>
        <w:t xml:space="preserve"> words</w:t>
      </w:r>
      <w:r w:rsidRPr="008F6E99">
        <w:t>.</w:t>
      </w:r>
    </w:p>
    <w:p w14:paraId="7EACBEE4" w14:textId="4C86F1DE" w:rsidR="00E65591" w:rsidRPr="008F6E99" w:rsidRDefault="00FD636F" w:rsidP="00E65591">
      <w:pPr>
        <w:pStyle w:val="berschrift2"/>
        <w:numPr>
          <w:ilvl w:val="0"/>
          <w:numId w:val="0"/>
        </w:numPr>
      </w:pPr>
      <w:bookmarkStart w:id="537" w:name="_Toc459388264"/>
      <w:bookmarkStart w:id="538" w:name="_Toc461026437"/>
      <w:ins w:id="539" w:author="GRDC/ID" w:date="2016-09-12T12:03:00Z">
        <w:r>
          <w:t>F</w:t>
        </w:r>
      </w:ins>
      <w:del w:id="540" w:author="GRDC/ID" w:date="2016-09-12T12:03:00Z">
        <w:r w:rsidR="00E65591" w:rsidRPr="008F6E99" w:rsidDel="00FD636F">
          <w:delText>E</w:delText>
        </w:r>
      </w:del>
      <w:r w:rsidR="00E65591" w:rsidRPr="008F6E99">
        <w:t>.1 Catchment Model</w:t>
      </w:r>
      <w:bookmarkEnd w:id="537"/>
      <w:bookmarkEnd w:id="538"/>
    </w:p>
    <w:tbl>
      <w:tblPr>
        <w:tblStyle w:val="Tabellenraster"/>
        <w:tblW w:w="0" w:type="auto"/>
        <w:tblLook w:val="04A0" w:firstRow="1" w:lastRow="0" w:firstColumn="1" w:lastColumn="0" w:noHBand="0" w:noVBand="1"/>
      </w:tblPr>
      <w:tblGrid>
        <w:gridCol w:w="3029"/>
        <w:gridCol w:w="2429"/>
        <w:gridCol w:w="7718"/>
      </w:tblGrid>
      <w:tr w:rsidR="00E65591" w:rsidRPr="008F6E99" w14:paraId="4A09FCAD" w14:textId="77777777" w:rsidTr="00E65591">
        <w:tc>
          <w:tcPr>
            <w:tcW w:w="0" w:type="auto"/>
            <w:shd w:val="clear" w:color="auto" w:fill="F2F2F2" w:themeFill="background1" w:themeFillShade="F2"/>
            <w:hideMark/>
          </w:tcPr>
          <w:p w14:paraId="442431C8" w14:textId="77777777" w:rsidR="00E65591" w:rsidRPr="008F6E99" w:rsidRDefault="00E65591" w:rsidP="00E65591">
            <w:pPr>
              <w:spacing w:after="0"/>
              <w:rPr>
                <w:b/>
                <w:bCs/>
              </w:rPr>
            </w:pPr>
            <w:r w:rsidRPr="008F6E99">
              <w:rPr>
                <w:b/>
                <w:bCs/>
              </w:rPr>
              <w:t>HY_Features Name</w:t>
            </w:r>
          </w:p>
        </w:tc>
        <w:tc>
          <w:tcPr>
            <w:tcW w:w="0" w:type="auto"/>
            <w:hideMark/>
          </w:tcPr>
          <w:p w14:paraId="3B96905C" w14:textId="77777777" w:rsidR="00E65591" w:rsidRPr="008F6E99" w:rsidRDefault="00E65591" w:rsidP="00E65591">
            <w:pPr>
              <w:spacing w:after="0"/>
              <w:jc w:val="center"/>
              <w:rPr>
                <w:b/>
                <w:bCs/>
              </w:rPr>
            </w:pPr>
            <w:r w:rsidRPr="008F6E99">
              <w:rPr>
                <w:b/>
                <w:bCs/>
              </w:rPr>
              <w:t>SANDRE Name</w:t>
            </w:r>
          </w:p>
        </w:tc>
        <w:tc>
          <w:tcPr>
            <w:tcW w:w="0" w:type="auto"/>
            <w:hideMark/>
          </w:tcPr>
          <w:p w14:paraId="1A2CF6EF" w14:textId="77777777" w:rsidR="00E65591" w:rsidRPr="00A51AF2" w:rsidRDefault="00E65591" w:rsidP="00E65591">
            <w:pPr>
              <w:spacing w:after="0"/>
              <w:jc w:val="center"/>
              <w:rPr>
                <w:b/>
                <w:bCs/>
              </w:rPr>
            </w:pPr>
            <w:r w:rsidRPr="00A51AF2">
              <w:rPr>
                <w:b/>
                <w:bCs/>
              </w:rPr>
              <w:t>Comment</w:t>
            </w:r>
          </w:p>
        </w:tc>
      </w:tr>
      <w:tr w:rsidR="00E65591" w:rsidRPr="008F6E99" w14:paraId="75533EEF" w14:textId="77777777" w:rsidTr="00E65591">
        <w:tc>
          <w:tcPr>
            <w:tcW w:w="0" w:type="auto"/>
            <w:shd w:val="clear" w:color="auto" w:fill="F2F2F2" w:themeFill="background1" w:themeFillShade="F2"/>
            <w:hideMark/>
          </w:tcPr>
          <w:p w14:paraId="7C2F481E" w14:textId="77777777" w:rsidR="00E65591" w:rsidRPr="008F6E99" w:rsidRDefault="00E65591" w:rsidP="00E65591">
            <w:pPr>
              <w:spacing w:after="0"/>
            </w:pPr>
            <w:r w:rsidRPr="008F6E99">
              <w:t>HY_Catchment</w:t>
            </w:r>
          </w:p>
        </w:tc>
        <w:tc>
          <w:tcPr>
            <w:tcW w:w="0" w:type="auto"/>
            <w:hideMark/>
          </w:tcPr>
          <w:p w14:paraId="3CEEADD8" w14:textId="77777777" w:rsidR="00E65591" w:rsidRPr="008F6E99" w:rsidRDefault="00E65591" w:rsidP="00E65591">
            <w:pPr>
              <w:spacing w:after="0"/>
            </w:pPr>
            <w:r w:rsidRPr="008F6E99">
              <w:t>RegionHydro</w:t>
            </w:r>
          </w:p>
          <w:p w14:paraId="2B90168E" w14:textId="77777777" w:rsidR="00E65591" w:rsidRPr="008F6E99" w:rsidRDefault="00E65591" w:rsidP="00E65591">
            <w:pPr>
              <w:spacing w:after="0"/>
            </w:pPr>
            <w:r w:rsidRPr="008F6E99">
              <w:t>OR</w:t>
            </w:r>
          </w:p>
          <w:p w14:paraId="51BE0C51" w14:textId="77777777" w:rsidR="00E65591" w:rsidRPr="008F6E99" w:rsidRDefault="00E65591" w:rsidP="00E65591">
            <w:pPr>
              <w:spacing w:after="0"/>
            </w:pPr>
            <w:r w:rsidRPr="008F6E99">
              <w:t>SecteurHydro</w:t>
            </w:r>
          </w:p>
          <w:p w14:paraId="02EB6B40" w14:textId="77777777" w:rsidR="00E65591" w:rsidRPr="008F6E99" w:rsidRDefault="00E65591" w:rsidP="00E65591">
            <w:pPr>
              <w:spacing w:after="0"/>
            </w:pPr>
            <w:r w:rsidRPr="008F6E99">
              <w:t>OR</w:t>
            </w:r>
          </w:p>
          <w:p w14:paraId="1C7E3857" w14:textId="77777777" w:rsidR="00E65591" w:rsidRPr="008F6E99" w:rsidRDefault="00E65591" w:rsidP="00E65591">
            <w:pPr>
              <w:spacing w:after="0"/>
            </w:pPr>
            <w:r w:rsidRPr="008F6E99">
              <w:t>SousSecteurHydro</w:t>
            </w:r>
          </w:p>
          <w:p w14:paraId="31441D07" w14:textId="77777777" w:rsidR="00E65591" w:rsidRPr="008F6E99" w:rsidRDefault="00E65591" w:rsidP="00E65591">
            <w:pPr>
              <w:spacing w:after="0"/>
            </w:pPr>
            <w:r w:rsidRPr="008F6E99">
              <w:t>OR</w:t>
            </w:r>
          </w:p>
          <w:p w14:paraId="1D1A6199" w14:textId="77777777" w:rsidR="00E65591" w:rsidRPr="008F6E99" w:rsidRDefault="00E65591" w:rsidP="00E65591">
            <w:pPr>
              <w:spacing w:after="0"/>
            </w:pPr>
            <w:r w:rsidRPr="008F6E99">
              <w:t>ZoneHydro</w:t>
            </w:r>
          </w:p>
        </w:tc>
        <w:tc>
          <w:tcPr>
            <w:tcW w:w="0" w:type="auto"/>
            <w:hideMark/>
          </w:tcPr>
          <w:p w14:paraId="181EEC12" w14:textId="77777777" w:rsidR="00E65591" w:rsidRPr="008F6E99" w:rsidRDefault="00E65591" w:rsidP="00E65591">
            <w:pPr>
              <w:spacing w:after="0"/>
            </w:pPr>
            <w:r w:rsidRPr="008F6E99">
              <w:t>SANDRE make distinction between basins and sub-basins</w:t>
            </w:r>
          </w:p>
        </w:tc>
      </w:tr>
      <w:tr w:rsidR="00E65591" w:rsidRPr="006341E3" w14:paraId="0ED51EB9" w14:textId="77777777" w:rsidTr="00E65591">
        <w:tc>
          <w:tcPr>
            <w:tcW w:w="0" w:type="auto"/>
            <w:shd w:val="clear" w:color="auto" w:fill="F2F2F2" w:themeFill="background1" w:themeFillShade="F2"/>
            <w:hideMark/>
          </w:tcPr>
          <w:p w14:paraId="15A25335" w14:textId="77777777" w:rsidR="00E65591" w:rsidRPr="008F6E99" w:rsidRDefault="00E65591" w:rsidP="00E65591">
            <w:pPr>
              <w:spacing w:after="0"/>
            </w:pPr>
            <w:r w:rsidRPr="008F6E99">
              <w:t>HY_DendriticCatchment</w:t>
            </w:r>
          </w:p>
        </w:tc>
        <w:tc>
          <w:tcPr>
            <w:tcW w:w="0" w:type="auto"/>
            <w:hideMark/>
          </w:tcPr>
          <w:p w14:paraId="0F5EDFD0" w14:textId="77777777" w:rsidR="00E65591" w:rsidRPr="008F6E99" w:rsidRDefault="00E65591" w:rsidP="00E65591">
            <w:pPr>
              <w:spacing w:after="0"/>
            </w:pPr>
            <w:r w:rsidRPr="008F6E99">
              <w:t>RegionHydro</w:t>
            </w:r>
          </w:p>
          <w:p w14:paraId="45BCF3F2" w14:textId="77777777" w:rsidR="00E65591" w:rsidRPr="008F6E99" w:rsidRDefault="00E65591" w:rsidP="00E65591">
            <w:pPr>
              <w:spacing w:after="0"/>
            </w:pPr>
            <w:r w:rsidRPr="008F6E99">
              <w:t>OR</w:t>
            </w:r>
          </w:p>
          <w:p w14:paraId="7CE76C64" w14:textId="77777777" w:rsidR="00E65591" w:rsidRPr="008F6E99" w:rsidRDefault="00E65591" w:rsidP="00E65591">
            <w:pPr>
              <w:spacing w:after="0"/>
            </w:pPr>
            <w:r w:rsidRPr="008F6E99">
              <w:t>SecteurHydro</w:t>
            </w:r>
          </w:p>
          <w:p w14:paraId="55364498" w14:textId="77777777" w:rsidR="00E65591" w:rsidRPr="008F6E99" w:rsidRDefault="00E65591" w:rsidP="00E65591">
            <w:pPr>
              <w:spacing w:after="0"/>
            </w:pPr>
            <w:r w:rsidRPr="008F6E99">
              <w:t>OR</w:t>
            </w:r>
          </w:p>
          <w:p w14:paraId="1DF25642" w14:textId="77777777" w:rsidR="00E65591" w:rsidRPr="008F6E99" w:rsidRDefault="00E65591" w:rsidP="00E65591">
            <w:pPr>
              <w:spacing w:after="0"/>
            </w:pPr>
            <w:r w:rsidRPr="008F6E99">
              <w:t>SousSecteurHydro</w:t>
            </w:r>
          </w:p>
          <w:p w14:paraId="74E3F00D" w14:textId="77777777" w:rsidR="00E65591" w:rsidRPr="008F6E99" w:rsidRDefault="00E65591" w:rsidP="00E65591">
            <w:pPr>
              <w:spacing w:after="0"/>
            </w:pPr>
            <w:r w:rsidRPr="008F6E99">
              <w:t>OR</w:t>
            </w:r>
          </w:p>
          <w:p w14:paraId="677D06E6" w14:textId="77777777" w:rsidR="00E65591" w:rsidRPr="008F6E99" w:rsidRDefault="00E65591" w:rsidP="00E65591">
            <w:pPr>
              <w:spacing w:after="0"/>
            </w:pPr>
            <w:r w:rsidRPr="008F6E99">
              <w:t>ZoneHydro</w:t>
            </w:r>
          </w:p>
        </w:tc>
        <w:tc>
          <w:tcPr>
            <w:tcW w:w="0" w:type="auto"/>
            <w:hideMark/>
          </w:tcPr>
          <w:p w14:paraId="427EA036" w14:textId="77777777" w:rsidR="00E65591" w:rsidRPr="008F6E99" w:rsidRDefault="00E65591" w:rsidP="00E65591">
            <w:pPr>
              <w:spacing w:after="0"/>
            </w:pPr>
            <w:r>
              <w:t>SANDRE: all catchments are</w:t>
            </w:r>
            <w:r w:rsidRPr="008F6E99">
              <w:t xml:space="preserve"> dendritic</w:t>
            </w:r>
          </w:p>
        </w:tc>
      </w:tr>
      <w:tr w:rsidR="00E65591" w:rsidRPr="006341E3" w14:paraId="6CA28A87" w14:textId="77777777" w:rsidTr="00E65591">
        <w:tc>
          <w:tcPr>
            <w:tcW w:w="0" w:type="auto"/>
            <w:shd w:val="clear" w:color="auto" w:fill="F2F2F2" w:themeFill="background1" w:themeFillShade="F2"/>
            <w:hideMark/>
          </w:tcPr>
          <w:p w14:paraId="2108504A" w14:textId="77777777" w:rsidR="00E65591" w:rsidRPr="008F6E99" w:rsidRDefault="00E65591" w:rsidP="00E65591">
            <w:pPr>
              <w:spacing w:after="0"/>
            </w:pPr>
            <w:r w:rsidRPr="008F6E99">
              <w:t>HY_InteriorCatchment</w:t>
            </w:r>
          </w:p>
        </w:tc>
        <w:tc>
          <w:tcPr>
            <w:tcW w:w="0" w:type="auto"/>
            <w:hideMark/>
          </w:tcPr>
          <w:p w14:paraId="56FCD962" w14:textId="77777777" w:rsidR="00E65591" w:rsidRPr="008F6E99" w:rsidRDefault="00E65591" w:rsidP="00E65591">
            <w:pPr>
              <w:spacing w:after="0"/>
            </w:pPr>
            <w:r w:rsidRPr="00A51AF2">
              <w:t>Not represented</w:t>
            </w:r>
          </w:p>
        </w:tc>
        <w:tc>
          <w:tcPr>
            <w:tcW w:w="0" w:type="auto"/>
            <w:hideMark/>
          </w:tcPr>
          <w:p w14:paraId="3D2C6EC7" w14:textId="59EA3C7C" w:rsidR="00E65591" w:rsidRPr="008F6E99" w:rsidRDefault="00E65591" w:rsidP="00E65591">
            <w:pPr>
              <w:spacing w:after="0"/>
            </w:pPr>
          </w:p>
        </w:tc>
      </w:tr>
      <w:tr w:rsidR="00E65591" w:rsidRPr="006341E3" w14:paraId="75B769A4" w14:textId="77777777" w:rsidTr="00E65591">
        <w:tc>
          <w:tcPr>
            <w:tcW w:w="0" w:type="auto"/>
            <w:shd w:val="clear" w:color="auto" w:fill="F2F2F2" w:themeFill="background1" w:themeFillShade="F2"/>
            <w:hideMark/>
          </w:tcPr>
          <w:p w14:paraId="32A94CC3" w14:textId="77777777" w:rsidR="00E65591" w:rsidRPr="00A51AF2" w:rsidRDefault="00E65591" w:rsidP="00E65591">
            <w:pPr>
              <w:spacing w:after="0"/>
            </w:pPr>
            <w:r w:rsidRPr="00A51AF2">
              <w:t>HY_CatchmentAggregate</w:t>
            </w:r>
          </w:p>
        </w:tc>
        <w:tc>
          <w:tcPr>
            <w:tcW w:w="0" w:type="auto"/>
            <w:hideMark/>
          </w:tcPr>
          <w:p w14:paraId="23F2A816" w14:textId="77777777" w:rsidR="00E65591" w:rsidRPr="00A51AF2" w:rsidRDefault="00E65591" w:rsidP="00E65591">
            <w:pPr>
              <w:spacing w:after="0"/>
            </w:pPr>
            <w:r w:rsidRPr="00A51AF2">
              <w:t>RegionHydro</w:t>
            </w:r>
          </w:p>
          <w:p w14:paraId="2F272644" w14:textId="77777777" w:rsidR="00E65591" w:rsidRPr="00A51AF2" w:rsidRDefault="00E65591" w:rsidP="00E65591">
            <w:pPr>
              <w:spacing w:after="0"/>
            </w:pPr>
            <w:r w:rsidRPr="00A51AF2">
              <w:t>OR</w:t>
            </w:r>
          </w:p>
          <w:p w14:paraId="0BF3C31E" w14:textId="77777777" w:rsidR="00E65591" w:rsidRPr="00A51AF2" w:rsidRDefault="00E65591" w:rsidP="00E65591">
            <w:pPr>
              <w:spacing w:after="0"/>
            </w:pPr>
            <w:r w:rsidRPr="00A51AF2">
              <w:lastRenderedPageBreak/>
              <w:t>SecteurHydro</w:t>
            </w:r>
          </w:p>
          <w:p w14:paraId="21910328" w14:textId="77777777" w:rsidR="00E65591" w:rsidRPr="00A51AF2" w:rsidRDefault="00E65591" w:rsidP="00E65591">
            <w:pPr>
              <w:spacing w:after="0"/>
            </w:pPr>
            <w:r w:rsidRPr="00A51AF2">
              <w:t>OR</w:t>
            </w:r>
          </w:p>
          <w:p w14:paraId="5332E448" w14:textId="77777777" w:rsidR="00E65591" w:rsidRPr="00A51AF2" w:rsidRDefault="00E65591" w:rsidP="00E65591">
            <w:pPr>
              <w:spacing w:after="0"/>
            </w:pPr>
            <w:r w:rsidRPr="00A51AF2">
              <w:t>SousSecteurHydro</w:t>
            </w:r>
          </w:p>
        </w:tc>
        <w:tc>
          <w:tcPr>
            <w:tcW w:w="0" w:type="auto"/>
            <w:hideMark/>
          </w:tcPr>
          <w:p w14:paraId="626C7452" w14:textId="77777777" w:rsidR="00E65591" w:rsidRPr="00A51AF2" w:rsidRDefault="00E65591" w:rsidP="00E65591">
            <w:pPr>
              <w:spacing w:after="0"/>
            </w:pPr>
            <w:r>
              <w:lastRenderedPageBreak/>
              <w:t>SANDRE</w:t>
            </w:r>
            <w:r w:rsidRPr="00A51AF2">
              <w:t>: RegionHydro are aggregation of SecteurHydro that are aggregation of SousSecteurHydro that are aggregation of ZoneHydro</w:t>
            </w:r>
          </w:p>
        </w:tc>
      </w:tr>
      <w:tr w:rsidR="00E65591" w:rsidRPr="006341E3" w14:paraId="16A581AB" w14:textId="77777777" w:rsidTr="00E65591">
        <w:tc>
          <w:tcPr>
            <w:tcW w:w="0" w:type="auto"/>
            <w:shd w:val="clear" w:color="auto" w:fill="F2F2F2" w:themeFill="background1" w:themeFillShade="F2"/>
            <w:hideMark/>
          </w:tcPr>
          <w:p w14:paraId="185CC273" w14:textId="77777777" w:rsidR="00E65591" w:rsidRPr="00A51AF2" w:rsidRDefault="00E65591" w:rsidP="00E65591">
            <w:pPr>
              <w:spacing w:after="0"/>
            </w:pPr>
            <w:r w:rsidRPr="00A51AF2">
              <w:lastRenderedPageBreak/>
              <w:t>HY_Outfall</w:t>
            </w:r>
          </w:p>
        </w:tc>
        <w:tc>
          <w:tcPr>
            <w:tcW w:w="0" w:type="auto"/>
            <w:hideMark/>
          </w:tcPr>
          <w:p w14:paraId="399C71A5" w14:textId="77777777" w:rsidR="00E65591" w:rsidRPr="00A51AF2" w:rsidRDefault="00E65591" w:rsidP="00E65591">
            <w:pPr>
              <w:spacing w:after="0"/>
            </w:pPr>
            <w:r w:rsidRPr="00A51AF2">
              <w:t>NoeudHydrographique</w:t>
            </w:r>
          </w:p>
        </w:tc>
        <w:tc>
          <w:tcPr>
            <w:tcW w:w="0" w:type="auto"/>
            <w:hideMark/>
          </w:tcPr>
          <w:p w14:paraId="41C0A5CD" w14:textId="77777777" w:rsidR="00E65591" w:rsidRPr="00A51AF2" w:rsidRDefault="00E65591" w:rsidP="00E65591">
            <w:pPr>
              <w:spacing w:after="0"/>
            </w:pPr>
            <w:r>
              <w:t>HY_Outfall can be seen as a specific NoeudHydrographique</w:t>
            </w:r>
          </w:p>
        </w:tc>
      </w:tr>
      <w:tr w:rsidR="00E65591" w:rsidRPr="006341E3" w14:paraId="357730E5" w14:textId="77777777" w:rsidTr="00E65591">
        <w:tc>
          <w:tcPr>
            <w:tcW w:w="0" w:type="auto"/>
            <w:shd w:val="clear" w:color="auto" w:fill="F2F2F2" w:themeFill="background1" w:themeFillShade="F2"/>
            <w:hideMark/>
          </w:tcPr>
          <w:p w14:paraId="666C2894" w14:textId="77777777" w:rsidR="00E65591" w:rsidRPr="00A51AF2" w:rsidRDefault="00E65591" w:rsidP="00E65591">
            <w:pPr>
              <w:spacing w:after="0"/>
            </w:pPr>
            <w:r w:rsidRPr="00A51AF2">
              <w:t>HY_OutfallRealization</w:t>
            </w:r>
          </w:p>
        </w:tc>
        <w:tc>
          <w:tcPr>
            <w:tcW w:w="0" w:type="auto"/>
            <w:hideMark/>
          </w:tcPr>
          <w:p w14:paraId="5E5D9D17" w14:textId="77777777" w:rsidR="00E65591" w:rsidRPr="00A51AF2" w:rsidRDefault="00E65591" w:rsidP="00E65591">
            <w:pPr>
              <w:spacing w:after="0"/>
            </w:pPr>
            <w:r w:rsidRPr="00A51AF2">
              <w:t>NoeudHydrographique</w:t>
            </w:r>
          </w:p>
        </w:tc>
        <w:tc>
          <w:tcPr>
            <w:tcW w:w="0" w:type="auto"/>
            <w:hideMark/>
          </w:tcPr>
          <w:p w14:paraId="486067B4" w14:textId="77777777" w:rsidR="00E65591" w:rsidRPr="00A51AF2" w:rsidRDefault="00E65591" w:rsidP="00E65591">
            <w:pPr>
              <w:spacing w:after="0"/>
            </w:pPr>
            <w:r>
              <w:t>HY_Outfall can be seen as a specific NoeudHydrographique</w:t>
            </w:r>
          </w:p>
        </w:tc>
      </w:tr>
      <w:tr w:rsidR="00E65591" w:rsidRPr="000157CF" w14:paraId="11C21A30" w14:textId="77777777" w:rsidTr="00E65591">
        <w:tc>
          <w:tcPr>
            <w:tcW w:w="0" w:type="auto"/>
            <w:shd w:val="clear" w:color="auto" w:fill="F2F2F2" w:themeFill="background1" w:themeFillShade="F2"/>
            <w:hideMark/>
          </w:tcPr>
          <w:p w14:paraId="389B8620" w14:textId="77777777" w:rsidR="00E65591" w:rsidRPr="000157CF" w:rsidRDefault="00E65591" w:rsidP="00E65591">
            <w:pPr>
              <w:spacing w:after="0"/>
            </w:pPr>
            <w:r w:rsidRPr="000157CF">
              <w:t>HY_CatchmentRealization</w:t>
            </w:r>
          </w:p>
        </w:tc>
        <w:tc>
          <w:tcPr>
            <w:tcW w:w="0" w:type="auto"/>
            <w:hideMark/>
          </w:tcPr>
          <w:p w14:paraId="417557A9" w14:textId="77777777" w:rsidR="00E65591" w:rsidRPr="000157CF" w:rsidRDefault="00E65591" w:rsidP="00E65591">
            <w:pPr>
              <w:spacing w:after="0"/>
            </w:pPr>
            <w:r w:rsidRPr="000157CF">
              <w:t>Not represented</w:t>
            </w:r>
          </w:p>
        </w:tc>
        <w:tc>
          <w:tcPr>
            <w:tcW w:w="0" w:type="auto"/>
            <w:hideMark/>
          </w:tcPr>
          <w:p w14:paraId="4DB0C6A9" w14:textId="0A1F48E7" w:rsidR="00E65591" w:rsidRPr="000157CF" w:rsidRDefault="00E65591" w:rsidP="00E65591">
            <w:pPr>
              <w:spacing w:after="0"/>
            </w:pPr>
          </w:p>
        </w:tc>
      </w:tr>
      <w:tr w:rsidR="00E65591" w:rsidRPr="006341E3" w14:paraId="530A6E8A" w14:textId="77777777" w:rsidTr="00E65591">
        <w:tc>
          <w:tcPr>
            <w:tcW w:w="0" w:type="auto"/>
            <w:shd w:val="clear" w:color="auto" w:fill="F2F2F2" w:themeFill="background1" w:themeFillShade="F2"/>
            <w:hideMark/>
          </w:tcPr>
          <w:p w14:paraId="5E736047" w14:textId="77777777" w:rsidR="00E65591" w:rsidRPr="002534C0" w:rsidRDefault="00E65591" w:rsidP="00E65591">
            <w:pPr>
              <w:spacing w:after="0"/>
            </w:pPr>
            <w:r w:rsidRPr="002534C0">
              <w:t>HY_CatchmentArea</w:t>
            </w:r>
          </w:p>
        </w:tc>
        <w:tc>
          <w:tcPr>
            <w:tcW w:w="0" w:type="auto"/>
            <w:hideMark/>
          </w:tcPr>
          <w:p w14:paraId="0B417084" w14:textId="77777777" w:rsidR="00E65591" w:rsidRPr="002534C0" w:rsidRDefault="00E65591" w:rsidP="00E65591">
            <w:pPr>
              <w:spacing w:after="0"/>
            </w:pPr>
            <w:r w:rsidRPr="002534C0">
              <w:t>RegionHydro</w:t>
            </w:r>
          </w:p>
          <w:p w14:paraId="688640EE" w14:textId="77777777" w:rsidR="00E65591" w:rsidRPr="002534C0" w:rsidRDefault="00E65591" w:rsidP="00E65591">
            <w:pPr>
              <w:spacing w:after="0"/>
            </w:pPr>
            <w:r w:rsidRPr="002534C0">
              <w:t>OR</w:t>
            </w:r>
          </w:p>
          <w:p w14:paraId="0175E785" w14:textId="77777777" w:rsidR="00E65591" w:rsidRPr="002534C0" w:rsidRDefault="00E65591" w:rsidP="00E65591">
            <w:pPr>
              <w:spacing w:after="0"/>
            </w:pPr>
            <w:r w:rsidRPr="002534C0">
              <w:t>SecteurHydro</w:t>
            </w:r>
          </w:p>
          <w:p w14:paraId="233F92DD" w14:textId="77777777" w:rsidR="00E65591" w:rsidRPr="002534C0" w:rsidRDefault="00E65591" w:rsidP="00E65591">
            <w:pPr>
              <w:spacing w:after="0"/>
            </w:pPr>
            <w:r w:rsidRPr="002534C0">
              <w:t>OR</w:t>
            </w:r>
          </w:p>
          <w:p w14:paraId="58F1EEF1" w14:textId="77777777" w:rsidR="00E65591" w:rsidRPr="002534C0" w:rsidRDefault="00E65591" w:rsidP="00E65591">
            <w:pPr>
              <w:spacing w:after="0"/>
            </w:pPr>
            <w:r w:rsidRPr="002534C0">
              <w:t>SousSecteurHydro</w:t>
            </w:r>
          </w:p>
          <w:p w14:paraId="546883E8" w14:textId="77777777" w:rsidR="00E65591" w:rsidRPr="002534C0" w:rsidRDefault="00E65591" w:rsidP="00E65591">
            <w:pPr>
              <w:spacing w:after="0"/>
            </w:pPr>
            <w:r w:rsidRPr="002534C0">
              <w:t>OR</w:t>
            </w:r>
          </w:p>
          <w:p w14:paraId="4899301A" w14:textId="77777777" w:rsidR="00E65591" w:rsidRPr="002534C0" w:rsidRDefault="00E65591" w:rsidP="00E65591">
            <w:pPr>
              <w:spacing w:after="0"/>
            </w:pPr>
            <w:r w:rsidRPr="002534C0">
              <w:t>ZoneHydro</w:t>
            </w:r>
          </w:p>
        </w:tc>
        <w:tc>
          <w:tcPr>
            <w:tcW w:w="0" w:type="auto"/>
            <w:hideMark/>
          </w:tcPr>
          <w:p w14:paraId="37D72099" w14:textId="77777777" w:rsidR="00E65591" w:rsidRPr="002534C0" w:rsidRDefault="00E65591" w:rsidP="00E65591">
            <w:pPr>
              <w:spacing w:after="0"/>
            </w:pPr>
            <w:r w:rsidRPr="002534C0">
              <w:t>While the polygon representing a catchment might be thought of as an area, the subset of a DEM or another land cover dataset would be more in line with the meaning of CatchmentArea.</w:t>
            </w:r>
          </w:p>
        </w:tc>
      </w:tr>
      <w:tr w:rsidR="00E65591" w:rsidRPr="006341E3" w14:paraId="549F1DEC" w14:textId="77777777" w:rsidTr="00E65591">
        <w:tc>
          <w:tcPr>
            <w:tcW w:w="0" w:type="auto"/>
            <w:shd w:val="clear" w:color="auto" w:fill="F2F2F2" w:themeFill="background1" w:themeFillShade="F2"/>
            <w:hideMark/>
          </w:tcPr>
          <w:p w14:paraId="523F7F9F" w14:textId="77777777" w:rsidR="00E65591" w:rsidRPr="002534C0" w:rsidRDefault="00E65591" w:rsidP="00E65591">
            <w:pPr>
              <w:spacing w:after="0"/>
            </w:pPr>
            <w:r w:rsidRPr="002534C0">
              <w:t>HY_CatchmentBoundary</w:t>
            </w:r>
          </w:p>
        </w:tc>
        <w:tc>
          <w:tcPr>
            <w:tcW w:w="0" w:type="auto"/>
            <w:hideMark/>
          </w:tcPr>
          <w:p w14:paraId="690FC848" w14:textId="77777777" w:rsidR="00E65591" w:rsidRPr="002534C0" w:rsidRDefault="00E65591" w:rsidP="00E65591">
            <w:pPr>
              <w:spacing w:after="0"/>
            </w:pPr>
            <w:r>
              <w:t>LimiteHydroBassin</w:t>
            </w:r>
          </w:p>
        </w:tc>
        <w:tc>
          <w:tcPr>
            <w:tcW w:w="0" w:type="auto"/>
            <w:hideMark/>
          </w:tcPr>
          <w:p w14:paraId="1D8363FA" w14:textId="77777777" w:rsidR="00E65591" w:rsidRPr="004C1BA3" w:rsidRDefault="00E65591" w:rsidP="00E65591">
            <w:pPr>
              <w:spacing w:after="0"/>
            </w:pPr>
            <w:r>
              <w:t>SANDRE : LimiteHydroBassin is the boundary of a catchment. It has a linear representation.</w:t>
            </w:r>
          </w:p>
        </w:tc>
      </w:tr>
      <w:tr w:rsidR="00E65591" w:rsidRPr="006341E3" w14:paraId="01DE3625" w14:textId="77777777" w:rsidTr="00E65591">
        <w:tc>
          <w:tcPr>
            <w:tcW w:w="0" w:type="auto"/>
            <w:shd w:val="clear" w:color="auto" w:fill="F2F2F2" w:themeFill="background1" w:themeFillShade="F2"/>
            <w:hideMark/>
          </w:tcPr>
          <w:p w14:paraId="774BD819" w14:textId="77777777" w:rsidR="00E65591" w:rsidRPr="002534C0" w:rsidRDefault="00E65591" w:rsidP="00E65591">
            <w:pPr>
              <w:spacing w:after="0"/>
            </w:pPr>
            <w:r w:rsidRPr="002534C0">
              <w:t>HY_CartographicRealization</w:t>
            </w:r>
          </w:p>
        </w:tc>
        <w:tc>
          <w:tcPr>
            <w:tcW w:w="0" w:type="auto"/>
            <w:hideMark/>
          </w:tcPr>
          <w:p w14:paraId="33AE3078" w14:textId="77777777" w:rsidR="00E65591" w:rsidRPr="002534C0" w:rsidRDefault="00E65591" w:rsidP="00E65591">
            <w:pPr>
              <w:spacing w:after="0"/>
            </w:pPr>
            <w:r w:rsidRPr="002534C0">
              <w:t>Not represented</w:t>
            </w:r>
          </w:p>
        </w:tc>
        <w:tc>
          <w:tcPr>
            <w:tcW w:w="0" w:type="auto"/>
            <w:hideMark/>
          </w:tcPr>
          <w:p w14:paraId="3C8628F6" w14:textId="6D3C6FF3" w:rsidR="00E65591" w:rsidRPr="004C1BA3" w:rsidRDefault="00E65591" w:rsidP="00E65591">
            <w:pPr>
              <w:spacing w:after="0"/>
            </w:pPr>
          </w:p>
        </w:tc>
      </w:tr>
    </w:tbl>
    <w:p w14:paraId="44CFD593" w14:textId="6FF9B839" w:rsidR="00E65591" w:rsidRPr="002534C0" w:rsidRDefault="00FD636F" w:rsidP="00E65591">
      <w:pPr>
        <w:pStyle w:val="berschrift2"/>
        <w:numPr>
          <w:ilvl w:val="0"/>
          <w:numId w:val="0"/>
        </w:numPr>
      </w:pPr>
      <w:bookmarkStart w:id="541" w:name="_Toc459388265"/>
      <w:bookmarkStart w:id="542" w:name="_Toc461026438"/>
      <w:ins w:id="543" w:author="GRDC/ID" w:date="2016-09-12T12:03:00Z">
        <w:r>
          <w:t>F</w:t>
        </w:r>
      </w:ins>
      <w:del w:id="544" w:author="GRDC/ID" w:date="2016-09-12T12:03:00Z">
        <w:r w:rsidR="00E65591" w:rsidRPr="002534C0" w:rsidDel="00FD636F">
          <w:delText>E</w:delText>
        </w:r>
      </w:del>
      <w:r w:rsidR="00E65591" w:rsidRPr="002534C0">
        <w:t>.2 Hydrographic Network Model</w:t>
      </w:r>
      <w:bookmarkEnd w:id="541"/>
      <w:bookmarkEnd w:id="542"/>
    </w:p>
    <w:tbl>
      <w:tblPr>
        <w:tblStyle w:val="Tabellenraster"/>
        <w:tblW w:w="0" w:type="auto"/>
        <w:tblLook w:val="04A0" w:firstRow="1" w:lastRow="0" w:firstColumn="1" w:lastColumn="0" w:noHBand="0" w:noVBand="1"/>
      </w:tblPr>
      <w:tblGrid>
        <w:gridCol w:w="2856"/>
        <w:gridCol w:w="2602"/>
        <w:gridCol w:w="7718"/>
      </w:tblGrid>
      <w:tr w:rsidR="00E65591" w:rsidRPr="002534C0" w14:paraId="3FAE8191" w14:textId="77777777" w:rsidTr="00E65591">
        <w:tc>
          <w:tcPr>
            <w:tcW w:w="0" w:type="auto"/>
            <w:shd w:val="clear" w:color="auto" w:fill="F2F2F2" w:themeFill="background1" w:themeFillShade="F2"/>
            <w:hideMark/>
          </w:tcPr>
          <w:p w14:paraId="744141B7" w14:textId="77777777" w:rsidR="00E65591" w:rsidRPr="002534C0" w:rsidRDefault="00E65591" w:rsidP="00E65591">
            <w:pPr>
              <w:spacing w:after="0"/>
              <w:rPr>
                <w:b/>
                <w:bCs/>
              </w:rPr>
            </w:pPr>
            <w:r w:rsidRPr="002534C0">
              <w:rPr>
                <w:b/>
                <w:bCs/>
              </w:rPr>
              <w:t>HY_Features Name</w:t>
            </w:r>
          </w:p>
        </w:tc>
        <w:tc>
          <w:tcPr>
            <w:tcW w:w="0" w:type="auto"/>
            <w:hideMark/>
          </w:tcPr>
          <w:p w14:paraId="06830E1B" w14:textId="77777777" w:rsidR="00E65591" w:rsidRPr="002116D5" w:rsidRDefault="00E65591" w:rsidP="00E65591">
            <w:pPr>
              <w:spacing w:after="0"/>
              <w:jc w:val="center"/>
              <w:rPr>
                <w:b/>
                <w:bCs/>
              </w:rPr>
            </w:pPr>
            <w:r w:rsidRPr="002116D5">
              <w:rPr>
                <w:b/>
                <w:bCs/>
              </w:rPr>
              <w:t>SANDRE Name</w:t>
            </w:r>
          </w:p>
        </w:tc>
        <w:tc>
          <w:tcPr>
            <w:tcW w:w="0" w:type="auto"/>
            <w:hideMark/>
          </w:tcPr>
          <w:p w14:paraId="6CC0E8C3" w14:textId="77777777" w:rsidR="00E65591" w:rsidRPr="002116D5" w:rsidRDefault="00E65591" w:rsidP="00E65591">
            <w:pPr>
              <w:spacing w:after="0"/>
              <w:jc w:val="center"/>
              <w:rPr>
                <w:b/>
                <w:bCs/>
              </w:rPr>
            </w:pPr>
            <w:r w:rsidRPr="002116D5">
              <w:rPr>
                <w:b/>
                <w:bCs/>
              </w:rPr>
              <w:t>Comment</w:t>
            </w:r>
          </w:p>
        </w:tc>
      </w:tr>
      <w:tr w:rsidR="00E65591" w:rsidRPr="002534C0" w14:paraId="379599AB" w14:textId="77777777" w:rsidTr="00E65591">
        <w:tc>
          <w:tcPr>
            <w:tcW w:w="0" w:type="auto"/>
            <w:shd w:val="clear" w:color="auto" w:fill="F2F2F2" w:themeFill="background1" w:themeFillShade="F2"/>
            <w:hideMark/>
          </w:tcPr>
          <w:p w14:paraId="24AD73EA" w14:textId="77777777" w:rsidR="00E65591" w:rsidRPr="002534C0" w:rsidRDefault="00E65591" w:rsidP="00E65591">
            <w:pPr>
              <w:spacing w:after="0"/>
            </w:pPr>
            <w:r w:rsidRPr="002534C0">
              <w:t>HY_HydrographicNetwork</w:t>
            </w:r>
          </w:p>
        </w:tc>
        <w:tc>
          <w:tcPr>
            <w:tcW w:w="0" w:type="auto"/>
            <w:hideMark/>
          </w:tcPr>
          <w:p w14:paraId="2D44A27D" w14:textId="77777777" w:rsidR="00E65591" w:rsidRPr="002534C0" w:rsidRDefault="00E65591" w:rsidP="00E65591">
            <w:pPr>
              <w:spacing w:after="0"/>
            </w:pPr>
            <w:r w:rsidRPr="002534C0">
              <w:t>Not represented</w:t>
            </w:r>
          </w:p>
        </w:tc>
        <w:tc>
          <w:tcPr>
            <w:tcW w:w="0" w:type="auto"/>
            <w:hideMark/>
          </w:tcPr>
          <w:p w14:paraId="3D1A5E04" w14:textId="77777777" w:rsidR="00E65591" w:rsidRPr="002534C0" w:rsidRDefault="00E65591" w:rsidP="00E65591">
            <w:pPr>
              <w:spacing w:after="0"/>
            </w:pPr>
            <w:r w:rsidRPr="002534C0">
              <w:t>SANDRE focuses on channels, not on water bodies</w:t>
            </w:r>
          </w:p>
        </w:tc>
      </w:tr>
      <w:tr w:rsidR="00E65591" w:rsidRPr="002534C0" w14:paraId="2A27E23D" w14:textId="77777777" w:rsidTr="00E65591">
        <w:tc>
          <w:tcPr>
            <w:tcW w:w="0" w:type="auto"/>
            <w:shd w:val="clear" w:color="auto" w:fill="F2F2F2" w:themeFill="background1" w:themeFillShade="F2"/>
            <w:hideMark/>
          </w:tcPr>
          <w:p w14:paraId="01350347" w14:textId="77777777" w:rsidR="00E65591" w:rsidRPr="002534C0" w:rsidRDefault="00E65591" w:rsidP="00E65591">
            <w:pPr>
              <w:spacing w:after="0"/>
            </w:pPr>
            <w:r w:rsidRPr="002534C0">
              <w:t>HY_WaterBody</w:t>
            </w:r>
          </w:p>
        </w:tc>
        <w:tc>
          <w:tcPr>
            <w:tcW w:w="0" w:type="auto"/>
            <w:hideMark/>
          </w:tcPr>
          <w:p w14:paraId="69CB5936" w14:textId="77777777" w:rsidR="00E65591" w:rsidRPr="002534C0" w:rsidRDefault="00E65591" w:rsidP="00E65591">
            <w:pPr>
              <w:spacing w:after="0"/>
            </w:pPr>
            <w:r w:rsidRPr="002534C0">
              <w:t>Not represented</w:t>
            </w:r>
          </w:p>
        </w:tc>
        <w:tc>
          <w:tcPr>
            <w:tcW w:w="0" w:type="auto"/>
            <w:hideMark/>
          </w:tcPr>
          <w:p w14:paraId="392A6315" w14:textId="77777777" w:rsidR="00E65591" w:rsidRPr="002534C0" w:rsidRDefault="00E65591" w:rsidP="00E65591">
            <w:pPr>
              <w:spacing w:after="0"/>
            </w:pPr>
            <w:r w:rsidRPr="002534C0">
              <w:t>SANDRE focuses on channels, not on water bodies</w:t>
            </w:r>
          </w:p>
        </w:tc>
      </w:tr>
      <w:tr w:rsidR="00E65591" w:rsidRPr="006341E3" w14:paraId="6DBE0C02" w14:textId="77777777" w:rsidTr="00E65591">
        <w:tc>
          <w:tcPr>
            <w:tcW w:w="0" w:type="auto"/>
            <w:shd w:val="clear" w:color="auto" w:fill="F2F2F2" w:themeFill="background1" w:themeFillShade="F2"/>
            <w:hideMark/>
          </w:tcPr>
          <w:p w14:paraId="571F0E2F" w14:textId="77777777" w:rsidR="00E65591" w:rsidRPr="002534C0" w:rsidRDefault="00E65591" w:rsidP="00E65591">
            <w:pPr>
              <w:spacing w:after="0"/>
            </w:pPr>
            <w:r w:rsidRPr="002534C0">
              <w:t>HY_ChannelNetwork</w:t>
            </w:r>
          </w:p>
        </w:tc>
        <w:tc>
          <w:tcPr>
            <w:tcW w:w="0" w:type="auto"/>
            <w:hideMark/>
          </w:tcPr>
          <w:p w14:paraId="5D6FFA9D" w14:textId="77777777" w:rsidR="00E65591" w:rsidRPr="002534C0" w:rsidRDefault="00E65591" w:rsidP="00E65591">
            <w:pPr>
              <w:spacing w:after="0"/>
            </w:pPr>
            <w:r w:rsidRPr="002534C0">
              <w:t>CoursEau</w:t>
            </w:r>
          </w:p>
          <w:p w14:paraId="2BEE3533" w14:textId="77777777" w:rsidR="00E65591" w:rsidRPr="002534C0" w:rsidRDefault="00E65591" w:rsidP="00E65591">
            <w:pPr>
              <w:spacing w:after="0"/>
            </w:pPr>
            <w:r w:rsidRPr="002534C0">
              <w:t>OR</w:t>
            </w:r>
          </w:p>
          <w:p w14:paraId="6C7BA909" w14:textId="77777777" w:rsidR="00E65591" w:rsidRPr="002534C0" w:rsidRDefault="00E65591" w:rsidP="00E65591">
            <w:pPr>
              <w:spacing w:after="0"/>
            </w:pPr>
            <w:r w:rsidRPr="002534C0">
              <w:t>TronconHydrographique</w:t>
            </w:r>
          </w:p>
        </w:tc>
        <w:tc>
          <w:tcPr>
            <w:tcW w:w="0" w:type="auto"/>
            <w:hideMark/>
          </w:tcPr>
          <w:p w14:paraId="5F10B15C" w14:textId="77777777" w:rsidR="00E65591" w:rsidRDefault="00E65591" w:rsidP="00E65591">
            <w:pPr>
              <w:spacing w:after="0"/>
            </w:pPr>
            <w:r>
              <w:t>SANDRE</w:t>
            </w:r>
            <w:r w:rsidRPr="002534C0">
              <w:t xml:space="preserve">: CoursEau is </w:t>
            </w:r>
            <w:r>
              <w:t xml:space="preserve">an </w:t>
            </w:r>
            <w:r w:rsidRPr="002534C0">
              <w:t>aggregation of TronconHydrographique that is an aggregation of TronconHydrograElt</w:t>
            </w:r>
            <w:r>
              <w:t>.</w:t>
            </w:r>
          </w:p>
          <w:p w14:paraId="1E70F043" w14:textId="77777777" w:rsidR="00E65591" w:rsidRPr="002534C0" w:rsidRDefault="00E65591" w:rsidP="00E65591">
            <w:pPr>
              <w:spacing w:after="0"/>
            </w:pPr>
            <w:r>
              <w:t>All of them have a linear representation.</w:t>
            </w:r>
          </w:p>
        </w:tc>
      </w:tr>
      <w:tr w:rsidR="00E65591" w:rsidRPr="002116D5" w14:paraId="16796746" w14:textId="77777777" w:rsidTr="00E65591">
        <w:tc>
          <w:tcPr>
            <w:tcW w:w="0" w:type="auto"/>
            <w:shd w:val="clear" w:color="auto" w:fill="F2F2F2" w:themeFill="background1" w:themeFillShade="F2"/>
            <w:hideMark/>
          </w:tcPr>
          <w:p w14:paraId="2EDFA87B" w14:textId="77777777" w:rsidR="00E65591" w:rsidRPr="002116D5" w:rsidRDefault="00E65591" w:rsidP="00E65591">
            <w:pPr>
              <w:spacing w:after="0"/>
            </w:pPr>
            <w:r w:rsidRPr="002116D5">
              <w:t>HY_Depression</w:t>
            </w:r>
          </w:p>
        </w:tc>
        <w:tc>
          <w:tcPr>
            <w:tcW w:w="0" w:type="auto"/>
            <w:hideMark/>
          </w:tcPr>
          <w:p w14:paraId="554F44FC" w14:textId="77777777" w:rsidR="00E65591" w:rsidRPr="002116D5" w:rsidRDefault="00E65591" w:rsidP="00E65591">
            <w:pPr>
              <w:spacing w:after="0"/>
            </w:pPr>
            <w:r w:rsidRPr="002116D5">
              <w:t>EntiteHydroSurface</w:t>
            </w:r>
          </w:p>
          <w:p w14:paraId="5D164A44" w14:textId="77777777" w:rsidR="00E65591" w:rsidRPr="002116D5" w:rsidRDefault="00E65591" w:rsidP="00E65591">
            <w:pPr>
              <w:spacing w:after="0"/>
            </w:pPr>
            <w:r w:rsidRPr="002116D5">
              <w:t>OR</w:t>
            </w:r>
          </w:p>
          <w:p w14:paraId="3B2C00EC" w14:textId="77777777" w:rsidR="00E65591" w:rsidRPr="002116D5" w:rsidRDefault="00E65591" w:rsidP="00E65591">
            <w:pPr>
              <w:spacing w:after="0"/>
            </w:pPr>
            <w:r w:rsidRPr="002116D5">
              <w:t>EltHydroSurface</w:t>
            </w:r>
          </w:p>
        </w:tc>
        <w:tc>
          <w:tcPr>
            <w:tcW w:w="0" w:type="auto"/>
            <w:hideMark/>
          </w:tcPr>
          <w:p w14:paraId="222C3EFE" w14:textId="77777777" w:rsidR="00E65591" w:rsidRPr="002116D5" w:rsidRDefault="00E65591" w:rsidP="00E65591">
            <w:pPr>
              <w:spacing w:after="0"/>
            </w:pPr>
            <w:r>
              <w:t>SANDRE</w:t>
            </w:r>
            <w:r w:rsidRPr="002116D5">
              <w:t>: EntiteHydroSurface is an aggregation of EltHydro</w:t>
            </w:r>
            <w:r>
              <w:t>Surface. Both have a surfacic</w:t>
            </w:r>
            <w:r w:rsidRPr="002116D5">
              <w:t xml:space="preserve"> representation.</w:t>
            </w:r>
          </w:p>
        </w:tc>
      </w:tr>
      <w:tr w:rsidR="00E65591" w:rsidRPr="002534C0" w14:paraId="16AA0ABE" w14:textId="77777777" w:rsidTr="00E65591">
        <w:tc>
          <w:tcPr>
            <w:tcW w:w="0" w:type="auto"/>
            <w:shd w:val="clear" w:color="auto" w:fill="F2F2F2" w:themeFill="background1" w:themeFillShade="F2"/>
            <w:hideMark/>
          </w:tcPr>
          <w:p w14:paraId="4A7BA978" w14:textId="77777777" w:rsidR="00E65591" w:rsidRPr="002534C0" w:rsidRDefault="00E65591" w:rsidP="00E65591">
            <w:pPr>
              <w:spacing w:after="0"/>
            </w:pPr>
            <w:r w:rsidRPr="002534C0">
              <w:t>HY_Channel</w:t>
            </w:r>
          </w:p>
        </w:tc>
        <w:tc>
          <w:tcPr>
            <w:tcW w:w="0" w:type="auto"/>
            <w:hideMark/>
          </w:tcPr>
          <w:p w14:paraId="05212D8D" w14:textId="77777777" w:rsidR="00E65591" w:rsidRPr="00A824B4" w:rsidRDefault="00E65591" w:rsidP="00E65591">
            <w:pPr>
              <w:spacing w:after="0"/>
              <w:rPr>
                <w:lang w:val="fr-FR"/>
              </w:rPr>
            </w:pPr>
            <w:r w:rsidRPr="00A824B4">
              <w:rPr>
                <w:lang w:val="fr-FR"/>
              </w:rPr>
              <w:t>TronconHydrographique</w:t>
            </w:r>
          </w:p>
          <w:p w14:paraId="64DD1C3D" w14:textId="77777777" w:rsidR="00E65591" w:rsidRPr="00A824B4" w:rsidRDefault="00E65591" w:rsidP="00E65591">
            <w:pPr>
              <w:spacing w:after="0"/>
              <w:rPr>
                <w:lang w:val="fr-FR"/>
              </w:rPr>
            </w:pPr>
            <w:r w:rsidRPr="00A824B4">
              <w:rPr>
                <w:lang w:val="fr-FR"/>
              </w:rPr>
              <w:t>OR</w:t>
            </w:r>
          </w:p>
          <w:p w14:paraId="11913BD6" w14:textId="77777777" w:rsidR="00E65591" w:rsidRPr="00A824B4" w:rsidRDefault="00E65591" w:rsidP="00E65591">
            <w:pPr>
              <w:spacing w:after="0"/>
              <w:rPr>
                <w:lang w:val="fr-FR"/>
              </w:rPr>
            </w:pPr>
            <w:r w:rsidRPr="00A824B4">
              <w:rPr>
                <w:lang w:val="fr-FR"/>
              </w:rPr>
              <w:t>TronconHydrograElt</w:t>
            </w:r>
          </w:p>
          <w:p w14:paraId="0BB134E5" w14:textId="77777777" w:rsidR="00E65591" w:rsidRPr="00A824B4" w:rsidRDefault="00E65591" w:rsidP="00E65591">
            <w:pPr>
              <w:spacing w:after="0"/>
              <w:rPr>
                <w:lang w:val="fr-FR"/>
              </w:rPr>
            </w:pPr>
            <w:r w:rsidRPr="00A824B4">
              <w:rPr>
                <w:lang w:val="fr-FR"/>
              </w:rPr>
              <w:lastRenderedPageBreak/>
              <w:t>OR</w:t>
            </w:r>
          </w:p>
          <w:p w14:paraId="2846F8DA" w14:textId="77777777" w:rsidR="00E65591" w:rsidRPr="00A824B4" w:rsidRDefault="00E65591" w:rsidP="00E65591">
            <w:pPr>
              <w:spacing w:after="0"/>
              <w:rPr>
                <w:lang w:val="fr-FR"/>
              </w:rPr>
            </w:pPr>
            <w:r w:rsidRPr="00A824B4">
              <w:rPr>
                <w:lang w:val="fr-FR"/>
              </w:rPr>
              <w:t>EltHydroSurface</w:t>
            </w:r>
          </w:p>
        </w:tc>
        <w:tc>
          <w:tcPr>
            <w:tcW w:w="0" w:type="auto"/>
            <w:hideMark/>
          </w:tcPr>
          <w:p w14:paraId="45C59DDC" w14:textId="77777777" w:rsidR="00E65591" w:rsidRDefault="00E65591" w:rsidP="00E65591">
            <w:pPr>
              <w:spacing w:after="0"/>
            </w:pPr>
            <w:r>
              <w:lastRenderedPageBreak/>
              <w:t>SANDRE</w:t>
            </w:r>
            <w:r w:rsidRPr="002534C0">
              <w:t>: CoursEau is aggregation of TronconHydrographique that is an aggregation of TronconHydrograElt</w:t>
            </w:r>
            <w:r>
              <w:t>. All of them have a linear representation.</w:t>
            </w:r>
          </w:p>
          <w:p w14:paraId="4945D285" w14:textId="77777777" w:rsidR="00E65591" w:rsidRPr="002534C0" w:rsidRDefault="00E65591" w:rsidP="00E65591">
            <w:pPr>
              <w:spacing w:after="0"/>
            </w:pPr>
            <w:r>
              <w:t>EntiteHydroSurface</w:t>
            </w:r>
          </w:p>
        </w:tc>
      </w:tr>
      <w:tr w:rsidR="00E65591" w:rsidRPr="006341E3" w14:paraId="29A8DF25" w14:textId="77777777" w:rsidTr="00E65591">
        <w:tc>
          <w:tcPr>
            <w:tcW w:w="0" w:type="auto"/>
            <w:shd w:val="clear" w:color="auto" w:fill="F2F2F2" w:themeFill="background1" w:themeFillShade="F2"/>
            <w:hideMark/>
          </w:tcPr>
          <w:p w14:paraId="146AC702" w14:textId="77777777" w:rsidR="00E65591" w:rsidRPr="001257FE" w:rsidRDefault="00E65591" w:rsidP="00E65591">
            <w:pPr>
              <w:spacing w:after="0"/>
            </w:pPr>
            <w:r w:rsidRPr="001257FE">
              <w:lastRenderedPageBreak/>
              <w:t>HY_Reservoir</w:t>
            </w:r>
          </w:p>
        </w:tc>
        <w:tc>
          <w:tcPr>
            <w:tcW w:w="0" w:type="auto"/>
            <w:hideMark/>
          </w:tcPr>
          <w:p w14:paraId="5F61631A" w14:textId="77777777" w:rsidR="00E65591" w:rsidRPr="00A824B4" w:rsidRDefault="00E65591" w:rsidP="00E65591">
            <w:pPr>
              <w:spacing w:after="0"/>
              <w:rPr>
                <w:lang w:val="fr-FR"/>
              </w:rPr>
            </w:pPr>
            <w:r w:rsidRPr="00A824B4">
              <w:rPr>
                <w:lang w:val="fr-FR"/>
              </w:rPr>
              <w:t>EntiteHydroSurface</w:t>
            </w:r>
          </w:p>
          <w:p w14:paraId="3623D24F" w14:textId="77777777" w:rsidR="00E65591" w:rsidRPr="00A824B4" w:rsidRDefault="00E65591" w:rsidP="00E65591">
            <w:pPr>
              <w:spacing w:after="0"/>
              <w:rPr>
                <w:lang w:val="fr-FR"/>
              </w:rPr>
            </w:pPr>
            <w:r w:rsidRPr="00A824B4">
              <w:rPr>
                <w:lang w:val="fr-FR"/>
              </w:rPr>
              <w:t>OR</w:t>
            </w:r>
          </w:p>
          <w:p w14:paraId="1747EFD4" w14:textId="77777777" w:rsidR="00E65591" w:rsidRPr="00A824B4" w:rsidRDefault="00E65591" w:rsidP="00E65591">
            <w:pPr>
              <w:spacing w:after="0"/>
              <w:rPr>
                <w:lang w:val="fr-FR"/>
              </w:rPr>
            </w:pPr>
            <w:r w:rsidRPr="00A824B4">
              <w:rPr>
                <w:lang w:val="fr-FR"/>
              </w:rPr>
              <w:t>EltHydroSurface</w:t>
            </w:r>
          </w:p>
          <w:p w14:paraId="3DC8444C" w14:textId="77777777" w:rsidR="00E65591" w:rsidRPr="00A824B4" w:rsidRDefault="00E65591" w:rsidP="00E65591">
            <w:pPr>
              <w:spacing w:after="0"/>
              <w:rPr>
                <w:lang w:val="fr-FR"/>
              </w:rPr>
            </w:pPr>
            <w:r w:rsidRPr="00A824B4">
              <w:rPr>
                <w:lang w:val="fr-FR"/>
              </w:rPr>
              <w:t>OR</w:t>
            </w:r>
          </w:p>
          <w:p w14:paraId="46F0FEDC" w14:textId="77777777" w:rsidR="00E65591" w:rsidRPr="00A824B4" w:rsidRDefault="00E65591" w:rsidP="00E65591">
            <w:pPr>
              <w:spacing w:after="0"/>
              <w:rPr>
                <w:lang w:val="fr-FR"/>
              </w:rPr>
            </w:pPr>
            <w:r w:rsidRPr="00A824B4">
              <w:rPr>
                <w:lang w:val="fr-FR"/>
              </w:rPr>
              <w:t>PointEauIsole</w:t>
            </w:r>
          </w:p>
        </w:tc>
        <w:tc>
          <w:tcPr>
            <w:tcW w:w="0" w:type="auto"/>
            <w:hideMark/>
          </w:tcPr>
          <w:p w14:paraId="266E234D" w14:textId="77777777" w:rsidR="00E65591" w:rsidRDefault="00E65591" w:rsidP="00E65591">
            <w:pPr>
              <w:spacing w:after="0"/>
            </w:pPr>
            <w:r>
              <w:t>SANDRE</w:t>
            </w:r>
            <w:r w:rsidRPr="00230BC3">
              <w:t xml:space="preserve">: EntiteHydroSurface is </w:t>
            </w:r>
            <w:r w:rsidRPr="00571C60">
              <w:t>an aggregation of EltHydro</w:t>
            </w:r>
            <w:r w:rsidRPr="001257FE">
              <w:t>Surface. Both have a surfac</w:t>
            </w:r>
            <w:r>
              <w:t>ic</w:t>
            </w:r>
            <w:r w:rsidRPr="00230BC3">
              <w:t xml:space="preserve"> representation.</w:t>
            </w:r>
          </w:p>
          <w:p w14:paraId="6A4D1198" w14:textId="77777777" w:rsidR="00E65591" w:rsidRPr="00230BC3" w:rsidRDefault="00E65591" w:rsidP="00E65591">
            <w:pPr>
              <w:spacing w:after="0"/>
            </w:pPr>
            <w:r>
              <w:t xml:space="preserve">PointEauIsole can be used in case that HY_Reservoir is not linked to the hydrographic network and is represented by a point </w:t>
            </w:r>
          </w:p>
        </w:tc>
      </w:tr>
      <w:tr w:rsidR="00E65591" w:rsidRPr="006341E3" w14:paraId="26AC6214" w14:textId="77777777" w:rsidTr="00E65591">
        <w:tc>
          <w:tcPr>
            <w:tcW w:w="0" w:type="auto"/>
            <w:shd w:val="clear" w:color="auto" w:fill="F2F2F2" w:themeFill="background1" w:themeFillShade="F2"/>
            <w:hideMark/>
          </w:tcPr>
          <w:p w14:paraId="4E8549A2" w14:textId="77777777" w:rsidR="00E65591" w:rsidRPr="001257FE" w:rsidRDefault="00E65591" w:rsidP="00E65591">
            <w:pPr>
              <w:spacing w:after="0"/>
            </w:pPr>
            <w:r w:rsidRPr="001257FE">
              <w:t>HY_FlowPath</w:t>
            </w:r>
          </w:p>
        </w:tc>
        <w:tc>
          <w:tcPr>
            <w:tcW w:w="0" w:type="auto"/>
            <w:hideMark/>
          </w:tcPr>
          <w:p w14:paraId="6A66B8B8" w14:textId="77777777" w:rsidR="00E65591" w:rsidRPr="001257FE" w:rsidRDefault="00E65591" w:rsidP="00E65591">
            <w:pPr>
              <w:spacing w:after="0"/>
            </w:pPr>
            <w:r w:rsidRPr="001257FE">
              <w:t>Not represented</w:t>
            </w:r>
          </w:p>
        </w:tc>
        <w:tc>
          <w:tcPr>
            <w:tcW w:w="0" w:type="auto"/>
            <w:hideMark/>
          </w:tcPr>
          <w:p w14:paraId="01C96821" w14:textId="429FB9A9" w:rsidR="00E65591" w:rsidRPr="00230BC3" w:rsidRDefault="00E65591" w:rsidP="00E65591">
            <w:pPr>
              <w:spacing w:after="0"/>
            </w:pPr>
          </w:p>
        </w:tc>
      </w:tr>
      <w:tr w:rsidR="00E65591" w:rsidRPr="006341E3" w14:paraId="7475AA32" w14:textId="77777777" w:rsidTr="00E65591">
        <w:tc>
          <w:tcPr>
            <w:tcW w:w="0" w:type="auto"/>
            <w:shd w:val="clear" w:color="auto" w:fill="F2F2F2" w:themeFill="background1" w:themeFillShade="F2"/>
            <w:hideMark/>
          </w:tcPr>
          <w:p w14:paraId="3E3B5390" w14:textId="77777777" w:rsidR="00E65591" w:rsidRPr="001257FE" w:rsidRDefault="00E65591" w:rsidP="00E65591">
            <w:pPr>
              <w:spacing w:after="0"/>
            </w:pPr>
            <w:r w:rsidRPr="001257FE">
              <w:t>HY_WaterEdge</w:t>
            </w:r>
          </w:p>
        </w:tc>
        <w:tc>
          <w:tcPr>
            <w:tcW w:w="0" w:type="auto"/>
            <w:hideMark/>
          </w:tcPr>
          <w:p w14:paraId="050191EF" w14:textId="77777777" w:rsidR="00E65591" w:rsidRPr="001257FE" w:rsidRDefault="00E65591" w:rsidP="00E65591">
            <w:pPr>
              <w:spacing w:after="0"/>
            </w:pPr>
            <w:r w:rsidRPr="001257FE">
              <w:t>Not represented</w:t>
            </w:r>
          </w:p>
        </w:tc>
        <w:tc>
          <w:tcPr>
            <w:tcW w:w="0" w:type="auto"/>
            <w:hideMark/>
          </w:tcPr>
          <w:p w14:paraId="28483067" w14:textId="04A24FF4" w:rsidR="00E65591" w:rsidRPr="00230BC3" w:rsidRDefault="00E65591" w:rsidP="00E65591">
            <w:pPr>
              <w:spacing w:after="0"/>
            </w:pPr>
          </w:p>
        </w:tc>
      </w:tr>
      <w:tr w:rsidR="00E65591" w:rsidRPr="006341E3" w14:paraId="45376C4E" w14:textId="77777777" w:rsidTr="00E65591">
        <w:tc>
          <w:tcPr>
            <w:tcW w:w="0" w:type="auto"/>
            <w:shd w:val="clear" w:color="auto" w:fill="F2F2F2" w:themeFill="background1" w:themeFillShade="F2"/>
            <w:hideMark/>
          </w:tcPr>
          <w:p w14:paraId="610F24A4" w14:textId="77777777" w:rsidR="00E65591" w:rsidRPr="001257FE" w:rsidRDefault="00E65591" w:rsidP="00E65591">
            <w:pPr>
              <w:spacing w:after="0"/>
            </w:pPr>
            <w:r w:rsidRPr="001257FE">
              <w:t>HY_LongitudinalSection</w:t>
            </w:r>
          </w:p>
        </w:tc>
        <w:tc>
          <w:tcPr>
            <w:tcW w:w="0" w:type="auto"/>
            <w:hideMark/>
          </w:tcPr>
          <w:p w14:paraId="1CFD97C0" w14:textId="77777777" w:rsidR="00E65591" w:rsidRPr="00230BC3" w:rsidRDefault="00E65591" w:rsidP="00E65591">
            <w:pPr>
              <w:spacing w:after="0"/>
            </w:pPr>
            <w:r w:rsidRPr="00230BC3">
              <w:t>Not represented</w:t>
            </w:r>
          </w:p>
        </w:tc>
        <w:tc>
          <w:tcPr>
            <w:tcW w:w="0" w:type="auto"/>
            <w:hideMark/>
          </w:tcPr>
          <w:p w14:paraId="47B35101" w14:textId="61E20906" w:rsidR="00E65591" w:rsidRPr="00230BC3" w:rsidRDefault="00E65591" w:rsidP="00E65591">
            <w:pPr>
              <w:spacing w:after="0"/>
            </w:pPr>
          </w:p>
        </w:tc>
      </w:tr>
      <w:tr w:rsidR="00E65591" w:rsidRPr="006341E3" w14:paraId="407D29AB" w14:textId="77777777" w:rsidTr="00E65591">
        <w:tc>
          <w:tcPr>
            <w:tcW w:w="0" w:type="auto"/>
            <w:shd w:val="clear" w:color="auto" w:fill="F2F2F2" w:themeFill="background1" w:themeFillShade="F2"/>
            <w:hideMark/>
          </w:tcPr>
          <w:p w14:paraId="7A42B71C" w14:textId="77777777" w:rsidR="00E65591" w:rsidRPr="001257FE" w:rsidRDefault="00E65591" w:rsidP="00E65591">
            <w:pPr>
              <w:spacing w:after="0"/>
            </w:pPr>
            <w:r w:rsidRPr="001257FE">
              <w:t>HY_CrossSection</w:t>
            </w:r>
          </w:p>
        </w:tc>
        <w:tc>
          <w:tcPr>
            <w:tcW w:w="0" w:type="auto"/>
            <w:hideMark/>
          </w:tcPr>
          <w:p w14:paraId="6C77B803" w14:textId="77777777" w:rsidR="00E65591" w:rsidRPr="00230BC3" w:rsidRDefault="00E65591" w:rsidP="00E65591">
            <w:pPr>
              <w:spacing w:after="0"/>
            </w:pPr>
            <w:r w:rsidRPr="00230BC3">
              <w:t>Not represented</w:t>
            </w:r>
          </w:p>
        </w:tc>
        <w:tc>
          <w:tcPr>
            <w:tcW w:w="0" w:type="auto"/>
            <w:hideMark/>
          </w:tcPr>
          <w:p w14:paraId="47DB3B42" w14:textId="37810CAA" w:rsidR="00E65591" w:rsidRPr="00230BC3" w:rsidRDefault="00E65591" w:rsidP="00E65591">
            <w:pPr>
              <w:spacing w:after="0"/>
            </w:pPr>
          </w:p>
        </w:tc>
      </w:tr>
      <w:tr w:rsidR="00E65591" w:rsidRPr="006341E3" w14:paraId="27CAA6D5" w14:textId="77777777" w:rsidTr="00E65591">
        <w:tc>
          <w:tcPr>
            <w:tcW w:w="0" w:type="auto"/>
            <w:shd w:val="clear" w:color="auto" w:fill="F2F2F2" w:themeFill="background1" w:themeFillShade="F2"/>
            <w:hideMark/>
          </w:tcPr>
          <w:p w14:paraId="1CB46508" w14:textId="77777777" w:rsidR="00E65591" w:rsidRPr="001257FE" w:rsidRDefault="00E65591" w:rsidP="00E65591">
            <w:pPr>
              <w:spacing w:after="0"/>
            </w:pPr>
            <w:r w:rsidRPr="001257FE">
              <w:t>HY_WaterBodyStratum</w:t>
            </w:r>
          </w:p>
        </w:tc>
        <w:tc>
          <w:tcPr>
            <w:tcW w:w="0" w:type="auto"/>
            <w:hideMark/>
          </w:tcPr>
          <w:p w14:paraId="4F94AA90" w14:textId="77777777" w:rsidR="00E65591" w:rsidRPr="00230BC3" w:rsidRDefault="00E65591" w:rsidP="00E65591">
            <w:pPr>
              <w:spacing w:after="0"/>
            </w:pPr>
            <w:r w:rsidRPr="00230BC3">
              <w:t>Not represented</w:t>
            </w:r>
          </w:p>
        </w:tc>
        <w:tc>
          <w:tcPr>
            <w:tcW w:w="0" w:type="auto"/>
            <w:hideMark/>
          </w:tcPr>
          <w:p w14:paraId="15603B2B" w14:textId="6CCF954B" w:rsidR="00E65591" w:rsidRPr="00230BC3" w:rsidRDefault="00E65591" w:rsidP="00E65591">
            <w:pPr>
              <w:spacing w:after="0"/>
            </w:pPr>
          </w:p>
        </w:tc>
      </w:tr>
      <w:tr w:rsidR="00E65591" w:rsidRPr="006341E3" w14:paraId="7EFF985A" w14:textId="77777777" w:rsidTr="00E65591">
        <w:tc>
          <w:tcPr>
            <w:tcW w:w="0" w:type="auto"/>
            <w:shd w:val="clear" w:color="auto" w:fill="F2F2F2" w:themeFill="background1" w:themeFillShade="F2"/>
            <w:hideMark/>
          </w:tcPr>
          <w:p w14:paraId="246EF46D" w14:textId="77777777" w:rsidR="00E65591" w:rsidRPr="001257FE" w:rsidRDefault="00E65591" w:rsidP="00E65591">
            <w:pPr>
              <w:spacing w:after="0"/>
            </w:pPr>
            <w:r w:rsidRPr="001257FE">
              <w:t>HY_Water_LiquidPhase</w:t>
            </w:r>
          </w:p>
        </w:tc>
        <w:tc>
          <w:tcPr>
            <w:tcW w:w="0" w:type="auto"/>
            <w:hideMark/>
          </w:tcPr>
          <w:p w14:paraId="4FA3B22B" w14:textId="77777777" w:rsidR="00E65591" w:rsidRPr="00230BC3" w:rsidRDefault="00E65591" w:rsidP="00E65591">
            <w:pPr>
              <w:spacing w:after="0"/>
            </w:pPr>
            <w:r w:rsidRPr="00230BC3">
              <w:t>Not represented</w:t>
            </w:r>
          </w:p>
        </w:tc>
        <w:tc>
          <w:tcPr>
            <w:tcW w:w="0" w:type="auto"/>
            <w:hideMark/>
          </w:tcPr>
          <w:p w14:paraId="55F6FAC7" w14:textId="729F5FA5" w:rsidR="00E65591" w:rsidRPr="001257FE" w:rsidRDefault="00E65591" w:rsidP="00E65591">
            <w:pPr>
              <w:spacing w:after="0"/>
            </w:pPr>
          </w:p>
        </w:tc>
      </w:tr>
      <w:tr w:rsidR="00E65591" w:rsidRPr="006341E3" w14:paraId="2FD0699B" w14:textId="77777777" w:rsidTr="00E65591">
        <w:tc>
          <w:tcPr>
            <w:tcW w:w="0" w:type="auto"/>
            <w:shd w:val="clear" w:color="auto" w:fill="F2F2F2" w:themeFill="background1" w:themeFillShade="F2"/>
            <w:hideMark/>
          </w:tcPr>
          <w:p w14:paraId="2E84C2C3" w14:textId="77777777" w:rsidR="00E65591" w:rsidRPr="001257FE" w:rsidRDefault="00E65591" w:rsidP="00E65591">
            <w:pPr>
              <w:spacing w:after="0"/>
            </w:pPr>
            <w:r w:rsidRPr="001257FE">
              <w:t>HY_Water_SolidPhase</w:t>
            </w:r>
          </w:p>
        </w:tc>
        <w:tc>
          <w:tcPr>
            <w:tcW w:w="0" w:type="auto"/>
            <w:hideMark/>
          </w:tcPr>
          <w:p w14:paraId="3630754D" w14:textId="77777777" w:rsidR="00E65591" w:rsidRPr="00230BC3" w:rsidRDefault="00E65591" w:rsidP="00E65591">
            <w:pPr>
              <w:spacing w:after="0"/>
            </w:pPr>
            <w:r w:rsidRPr="00230BC3">
              <w:t>Not represented</w:t>
            </w:r>
          </w:p>
        </w:tc>
        <w:tc>
          <w:tcPr>
            <w:tcW w:w="0" w:type="auto"/>
            <w:hideMark/>
          </w:tcPr>
          <w:p w14:paraId="7C10E93B" w14:textId="67253174" w:rsidR="00E65591" w:rsidRPr="00230BC3" w:rsidRDefault="00E65591" w:rsidP="00E65591">
            <w:pPr>
              <w:spacing w:after="0"/>
            </w:pPr>
          </w:p>
        </w:tc>
      </w:tr>
    </w:tbl>
    <w:p w14:paraId="69702BCF" w14:textId="77777777" w:rsidR="00E65591" w:rsidRDefault="00E65591" w:rsidP="00E65591">
      <w:pPr>
        <w:pStyle w:val="berschrift2"/>
        <w:numPr>
          <w:ilvl w:val="0"/>
          <w:numId w:val="0"/>
        </w:numPr>
      </w:pPr>
    </w:p>
    <w:p w14:paraId="0F4D8F80" w14:textId="5A1D5618" w:rsidR="00E65591" w:rsidRPr="00A51AF2" w:rsidRDefault="00FD636F" w:rsidP="00E65591">
      <w:pPr>
        <w:pStyle w:val="berschrift2"/>
        <w:numPr>
          <w:ilvl w:val="0"/>
          <w:numId w:val="0"/>
        </w:numPr>
      </w:pPr>
      <w:bookmarkStart w:id="545" w:name="_Toc459388266"/>
      <w:bookmarkStart w:id="546" w:name="_Toc461026439"/>
      <w:ins w:id="547" w:author="GRDC/ID" w:date="2016-09-12T12:03:00Z">
        <w:r>
          <w:t>F</w:t>
        </w:r>
      </w:ins>
      <w:del w:id="548" w:author="GRDC/ID" w:date="2016-09-12T12:03:00Z">
        <w:r w:rsidR="00E65591" w:rsidRPr="00A51AF2" w:rsidDel="00FD636F">
          <w:delText>E</w:delText>
        </w:r>
      </w:del>
      <w:r w:rsidR="00E65591" w:rsidRPr="00A51AF2">
        <w:t>.3 Hydrometric Network Model</w:t>
      </w:r>
      <w:bookmarkEnd w:id="545"/>
      <w:bookmarkEnd w:id="546"/>
    </w:p>
    <w:tbl>
      <w:tblPr>
        <w:tblStyle w:val="Tabellenraster"/>
        <w:tblW w:w="8897" w:type="dxa"/>
        <w:tblLook w:val="04A0" w:firstRow="1" w:lastRow="0" w:firstColumn="1" w:lastColumn="0" w:noHBand="0" w:noVBand="1"/>
      </w:tblPr>
      <w:tblGrid>
        <w:gridCol w:w="2896"/>
        <w:gridCol w:w="1850"/>
        <w:gridCol w:w="4151"/>
      </w:tblGrid>
      <w:tr w:rsidR="00E65591" w:rsidRPr="00A51AF2" w14:paraId="0AF23FD7" w14:textId="77777777" w:rsidTr="00E65591">
        <w:tc>
          <w:tcPr>
            <w:tcW w:w="0" w:type="auto"/>
            <w:shd w:val="clear" w:color="auto" w:fill="F2F2F2" w:themeFill="background1" w:themeFillShade="F2"/>
            <w:hideMark/>
          </w:tcPr>
          <w:p w14:paraId="2D86D92C" w14:textId="77777777" w:rsidR="00E65591" w:rsidRPr="00A51AF2" w:rsidRDefault="00E65591" w:rsidP="00E65591">
            <w:pPr>
              <w:spacing w:after="0"/>
              <w:rPr>
                <w:b/>
                <w:bCs/>
              </w:rPr>
            </w:pPr>
            <w:r w:rsidRPr="00A51AF2">
              <w:rPr>
                <w:b/>
                <w:bCs/>
              </w:rPr>
              <w:t>HY_Features Name</w:t>
            </w:r>
          </w:p>
        </w:tc>
        <w:tc>
          <w:tcPr>
            <w:tcW w:w="0" w:type="auto"/>
            <w:hideMark/>
          </w:tcPr>
          <w:p w14:paraId="29464540" w14:textId="77777777" w:rsidR="00E65591" w:rsidRPr="004C1BA3" w:rsidRDefault="00E65591" w:rsidP="00E65591">
            <w:pPr>
              <w:spacing w:after="0"/>
              <w:jc w:val="center"/>
              <w:rPr>
                <w:b/>
                <w:bCs/>
              </w:rPr>
            </w:pPr>
            <w:r w:rsidRPr="004C1BA3">
              <w:rPr>
                <w:b/>
                <w:bCs/>
              </w:rPr>
              <w:t>NHDPlus Name</w:t>
            </w:r>
          </w:p>
        </w:tc>
        <w:tc>
          <w:tcPr>
            <w:tcW w:w="4151" w:type="dxa"/>
            <w:hideMark/>
          </w:tcPr>
          <w:p w14:paraId="07DB810B" w14:textId="77777777" w:rsidR="00E65591" w:rsidRPr="004C1BA3" w:rsidRDefault="00E65591" w:rsidP="00E65591">
            <w:pPr>
              <w:spacing w:after="0"/>
              <w:jc w:val="center"/>
              <w:rPr>
                <w:b/>
                <w:bCs/>
              </w:rPr>
            </w:pPr>
            <w:r w:rsidRPr="004C1BA3">
              <w:rPr>
                <w:b/>
                <w:bCs/>
              </w:rPr>
              <w:t>Comment</w:t>
            </w:r>
          </w:p>
        </w:tc>
      </w:tr>
      <w:tr w:rsidR="00E65591" w:rsidRPr="00A51AF2" w14:paraId="24269F9C" w14:textId="77777777" w:rsidTr="00E65591">
        <w:tc>
          <w:tcPr>
            <w:tcW w:w="0" w:type="auto"/>
            <w:shd w:val="clear" w:color="auto" w:fill="F2F2F2" w:themeFill="background1" w:themeFillShade="F2"/>
            <w:hideMark/>
          </w:tcPr>
          <w:p w14:paraId="0A87E177" w14:textId="77777777" w:rsidR="00E65591" w:rsidRPr="00A51AF2" w:rsidRDefault="00E65591" w:rsidP="00E65591">
            <w:pPr>
              <w:spacing w:after="0"/>
            </w:pPr>
            <w:r w:rsidRPr="00A51AF2">
              <w:t>HY_HydrometricNetwork</w:t>
            </w:r>
          </w:p>
        </w:tc>
        <w:tc>
          <w:tcPr>
            <w:tcW w:w="0" w:type="auto"/>
            <w:hideMark/>
          </w:tcPr>
          <w:p w14:paraId="19E15B37" w14:textId="77777777" w:rsidR="00E65591" w:rsidRPr="00A51AF2" w:rsidRDefault="00E65591" w:rsidP="00E65591">
            <w:pPr>
              <w:spacing w:after="0"/>
            </w:pPr>
            <w:r w:rsidRPr="00A51AF2">
              <w:t>Not Represented</w:t>
            </w:r>
          </w:p>
        </w:tc>
        <w:tc>
          <w:tcPr>
            <w:tcW w:w="4151" w:type="dxa"/>
            <w:hideMark/>
          </w:tcPr>
          <w:p w14:paraId="7574FD4E" w14:textId="18E71A5E" w:rsidR="00E65591" w:rsidRPr="00A51AF2" w:rsidRDefault="00E65591" w:rsidP="00E65591">
            <w:pPr>
              <w:spacing w:after="0"/>
            </w:pPr>
          </w:p>
        </w:tc>
      </w:tr>
      <w:tr w:rsidR="00E65591" w:rsidRPr="00A51AF2" w14:paraId="2AC812FE" w14:textId="77777777" w:rsidTr="00E65591">
        <w:tc>
          <w:tcPr>
            <w:tcW w:w="0" w:type="auto"/>
            <w:shd w:val="clear" w:color="auto" w:fill="F2F2F2" w:themeFill="background1" w:themeFillShade="F2"/>
            <w:hideMark/>
          </w:tcPr>
          <w:p w14:paraId="78C5EA53" w14:textId="77777777" w:rsidR="00E65591" w:rsidRPr="00A51AF2" w:rsidRDefault="00E65591" w:rsidP="00E65591">
            <w:pPr>
              <w:spacing w:after="0"/>
            </w:pPr>
            <w:r w:rsidRPr="00A51AF2">
              <w:t>HY_HydrometricFeature</w:t>
            </w:r>
          </w:p>
        </w:tc>
        <w:tc>
          <w:tcPr>
            <w:tcW w:w="0" w:type="auto"/>
            <w:hideMark/>
          </w:tcPr>
          <w:p w14:paraId="5BBB7D5E" w14:textId="77777777" w:rsidR="00E65591" w:rsidRPr="00A51AF2" w:rsidRDefault="00E65591" w:rsidP="00E65591">
            <w:pPr>
              <w:spacing w:after="0"/>
            </w:pPr>
            <w:r w:rsidRPr="00A51AF2">
              <w:t>Not Represented</w:t>
            </w:r>
          </w:p>
        </w:tc>
        <w:tc>
          <w:tcPr>
            <w:tcW w:w="4151" w:type="dxa"/>
          </w:tcPr>
          <w:p w14:paraId="42C56BDF" w14:textId="74EB38D9" w:rsidR="00E65591" w:rsidRPr="00A51AF2" w:rsidRDefault="00E65591" w:rsidP="00E65591">
            <w:pPr>
              <w:spacing w:after="0"/>
            </w:pPr>
          </w:p>
        </w:tc>
      </w:tr>
      <w:tr w:rsidR="00E65591" w:rsidRPr="00A51AF2" w14:paraId="1908FFA7" w14:textId="77777777" w:rsidTr="00E65591">
        <w:tc>
          <w:tcPr>
            <w:tcW w:w="0" w:type="auto"/>
            <w:shd w:val="clear" w:color="auto" w:fill="F2F2F2" w:themeFill="background1" w:themeFillShade="F2"/>
            <w:hideMark/>
          </w:tcPr>
          <w:p w14:paraId="588D70F7" w14:textId="77777777" w:rsidR="00E65591" w:rsidRPr="00A51AF2" w:rsidRDefault="00E65591" w:rsidP="00E65591">
            <w:pPr>
              <w:spacing w:after="0"/>
            </w:pPr>
            <w:r w:rsidRPr="00A51AF2">
              <w:t>HY_RiverReferenceSystem</w:t>
            </w:r>
          </w:p>
        </w:tc>
        <w:tc>
          <w:tcPr>
            <w:tcW w:w="0" w:type="auto"/>
            <w:hideMark/>
          </w:tcPr>
          <w:p w14:paraId="453393A4" w14:textId="77777777" w:rsidR="00E65591" w:rsidRPr="00A51AF2" w:rsidRDefault="00E65591" w:rsidP="00E65591">
            <w:pPr>
              <w:spacing w:after="0"/>
            </w:pPr>
            <w:r w:rsidRPr="00A51AF2">
              <w:t>Not Represented</w:t>
            </w:r>
          </w:p>
        </w:tc>
        <w:tc>
          <w:tcPr>
            <w:tcW w:w="4151" w:type="dxa"/>
          </w:tcPr>
          <w:p w14:paraId="66B3C13C" w14:textId="7EF0DF94" w:rsidR="00E65591" w:rsidRPr="00A51AF2" w:rsidRDefault="00E65591" w:rsidP="00E65591">
            <w:pPr>
              <w:spacing w:after="0"/>
            </w:pPr>
          </w:p>
        </w:tc>
      </w:tr>
      <w:tr w:rsidR="00E65591" w:rsidRPr="00F11F37" w14:paraId="274D4804" w14:textId="77777777" w:rsidTr="00E65591">
        <w:tc>
          <w:tcPr>
            <w:tcW w:w="0" w:type="auto"/>
            <w:shd w:val="clear" w:color="auto" w:fill="F2F2F2" w:themeFill="background1" w:themeFillShade="F2"/>
            <w:hideMark/>
          </w:tcPr>
          <w:p w14:paraId="09446FE1" w14:textId="77777777" w:rsidR="00E65591" w:rsidRPr="00A51AF2" w:rsidRDefault="00E65591" w:rsidP="00E65591">
            <w:pPr>
              <w:spacing w:after="0"/>
            </w:pPr>
            <w:r w:rsidRPr="00A51AF2">
              <w:t>HY_IndirectPosition</w:t>
            </w:r>
          </w:p>
        </w:tc>
        <w:tc>
          <w:tcPr>
            <w:tcW w:w="0" w:type="auto"/>
            <w:hideMark/>
          </w:tcPr>
          <w:p w14:paraId="2184C5C9" w14:textId="77777777" w:rsidR="00E65591" w:rsidRPr="00A51AF2" w:rsidRDefault="00E65591" w:rsidP="00E65591">
            <w:pPr>
              <w:spacing w:after="0"/>
            </w:pPr>
            <w:r w:rsidRPr="00A51AF2">
              <w:t>Not Represented</w:t>
            </w:r>
          </w:p>
        </w:tc>
        <w:tc>
          <w:tcPr>
            <w:tcW w:w="4151" w:type="dxa"/>
          </w:tcPr>
          <w:p w14:paraId="7DA46896" w14:textId="79BE2F9E" w:rsidR="00E65591" w:rsidRPr="00F11F37" w:rsidRDefault="00E65591" w:rsidP="00E65591">
            <w:pPr>
              <w:spacing w:after="0"/>
            </w:pPr>
          </w:p>
        </w:tc>
      </w:tr>
    </w:tbl>
    <w:p w14:paraId="5AD08F4D" w14:textId="77777777" w:rsidR="00E65591" w:rsidRDefault="00E65591" w:rsidP="00E65591">
      <w:pPr>
        <w:pStyle w:val="berschrift1"/>
        <w:numPr>
          <w:ilvl w:val="0"/>
          <w:numId w:val="0"/>
        </w:numPr>
        <w:sectPr w:rsidR="00E65591" w:rsidSect="00E65591">
          <w:footerReference w:type="even" r:id="rId314"/>
          <w:footerReference w:type="default" r:id="rId315"/>
          <w:pgSz w:w="15840" w:h="12240" w:orient="landscape"/>
          <w:pgMar w:top="1800" w:right="1440" w:bottom="1800" w:left="1440" w:header="720" w:footer="720" w:gutter="0"/>
          <w:pgNumType w:start="1"/>
          <w:cols w:space="720"/>
          <w:docGrid w:linePitch="360"/>
        </w:sectPr>
      </w:pPr>
    </w:p>
    <w:p w14:paraId="537294E1" w14:textId="149DC4AF" w:rsidR="008F339B" w:rsidRPr="00B809FB" w:rsidRDefault="00785A05" w:rsidP="00B809FB">
      <w:pPr>
        <w:pStyle w:val="berschrift1"/>
        <w:numPr>
          <w:ilvl w:val="0"/>
          <w:numId w:val="0"/>
        </w:numPr>
      </w:pPr>
      <w:bookmarkStart w:id="549" w:name="_Toc461026440"/>
      <w:r>
        <w:lastRenderedPageBreak/>
        <w:t>ANNEX</w:t>
      </w:r>
      <w:r w:rsidR="00881984">
        <w:t xml:space="preserve"> G</w:t>
      </w:r>
      <w:r w:rsidR="008F339B" w:rsidRPr="00B809FB">
        <w:t>: Bibliography</w:t>
      </w:r>
      <w:bookmarkEnd w:id="536"/>
      <w:bookmarkEnd w:id="549"/>
      <w:r w:rsidR="008F339B" w:rsidRPr="00B809FB">
        <w:t xml:space="preserve"> </w:t>
      </w:r>
      <w:r w:rsidR="008F339B" w:rsidRPr="00020318">
        <w:fldChar w:fldCharType="begin"/>
      </w:r>
      <w:r w:rsidR="008F339B" w:rsidRPr="00B809FB">
        <w:instrText xml:space="preserve"> ADDIN EN.REFLIST </w:instrText>
      </w:r>
      <w:r w:rsidR="008F339B" w:rsidRPr="00020318">
        <w:fldChar w:fldCharType="separate"/>
      </w:r>
    </w:p>
    <w:p w14:paraId="0955C9C4" w14:textId="646BEC32" w:rsidR="00364AAD" w:rsidRPr="00020318" w:rsidRDefault="00364AAD" w:rsidP="0055713B">
      <w:pPr>
        <w:pStyle w:val="StandardWeb"/>
        <w:numPr>
          <w:ilvl w:val="0"/>
          <w:numId w:val="26"/>
        </w:numPr>
        <w:spacing w:after="120" w:afterAutospacing="0"/>
        <w:ind w:left="425" w:hanging="357"/>
        <w:rPr>
          <w:lang w:val="en-US"/>
        </w:rPr>
      </w:pPr>
      <w:r w:rsidRPr="00020318">
        <w:rPr>
          <w:lang w:val="en-US"/>
        </w:rPr>
        <w:t>European Parliament and the Council</w:t>
      </w:r>
      <w:r>
        <w:rPr>
          <w:lang w:val="en-US"/>
        </w:rPr>
        <w:t xml:space="preserve">: </w:t>
      </w:r>
      <w:r w:rsidRPr="00020318">
        <w:rPr>
          <w:lang w:val="en-US"/>
        </w:rPr>
        <w:t>Directive 2000/60/EC of the European Parliament and of the Council of 23 October 2000 establishing a framework for the Community action in the field of water policy (EU Water Framework Directive)</w:t>
      </w:r>
      <w:r>
        <w:rPr>
          <w:lang w:val="en-US"/>
        </w:rPr>
        <w:t>. European Commission (2000)</w:t>
      </w:r>
    </w:p>
    <w:p w14:paraId="6BA5CDC1" w14:textId="3117B789" w:rsidR="008F339B" w:rsidRPr="00020318" w:rsidRDefault="00364AAD" w:rsidP="0055713B">
      <w:pPr>
        <w:pStyle w:val="StandardWeb"/>
        <w:numPr>
          <w:ilvl w:val="0"/>
          <w:numId w:val="26"/>
        </w:numPr>
        <w:spacing w:after="120" w:afterAutospacing="0"/>
        <w:ind w:left="425" w:hanging="357"/>
        <w:rPr>
          <w:lang w:val="en-US"/>
        </w:rPr>
      </w:pPr>
      <w:r w:rsidRPr="00020318">
        <w:rPr>
          <w:lang w:val="en-US"/>
        </w:rPr>
        <w:t>INSPIRE Thematic Working Group Hydrography</w:t>
      </w:r>
      <w:r>
        <w:rPr>
          <w:lang w:val="en-US"/>
        </w:rPr>
        <w:t>:</w:t>
      </w:r>
      <w:r w:rsidRPr="00020318">
        <w:rPr>
          <w:lang w:val="en-US"/>
        </w:rPr>
        <w:t xml:space="preserve"> </w:t>
      </w:r>
      <w:r w:rsidR="008F339B" w:rsidRPr="00020318">
        <w:rPr>
          <w:lang w:val="en-US"/>
        </w:rPr>
        <w:t>D2.8.I.8 Data Specification on Hydrography – Technical Guidelines. D2.8</w:t>
      </w:r>
      <w:r w:rsidR="00545400">
        <w:rPr>
          <w:lang w:val="en-US"/>
        </w:rPr>
        <w:t>.I.8_v3.1. European Commission (</w:t>
      </w:r>
      <w:r w:rsidR="00545400" w:rsidRPr="00020318">
        <w:rPr>
          <w:lang w:val="en-US"/>
        </w:rPr>
        <w:t>2014</w:t>
      </w:r>
      <w:r w:rsidR="00545400">
        <w:rPr>
          <w:lang w:val="en-US"/>
        </w:rPr>
        <w:t xml:space="preserve">), </w:t>
      </w:r>
      <w:hyperlink r:id="rId316" w:history="1">
        <w:r w:rsidR="008F339B" w:rsidRPr="00020318">
          <w:rPr>
            <w:rStyle w:val="Hyperlink"/>
            <w:lang w:val="en-US"/>
          </w:rPr>
          <w:t>http://inspire.ec.europa.eu/documents/Data_Specifications/INSPIRE_DataSpecification_HY_v3.1.pdf</w:t>
        </w:r>
      </w:hyperlink>
    </w:p>
    <w:p w14:paraId="52D3676A" w14:textId="1754F3BF"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Hydrology Domain Working Group Charter. </w:t>
      </w:r>
      <w:r w:rsidR="00545400">
        <w:rPr>
          <w:lang w:val="en-US"/>
        </w:rPr>
        <w:t xml:space="preserve">OGC 08-095r5, </w:t>
      </w:r>
      <w:r w:rsidRPr="00020318">
        <w:rPr>
          <w:lang w:val="en-US"/>
        </w:rPr>
        <w:t>Open Geospatial Consortium</w:t>
      </w:r>
      <w:r w:rsidR="00545400">
        <w:rPr>
          <w:lang w:val="en-US"/>
        </w:rPr>
        <w:t xml:space="preserve"> (</w:t>
      </w:r>
      <w:r w:rsidRPr="00020318">
        <w:rPr>
          <w:lang w:val="en-US"/>
        </w:rPr>
        <w:t>2008</w:t>
      </w:r>
      <w:r w:rsidR="00545400">
        <w:rPr>
          <w:lang w:val="en-US"/>
        </w:rPr>
        <w:t xml:space="preserve">), </w:t>
      </w:r>
      <w:hyperlink r:id="rId317" w:history="1">
        <w:r w:rsidRPr="00020318">
          <w:rPr>
            <w:rStyle w:val="Hyperlink"/>
            <w:lang w:val="en-US"/>
          </w:rPr>
          <w:t>https://portal.opengeospatial.org/files/?artifact_id=59773</w:t>
        </w:r>
      </w:hyperlink>
    </w:p>
    <w:p w14:paraId="1333228E" w14:textId="36207C7F"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OGC WaterML 2.0: Part 1- Timeseri</w:t>
      </w:r>
      <w:r w:rsidR="00545400">
        <w:rPr>
          <w:lang w:val="en-US"/>
        </w:rPr>
        <w:t xml:space="preserve">es. </w:t>
      </w:r>
      <w:r w:rsidR="00545400" w:rsidRPr="00020318">
        <w:rPr>
          <w:lang w:val="en-US"/>
        </w:rPr>
        <w:t>OGC 10-126r4</w:t>
      </w:r>
      <w:r w:rsidR="00545400">
        <w:rPr>
          <w:lang w:val="en-US"/>
        </w:rPr>
        <w:t>, Open Geospatial Consortium (</w:t>
      </w:r>
      <w:r w:rsidRPr="00020318">
        <w:rPr>
          <w:lang w:val="en-US"/>
        </w:rPr>
        <w:t>2012</w:t>
      </w:r>
      <w:r w:rsidR="00545400">
        <w:rPr>
          <w:lang w:val="en-US"/>
        </w:rPr>
        <w:t>)</w:t>
      </w:r>
      <w:r w:rsidRPr="00020318">
        <w:rPr>
          <w:lang w:val="en-US"/>
        </w:rPr>
        <w:t xml:space="preserve">. </w:t>
      </w:r>
      <w:hyperlink r:id="rId318" w:history="1">
        <w:r w:rsidRPr="00020318">
          <w:rPr>
            <w:rStyle w:val="Hyperlink"/>
            <w:lang w:val="en-US"/>
          </w:rPr>
          <w:t>https://portal.opengeospatial.org/files/?artifact_id=57222</w:t>
        </w:r>
      </w:hyperlink>
    </w:p>
    <w:p w14:paraId="2BC15B48" w14:textId="7991D757"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HY_Features: a </w:t>
      </w:r>
      <w:r w:rsidR="00545400">
        <w:rPr>
          <w:lang w:val="en-US"/>
        </w:rPr>
        <w:t>Common Hydrologic Feature Model: D</w:t>
      </w:r>
      <w:r w:rsidRPr="00020318">
        <w:rPr>
          <w:lang w:val="en-US"/>
        </w:rPr>
        <w:t xml:space="preserve">iscussion Paper. </w:t>
      </w:r>
      <w:r w:rsidR="00545400" w:rsidRPr="00020318">
        <w:rPr>
          <w:lang w:val="en-US"/>
        </w:rPr>
        <w:t>OGC 11-039r3</w:t>
      </w:r>
      <w:r w:rsidR="00545400">
        <w:rPr>
          <w:lang w:val="en-US"/>
        </w:rPr>
        <w:t>, Open Geospatial Consortium (</w:t>
      </w:r>
      <w:r w:rsidRPr="00020318">
        <w:rPr>
          <w:lang w:val="en-US"/>
        </w:rPr>
        <w:t>2013</w:t>
      </w:r>
      <w:r w:rsidR="00545400">
        <w:rPr>
          <w:lang w:val="en-US"/>
        </w:rPr>
        <w:t xml:space="preserve">), </w:t>
      </w:r>
      <w:hyperlink r:id="rId319" w:history="1">
        <w:r w:rsidRPr="00020318">
          <w:rPr>
            <w:rStyle w:val="Hyperlink"/>
            <w:lang w:val="en-US"/>
          </w:rPr>
          <w:t>https://portal.opengeospatial.org/files/?artifact_id=55157</w:t>
        </w:r>
      </w:hyperlink>
    </w:p>
    <w:p w14:paraId="33D7ADC0" w14:textId="6DFF6350"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WaterML 2.0: Part 4- GroundwaterML 2 (GWML2). </w:t>
      </w:r>
      <w:r w:rsidR="00545400" w:rsidRPr="00020318">
        <w:rPr>
          <w:lang w:val="en-US"/>
        </w:rPr>
        <w:t>OGC 16-032r2</w:t>
      </w:r>
      <w:r w:rsidR="00545400">
        <w:rPr>
          <w:lang w:val="en-US"/>
        </w:rPr>
        <w:t xml:space="preserve">, </w:t>
      </w:r>
      <w:r w:rsidRPr="00020318">
        <w:rPr>
          <w:lang w:val="en-US"/>
        </w:rPr>
        <w:t>Open Geospatial Consortium</w:t>
      </w:r>
      <w:r w:rsidR="00545400">
        <w:rPr>
          <w:lang w:val="en-US"/>
        </w:rPr>
        <w:t xml:space="preserve"> (</w:t>
      </w:r>
      <w:r w:rsidRPr="00020318">
        <w:rPr>
          <w:lang w:val="en-US"/>
        </w:rPr>
        <w:t>2016</w:t>
      </w:r>
      <w:r w:rsidR="00545400">
        <w:rPr>
          <w:lang w:val="en-US"/>
        </w:rPr>
        <w:t>)</w:t>
      </w:r>
    </w:p>
    <w:p w14:paraId="74317B5C" w14:textId="7408B923"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Hydrologic units, hydrologic unit codes, and hydrologic unit names (Modified from Slack and Landwehr, 1992 and Seaber, Kapinos, &amp; Knapp, 1987). </w:t>
      </w:r>
      <w:r w:rsidR="00545400">
        <w:rPr>
          <w:lang w:val="en-US"/>
        </w:rPr>
        <w:t>US Geological Survey (</w:t>
      </w:r>
      <w:r w:rsidRPr="00020318">
        <w:rPr>
          <w:lang w:val="en-US"/>
        </w:rPr>
        <w:t>1992</w:t>
      </w:r>
      <w:r w:rsidR="00545400">
        <w:rPr>
          <w:lang w:val="en-US"/>
        </w:rPr>
        <w:t>),</w:t>
      </w:r>
      <w:r w:rsidRPr="00020318">
        <w:rPr>
          <w:lang w:val="en-US"/>
        </w:rPr>
        <w:t xml:space="preserve"> </w:t>
      </w:r>
      <w:hyperlink r:id="rId320" w:history="1">
        <w:r w:rsidRPr="00020318">
          <w:rPr>
            <w:rStyle w:val="Hyperlink"/>
            <w:lang w:val="en-US"/>
          </w:rPr>
          <w:t>https://water.usgs.gov/nawqa/sparrow/wrr97/geograp/hucs.txt</w:t>
        </w:r>
      </w:hyperlink>
    </w:p>
    <w:p w14:paraId="295665BE" w14:textId="6505059B"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Guide to Hydrological Practices. Volume I: Hydrology – From Measurement to Hydrolo</w:t>
      </w:r>
      <w:r w:rsidR="00545400">
        <w:rPr>
          <w:lang w:val="en-US"/>
        </w:rPr>
        <w:t xml:space="preserve">gical Information. </w:t>
      </w:r>
      <w:r w:rsidR="00EB4332" w:rsidRPr="00020318">
        <w:rPr>
          <w:lang w:val="en-US"/>
        </w:rPr>
        <w:t>Wo</w:t>
      </w:r>
      <w:r w:rsidR="00EB4332">
        <w:rPr>
          <w:lang w:val="en-US"/>
        </w:rPr>
        <w:t xml:space="preserve">rld Meteorological Organization (ed.). </w:t>
      </w:r>
      <w:r w:rsidR="00545400">
        <w:rPr>
          <w:lang w:val="en-US"/>
        </w:rPr>
        <w:t>WMO (Series)</w:t>
      </w:r>
      <w:r w:rsidR="00EB4332">
        <w:rPr>
          <w:lang w:val="en-US"/>
        </w:rPr>
        <w:t>, no</w:t>
      </w:r>
      <w:r w:rsidRPr="00020318">
        <w:rPr>
          <w:lang w:val="en-US"/>
        </w:rPr>
        <w:t>168</w:t>
      </w:r>
      <w:r w:rsidR="00EB4332">
        <w:rPr>
          <w:lang w:val="en-US"/>
        </w:rPr>
        <w:t xml:space="preserve">. WMO </w:t>
      </w:r>
      <w:r w:rsidR="00545400">
        <w:rPr>
          <w:lang w:val="en-US"/>
        </w:rPr>
        <w:t>,</w:t>
      </w:r>
      <w:r w:rsidRPr="00020318">
        <w:rPr>
          <w:lang w:val="en-US"/>
        </w:rPr>
        <w:t xml:space="preserve"> </w:t>
      </w:r>
      <w:r w:rsidR="00545400" w:rsidRPr="00020318">
        <w:rPr>
          <w:lang w:val="en-US"/>
        </w:rPr>
        <w:t xml:space="preserve">Geneva </w:t>
      </w:r>
      <w:r w:rsidR="00545400">
        <w:rPr>
          <w:lang w:val="en-US"/>
        </w:rPr>
        <w:t xml:space="preserve"> (2012), </w:t>
      </w:r>
      <w:hyperlink r:id="rId321" w:history="1">
        <w:r w:rsidRPr="00020318">
          <w:rPr>
            <w:rStyle w:val="Hyperlink"/>
            <w:lang w:val="en-US"/>
          </w:rPr>
          <w:t>http://www.whycos.org/chy/guide/168_Vol_I_en.pdf</w:t>
        </w:r>
      </w:hyperlink>
      <w:r w:rsidRPr="00020318">
        <w:rPr>
          <w:lang w:val="en-US"/>
        </w:rPr>
        <w:t>.</w:t>
      </w:r>
    </w:p>
    <w:p w14:paraId="728A0476" w14:textId="719D9888" w:rsidR="008F339B" w:rsidRDefault="008F339B" w:rsidP="0055713B">
      <w:pPr>
        <w:pStyle w:val="StandardWeb"/>
        <w:numPr>
          <w:ilvl w:val="0"/>
          <w:numId w:val="26"/>
        </w:numPr>
        <w:spacing w:after="120" w:afterAutospacing="0"/>
        <w:ind w:left="425" w:hanging="357"/>
        <w:rPr>
          <w:lang w:val="en-US"/>
        </w:rPr>
      </w:pPr>
      <w:r w:rsidRPr="00020318">
        <w:rPr>
          <w:lang w:val="en-US"/>
        </w:rPr>
        <w:t xml:space="preserve">International Glossary of Hydrology / Glossaire International d'Hydrologie. </w:t>
      </w:r>
      <w:r w:rsidR="00EB4332" w:rsidRPr="00020318">
        <w:rPr>
          <w:lang w:val="en-US"/>
        </w:rPr>
        <w:t>Wo</w:t>
      </w:r>
      <w:r w:rsidR="00EB4332">
        <w:rPr>
          <w:lang w:val="en-US"/>
        </w:rPr>
        <w:t xml:space="preserve">rld Meteorological Organization, </w:t>
      </w:r>
      <w:r w:rsidR="00EB4332" w:rsidRPr="00020318">
        <w:rPr>
          <w:lang w:val="en-US"/>
        </w:rPr>
        <w:t>United Nations Educational, Scientific and Cultural Organization</w:t>
      </w:r>
      <w:r w:rsidR="00EB4332">
        <w:rPr>
          <w:lang w:val="en-US"/>
        </w:rPr>
        <w:t xml:space="preserve"> (eds.). WMO (Series), no385. WMO</w:t>
      </w:r>
      <w:r w:rsidR="00545400">
        <w:rPr>
          <w:lang w:val="en-US"/>
        </w:rPr>
        <w:t>, Geneva (2016)</w:t>
      </w:r>
      <w:r w:rsidRPr="00020318">
        <w:rPr>
          <w:lang w:val="en-US"/>
        </w:rPr>
        <w:t xml:space="preserve">. ISBN 978-92-63-03385-8. ISBN 978-92-3-001154-3. </w:t>
      </w:r>
    </w:p>
    <w:p w14:paraId="52865C01" w14:textId="00E6D9A8" w:rsidR="00DB37AA" w:rsidRDefault="00DB37AA" w:rsidP="0055713B">
      <w:pPr>
        <w:pStyle w:val="StandardWeb"/>
        <w:numPr>
          <w:ilvl w:val="0"/>
          <w:numId w:val="26"/>
        </w:numPr>
        <w:spacing w:after="120" w:afterAutospacing="0"/>
        <w:ind w:left="425" w:hanging="357"/>
        <w:rPr>
          <w:lang w:val="en-US"/>
        </w:rPr>
      </w:pPr>
      <w:r w:rsidRPr="00DB37AA">
        <w:rPr>
          <w:lang w:val="en-US"/>
        </w:rPr>
        <w:t>McKay, L., Bondelid, T., Dewald, T., Johnston, J., Moore, R., and Rea, A.: NHDPlus Version 2: User Guide, Horizon Systems (2012), ftp://ftp.horizon-systems.com/nhdplus/NHDPlusV21/Documentation/NHDPlusV2_User_Guide.pdf</w:t>
      </w:r>
    </w:p>
    <w:p w14:paraId="6DC22265" w14:textId="77B0378A" w:rsidR="00FA3B31" w:rsidRDefault="00FA3B31" w:rsidP="0055713B">
      <w:pPr>
        <w:pStyle w:val="StandardWeb"/>
        <w:numPr>
          <w:ilvl w:val="0"/>
          <w:numId w:val="26"/>
        </w:numPr>
        <w:spacing w:after="120" w:afterAutospacing="0"/>
        <w:ind w:left="425" w:hanging="357"/>
        <w:rPr>
          <w:lang w:val="en-US"/>
        </w:rPr>
      </w:pPr>
      <w:r w:rsidRPr="00FA3B31">
        <w:rPr>
          <w:lang w:val="en-US"/>
        </w:rPr>
        <w:t>Bureau of Meteorology</w:t>
      </w:r>
      <w:r>
        <w:rPr>
          <w:lang w:val="en-US"/>
        </w:rPr>
        <w:t>:</w:t>
      </w:r>
      <w:r w:rsidRPr="00FA3B31">
        <w:rPr>
          <w:lang w:val="en-US"/>
        </w:rPr>
        <w:t xml:space="preserve"> Australian Hydrological Geospatial Fabric (Geofabric) version 3.0, Product Guide, Bur</w:t>
      </w:r>
      <w:r>
        <w:rPr>
          <w:lang w:val="en-US"/>
        </w:rPr>
        <w:t>eau of Meteorology, Australia</w:t>
      </w:r>
      <w:r w:rsidRPr="00FA3B31">
        <w:rPr>
          <w:lang w:val="en-US"/>
        </w:rPr>
        <w:t xml:space="preserve"> (2015)</w:t>
      </w:r>
      <w:r>
        <w:rPr>
          <w:lang w:val="en-US"/>
        </w:rPr>
        <w:t xml:space="preserve">, </w:t>
      </w:r>
      <w:r w:rsidRPr="00FA3B31">
        <w:rPr>
          <w:lang w:val="en-US"/>
        </w:rPr>
        <w:t>http://www.bom.gov.au/water/geofabric/documents/v3_0/ahgf</w:t>
      </w:r>
      <w:r w:rsidR="00755F16">
        <w:rPr>
          <w:lang w:val="en-US"/>
        </w:rPr>
        <w:t>_productguide_V3_0_release.pdf</w:t>
      </w:r>
    </w:p>
    <w:p w14:paraId="28F33D6D" w14:textId="676F3F87" w:rsidR="00FB7ACB" w:rsidRPr="00020318" w:rsidRDefault="00FB7ACB" w:rsidP="0055713B">
      <w:pPr>
        <w:pStyle w:val="StandardWeb"/>
        <w:numPr>
          <w:ilvl w:val="0"/>
          <w:numId w:val="26"/>
        </w:numPr>
        <w:spacing w:after="120" w:afterAutospacing="0"/>
        <w:ind w:left="425" w:hanging="357"/>
        <w:rPr>
          <w:lang w:val="en-US"/>
        </w:rPr>
      </w:pPr>
      <w:r w:rsidRPr="00FB7ACB">
        <w:rPr>
          <w:lang w:val="en-US"/>
        </w:rPr>
        <w:t>National service for water-data and reference-dataset management</w:t>
      </w:r>
      <w:r>
        <w:rPr>
          <w:lang w:val="en-US"/>
        </w:rPr>
        <w:t xml:space="preserve"> (2010), </w:t>
      </w:r>
      <w:r w:rsidRPr="00FB7ACB">
        <w:rPr>
          <w:lang w:val="en-US"/>
        </w:rPr>
        <w:t>http://www.sandre.eaufrance.fr/concept/national-service-water-data-and-reference-dataset-management?lang=en</w:t>
      </w:r>
    </w:p>
    <w:p w14:paraId="36D3D730" w14:textId="77777777" w:rsidR="00BA30D2" w:rsidRDefault="008F339B">
      <w:pPr>
        <w:pStyle w:val="berschrift2"/>
        <w:numPr>
          <w:ilvl w:val="0"/>
          <w:numId w:val="0"/>
        </w:numPr>
        <w:rPr>
          <w:lang w:eastAsia="en-AU"/>
        </w:rPr>
        <w:sectPr w:rsidR="00BA30D2" w:rsidSect="008F339B">
          <w:footerReference w:type="default" r:id="rId322"/>
          <w:type w:val="oddPage"/>
          <w:pgSz w:w="12240" w:h="15840"/>
          <w:pgMar w:top="1440" w:right="1800" w:bottom="1440" w:left="1800" w:header="720" w:footer="720" w:gutter="0"/>
          <w:pgNumType w:start="1"/>
          <w:cols w:space="720"/>
          <w:docGrid w:linePitch="360"/>
        </w:sectPr>
      </w:pPr>
      <w:r w:rsidRPr="00020318">
        <w:rPr>
          <w:lang w:eastAsia="en-AU"/>
        </w:rPr>
        <w:fldChar w:fldCharType="end"/>
      </w:r>
    </w:p>
    <w:p w14:paraId="75829BBF" w14:textId="26EDAAA3" w:rsidR="00BA30D2" w:rsidRDefault="00881984" w:rsidP="00BA30D2">
      <w:pPr>
        <w:pStyle w:val="berschrift1"/>
        <w:numPr>
          <w:ilvl w:val="0"/>
          <w:numId w:val="0"/>
        </w:numPr>
        <w:rPr>
          <w:lang w:eastAsia="en-AU"/>
        </w:rPr>
      </w:pPr>
      <w:bookmarkStart w:id="550" w:name="_Toc461026441"/>
      <w:r>
        <w:lastRenderedPageBreak/>
        <w:t>ANNEX H</w:t>
      </w:r>
      <w:r w:rsidR="00BA30D2" w:rsidRPr="00BA30D2">
        <w:t>: Revision history</w:t>
      </w:r>
      <w:bookmarkEnd w:id="550"/>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809"/>
        <w:gridCol w:w="1417"/>
        <w:gridCol w:w="1703"/>
        <w:gridCol w:w="3345"/>
      </w:tblGrid>
      <w:tr w:rsidR="00BA30D2" w:rsidRPr="00105FC1" w14:paraId="1E828163" w14:textId="77777777" w:rsidTr="00502E1B">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C5545A" w14:textId="77777777" w:rsidR="00BA30D2" w:rsidRPr="00105FC1" w:rsidRDefault="00BA30D2" w:rsidP="00671237">
            <w:pPr>
              <w:pStyle w:val="OGCtableheader"/>
            </w:pPr>
            <w:r w:rsidRPr="00105FC1">
              <w:t>Date</w:t>
            </w:r>
          </w:p>
        </w:tc>
        <w:tc>
          <w:tcPr>
            <w:tcW w:w="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41C93A" w14:textId="77777777" w:rsidR="00BA30D2" w:rsidRPr="00105FC1" w:rsidRDefault="00BA30D2" w:rsidP="00671237">
            <w:pPr>
              <w:pStyle w:val="OGCtableheader"/>
            </w:pPr>
            <w:r w:rsidRPr="00105FC1">
              <w:t>Release</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D18951" w14:textId="77777777" w:rsidR="00BA30D2" w:rsidRPr="00105FC1" w:rsidRDefault="00BA30D2" w:rsidP="00671237">
            <w:pPr>
              <w:pStyle w:val="OGCtableheader"/>
            </w:pPr>
            <w:r w:rsidRPr="00105FC1">
              <w:t>Author</w:t>
            </w:r>
          </w:p>
        </w:tc>
        <w:tc>
          <w:tcPr>
            <w:tcW w:w="1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8DBAB2" w14:textId="77777777" w:rsidR="00BA30D2" w:rsidRPr="00105FC1" w:rsidRDefault="00BA30D2" w:rsidP="00671237">
            <w:pPr>
              <w:pStyle w:val="OGCtableheader"/>
            </w:pPr>
            <w:r w:rsidRPr="00105FC1">
              <w:t>Paragraph modified</w:t>
            </w:r>
          </w:p>
        </w:tc>
        <w:tc>
          <w:tcPr>
            <w:tcW w:w="3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402970" w14:textId="77777777" w:rsidR="00BA30D2" w:rsidRPr="00105FC1" w:rsidRDefault="00BA30D2" w:rsidP="00671237">
            <w:pPr>
              <w:pStyle w:val="OGCtableheader"/>
            </w:pPr>
            <w:r w:rsidRPr="00105FC1">
              <w:t>Description</w:t>
            </w:r>
          </w:p>
        </w:tc>
      </w:tr>
      <w:tr w:rsidR="00BA30D2" w:rsidRPr="0056454E" w14:paraId="452D67C4" w14:textId="77777777" w:rsidTr="00502E1B">
        <w:tc>
          <w:tcPr>
            <w:tcW w:w="1276" w:type="dxa"/>
            <w:tcBorders>
              <w:top w:val="single" w:sz="4" w:space="0" w:color="auto"/>
              <w:left w:val="single" w:sz="4" w:space="0" w:color="auto"/>
              <w:bottom w:val="single" w:sz="4" w:space="0" w:color="auto"/>
              <w:right w:val="single" w:sz="4" w:space="0" w:color="auto"/>
            </w:tcBorders>
          </w:tcPr>
          <w:p w14:paraId="0FAA6253" w14:textId="77777777" w:rsidR="00BA30D2" w:rsidRPr="00105FC1" w:rsidRDefault="00BA30D2" w:rsidP="00671237">
            <w:pPr>
              <w:pStyle w:val="OGCtabletext"/>
            </w:pPr>
            <w:r w:rsidRPr="00105FC1">
              <w:t>08/10/2014</w:t>
            </w:r>
          </w:p>
        </w:tc>
        <w:tc>
          <w:tcPr>
            <w:tcW w:w="809" w:type="dxa"/>
            <w:tcBorders>
              <w:top w:val="single" w:sz="4" w:space="0" w:color="auto"/>
              <w:left w:val="single" w:sz="4" w:space="0" w:color="auto"/>
              <w:bottom w:val="single" w:sz="4" w:space="0" w:color="auto"/>
              <w:right w:val="single" w:sz="4" w:space="0" w:color="auto"/>
            </w:tcBorders>
          </w:tcPr>
          <w:p w14:paraId="168AB5D7" w14:textId="77777777" w:rsidR="00BA30D2" w:rsidRPr="00105FC1" w:rsidRDefault="00BA30D2" w:rsidP="00671237">
            <w:pPr>
              <w:pStyle w:val="OGCtabletext"/>
            </w:pPr>
            <w:r w:rsidRPr="00105FC1">
              <w:t>0.1</w:t>
            </w:r>
          </w:p>
        </w:tc>
        <w:tc>
          <w:tcPr>
            <w:tcW w:w="1417" w:type="dxa"/>
            <w:tcBorders>
              <w:top w:val="single" w:sz="4" w:space="0" w:color="auto"/>
              <w:left w:val="single" w:sz="4" w:space="0" w:color="auto"/>
              <w:bottom w:val="single" w:sz="4" w:space="0" w:color="auto"/>
              <w:right w:val="single" w:sz="4" w:space="0" w:color="auto"/>
            </w:tcBorders>
          </w:tcPr>
          <w:p w14:paraId="626EA89C"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4A4748A8" w14:textId="77777777" w:rsidR="00BA30D2" w:rsidRPr="00105FC1" w:rsidRDefault="00BA30D2" w:rsidP="00671237">
            <w:pPr>
              <w:pStyle w:val="OGCtabletext"/>
            </w:pPr>
            <w:r w:rsidRPr="00105FC1">
              <w:t>Initial version</w:t>
            </w:r>
          </w:p>
        </w:tc>
        <w:tc>
          <w:tcPr>
            <w:tcW w:w="3345" w:type="dxa"/>
            <w:tcBorders>
              <w:top w:val="single" w:sz="4" w:space="0" w:color="auto"/>
              <w:left w:val="single" w:sz="4" w:space="0" w:color="auto"/>
              <w:bottom w:val="single" w:sz="4" w:space="0" w:color="auto"/>
              <w:right w:val="single" w:sz="4" w:space="0" w:color="auto"/>
            </w:tcBorders>
          </w:tcPr>
          <w:p w14:paraId="2BBB22A9" w14:textId="5A4D3959" w:rsidR="00BA30D2" w:rsidRPr="0056454E" w:rsidRDefault="00BA30D2" w:rsidP="0056454E">
            <w:pPr>
              <w:pStyle w:val="OGCtabletext"/>
            </w:pPr>
            <w:r w:rsidRPr="0056454E">
              <w:t xml:space="preserve">Initial draft in OGC </w:t>
            </w:r>
            <w:r w:rsidR="0056454E" w:rsidRPr="0056454E">
              <w:t>template</w:t>
            </w:r>
          </w:p>
        </w:tc>
      </w:tr>
      <w:tr w:rsidR="00BA30D2" w:rsidRPr="00EF7A06" w14:paraId="12930C70" w14:textId="77777777" w:rsidTr="00502E1B">
        <w:tc>
          <w:tcPr>
            <w:tcW w:w="1276" w:type="dxa"/>
            <w:tcBorders>
              <w:top w:val="single" w:sz="4" w:space="0" w:color="auto"/>
              <w:left w:val="single" w:sz="4" w:space="0" w:color="auto"/>
              <w:bottom w:val="single" w:sz="4" w:space="0" w:color="auto"/>
              <w:right w:val="single" w:sz="4" w:space="0" w:color="auto"/>
            </w:tcBorders>
          </w:tcPr>
          <w:p w14:paraId="79F290C8" w14:textId="77777777" w:rsidR="00BA30D2" w:rsidRPr="00105FC1" w:rsidRDefault="00BA30D2" w:rsidP="00671237">
            <w:pPr>
              <w:pStyle w:val="OGCtabletext"/>
            </w:pPr>
            <w:r w:rsidRPr="00105FC1">
              <w:t>12.11.2014</w:t>
            </w:r>
          </w:p>
        </w:tc>
        <w:tc>
          <w:tcPr>
            <w:tcW w:w="809" w:type="dxa"/>
            <w:tcBorders>
              <w:top w:val="single" w:sz="4" w:space="0" w:color="auto"/>
              <w:left w:val="single" w:sz="4" w:space="0" w:color="auto"/>
              <w:bottom w:val="single" w:sz="4" w:space="0" w:color="auto"/>
              <w:right w:val="single" w:sz="4" w:space="0" w:color="auto"/>
            </w:tcBorders>
          </w:tcPr>
          <w:p w14:paraId="69A94CE7" w14:textId="77777777" w:rsidR="00BA30D2" w:rsidRPr="00105FC1" w:rsidRDefault="00BA30D2" w:rsidP="00671237">
            <w:pPr>
              <w:pStyle w:val="OGCtabletext"/>
            </w:pPr>
            <w:r w:rsidRPr="00105FC1">
              <w:t>0.2</w:t>
            </w:r>
          </w:p>
        </w:tc>
        <w:tc>
          <w:tcPr>
            <w:tcW w:w="1417" w:type="dxa"/>
            <w:tcBorders>
              <w:top w:val="single" w:sz="4" w:space="0" w:color="auto"/>
              <w:left w:val="single" w:sz="4" w:space="0" w:color="auto"/>
              <w:bottom w:val="single" w:sz="4" w:space="0" w:color="auto"/>
              <w:right w:val="single" w:sz="4" w:space="0" w:color="auto"/>
            </w:tcBorders>
          </w:tcPr>
          <w:p w14:paraId="1EF82AB0"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318A6393" w14:textId="4DE79ED2" w:rsidR="00BA30D2" w:rsidRPr="00105FC1" w:rsidRDefault="00671237" w:rsidP="00671237">
            <w:pPr>
              <w:pStyle w:val="OGCtabletext"/>
            </w:pPr>
            <w:r>
              <w:t>Section7</w:t>
            </w:r>
            <w:r w:rsidR="00BA30D2" w:rsidRPr="00105FC1">
              <w:t>, Annex D</w:t>
            </w:r>
            <w:r>
              <w:t xml:space="preserve"> included</w:t>
            </w:r>
          </w:p>
        </w:tc>
        <w:tc>
          <w:tcPr>
            <w:tcW w:w="3345" w:type="dxa"/>
            <w:tcBorders>
              <w:top w:val="single" w:sz="4" w:space="0" w:color="auto"/>
              <w:left w:val="single" w:sz="4" w:space="0" w:color="auto"/>
              <w:bottom w:val="single" w:sz="4" w:space="0" w:color="auto"/>
              <w:right w:val="single" w:sz="4" w:space="0" w:color="auto"/>
            </w:tcBorders>
          </w:tcPr>
          <w:p w14:paraId="251ADCBD" w14:textId="77777777" w:rsidR="00BA30D2" w:rsidRPr="00105FC1" w:rsidRDefault="00BA30D2" w:rsidP="00671237">
            <w:pPr>
              <w:pStyle w:val="OGCtabletext"/>
            </w:pPr>
            <w:r w:rsidRPr="00105FC1">
              <w:t>Editing requirements classes, Annex D included</w:t>
            </w:r>
          </w:p>
        </w:tc>
      </w:tr>
      <w:tr w:rsidR="00BA30D2" w14:paraId="40D1FDC5" w14:textId="77777777" w:rsidTr="00502E1B">
        <w:tc>
          <w:tcPr>
            <w:tcW w:w="1276" w:type="dxa"/>
            <w:tcBorders>
              <w:top w:val="single" w:sz="4" w:space="0" w:color="auto"/>
              <w:left w:val="single" w:sz="4" w:space="0" w:color="auto"/>
              <w:bottom w:val="single" w:sz="4" w:space="0" w:color="auto"/>
              <w:right w:val="single" w:sz="4" w:space="0" w:color="auto"/>
            </w:tcBorders>
          </w:tcPr>
          <w:p w14:paraId="2E50ECFF" w14:textId="192A4806" w:rsidR="00BA30D2" w:rsidRDefault="00BA30D2" w:rsidP="00671237">
            <w:pPr>
              <w:pStyle w:val="Aufzhlungszeichen"/>
            </w:pPr>
            <w:r>
              <w:t>15.08.2016</w:t>
            </w:r>
          </w:p>
        </w:tc>
        <w:tc>
          <w:tcPr>
            <w:tcW w:w="809" w:type="dxa"/>
            <w:tcBorders>
              <w:top w:val="single" w:sz="4" w:space="0" w:color="auto"/>
              <w:left w:val="single" w:sz="4" w:space="0" w:color="auto"/>
              <w:bottom w:val="single" w:sz="4" w:space="0" w:color="auto"/>
              <w:right w:val="single" w:sz="4" w:space="0" w:color="auto"/>
            </w:tcBorders>
          </w:tcPr>
          <w:p w14:paraId="71A0B0F9" w14:textId="0619D417" w:rsidR="00BA30D2" w:rsidRDefault="00BA30D2" w:rsidP="00671237">
            <w:pPr>
              <w:pStyle w:val="Aufzhlungszeichen"/>
            </w:pPr>
            <w:r>
              <w:t>0.3</w:t>
            </w:r>
          </w:p>
        </w:tc>
        <w:tc>
          <w:tcPr>
            <w:tcW w:w="1417" w:type="dxa"/>
            <w:tcBorders>
              <w:top w:val="single" w:sz="4" w:space="0" w:color="auto"/>
              <w:left w:val="single" w:sz="4" w:space="0" w:color="auto"/>
              <w:bottom w:val="single" w:sz="4" w:space="0" w:color="auto"/>
              <w:right w:val="single" w:sz="4" w:space="0" w:color="auto"/>
            </w:tcBorders>
          </w:tcPr>
          <w:p w14:paraId="3CB24575" w14:textId="27EA3BE4" w:rsidR="00BA30D2" w:rsidRDefault="00BA30D2" w:rsidP="00671237">
            <w:pPr>
              <w:pStyle w:val="Aufzhlungszeichen"/>
            </w:pPr>
            <w:r>
              <w:t>David Blodgett; Irina Dornblut</w:t>
            </w:r>
          </w:p>
        </w:tc>
        <w:tc>
          <w:tcPr>
            <w:tcW w:w="1703" w:type="dxa"/>
            <w:tcBorders>
              <w:top w:val="single" w:sz="4" w:space="0" w:color="auto"/>
              <w:left w:val="single" w:sz="4" w:space="0" w:color="auto"/>
              <w:bottom w:val="single" w:sz="4" w:space="0" w:color="auto"/>
              <w:right w:val="single" w:sz="4" w:space="0" w:color="auto"/>
            </w:tcBorders>
          </w:tcPr>
          <w:p w14:paraId="1E1F5CDE" w14:textId="6D60589D" w:rsidR="00BA30D2" w:rsidRDefault="0056454E" w:rsidP="00671237">
            <w:pPr>
              <w:pStyle w:val="Aufzhlungszeichen"/>
            </w:pPr>
            <w:r>
              <w:t>Completely revised version</w:t>
            </w:r>
          </w:p>
        </w:tc>
        <w:tc>
          <w:tcPr>
            <w:tcW w:w="3345" w:type="dxa"/>
            <w:tcBorders>
              <w:top w:val="single" w:sz="4" w:space="0" w:color="auto"/>
              <w:left w:val="single" w:sz="4" w:space="0" w:color="auto"/>
              <w:bottom w:val="single" w:sz="4" w:space="0" w:color="auto"/>
              <w:right w:val="single" w:sz="4" w:space="0" w:color="auto"/>
            </w:tcBorders>
          </w:tcPr>
          <w:p w14:paraId="343A6F70" w14:textId="5BDFE6C1" w:rsidR="00BA30D2" w:rsidRDefault="0056454E" w:rsidP="00671237">
            <w:pPr>
              <w:pStyle w:val="Aufzhlungszeichen"/>
            </w:pPr>
            <w:r>
              <w:t>Draft in OGC template</w:t>
            </w:r>
          </w:p>
        </w:tc>
      </w:tr>
      <w:tr w:rsidR="003125F8" w14:paraId="7DDBE307" w14:textId="77777777" w:rsidTr="00502E1B">
        <w:tc>
          <w:tcPr>
            <w:tcW w:w="1276" w:type="dxa"/>
            <w:tcBorders>
              <w:top w:val="single" w:sz="4" w:space="0" w:color="auto"/>
              <w:left w:val="single" w:sz="4" w:space="0" w:color="auto"/>
              <w:bottom w:val="single" w:sz="4" w:space="0" w:color="auto"/>
              <w:right w:val="single" w:sz="4" w:space="0" w:color="auto"/>
            </w:tcBorders>
          </w:tcPr>
          <w:p w14:paraId="24CB3D4F" w14:textId="301E7CC9" w:rsidR="003125F8" w:rsidRDefault="003125F8" w:rsidP="00671237">
            <w:pPr>
              <w:pStyle w:val="Aufzhlungszeichen"/>
            </w:pPr>
            <w:r>
              <w:t>18.08.2016</w:t>
            </w:r>
          </w:p>
        </w:tc>
        <w:tc>
          <w:tcPr>
            <w:tcW w:w="809" w:type="dxa"/>
            <w:tcBorders>
              <w:top w:val="single" w:sz="4" w:space="0" w:color="auto"/>
              <w:left w:val="single" w:sz="4" w:space="0" w:color="auto"/>
              <w:bottom w:val="single" w:sz="4" w:space="0" w:color="auto"/>
              <w:right w:val="single" w:sz="4" w:space="0" w:color="auto"/>
            </w:tcBorders>
          </w:tcPr>
          <w:p w14:paraId="23FBC323" w14:textId="1CA5EC0F" w:rsidR="003125F8" w:rsidRDefault="003125F8" w:rsidP="00671237">
            <w:pPr>
              <w:pStyle w:val="Aufzhlungszeichen"/>
            </w:pPr>
            <w:r>
              <w:t>0.4</w:t>
            </w:r>
          </w:p>
        </w:tc>
        <w:tc>
          <w:tcPr>
            <w:tcW w:w="1417" w:type="dxa"/>
            <w:tcBorders>
              <w:top w:val="single" w:sz="4" w:space="0" w:color="auto"/>
              <w:left w:val="single" w:sz="4" w:space="0" w:color="auto"/>
              <w:bottom w:val="single" w:sz="4" w:space="0" w:color="auto"/>
              <w:right w:val="single" w:sz="4" w:space="0" w:color="auto"/>
            </w:tcBorders>
          </w:tcPr>
          <w:p w14:paraId="0C79DB7A" w14:textId="245DC867" w:rsidR="003125F8" w:rsidRDefault="003125F8" w:rsidP="00671237">
            <w:pPr>
              <w:pStyle w:val="Aufzhlungszeichen"/>
            </w:pPr>
            <w:r>
              <w:t>Irina Dornblut</w:t>
            </w:r>
          </w:p>
        </w:tc>
        <w:tc>
          <w:tcPr>
            <w:tcW w:w="1703" w:type="dxa"/>
            <w:tcBorders>
              <w:top w:val="single" w:sz="4" w:space="0" w:color="auto"/>
              <w:left w:val="single" w:sz="4" w:space="0" w:color="auto"/>
              <w:bottom w:val="single" w:sz="4" w:space="0" w:color="auto"/>
              <w:right w:val="single" w:sz="4" w:space="0" w:color="auto"/>
            </w:tcBorders>
          </w:tcPr>
          <w:p w14:paraId="39E58EEB" w14:textId="5BEF82A5" w:rsidR="003125F8" w:rsidRDefault="003125F8" w:rsidP="00671237">
            <w:pPr>
              <w:pStyle w:val="Aufzhlungszeichen"/>
            </w:pPr>
            <w:r>
              <w:t xml:space="preserve">Figs7,8,9,10,11,13,14 </w:t>
            </w:r>
          </w:p>
        </w:tc>
        <w:tc>
          <w:tcPr>
            <w:tcW w:w="3345" w:type="dxa"/>
            <w:tcBorders>
              <w:top w:val="single" w:sz="4" w:space="0" w:color="auto"/>
              <w:left w:val="single" w:sz="4" w:space="0" w:color="auto"/>
              <w:bottom w:val="single" w:sz="4" w:space="0" w:color="auto"/>
              <w:right w:val="single" w:sz="4" w:space="0" w:color="auto"/>
            </w:tcBorders>
          </w:tcPr>
          <w:p w14:paraId="47535ABC" w14:textId="77777777" w:rsidR="003125F8" w:rsidRDefault="003125F8" w:rsidP="00671237">
            <w:pPr>
              <w:pStyle w:val="Aufzhlungszeichen"/>
            </w:pPr>
            <w:r>
              <w:t>added</w:t>
            </w:r>
          </w:p>
          <w:p w14:paraId="36A89EAB" w14:textId="1C9FABF2" w:rsidR="00502E1B" w:rsidRDefault="00502E1B" w:rsidP="00671237">
            <w:pPr>
              <w:pStyle w:val="Aufzhlungszeichen"/>
            </w:pPr>
          </w:p>
        </w:tc>
      </w:tr>
      <w:tr w:rsidR="00502E1B" w14:paraId="7E333500" w14:textId="77777777" w:rsidTr="00502E1B">
        <w:tc>
          <w:tcPr>
            <w:tcW w:w="1276" w:type="dxa"/>
            <w:tcBorders>
              <w:top w:val="single" w:sz="4" w:space="0" w:color="auto"/>
              <w:left w:val="single" w:sz="4" w:space="0" w:color="auto"/>
              <w:bottom w:val="single" w:sz="4" w:space="0" w:color="auto"/>
              <w:right w:val="single" w:sz="4" w:space="0" w:color="auto"/>
            </w:tcBorders>
          </w:tcPr>
          <w:p w14:paraId="6DCB1753" w14:textId="54BD4978" w:rsidR="00502E1B" w:rsidRDefault="00502E1B" w:rsidP="002877E1">
            <w:pPr>
              <w:pStyle w:val="Aufzhlungszeichen"/>
            </w:pPr>
            <w:r>
              <w:t>18.31.2016</w:t>
            </w:r>
          </w:p>
        </w:tc>
        <w:tc>
          <w:tcPr>
            <w:tcW w:w="809" w:type="dxa"/>
            <w:tcBorders>
              <w:top w:val="single" w:sz="4" w:space="0" w:color="auto"/>
              <w:left w:val="single" w:sz="4" w:space="0" w:color="auto"/>
              <w:bottom w:val="single" w:sz="4" w:space="0" w:color="auto"/>
              <w:right w:val="single" w:sz="4" w:space="0" w:color="auto"/>
            </w:tcBorders>
          </w:tcPr>
          <w:p w14:paraId="234AAC69" w14:textId="0AFC2A10" w:rsidR="00502E1B" w:rsidRDefault="00502E1B" w:rsidP="00671237">
            <w:pPr>
              <w:pStyle w:val="Aufzhlungszeichen"/>
            </w:pPr>
            <w:r>
              <w:t>0.5</w:t>
            </w:r>
          </w:p>
        </w:tc>
        <w:tc>
          <w:tcPr>
            <w:tcW w:w="1417" w:type="dxa"/>
            <w:tcBorders>
              <w:top w:val="single" w:sz="4" w:space="0" w:color="auto"/>
              <w:left w:val="single" w:sz="4" w:space="0" w:color="auto"/>
              <w:bottom w:val="single" w:sz="4" w:space="0" w:color="auto"/>
              <w:right w:val="single" w:sz="4" w:space="0" w:color="auto"/>
            </w:tcBorders>
          </w:tcPr>
          <w:p w14:paraId="02C5094C" w14:textId="327E6FB1" w:rsidR="00502E1B" w:rsidRDefault="00502E1B" w:rsidP="00671237">
            <w:pPr>
              <w:pStyle w:val="Aufzhlungszeichen"/>
            </w:pPr>
            <w:r>
              <w:t>David Blodgett, Darren Smith, David Arctur</w:t>
            </w:r>
          </w:p>
        </w:tc>
        <w:tc>
          <w:tcPr>
            <w:tcW w:w="1703" w:type="dxa"/>
            <w:tcBorders>
              <w:top w:val="single" w:sz="4" w:space="0" w:color="auto"/>
              <w:left w:val="single" w:sz="4" w:space="0" w:color="auto"/>
              <w:bottom w:val="single" w:sz="4" w:space="0" w:color="auto"/>
              <w:right w:val="single" w:sz="4" w:space="0" w:color="auto"/>
            </w:tcBorders>
          </w:tcPr>
          <w:p w14:paraId="5C025138" w14:textId="189B3599" w:rsidR="00502E1B" w:rsidRDefault="00502E1B" w:rsidP="00671237">
            <w:pPr>
              <w:pStyle w:val="Aufzhlungszeichen"/>
            </w:pPr>
            <w:r>
              <w:t>Entire Document</w:t>
            </w:r>
          </w:p>
        </w:tc>
        <w:tc>
          <w:tcPr>
            <w:tcW w:w="3345" w:type="dxa"/>
            <w:tcBorders>
              <w:top w:val="single" w:sz="4" w:space="0" w:color="auto"/>
              <w:left w:val="single" w:sz="4" w:space="0" w:color="auto"/>
              <w:bottom w:val="single" w:sz="4" w:space="0" w:color="auto"/>
              <w:right w:val="single" w:sz="4" w:space="0" w:color="auto"/>
            </w:tcBorders>
          </w:tcPr>
          <w:p w14:paraId="5FF2BC6B" w14:textId="1563FD42" w:rsidR="00502E1B" w:rsidRDefault="00502E1B" w:rsidP="00671237">
            <w:pPr>
              <w:pStyle w:val="Aufzhlungszeichen"/>
            </w:pPr>
            <w:r>
              <w:t>General edit for clarity and consistency.</w:t>
            </w:r>
          </w:p>
        </w:tc>
      </w:tr>
      <w:tr w:rsidR="002877E1" w:rsidRPr="002877E1" w14:paraId="192EA59F" w14:textId="77777777" w:rsidTr="00502E1B">
        <w:trPr>
          <w:ins w:id="551" w:author="GRDC/ID" w:date="2016-09-06T10:23:00Z"/>
        </w:trPr>
        <w:tc>
          <w:tcPr>
            <w:tcW w:w="1276" w:type="dxa"/>
            <w:tcBorders>
              <w:top w:val="single" w:sz="4" w:space="0" w:color="auto"/>
              <w:left w:val="single" w:sz="4" w:space="0" w:color="auto"/>
              <w:bottom w:val="single" w:sz="4" w:space="0" w:color="auto"/>
              <w:right w:val="single" w:sz="4" w:space="0" w:color="auto"/>
            </w:tcBorders>
          </w:tcPr>
          <w:p w14:paraId="0CC5CEF9" w14:textId="6DBC7FEB" w:rsidR="002877E1" w:rsidRDefault="002877E1" w:rsidP="002877E1">
            <w:pPr>
              <w:pStyle w:val="Aufzhlungszeichen"/>
              <w:rPr>
                <w:ins w:id="552" w:author="GRDC/ID" w:date="2016-09-06T10:23:00Z"/>
              </w:rPr>
            </w:pPr>
            <w:ins w:id="553" w:author="GRDC/ID" w:date="2016-09-06T10:24:00Z">
              <w:r>
                <w:t>0</w:t>
              </w:r>
            </w:ins>
            <w:ins w:id="554" w:author="GRDC/ID" w:date="2016-09-06T10:44:00Z">
              <w:r w:rsidR="009B1312">
                <w:t>6</w:t>
              </w:r>
            </w:ins>
            <w:ins w:id="555" w:author="GRDC/ID" w:date="2016-09-06T10:24:00Z">
              <w:r>
                <w:t>.09.2016</w:t>
              </w:r>
            </w:ins>
          </w:p>
        </w:tc>
        <w:tc>
          <w:tcPr>
            <w:tcW w:w="809" w:type="dxa"/>
            <w:tcBorders>
              <w:top w:val="single" w:sz="4" w:space="0" w:color="auto"/>
              <w:left w:val="single" w:sz="4" w:space="0" w:color="auto"/>
              <w:bottom w:val="single" w:sz="4" w:space="0" w:color="auto"/>
              <w:right w:val="single" w:sz="4" w:space="0" w:color="auto"/>
            </w:tcBorders>
          </w:tcPr>
          <w:p w14:paraId="1BA1E8EC" w14:textId="3D584D59" w:rsidR="002877E1" w:rsidRDefault="002877E1" w:rsidP="00671237">
            <w:pPr>
              <w:pStyle w:val="Aufzhlungszeichen"/>
              <w:rPr>
                <w:ins w:id="556" w:author="GRDC/ID" w:date="2016-09-06T10:23:00Z"/>
              </w:rPr>
            </w:pPr>
            <w:ins w:id="557" w:author="GRDC/ID" w:date="2016-09-06T10:24:00Z">
              <w:r>
                <w:t>0.6</w:t>
              </w:r>
            </w:ins>
          </w:p>
        </w:tc>
        <w:tc>
          <w:tcPr>
            <w:tcW w:w="1417" w:type="dxa"/>
            <w:tcBorders>
              <w:top w:val="single" w:sz="4" w:space="0" w:color="auto"/>
              <w:left w:val="single" w:sz="4" w:space="0" w:color="auto"/>
              <w:bottom w:val="single" w:sz="4" w:space="0" w:color="auto"/>
              <w:right w:val="single" w:sz="4" w:space="0" w:color="auto"/>
            </w:tcBorders>
          </w:tcPr>
          <w:p w14:paraId="2D715DA2" w14:textId="7F9C1E01" w:rsidR="002877E1" w:rsidRDefault="002877E1" w:rsidP="00671237">
            <w:pPr>
              <w:pStyle w:val="Aufzhlungszeichen"/>
              <w:rPr>
                <w:ins w:id="558" w:author="GRDC/ID" w:date="2016-09-06T10:23:00Z"/>
              </w:rPr>
            </w:pPr>
            <w:ins w:id="559" w:author="GRDC/ID" w:date="2016-09-06T10:24:00Z">
              <w:r>
                <w:t>Irina Dornblut</w:t>
              </w:r>
            </w:ins>
          </w:p>
        </w:tc>
        <w:tc>
          <w:tcPr>
            <w:tcW w:w="1703" w:type="dxa"/>
            <w:tcBorders>
              <w:top w:val="single" w:sz="4" w:space="0" w:color="auto"/>
              <w:left w:val="single" w:sz="4" w:space="0" w:color="auto"/>
              <w:bottom w:val="single" w:sz="4" w:space="0" w:color="auto"/>
              <w:right w:val="single" w:sz="4" w:space="0" w:color="auto"/>
            </w:tcBorders>
          </w:tcPr>
          <w:p w14:paraId="59EA303A" w14:textId="5CD1F51E" w:rsidR="002877E1" w:rsidRDefault="00766380" w:rsidP="002877E1">
            <w:pPr>
              <w:pStyle w:val="Aufzhlungszeichen"/>
              <w:rPr>
                <w:ins w:id="560" w:author="GRDC/ID" w:date="2016-09-06T10:32:00Z"/>
              </w:rPr>
            </w:pPr>
            <w:ins w:id="561" w:author="GRDC/ID" w:date="2016-09-06T10:39:00Z">
              <w:r>
                <w:t>6.4</w:t>
              </w:r>
            </w:ins>
            <w:ins w:id="562" w:author="GRDC/ID" w:date="2016-09-06T10:41:00Z">
              <w:r>
                <w:t>, 6.6</w:t>
              </w:r>
            </w:ins>
            <w:ins w:id="563" w:author="GRDC/ID" w:date="2016-09-06T10:42:00Z">
              <w:r>
                <w:t xml:space="preserve">, </w:t>
              </w:r>
            </w:ins>
            <w:ins w:id="564" w:author="GRDC/ID" w:date="2016-09-06T10:39:00Z">
              <w:r>
                <w:t>7.4.2.5</w:t>
              </w:r>
            </w:ins>
          </w:p>
          <w:p w14:paraId="0848FCA3" w14:textId="77777777" w:rsidR="002877E1" w:rsidRDefault="002877E1" w:rsidP="002877E1">
            <w:pPr>
              <w:pStyle w:val="Aufzhlungszeichen"/>
              <w:rPr>
                <w:ins w:id="565" w:author="GRDC/ID" w:date="2016-09-06T10:32:00Z"/>
              </w:rPr>
            </w:pPr>
          </w:p>
          <w:p w14:paraId="7121D6A8" w14:textId="5E04941F" w:rsidR="002877E1" w:rsidRDefault="002877E1" w:rsidP="00766380">
            <w:pPr>
              <w:pStyle w:val="Aufzhlungszeichen"/>
              <w:rPr>
                <w:ins w:id="566" w:author="GRDC/ID" w:date="2016-09-06T10:23:00Z"/>
              </w:rPr>
            </w:pPr>
          </w:p>
        </w:tc>
        <w:tc>
          <w:tcPr>
            <w:tcW w:w="3345" w:type="dxa"/>
            <w:tcBorders>
              <w:top w:val="single" w:sz="4" w:space="0" w:color="auto"/>
              <w:left w:val="single" w:sz="4" w:space="0" w:color="auto"/>
              <w:bottom w:val="single" w:sz="4" w:space="0" w:color="auto"/>
              <w:right w:val="single" w:sz="4" w:space="0" w:color="auto"/>
            </w:tcBorders>
          </w:tcPr>
          <w:p w14:paraId="38BCA06B" w14:textId="77777777" w:rsidR="00766380" w:rsidRDefault="00766380" w:rsidP="002877E1">
            <w:pPr>
              <w:pStyle w:val="Aufzhlungszeichen"/>
              <w:rPr>
                <w:ins w:id="567" w:author="GRDC/ID" w:date="2016-09-06T10:42:00Z"/>
              </w:rPr>
            </w:pPr>
            <w:ins w:id="568" w:author="GRDC/ID" w:date="2016-09-06T10:39:00Z">
              <w:r>
                <w:t xml:space="preserve">addition re alternative ways of </w:t>
              </w:r>
            </w:ins>
            <w:ins w:id="569" w:author="GRDC/ID" w:date="2016-09-06T10:40:00Z">
              <w:r>
                <w:t>p</w:t>
              </w:r>
            </w:ins>
            <w:ins w:id="570" w:author="GRDC/ID" w:date="2016-09-06T10:39:00Z">
              <w:r>
                <w:t>ositioning using the river reference system</w:t>
              </w:r>
            </w:ins>
            <w:ins w:id="571" w:author="GRDC/ID" w:date="2016-09-06T10:41:00Z">
              <w:r>
                <w:t xml:space="preserve">; </w:t>
              </w:r>
            </w:ins>
          </w:p>
          <w:p w14:paraId="15EE5660" w14:textId="77777777" w:rsidR="002877E1" w:rsidRDefault="002877E1" w:rsidP="00766380">
            <w:pPr>
              <w:pStyle w:val="Aufzhlungszeichen"/>
              <w:rPr>
                <w:ins w:id="572" w:author="GRDC/ID" w:date="2016-09-07T15:53:00Z"/>
              </w:rPr>
            </w:pPr>
            <w:ins w:id="573" w:author="GRDC/ID" w:date="2016-09-06T10:32:00Z">
              <w:r>
                <w:t>minor edits for clarity and consistency.</w:t>
              </w:r>
            </w:ins>
          </w:p>
          <w:p w14:paraId="3A34DDD2" w14:textId="4BC8F1B0" w:rsidR="00053FB3" w:rsidRDefault="00053FB3" w:rsidP="00766380">
            <w:pPr>
              <w:pStyle w:val="Aufzhlungszeichen"/>
              <w:rPr>
                <w:ins w:id="574" w:author="GRDC/ID" w:date="2016-09-06T10:23:00Z"/>
              </w:rPr>
            </w:pPr>
            <w:ins w:id="575" w:author="GRDC/ID" w:date="2016-09-07T15:53:00Z">
              <w:r>
                <w:t>Figures refreshed</w:t>
              </w:r>
            </w:ins>
          </w:p>
        </w:tc>
      </w:tr>
    </w:tbl>
    <w:p w14:paraId="2E9DE2FA" w14:textId="0B88F80A" w:rsidR="00BA30D2" w:rsidRDefault="00671237" w:rsidP="00BA30D2">
      <w:pPr>
        <w:rPr>
          <w:lang w:eastAsia="en-AU"/>
        </w:rPr>
      </w:pPr>
      <w:r>
        <w:rPr>
          <w:lang w:eastAsia="en-AU"/>
        </w:rPr>
        <w:t xml:space="preserve"> </w:t>
      </w:r>
    </w:p>
    <w:sectPr w:rsidR="00BA30D2" w:rsidSect="008F339B">
      <w:footerReference w:type="default" r:id="rId323"/>
      <w:type w:val="oddPage"/>
      <w:pgSz w:w="12240" w:h="15840"/>
      <w:pgMar w:top="1440" w:right="1800" w:bottom="1440" w:left="180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GRDC/ID" w:date="2016-09-12T10:21:00Z" w:initials="GRDC/ID">
    <w:p w14:paraId="22D87C23" w14:textId="0328162A" w:rsidR="006C5D1E" w:rsidRDefault="006C5D1E" w:rsidP="00D96D34">
      <w:pPr>
        <w:pStyle w:val="Kommentartext"/>
      </w:pPr>
      <w:r>
        <w:rPr>
          <w:rStyle w:val="Kommentarzeichen"/>
        </w:rPr>
        <w:annotationRef/>
      </w:r>
      <w:r>
        <w:t>Revised version 0.6:  some open issues fixed  in text and figures (all changes in figures already accepted):</w:t>
      </w:r>
    </w:p>
    <w:p w14:paraId="0FB9BED7" w14:textId="1635737D" w:rsidR="006C5D1E" w:rsidRDefault="006C5D1E" w:rsidP="00D96D34">
      <w:pPr>
        <w:pStyle w:val="Kommentartext"/>
        <w:numPr>
          <w:ilvl w:val="0"/>
          <w:numId w:val="28"/>
        </w:numPr>
      </w:pPr>
      <w:r>
        <w:t xml:space="preserve"> 12.09.2016: realizatio</w:t>
      </w:r>
      <w:r w:rsidR="007619E9">
        <w:t xml:space="preserve">ns vs. representation; watershed vs. catchment,; </w:t>
      </w:r>
      <w:r>
        <w:t xml:space="preserve">, a few typos corrected </w:t>
      </w:r>
    </w:p>
    <w:p w14:paraId="1177DF7C" w14:textId="6A747D94" w:rsidR="006C5D1E" w:rsidRDefault="006C5D1E" w:rsidP="00D96D34">
      <w:pPr>
        <w:pStyle w:val="Kommentartext"/>
        <w:numPr>
          <w:ilvl w:val="0"/>
          <w:numId w:val="28"/>
        </w:numPr>
      </w:pPr>
      <w:r>
        <w:t xml:space="preserve">09.09.2016: Catchment hierarchy and  topology (6.3) edited (?todo: refresh Fig12, C3) </w:t>
      </w:r>
    </w:p>
    <w:p w14:paraId="661F0130" w14:textId="0E2D3764" w:rsidR="006C5D1E" w:rsidRDefault="006C5D1E" w:rsidP="007E1059">
      <w:pPr>
        <w:pStyle w:val="Kommentartext"/>
        <w:numPr>
          <w:ilvl w:val="0"/>
          <w:numId w:val="28"/>
        </w:numPr>
      </w:pPr>
      <w:r>
        <w:t xml:space="preserve">  river reference system (6.4) edited (?todo: new diagram 15) </w:t>
      </w:r>
    </w:p>
    <w:p w14:paraId="4E7D6A4D" w14:textId="77777777" w:rsidR="006C5D1E" w:rsidRDefault="006C5D1E" w:rsidP="00D96D34">
      <w:pPr>
        <w:pStyle w:val="Kommentartext"/>
        <w:numPr>
          <w:ilvl w:val="0"/>
          <w:numId w:val="28"/>
        </w:numPr>
      </w:pPr>
      <w:r>
        <w:t xml:space="preserve"> HY_Features vs. Hydro Feature schema</w:t>
      </w:r>
    </w:p>
    <w:p w14:paraId="3C63D9F9" w14:textId="1183FB67" w:rsidR="006C5D1E" w:rsidRDefault="006C5D1E" w:rsidP="00D96D34">
      <w:pPr>
        <w:pStyle w:val="Kommentartext"/>
        <w:numPr>
          <w:ilvl w:val="0"/>
          <w:numId w:val="28"/>
        </w:numPr>
      </w:pPr>
      <w:r>
        <w:t xml:space="preserve"> Junction vs. node clarified in text</w:t>
      </w:r>
    </w:p>
    <w:p w14:paraId="5DAE02AB" w14:textId="77777777" w:rsidR="006C5D1E" w:rsidRDefault="006C5D1E" w:rsidP="00D96D34">
      <w:pPr>
        <w:pStyle w:val="Kommentartext"/>
        <w:numPr>
          <w:ilvl w:val="0"/>
          <w:numId w:val="28"/>
        </w:numPr>
      </w:pPr>
      <w:r>
        <w:t xml:space="preserve"> ‘ISO model not imported’ clarified in text</w:t>
      </w:r>
    </w:p>
    <w:p w14:paraId="77A93275" w14:textId="0F504921" w:rsidR="006C5D1E" w:rsidRDefault="006C5D1E" w:rsidP="00D96D34">
      <w:pPr>
        <w:pStyle w:val="Kommentartext"/>
        <w:numPr>
          <w:ilvl w:val="0"/>
          <w:numId w:val="28"/>
        </w:numPr>
      </w:pPr>
      <w:r>
        <w:t xml:space="preserve"> Constraints on dendritic catchment in fig 8 visible</w:t>
      </w:r>
    </w:p>
    <w:p w14:paraId="3101B8A0" w14:textId="77777777" w:rsidR="006C5D1E" w:rsidRDefault="006C5D1E" w:rsidP="00D96D34">
      <w:pPr>
        <w:pStyle w:val="Kommentartext"/>
        <w:numPr>
          <w:ilvl w:val="0"/>
          <w:numId w:val="28"/>
        </w:numPr>
      </w:pPr>
      <w:r>
        <w:t xml:space="preserve"> Uml enlarged in embedded figs 7,8,9,10,11,13,14</w:t>
      </w:r>
    </w:p>
    <w:p w14:paraId="2A14B136" w14:textId="1C98155A" w:rsidR="006C5D1E" w:rsidRDefault="006C5D1E" w:rsidP="00D96D34">
      <w:pPr>
        <w:pStyle w:val="Kommentartext"/>
        <w:numPr>
          <w:ilvl w:val="0"/>
          <w:numId w:val="28"/>
        </w:numPr>
      </w:pPr>
      <w:r>
        <w:t xml:space="preserve"> shape of waterEdge – figure updated</w:t>
      </w:r>
    </w:p>
    <w:p w14:paraId="76DF2B59" w14:textId="61B10DFC" w:rsidR="006C5D1E" w:rsidRDefault="006C5D1E" w:rsidP="00D96D34">
      <w:pPr>
        <w:pStyle w:val="Kommentartext"/>
        <w:numPr>
          <w:ilvl w:val="0"/>
          <w:numId w:val="28"/>
        </w:numPr>
      </w:pPr>
      <w:r>
        <w:t xml:space="preserve"> terms: hydrography</w:t>
      </w:r>
      <w:r w:rsidR="00F822A9">
        <w:t xml:space="preserve"> </w:t>
      </w:r>
      <w:r>
        <w:t>fixed</w:t>
      </w:r>
    </w:p>
    <w:p w14:paraId="346AA7E6" w14:textId="77777777" w:rsidR="006C5D1E" w:rsidRDefault="006C5D1E" w:rsidP="00D96D34">
      <w:pPr>
        <w:pStyle w:val="Kommentartext"/>
        <w:numPr>
          <w:ilvl w:val="0"/>
          <w:numId w:val="28"/>
        </w:numPr>
      </w:pPr>
      <w:r>
        <w:t xml:space="preserve"> American writing in uml model (uml annotations aligned to spec doc </w:t>
      </w:r>
      <w:r>
        <w:sym w:font="Wingdings" w:char="F0E0"/>
      </w:r>
      <w:r>
        <w:t xml:space="preserve"> spell- check in spec doc (complete spec doc in American writing</w:t>
      </w:r>
    </w:p>
    <w:p w14:paraId="35F5AF42" w14:textId="2CAC29DF" w:rsidR="006C5D1E" w:rsidRDefault="006C5D1E" w:rsidP="00D96D34">
      <w:pPr>
        <w:pStyle w:val="Kommentartext"/>
        <w:numPr>
          <w:ilvl w:val="0"/>
          <w:numId w:val="28"/>
        </w:numPr>
      </w:pPr>
      <w:r>
        <w:t xml:space="preserve"> All Figures checked and updated if needed</w:t>
      </w:r>
    </w:p>
  </w:comment>
  <w:comment w:id="27" w:author="GRDC/ID" w:date="2016-09-07T15:12:00Z" w:initials="GRDC/ID">
    <w:p w14:paraId="3D742705" w14:textId="0ECF0610" w:rsidR="006C5D1E" w:rsidRDefault="006C5D1E">
      <w:pPr>
        <w:pStyle w:val="Kommentartext"/>
      </w:pPr>
      <w:r>
        <w:rPr>
          <w:rStyle w:val="Kommentarzeichen"/>
        </w:rPr>
        <w:annotationRef/>
      </w:r>
      <w:r>
        <w:t xml:space="preserve">Yes. Since measurement is in the scope of the ISO observation model </w:t>
      </w:r>
    </w:p>
  </w:comment>
  <w:comment w:id="177" w:author="GRDC/ID" w:date="2016-09-09T09:24:00Z" w:initials="GRDC/ID">
    <w:p w14:paraId="00AAAD78" w14:textId="4BD255B2" w:rsidR="006C5D1E" w:rsidRDefault="006C5D1E">
      <w:pPr>
        <w:pStyle w:val="Kommentartext"/>
      </w:pPr>
      <w:r>
        <w:rPr>
          <w:rStyle w:val="Kommentarzeichen"/>
        </w:rPr>
        <w:annotationRef/>
      </w:r>
      <w:r>
        <w:t>Would like avoid ‘node’ here, to not mix up the topological concepts (which are a realization of catchment) with (hydro)-logical catchment concept.</w:t>
      </w:r>
    </w:p>
  </w:comment>
  <w:comment w:id="223" w:author="GRDC/ID" w:date="2016-09-09T10:28:00Z" w:initials="GRDC/ID">
    <w:p w14:paraId="29599733" w14:textId="77777777" w:rsidR="006C5D1E" w:rsidRDefault="006C5D1E" w:rsidP="00AB6DAC">
      <w:pPr>
        <w:pStyle w:val="Kommentartext"/>
      </w:pPr>
      <w:r>
        <w:rPr>
          <w:rStyle w:val="Kommentarzeichen"/>
        </w:rPr>
        <w:annotationRef/>
      </w:r>
      <w:r>
        <w:t xml:space="preserve">C8 should show the result of joining E,B,C,D and F into X, when the left stream would be removed from figure. </w:t>
      </w:r>
    </w:p>
    <w:p w14:paraId="6D0A41E9" w14:textId="77777777" w:rsidR="006C5D1E" w:rsidRDefault="006C5D1E" w:rsidP="00AB6DAC">
      <w:pPr>
        <w:pStyle w:val="Kommentartext"/>
      </w:pPr>
      <w:r>
        <w:t>– it might be helpful, to show C8 (or C3) without  the green divides between D an F, D and X, F and X, and draw all streams within the now encapsulated catchment X could dashed lines, except the one logical flowpath from N3 to N1</w:t>
      </w:r>
    </w:p>
  </w:comment>
  <w:comment w:id="243" w:author="GRDC/ID" w:date="2016-09-07T15:12:00Z" w:initials="GRDC/ID">
    <w:p w14:paraId="28BF331E" w14:textId="4EA1C040" w:rsidR="006C5D1E" w:rsidRDefault="006C5D1E">
      <w:pPr>
        <w:pStyle w:val="Kommentartext"/>
      </w:pPr>
      <w:r>
        <w:rPr>
          <w:rStyle w:val="Kommentarzeichen"/>
        </w:rPr>
        <w:annotationRef/>
      </w:r>
      <w:r>
        <w:t>Current figure (copy of 14)  is placeholder – enlarge uml</w:t>
      </w:r>
    </w:p>
  </w:comment>
  <w:comment w:id="258" w:author="GRDC/ID" w:date="2016-09-07T15:42:00Z" w:initials="GRDC/ID">
    <w:p w14:paraId="4B4C72D7" w14:textId="77777777" w:rsidR="006C5D1E" w:rsidRDefault="006C5D1E" w:rsidP="00526406">
      <w:pPr>
        <w:pStyle w:val="StandardWeb"/>
        <w:jc w:val="both"/>
        <w:rPr>
          <w:lang w:val="en-US"/>
        </w:rPr>
      </w:pPr>
      <w:r>
        <w:rPr>
          <w:rStyle w:val="Kommentarzeichen"/>
        </w:rPr>
        <w:annotationRef/>
      </w:r>
    </w:p>
    <w:p w14:paraId="48798242" w14:textId="266501E9" w:rsidR="006C5D1E" w:rsidRDefault="006C5D1E" w:rsidP="00526406">
      <w:pPr>
        <w:pStyle w:val="StandardWeb"/>
        <w:jc w:val="both"/>
        <w:rPr>
          <w:lang w:val="en-US"/>
        </w:rPr>
      </w:pPr>
      <w:r w:rsidRPr="00526406">
        <w:rPr>
          <w:highlight w:val="yellow"/>
          <w:lang w:val="en-US"/>
        </w:rPr>
        <w:t>THIS FIGURE IS A PLACEHOLDER</w:t>
      </w:r>
      <w:r>
        <w:rPr>
          <w:lang w:val="en-US"/>
        </w:rPr>
        <w:t>:</w:t>
      </w:r>
    </w:p>
    <w:p w14:paraId="77087B56" w14:textId="7886F9E9" w:rsidR="006C5D1E" w:rsidRDefault="006C5D1E" w:rsidP="00526406">
      <w:pPr>
        <w:pStyle w:val="StandardWeb"/>
        <w:jc w:val="both"/>
      </w:pPr>
      <w:r>
        <w:t xml:space="preserve">Create a new figure 15 with a flowpath having  red dots at both ends (inflow and outflow) and a yellow position dot between them, ideally not mid of them.  – </w:t>
      </w:r>
    </w:p>
    <w:p w14:paraId="66CDF4CF" w14:textId="5F205923" w:rsidR="006C5D1E" w:rsidRDefault="006C5D1E" w:rsidP="00DD072F">
      <w:pPr>
        <w:pStyle w:val="StandardWeb"/>
        <w:jc w:val="both"/>
        <w:rPr>
          <w:lang w:val="en-US"/>
        </w:rPr>
      </w:pPr>
    </w:p>
    <w:p w14:paraId="31D67BD7" w14:textId="0C59A9A6" w:rsidR="006C5D1E" w:rsidRDefault="006C5D1E">
      <w:pPr>
        <w:pStyle w:val="Kommentar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F9E879" w15:done="0"/>
  <w15:commentEx w15:paraId="778FAC82" w15:done="0"/>
  <w15:commentEx w15:paraId="7F16C8F9" w15:done="0"/>
  <w15:commentEx w15:paraId="2828FBCF" w15:done="0"/>
  <w15:commentEx w15:paraId="4750F7B6" w15:done="0"/>
  <w15:commentEx w15:paraId="083BCDD9" w15:done="0"/>
  <w15:commentEx w15:paraId="7C4A7F49" w15:done="0"/>
  <w15:commentEx w15:paraId="7B9719CC" w15:done="0"/>
  <w15:commentEx w15:paraId="6EC59D6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E2424D" w14:textId="77777777" w:rsidR="00913FDC" w:rsidRDefault="00913FDC">
      <w:pPr>
        <w:spacing w:after="0"/>
      </w:pPr>
      <w:r>
        <w:separator/>
      </w:r>
    </w:p>
  </w:endnote>
  <w:endnote w:type="continuationSeparator" w:id="0">
    <w:p w14:paraId="4BBABEFE" w14:textId="77777777" w:rsidR="00913FDC" w:rsidRDefault="00913FD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8919352"/>
      <w:docPartObj>
        <w:docPartGallery w:val="Page Numbers (Bottom of Page)"/>
        <w:docPartUnique/>
      </w:docPartObj>
    </w:sdtPr>
    <w:sdtEndPr/>
    <w:sdtContent>
      <w:p w14:paraId="1800CE91" w14:textId="77777777" w:rsidR="006C5D1E" w:rsidRDefault="006C5D1E">
        <w:pPr>
          <w:pStyle w:val="Fuzeile"/>
          <w:jc w:val="center"/>
        </w:pPr>
        <w:r>
          <w:fldChar w:fldCharType="begin"/>
        </w:r>
        <w:r>
          <w:instrText>PAGE   \* MERGEFORMAT</w:instrText>
        </w:r>
        <w:r>
          <w:fldChar w:fldCharType="separate"/>
        </w:r>
        <w:r w:rsidR="000E6C4D" w:rsidRPr="000E6C4D">
          <w:rPr>
            <w:noProof/>
            <w:lang w:val="de-DE"/>
          </w:rPr>
          <w:t>x</w:t>
        </w:r>
        <w:r>
          <w:fldChar w:fldCharType="end"/>
        </w:r>
      </w:p>
    </w:sdtContent>
  </w:sdt>
  <w:p w14:paraId="3480EAC6" w14:textId="730C691C" w:rsidR="006C5D1E" w:rsidRPr="002F3E1E" w:rsidRDefault="006C5D1E" w:rsidP="002F3E1E">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7710782"/>
      <w:docPartObj>
        <w:docPartGallery w:val="Page Numbers (Bottom of Page)"/>
        <w:docPartUnique/>
      </w:docPartObj>
    </w:sdtPr>
    <w:sdtEndPr/>
    <w:sdtContent>
      <w:p w14:paraId="7CD14CBA" w14:textId="483F8CCC" w:rsidR="006C5D1E" w:rsidRDefault="006C5D1E">
        <w:pPr>
          <w:pStyle w:val="Fuzeile"/>
          <w:jc w:val="center"/>
        </w:pPr>
        <w:r>
          <w:t xml:space="preserve">C - </w:t>
        </w:r>
        <w:r>
          <w:fldChar w:fldCharType="begin"/>
        </w:r>
        <w:r>
          <w:instrText>PAGE   \* MERGEFORMAT</w:instrText>
        </w:r>
        <w:r>
          <w:fldChar w:fldCharType="separate"/>
        </w:r>
        <w:r w:rsidR="000E6C4D" w:rsidRPr="000E6C4D">
          <w:rPr>
            <w:noProof/>
            <w:lang w:val="de-DE"/>
          </w:rPr>
          <w:t>4</w:t>
        </w:r>
        <w:r>
          <w:fldChar w:fldCharType="end"/>
        </w:r>
      </w:p>
    </w:sdtContent>
  </w:sdt>
  <w:p w14:paraId="5496D8BD" w14:textId="77777777" w:rsidR="006C5D1E" w:rsidRPr="002F3E1E" w:rsidRDefault="006C5D1E" w:rsidP="00B62D99">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578861"/>
      <w:docPartObj>
        <w:docPartGallery w:val="Page Numbers (Bottom of Page)"/>
        <w:docPartUnique/>
      </w:docPartObj>
    </w:sdtPr>
    <w:sdtEndPr/>
    <w:sdtContent>
      <w:p w14:paraId="1825857F" w14:textId="6A44008C" w:rsidR="006C5D1E" w:rsidRDefault="006C5D1E" w:rsidP="00B62D99">
        <w:pPr>
          <w:pStyle w:val="Fuzeile"/>
          <w:jc w:val="center"/>
        </w:pPr>
        <w:r>
          <w:t xml:space="preserve">C - </w:t>
        </w:r>
        <w:r>
          <w:fldChar w:fldCharType="begin"/>
        </w:r>
        <w:r>
          <w:instrText>PAGE   \* MERGEFORMAT</w:instrText>
        </w:r>
        <w:r>
          <w:fldChar w:fldCharType="separate"/>
        </w:r>
        <w:r w:rsidR="000E6C4D" w:rsidRPr="000E6C4D">
          <w:rPr>
            <w:noProof/>
            <w:lang w:val="de-DE"/>
          </w:rPr>
          <w:t>3</w:t>
        </w:r>
        <w:r>
          <w:fldChar w:fldCharType="end"/>
        </w:r>
      </w:p>
      <w:p w14:paraId="01A4B7B5" w14:textId="05F8B6FC" w:rsidR="006C5D1E" w:rsidRDefault="006C5D1E"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5104494"/>
      <w:docPartObj>
        <w:docPartGallery w:val="Page Numbers (Bottom of Page)"/>
        <w:docPartUnique/>
      </w:docPartObj>
    </w:sdtPr>
    <w:sdtEndPr/>
    <w:sdtContent>
      <w:p w14:paraId="7F816693" w14:textId="0D8B1F19" w:rsidR="006C5D1E" w:rsidRDefault="006C5D1E">
        <w:pPr>
          <w:pStyle w:val="Fuzeile"/>
          <w:jc w:val="center"/>
        </w:pPr>
        <w:r>
          <w:t xml:space="preserve">D - </w:t>
        </w:r>
        <w:r>
          <w:fldChar w:fldCharType="begin"/>
        </w:r>
        <w:r>
          <w:instrText>PAGE   \* MERGEFORMAT</w:instrText>
        </w:r>
        <w:r>
          <w:fldChar w:fldCharType="separate"/>
        </w:r>
        <w:r w:rsidR="000E6C4D">
          <w:rPr>
            <w:noProof/>
          </w:rPr>
          <w:t>2</w:t>
        </w:r>
        <w:r>
          <w:fldChar w:fldCharType="end"/>
        </w:r>
      </w:p>
    </w:sdtContent>
  </w:sdt>
  <w:p w14:paraId="2249092B" w14:textId="7D9EED5B" w:rsidR="006C5D1E" w:rsidRPr="002F3E1E" w:rsidRDefault="006C5D1E" w:rsidP="008F339B">
    <w:pPr>
      <w:pStyle w:val="Fuzeile"/>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r>
      <w:rPr>
        <w:sz w:val="16"/>
        <w:szCs w:val="16"/>
      </w:rPr>
      <w:tab/>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2724967"/>
      <w:docPartObj>
        <w:docPartGallery w:val="Page Numbers (Bottom of Page)"/>
        <w:docPartUnique/>
      </w:docPartObj>
    </w:sdtPr>
    <w:sdtEndPr/>
    <w:sdtContent>
      <w:p w14:paraId="2F24080E" w14:textId="5A292898" w:rsidR="006C5D1E" w:rsidRDefault="006C5D1E" w:rsidP="00B62D99">
        <w:pPr>
          <w:pStyle w:val="Fuzeile"/>
          <w:jc w:val="center"/>
        </w:pPr>
        <w:r>
          <w:t xml:space="preserve">D - </w:t>
        </w:r>
        <w:r>
          <w:fldChar w:fldCharType="begin"/>
        </w:r>
        <w:r>
          <w:instrText>PAGE   \* MERGEFORMAT</w:instrText>
        </w:r>
        <w:r>
          <w:fldChar w:fldCharType="separate"/>
        </w:r>
        <w:r w:rsidR="000E6C4D" w:rsidRPr="000E6C4D">
          <w:rPr>
            <w:noProof/>
            <w:lang w:val="de-DE"/>
          </w:rPr>
          <w:t>3</w:t>
        </w:r>
        <w:r>
          <w:fldChar w:fldCharType="end"/>
        </w:r>
      </w:p>
      <w:p w14:paraId="1455CD11" w14:textId="77777777" w:rsidR="006C5D1E" w:rsidRDefault="006C5D1E"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7956406"/>
      <w:docPartObj>
        <w:docPartGallery w:val="Page Numbers (Bottom of Page)"/>
        <w:docPartUnique/>
      </w:docPartObj>
    </w:sdtPr>
    <w:sdtEndPr/>
    <w:sdtContent>
      <w:p w14:paraId="158A8843" w14:textId="77777777" w:rsidR="006C5D1E" w:rsidRDefault="006C5D1E">
        <w:pPr>
          <w:pStyle w:val="Fuzeile"/>
          <w:jc w:val="center"/>
        </w:pPr>
        <w:r>
          <w:t xml:space="preserve">E - </w:t>
        </w:r>
        <w:r>
          <w:fldChar w:fldCharType="begin"/>
        </w:r>
        <w:r>
          <w:instrText>PAGE   \* MERGEFORMAT</w:instrText>
        </w:r>
        <w:r>
          <w:fldChar w:fldCharType="separate"/>
        </w:r>
        <w:r w:rsidR="000E6C4D">
          <w:rPr>
            <w:noProof/>
          </w:rPr>
          <w:t>4</w:t>
        </w:r>
        <w:r>
          <w:fldChar w:fldCharType="end"/>
        </w:r>
      </w:p>
    </w:sdtContent>
  </w:sdt>
  <w:p w14:paraId="7E9A3639" w14:textId="3907762D" w:rsidR="006C5D1E" w:rsidRPr="002F3E1E" w:rsidRDefault="006C5D1E" w:rsidP="00F7549D">
    <w:pPr>
      <w:pStyle w:val="Fuzeile"/>
      <w:tabs>
        <w:tab w:val="clear" w:pos="4680"/>
        <w:tab w:val="clear" w:pos="9360"/>
        <w:tab w:val="center" w:pos="4320"/>
      </w:tabs>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4129603"/>
      <w:docPartObj>
        <w:docPartGallery w:val="Page Numbers (Bottom of Page)"/>
        <w:docPartUnique/>
      </w:docPartObj>
    </w:sdtPr>
    <w:sdtEndPr/>
    <w:sdtContent>
      <w:p w14:paraId="2CF3211A" w14:textId="77777777" w:rsidR="006C5D1E" w:rsidRDefault="006C5D1E" w:rsidP="00B62D99">
        <w:pPr>
          <w:pStyle w:val="Fuzeile"/>
          <w:jc w:val="center"/>
        </w:pPr>
        <w:r>
          <w:t xml:space="preserve">E - </w:t>
        </w:r>
        <w:r>
          <w:fldChar w:fldCharType="begin"/>
        </w:r>
        <w:r>
          <w:instrText>PAGE   \* MERGEFORMAT</w:instrText>
        </w:r>
        <w:r>
          <w:fldChar w:fldCharType="separate"/>
        </w:r>
        <w:r w:rsidR="000E6C4D" w:rsidRPr="000E6C4D">
          <w:rPr>
            <w:noProof/>
            <w:lang w:val="de-DE"/>
          </w:rPr>
          <w:t>5</w:t>
        </w:r>
        <w:r>
          <w:fldChar w:fldCharType="end"/>
        </w:r>
      </w:p>
      <w:p w14:paraId="0649BD0A" w14:textId="77777777" w:rsidR="006C5D1E" w:rsidRDefault="006C5D1E" w:rsidP="00F7549D">
        <w:pPr>
          <w:pStyle w:val="Fuzeile"/>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019238"/>
      <w:docPartObj>
        <w:docPartGallery w:val="Page Numbers (Bottom of Page)"/>
        <w:docPartUnique/>
      </w:docPartObj>
    </w:sdtPr>
    <w:sdtEndPr/>
    <w:sdtContent>
      <w:p w14:paraId="0E16729D" w14:textId="77777777" w:rsidR="006C5D1E" w:rsidRDefault="006C5D1E">
        <w:pPr>
          <w:pStyle w:val="Fuzeile"/>
          <w:jc w:val="center"/>
        </w:pPr>
        <w:r>
          <w:t xml:space="preserve">E - </w:t>
        </w:r>
        <w:r>
          <w:fldChar w:fldCharType="begin"/>
        </w:r>
        <w:r>
          <w:instrText>PAGE   \* MERGEFORMAT</w:instrText>
        </w:r>
        <w:r>
          <w:fldChar w:fldCharType="separate"/>
        </w:r>
        <w:r w:rsidR="000E6C4D">
          <w:rPr>
            <w:noProof/>
          </w:rPr>
          <w:t>2</w:t>
        </w:r>
        <w:r>
          <w:fldChar w:fldCharType="end"/>
        </w:r>
      </w:p>
    </w:sdtContent>
  </w:sdt>
  <w:p w14:paraId="0E37AB42" w14:textId="77777777" w:rsidR="006C5D1E" w:rsidRPr="002F3E1E" w:rsidRDefault="006C5D1E" w:rsidP="008F339B">
    <w:pPr>
      <w:pStyle w:val="Fuzeile"/>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r>
      <w:rPr>
        <w:sz w:val="16"/>
        <w:szCs w:val="16"/>
      </w:rPr>
      <w:tab/>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559169"/>
      <w:docPartObj>
        <w:docPartGallery w:val="Page Numbers (Bottom of Page)"/>
        <w:docPartUnique/>
      </w:docPartObj>
    </w:sdtPr>
    <w:sdtEndPr/>
    <w:sdtContent>
      <w:p w14:paraId="2577A8E4" w14:textId="77777777" w:rsidR="006C5D1E" w:rsidRDefault="006C5D1E" w:rsidP="00B62D99">
        <w:pPr>
          <w:pStyle w:val="Fuzeile"/>
          <w:jc w:val="center"/>
        </w:pPr>
        <w:r>
          <w:t xml:space="preserve">E - </w:t>
        </w:r>
        <w:r>
          <w:fldChar w:fldCharType="begin"/>
        </w:r>
        <w:r>
          <w:instrText>PAGE   \* MERGEFORMAT</w:instrText>
        </w:r>
        <w:r>
          <w:fldChar w:fldCharType="separate"/>
        </w:r>
        <w:r w:rsidR="000E6C4D" w:rsidRPr="000E6C4D">
          <w:rPr>
            <w:noProof/>
            <w:lang w:val="de-DE"/>
          </w:rPr>
          <w:t>3</w:t>
        </w:r>
        <w:r>
          <w:fldChar w:fldCharType="end"/>
        </w:r>
      </w:p>
      <w:p w14:paraId="7A96FC68" w14:textId="77777777" w:rsidR="006C5D1E" w:rsidRDefault="006C5D1E"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8922948"/>
      <w:docPartObj>
        <w:docPartGallery w:val="Page Numbers (Bottom of Page)"/>
        <w:docPartUnique/>
      </w:docPartObj>
    </w:sdtPr>
    <w:sdtEndPr/>
    <w:sdtContent>
      <w:p w14:paraId="3B871EAC" w14:textId="017696C6" w:rsidR="006C5D1E" w:rsidRDefault="006C5D1E" w:rsidP="00B62D99">
        <w:pPr>
          <w:pStyle w:val="Fuzeile"/>
          <w:jc w:val="center"/>
        </w:pPr>
        <w:r>
          <w:t xml:space="preserve">G - </w:t>
        </w:r>
        <w:r>
          <w:fldChar w:fldCharType="begin"/>
        </w:r>
        <w:r>
          <w:instrText>PAGE   \* MERGEFORMAT</w:instrText>
        </w:r>
        <w:r>
          <w:fldChar w:fldCharType="separate"/>
        </w:r>
        <w:r w:rsidR="000E6C4D" w:rsidRPr="000E6C4D">
          <w:rPr>
            <w:noProof/>
            <w:lang w:val="de-DE"/>
          </w:rPr>
          <w:t>1</w:t>
        </w:r>
        <w:r>
          <w:fldChar w:fldCharType="end"/>
        </w:r>
      </w:p>
      <w:p w14:paraId="49B0929D" w14:textId="77777777" w:rsidR="006C5D1E" w:rsidRDefault="006C5D1E"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059233"/>
      <w:docPartObj>
        <w:docPartGallery w:val="Page Numbers (Bottom of Page)"/>
        <w:docPartUnique/>
      </w:docPartObj>
    </w:sdtPr>
    <w:sdtEndPr/>
    <w:sdtContent>
      <w:p w14:paraId="6BB50558" w14:textId="4BEFFDC5" w:rsidR="006C5D1E" w:rsidRDefault="006C5D1E" w:rsidP="00B62D99">
        <w:pPr>
          <w:pStyle w:val="Fuzeile"/>
          <w:jc w:val="center"/>
        </w:pPr>
        <w:r>
          <w:t xml:space="preserve">H - </w:t>
        </w:r>
        <w:r>
          <w:fldChar w:fldCharType="begin"/>
        </w:r>
        <w:r>
          <w:instrText>PAGE   \* MERGEFORMAT</w:instrText>
        </w:r>
        <w:r>
          <w:fldChar w:fldCharType="separate"/>
        </w:r>
        <w:r w:rsidR="000E6C4D" w:rsidRPr="000E6C4D">
          <w:rPr>
            <w:noProof/>
            <w:lang w:val="de-DE"/>
          </w:rPr>
          <w:t>1</w:t>
        </w:r>
        <w:r>
          <w:fldChar w:fldCharType="end"/>
        </w:r>
      </w:p>
      <w:p w14:paraId="1A9AF0FD" w14:textId="77777777" w:rsidR="006C5D1E" w:rsidRDefault="006C5D1E"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285196"/>
      <w:docPartObj>
        <w:docPartGallery w:val="Page Numbers (Bottom of Page)"/>
        <w:docPartUnique/>
      </w:docPartObj>
    </w:sdtPr>
    <w:sdtEndPr>
      <w:rPr>
        <w:noProof/>
      </w:rPr>
    </w:sdtEndPr>
    <w:sdtContent>
      <w:p w14:paraId="43CD73D4" w14:textId="77777777" w:rsidR="006C5D1E" w:rsidRDefault="006C5D1E">
        <w:pPr>
          <w:pStyle w:val="Fuzeile"/>
          <w:jc w:val="center"/>
        </w:pPr>
        <w:r>
          <w:fldChar w:fldCharType="begin"/>
        </w:r>
        <w:r>
          <w:instrText xml:space="preserve"> PAGE   \* MERGEFORMAT </w:instrText>
        </w:r>
        <w:r>
          <w:fldChar w:fldCharType="separate"/>
        </w:r>
        <w:r w:rsidR="000E6C4D">
          <w:rPr>
            <w:noProof/>
          </w:rPr>
          <w:t>xi</w:t>
        </w:r>
        <w:r>
          <w:rPr>
            <w:noProof/>
          </w:rPr>
          <w:fldChar w:fldCharType="end"/>
        </w:r>
      </w:p>
    </w:sdtContent>
  </w:sdt>
  <w:p w14:paraId="3BE1566C" w14:textId="2F48DFE9" w:rsidR="006C5D1E" w:rsidRPr="0079517D" w:rsidRDefault="006C5D1E" w:rsidP="0079517D">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BFF59" w14:textId="3B76F0E1" w:rsidR="006C5D1E" w:rsidRPr="0079517D" w:rsidRDefault="006C5D1E" w:rsidP="00932243">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p w14:paraId="293FC71C" w14:textId="77777777" w:rsidR="006C5D1E" w:rsidRDefault="006C5D1E">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3894509"/>
      <w:docPartObj>
        <w:docPartGallery w:val="Page Numbers (Bottom of Page)"/>
        <w:docPartUnique/>
      </w:docPartObj>
    </w:sdtPr>
    <w:sdtEndPr/>
    <w:sdtContent>
      <w:p w14:paraId="3CDD83C1" w14:textId="77777777" w:rsidR="006C5D1E" w:rsidRDefault="006C5D1E">
        <w:pPr>
          <w:pStyle w:val="Fuzeile"/>
          <w:jc w:val="center"/>
        </w:pPr>
        <w:r>
          <w:fldChar w:fldCharType="begin"/>
        </w:r>
        <w:r>
          <w:instrText>PAGE   \* MERGEFORMAT</w:instrText>
        </w:r>
        <w:r>
          <w:fldChar w:fldCharType="separate"/>
        </w:r>
        <w:r w:rsidR="000E6C4D" w:rsidRPr="000E6C4D">
          <w:rPr>
            <w:noProof/>
            <w:lang w:val="de-DE"/>
          </w:rPr>
          <w:t>16</w:t>
        </w:r>
        <w:r>
          <w:fldChar w:fldCharType="end"/>
        </w:r>
      </w:p>
    </w:sdtContent>
  </w:sdt>
  <w:p w14:paraId="1914505E" w14:textId="77777777" w:rsidR="006C5D1E" w:rsidRPr="002F3E1E" w:rsidRDefault="006C5D1E" w:rsidP="002F3E1E">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4935261"/>
      <w:docPartObj>
        <w:docPartGallery w:val="Page Numbers (Bottom of Page)"/>
        <w:docPartUnique/>
      </w:docPartObj>
    </w:sdtPr>
    <w:sdtEndPr/>
    <w:sdtContent>
      <w:p w14:paraId="654FE81C" w14:textId="4F1EABD6" w:rsidR="006C5D1E" w:rsidRDefault="006C5D1E">
        <w:pPr>
          <w:pStyle w:val="Fuzeile"/>
          <w:jc w:val="center"/>
        </w:pPr>
        <w:r>
          <w:fldChar w:fldCharType="begin"/>
        </w:r>
        <w:r>
          <w:instrText>PAGE   \* MERGEFORMAT</w:instrText>
        </w:r>
        <w:r>
          <w:fldChar w:fldCharType="separate"/>
        </w:r>
        <w:r w:rsidR="000E6C4D">
          <w:rPr>
            <w:noProof/>
          </w:rPr>
          <w:t>15</w:t>
        </w:r>
        <w:r>
          <w:fldChar w:fldCharType="end"/>
        </w:r>
      </w:p>
    </w:sdtContent>
  </w:sdt>
  <w:p w14:paraId="4588677E" w14:textId="70B8495A" w:rsidR="006C5D1E" w:rsidRPr="0079517D" w:rsidRDefault="006C5D1E" w:rsidP="00E23DD6">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3919295"/>
      <w:docPartObj>
        <w:docPartGallery w:val="Page Numbers (Bottom of Page)"/>
        <w:docPartUnique/>
      </w:docPartObj>
    </w:sdtPr>
    <w:sdtEndPr/>
    <w:sdtContent>
      <w:p w14:paraId="138C5B0D" w14:textId="41277D67" w:rsidR="006C5D1E" w:rsidRDefault="006C5D1E">
        <w:pPr>
          <w:pStyle w:val="Fuzeile"/>
          <w:jc w:val="center"/>
        </w:pPr>
        <w:r>
          <w:t xml:space="preserve">A - </w:t>
        </w:r>
        <w:r>
          <w:fldChar w:fldCharType="begin"/>
        </w:r>
        <w:r>
          <w:instrText>PAGE   \* MERGEFORMAT</w:instrText>
        </w:r>
        <w:r>
          <w:fldChar w:fldCharType="separate"/>
        </w:r>
        <w:r w:rsidR="000E6C4D" w:rsidRPr="000E6C4D">
          <w:rPr>
            <w:noProof/>
            <w:lang w:val="de-DE"/>
          </w:rPr>
          <w:t>2</w:t>
        </w:r>
        <w:r>
          <w:fldChar w:fldCharType="end"/>
        </w:r>
      </w:p>
    </w:sdtContent>
  </w:sdt>
  <w:p w14:paraId="0A8DC310" w14:textId="77777777" w:rsidR="006C5D1E" w:rsidRPr="002F3E1E" w:rsidRDefault="006C5D1E" w:rsidP="00F7549D">
    <w:pPr>
      <w:pStyle w:val="Fuzeile"/>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8151083"/>
      <w:docPartObj>
        <w:docPartGallery w:val="Page Numbers (Bottom of Page)"/>
        <w:docPartUnique/>
      </w:docPartObj>
    </w:sdtPr>
    <w:sdtEndPr/>
    <w:sdtContent>
      <w:p w14:paraId="01541FA6" w14:textId="22E9FF0A" w:rsidR="006C5D1E" w:rsidRDefault="006C5D1E">
        <w:pPr>
          <w:pStyle w:val="Fuzeile"/>
          <w:jc w:val="center"/>
        </w:pPr>
        <w:r>
          <w:t xml:space="preserve"> A - </w:t>
        </w:r>
        <w:r>
          <w:fldChar w:fldCharType="begin"/>
        </w:r>
        <w:r>
          <w:instrText>PAGE   \* MERGEFORMAT</w:instrText>
        </w:r>
        <w:r>
          <w:fldChar w:fldCharType="separate"/>
        </w:r>
        <w:r w:rsidR="000E6C4D">
          <w:rPr>
            <w:noProof/>
          </w:rPr>
          <w:t>1</w:t>
        </w:r>
        <w:r>
          <w:fldChar w:fldCharType="end"/>
        </w:r>
      </w:p>
    </w:sdtContent>
  </w:sdt>
  <w:p w14:paraId="115A612A" w14:textId="77777777" w:rsidR="006C5D1E" w:rsidRPr="0079517D" w:rsidRDefault="006C5D1E" w:rsidP="00F7549D">
    <w:pPr>
      <w:pStyle w:val="Fuzeile"/>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92DA8" w14:textId="68102362" w:rsidR="006C5D1E" w:rsidRDefault="006C5D1E">
    <w:pPr>
      <w:pStyle w:val="Fuzeile"/>
      <w:jc w:val="center"/>
    </w:pPr>
    <w:r>
      <w:t xml:space="preserve"> B - </w:t>
    </w:r>
    <w:sdt>
      <w:sdtPr>
        <w:id w:val="281694150"/>
        <w:docPartObj>
          <w:docPartGallery w:val="Page Numbers (Bottom of Page)"/>
          <w:docPartUnique/>
        </w:docPartObj>
      </w:sdtPr>
      <w:sdtEndPr/>
      <w:sdtContent>
        <w:r>
          <w:fldChar w:fldCharType="begin"/>
        </w:r>
        <w:r>
          <w:instrText>PAGE   \* MERGEFORMAT</w:instrText>
        </w:r>
        <w:r>
          <w:fldChar w:fldCharType="separate"/>
        </w:r>
        <w:r w:rsidR="000E6C4D" w:rsidRPr="000E6C4D">
          <w:rPr>
            <w:noProof/>
            <w:lang w:val="de-DE"/>
          </w:rPr>
          <w:t>2</w:t>
        </w:r>
        <w:r>
          <w:fldChar w:fldCharType="end"/>
        </w:r>
      </w:sdtContent>
    </w:sdt>
  </w:p>
  <w:p w14:paraId="694C3FDE" w14:textId="77777777" w:rsidR="006C5D1E" w:rsidRPr="002F3E1E" w:rsidRDefault="006C5D1E" w:rsidP="00F7549D">
    <w:pPr>
      <w:pStyle w:val="Fuzeile"/>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6171125"/>
      <w:docPartObj>
        <w:docPartGallery w:val="Page Numbers (Bottom of Page)"/>
        <w:docPartUnique/>
      </w:docPartObj>
    </w:sdtPr>
    <w:sdtEndPr/>
    <w:sdtContent>
      <w:p w14:paraId="30E89515" w14:textId="0FD55C47" w:rsidR="006C5D1E" w:rsidRDefault="006C5D1E">
        <w:pPr>
          <w:pStyle w:val="Fuzeile"/>
          <w:jc w:val="center"/>
        </w:pPr>
        <w:r>
          <w:t xml:space="preserve"> B - </w:t>
        </w:r>
        <w:r>
          <w:fldChar w:fldCharType="begin"/>
        </w:r>
        <w:r>
          <w:instrText>PAGE   \* MERGEFORMAT</w:instrText>
        </w:r>
        <w:r>
          <w:fldChar w:fldCharType="separate"/>
        </w:r>
        <w:r w:rsidR="000E6C4D">
          <w:rPr>
            <w:noProof/>
          </w:rPr>
          <w:t>3</w:t>
        </w:r>
        <w:r>
          <w:fldChar w:fldCharType="end"/>
        </w:r>
      </w:p>
    </w:sdtContent>
  </w:sdt>
  <w:p w14:paraId="65AC16F3" w14:textId="77777777" w:rsidR="006C5D1E" w:rsidRPr="0079517D" w:rsidRDefault="006C5D1E" w:rsidP="00F7549D">
    <w:pPr>
      <w:pStyle w:val="Fuzeile"/>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076A32" w14:textId="77777777" w:rsidR="00913FDC" w:rsidRDefault="00913FDC">
      <w:pPr>
        <w:spacing w:after="0"/>
      </w:pPr>
      <w:r>
        <w:separator/>
      </w:r>
    </w:p>
  </w:footnote>
  <w:footnote w:type="continuationSeparator" w:id="0">
    <w:p w14:paraId="4DDAD4F9" w14:textId="77777777" w:rsidR="00913FDC" w:rsidRDefault="00913FD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7880E" w14:textId="344BC4A1" w:rsidR="006C5D1E" w:rsidRPr="00C060A8" w:rsidRDefault="006C5D1E" w:rsidP="009F20BA">
    <w:pPr>
      <w:pStyle w:val="Kopfzeile"/>
      <w:tabs>
        <w:tab w:val="clear" w:pos="4680"/>
        <w:tab w:val="clear" w:pos="9360"/>
        <w:tab w:val="left" w:pos="1985"/>
        <w:tab w:val="right" w:pos="8647"/>
      </w:tabs>
      <w:jc w:val="right"/>
      <w:rPr>
        <w:lang w:val="en-GB"/>
      </w:rPr>
    </w:pPr>
    <w:r w:rsidRPr="00C060A8">
      <w:rPr>
        <w:lang w:val="en-GB"/>
      </w:rPr>
      <w:t>OGC 14-</w:t>
    </w:r>
    <w:r>
      <w:rPr>
        <w:lang w:val="en-GB"/>
      </w:rPr>
      <w:t>111r2</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254D1" w14:textId="12D932B5" w:rsidR="006C5D1E" w:rsidRPr="00A434DB" w:rsidRDefault="006C5D1E" w:rsidP="001C775D">
    <w:pPr>
      <w:pStyle w:val="Kopfzeile"/>
      <w:tabs>
        <w:tab w:val="clear" w:pos="9360"/>
        <w:tab w:val="left" w:pos="6810"/>
        <w:tab w:val="right" w:pos="8647"/>
      </w:tabs>
      <w:rPr>
        <w:lang w:val="en-GB"/>
      </w:rPr>
    </w:pPr>
    <w:r>
      <w:rPr>
        <w:lang w:val="en-GB"/>
      </w:rPr>
      <w:tab/>
    </w:r>
    <w:r w:rsidRPr="00A434DB">
      <w:rPr>
        <w:lang w:val="en-GB"/>
      </w:rPr>
      <w:tab/>
      <w:t>OGC 14-</w:t>
    </w:r>
    <w:r>
      <w:rPr>
        <w:lang w:val="en-GB"/>
      </w:rPr>
      <w:t>111</w:t>
    </w:r>
    <w:r w:rsidRPr="00A434DB">
      <w:rPr>
        <w:lang w:val="en-GB"/>
      </w:rPr>
      <w:t>r</w:t>
    </w:r>
    <w:r>
      <w:rPr>
        <w:lang w:val="en-GB"/>
      </w:rPr>
      <w:t>2</w:t>
    </w:r>
  </w:p>
  <w:p w14:paraId="4CBCB097" w14:textId="77777777" w:rsidR="006C5D1E" w:rsidRPr="005D4956" w:rsidRDefault="006C5D1E" w:rsidP="00A434DB">
    <w:pPr>
      <w:pStyle w:val="Kopfzeile"/>
      <w:jc w:val="both"/>
      <w:rPr>
        <w:lang w:val="en-GB"/>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A5176C" w14:textId="2F0FDF87" w:rsidR="006C5D1E" w:rsidRPr="00A434DB" w:rsidRDefault="006C5D1E" w:rsidP="00F7549D">
    <w:pPr>
      <w:pStyle w:val="Kopfzeile"/>
      <w:tabs>
        <w:tab w:val="clear" w:pos="9360"/>
        <w:tab w:val="right" w:pos="8647"/>
      </w:tabs>
      <w:jc w:val="right"/>
      <w:rPr>
        <w:lang w:val="en-GB"/>
      </w:rPr>
    </w:pPr>
    <w:r>
      <w:rPr>
        <w:lang w:val="en-GB"/>
      </w:rPr>
      <w:t>OGC 14-111</w:t>
    </w:r>
    <w:r w:rsidRPr="00A434DB">
      <w:rPr>
        <w:lang w:val="en-GB"/>
      </w:rPr>
      <w:t>r</w:t>
    </w:r>
    <w:r>
      <w:rPr>
        <w:lang w:val="en-GB"/>
      </w:rPr>
      <w:t>2</w:t>
    </w:r>
  </w:p>
  <w:p w14:paraId="62803491" w14:textId="77777777" w:rsidR="006C5D1E" w:rsidRPr="00C71A5E" w:rsidRDefault="006C5D1E" w:rsidP="00A434DB">
    <w:pPr>
      <w:pStyle w:val="Kopfzeile"/>
      <w:jc w:val="both"/>
      <w:rPr>
        <w:lang w:val="en-GB"/>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8AFBD2" w14:textId="5A0ACDB0" w:rsidR="006C5D1E" w:rsidRPr="00A434DB" w:rsidRDefault="006C5D1E" w:rsidP="009F20BA">
    <w:pPr>
      <w:pStyle w:val="Kopfzeile"/>
      <w:tabs>
        <w:tab w:val="clear" w:pos="9360"/>
        <w:tab w:val="right" w:pos="8647"/>
      </w:tabs>
      <w:jc w:val="right"/>
      <w:rPr>
        <w:lang w:val="en-GB"/>
      </w:rPr>
    </w:pPr>
    <w:r>
      <w:rPr>
        <w:lang w:val="en-GB"/>
      </w:rPr>
      <w:t>OGC 14-111</w:t>
    </w:r>
    <w:r w:rsidRPr="00A434DB">
      <w:rPr>
        <w:lang w:val="en-GB"/>
      </w:rPr>
      <w:t>r</w:t>
    </w:r>
    <w:r>
      <w:rPr>
        <w:lang w:val="en-GB"/>
      </w:rPr>
      <w:t>2</w:t>
    </w:r>
  </w:p>
  <w:p w14:paraId="22EB8458" w14:textId="77777777" w:rsidR="006C5D1E" w:rsidRPr="00C71A5E" w:rsidRDefault="006C5D1E" w:rsidP="00A434DB">
    <w:pPr>
      <w:pStyle w:val="Kopfzeile"/>
      <w:jc w:val="both"/>
      <w:rPr>
        <w:lang w:val="en-GB"/>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723B7" w14:textId="54494E67" w:rsidR="006C5D1E" w:rsidRPr="00A434DB" w:rsidRDefault="006C5D1E" w:rsidP="009F20BA">
    <w:pPr>
      <w:pStyle w:val="Kopfzeile"/>
      <w:tabs>
        <w:tab w:val="clear" w:pos="9360"/>
        <w:tab w:val="right" w:pos="8647"/>
      </w:tabs>
      <w:jc w:val="right"/>
      <w:rPr>
        <w:lang w:val="en-GB"/>
      </w:rPr>
    </w:pPr>
    <w:r>
      <w:rPr>
        <w:lang w:val="en-GB"/>
      </w:rPr>
      <w:t>OGC 14-111</w:t>
    </w:r>
    <w:r w:rsidRPr="00A434DB">
      <w:rPr>
        <w:lang w:val="en-GB"/>
      </w:rPr>
      <w:t>r</w:t>
    </w:r>
    <w:r>
      <w:rPr>
        <w:lang w:val="en-GB"/>
      </w:rPr>
      <w:t>2</w:t>
    </w:r>
  </w:p>
  <w:p w14:paraId="12A1F71B" w14:textId="77777777" w:rsidR="006C5D1E" w:rsidRPr="00C71A5E" w:rsidRDefault="006C5D1E" w:rsidP="00A434DB">
    <w:pPr>
      <w:pStyle w:val="Kopfzeile"/>
      <w:jc w:val="both"/>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08EBA3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361AC9D2"/>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385C75F0"/>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31968CA8"/>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CDCCC61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A66619F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F852F75C"/>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B0C89CC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A6A6A8DC"/>
    <w:lvl w:ilvl="0">
      <w:start w:val="1"/>
      <w:numFmt w:val="decimal"/>
      <w:pStyle w:val="Listennummer"/>
      <w:lvlText w:val="%1."/>
      <w:lvlJc w:val="left"/>
      <w:pPr>
        <w:tabs>
          <w:tab w:val="num" w:pos="360"/>
        </w:tabs>
        <w:ind w:left="360" w:hanging="360"/>
      </w:pPr>
    </w:lvl>
  </w:abstractNum>
  <w:abstractNum w:abstractNumId="9">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0">
    <w:nsid w:val="01EC6199"/>
    <w:multiLevelType w:val="multilevel"/>
    <w:tmpl w:val="C73E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1FF1D3F"/>
    <w:multiLevelType w:val="hybridMultilevel"/>
    <w:tmpl w:val="8350105C"/>
    <w:lvl w:ilvl="0" w:tplc="39E209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4">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5">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13E662B"/>
    <w:multiLevelType w:val="multilevel"/>
    <w:tmpl w:val="0809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nsid w:val="35AA7DCC"/>
    <w:multiLevelType w:val="multilevel"/>
    <w:tmpl w:val="8F7607AA"/>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1main"/>
      <w:lvlText w:val="%1.%2"/>
      <w:lvlJc w:val="left"/>
      <w:pPr>
        <w:tabs>
          <w:tab w:val="num" w:pos="576"/>
        </w:tabs>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en-US"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nnexLevel2"/>
      <w:lvlText w:val="%1.%2.%3"/>
      <w:lvlJc w:val="left"/>
      <w:pPr>
        <w:tabs>
          <w:tab w:val="num" w:pos="1146"/>
        </w:tabs>
        <w:ind w:left="1146" w:hanging="720"/>
      </w:pPr>
      <w:rPr>
        <w:rFonts w:ascii="Times New Roman" w:hAnsi="Times New Roman" w:cs="Times New Roman" w:hint="default"/>
      </w:rPr>
    </w:lvl>
    <w:lvl w:ilvl="3">
      <w:start w:val="1"/>
      <w:numFmt w:val="decimal"/>
      <w:pStyle w:val="Annexlevel3"/>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8">
    <w:nsid w:val="3A5F0416"/>
    <w:multiLevelType w:val="hybridMultilevel"/>
    <w:tmpl w:val="9B847F4E"/>
    <w:lvl w:ilvl="0" w:tplc="FFFFFFFF">
      <w:start w:val="1"/>
      <w:numFmt w:val="none"/>
      <w:pStyle w:val="Note"/>
      <w:lvlText w:val="NOTE: "/>
      <w:lvlJc w:val="left"/>
      <w:pPr>
        <w:tabs>
          <w:tab w:val="num" w:pos="1287"/>
        </w:tabs>
        <w:ind w:left="1287" w:hanging="360"/>
      </w:pPr>
      <w:rPr>
        <w:rFonts w:hint="default"/>
      </w:rPr>
    </w:lvl>
    <w:lvl w:ilvl="1" w:tplc="17742B04">
      <w:start w:val="1"/>
      <w:numFmt w:val="decimal"/>
      <w:lvlText w:val="%2."/>
      <w:lvlJc w:val="left"/>
      <w:pPr>
        <w:tabs>
          <w:tab w:val="num" w:pos="1440"/>
        </w:tabs>
        <w:ind w:left="1440" w:hanging="360"/>
      </w:pPr>
      <w:rPr>
        <w:rFonts w:hint="default"/>
      </w:rPr>
    </w:lvl>
    <w:lvl w:ilvl="2" w:tplc="761A5E8A">
      <w:start w:val="1"/>
      <w:numFmt w:val="bullet"/>
      <w:lvlText w:val="-"/>
      <w:lvlJc w:val="left"/>
      <w:pPr>
        <w:tabs>
          <w:tab w:val="num" w:pos="2340"/>
        </w:tabs>
        <w:ind w:left="2340" w:hanging="360"/>
      </w:pPr>
      <w:rPr>
        <w:rFonts w:ascii="Times New Roman" w:eastAsia="Times New Roman" w:hAnsi="Times New Roman" w:cs="Times New Roman"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nsid w:val="44E7048D"/>
    <w:multiLevelType w:val="multilevel"/>
    <w:tmpl w:val="635A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D02721D"/>
    <w:multiLevelType w:val="hybridMultilevel"/>
    <w:tmpl w:val="0C86CABE"/>
    <w:lvl w:ilvl="0" w:tplc="59E899BA">
      <w:start w:val="1"/>
      <w:numFmt w:val="decimal"/>
      <w:pStyle w:val="Foreword"/>
      <w:lvlText w:val="Figure %1."/>
      <w:lvlJc w:val="left"/>
      <w:pPr>
        <w:tabs>
          <w:tab w:val="num" w:pos="3338"/>
        </w:tabs>
        <w:ind w:left="3338" w:hanging="360"/>
      </w:pPr>
      <w:rPr>
        <w:rFonts w:hint="default"/>
        <w:b/>
        <w:i w:val="0"/>
        <w:color w:val="auto"/>
      </w:rPr>
    </w:lvl>
    <w:lvl w:ilvl="1" w:tplc="FFFFFFFF">
      <w:start w:val="1"/>
      <w:numFmt w:val="lowerLetter"/>
      <w:lvlText w:val="%2."/>
      <w:lvlJc w:val="left"/>
      <w:pPr>
        <w:tabs>
          <w:tab w:val="num" w:pos="4058"/>
        </w:tabs>
        <w:ind w:left="4058" w:hanging="360"/>
      </w:pPr>
    </w:lvl>
    <w:lvl w:ilvl="2" w:tplc="FFFFFFFF">
      <w:start w:val="1"/>
      <w:numFmt w:val="lowerRoman"/>
      <w:lvlText w:val="%3."/>
      <w:lvlJc w:val="right"/>
      <w:pPr>
        <w:tabs>
          <w:tab w:val="num" w:pos="4778"/>
        </w:tabs>
        <w:ind w:left="4778" w:hanging="180"/>
      </w:pPr>
    </w:lvl>
    <w:lvl w:ilvl="3" w:tplc="FFFFFFFF" w:tentative="1">
      <w:start w:val="1"/>
      <w:numFmt w:val="decimal"/>
      <w:lvlText w:val="%4."/>
      <w:lvlJc w:val="left"/>
      <w:pPr>
        <w:tabs>
          <w:tab w:val="num" w:pos="5498"/>
        </w:tabs>
        <w:ind w:left="5498" w:hanging="360"/>
      </w:pPr>
    </w:lvl>
    <w:lvl w:ilvl="4" w:tplc="FFFFFFFF" w:tentative="1">
      <w:start w:val="1"/>
      <w:numFmt w:val="lowerLetter"/>
      <w:lvlText w:val="%5."/>
      <w:lvlJc w:val="left"/>
      <w:pPr>
        <w:tabs>
          <w:tab w:val="num" w:pos="6218"/>
        </w:tabs>
        <w:ind w:left="6218" w:hanging="360"/>
      </w:pPr>
    </w:lvl>
    <w:lvl w:ilvl="5" w:tplc="FFFFFFFF" w:tentative="1">
      <w:start w:val="1"/>
      <w:numFmt w:val="lowerRoman"/>
      <w:lvlText w:val="%6."/>
      <w:lvlJc w:val="right"/>
      <w:pPr>
        <w:tabs>
          <w:tab w:val="num" w:pos="6938"/>
        </w:tabs>
        <w:ind w:left="6938" w:hanging="180"/>
      </w:pPr>
    </w:lvl>
    <w:lvl w:ilvl="6" w:tplc="FFFFFFFF" w:tentative="1">
      <w:start w:val="1"/>
      <w:numFmt w:val="decimal"/>
      <w:lvlText w:val="%7."/>
      <w:lvlJc w:val="left"/>
      <w:pPr>
        <w:tabs>
          <w:tab w:val="num" w:pos="7658"/>
        </w:tabs>
        <w:ind w:left="7658" w:hanging="360"/>
      </w:pPr>
    </w:lvl>
    <w:lvl w:ilvl="7" w:tplc="FFFFFFFF" w:tentative="1">
      <w:start w:val="1"/>
      <w:numFmt w:val="lowerLetter"/>
      <w:lvlText w:val="%8."/>
      <w:lvlJc w:val="left"/>
      <w:pPr>
        <w:tabs>
          <w:tab w:val="num" w:pos="8378"/>
        </w:tabs>
        <w:ind w:left="8378" w:hanging="360"/>
      </w:pPr>
    </w:lvl>
    <w:lvl w:ilvl="8" w:tplc="FFFFFFFF" w:tentative="1">
      <w:start w:val="1"/>
      <w:numFmt w:val="lowerRoman"/>
      <w:lvlText w:val="%9."/>
      <w:lvlJc w:val="right"/>
      <w:pPr>
        <w:tabs>
          <w:tab w:val="num" w:pos="9098"/>
        </w:tabs>
        <w:ind w:left="9098" w:hanging="180"/>
      </w:pPr>
    </w:lvl>
  </w:abstractNum>
  <w:abstractNum w:abstractNumId="21">
    <w:nsid w:val="5D8C0722"/>
    <w:multiLevelType w:val="hybridMultilevel"/>
    <w:tmpl w:val="A4A83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7911D0"/>
    <w:multiLevelType w:val="multilevel"/>
    <w:tmpl w:val="064A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72926EB"/>
    <w:multiLevelType w:val="multilevel"/>
    <w:tmpl w:val="0809001F"/>
    <w:styleLink w:val="111111"/>
    <w:lvl w:ilvl="0">
      <w:start w:val="1"/>
      <w:numFmt w:val="decimal"/>
      <w:lvlText w:val="%1."/>
      <w:lvlJc w:val="left"/>
      <w:pPr>
        <w:tabs>
          <w:tab w:val="num" w:pos="360"/>
        </w:tabs>
        <w:ind w:left="360" w:hanging="360"/>
      </w:pPr>
    </w:lvl>
    <w:lvl w:ilvl="1">
      <w:start w:val="4"/>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4">
    <w:nsid w:val="796E4455"/>
    <w:multiLevelType w:val="hybridMultilevel"/>
    <w:tmpl w:val="6AC8094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nsid w:val="7AE74056"/>
    <w:multiLevelType w:val="multilevel"/>
    <w:tmpl w:val="EF1EFC5C"/>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0" w:firstLine="0"/>
      </w:pPr>
      <w:rPr>
        <w:rFonts w:hint="default"/>
      </w:rPr>
    </w:lvl>
    <w:lvl w:ilvl="2">
      <w:start w:val="1"/>
      <w:numFmt w:val="decimal"/>
      <w:pStyle w:val="berschrift3"/>
      <w:lvlText w:val="%1.%2.%3"/>
      <w:lvlJc w:val="left"/>
      <w:pPr>
        <w:ind w:left="0" w:firstLine="0"/>
      </w:pPr>
      <w:rPr>
        <w:rFonts w:hint="default"/>
      </w:rPr>
    </w:lvl>
    <w:lvl w:ilvl="3">
      <w:start w:val="1"/>
      <w:numFmt w:val="decimal"/>
      <w:pStyle w:val="berschrift4"/>
      <w:lvlText w:val="%1.%2.%3.%4"/>
      <w:lvlJc w:val="left"/>
      <w:pPr>
        <w:ind w:left="284" w:firstLine="0"/>
      </w:pPr>
      <w:rPr>
        <w:rFonts w:hint="default"/>
      </w:rPr>
    </w:lvl>
    <w:lvl w:ilvl="4">
      <w:start w:val="1"/>
      <w:numFmt w:val="decimal"/>
      <w:pStyle w:val="berschrift5"/>
      <w:lvlText w:val="%1.%2.%3.%4.%5"/>
      <w:lvlJc w:val="left"/>
      <w:pPr>
        <w:ind w:left="0" w:firstLine="0"/>
      </w:pPr>
      <w:rPr>
        <w:rFonts w:hint="default"/>
      </w:rPr>
    </w:lvl>
    <w:lvl w:ilvl="5">
      <w:start w:val="1"/>
      <w:numFmt w:val="decimal"/>
      <w:pStyle w:val="berschrift6"/>
      <w:lvlText w:val="%1.%2.%3.%4.%5.%6"/>
      <w:lvlJc w:val="left"/>
      <w:pPr>
        <w:ind w:left="0" w:firstLine="0"/>
      </w:pPr>
      <w:rPr>
        <w:rFonts w:hint="default"/>
      </w:rPr>
    </w:lvl>
    <w:lvl w:ilvl="6">
      <w:start w:val="1"/>
      <w:numFmt w:val="decimal"/>
      <w:pStyle w:val="berschrift7"/>
      <w:lvlText w:val="%1.%2.%3.%4.%5.%6.%7"/>
      <w:lvlJc w:val="left"/>
      <w:pPr>
        <w:ind w:left="0" w:firstLine="0"/>
      </w:pPr>
      <w:rPr>
        <w:rFonts w:hint="default"/>
      </w:rPr>
    </w:lvl>
    <w:lvl w:ilvl="7">
      <w:start w:val="1"/>
      <w:numFmt w:val="decimal"/>
      <w:pStyle w:val="berschrift8"/>
      <w:lvlText w:val="%1.%2.%3.%4.%5.%6.%7.%8"/>
      <w:lvlJc w:val="left"/>
      <w:pPr>
        <w:ind w:left="0" w:firstLine="0"/>
      </w:pPr>
      <w:rPr>
        <w:rFonts w:hint="default"/>
      </w:rPr>
    </w:lvl>
    <w:lvl w:ilvl="8">
      <w:start w:val="1"/>
      <w:numFmt w:val="decimal"/>
      <w:pStyle w:val="berschrift9"/>
      <w:lvlText w:val="%1.%2.%3.%4.%5.%6.%7.%8.%9"/>
      <w:lvlJc w:val="left"/>
      <w:pPr>
        <w:ind w:left="0" w:firstLine="0"/>
      </w:pPr>
      <w:rPr>
        <w:rFonts w:hint="default"/>
      </w:rPr>
    </w:lvl>
  </w:abstractNum>
  <w:num w:numId="1">
    <w:abstractNumId w:val="25"/>
  </w:num>
  <w:num w:numId="2">
    <w:abstractNumId w:val="9"/>
  </w:num>
  <w:num w:numId="3">
    <w:abstractNumId w:val="12"/>
  </w:num>
  <w:num w:numId="4">
    <w:abstractNumId w:val="15"/>
  </w:num>
  <w:num w:numId="5">
    <w:abstractNumId w:val="14"/>
  </w:num>
  <w:num w:numId="6">
    <w:abstractNumId w:val="13"/>
  </w:num>
  <w:num w:numId="7">
    <w:abstractNumId w:val="16"/>
  </w:num>
  <w:num w:numId="8">
    <w:abstractNumId w:val="18"/>
  </w:num>
  <w:num w:numId="9">
    <w:abstractNumId w:val="17"/>
  </w:num>
  <w:num w:numId="10">
    <w:abstractNumId w:val="8"/>
  </w:num>
  <w:num w:numId="11">
    <w:abstractNumId w:val="24"/>
  </w:num>
  <w:num w:numId="12">
    <w:abstractNumId w:val="23"/>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20"/>
  </w:num>
  <w:num w:numId="22">
    <w:abstractNumId w:val="10"/>
  </w:num>
  <w:num w:numId="23">
    <w:abstractNumId w:val="19"/>
  </w:num>
  <w:num w:numId="24">
    <w:abstractNumId w:val="22"/>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num>
  <w:num w:numId="27">
    <w:abstractNumId w:val="25"/>
  </w:num>
  <w:num w:numId="28">
    <w:abstractNumId w:val="11"/>
  </w:num>
  <w:numIdMacAtCleanup w:val="2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b Atkinson">
    <w15:presenceInfo w15:providerId="Windows Live" w15:userId="2246f9d1421f55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attachedTemplate r:id="rId1"/>
  <w:trackRevisions/>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52E"/>
    <w:rsid w:val="00000352"/>
    <w:rsid w:val="000009F5"/>
    <w:rsid w:val="0000110E"/>
    <w:rsid w:val="00005CA5"/>
    <w:rsid w:val="00005E29"/>
    <w:rsid w:val="0001318A"/>
    <w:rsid w:val="0001508C"/>
    <w:rsid w:val="0001661B"/>
    <w:rsid w:val="00017536"/>
    <w:rsid w:val="00017651"/>
    <w:rsid w:val="000200A1"/>
    <w:rsid w:val="000203FF"/>
    <w:rsid w:val="00021804"/>
    <w:rsid w:val="0002466E"/>
    <w:rsid w:val="000248C5"/>
    <w:rsid w:val="000271EF"/>
    <w:rsid w:val="00030624"/>
    <w:rsid w:val="00031D1A"/>
    <w:rsid w:val="00033C57"/>
    <w:rsid w:val="00033F3D"/>
    <w:rsid w:val="00034259"/>
    <w:rsid w:val="00034A6D"/>
    <w:rsid w:val="00035283"/>
    <w:rsid w:val="00035727"/>
    <w:rsid w:val="00042787"/>
    <w:rsid w:val="00042E10"/>
    <w:rsid w:val="00043CED"/>
    <w:rsid w:val="00046160"/>
    <w:rsid w:val="0005355F"/>
    <w:rsid w:val="00053FB3"/>
    <w:rsid w:val="00054D70"/>
    <w:rsid w:val="00056311"/>
    <w:rsid w:val="00057460"/>
    <w:rsid w:val="0006047D"/>
    <w:rsid w:val="00060AA6"/>
    <w:rsid w:val="00065CF9"/>
    <w:rsid w:val="00070673"/>
    <w:rsid w:val="0007152C"/>
    <w:rsid w:val="000716B0"/>
    <w:rsid w:val="00076A3C"/>
    <w:rsid w:val="000809AE"/>
    <w:rsid w:val="000845C2"/>
    <w:rsid w:val="00084719"/>
    <w:rsid w:val="0008537B"/>
    <w:rsid w:val="0008552D"/>
    <w:rsid w:val="0008573D"/>
    <w:rsid w:val="00091BC3"/>
    <w:rsid w:val="000935B3"/>
    <w:rsid w:val="00095D0D"/>
    <w:rsid w:val="000961E0"/>
    <w:rsid w:val="00096BFA"/>
    <w:rsid w:val="00097C5C"/>
    <w:rsid w:val="000A06CE"/>
    <w:rsid w:val="000A1BD4"/>
    <w:rsid w:val="000A3859"/>
    <w:rsid w:val="000A4D54"/>
    <w:rsid w:val="000A5CC4"/>
    <w:rsid w:val="000A6104"/>
    <w:rsid w:val="000A641C"/>
    <w:rsid w:val="000A7F9D"/>
    <w:rsid w:val="000B04FE"/>
    <w:rsid w:val="000B5BA5"/>
    <w:rsid w:val="000C0055"/>
    <w:rsid w:val="000C73A5"/>
    <w:rsid w:val="000C7924"/>
    <w:rsid w:val="000D1475"/>
    <w:rsid w:val="000D29E9"/>
    <w:rsid w:val="000D2B0D"/>
    <w:rsid w:val="000D3531"/>
    <w:rsid w:val="000D4093"/>
    <w:rsid w:val="000D4A65"/>
    <w:rsid w:val="000D7633"/>
    <w:rsid w:val="000D7B6E"/>
    <w:rsid w:val="000D7B72"/>
    <w:rsid w:val="000E0093"/>
    <w:rsid w:val="000E5820"/>
    <w:rsid w:val="000E5A5E"/>
    <w:rsid w:val="000E6847"/>
    <w:rsid w:val="000E6C4D"/>
    <w:rsid w:val="000F0EDB"/>
    <w:rsid w:val="000F2914"/>
    <w:rsid w:val="000F3647"/>
    <w:rsid w:val="000F51AE"/>
    <w:rsid w:val="00100EE1"/>
    <w:rsid w:val="001024B6"/>
    <w:rsid w:val="00104CFA"/>
    <w:rsid w:val="00106C0B"/>
    <w:rsid w:val="001101C6"/>
    <w:rsid w:val="00110451"/>
    <w:rsid w:val="00112351"/>
    <w:rsid w:val="00113A18"/>
    <w:rsid w:val="00114B44"/>
    <w:rsid w:val="001155BB"/>
    <w:rsid w:val="00115940"/>
    <w:rsid w:val="00117633"/>
    <w:rsid w:val="00120235"/>
    <w:rsid w:val="00120914"/>
    <w:rsid w:val="00124063"/>
    <w:rsid w:val="0012406C"/>
    <w:rsid w:val="00125664"/>
    <w:rsid w:val="00125F7F"/>
    <w:rsid w:val="00127BFD"/>
    <w:rsid w:val="0013068F"/>
    <w:rsid w:val="00130EE7"/>
    <w:rsid w:val="00131585"/>
    <w:rsid w:val="0013283D"/>
    <w:rsid w:val="001330F5"/>
    <w:rsid w:val="00133DDD"/>
    <w:rsid w:val="00134887"/>
    <w:rsid w:val="00136A2A"/>
    <w:rsid w:val="00142A5B"/>
    <w:rsid w:val="00142F91"/>
    <w:rsid w:val="001443EB"/>
    <w:rsid w:val="001446E4"/>
    <w:rsid w:val="00145C24"/>
    <w:rsid w:val="00146D92"/>
    <w:rsid w:val="00147019"/>
    <w:rsid w:val="0015168C"/>
    <w:rsid w:val="00152486"/>
    <w:rsid w:val="00153131"/>
    <w:rsid w:val="001533F5"/>
    <w:rsid w:val="00154114"/>
    <w:rsid w:val="00154490"/>
    <w:rsid w:val="00155E8A"/>
    <w:rsid w:val="00155F92"/>
    <w:rsid w:val="0016027C"/>
    <w:rsid w:val="00162066"/>
    <w:rsid w:val="00164650"/>
    <w:rsid w:val="00165E04"/>
    <w:rsid w:val="00166118"/>
    <w:rsid w:val="00167E1C"/>
    <w:rsid w:val="00171FEA"/>
    <w:rsid w:val="001742B1"/>
    <w:rsid w:val="00177E46"/>
    <w:rsid w:val="001811FA"/>
    <w:rsid w:val="00181314"/>
    <w:rsid w:val="00182684"/>
    <w:rsid w:val="00182AFE"/>
    <w:rsid w:val="0018587E"/>
    <w:rsid w:val="00190110"/>
    <w:rsid w:val="00191AB3"/>
    <w:rsid w:val="00192181"/>
    <w:rsid w:val="00192AA3"/>
    <w:rsid w:val="0019472A"/>
    <w:rsid w:val="00196E79"/>
    <w:rsid w:val="00196FAD"/>
    <w:rsid w:val="0019707D"/>
    <w:rsid w:val="00197CF6"/>
    <w:rsid w:val="001A30DA"/>
    <w:rsid w:val="001A32D0"/>
    <w:rsid w:val="001B1F0D"/>
    <w:rsid w:val="001B2330"/>
    <w:rsid w:val="001B3F3F"/>
    <w:rsid w:val="001C15D3"/>
    <w:rsid w:val="001C263A"/>
    <w:rsid w:val="001C2CD6"/>
    <w:rsid w:val="001C6D07"/>
    <w:rsid w:val="001C7695"/>
    <w:rsid w:val="001C775D"/>
    <w:rsid w:val="001C7981"/>
    <w:rsid w:val="001D13E7"/>
    <w:rsid w:val="001D27A5"/>
    <w:rsid w:val="001D2F59"/>
    <w:rsid w:val="001D437D"/>
    <w:rsid w:val="001D4508"/>
    <w:rsid w:val="001D4813"/>
    <w:rsid w:val="001D594B"/>
    <w:rsid w:val="001D7357"/>
    <w:rsid w:val="001E0A06"/>
    <w:rsid w:val="001E2095"/>
    <w:rsid w:val="001E44C3"/>
    <w:rsid w:val="001E451B"/>
    <w:rsid w:val="001E5F25"/>
    <w:rsid w:val="001F0339"/>
    <w:rsid w:val="001F1677"/>
    <w:rsid w:val="00200093"/>
    <w:rsid w:val="002007E4"/>
    <w:rsid w:val="0020179A"/>
    <w:rsid w:val="002027D3"/>
    <w:rsid w:val="0020452A"/>
    <w:rsid w:val="0021024C"/>
    <w:rsid w:val="002104D0"/>
    <w:rsid w:val="00211657"/>
    <w:rsid w:val="002141DD"/>
    <w:rsid w:val="0021435B"/>
    <w:rsid w:val="00220723"/>
    <w:rsid w:val="00221BB8"/>
    <w:rsid w:val="00222EB4"/>
    <w:rsid w:val="002246FB"/>
    <w:rsid w:val="002276C0"/>
    <w:rsid w:val="0022780C"/>
    <w:rsid w:val="00227920"/>
    <w:rsid w:val="00234F88"/>
    <w:rsid w:val="00236F26"/>
    <w:rsid w:val="002404D5"/>
    <w:rsid w:val="00241299"/>
    <w:rsid w:val="00241C2C"/>
    <w:rsid w:val="002423BE"/>
    <w:rsid w:val="00243F02"/>
    <w:rsid w:val="00245415"/>
    <w:rsid w:val="002504AB"/>
    <w:rsid w:val="0025073A"/>
    <w:rsid w:val="002525CE"/>
    <w:rsid w:val="00252E49"/>
    <w:rsid w:val="0025355F"/>
    <w:rsid w:val="0025382E"/>
    <w:rsid w:val="00254080"/>
    <w:rsid w:val="00254E14"/>
    <w:rsid w:val="002574EC"/>
    <w:rsid w:val="00261C0D"/>
    <w:rsid w:val="00262AB4"/>
    <w:rsid w:val="00263BE6"/>
    <w:rsid w:val="00264040"/>
    <w:rsid w:val="00264598"/>
    <w:rsid w:val="00266517"/>
    <w:rsid w:val="00270F2E"/>
    <w:rsid w:val="00274AAD"/>
    <w:rsid w:val="00274E95"/>
    <w:rsid w:val="002760FE"/>
    <w:rsid w:val="00276AB9"/>
    <w:rsid w:val="00277D72"/>
    <w:rsid w:val="0028056A"/>
    <w:rsid w:val="002822E3"/>
    <w:rsid w:val="00282A94"/>
    <w:rsid w:val="00283A23"/>
    <w:rsid w:val="00287354"/>
    <w:rsid w:val="002877E1"/>
    <w:rsid w:val="0029194C"/>
    <w:rsid w:val="00292BFD"/>
    <w:rsid w:val="0029408D"/>
    <w:rsid w:val="00296573"/>
    <w:rsid w:val="00296DF1"/>
    <w:rsid w:val="0029760E"/>
    <w:rsid w:val="002A018A"/>
    <w:rsid w:val="002A326F"/>
    <w:rsid w:val="002A3454"/>
    <w:rsid w:val="002A4903"/>
    <w:rsid w:val="002A4B5B"/>
    <w:rsid w:val="002A5861"/>
    <w:rsid w:val="002B1D11"/>
    <w:rsid w:val="002B3E61"/>
    <w:rsid w:val="002B5BA8"/>
    <w:rsid w:val="002B633E"/>
    <w:rsid w:val="002B764B"/>
    <w:rsid w:val="002C0B9E"/>
    <w:rsid w:val="002C207B"/>
    <w:rsid w:val="002C3C8A"/>
    <w:rsid w:val="002C5340"/>
    <w:rsid w:val="002C6683"/>
    <w:rsid w:val="002C71EA"/>
    <w:rsid w:val="002C765F"/>
    <w:rsid w:val="002D14B0"/>
    <w:rsid w:val="002D268C"/>
    <w:rsid w:val="002D6722"/>
    <w:rsid w:val="002D7422"/>
    <w:rsid w:val="002D769B"/>
    <w:rsid w:val="002D7875"/>
    <w:rsid w:val="002E2EB7"/>
    <w:rsid w:val="002E3205"/>
    <w:rsid w:val="002E4ADE"/>
    <w:rsid w:val="002E508B"/>
    <w:rsid w:val="002E77D1"/>
    <w:rsid w:val="002F0B2A"/>
    <w:rsid w:val="002F1216"/>
    <w:rsid w:val="002F1406"/>
    <w:rsid w:val="002F15C4"/>
    <w:rsid w:val="002F345C"/>
    <w:rsid w:val="002F3E1E"/>
    <w:rsid w:val="002F67B9"/>
    <w:rsid w:val="002F6FCF"/>
    <w:rsid w:val="00300EAD"/>
    <w:rsid w:val="00301535"/>
    <w:rsid w:val="003065A2"/>
    <w:rsid w:val="003067C2"/>
    <w:rsid w:val="003101B9"/>
    <w:rsid w:val="003106AA"/>
    <w:rsid w:val="003125F8"/>
    <w:rsid w:val="00314D4B"/>
    <w:rsid w:val="00316EBB"/>
    <w:rsid w:val="00320579"/>
    <w:rsid w:val="00322A4A"/>
    <w:rsid w:val="003247A2"/>
    <w:rsid w:val="00327231"/>
    <w:rsid w:val="00331CB6"/>
    <w:rsid w:val="003328EA"/>
    <w:rsid w:val="00334360"/>
    <w:rsid w:val="0033593D"/>
    <w:rsid w:val="00337E73"/>
    <w:rsid w:val="003403E7"/>
    <w:rsid w:val="003408E5"/>
    <w:rsid w:val="00341250"/>
    <w:rsid w:val="0034377C"/>
    <w:rsid w:val="00343A3A"/>
    <w:rsid w:val="00343F95"/>
    <w:rsid w:val="003446B8"/>
    <w:rsid w:val="003550F0"/>
    <w:rsid w:val="0035613A"/>
    <w:rsid w:val="00360E85"/>
    <w:rsid w:val="0036157A"/>
    <w:rsid w:val="00362A3B"/>
    <w:rsid w:val="00364AAD"/>
    <w:rsid w:val="0036587F"/>
    <w:rsid w:val="00370C3B"/>
    <w:rsid w:val="003712C9"/>
    <w:rsid w:val="00372327"/>
    <w:rsid w:val="00374C1B"/>
    <w:rsid w:val="00377235"/>
    <w:rsid w:val="0038066D"/>
    <w:rsid w:val="003808AE"/>
    <w:rsid w:val="0038152E"/>
    <w:rsid w:val="00385CCA"/>
    <w:rsid w:val="00385F60"/>
    <w:rsid w:val="00391E6A"/>
    <w:rsid w:val="0039317A"/>
    <w:rsid w:val="00393925"/>
    <w:rsid w:val="003A42C2"/>
    <w:rsid w:val="003A537B"/>
    <w:rsid w:val="003A6616"/>
    <w:rsid w:val="003B04D4"/>
    <w:rsid w:val="003B5D4E"/>
    <w:rsid w:val="003C092C"/>
    <w:rsid w:val="003C13A9"/>
    <w:rsid w:val="003C58D9"/>
    <w:rsid w:val="003D1BB3"/>
    <w:rsid w:val="003D254C"/>
    <w:rsid w:val="003D56BD"/>
    <w:rsid w:val="003E0D1E"/>
    <w:rsid w:val="003E289F"/>
    <w:rsid w:val="003E39C6"/>
    <w:rsid w:val="003E39F6"/>
    <w:rsid w:val="003E4FB3"/>
    <w:rsid w:val="003E5488"/>
    <w:rsid w:val="003F4288"/>
    <w:rsid w:val="004050DA"/>
    <w:rsid w:val="004056DE"/>
    <w:rsid w:val="00406971"/>
    <w:rsid w:val="00406DFE"/>
    <w:rsid w:val="0041223F"/>
    <w:rsid w:val="00413CF9"/>
    <w:rsid w:val="00415CDC"/>
    <w:rsid w:val="004203F0"/>
    <w:rsid w:val="0042245E"/>
    <w:rsid w:val="00424A26"/>
    <w:rsid w:val="0043037C"/>
    <w:rsid w:val="00432582"/>
    <w:rsid w:val="00433AB4"/>
    <w:rsid w:val="00433D90"/>
    <w:rsid w:val="00434EC2"/>
    <w:rsid w:val="00436031"/>
    <w:rsid w:val="00436079"/>
    <w:rsid w:val="00437E50"/>
    <w:rsid w:val="004423BE"/>
    <w:rsid w:val="004426C0"/>
    <w:rsid w:val="00445ACD"/>
    <w:rsid w:val="00446118"/>
    <w:rsid w:val="0044777B"/>
    <w:rsid w:val="00450A24"/>
    <w:rsid w:val="00450C77"/>
    <w:rsid w:val="00452B33"/>
    <w:rsid w:val="00452D2F"/>
    <w:rsid w:val="00454423"/>
    <w:rsid w:val="00455B4B"/>
    <w:rsid w:val="00456BF2"/>
    <w:rsid w:val="00463826"/>
    <w:rsid w:val="00467427"/>
    <w:rsid w:val="0046755F"/>
    <w:rsid w:val="00467DE0"/>
    <w:rsid w:val="00470067"/>
    <w:rsid w:val="00470110"/>
    <w:rsid w:val="00470EF6"/>
    <w:rsid w:val="00472C39"/>
    <w:rsid w:val="0047776A"/>
    <w:rsid w:val="00482839"/>
    <w:rsid w:val="00482CC5"/>
    <w:rsid w:val="00483908"/>
    <w:rsid w:val="00485D53"/>
    <w:rsid w:val="004865A5"/>
    <w:rsid w:val="004918F5"/>
    <w:rsid w:val="00493101"/>
    <w:rsid w:val="004943AE"/>
    <w:rsid w:val="004948FE"/>
    <w:rsid w:val="00494BC5"/>
    <w:rsid w:val="00495FE8"/>
    <w:rsid w:val="004A43FE"/>
    <w:rsid w:val="004A5507"/>
    <w:rsid w:val="004A7342"/>
    <w:rsid w:val="004B14C5"/>
    <w:rsid w:val="004B1A4C"/>
    <w:rsid w:val="004B2996"/>
    <w:rsid w:val="004B721E"/>
    <w:rsid w:val="004B760B"/>
    <w:rsid w:val="004B7D66"/>
    <w:rsid w:val="004C109D"/>
    <w:rsid w:val="004C414A"/>
    <w:rsid w:val="004C43DA"/>
    <w:rsid w:val="004D3166"/>
    <w:rsid w:val="004D39D3"/>
    <w:rsid w:val="004D40C2"/>
    <w:rsid w:val="004D4CF7"/>
    <w:rsid w:val="004E0FED"/>
    <w:rsid w:val="004E325F"/>
    <w:rsid w:val="004E4DE6"/>
    <w:rsid w:val="004E5E44"/>
    <w:rsid w:val="004F4EE3"/>
    <w:rsid w:val="004F51E1"/>
    <w:rsid w:val="004F6763"/>
    <w:rsid w:val="004F7CCB"/>
    <w:rsid w:val="00502287"/>
    <w:rsid w:val="00502E1B"/>
    <w:rsid w:val="005052C3"/>
    <w:rsid w:val="00505D54"/>
    <w:rsid w:val="005069AC"/>
    <w:rsid w:val="00514373"/>
    <w:rsid w:val="005145F3"/>
    <w:rsid w:val="00515E21"/>
    <w:rsid w:val="00516DEE"/>
    <w:rsid w:val="005170C8"/>
    <w:rsid w:val="0051776F"/>
    <w:rsid w:val="0052045D"/>
    <w:rsid w:val="00522D16"/>
    <w:rsid w:val="00523A9B"/>
    <w:rsid w:val="00523C54"/>
    <w:rsid w:val="00523E12"/>
    <w:rsid w:val="00526406"/>
    <w:rsid w:val="00530F0D"/>
    <w:rsid w:val="0053261E"/>
    <w:rsid w:val="0053276C"/>
    <w:rsid w:val="00532F88"/>
    <w:rsid w:val="00533568"/>
    <w:rsid w:val="005346E5"/>
    <w:rsid w:val="00534F6B"/>
    <w:rsid w:val="00535608"/>
    <w:rsid w:val="005367E7"/>
    <w:rsid w:val="00540B68"/>
    <w:rsid w:val="005416D8"/>
    <w:rsid w:val="00545400"/>
    <w:rsid w:val="005458C5"/>
    <w:rsid w:val="005461AD"/>
    <w:rsid w:val="00546D4E"/>
    <w:rsid w:val="00546E2B"/>
    <w:rsid w:val="00553407"/>
    <w:rsid w:val="005553CA"/>
    <w:rsid w:val="0055713B"/>
    <w:rsid w:val="00557D11"/>
    <w:rsid w:val="0056213B"/>
    <w:rsid w:val="00563488"/>
    <w:rsid w:val="00563798"/>
    <w:rsid w:val="0056454E"/>
    <w:rsid w:val="005728BE"/>
    <w:rsid w:val="00572AE9"/>
    <w:rsid w:val="00574CED"/>
    <w:rsid w:val="005767C4"/>
    <w:rsid w:val="005804A4"/>
    <w:rsid w:val="00581E61"/>
    <w:rsid w:val="005839D5"/>
    <w:rsid w:val="00585BA6"/>
    <w:rsid w:val="005924B5"/>
    <w:rsid w:val="00592DA5"/>
    <w:rsid w:val="00594E99"/>
    <w:rsid w:val="005965AB"/>
    <w:rsid w:val="00597DDD"/>
    <w:rsid w:val="005A0706"/>
    <w:rsid w:val="005A3CEC"/>
    <w:rsid w:val="005A6A5F"/>
    <w:rsid w:val="005A7FC9"/>
    <w:rsid w:val="005B0252"/>
    <w:rsid w:val="005B17AD"/>
    <w:rsid w:val="005B59DA"/>
    <w:rsid w:val="005C029C"/>
    <w:rsid w:val="005C25F9"/>
    <w:rsid w:val="005C6279"/>
    <w:rsid w:val="005D0298"/>
    <w:rsid w:val="005D0471"/>
    <w:rsid w:val="005D1758"/>
    <w:rsid w:val="005D26B0"/>
    <w:rsid w:val="005D327C"/>
    <w:rsid w:val="005D43C0"/>
    <w:rsid w:val="005D46D9"/>
    <w:rsid w:val="005D4956"/>
    <w:rsid w:val="005D4FDE"/>
    <w:rsid w:val="005D5867"/>
    <w:rsid w:val="005D60D3"/>
    <w:rsid w:val="005D68A8"/>
    <w:rsid w:val="005D7941"/>
    <w:rsid w:val="005E02FE"/>
    <w:rsid w:val="005E0E03"/>
    <w:rsid w:val="005E5043"/>
    <w:rsid w:val="005E6B6A"/>
    <w:rsid w:val="005E6FEB"/>
    <w:rsid w:val="005F7BDD"/>
    <w:rsid w:val="005F7C31"/>
    <w:rsid w:val="00604011"/>
    <w:rsid w:val="00604B6C"/>
    <w:rsid w:val="00604C0F"/>
    <w:rsid w:val="006056F2"/>
    <w:rsid w:val="00606092"/>
    <w:rsid w:val="00610E0A"/>
    <w:rsid w:val="006119FB"/>
    <w:rsid w:val="0061218B"/>
    <w:rsid w:val="0061311A"/>
    <w:rsid w:val="00613CC2"/>
    <w:rsid w:val="006177A6"/>
    <w:rsid w:val="00622259"/>
    <w:rsid w:val="006276FB"/>
    <w:rsid w:val="00627773"/>
    <w:rsid w:val="00637EFB"/>
    <w:rsid w:val="0064089C"/>
    <w:rsid w:val="00644EF0"/>
    <w:rsid w:val="00645F3A"/>
    <w:rsid w:val="0064763C"/>
    <w:rsid w:val="006477EE"/>
    <w:rsid w:val="00647D98"/>
    <w:rsid w:val="006512DB"/>
    <w:rsid w:val="00661D3F"/>
    <w:rsid w:val="00664C36"/>
    <w:rsid w:val="00666A3F"/>
    <w:rsid w:val="00671237"/>
    <w:rsid w:val="00671495"/>
    <w:rsid w:val="00671D34"/>
    <w:rsid w:val="00673ABF"/>
    <w:rsid w:val="00674174"/>
    <w:rsid w:val="006757C8"/>
    <w:rsid w:val="006760A2"/>
    <w:rsid w:val="006764E3"/>
    <w:rsid w:val="006765B5"/>
    <w:rsid w:val="00684C85"/>
    <w:rsid w:val="006911E4"/>
    <w:rsid w:val="006929D9"/>
    <w:rsid w:val="006959E7"/>
    <w:rsid w:val="00697554"/>
    <w:rsid w:val="006A08DC"/>
    <w:rsid w:val="006A0B3A"/>
    <w:rsid w:val="006A17E9"/>
    <w:rsid w:val="006A307E"/>
    <w:rsid w:val="006A541A"/>
    <w:rsid w:val="006B12E3"/>
    <w:rsid w:val="006B2E9A"/>
    <w:rsid w:val="006B515E"/>
    <w:rsid w:val="006B59E1"/>
    <w:rsid w:val="006B6E5C"/>
    <w:rsid w:val="006C1759"/>
    <w:rsid w:val="006C2113"/>
    <w:rsid w:val="006C5D1E"/>
    <w:rsid w:val="006C6F72"/>
    <w:rsid w:val="006D2CB5"/>
    <w:rsid w:val="006D45A2"/>
    <w:rsid w:val="006D6A27"/>
    <w:rsid w:val="006D78A4"/>
    <w:rsid w:val="006E4B54"/>
    <w:rsid w:val="006E4E00"/>
    <w:rsid w:val="006E4E04"/>
    <w:rsid w:val="006E7F3A"/>
    <w:rsid w:val="006F0F00"/>
    <w:rsid w:val="006F2C68"/>
    <w:rsid w:val="006F4847"/>
    <w:rsid w:val="006F6259"/>
    <w:rsid w:val="006F65FC"/>
    <w:rsid w:val="006F68A9"/>
    <w:rsid w:val="007004D7"/>
    <w:rsid w:val="00700A6F"/>
    <w:rsid w:val="00705313"/>
    <w:rsid w:val="00705A2E"/>
    <w:rsid w:val="00705D09"/>
    <w:rsid w:val="007064F7"/>
    <w:rsid w:val="0071416D"/>
    <w:rsid w:val="007162D5"/>
    <w:rsid w:val="007267C1"/>
    <w:rsid w:val="00727835"/>
    <w:rsid w:val="00732BE5"/>
    <w:rsid w:val="007332F8"/>
    <w:rsid w:val="00733E46"/>
    <w:rsid w:val="007355CE"/>
    <w:rsid w:val="00736764"/>
    <w:rsid w:val="00736BD2"/>
    <w:rsid w:val="00742DC3"/>
    <w:rsid w:val="00743755"/>
    <w:rsid w:val="0074606A"/>
    <w:rsid w:val="00750451"/>
    <w:rsid w:val="0075085D"/>
    <w:rsid w:val="007526CB"/>
    <w:rsid w:val="00753A5E"/>
    <w:rsid w:val="00755F16"/>
    <w:rsid w:val="00757091"/>
    <w:rsid w:val="00757620"/>
    <w:rsid w:val="0075777E"/>
    <w:rsid w:val="007619E9"/>
    <w:rsid w:val="00763879"/>
    <w:rsid w:val="00766205"/>
    <w:rsid w:val="00766380"/>
    <w:rsid w:val="007669BE"/>
    <w:rsid w:val="00766EA5"/>
    <w:rsid w:val="00772251"/>
    <w:rsid w:val="00773158"/>
    <w:rsid w:val="0077485D"/>
    <w:rsid w:val="00776A41"/>
    <w:rsid w:val="00776C29"/>
    <w:rsid w:val="00782246"/>
    <w:rsid w:val="00784F7C"/>
    <w:rsid w:val="00785A05"/>
    <w:rsid w:val="007865B2"/>
    <w:rsid w:val="007865C1"/>
    <w:rsid w:val="00791A49"/>
    <w:rsid w:val="00791ECE"/>
    <w:rsid w:val="007927D6"/>
    <w:rsid w:val="0079310C"/>
    <w:rsid w:val="00794DC7"/>
    <w:rsid w:val="0079517D"/>
    <w:rsid w:val="0079623C"/>
    <w:rsid w:val="00797742"/>
    <w:rsid w:val="007A4BD5"/>
    <w:rsid w:val="007A7224"/>
    <w:rsid w:val="007B0835"/>
    <w:rsid w:val="007B3407"/>
    <w:rsid w:val="007C233B"/>
    <w:rsid w:val="007C3984"/>
    <w:rsid w:val="007C539E"/>
    <w:rsid w:val="007C7588"/>
    <w:rsid w:val="007D2BFC"/>
    <w:rsid w:val="007E0352"/>
    <w:rsid w:val="007E0704"/>
    <w:rsid w:val="007E1059"/>
    <w:rsid w:val="007E45B2"/>
    <w:rsid w:val="007E52CC"/>
    <w:rsid w:val="007E6B11"/>
    <w:rsid w:val="007E6E77"/>
    <w:rsid w:val="007F0DBC"/>
    <w:rsid w:val="007F2B3A"/>
    <w:rsid w:val="007F3C4D"/>
    <w:rsid w:val="007F6680"/>
    <w:rsid w:val="007F7A66"/>
    <w:rsid w:val="00800D2D"/>
    <w:rsid w:val="00801244"/>
    <w:rsid w:val="00801400"/>
    <w:rsid w:val="00802D55"/>
    <w:rsid w:val="00807D2F"/>
    <w:rsid w:val="00810BB1"/>
    <w:rsid w:val="00810C46"/>
    <w:rsid w:val="008136F7"/>
    <w:rsid w:val="008137B6"/>
    <w:rsid w:val="00814F6B"/>
    <w:rsid w:val="00820462"/>
    <w:rsid w:val="00825D22"/>
    <w:rsid w:val="0083058B"/>
    <w:rsid w:val="00830688"/>
    <w:rsid w:val="00832021"/>
    <w:rsid w:val="008327CD"/>
    <w:rsid w:val="00832E19"/>
    <w:rsid w:val="00834985"/>
    <w:rsid w:val="00834C6C"/>
    <w:rsid w:val="00836956"/>
    <w:rsid w:val="00836D74"/>
    <w:rsid w:val="00840923"/>
    <w:rsid w:val="008410C4"/>
    <w:rsid w:val="00842D1B"/>
    <w:rsid w:val="008464F2"/>
    <w:rsid w:val="008523B2"/>
    <w:rsid w:val="00852DE1"/>
    <w:rsid w:val="00855BF2"/>
    <w:rsid w:val="0085634D"/>
    <w:rsid w:val="00862C1B"/>
    <w:rsid w:val="00862DE5"/>
    <w:rsid w:val="00864A94"/>
    <w:rsid w:val="00866323"/>
    <w:rsid w:val="008672EB"/>
    <w:rsid w:val="00870420"/>
    <w:rsid w:val="00872A71"/>
    <w:rsid w:val="008733EF"/>
    <w:rsid w:val="0087592C"/>
    <w:rsid w:val="00875D44"/>
    <w:rsid w:val="00880EAA"/>
    <w:rsid w:val="00881984"/>
    <w:rsid w:val="00882601"/>
    <w:rsid w:val="00883307"/>
    <w:rsid w:val="00884E5A"/>
    <w:rsid w:val="0088723E"/>
    <w:rsid w:val="00894D9A"/>
    <w:rsid w:val="008A04C4"/>
    <w:rsid w:val="008A241C"/>
    <w:rsid w:val="008A3C9A"/>
    <w:rsid w:val="008A4A86"/>
    <w:rsid w:val="008A596B"/>
    <w:rsid w:val="008A6608"/>
    <w:rsid w:val="008A6D92"/>
    <w:rsid w:val="008B0259"/>
    <w:rsid w:val="008B442C"/>
    <w:rsid w:val="008B4F04"/>
    <w:rsid w:val="008B79EA"/>
    <w:rsid w:val="008C03C8"/>
    <w:rsid w:val="008C1880"/>
    <w:rsid w:val="008C2160"/>
    <w:rsid w:val="008C33A2"/>
    <w:rsid w:val="008C5ED1"/>
    <w:rsid w:val="008C70C9"/>
    <w:rsid w:val="008C7756"/>
    <w:rsid w:val="008D0D58"/>
    <w:rsid w:val="008D149E"/>
    <w:rsid w:val="008D2D49"/>
    <w:rsid w:val="008D4EE7"/>
    <w:rsid w:val="008D60B2"/>
    <w:rsid w:val="008E04DB"/>
    <w:rsid w:val="008E2DE5"/>
    <w:rsid w:val="008E35DE"/>
    <w:rsid w:val="008E4E26"/>
    <w:rsid w:val="008E510D"/>
    <w:rsid w:val="008E5881"/>
    <w:rsid w:val="008E6ED4"/>
    <w:rsid w:val="008E727D"/>
    <w:rsid w:val="008E79F3"/>
    <w:rsid w:val="008F01F8"/>
    <w:rsid w:val="008F1A01"/>
    <w:rsid w:val="008F339B"/>
    <w:rsid w:val="008F384C"/>
    <w:rsid w:val="008F68A0"/>
    <w:rsid w:val="008F752E"/>
    <w:rsid w:val="008F7AD1"/>
    <w:rsid w:val="008F7CEF"/>
    <w:rsid w:val="00902FDD"/>
    <w:rsid w:val="00904DE3"/>
    <w:rsid w:val="00905542"/>
    <w:rsid w:val="009061FF"/>
    <w:rsid w:val="00910EA3"/>
    <w:rsid w:val="00911946"/>
    <w:rsid w:val="00912C85"/>
    <w:rsid w:val="009138D6"/>
    <w:rsid w:val="00913FDC"/>
    <w:rsid w:val="00915693"/>
    <w:rsid w:val="009157AF"/>
    <w:rsid w:val="009164E6"/>
    <w:rsid w:val="009211C5"/>
    <w:rsid w:val="00922B13"/>
    <w:rsid w:val="00924371"/>
    <w:rsid w:val="00924580"/>
    <w:rsid w:val="00925CB2"/>
    <w:rsid w:val="009272C8"/>
    <w:rsid w:val="00927BB0"/>
    <w:rsid w:val="00930DB7"/>
    <w:rsid w:val="00932243"/>
    <w:rsid w:val="0093230C"/>
    <w:rsid w:val="00935684"/>
    <w:rsid w:val="0093775D"/>
    <w:rsid w:val="00940B7C"/>
    <w:rsid w:val="009412CB"/>
    <w:rsid w:val="00944403"/>
    <w:rsid w:val="0094464E"/>
    <w:rsid w:val="0095395F"/>
    <w:rsid w:val="00954482"/>
    <w:rsid w:val="009567D1"/>
    <w:rsid w:val="009639FA"/>
    <w:rsid w:val="00965CE8"/>
    <w:rsid w:val="00971102"/>
    <w:rsid w:val="0097511A"/>
    <w:rsid w:val="0097621F"/>
    <w:rsid w:val="00976511"/>
    <w:rsid w:val="00984E85"/>
    <w:rsid w:val="00985742"/>
    <w:rsid w:val="00986726"/>
    <w:rsid w:val="009868AC"/>
    <w:rsid w:val="00986F05"/>
    <w:rsid w:val="00992749"/>
    <w:rsid w:val="009933CB"/>
    <w:rsid w:val="00994301"/>
    <w:rsid w:val="00995355"/>
    <w:rsid w:val="00995C33"/>
    <w:rsid w:val="00995DD3"/>
    <w:rsid w:val="009A1D97"/>
    <w:rsid w:val="009A64CF"/>
    <w:rsid w:val="009A7B37"/>
    <w:rsid w:val="009B1249"/>
    <w:rsid w:val="009B1312"/>
    <w:rsid w:val="009B16C7"/>
    <w:rsid w:val="009B1A38"/>
    <w:rsid w:val="009B292A"/>
    <w:rsid w:val="009B2B08"/>
    <w:rsid w:val="009C2610"/>
    <w:rsid w:val="009C468F"/>
    <w:rsid w:val="009C536D"/>
    <w:rsid w:val="009C635D"/>
    <w:rsid w:val="009C6627"/>
    <w:rsid w:val="009C6BA5"/>
    <w:rsid w:val="009C71C3"/>
    <w:rsid w:val="009D3223"/>
    <w:rsid w:val="009D35CD"/>
    <w:rsid w:val="009D463E"/>
    <w:rsid w:val="009D5A79"/>
    <w:rsid w:val="009D5ADB"/>
    <w:rsid w:val="009E106A"/>
    <w:rsid w:val="009E110B"/>
    <w:rsid w:val="009E1477"/>
    <w:rsid w:val="009E1AE7"/>
    <w:rsid w:val="009E2DB2"/>
    <w:rsid w:val="009E4992"/>
    <w:rsid w:val="009E50F8"/>
    <w:rsid w:val="009F20BA"/>
    <w:rsid w:val="009F3336"/>
    <w:rsid w:val="009F6B1A"/>
    <w:rsid w:val="00A00C82"/>
    <w:rsid w:val="00A00D9A"/>
    <w:rsid w:val="00A017E4"/>
    <w:rsid w:val="00A04AD2"/>
    <w:rsid w:val="00A05757"/>
    <w:rsid w:val="00A1142D"/>
    <w:rsid w:val="00A146F0"/>
    <w:rsid w:val="00A16A6C"/>
    <w:rsid w:val="00A25AB2"/>
    <w:rsid w:val="00A27EFB"/>
    <w:rsid w:val="00A30056"/>
    <w:rsid w:val="00A30529"/>
    <w:rsid w:val="00A314D9"/>
    <w:rsid w:val="00A32515"/>
    <w:rsid w:val="00A32660"/>
    <w:rsid w:val="00A35280"/>
    <w:rsid w:val="00A36357"/>
    <w:rsid w:val="00A373F0"/>
    <w:rsid w:val="00A37EDC"/>
    <w:rsid w:val="00A41AB6"/>
    <w:rsid w:val="00A433B8"/>
    <w:rsid w:val="00A434DB"/>
    <w:rsid w:val="00A45372"/>
    <w:rsid w:val="00A50C62"/>
    <w:rsid w:val="00A51B67"/>
    <w:rsid w:val="00A52C2E"/>
    <w:rsid w:val="00A53A37"/>
    <w:rsid w:val="00A54AD6"/>
    <w:rsid w:val="00A627CB"/>
    <w:rsid w:val="00A634BD"/>
    <w:rsid w:val="00A63543"/>
    <w:rsid w:val="00A649DA"/>
    <w:rsid w:val="00A6576E"/>
    <w:rsid w:val="00A65BD7"/>
    <w:rsid w:val="00A6686E"/>
    <w:rsid w:val="00A700E5"/>
    <w:rsid w:val="00A719B6"/>
    <w:rsid w:val="00A73CDA"/>
    <w:rsid w:val="00A73F31"/>
    <w:rsid w:val="00A76204"/>
    <w:rsid w:val="00A76C36"/>
    <w:rsid w:val="00A7757F"/>
    <w:rsid w:val="00A779E6"/>
    <w:rsid w:val="00A82FF3"/>
    <w:rsid w:val="00A9021D"/>
    <w:rsid w:val="00A91595"/>
    <w:rsid w:val="00A91E7B"/>
    <w:rsid w:val="00A935AC"/>
    <w:rsid w:val="00A94450"/>
    <w:rsid w:val="00AA15D6"/>
    <w:rsid w:val="00AA3A6D"/>
    <w:rsid w:val="00AA685E"/>
    <w:rsid w:val="00AA7741"/>
    <w:rsid w:val="00AB256D"/>
    <w:rsid w:val="00AB6DAC"/>
    <w:rsid w:val="00AC181F"/>
    <w:rsid w:val="00AC27D3"/>
    <w:rsid w:val="00AC2E40"/>
    <w:rsid w:val="00AC3AA2"/>
    <w:rsid w:val="00AC61BB"/>
    <w:rsid w:val="00AD1130"/>
    <w:rsid w:val="00AD570C"/>
    <w:rsid w:val="00AD5F53"/>
    <w:rsid w:val="00AD66E5"/>
    <w:rsid w:val="00AE0777"/>
    <w:rsid w:val="00AE0A98"/>
    <w:rsid w:val="00AE0DE4"/>
    <w:rsid w:val="00AE3373"/>
    <w:rsid w:val="00AE5B3D"/>
    <w:rsid w:val="00AF0A86"/>
    <w:rsid w:val="00AF47A8"/>
    <w:rsid w:val="00AF49A2"/>
    <w:rsid w:val="00AF6100"/>
    <w:rsid w:val="00B00D42"/>
    <w:rsid w:val="00B0182C"/>
    <w:rsid w:val="00B02CFB"/>
    <w:rsid w:val="00B0746B"/>
    <w:rsid w:val="00B10363"/>
    <w:rsid w:val="00B12058"/>
    <w:rsid w:val="00B128CC"/>
    <w:rsid w:val="00B134CF"/>
    <w:rsid w:val="00B13E7D"/>
    <w:rsid w:val="00B20912"/>
    <w:rsid w:val="00B24173"/>
    <w:rsid w:val="00B246A3"/>
    <w:rsid w:val="00B2500C"/>
    <w:rsid w:val="00B25331"/>
    <w:rsid w:val="00B260CB"/>
    <w:rsid w:val="00B27E4D"/>
    <w:rsid w:val="00B3016F"/>
    <w:rsid w:val="00B30B68"/>
    <w:rsid w:val="00B31486"/>
    <w:rsid w:val="00B33E21"/>
    <w:rsid w:val="00B3448F"/>
    <w:rsid w:val="00B353CF"/>
    <w:rsid w:val="00B379FA"/>
    <w:rsid w:val="00B37DA8"/>
    <w:rsid w:val="00B4081A"/>
    <w:rsid w:val="00B44CE3"/>
    <w:rsid w:val="00B44DA2"/>
    <w:rsid w:val="00B514C8"/>
    <w:rsid w:val="00B5398E"/>
    <w:rsid w:val="00B53DAA"/>
    <w:rsid w:val="00B55A1A"/>
    <w:rsid w:val="00B57C47"/>
    <w:rsid w:val="00B628D4"/>
    <w:rsid w:val="00B62D99"/>
    <w:rsid w:val="00B64C3F"/>
    <w:rsid w:val="00B70144"/>
    <w:rsid w:val="00B71C68"/>
    <w:rsid w:val="00B7556D"/>
    <w:rsid w:val="00B7698D"/>
    <w:rsid w:val="00B76D15"/>
    <w:rsid w:val="00B809FB"/>
    <w:rsid w:val="00B844F3"/>
    <w:rsid w:val="00B86CEA"/>
    <w:rsid w:val="00B9008D"/>
    <w:rsid w:val="00B90BB6"/>
    <w:rsid w:val="00B90C2C"/>
    <w:rsid w:val="00B90FE2"/>
    <w:rsid w:val="00B953D7"/>
    <w:rsid w:val="00BA07C8"/>
    <w:rsid w:val="00BA2B12"/>
    <w:rsid w:val="00BA30D2"/>
    <w:rsid w:val="00BA6FB7"/>
    <w:rsid w:val="00BA7865"/>
    <w:rsid w:val="00BB076F"/>
    <w:rsid w:val="00BB1AD7"/>
    <w:rsid w:val="00BB1F1B"/>
    <w:rsid w:val="00BB27F7"/>
    <w:rsid w:val="00BB28ED"/>
    <w:rsid w:val="00BB3F6E"/>
    <w:rsid w:val="00BC0157"/>
    <w:rsid w:val="00BC04B2"/>
    <w:rsid w:val="00BC2FEA"/>
    <w:rsid w:val="00BC31F4"/>
    <w:rsid w:val="00BC4589"/>
    <w:rsid w:val="00BC5B04"/>
    <w:rsid w:val="00BD3C2C"/>
    <w:rsid w:val="00BD4152"/>
    <w:rsid w:val="00BD7744"/>
    <w:rsid w:val="00BE0AA5"/>
    <w:rsid w:val="00BE6932"/>
    <w:rsid w:val="00BE7E1E"/>
    <w:rsid w:val="00BF44A3"/>
    <w:rsid w:val="00BF74FD"/>
    <w:rsid w:val="00C019EA"/>
    <w:rsid w:val="00C060A8"/>
    <w:rsid w:val="00C0756F"/>
    <w:rsid w:val="00C10D60"/>
    <w:rsid w:val="00C2153A"/>
    <w:rsid w:val="00C234F4"/>
    <w:rsid w:val="00C300E0"/>
    <w:rsid w:val="00C309B3"/>
    <w:rsid w:val="00C31F07"/>
    <w:rsid w:val="00C3550E"/>
    <w:rsid w:val="00C41A88"/>
    <w:rsid w:val="00C42CC9"/>
    <w:rsid w:val="00C461B5"/>
    <w:rsid w:val="00C462F6"/>
    <w:rsid w:val="00C53E18"/>
    <w:rsid w:val="00C57841"/>
    <w:rsid w:val="00C57FF3"/>
    <w:rsid w:val="00C626DD"/>
    <w:rsid w:val="00C646F9"/>
    <w:rsid w:val="00C71A5E"/>
    <w:rsid w:val="00C77238"/>
    <w:rsid w:val="00C77AC4"/>
    <w:rsid w:val="00C822A5"/>
    <w:rsid w:val="00C832D9"/>
    <w:rsid w:val="00C85D57"/>
    <w:rsid w:val="00C86433"/>
    <w:rsid w:val="00C8681F"/>
    <w:rsid w:val="00C92D86"/>
    <w:rsid w:val="00C9308C"/>
    <w:rsid w:val="00C94F48"/>
    <w:rsid w:val="00C96558"/>
    <w:rsid w:val="00CA0636"/>
    <w:rsid w:val="00CA2109"/>
    <w:rsid w:val="00CA3290"/>
    <w:rsid w:val="00CA36F1"/>
    <w:rsid w:val="00CB2504"/>
    <w:rsid w:val="00CB3275"/>
    <w:rsid w:val="00CB3795"/>
    <w:rsid w:val="00CB40C9"/>
    <w:rsid w:val="00CB65AB"/>
    <w:rsid w:val="00CB6A2A"/>
    <w:rsid w:val="00CC6131"/>
    <w:rsid w:val="00CC7805"/>
    <w:rsid w:val="00CC784A"/>
    <w:rsid w:val="00CD2FAF"/>
    <w:rsid w:val="00CD304F"/>
    <w:rsid w:val="00CD36E2"/>
    <w:rsid w:val="00CD5B4D"/>
    <w:rsid w:val="00CD66F1"/>
    <w:rsid w:val="00CD6724"/>
    <w:rsid w:val="00CE0F74"/>
    <w:rsid w:val="00CE26DE"/>
    <w:rsid w:val="00CE301D"/>
    <w:rsid w:val="00CE4736"/>
    <w:rsid w:val="00CE6B94"/>
    <w:rsid w:val="00CE6D2B"/>
    <w:rsid w:val="00CE7628"/>
    <w:rsid w:val="00CE7CA4"/>
    <w:rsid w:val="00CF041F"/>
    <w:rsid w:val="00CF380B"/>
    <w:rsid w:val="00CF4A7F"/>
    <w:rsid w:val="00CF55D4"/>
    <w:rsid w:val="00CF6596"/>
    <w:rsid w:val="00D03383"/>
    <w:rsid w:val="00D0692D"/>
    <w:rsid w:val="00D07078"/>
    <w:rsid w:val="00D078F8"/>
    <w:rsid w:val="00D11AB2"/>
    <w:rsid w:val="00D12A62"/>
    <w:rsid w:val="00D137C2"/>
    <w:rsid w:val="00D211E6"/>
    <w:rsid w:val="00D218EB"/>
    <w:rsid w:val="00D21D93"/>
    <w:rsid w:val="00D21FDE"/>
    <w:rsid w:val="00D22441"/>
    <w:rsid w:val="00D2287B"/>
    <w:rsid w:val="00D231B0"/>
    <w:rsid w:val="00D252F6"/>
    <w:rsid w:val="00D32766"/>
    <w:rsid w:val="00D32AD9"/>
    <w:rsid w:val="00D33591"/>
    <w:rsid w:val="00D35301"/>
    <w:rsid w:val="00D3543D"/>
    <w:rsid w:val="00D35D92"/>
    <w:rsid w:val="00D36600"/>
    <w:rsid w:val="00D36DF9"/>
    <w:rsid w:val="00D429B6"/>
    <w:rsid w:val="00D44A43"/>
    <w:rsid w:val="00D44D80"/>
    <w:rsid w:val="00D542A3"/>
    <w:rsid w:val="00D5712A"/>
    <w:rsid w:val="00D65D94"/>
    <w:rsid w:val="00D66264"/>
    <w:rsid w:val="00D67CA3"/>
    <w:rsid w:val="00D67EBA"/>
    <w:rsid w:val="00D71BD0"/>
    <w:rsid w:val="00D735AA"/>
    <w:rsid w:val="00D740F1"/>
    <w:rsid w:val="00D7707E"/>
    <w:rsid w:val="00D77B53"/>
    <w:rsid w:val="00D84C90"/>
    <w:rsid w:val="00D9140F"/>
    <w:rsid w:val="00D92003"/>
    <w:rsid w:val="00D924D8"/>
    <w:rsid w:val="00D94FD8"/>
    <w:rsid w:val="00D963E7"/>
    <w:rsid w:val="00D96D34"/>
    <w:rsid w:val="00DA0757"/>
    <w:rsid w:val="00DA2C56"/>
    <w:rsid w:val="00DA46F9"/>
    <w:rsid w:val="00DA68B6"/>
    <w:rsid w:val="00DA7887"/>
    <w:rsid w:val="00DB1F99"/>
    <w:rsid w:val="00DB37AA"/>
    <w:rsid w:val="00DB41AC"/>
    <w:rsid w:val="00DB4BD2"/>
    <w:rsid w:val="00DB5CBF"/>
    <w:rsid w:val="00DB5F41"/>
    <w:rsid w:val="00DC023B"/>
    <w:rsid w:val="00DD072F"/>
    <w:rsid w:val="00DD1530"/>
    <w:rsid w:val="00DD1A2D"/>
    <w:rsid w:val="00DD350D"/>
    <w:rsid w:val="00DD6C54"/>
    <w:rsid w:val="00DE106F"/>
    <w:rsid w:val="00DE33E7"/>
    <w:rsid w:val="00DE3568"/>
    <w:rsid w:val="00DE3BF4"/>
    <w:rsid w:val="00DE698C"/>
    <w:rsid w:val="00DF1727"/>
    <w:rsid w:val="00DF40C5"/>
    <w:rsid w:val="00DF497D"/>
    <w:rsid w:val="00DF73C0"/>
    <w:rsid w:val="00DF7B13"/>
    <w:rsid w:val="00E00114"/>
    <w:rsid w:val="00E009B3"/>
    <w:rsid w:val="00E01A7D"/>
    <w:rsid w:val="00E0226F"/>
    <w:rsid w:val="00E0238C"/>
    <w:rsid w:val="00E033E7"/>
    <w:rsid w:val="00E03FE3"/>
    <w:rsid w:val="00E10244"/>
    <w:rsid w:val="00E11FC0"/>
    <w:rsid w:val="00E13A66"/>
    <w:rsid w:val="00E15377"/>
    <w:rsid w:val="00E16AA6"/>
    <w:rsid w:val="00E16CDE"/>
    <w:rsid w:val="00E1766A"/>
    <w:rsid w:val="00E226E8"/>
    <w:rsid w:val="00E2369E"/>
    <w:rsid w:val="00E23DD6"/>
    <w:rsid w:val="00E266F1"/>
    <w:rsid w:val="00E32129"/>
    <w:rsid w:val="00E33EF4"/>
    <w:rsid w:val="00E34401"/>
    <w:rsid w:val="00E361B8"/>
    <w:rsid w:val="00E36CB1"/>
    <w:rsid w:val="00E400E6"/>
    <w:rsid w:val="00E44561"/>
    <w:rsid w:val="00E45170"/>
    <w:rsid w:val="00E50724"/>
    <w:rsid w:val="00E50AC2"/>
    <w:rsid w:val="00E50ED2"/>
    <w:rsid w:val="00E53D54"/>
    <w:rsid w:val="00E5514A"/>
    <w:rsid w:val="00E56CA1"/>
    <w:rsid w:val="00E60305"/>
    <w:rsid w:val="00E60A3D"/>
    <w:rsid w:val="00E62168"/>
    <w:rsid w:val="00E63310"/>
    <w:rsid w:val="00E64137"/>
    <w:rsid w:val="00E649AD"/>
    <w:rsid w:val="00E65591"/>
    <w:rsid w:val="00E66825"/>
    <w:rsid w:val="00E6790F"/>
    <w:rsid w:val="00E7001E"/>
    <w:rsid w:val="00E70397"/>
    <w:rsid w:val="00E71327"/>
    <w:rsid w:val="00E71C8E"/>
    <w:rsid w:val="00E7272C"/>
    <w:rsid w:val="00E727AE"/>
    <w:rsid w:val="00E74EC0"/>
    <w:rsid w:val="00E8076C"/>
    <w:rsid w:val="00E83526"/>
    <w:rsid w:val="00E8548F"/>
    <w:rsid w:val="00E90EC5"/>
    <w:rsid w:val="00E916E1"/>
    <w:rsid w:val="00E946D6"/>
    <w:rsid w:val="00E9724B"/>
    <w:rsid w:val="00EA0BDE"/>
    <w:rsid w:val="00EA17E1"/>
    <w:rsid w:val="00EA38BC"/>
    <w:rsid w:val="00EA4C55"/>
    <w:rsid w:val="00EA5FA8"/>
    <w:rsid w:val="00EA7028"/>
    <w:rsid w:val="00EB4332"/>
    <w:rsid w:val="00EB644F"/>
    <w:rsid w:val="00EC4720"/>
    <w:rsid w:val="00EC521A"/>
    <w:rsid w:val="00EC64B8"/>
    <w:rsid w:val="00EC6724"/>
    <w:rsid w:val="00EC769E"/>
    <w:rsid w:val="00ED0695"/>
    <w:rsid w:val="00ED6249"/>
    <w:rsid w:val="00EE2057"/>
    <w:rsid w:val="00EE30E8"/>
    <w:rsid w:val="00EE3161"/>
    <w:rsid w:val="00EE49F8"/>
    <w:rsid w:val="00EE4F2B"/>
    <w:rsid w:val="00EE622C"/>
    <w:rsid w:val="00EE65DE"/>
    <w:rsid w:val="00EE7F25"/>
    <w:rsid w:val="00EF07E1"/>
    <w:rsid w:val="00EF0E54"/>
    <w:rsid w:val="00EF287E"/>
    <w:rsid w:val="00EF3864"/>
    <w:rsid w:val="00EF3E7E"/>
    <w:rsid w:val="00EF550C"/>
    <w:rsid w:val="00EF55CB"/>
    <w:rsid w:val="00EF78FF"/>
    <w:rsid w:val="00EF7A06"/>
    <w:rsid w:val="00F00D72"/>
    <w:rsid w:val="00F062FF"/>
    <w:rsid w:val="00F07B88"/>
    <w:rsid w:val="00F1203F"/>
    <w:rsid w:val="00F13368"/>
    <w:rsid w:val="00F148FE"/>
    <w:rsid w:val="00F16F57"/>
    <w:rsid w:val="00F173CA"/>
    <w:rsid w:val="00F201C3"/>
    <w:rsid w:val="00F21FCB"/>
    <w:rsid w:val="00F22CC8"/>
    <w:rsid w:val="00F25803"/>
    <w:rsid w:val="00F27D5A"/>
    <w:rsid w:val="00F30512"/>
    <w:rsid w:val="00F3058B"/>
    <w:rsid w:val="00F32C8F"/>
    <w:rsid w:val="00F36EDC"/>
    <w:rsid w:val="00F371F9"/>
    <w:rsid w:val="00F41705"/>
    <w:rsid w:val="00F4227F"/>
    <w:rsid w:val="00F42599"/>
    <w:rsid w:val="00F437CE"/>
    <w:rsid w:val="00F45A4D"/>
    <w:rsid w:val="00F45B20"/>
    <w:rsid w:val="00F47DD6"/>
    <w:rsid w:val="00F560B3"/>
    <w:rsid w:val="00F56164"/>
    <w:rsid w:val="00F56670"/>
    <w:rsid w:val="00F60762"/>
    <w:rsid w:val="00F60CB2"/>
    <w:rsid w:val="00F61663"/>
    <w:rsid w:val="00F6368D"/>
    <w:rsid w:val="00F63F4C"/>
    <w:rsid w:val="00F6748B"/>
    <w:rsid w:val="00F67765"/>
    <w:rsid w:val="00F7066B"/>
    <w:rsid w:val="00F72DF5"/>
    <w:rsid w:val="00F7549D"/>
    <w:rsid w:val="00F76486"/>
    <w:rsid w:val="00F772C0"/>
    <w:rsid w:val="00F822A9"/>
    <w:rsid w:val="00F8713B"/>
    <w:rsid w:val="00F875C3"/>
    <w:rsid w:val="00F92A61"/>
    <w:rsid w:val="00F96CE8"/>
    <w:rsid w:val="00FA3B31"/>
    <w:rsid w:val="00FA43E9"/>
    <w:rsid w:val="00FA590F"/>
    <w:rsid w:val="00FA5D4B"/>
    <w:rsid w:val="00FA6052"/>
    <w:rsid w:val="00FA6342"/>
    <w:rsid w:val="00FA7B0D"/>
    <w:rsid w:val="00FB03E8"/>
    <w:rsid w:val="00FB2AEA"/>
    <w:rsid w:val="00FB3E50"/>
    <w:rsid w:val="00FB579C"/>
    <w:rsid w:val="00FB5A94"/>
    <w:rsid w:val="00FB7ACB"/>
    <w:rsid w:val="00FB7CD3"/>
    <w:rsid w:val="00FC14D3"/>
    <w:rsid w:val="00FC178F"/>
    <w:rsid w:val="00FC674C"/>
    <w:rsid w:val="00FD04D6"/>
    <w:rsid w:val="00FD124F"/>
    <w:rsid w:val="00FD2288"/>
    <w:rsid w:val="00FD56D4"/>
    <w:rsid w:val="00FD636F"/>
    <w:rsid w:val="00FE0219"/>
    <w:rsid w:val="00FE3278"/>
    <w:rsid w:val="00FE4E06"/>
    <w:rsid w:val="00FE51C7"/>
    <w:rsid w:val="00FF293A"/>
    <w:rsid w:val="00FF2FD4"/>
    <w:rsid w:val="00FF62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6BE0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455B4B"/>
    <w:pPr>
      <w:spacing w:after="240"/>
    </w:pPr>
    <w:rPr>
      <w:sz w:val="24"/>
      <w:szCs w:val="24"/>
    </w:rPr>
  </w:style>
  <w:style w:type="paragraph" w:styleId="berschrift1">
    <w:name w:val="heading 1"/>
    <w:aliases w:val="OGC Header Level 1,numbered,h1,clause,H1"/>
    <w:basedOn w:val="Standard"/>
    <w:next w:val="Standard"/>
    <w:link w:val="berschrift1Zchn"/>
    <w:qFormat/>
    <w:rsid w:val="00F27D5A"/>
    <w:pPr>
      <w:keepNext/>
      <w:numPr>
        <w:numId w:val="1"/>
      </w:numPr>
      <w:spacing w:before="480" w:line="360" w:lineRule="auto"/>
      <w:outlineLvl w:val="0"/>
    </w:pPr>
    <w:rPr>
      <w:b/>
      <w:bCs/>
      <w:sz w:val="28"/>
    </w:rPr>
  </w:style>
  <w:style w:type="paragraph" w:styleId="berschrift2">
    <w:name w:val="heading 2"/>
    <w:aliases w:val="OGC Heading 2,h2,sub-clause 2,H2,H21,l2"/>
    <w:basedOn w:val="Standard"/>
    <w:next w:val="Standard"/>
    <w:link w:val="berschrift2Zchn"/>
    <w:qFormat/>
    <w:rsid w:val="00F27D5A"/>
    <w:pPr>
      <w:keepNext/>
      <w:numPr>
        <w:ilvl w:val="1"/>
        <w:numId w:val="1"/>
      </w:numPr>
      <w:spacing w:before="240" w:after="60"/>
      <w:outlineLvl w:val="1"/>
    </w:pPr>
    <w:rPr>
      <w:rFonts w:cs="Arial"/>
      <w:b/>
      <w:bCs/>
      <w:iCs/>
      <w:szCs w:val="28"/>
    </w:rPr>
  </w:style>
  <w:style w:type="paragraph" w:styleId="berschrift3">
    <w:name w:val="heading 3"/>
    <w:aliases w:val="OGC Heading 3,h3,sub-clause 3,H3,hd3"/>
    <w:basedOn w:val="Standard"/>
    <w:next w:val="Standard"/>
    <w:link w:val="berschrift3Zchn"/>
    <w:qFormat/>
    <w:rsid w:val="00F27D5A"/>
    <w:pPr>
      <w:keepNext/>
      <w:numPr>
        <w:ilvl w:val="2"/>
        <w:numId w:val="1"/>
      </w:numPr>
      <w:spacing w:before="240" w:after="60"/>
      <w:outlineLvl w:val="2"/>
    </w:pPr>
    <w:rPr>
      <w:rFonts w:cs="Arial"/>
      <w:b/>
      <w:bCs/>
      <w:szCs w:val="26"/>
    </w:rPr>
  </w:style>
  <w:style w:type="paragraph" w:styleId="berschrift4">
    <w:name w:val="heading 4"/>
    <w:aliases w:val="OGC Heading 4,h4,sub-clause 4,H4"/>
    <w:basedOn w:val="Standard"/>
    <w:next w:val="Standard"/>
    <w:link w:val="berschrift4Zchn"/>
    <w:qFormat/>
    <w:rsid w:val="00F27D5A"/>
    <w:pPr>
      <w:keepNext/>
      <w:numPr>
        <w:ilvl w:val="3"/>
        <w:numId w:val="1"/>
      </w:numPr>
      <w:spacing w:before="240" w:after="60"/>
      <w:outlineLvl w:val="3"/>
    </w:pPr>
    <w:rPr>
      <w:b/>
      <w:bCs/>
      <w:szCs w:val="28"/>
    </w:rPr>
  </w:style>
  <w:style w:type="paragraph" w:styleId="berschrift5">
    <w:name w:val="heading 5"/>
    <w:aliases w:val="H5"/>
    <w:basedOn w:val="Standard"/>
    <w:next w:val="Standard"/>
    <w:qFormat/>
    <w:rsid w:val="00F27D5A"/>
    <w:pPr>
      <w:numPr>
        <w:ilvl w:val="4"/>
        <w:numId w:val="1"/>
      </w:numPr>
      <w:spacing w:before="240" w:after="60"/>
      <w:outlineLvl w:val="4"/>
    </w:pPr>
    <w:rPr>
      <w:b/>
      <w:bCs/>
      <w:i/>
      <w:iCs/>
      <w:sz w:val="26"/>
      <w:szCs w:val="26"/>
    </w:rPr>
  </w:style>
  <w:style w:type="paragraph" w:styleId="berschrift6">
    <w:name w:val="heading 6"/>
    <w:aliases w:val="H6"/>
    <w:basedOn w:val="Standard"/>
    <w:next w:val="Standard"/>
    <w:qFormat/>
    <w:rsid w:val="00F27D5A"/>
    <w:pPr>
      <w:numPr>
        <w:ilvl w:val="5"/>
        <w:numId w:val="1"/>
      </w:numPr>
      <w:spacing w:before="240" w:after="60"/>
      <w:outlineLvl w:val="5"/>
    </w:pPr>
    <w:rPr>
      <w:b/>
      <w:bCs/>
      <w:sz w:val="22"/>
      <w:szCs w:val="22"/>
    </w:rPr>
  </w:style>
  <w:style w:type="paragraph" w:styleId="berschrift7">
    <w:name w:val="heading 7"/>
    <w:basedOn w:val="Standard"/>
    <w:next w:val="Standard"/>
    <w:qFormat/>
    <w:rsid w:val="00F27D5A"/>
    <w:pPr>
      <w:numPr>
        <w:ilvl w:val="6"/>
        <w:numId w:val="1"/>
      </w:numPr>
      <w:spacing w:before="240" w:after="60"/>
      <w:outlineLvl w:val="6"/>
    </w:pPr>
  </w:style>
  <w:style w:type="paragraph" w:styleId="berschrift8">
    <w:name w:val="heading 8"/>
    <w:basedOn w:val="Standard"/>
    <w:next w:val="Standard"/>
    <w:qFormat/>
    <w:rsid w:val="00F27D5A"/>
    <w:pPr>
      <w:numPr>
        <w:ilvl w:val="7"/>
        <w:numId w:val="1"/>
      </w:numPr>
      <w:spacing w:before="240" w:after="60"/>
      <w:outlineLvl w:val="7"/>
    </w:pPr>
    <w:rPr>
      <w:i/>
      <w:iCs/>
    </w:rPr>
  </w:style>
  <w:style w:type="paragraph" w:styleId="berschrift9">
    <w:name w:val="heading 9"/>
    <w:aliases w:val="Appendix Heading 1"/>
    <w:basedOn w:val="Standard"/>
    <w:next w:val="Standard"/>
    <w:qFormat/>
    <w:rsid w:val="00F27D5A"/>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2">
    <w:name w:val="p2"/>
    <w:basedOn w:val="Standard"/>
    <w:next w:val="Standard"/>
    <w:rsid w:val="00F27D5A"/>
    <w:pPr>
      <w:tabs>
        <w:tab w:val="left" w:pos="560"/>
      </w:tabs>
    </w:pPr>
    <w:rPr>
      <w:szCs w:val="20"/>
      <w:lang w:val="en-GB"/>
    </w:rPr>
  </w:style>
  <w:style w:type="paragraph" w:customStyle="1" w:styleId="OGCClause">
    <w:name w:val="OGC Clause"/>
    <w:basedOn w:val="Standard"/>
    <w:next w:val="Standard"/>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Standard"/>
    <w:next w:val="Standard"/>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Standard"/>
    <w:rsid w:val="00F27D5A"/>
    <w:pPr>
      <w:spacing w:after="220"/>
      <w:jc w:val="right"/>
    </w:pPr>
    <w:rPr>
      <w:b/>
      <w:color w:val="000000"/>
      <w:szCs w:val="20"/>
      <w:lang w:val="en-GB"/>
    </w:rPr>
  </w:style>
  <w:style w:type="character" w:styleId="Hyperlink">
    <w:name w:val="Hyperlink"/>
    <w:basedOn w:val="Absatz-Standardschriftart"/>
    <w:uiPriority w:val="99"/>
    <w:rsid w:val="00F27D5A"/>
    <w:rPr>
      <w:rFonts w:cs="Times New Roman"/>
      <w:color w:val="0000FF"/>
      <w:u w:val="single"/>
    </w:rPr>
  </w:style>
  <w:style w:type="paragraph" w:customStyle="1" w:styleId="OGCtableheader">
    <w:name w:val="OGC table header"/>
    <w:basedOn w:val="Standard"/>
    <w:autoRedefine/>
    <w:qFormat/>
    <w:rsid w:val="008D4EE7"/>
    <w:pPr>
      <w:spacing w:before="60" w:after="60" w:line="211" w:lineRule="auto"/>
      <w:jc w:val="center"/>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Standard"/>
    <w:qFormat/>
    <w:rsid w:val="00F27D5A"/>
    <w:pPr>
      <w:numPr>
        <w:numId w:val="3"/>
      </w:numPr>
    </w:pPr>
    <w:rPr>
      <w:szCs w:val="20"/>
      <w:lang w:val="en-GB"/>
    </w:rPr>
  </w:style>
  <w:style w:type="paragraph" w:styleId="Funotentext">
    <w:name w:val="footnote text"/>
    <w:basedOn w:val="Standard"/>
    <w:link w:val="FunotentextZchn"/>
    <w:semiHidden/>
    <w:rsid w:val="00F27D5A"/>
    <w:rPr>
      <w:sz w:val="20"/>
      <w:szCs w:val="20"/>
    </w:rPr>
  </w:style>
  <w:style w:type="character" w:customStyle="1" w:styleId="Codefragment">
    <w:name w:val="Codefragment"/>
    <w:basedOn w:val="Absatz-Standardschriftart"/>
    <w:rsid w:val="00F27D5A"/>
    <w:rPr>
      <w:rFonts w:ascii="Courier New" w:hAnsi="Courier New" w:cs="Courier New"/>
      <w:noProof/>
      <w:sz w:val="22"/>
      <w:szCs w:val="22"/>
      <w:lang w:val="en-US"/>
    </w:rPr>
  </w:style>
  <w:style w:type="paragraph" w:customStyle="1" w:styleId="List2OGCbullets">
    <w:name w:val="List 2 OGC bullets"/>
    <w:basedOn w:val="Standard"/>
    <w:qFormat/>
    <w:rsid w:val="00F27D5A"/>
    <w:pPr>
      <w:numPr>
        <w:numId w:val="4"/>
      </w:numPr>
    </w:pPr>
  </w:style>
  <w:style w:type="paragraph" w:customStyle="1" w:styleId="Definition">
    <w:name w:val="Definition"/>
    <w:basedOn w:val="Standard"/>
    <w:next w:val="TermNum"/>
    <w:qFormat/>
    <w:rsid w:val="00F27D5A"/>
    <w:rPr>
      <w:szCs w:val="20"/>
      <w:lang w:val="en-GB"/>
    </w:rPr>
  </w:style>
  <w:style w:type="paragraph" w:customStyle="1" w:styleId="Terms">
    <w:name w:val="Term(s)"/>
    <w:basedOn w:val="Standard"/>
    <w:next w:val="Definition"/>
    <w:qFormat/>
    <w:rsid w:val="00F27D5A"/>
    <w:pPr>
      <w:keepNext/>
      <w:suppressAutoHyphens/>
      <w:spacing w:after="0"/>
    </w:pPr>
    <w:rPr>
      <w:b/>
      <w:szCs w:val="20"/>
      <w:lang w:val="en-GB"/>
    </w:rPr>
  </w:style>
  <w:style w:type="paragraph" w:customStyle="1" w:styleId="TermNum">
    <w:name w:val="TermNum"/>
    <w:basedOn w:val="Standard"/>
    <w:next w:val="Terms"/>
    <w:qFormat/>
    <w:rsid w:val="00F27D5A"/>
    <w:pPr>
      <w:keepNext/>
      <w:numPr>
        <w:numId w:val="5"/>
      </w:numPr>
      <w:spacing w:after="0"/>
    </w:pPr>
    <w:rPr>
      <w:b/>
      <w:szCs w:val="20"/>
      <w:lang w:val="en-GB"/>
    </w:rPr>
  </w:style>
  <w:style w:type="paragraph" w:customStyle="1" w:styleId="Requirement">
    <w:name w:val="Requirement"/>
    <w:basedOn w:val="Standard"/>
    <w:next w:val="Standard"/>
    <w:qFormat/>
    <w:rsid w:val="00F27D5A"/>
    <w:pPr>
      <w:numPr>
        <w:numId w:val="6"/>
      </w:numPr>
      <w:tabs>
        <w:tab w:val="left" w:pos="964"/>
      </w:tabs>
    </w:pPr>
    <w:rPr>
      <w:noProof/>
      <w:sz w:val="23"/>
      <w:lang w:val="en-GB"/>
    </w:rPr>
  </w:style>
  <w:style w:type="paragraph" w:customStyle="1" w:styleId="AnnexLevel1main">
    <w:name w:val="Annex Level 1 (main)"/>
    <w:basedOn w:val="Standard"/>
    <w:next w:val="Standard"/>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berschrift3"/>
    <w:next w:val="Standard"/>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KeinLeerraum">
    <w:name w:val="No Spacing"/>
    <w:uiPriority w:val="1"/>
    <w:qFormat/>
    <w:rsid w:val="004A5507"/>
    <w:rPr>
      <w:sz w:val="24"/>
      <w:szCs w:val="24"/>
    </w:rPr>
  </w:style>
  <w:style w:type="paragraph" w:customStyle="1" w:styleId="AnnexLevel2">
    <w:name w:val="Annex Level 2"/>
    <w:basedOn w:val="berschrift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Aufzhlungszeichen">
    <w:name w:val="List Bullet"/>
    <w:basedOn w:val="Liste"/>
    <w:autoRedefine/>
    <w:rsid w:val="00671237"/>
    <w:pPr>
      <w:keepLines/>
      <w:spacing w:after="120"/>
      <w:ind w:left="0" w:firstLine="0"/>
    </w:pPr>
    <w:rPr>
      <w:szCs w:val="20"/>
      <w:lang w:val="en-GB"/>
    </w:rPr>
  </w:style>
  <w:style w:type="paragraph" w:styleId="Liste">
    <w:name w:val="List"/>
    <w:basedOn w:val="Standard"/>
    <w:rsid w:val="00F27D5A"/>
    <w:pPr>
      <w:ind w:left="360" w:hanging="360"/>
    </w:pPr>
  </w:style>
  <w:style w:type="paragraph" w:customStyle="1" w:styleId="Annex">
    <w:name w:val="Annex"/>
    <w:basedOn w:val="AnnexLevel1main"/>
    <w:next w:val="Standard"/>
    <w:link w:val="AnnexChar"/>
    <w:qFormat/>
    <w:rsid w:val="004A5507"/>
  </w:style>
  <w:style w:type="paragraph" w:customStyle="1" w:styleId="AnnexNumbered">
    <w:name w:val="Annex Numbered"/>
    <w:basedOn w:val="AnnexLevel2"/>
    <w:next w:val="Standard"/>
    <w:link w:val="AnnexNumberedChar"/>
    <w:qFormat/>
    <w:rsid w:val="002F6FCF"/>
    <w:pPr>
      <w:tabs>
        <w:tab w:val="clear" w:pos="720"/>
      </w:tabs>
    </w:pPr>
  </w:style>
  <w:style w:type="character" w:customStyle="1" w:styleId="AnnexLevel1mainChar">
    <w:name w:val="Annex Level 1 (main) Char"/>
    <w:basedOn w:val="Absatz-Standardschriftar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berschrift4"/>
    <w:next w:val="Standard"/>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berschrift2Zchn">
    <w:name w:val="Überschrift 2 Zchn"/>
    <w:aliases w:val="OGC Heading 2 Zchn,h2 Zchn,sub-clause 2 Zchn,H2 Zchn,H21 Zchn,l2 Zchn"/>
    <w:basedOn w:val="Absatz-Standardschriftart"/>
    <w:link w:val="berschrift2"/>
    <w:rsid w:val="004A5507"/>
    <w:rPr>
      <w:rFonts w:cs="Arial"/>
      <w:b/>
      <w:bCs/>
      <w:iCs/>
      <w:sz w:val="24"/>
      <w:szCs w:val="28"/>
    </w:rPr>
  </w:style>
  <w:style w:type="character" w:customStyle="1" w:styleId="AnnexLevel2Char">
    <w:name w:val="Annex Level 2 Char"/>
    <w:basedOn w:val="berschrift2Zchn"/>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910EA3"/>
    <w:rPr>
      <w:rFonts w:cs="Arial"/>
      <w:b/>
      <w:bCs w:val="0"/>
      <w:iCs w:val="0"/>
      <w:sz w:val="22"/>
      <w:szCs w:val="28"/>
      <w:lang w:val="en-AU" w:eastAsia="en-AU"/>
    </w:rPr>
  </w:style>
  <w:style w:type="paragraph" w:styleId="Inhaltsverzeichnisberschrift">
    <w:name w:val="TOC Heading"/>
    <w:basedOn w:val="berschrift1"/>
    <w:next w:val="Standard"/>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Verzeichnis1">
    <w:name w:val="toc 1"/>
    <w:basedOn w:val="Standard"/>
    <w:next w:val="Standard"/>
    <w:autoRedefine/>
    <w:uiPriority w:val="39"/>
    <w:unhideWhenUsed/>
    <w:rsid w:val="00F60CB2"/>
  </w:style>
  <w:style w:type="paragraph" w:styleId="Verzeichnis2">
    <w:name w:val="toc 2"/>
    <w:basedOn w:val="Standard"/>
    <w:next w:val="Standard"/>
    <w:autoRedefine/>
    <w:uiPriority w:val="39"/>
    <w:unhideWhenUsed/>
    <w:rsid w:val="00F60CB2"/>
    <w:pPr>
      <w:ind w:left="240"/>
    </w:pPr>
  </w:style>
  <w:style w:type="paragraph" w:styleId="Verzeichnis3">
    <w:name w:val="toc 3"/>
    <w:basedOn w:val="Standard"/>
    <w:next w:val="Standard"/>
    <w:autoRedefine/>
    <w:uiPriority w:val="39"/>
    <w:unhideWhenUsed/>
    <w:rsid w:val="00F60CB2"/>
    <w:pPr>
      <w:ind w:left="480"/>
    </w:pPr>
  </w:style>
  <w:style w:type="paragraph" w:styleId="Kopfzeile">
    <w:name w:val="header"/>
    <w:basedOn w:val="Standard"/>
    <w:link w:val="KopfzeileZchn"/>
    <w:uiPriority w:val="99"/>
    <w:unhideWhenUsed/>
    <w:rsid w:val="0079517D"/>
    <w:pPr>
      <w:tabs>
        <w:tab w:val="center" w:pos="4680"/>
        <w:tab w:val="right" w:pos="9360"/>
      </w:tabs>
      <w:spacing w:after="0"/>
    </w:pPr>
  </w:style>
  <w:style w:type="character" w:customStyle="1" w:styleId="KopfzeileZchn">
    <w:name w:val="Kopfzeile Zchn"/>
    <w:basedOn w:val="Absatz-Standardschriftart"/>
    <w:link w:val="Kopfzeile"/>
    <w:uiPriority w:val="99"/>
    <w:rsid w:val="0079517D"/>
    <w:rPr>
      <w:sz w:val="24"/>
      <w:szCs w:val="24"/>
    </w:rPr>
  </w:style>
  <w:style w:type="paragraph" w:styleId="Fuzeile">
    <w:name w:val="footer"/>
    <w:basedOn w:val="Standard"/>
    <w:link w:val="FuzeileZchn"/>
    <w:uiPriority w:val="99"/>
    <w:unhideWhenUsed/>
    <w:rsid w:val="0079517D"/>
    <w:pPr>
      <w:tabs>
        <w:tab w:val="center" w:pos="4680"/>
        <w:tab w:val="right" w:pos="9360"/>
      </w:tabs>
      <w:spacing w:after="0"/>
    </w:pPr>
  </w:style>
  <w:style w:type="character" w:customStyle="1" w:styleId="FuzeileZchn">
    <w:name w:val="Fußzeile Zchn"/>
    <w:basedOn w:val="Absatz-Standardschriftart"/>
    <w:link w:val="Fuzeile"/>
    <w:uiPriority w:val="99"/>
    <w:rsid w:val="0079517D"/>
    <w:rPr>
      <w:sz w:val="24"/>
      <w:szCs w:val="24"/>
    </w:rPr>
  </w:style>
  <w:style w:type="paragraph" w:styleId="Textkrper-Zeileneinzug">
    <w:name w:val="Body Text Indent"/>
    <w:basedOn w:val="Standard"/>
    <w:link w:val="Textkrper-ZeileneinzugZchn"/>
    <w:rsid w:val="00FE0219"/>
    <w:pPr>
      <w:spacing w:before="40" w:after="40" w:line="211" w:lineRule="auto"/>
      <w:ind w:left="144" w:hanging="144"/>
    </w:pPr>
    <w:rPr>
      <w:sz w:val="22"/>
      <w:szCs w:val="22"/>
    </w:rPr>
  </w:style>
  <w:style w:type="character" w:customStyle="1" w:styleId="Textkrper-ZeileneinzugZchn">
    <w:name w:val="Textkörper-Zeileneinzug Zchn"/>
    <w:basedOn w:val="Absatz-Standardschriftart"/>
    <w:link w:val="Textkrper-Zeileneinzug"/>
    <w:rsid w:val="00FE0219"/>
    <w:rPr>
      <w:sz w:val="22"/>
      <w:szCs w:val="22"/>
    </w:rPr>
  </w:style>
  <w:style w:type="paragraph" w:customStyle="1" w:styleId="TablefootnoteChar">
    <w:name w:val="Table footnote Char"/>
    <w:basedOn w:val="Standard"/>
    <w:rsid w:val="00FE0219"/>
    <w:pPr>
      <w:tabs>
        <w:tab w:val="left" w:pos="340"/>
      </w:tabs>
      <w:spacing w:before="60" w:after="60" w:line="210" w:lineRule="auto"/>
    </w:pPr>
    <w:rPr>
      <w:sz w:val="18"/>
      <w:szCs w:val="18"/>
    </w:rPr>
  </w:style>
  <w:style w:type="paragraph" w:styleId="Listenabsatz">
    <w:name w:val="List Paragraph"/>
    <w:basedOn w:val="Standard"/>
    <w:uiPriority w:val="34"/>
    <w:rsid w:val="00FA590F"/>
    <w:pPr>
      <w:ind w:left="720"/>
      <w:contextualSpacing/>
    </w:pPr>
  </w:style>
  <w:style w:type="character" w:customStyle="1" w:styleId="hps">
    <w:name w:val="hps"/>
    <w:basedOn w:val="Absatz-Standardschriftart"/>
    <w:rsid w:val="00F7066B"/>
  </w:style>
  <w:style w:type="character" w:customStyle="1" w:styleId="atn">
    <w:name w:val="atn"/>
    <w:basedOn w:val="Absatz-Standardschriftart"/>
    <w:rsid w:val="00F7066B"/>
  </w:style>
  <w:style w:type="character" w:customStyle="1" w:styleId="st">
    <w:name w:val="st"/>
    <w:basedOn w:val="Absatz-Standardschriftart"/>
    <w:rsid w:val="006A541A"/>
  </w:style>
  <w:style w:type="paragraph" w:styleId="StandardWeb">
    <w:name w:val="Normal (Web)"/>
    <w:basedOn w:val="Standard"/>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sz w:val="24"/>
      <w:szCs w:val="24"/>
      <w:lang w:val="en-GB" w:eastAsia="en-GB"/>
    </w:rPr>
  </w:style>
  <w:style w:type="numbering" w:styleId="ArtikelAbschnitt">
    <w:name w:val="Outline List 3"/>
    <w:basedOn w:val="KeineListe"/>
    <w:rsid w:val="0015168C"/>
    <w:pPr>
      <w:numPr>
        <w:numId w:val="7"/>
      </w:numPr>
    </w:pPr>
  </w:style>
  <w:style w:type="paragraph" w:customStyle="1" w:styleId="Note">
    <w:name w:val="Note"/>
    <w:basedOn w:val="Standard"/>
    <w:next w:val="Standard"/>
    <w:link w:val="NoteZchn"/>
    <w:rsid w:val="001A30DA"/>
    <w:pPr>
      <w:numPr>
        <w:numId w:val="8"/>
      </w:numPr>
      <w:tabs>
        <w:tab w:val="left" w:pos="960"/>
      </w:tabs>
      <w:spacing w:line="211" w:lineRule="auto"/>
    </w:pPr>
    <w:rPr>
      <w:sz w:val="18"/>
      <w:szCs w:val="18"/>
    </w:rPr>
  </w:style>
  <w:style w:type="character" w:customStyle="1" w:styleId="NoteZchn">
    <w:name w:val="Note Zchn"/>
    <w:link w:val="Note"/>
    <w:rsid w:val="001A30DA"/>
    <w:rPr>
      <w:sz w:val="18"/>
      <w:szCs w:val="18"/>
    </w:rPr>
  </w:style>
  <w:style w:type="table" w:styleId="Tabellenraster">
    <w:name w:val="Table Grid"/>
    <w:basedOn w:val="NormaleTabelle"/>
    <w:rsid w:val="00D21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title">
    <w:name w:val="Figure title"/>
    <w:basedOn w:val="Standard"/>
    <w:next w:val="Standard"/>
    <w:rsid w:val="003247A2"/>
    <w:pPr>
      <w:tabs>
        <w:tab w:val="num" w:pos="3338"/>
      </w:tabs>
      <w:suppressAutoHyphens/>
      <w:spacing w:before="220" w:after="220"/>
      <w:ind w:left="714" w:hanging="357"/>
      <w:jc w:val="center"/>
    </w:pPr>
    <w:rPr>
      <w:b/>
      <w:bCs/>
    </w:rPr>
  </w:style>
  <w:style w:type="paragraph" w:styleId="Sprechblasentext">
    <w:name w:val="Balloon Text"/>
    <w:basedOn w:val="Standard"/>
    <w:link w:val="SprechblasentextZchn"/>
    <w:semiHidden/>
    <w:unhideWhenUsed/>
    <w:rsid w:val="003247A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247A2"/>
    <w:rPr>
      <w:rFonts w:ascii="Tahoma" w:hAnsi="Tahoma" w:cs="Tahoma"/>
      <w:sz w:val="16"/>
      <w:szCs w:val="16"/>
    </w:rPr>
  </w:style>
  <w:style w:type="character" w:styleId="Kommentarzeichen">
    <w:name w:val="annotation reference"/>
    <w:basedOn w:val="Absatz-Standardschriftart"/>
    <w:semiHidden/>
    <w:unhideWhenUsed/>
    <w:rsid w:val="005E0E03"/>
    <w:rPr>
      <w:sz w:val="16"/>
      <w:szCs w:val="16"/>
    </w:rPr>
  </w:style>
  <w:style w:type="paragraph" w:styleId="Kommentartext">
    <w:name w:val="annotation text"/>
    <w:basedOn w:val="Standard"/>
    <w:link w:val="KommentartextZchn"/>
    <w:semiHidden/>
    <w:unhideWhenUsed/>
    <w:rsid w:val="005E0E03"/>
    <w:rPr>
      <w:sz w:val="20"/>
      <w:szCs w:val="20"/>
    </w:rPr>
  </w:style>
  <w:style w:type="character" w:customStyle="1" w:styleId="KommentartextZchn">
    <w:name w:val="Kommentartext Zchn"/>
    <w:basedOn w:val="Absatz-Standardschriftart"/>
    <w:link w:val="Kommentartext"/>
    <w:semiHidden/>
    <w:rsid w:val="005E0E03"/>
  </w:style>
  <w:style w:type="paragraph" w:styleId="Kommentarthema">
    <w:name w:val="annotation subject"/>
    <w:basedOn w:val="Kommentartext"/>
    <w:next w:val="Kommentartext"/>
    <w:link w:val="KommentarthemaZchn"/>
    <w:semiHidden/>
    <w:unhideWhenUsed/>
    <w:rsid w:val="005E0E03"/>
    <w:rPr>
      <w:b/>
      <w:bCs/>
    </w:rPr>
  </w:style>
  <w:style w:type="character" w:customStyle="1" w:styleId="KommentarthemaZchn">
    <w:name w:val="Kommentarthema Zchn"/>
    <w:basedOn w:val="KommentartextZchn"/>
    <w:link w:val="Kommentarthema"/>
    <w:uiPriority w:val="99"/>
    <w:semiHidden/>
    <w:rsid w:val="005E0E03"/>
    <w:rPr>
      <w:b/>
      <w:bCs/>
    </w:rPr>
  </w:style>
  <w:style w:type="character" w:customStyle="1" w:styleId="hpsalt-edited">
    <w:name w:val="hps alt-edited"/>
    <w:basedOn w:val="Absatz-Standardschriftart"/>
    <w:rsid w:val="00EF78FF"/>
  </w:style>
  <w:style w:type="paragraph" w:styleId="berarbeitung">
    <w:name w:val="Revision"/>
    <w:hidden/>
    <w:uiPriority w:val="99"/>
    <w:semiHidden/>
    <w:rsid w:val="00E916E1"/>
    <w:rPr>
      <w:sz w:val="24"/>
      <w:szCs w:val="24"/>
    </w:rPr>
  </w:style>
  <w:style w:type="paragraph" w:customStyle="1" w:styleId="Listing">
    <w:name w:val="Listing"/>
    <w:basedOn w:val="Standard"/>
    <w:next w:val="Standard"/>
    <w:rsid w:val="00E60305"/>
    <w:pPr>
      <w:spacing w:after="0"/>
    </w:pPr>
    <w:rPr>
      <w:rFonts w:ascii="Arial" w:hAnsi="Arial"/>
      <w:snapToGrid w:val="0"/>
      <w:sz w:val="16"/>
    </w:rPr>
  </w:style>
  <w:style w:type="paragraph" w:styleId="Beschriftung">
    <w:name w:val="caption"/>
    <w:basedOn w:val="Standard"/>
    <w:next w:val="Standard"/>
    <w:link w:val="BeschriftungZchn"/>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berschrift4Zchn">
    <w:name w:val="Überschrift 4 Zchn"/>
    <w:aliases w:val="OGC Heading 4 Zchn,h4 Zchn,sub-clause 4 Zchn,H4 Zchn"/>
    <w:basedOn w:val="Absatz-Standardschriftart"/>
    <w:link w:val="berschrift4"/>
    <w:rsid w:val="00424A26"/>
    <w:rPr>
      <w:b/>
      <w:bCs/>
      <w:sz w:val="24"/>
      <w:szCs w:val="28"/>
    </w:rPr>
  </w:style>
  <w:style w:type="character" w:customStyle="1" w:styleId="shorttext">
    <w:name w:val="short_text"/>
    <w:basedOn w:val="Absatz-Standardschriftart"/>
    <w:rsid w:val="0061311A"/>
  </w:style>
  <w:style w:type="character" w:customStyle="1" w:styleId="berschrift1Zchn">
    <w:name w:val="Überschrift 1 Zchn"/>
    <w:aliases w:val="OGC Header Level 1 Zchn,numbered Zchn,h1 Zchn,clause Zchn,H1 Zchn"/>
    <w:basedOn w:val="Absatz-Standardschriftart"/>
    <w:link w:val="berschrift1"/>
    <w:locked/>
    <w:rsid w:val="00766EA5"/>
    <w:rPr>
      <w:b/>
      <w:bCs/>
      <w:sz w:val="28"/>
      <w:szCs w:val="24"/>
    </w:rPr>
  </w:style>
  <w:style w:type="paragraph" w:customStyle="1" w:styleId="Heading2notnumbered">
    <w:name w:val="Heading 2 not numbered"/>
    <w:basedOn w:val="berschrift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Abbildungsverzeichnis">
    <w:name w:val="table of figures"/>
    <w:basedOn w:val="Standard"/>
    <w:next w:val="Standard"/>
    <w:uiPriority w:val="99"/>
    <w:rsid w:val="001155BB"/>
    <w:pPr>
      <w:spacing w:before="120" w:after="120"/>
      <w:ind w:right="851"/>
    </w:pPr>
    <w:rPr>
      <w:lang w:val="en-GB" w:eastAsia="en-GB"/>
    </w:rPr>
  </w:style>
  <w:style w:type="paragraph" w:styleId="Listennummer">
    <w:name w:val="List Number"/>
    <w:basedOn w:val="Standard"/>
    <w:rsid w:val="00D078F8"/>
    <w:pPr>
      <w:numPr>
        <w:numId w:val="10"/>
      </w:numPr>
      <w:spacing w:after="0"/>
    </w:pPr>
    <w:rPr>
      <w:lang w:val="en-GB" w:eastAsia="en-GB"/>
    </w:rPr>
  </w:style>
  <w:style w:type="character" w:customStyle="1" w:styleId="BeschriftungZchn">
    <w:name w:val="Beschriftung Zchn"/>
    <w:basedOn w:val="Absatz-Standardschriftart"/>
    <w:link w:val="Beschriftung"/>
    <w:rsid w:val="00152486"/>
    <w:rPr>
      <w:b/>
      <w:bCs/>
      <w:szCs w:val="24"/>
      <w:lang w:val="en-GB"/>
    </w:rPr>
  </w:style>
  <w:style w:type="character" w:styleId="Hervorhebung">
    <w:name w:val="Emphasis"/>
    <w:basedOn w:val="Absatz-Standardschriftart"/>
    <w:uiPriority w:val="20"/>
    <w:qFormat/>
    <w:rsid w:val="00152486"/>
    <w:rPr>
      <w:i/>
      <w:iCs/>
    </w:rPr>
  </w:style>
  <w:style w:type="character" w:styleId="Fett">
    <w:name w:val="Strong"/>
    <w:basedOn w:val="Absatz-Standardschriftart"/>
    <w:uiPriority w:val="22"/>
    <w:qFormat/>
    <w:rsid w:val="00152486"/>
    <w:rPr>
      <w:b/>
      <w:bCs/>
    </w:rPr>
  </w:style>
  <w:style w:type="paragraph" w:styleId="Titel">
    <w:name w:val="Title"/>
    <w:basedOn w:val="Standard"/>
    <w:link w:val="TitelZchn"/>
    <w:qFormat/>
    <w:rsid w:val="00152486"/>
    <w:pPr>
      <w:spacing w:before="240" w:after="60"/>
      <w:jc w:val="center"/>
      <w:outlineLvl w:val="0"/>
    </w:pPr>
    <w:rPr>
      <w:rFonts w:ascii="Arial" w:hAnsi="Arial" w:cs="Arial"/>
      <w:b/>
      <w:bCs/>
      <w:kern w:val="28"/>
      <w:sz w:val="32"/>
      <w:szCs w:val="32"/>
      <w:lang w:val="en-GB"/>
    </w:rPr>
  </w:style>
  <w:style w:type="character" w:customStyle="1" w:styleId="TitelZchn">
    <w:name w:val="Titel Zchn"/>
    <w:basedOn w:val="Absatz-Standardschriftart"/>
    <w:link w:val="Titel"/>
    <w:rsid w:val="00152486"/>
    <w:rPr>
      <w:rFonts w:ascii="Arial" w:hAnsi="Arial" w:cs="Arial"/>
      <w:b/>
      <w:bCs/>
      <w:kern w:val="28"/>
      <w:sz w:val="32"/>
      <w:szCs w:val="32"/>
      <w:lang w:val="en-GB"/>
    </w:rPr>
  </w:style>
  <w:style w:type="character" w:styleId="Seitenzahl">
    <w:name w:val="page number"/>
    <w:basedOn w:val="Absatz-Standardschriftart"/>
    <w:rsid w:val="00152486"/>
  </w:style>
  <w:style w:type="paragraph" w:styleId="Textkrper">
    <w:name w:val="Body Text"/>
    <w:basedOn w:val="Standard"/>
    <w:link w:val="TextkrperZchn"/>
    <w:rsid w:val="00152486"/>
    <w:pPr>
      <w:spacing w:after="120"/>
    </w:pPr>
    <w:rPr>
      <w:lang w:val="en-GB"/>
    </w:rPr>
  </w:style>
  <w:style w:type="character" w:customStyle="1" w:styleId="TextkrperZchn">
    <w:name w:val="Textkörper Zchn"/>
    <w:basedOn w:val="Absatz-Standardschriftart"/>
    <w:link w:val="Textkrper"/>
    <w:rsid w:val="00152486"/>
    <w:rPr>
      <w:sz w:val="24"/>
      <w:szCs w:val="24"/>
      <w:lang w:val="en-GB"/>
    </w:rPr>
  </w:style>
  <w:style w:type="table" w:styleId="TabelleProfessionell">
    <w:name w:val="Table Professional"/>
    <w:basedOn w:val="NormaleTabelle"/>
    <w:rsid w:val="00152486"/>
    <w:pPr>
      <w:spacing w:after="120"/>
      <w:jc w:val="both"/>
    </w:pPr>
    <w:rPr>
      <w:sz w:val="16"/>
      <w:lang w:val="en-GB" w:eastAsia="en-GB"/>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Standard"/>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Standard"/>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Standard"/>
    <w:rsid w:val="00152486"/>
    <w:pPr>
      <w:tabs>
        <w:tab w:val="left" w:pos="1247"/>
      </w:tabs>
      <w:spacing w:after="0" w:line="500" w:lineRule="exact"/>
    </w:pPr>
    <w:rPr>
      <w:position w:val="12"/>
      <w:sz w:val="22"/>
      <w:szCs w:val="20"/>
      <w:lang w:val="de-DE" w:eastAsia="de-DE"/>
    </w:rPr>
  </w:style>
  <w:style w:type="character" w:styleId="BesuchterHyperlink">
    <w:name w:val="FollowedHyperlink"/>
    <w:basedOn w:val="Absatz-Standardschriftart"/>
    <w:rsid w:val="00152486"/>
    <w:rPr>
      <w:color w:val="800080"/>
      <w:u w:val="single"/>
    </w:rPr>
  </w:style>
  <w:style w:type="character" w:customStyle="1" w:styleId="berschrift3Zchn">
    <w:name w:val="Überschrift 3 Zchn"/>
    <w:aliases w:val="OGC Heading 3 Zchn,h3 Zchn,sub-clause 3 Zchn,H3 Zchn,hd3 Zchn"/>
    <w:basedOn w:val="Absatz-Standardschriftart"/>
    <w:link w:val="berschrift3"/>
    <w:rsid w:val="00152486"/>
    <w:rPr>
      <w:rFonts w:cs="Arial"/>
      <w:b/>
      <w:bCs/>
      <w:sz w:val="24"/>
      <w:szCs w:val="26"/>
    </w:rPr>
  </w:style>
  <w:style w:type="numbering" w:styleId="111111">
    <w:name w:val="Outline List 2"/>
    <w:basedOn w:val="KeineListe"/>
    <w:rsid w:val="00152486"/>
    <w:pPr>
      <w:numPr>
        <w:numId w:val="12"/>
      </w:numPr>
    </w:pPr>
  </w:style>
  <w:style w:type="character" w:styleId="Funotenzeichen">
    <w:name w:val="footnote reference"/>
    <w:basedOn w:val="Absatz-Standardschriftart"/>
    <w:semiHidden/>
    <w:rsid w:val="00152486"/>
    <w:rPr>
      <w:vertAlign w:val="superscript"/>
    </w:rPr>
  </w:style>
  <w:style w:type="paragraph" w:styleId="Anrede">
    <w:name w:val="Salutation"/>
    <w:basedOn w:val="Standard"/>
    <w:next w:val="Standard"/>
    <w:link w:val="AnredeZchn"/>
    <w:rsid w:val="00152486"/>
    <w:pPr>
      <w:spacing w:after="0"/>
    </w:pPr>
    <w:rPr>
      <w:lang w:val="en-GB" w:eastAsia="en-GB"/>
    </w:rPr>
  </w:style>
  <w:style w:type="character" w:customStyle="1" w:styleId="AnredeZchn">
    <w:name w:val="Anrede Zchn"/>
    <w:basedOn w:val="Absatz-Standardschriftart"/>
    <w:link w:val="Anrede"/>
    <w:rsid w:val="00152486"/>
    <w:rPr>
      <w:sz w:val="24"/>
      <w:szCs w:val="24"/>
      <w:lang w:val="en-GB" w:eastAsia="en-GB"/>
    </w:rPr>
  </w:style>
  <w:style w:type="paragraph" w:styleId="Aufzhlungszeichen2">
    <w:name w:val="List Bullet 2"/>
    <w:basedOn w:val="Standard"/>
    <w:rsid w:val="00152486"/>
    <w:pPr>
      <w:numPr>
        <w:numId w:val="13"/>
      </w:numPr>
      <w:spacing w:after="0"/>
    </w:pPr>
    <w:rPr>
      <w:lang w:val="en-GB" w:eastAsia="en-GB"/>
    </w:rPr>
  </w:style>
  <w:style w:type="paragraph" w:styleId="Aufzhlungszeichen3">
    <w:name w:val="List Bullet 3"/>
    <w:basedOn w:val="Standard"/>
    <w:rsid w:val="00152486"/>
    <w:pPr>
      <w:numPr>
        <w:numId w:val="14"/>
      </w:numPr>
      <w:spacing w:after="0"/>
    </w:pPr>
    <w:rPr>
      <w:lang w:val="en-GB" w:eastAsia="en-GB"/>
    </w:rPr>
  </w:style>
  <w:style w:type="paragraph" w:styleId="Aufzhlungszeichen4">
    <w:name w:val="List Bullet 4"/>
    <w:basedOn w:val="Standard"/>
    <w:rsid w:val="00152486"/>
    <w:pPr>
      <w:numPr>
        <w:numId w:val="15"/>
      </w:numPr>
      <w:spacing w:after="0"/>
    </w:pPr>
    <w:rPr>
      <w:lang w:val="en-GB" w:eastAsia="en-GB"/>
    </w:rPr>
  </w:style>
  <w:style w:type="paragraph" w:styleId="Aufzhlungszeichen5">
    <w:name w:val="List Bullet 5"/>
    <w:basedOn w:val="Standard"/>
    <w:rsid w:val="00152486"/>
    <w:pPr>
      <w:numPr>
        <w:numId w:val="16"/>
      </w:numPr>
      <w:spacing w:after="0"/>
    </w:pPr>
    <w:rPr>
      <w:lang w:val="en-GB" w:eastAsia="en-GB"/>
    </w:rPr>
  </w:style>
  <w:style w:type="paragraph" w:styleId="Blocktext">
    <w:name w:val="Block Text"/>
    <w:basedOn w:val="Standard"/>
    <w:rsid w:val="00152486"/>
    <w:pPr>
      <w:spacing w:after="120"/>
      <w:ind w:left="1440" w:right="1440"/>
    </w:pPr>
    <w:rPr>
      <w:lang w:val="en-GB" w:eastAsia="en-GB"/>
    </w:rPr>
  </w:style>
  <w:style w:type="paragraph" w:styleId="Datum">
    <w:name w:val="Date"/>
    <w:basedOn w:val="Standard"/>
    <w:next w:val="Standard"/>
    <w:link w:val="DatumZchn"/>
    <w:rsid w:val="00152486"/>
    <w:pPr>
      <w:spacing w:after="0"/>
    </w:pPr>
    <w:rPr>
      <w:lang w:val="en-GB" w:eastAsia="en-GB"/>
    </w:rPr>
  </w:style>
  <w:style w:type="character" w:customStyle="1" w:styleId="DatumZchn">
    <w:name w:val="Datum Zchn"/>
    <w:basedOn w:val="Absatz-Standardschriftart"/>
    <w:link w:val="Datum"/>
    <w:rsid w:val="00152486"/>
    <w:rPr>
      <w:sz w:val="24"/>
      <w:szCs w:val="24"/>
      <w:lang w:val="en-GB" w:eastAsia="en-GB"/>
    </w:rPr>
  </w:style>
  <w:style w:type="paragraph" w:styleId="Dokumentstruktur">
    <w:name w:val="Document Map"/>
    <w:basedOn w:val="Standard"/>
    <w:link w:val="DokumentstrukturZchn"/>
    <w:semiHidden/>
    <w:rsid w:val="00152486"/>
    <w:pPr>
      <w:shd w:val="clear" w:color="auto" w:fill="000080"/>
      <w:spacing w:after="0"/>
    </w:pPr>
    <w:rPr>
      <w:rFonts w:ascii="Tahoma" w:hAnsi="Tahoma" w:cs="Tahoma"/>
      <w:sz w:val="20"/>
      <w:szCs w:val="20"/>
      <w:lang w:val="en-GB" w:eastAsia="en-GB"/>
    </w:rPr>
  </w:style>
  <w:style w:type="character" w:customStyle="1" w:styleId="DokumentstrukturZchn">
    <w:name w:val="Dokumentstruktur Zchn"/>
    <w:basedOn w:val="Absatz-Standardschriftart"/>
    <w:link w:val="Dokumentstruktur"/>
    <w:semiHidden/>
    <w:rsid w:val="00152486"/>
    <w:rPr>
      <w:rFonts w:ascii="Tahoma" w:hAnsi="Tahoma" w:cs="Tahoma"/>
      <w:shd w:val="clear" w:color="auto" w:fill="000080"/>
      <w:lang w:val="en-GB" w:eastAsia="en-GB"/>
    </w:rPr>
  </w:style>
  <w:style w:type="paragraph" w:styleId="E-Mail-Signatur">
    <w:name w:val="E-mail Signature"/>
    <w:basedOn w:val="Standard"/>
    <w:link w:val="E-Mail-SignaturZchn"/>
    <w:rsid w:val="00152486"/>
    <w:pPr>
      <w:spacing w:after="0"/>
    </w:pPr>
    <w:rPr>
      <w:lang w:val="en-GB" w:eastAsia="en-GB"/>
    </w:rPr>
  </w:style>
  <w:style w:type="character" w:customStyle="1" w:styleId="E-Mail-SignaturZchn">
    <w:name w:val="E-Mail-Signatur Zchn"/>
    <w:basedOn w:val="Absatz-Standardschriftart"/>
    <w:link w:val="E-Mail-Signatur"/>
    <w:rsid w:val="00152486"/>
    <w:rPr>
      <w:sz w:val="24"/>
      <w:szCs w:val="24"/>
      <w:lang w:val="en-GB" w:eastAsia="en-GB"/>
    </w:rPr>
  </w:style>
  <w:style w:type="paragraph" w:styleId="Endnotentext">
    <w:name w:val="endnote text"/>
    <w:basedOn w:val="Standard"/>
    <w:link w:val="EndnotentextZchn"/>
    <w:semiHidden/>
    <w:rsid w:val="00152486"/>
    <w:pPr>
      <w:spacing w:after="0"/>
    </w:pPr>
    <w:rPr>
      <w:sz w:val="20"/>
      <w:szCs w:val="20"/>
      <w:lang w:val="en-GB" w:eastAsia="en-GB"/>
    </w:rPr>
  </w:style>
  <w:style w:type="character" w:customStyle="1" w:styleId="EndnotentextZchn">
    <w:name w:val="Endnotentext Zchn"/>
    <w:basedOn w:val="Absatz-Standardschriftart"/>
    <w:link w:val="Endnotentext"/>
    <w:semiHidden/>
    <w:rsid w:val="00152486"/>
    <w:rPr>
      <w:lang w:val="en-GB" w:eastAsia="en-GB"/>
    </w:rPr>
  </w:style>
  <w:style w:type="paragraph" w:styleId="Fu-Endnotenberschrift">
    <w:name w:val="Note Heading"/>
    <w:basedOn w:val="Standard"/>
    <w:next w:val="Standard"/>
    <w:link w:val="Fu-EndnotenberschriftZchn"/>
    <w:rsid w:val="00152486"/>
    <w:pPr>
      <w:spacing w:after="0"/>
    </w:pPr>
    <w:rPr>
      <w:lang w:val="en-GB" w:eastAsia="en-GB"/>
    </w:rPr>
  </w:style>
  <w:style w:type="character" w:customStyle="1" w:styleId="Fu-EndnotenberschriftZchn">
    <w:name w:val="Fuß/-Endnotenüberschrift Zchn"/>
    <w:basedOn w:val="Absatz-Standardschriftart"/>
    <w:link w:val="Fu-Endnotenberschrift"/>
    <w:rsid w:val="00152486"/>
    <w:rPr>
      <w:sz w:val="24"/>
      <w:szCs w:val="24"/>
      <w:lang w:val="en-GB" w:eastAsia="en-GB"/>
    </w:rPr>
  </w:style>
  <w:style w:type="paragraph" w:styleId="Gruformel">
    <w:name w:val="Closing"/>
    <w:basedOn w:val="Standard"/>
    <w:link w:val="GruformelZchn"/>
    <w:rsid w:val="00152486"/>
    <w:pPr>
      <w:spacing w:after="0"/>
      <w:ind w:left="4252"/>
    </w:pPr>
    <w:rPr>
      <w:lang w:val="en-GB" w:eastAsia="en-GB"/>
    </w:rPr>
  </w:style>
  <w:style w:type="character" w:customStyle="1" w:styleId="GruformelZchn">
    <w:name w:val="Grußformel Zchn"/>
    <w:basedOn w:val="Absatz-Standardschriftart"/>
    <w:link w:val="Gruformel"/>
    <w:rsid w:val="00152486"/>
    <w:rPr>
      <w:sz w:val="24"/>
      <w:szCs w:val="24"/>
      <w:lang w:val="en-GB" w:eastAsia="en-GB"/>
    </w:rPr>
  </w:style>
  <w:style w:type="paragraph" w:styleId="HTMLAdresse">
    <w:name w:val="HTML Address"/>
    <w:basedOn w:val="Standard"/>
    <w:link w:val="HTMLAdresseZchn"/>
    <w:rsid w:val="00152486"/>
    <w:pPr>
      <w:spacing w:after="0"/>
    </w:pPr>
    <w:rPr>
      <w:i/>
      <w:iCs/>
      <w:lang w:val="en-GB" w:eastAsia="en-GB"/>
    </w:rPr>
  </w:style>
  <w:style w:type="character" w:customStyle="1" w:styleId="HTMLAdresseZchn">
    <w:name w:val="HTML Adresse Zchn"/>
    <w:basedOn w:val="Absatz-Standardschriftart"/>
    <w:link w:val="HTMLAdresse"/>
    <w:rsid w:val="00152486"/>
    <w:rPr>
      <w:i/>
      <w:iCs/>
      <w:sz w:val="24"/>
      <w:szCs w:val="24"/>
      <w:lang w:val="en-GB" w:eastAsia="en-GB"/>
    </w:rPr>
  </w:style>
  <w:style w:type="paragraph" w:styleId="HTMLVorformatiert">
    <w:name w:val="HTML Preformatted"/>
    <w:basedOn w:val="Standard"/>
    <w:link w:val="HTMLVorformatiertZchn"/>
    <w:rsid w:val="00152486"/>
    <w:pPr>
      <w:spacing w:after="0"/>
    </w:pPr>
    <w:rPr>
      <w:rFonts w:ascii="Courier New" w:hAnsi="Courier New" w:cs="Courier New"/>
      <w:sz w:val="20"/>
      <w:szCs w:val="20"/>
      <w:lang w:val="en-GB" w:eastAsia="en-GB"/>
    </w:rPr>
  </w:style>
  <w:style w:type="character" w:customStyle="1" w:styleId="HTMLVorformatiertZchn">
    <w:name w:val="HTML Vorformatiert Zchn"/>
    <w:basedOn w:val="Absatz-Standardschriftart"/>
    <w:link w:val="HTMLVorformatiert"/>
    <w:rsid w:val="00152486"/>
    <w:rPr>
      <w:rFonts w:ascii="Courier New" w:hAnsi="Courier New" w:cs="Courier New"/>
      <w:lang w:val="en-GB" w:eastAsia="en-GB"/>
    </w:rPr>
  </w:style>
  <w:style w:type="paragraph" w:styleId="Index1">
    <w:name w:val="index 1"/>
    <w:basedOn w:val="Standard"/>
    <w:next w:val="Standard"/>
    <w:autoRedefine/>
    <w:semiHidden/>
    <w:rsid w:val="00152486"/>
    <w:pPr>
      <w:spacing w:after="0"/>
      <w:ind w:left="240" w:hanging="240"/>
    </w:pPr>
    <w:rPr>
      <w:lang w:val="en-GB" w:eastAsia="en-GB"/>
    </w:rPr>
  </w:style>
  <w:style w:type="paragraph" w:styleId="Index2">
    <w:name w:val="index 2"/>
    <w:basedOn w:val="Standard"/>
    <w:next w:val="Standard"/>
    <w:autoRedefine/>
    <w:semiHidden/>
    <w:rsid w:val="00152486"/>
    <w:pPr>
      <w:spacing w:after="0"/>
      <w:ind w:left="480" w:hanging="240"/>
    </w:pPr>
    <w:rPr>
      <w:lang w:val="en-GB" w:eastAsia="en-GB"/>
    </w:rPr>
  </w:style>
  <w:style w:type="paragraph" w:styleId="Index3">
    <w:name w:val="index 3"/>
    <w:basedOn w:val="Standard"/>
    <w:next w:val="Standard"/>
    <w:autoRedefine/>
    <w:semiHidden/>
    <w:rsid w:val="00152486"/>
    <w:pPr>
      <w:spacing w:after="0"/>
      <w:ind w:left="720" w:hanging="240"/>
    </w:pPr>
    <w:rPr>
      <w:lang w:val="en-GB" w:eastAsia="en-GB"/>
    </w:rPr>
  </w:style>
  <w:style w:type="paragraph" w:styleId="Index4">
    <w:name w:val="index 4"/>
    <w:basedOn w:val="Standard"/>
    <w:next w:val="Standard"/>
    <w:autoRedefine/>
    <w:semiHidden/>
    <w:rsid w:val="00152486"/>
    <w:pPr>
      <w:spacing w:after="0"/>
      <w:ind w:left="960" w:hanging="240"/>
    </w:pPr>
    <w:rPr>
      <w:lang w:val="en-GB" w:eastAsia="en-GB"/>
    </w:rPr>
  </w:style>
  <w:style w:type="paragraph" w:styleId="Index5">
    <w:name w:val="index 5"/>
    <w:basedOn w:val="Standard"/>
    <w:next w:val="Standard"/>
    <w:autoRedefine/>
    <w:semiHidden/>
    <w:rsid w:val="00152486"/>
    <w:pPr>
      <w:spacing w:after="0"/>
      <w:ind w:left="1200" w:hanging="240"/>
    </w:pPr>
    <w:rPr>
      <w:lang w:val="en-GB" w:eastAsia="en-GB"/>
    </w:rPr>
  </w:style>
  <w:style w:type="paragraph" w:styleId="Index6">
    <w:name w:val="index 6"/>
    <w:basedOn w:val="Standard"/>
    <w:next w:val="Standard"/>
    <w:autoRedefine/>
    <w:semiHidden/>
    <w:rsid w:val="00152486"/>
    <w:pPr>
      <w:spacing w:after="0"/>
      <w:ind w:left="1440" w:hanging="240"/>
    </w:pPr>
    <w:rPr>
      <w:lang w:val="en-GB" w:eastAsia="en-GB"/>
    </w:rPr>
  </w:style>
  <w:style w:type="paragraph" w:styleId="Index7">
    <w:name w:val="index 7"/>
    <w:basedOn w:val="Standard"/>
    <w:next w:val="Standard"/>
    <w:autoRedefine/>
    <w:semiHidden/>
    <w:rsid w:val="00152486"/>
    <w:pPr>
      <w:spacing w:after="0"/>
      <w:ind w:left="1680" w:hanging="240"/>
    </w:pPr>
    <w:rPr>
      <w:lang w:val="en-GB" w:eastAsia="en-GB"/>
    </w:rPr>
  </w:style>
  <w:style w:type="paragraph" w:styleId="Index8">
    <w:name w:val="index 8"/>
    <w:basedOn w:val="Standard"/>
    <w:next w:val="Standard"/>
    <w:autoRedefine/>
    <w:semiHidden/>
    <w:rsid w:val="00152486"/>
    <w:pPr>
      <w:spacing w:after="0"/>
      <w:ind w:left="1920" w:hanging="240"/>
    </w:pPr>
    <w:rPr>
      <w:lang w:val="en-GB" w:eastAsia="en-GB"/>
    </w:rPr>
  </w:style>
  <w:style w:type="paragraph" w:styleId="Index9">
    <w:name w:val="index 9"/>
    <w:basedOn w:val="Standard"/>
    <w:next w:val="Standard"/>
    <w:autoRedefine/>
    <w:semiHidden/>
    <w:rsid w:val="00152486"/>
    <w:pPr>
      <w:spacing w:after="0"/>
      <w:ind w:left="2160" w:hanging="240"/>
    </w:pPr>
    <w:rPr>
      <w:lang w:val="en-GB" w:eastAsia="en-GB"/>
    </w:rPr>
  </w:style>
  <w:style w:type="paragraph" w:styleId="Indexberschrift">
    <w:name w:val="index heading"/>
    <w:basedOn w:val="Standard"/>
    <w:next w:val="Index1"/>
    <w:semiHidden/>
    <w:rsid w:val="00152486"/>
    <w:pPr>
      <w:spacing w:after="0"/>
    </w:pPr>
    <w:rPr>
      <w:rFonts w:ascii="Arial" w:hAnsi="Arial" w:cs="Arial"/>
      <w:b/>
      <w:bCs/>
      <w:lang w:val="en-GB" w:eastAsia="en-GB"/>
    </w:rPr>
  </w:style>
  <w:style w:type="paragraph" w:styleId="Liste2">
    <w:name w:val="List 2"/>
    <w:basedOn w:val="Standard"/>
    <w:rsid w:val="00152486"/>
    <w:pPr>
      <w:spacing w:after="0"/>
      <w:ind w:left="566" w:hanging="283"/>
    </w:pPr>
    <w:rPr>
      <w:lang w:val="en-GB" w:eastAsia="en-GB"/>
    </w:rPr>
  </w:style>
  <w:style w:type="paragraph" w:styleId="Liste3">
    <w:name w:val="List 3"/>
    <w:basedOn w:val="Standard"/>
    <w:rsid w:val="00152486"/>
    <w:pPr>
      <w:spacing w:after="0"/>
      <w:ind w:left="849" w:hanging="283"/>
    </w:pPr>
    <w:rPr>
      <w:lang w:val="en-GB" w:eastAsia="en-GB"/>
    </w:rPr>
  </w:style>
  <w:style w:type="paragraph" w:styleId="Liste4">
    <w:name w:val="List 4"/>
    <w:basedOn w:val="Standard"/>
    <w:rsid w:val="00152486"/>
    <w:pPr>
      <w:spacing w:after="0"/>
      <w:ind w:left="1132" w:hanging="283"/>
    </w:pPr>
    <w:rPr>
      <w:lang w:val="en-GB" w:eastAsia="en-GB"/>
    </w:rPr>
  </w:style>
  <w:style w:type="paragraph" w:styleId="Liste5">
    <w:name w:val="List 5"/>
    <w:basedOn w:val="Standard"/>
    <w:rsid w:val="00152486"/>
    <w:pPr>
      <w:spacing w:after="0"/>
      <w:ind w:left="1415" w:hanging="283"/>
    </w:pPr>
    <w:rPr>
      <w:lang w:val="en-GB" w:eastAsia="en-GB"/>
    </w:rPr>
  </w:style>
  <w:style w:type="paragraph" w:styleId="Listenfortsetzung">
    <w:name w:val="List Continue"/>
    <w:basedOn w:val="Standard"/>
    <w:rsid w:val="00152486"/>
    <w:pPr>
      <w:spacing w:after="120"/>
      <w:ind w:left="283"/>
    </w:pPr>
    <w:rPr>
      <w:lang w:val="en-GB" w:eastAsia="en-GB"/>
    </w:rPr>
  </w:style>
  <w:style w:type="paragraph" w:styleId="Listenfortsetzung2">
    <w:name w:val="List Continue 2"/>
    <w:basedOn w:val="Standard"/>
    <w:rsid w:val="00152486"/>
    <w:pPr>
      <w:spacing w:after="120"/>
      <w:ind w:left="566"/>
    </w:pPr>
    <w:rPr>
      <w:lang w:val="en-GB" w:eastAsia="en-GB"/>
    </w:rPr>
  </w:style>
  <w:style w:type="paragraph" w:styleId="Listenfortsetzung3">
    <w:name w:val="List Continue 3"/>
    <w:basedOn w:val="Standard"/>
    <w:rsid w:val="00152486"/>
    <w:pPr>
      <w:spacing w:after="120"/>
      <w:ind w:left="849"/>
    </w:pPr>
    <w:rPr>
      <w:lang w:val="en-GB" w:eastAsia="en-GB"/>
    </w:rPr>
  </w:style>
  <w:style w:type="paragraph" w:styleId="Listenfortsetzung4">
    <w:name w:val="List Continue 4"/>
    <w:basedOn w:val="Standard"/>
    <w:rsid w:val="00152486"/>
    <w:pPr>
      <w:spacing w:after="120"/>
      <w:ind w:left="1132"/>
    </w:pPr>
    <w:rPr>
      <w:lang w:val="en-GB" w:eastAsia="en-GB"/>
    </w:rPr>
  </w:style>
  <w:style w:type="paragraph" w:styleId="Listenfortsetzung5">
    <w:name w:val="List Continue 5"/>
    <w:basedOn w:val="Standard"/>
    <w:rsid w:val="00152486"/>
    <w:pPr>
      <w:spacing w:after="120"/>
      <w:ind w:left="1415"/>
    </w:pPr>
    <w:rPr>
      <w:lang w:val="en-GB" w:eastAsia="en-GB"/>
    </w:rPr>
  </w:style>
  <w:style w:type="paragraph" w:styleId="Listennummer2">
    <w:name w:val="List Number 2"/>
    <w:basedOn w:val="Standard"/>
    <w:rsid w:val="00152486"/>
    <w:pPr>
      <w:numPr>
        <w:numId w:val="17"/>
      </w:numPr>
      <w:spacing w:after="0"/>
    </w:pPr>
    <w:rPr>
      <w:lang w:val="en-GB" w:eastAsia="en-GB"/>
    </w:rPr>
  </w:style>
  <w:style w:type="paragraph" w:styleId="Listennummer3">
    <w:name w:val="List Number 3"/>
    <w:basedOn w:val="Standard"/>
    <w:rsid w:val="00152486"/>
    <w:pPr>
      <w:numPr>
        <w:numId w:val="18"/>
      </w:numPr>
      <w:spacing w:after="0"/>
    </w:pPr>
    <w:rPr>
      <w:lang w:val="en-GB" w:eastAsia="en-GB"/>
    </w:rPr>
  </w:style>
  <w:style w:type="paragraph" w:styleId="Listennummer4">
    <w:name w:val="List Number 4"/>
    <w:basedOn w:val="Standard"/>
    <w:rsid w:val="00152486"/>
    <w:pPr>
      <w:numPr>
        <w:numId w:val="19"/>
      </w:numPr>
      <w:spacing w:after="0"/>
    </w:pPr>
    <w:rPr>
      <w:lang w:val="en-GB" w:eastAsia="en-GB"/>
    </w:rPr>
  </w:style>
  <w:style w:type="paragraph" w:styleId="Listennummer5">
    <w:name w:val="List Number 5"/>
    <w:basedOn w:val="Standard"/>
    <w:rsid w:val="00152486"/>
    <w:pPr>
      <w:numPr>
        <w:numId w:val="20"/>
      </w:numPr>
      <w:spacing w:after="0"/>
    </w:pPr>
    <w:rPr>
      <w:lang w:val="en-GB" w:eastAsia="en-GB"/>
    </w:rPr>
  </w:style>
  <w:style w:type="paragraph" w:styleId="Makrotext">
    <w:name w:val="macro"/>
    <w:link w:val="MakrotextZchn"/>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krotextZchn">
    <w:name w:val="Makrotext Zchn"/>
    <w:basedOn w:val="Absatz-Standardschriftart"/>
    <w:link w:val="Makrotext"/>
    <w:semiHidden/>
    <w:rsid w:val="00152486"/>
    <w:rPr>
      <w:rFonts w:ascii="Courier New" w:hAnsi="Courier New" w:cs="Courier New"/>
      <w:lang w:val="en-GB" w:eastAsia="en-GB"/>
    </w:rPr>
  </w:style>
  <w:style w:type="paragraph" w:styleId="Nachrichtenkopf">
    <w:name w:val="Message Header"/>
    <w:basedOn w:val="Standard"/>
    <w:link w:val="NachrichtenkopfZchn"/>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NachrichtenkopfZchn">
    <w:name w:val="Nachrichtenkopf Zchn"/>
    <w:basedOn w:val="Absatz-Standardschriftart"/>
    <w:link w:val="Nachrichtenkopf"/>
    <w:rsid w:val="00152486"/>
    <w:rPr>
      <w:rFonts w:ascii="Arial" w:hAnsi="Arial" w:cs="Arial"/>
      <w:sz w:val="24"/>
      <w:szCs w:val="24"/>
      <w:shd w:val="pct20" w:color="auto" w:fill="auto"/>
      <w:lang w:val="en-GB" w:eastAsia="en-GB"/>
    </w:rPr>
  </w:style>
  <w:style w:type="paragraph" w:styleId="NurText">
    <w:name w:val="Plain Text"/>
    <w:basedOn w:val="Standard"/>
    <w:link w:val="NurTextZchn"/>
    <w:rsid w:val="00152486"/>
    <w:pPr>
      <w:spacing w:after="0"/>
    </w:pPr>
    <w:rPr>
      <w:rFonts w:ascii="Courier New" w:hAnsi="Courier New" w:cs="Courier New"/>
      <w:sz w:val="20"/>
      <w:szCs w:val="20"/>
      <w:lang w:val="en-GB" w:eastAsia="en-GB"/>
    </w:rPr>
  </w:style>
  <w:style w:type="character" w:customStyle="1" w:styleId="NurTextZchn">
    <w:name w:val="Nur Text Zchn"/>
    <w:basedOn w:val="Absatz-Standardschriftart"/>
    <w:link w:val="NurText"/>
    <w:rsid w:val="00152486"/>
    <w:rPr>
      <w:rFonts w:ascii="Courier New" w:hAnsi="Courier New" w:cs="Courier New"/>
      <w:lang w:val="en-GB" w:eastAsia="en-GB"/>
    </w:rPr>
  </w:style>
  <w:style w:type="paragraph" w:styleId="Rechtsgrundlagenverzeichnis">
    <w:name w:val="table of authorities"/>
    <w:basedOn w:val="Standard"/>
    <w:next w:val="Standard"/>
    <w:semiHidden/>
    <w:rsid w:val="00152486"/>
    <w:pPr>
      <w:spacing w:after="0"/>
      <w:ind w:left="240" w:hanging="240"/>
    </w:pPr>
    <w:rPr>
      <w:lang w:val="en-GB" w:eastAsia="en-GB"/>
    </w:rPr>
  </w:style>
  <w:style w:type="paragraph" w:styleId="RGV-berschrift">
    <w:name w:val="toa heading"/>
    <w:basedOn w:val="Standard"/>
    <w:next w:val="Standard"/>
    <w:semiHidden/>
    <w:rsid w:val="00152486"/>
    <w:pPr>
      <w:spacing w:before="120" w:after="0"/>
    </w:pPr>
    <w:rPr>
      <w:rFonts w:ascii="Arial" w:hAnsi="Arial" w:cs="Arial"/>
      <w:b/>
      <w:bCs/>
      <w:lang w:val="en-GB" w:eastAsia="en-GB"/>
    </w:rPr>
  </w:style>
  <w:style w:type="paragraph" w:styleId="Standardeinzug">
    <w:name w:val="Normal Indent"/>
    <w:basedOn w:val="Standard"/>
    <w:rsid w:val="00152486"/>
    <w:pPr>
      <w:spacing w:after="0"/>
      <w:ind w:left="720"/>
    </w:pPr>
    <w:rPr>
      <w:lang w:val="en-GB" w:eastAsia="en-GB"/>
    </w:rPr>
  </w:style>
  <w:style w:type="paragraph" w:styleId="Textkrper2">
    <w:name w:val="Body Text 2"/>
    <w:basedOn w:val="Standard"/>
    <w:link w:val="Textkrper2Zchn"/>
    <w:rsid w:val="00152486"/>
    <w:pPr>
      <w:spacing w:after="120" w:line="480" w:lineRule="auto"/>
    </w:pPr>
    <w:rPr>
      <w:lang w:val="en-GB" w:eastAsia="en-GB"/>
    </w:rPr>
  </w:style>
  <w:style w:type="character" w:customStyle="1" w:styleId="Textkrper2Zchn">
    <w:name w:val="Textkörper 2 Zchn"/>
    <w:basedOn w:val="Absatz-Standardschriftart"/>
    <w:link w:val="Textkrper2"/>
    <w:rsid w:val="00152486"/>
    <w:rPr>
      <w:sz w:val="24"/>
      <w:szCs w:val="24"/>
      <w:lang w:val="en-GB" w:eastAsia="en-GB"/>
    </w:rPr>
  </w:style>
  <w:style w:type="paragraph" w:styleId="Textkrper3">
    <w:name w:val="Body Text 3"/>
    <w:basedOn w:val="Standard"/>
    <w:link w:val="Textkrper3Zchn"/>
    <w:rsid w:val="00152486"/>
    <w:pPr>
      <w:spacing w:after="120"/>
    </w:pPr>
    <w:rPr>
      <w:sz w:val="16"/>
      <w:szCs w:val="16"/>
      <w:lang w:val="en-GB" w:eastAsia="en-GB"/>
    </w:rPr>
  </w:style>
  <w:style w:type="character" w:customStyle="1" w:styleId="Textkrper3Zchn">
    <w:name w:val="Textkörper 3 Zchn"/>
    <w:basedOn w:val="Absatz-Standardschriftart"/>
    <w:link w:val="Textkrper3"/>
    <w:rsid w:val="00152486"/>
    <w:rPr>
      <w:sz w:val="16"/>
      <w:szCs w:val="16"/>
      <w:lang w:val="en-GB" w:eastAsia="en-GB"/>
    </w:rPr>
  </w:style>
  <w:style w:type="paragraph" w:styleId="Textkrper-Einzug2">
    <w:name w:val="Body Text Indent 2"/>
    <w:basedOn w:val="Standard"/>
    <w:link w:val="Textkrper-Einzug2Zchn"/>
    <w:rsid w:val="00152486"/>
    <w:pPr>
      <w:spacing w:after="120" w:line="480" w:lineRule="auto"/>
      <w:ind w:left="283"/>
    </w:pPr>
    <w:rPr>
      <w:lang w:val="en-GB" w:eastAsia="en-GB"/>
    </w:rPr>
  </w:style>
  <w:style w:type="character" w:customStyle="1" w:styleId="Textkrper-Einzug2Zchn">
    <w:name w:val="Textkörper-Einzug 2 Zchn"/>
    <w:basedOn w:val="Absatz-Standardschriftart"/>
    <w:link w:val="Textkrper-Einzug2"/>
    <w:rsid w:val="00152486"/>
    <w:rPr>
      <w:sz w:val="24"/>
      <w:szCs w:val="24"/>
      <w:lang w:val="en-GB" w:eastAsia="en-GB"/>
    </w:rPr>
  </w:style>
  <w:style w:type="paragraph" w:styleId="Textkrper-Einzug3">
    <w:name w:val="Body Text Indent 3"/>
    <w:basedOn w:val="Standard"/>
    <w:link w:val="Textkrper-Einzug3Zchn"/>
    <w:rsid w:val="00152486"/>
    <w:pPr>
      <w:spacing w:after="120"/>
      <w:ind w:left="283"/>
    </w:pPr>
    <w:rPr>
      <w:sz w:val="16"/>
      <w:szCs w:val="16"/>
      <w:lang w:val="en-GB" w:eastAsia="en-GB"/>
    </w:rPr>
  </w:style>
  <w:style w:type="character" w:customStyle="1" w:styleId="Textkrper-Einzug3Zchn">
    <w:name w:val="Textkörper-Einzug 3 Zchn"/>
    <w:basedOn w:val="Absatz-Standardschriftart"/>
    <w:link w:val="Textkrper-Einzug3"/>
    <w:rsid w:val="00152486"/>
    <w:rPr>
      <w:sz w:val="16"/>
      <w:szCs w:val="16"/>
      <w:lang w:val="en-GB" w:eastAsia="en-GB"/>
    </w:rPr>
  </w:style>
  <w:style w:type="paragraph" w:styleId="Textkrper-Erstzeileneinzug">
    <w:name w:val="Body Text First Indent"/>
    <w:basedOn w:val="Textkrper"/>
    <w:link w:val="Textkrper-ErstzeileneinzugZchn"/>
    <w:rsid w:val="00152486"/>
    <w:pPr>
      <w:ind w:firstLine="210"/>
    </w:pPr>
    <w:rPr>
      <w:lang w:eastAsia="en-GB"/>
    </w:rPr>
  </w:style>
  <w:style w:type="character" w:customStyle="1" w:styleId="Textkrper-ErstzeileneinzugZchn">
    <w:name w:val="Textkörper-Erstzeileneinzug Zchn"/>
    <w:basedOn w:val="TextkrperZchn"/>
    <w:link w:val="Textkrper-Erstzeileneinzug"/>
    <w:rsid w:val="00152486"/>
    <w:rPr>
      <w:sz w:val="24"/>
      <w:szCs w:val="24"/>
      <w:lang w:val="en-GB" w:eastAsia="en-GB"/>
    </w:rPr>
  </w:style>
  <w:style w:type="paragraph" w:styleId="Textkrper-Erstzeileneinzug2">
    <w:name w:val="Body Text First Indent 2"/>
    <w:basedOn w:val="Textkrper-Zeileneinzug"/>
    <w:link w:val="Textkrper-Erstzeileneinzug2Zchn"/>
    <w:rsid w:val="00152486"/>
    <w:pPr>
      <w:spacing w:before="0" w:after="120" w:line="240" w:lineRule="auto"/>
      <w:ind w:left="283" w:firstLine="210"/>
    </w:pPr>
    <w:rPr>
      <w:sz w:val="24"/>
      <w:szCs w:val="24"/>
      <w:lang w:val="en-GB" w:eastAsia="en-GB"/>
    </w:rPr>
  </w:style>
  <w:style w:type="character" w:customStyle="1" w:styleId="Textkrper-Erstzeileneinzug2Zchn">
    <w:name w:val="Textkörper-Erstzeileneinzug 2 Zchn"/>
    <w:basedOn w:val="Textkrper-ZeileneinzugZchn"/>
    <w:link w:val="Textkrper-Erstzeileneinzug2"/>
    <w:rsid w:val="00152486"/>
    <w:rPr>
      <w:sz w:val="24"/>
      <w:szCs w:val="24"/>
      <w:lang w:val="en-GB" w:eastAsia="en-GB"/>
    </w:rPr>
  </w:style>
  <w:style w:type="paragraph" w:styleId="Umschlagabsenderadresse">
    <w:name w:val="envelope return"/>
    <w:basedOn w:val="Standard"/>
    <w:rsid w:val="00152486"/>
    <w:pPr>
      <w:spacing w:after="0"/>
    </w:pPr>
    <w:rPr>
      <w:rFonts w:ascii="Arial" w:hAnsi="Arial" w:cs="Arial"/>
      <w:sz w:val="20"/>
      <w:szCs w:val="20"/>
      <w:lang w:val="en-GB" w:eastAsia="en-GB"/>
    </w:rPr>
  </w:style>
  <w:style w:type="paragraph" w:styleId="Umschlagadresse">
    <w:name w:val="envelope address"/>
    <w:basedOn w:val="Standard"/>
    <w:rsid w:val="00152486"/>
    <w:pPr>
      <w:framePr w:w="7920" w:h="1980" w:hRule="exact" w:hSpace="180" w:wrap="auto" w:hAnchor="page" w:xAlign="center" w:yAlign="bottom"/>
      <w:spacing w:after="0"/>
      <w:ind w:left="2880"/>
    </w:pPr>
    <w:rPr>
      <w:rFonts w:ascii="Arial" w:hAnsi="Arial" w:cs="Arial"/>
      <w:lang w:val="en-GB" w:eastAsia="en-GB"/>
    </w:rPr>
  </w:style>
  <w:style w:type="paragraph" w:styleId="Unterschrift">
    <w:name w:val="Signature"/>
    <w:basedOn w:val="Standard"/>
    <w:link w:val="UnterschriftZchn"/>
    <w:rsid w:val="00152486"/>
    <w:pPr>
      <w:spacing w:after="0"/>
      <w:ind w:left="4252"/>
    </w:pPr>
    <w:rPr>
      <w:lang w:val="en-GB" w:eastAsia="en-GB"/>
    </w:rPr>
  </w:style>
  <w:style w:type="character" w:customStyle="1" w:styleId="UnterschriftZchn">
    <w:name w:val="Unterschrift Zchn"/>
    <w:basedOn w:val="Absatz-Standardschriftart"/>
    <w:link w:val="Unterschrift"/>
    <w:rsid w:val="00152486"/>
    <w:rPr>
      <w:sz w:val="24"/>
      <w:szCs w:val="24"/>
      <w:lang w:val="en-GB" w:eastAsia="en-GB"/>
    </w:rPr>
  </w:style>
  <w:style w:type="paragraph" w:styleId="Untertitel">
    <w:name w:val="Subtitle"/>
    <w:basedOn w:val="Standard"/>
    <w:link w:val="UntertitelZchn"/>
    <w:qFormat/>
    <w:rsid w:val="00152486"/>
    <w:pPr>
      <w:spacing w:after="60"/>
      <w:jc w:val="center"/>
      <w:outlineLvl w:val="1"/>
    </w:pPr>
    <w:rPr>
      <w:rFonts w:ascii="Arial" w:hAnsi="Arial" w:cs="Arial"/>
      <w:lang w:val="en-GB" w:eastAsia="en-GB"/>
    </w:rPr>
  </w:style>
  <w:style w:type="character" w:customStyle="1" w:styleId="UntertitelZchn">
    <w:name w:val="Untertitel Zchn"/>
    <w:basedOn w:val="Absatz-Standardschriftart"/>
    <w:link w:val="Untertitel"/>
    <w:rsid w:val="00152486"/>
    <w:rPr>
      <w:rFonts w:ascii="Arial" w:hAnsi="Arial" w:cs="Arial"/>
      <w:sz w:val="24"/>
      <w:szCs w:val="24"/>
      <w:lang w:val="en-GB" w:eastAsia="en-GB"/>
    </w:rPr>
  </w:style>
  <w:style w:type="paragraph" w:styleId="Verzeichnis4">
    <w:name w:val="toc 4"/>
    <w:basedOn w:val="Standard"/>
    <w:next w:val="Standard"/>
    <w:autoRedefine/>
    <w:semiHidden/>
    <w:rsid w:val="00152486"/>
    <w:pPr>
      <w:spacing w:after="0"/>
      <w:ind w:left="720"/>
    </w:pPr>
    <w:rPr>
      <w:lang w:val="en-GB" w:eastAsia="en-GB"/>
    </w:rPr>
  </w:style>
  <w:style w:type="paragraph" w:styleId="Verzeichnis5">
    <w:name w:val="toc 5"/>
    <w:basedOn w:val="Standard"/>
    <w:next w:val="Standard"/>
    <w:autoRedefine/>
    <w:semiHidden/>
    <w:rsid w:val="00152486"/>
    <w:pPr>
      <w:spacing w:after="0"/>
      <w:ind w:left="960"/>
    </w:pPr>
    <w:rPr>
      <w:lang w:val="en-GB" w:eastAsia="en-GB"/>
    </w:rPr>
  </w:style>
  <w:style w:type="paragraph" w:styleId="Verzeichnis6">
    <w:name w:val="toc 6"/>
    <w:basedOn w:val="Standard"/>
    <w:next w:val="Standard"/>
    <w:autoRedefine/>
    <w:semiHidden/>
    <w:rsid w:val="00152486"/>
    <w:pPr>
      <w:spacing w:after="0"/>
      <w:ind w:left="1200"/>
    </w:pPr>
    <w:rPr>
      <w:lang w:val="en-GB" w:eastAsia="en-GB"/>
    </w:rPr>
  </w:style>
  <w:style w:type="paragraph" w:styleId="Verzeichnis7">
    <w:name w:val="toc 7"/>
    <w:basedOn w:val="Standard"/>
    <w:next w:val="Standard"/>
    <w:autoRedefine/>
    <w:semiHidden/>
    <w:rsid w:val="00152486"/>
    <w:pPr>
      <w:spacing w:after="0"/>
      <w:ind w:left="1440"/>
    </w:pPr>
    <w:rPr>
      <w:lang w:val="en-GB" w:eastAsia="en-GB"/>
    </w:rPr>
  </w:style>
  <w:style w:type="paragraph" w:styleId="Verzeichnis8">
    <w:name w:val="toc 8"/>
    <w:basedOn w:val="Standard"/>
    <w:next w:val="Standard"/>
    <w:autoRedefine/>
    <w:semiHidden/>
    <w:rsid w:val="00152486"/>
    <w:pPr>
      <w:spacing w:after="0"/>
      <w:ind w:left="1680"/>
    </w:pPr>
    <w:rPr>
      <w:lang w:val="en-GB" w:eastAsia="en-GB"/>
    </w:rPr>
  </w:style>
  <w:style w:type="paragraph" w:styleId="Verzeichnis9">
    <w:name w:val="toc 9"/>
    <w:basedOn w:val="Standard"/>
    <w:next w:val="Standard"/>
    <w:autoRedefine/>
    <w:semiHidden/>
    <w:rsid w:val="00152486"/>
    <w:pPr>
      <w:spacing w:after="0"/>
      <w:ind w:left="1920"/>
    </w:pPr>
    <w:rPr>
      <w:lang w:val="en-GB" w:eastAsia="en-GB"/>
    </w:rPr>
  </w:style>
  <w:style w:type="character" w:customStyle="1" w:styleId="FunotentextZchn">
    <w:name w:val="Fußnotentext Zchn"/>
    <w:basedOn w:val="Absatz-Standardschriftart"/>
    <w:link w:val="Funotentext"/>
    <w:semiHidden/>
    <w:locked/>
    <w:rsid w:val="00152486"/>
  </w:style>
  <w:style w:type="paragraph" w:customStyle="1" w:styleId="bodytextpara">
    <w:name w:val="body text para"/>
    <w:basedOn w:val="Standard"/>
    <w:rsid w:val="00152486"/>
    <w:pPr>
      <w:spacing w:after="0"/>
      <w:ind w:firstLine="480"/>
      <w:jc w:val="both"/>
    </w:pPr>
    <w:rPr>
      <w:rFonts w:eastAsia="Batang"/>
      <w:sz w:val="22"/>
      <w:szCs w:val="20"/>
    </w:rPr>
  </w:style>
  <w:style w:type="paragraph" w:customStyle="1" w:styleId="font5">
    <w:name w:val="font5"/>
    <w:basedOn w:val="Standard"/>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Standard"/>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Standard"/>
    <w:rsid w:val="00152486"/>
    <w:pPr>
      <w:spacing w:before="100" w:beforeAutospacing="1" w:after="100" w:afterAutospacing="1"/>
      <w:textAlignment w:val="top"/>
    </w:pPr>
    <w:rPr>
      <w:rFonts w:ascii="Arial" w:hAnsi="Arial"/>
      <w:lang w:val="de-DE" w:eastAsia="ko-KR"/>
    </w:rPr>
  </w:style>
  <w:style w:type="paragraph" w:customStyle="1" w:styleId="xl54">
    <w:name w:val="xl54"/>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Standard"/>
    <w:rsid w:val="00152486"/>
    <w:pPr>
      <w:numPr>
        <w:numId w:val="21"/>
      </w:numPr>
    </w:pPr>
    <w:rPr>
      <w:color w:val="0000FF"/>
    </w:rPr>
  </w:style>
  <w:style w:type="paragraph" w:customStyle="1" w:styleId="bottomentry">
    <w:name w:val="bottom_entry"/>
    <w:basedOn w:val="Standard"/>
    <w:rsid w:val="00152486"/>
    <w:pPr>
      <w:spacing w:before="100" w:beforeAutospacing="1" w:after="100" w:afterAutospacing="1"/>
    </w:pPr>
    <w:rPr>
      <w:lang w:val="de-DE" w:eastAsia="ko-KR"/>
    </w:rPr>
  </w:style>
  <w:style w:type="paragraph" w:customStyle="1" w:styleId="Citation">
    <w:name w:val="Citation"/>
    <w:basedOn w:val="Standard"/>
    <w:next w:val="Standard"/>
    <w:link w:val="CitationZchn"/>
    <w:rsid w:val="00152486"/>
    <w:pPr>
      <w:spacing w:after="0"/>
    </w:pPr>
    <w:rPr>
      <w:bCs/>
      <w:i/>
      <w:iCs/>
      <w:lang w:val="en-GB" w:eastAsia="en-GB"/>
    </w:rPr>
  </w:style>
  <w:style w:type="paragraph" w:customStyle="1" w:styleId="citation0">
    <w:name w:val="citation"/>
    <w:basedOn w:val="Standard"/>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StandardWeb"/>
    <w:link w:val="FormatvorlageCitationLateinFettZchn"/>
    <w:rsid w:val="00152486"/>
    <w:rPr>
      <w:b/>
    </w:rPr>
  </w:style>
  <w:style w:type="character" w:customStyle="1" w:styleId="CitationZchn">
    <w:name w:val="Citation Zchn"/>
    <w:basedOn w:val="Absatz-Standardschriftar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Absatz-Standardschriftart"/>
    <w:link w:val="citation0"/>
    <w:rsid w:val="00152486"/>
    <w:rPr>
      <w:bCs/>
      <w:i/>
      <w:sz w:val="24"/>
      <w:szCs w:val="24"/>
      <w:lang w:val="en-GB" w:eastAsia="en-GB"/>
    </w:rPr>
  </w:style>
  <w:style w:type="paragraph" w:customStyle="1" w:styleId="spec">
    <w:name w:val="spec"/>
    <w:basedOn w:val="Standard"/>
    <w:rsid w:val="000F2914"/>
    <w:pPr>
      <w:spacing w:before="100" w:beforeAutospacing="1" w:after="100" w:afterAutospacing="1"/>
    </w:pPr>
    <w:rPr>
      <w:lang w:val="en-GB" w:eastAsia="en-GB"/>
    </w:rPr>
  </w:style>
  <w:style w:type="paragraph" w:customStyle="1" w:styleId="OGCFigure">
    <w:name w:val="OGC Figure"/>
    <w:basedOn w:val="Beschriftung"/>
    <w:link w:val="OGCFigureZchn"/>
    <w:qFormat/>
    <w:rsid w:val="006D2CB5"/>
    <w:rPr>
      <w:lang w:val="en-US"/>
    </w:rPr>
  </w:style>
  <w:style w:type="character" w:customStyle="1" w:styleId="OGCFigureZchn">
    <w:name w:val="OGC Figure Zchn"/>
    <w:basedOn w:val="BeschriftungZchn"/>
    <w:link w:val="OGCFigure"/>
    <w:rsid w:val="006D2CB5"/>
    <w:rPr>
      <w:b/>
      <w:bCs/>
      <w:szCs w:val="24"/>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455B4B"/>
    <w:pPr>
      <w:spacing w:after="240"/>
    </w:pPr>
    <w:rPr>
      <w:sz w:val="24"/>
      <w:szCs w:val="24"/>
    </w:rPr>
  </w:style>
  <w:style w:type="paragraph" w:styleId="berschrift1">
    <w:name w:val="heading 1"/>
    <w:aliases w:val="OGC Header Level 1,numbered,h1,clause,H1"/>
    <w:basedOn w:val="Standard"/>
    <w:next w:val="Standard"/>
    <w:link w:val="berschrift1Zchn"/>
    <w:qFormat/>
    <w:rsid w:val="00F27D5A"/>
    <w:pPr>
      <w:keepNext/>
      <w:numPr>
        <w:numId w:val="1"/>
      </w:numPr>
      <w:spacing w:before="480" w:line="360" w:lineRule="auto"/>
      <w:outlineLvl w:val="0"/>
    </w:pPr>
    <w:rPr>
      <w:b/>
      <w:bCs/>
      <w:sz w:val="28"/>
    </w:rPr>
  </w:style>
  <w:style w:type="paragraph" w:styleId="berschrift2">
    <w:name w:val="heading 2"/>
    <w:aliases w:val="OGC Heading 2,h2,sub-clause 2,H2,H21,l2"/>
    <w:basedOn w:val="Standard"/>
    <w:next w:val="Standard"/>
    <w:link w:val="berschrift2Zchn"/>
    <w:qFormat/>
    <w:rsid w:val="00F27D5A"/>
    <w:pPr>
      <w:keepNext/>
      <w:numPr>
        <w:ilvl w:val="1"/>
        <w:numId w:val="1"/>
      </w:numPr>
      <w:spacing w:before="240" w:after="60"/>
      <w:outlineLvl w:val="1"/>
    </w:pPr>
    <w:rPr>
      <w:rFonts w:cs="Arial"/>
      <w:b/>
      <w:bCs/>
      <w:iCs/>
      <w:szCs w:val="28"/>
    </w:rPr>
  </w:style>
  <w:style w:type="paragraph" w:styleId="berschrift3">
    <w:name w:val="heading 3"/>
    <w:aliases w:val="OGC Heading 3,h3,sub-clause 3,H3,hd3"/>
    <w:basedOn w:val="Standard"/>
    <w:next w:val="Standard"/>
    <w:link w:val="berschrift3Zchn"/>
    <w:qFormat/>
    <w:rsid w:val="00F27D5A"/>
    <w:pPr>
      <w:keepNext/>
      <w:numPr>
        <w:ilvl w:val="2"/>
        <w:numId w:val="1"/>
      </w:numPr>
      <w:spacing w:before="240" w:after="60"/>
      <w:outlineLvl w:val="2"/>
    </w:pPr>
    <w:rPr>
      <w:rFonts w:cs="Arial"/>
      <w:b/>
      <w:bCs/>
      <w:szCs w:val="26"/>
    </w:rPr>
  </w:style>
  <w:style w:type="paragraph" w:styleId="berschrift4">
    <w:name w:val="heading 4"/>
    <w:aliases w:val="OGC Heading 4,h4,sub-clause 4,H4"/>
    <w:basedOn w:val="Standard"/>
    <w:next w:val="Standard"/>
    <w:link w:val="berschrift4Zchn"/>
    <w:qFormat/>
    <w:rsid w:val="00F27D5A"/>
    <w:pPr>
      <w:keepNext/>
      <w:numPr>
        <w:ilvl w:val="3"/>
        <w:numId w:val="1"/>
      </w:numPr>
      <w:spacing w:before="240" w:after="60"/>
      <w:outlineLvl w:val="3"/>
    </w:pPr>
    <w:rPr>
      <w:b/>
      <w:bCs/>
      <w:szCs w:val="28"/>
    </w:rPr>
  </w:style>
  <w:style w:type="paragraph" w:styleId="berschrift5">
    <w:name w:val="heading 5"/>
    <w:aliases w:val="H5"/>
    <w:basedOn w:val="Standard"/>
    <w:next w:val="Standard"/>
    <w:qFormat/>
    <w:rsid w:val="00F27D5A"/>
    <w:pPr>
      <w:numPr>
        <w:ilvl w:val="4"/>
        <w:numId w:val="1"/>
      </w:numPr>
      <w:spacing w:before="240" w:after="60"/>
      <w:outlineLvl w:val="4"/>
    </w:pPr>
    <w:rPr>
      <w:b/>
      <w:bCs/>
      <w:i/>
      <w:iCs/>
      <w:sz w:val="26"/>
      <w:szCs w:val="26"/>
    </w:rPr>
  </w:style>
  <w:style w:type="paragraph" w:styleId="berschrift6">
    <w:name w:val="heading 6"/>
    <w:aliases w:val="H6"/>
    <w:basedOn w:val="Standard"/>
    <w:next w:val="Standard"/>
    <w:qFormat/>
    <w:rsid w:val="00F27D5A"/>
    <w:pPr>
      <w:numPr>
        <w:ilvl w:val="5"/>
        <w:numId w:val="1"/>
      </w:numPr>
      <w:spacing w:before="240" w:after="60"/>
      <w:outlineLvl w:val="5"/>
    </w:pPr>
    <w:rPr>
      <w:b/>
      <w:bCs/>
      <w:sz w:val="22"/>
      <w:szCs w:val="22"/>
    </w:rPr>
  </w:style>
  <w:style w:type="paragraph" w:styleId="berschrift7">
    <w:name w:val="heading 7"/>
    <w:basedOn w:val="Standard"/>
    <w:next w:val="Standard"/>
    <w:qFormat/>
    <w:rsid w:val="00F27D5A"/>
    <w:pPr>
      <w:numPr>
        <w:ilvl w:val="6"/>
        <w:numId w:val="1"/>
      </w:numPr>
      <w:spacing w:before="240" w:after="60"/>
      <w:outlineLvl w:val="6"/>
    </w:pPr>
  </w:style>
  <w:style w:type="paragraph" w:styleId="berschrift8">
    <w:name w:val="heading 8"/>
    <w:basedOn w:val="Standard"/>
    <w:next w:val="Standard"/>
    <w:qFormat/>
    <w:rsid w:val="00F27D5A"/>
    <w:pPr>
      <w:numPr>
        <w:ilvl w:val="7"/>
        <w:numId w:val="1"/>
      </w:numPr>
      <w:spacing w:before="240" w:after="60"/>
      <w:outlineLvl w:val="7"/>
    </w:pPr>
    <w:rPr>
      <w:i/>
      <w:iCs/>
    </w:rPr>
  </w:style>
  <w:style w:type="paragraph" w:styleId="berschrift9">
    <w:name w:val="heading 9"/>
    <w:aliases w:val="Appendix Heading 1"/>
    <w:basedOn w:val="Standard"/>
    <w:next w:val="Standard"/>
    <w:qFormat/>
    <w:rsid w:val="00F27D5A"/>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2">
    <w:name w:val="p2"/>
    <w:basedOn w:val="Standard"/>
    <w:next w:val="Standard"/>
    <w:rsid w:val="00F27D5A"/>
    <w:pPr>
      <w:tabs>
        <w:tab w:val="left" w:pos="560"/>
      </w:tabs>
    </w:pPr>
    <w:rPr>
      <w:szCs w:val="20"/>
      <w:lang w:val="en-GB"/>
    </w:rPr>
  </w:style>
  <w:style w:type="paragraph" w:customStyle="1" w:styleId="OGCClause">
    <w:name w:val="OGC Clause"/>
    <w:basedOn w:val="Standard"/>
    <w:next w:val="Standard"/>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Standard"/>
    <w:next w:val="Standard"/>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Standard"/>
    <w:rsid w:val="00F27D5A"/>
    <w:pPr>
      <w:spacing w:after="220"/>
      <w:jc w:val="right"/>
    </w:pPr>
    <w:rPr>
      <w:b/>
      <w:color w:val="000000"/>
      <w:szCs w:val="20"/>
      <w:lang w:val="en-GB"/>
    </w:rPr>
  </w:style>
  <w:style w:type="character" w:styleId="Hyperlink">
    <w:name w:val="Hyperlink"/>
    <w:basedOn w:val="Absatz-Standardschriftart"/>
    <w:uiPriority w:val="99"/>
    <w:rsid w:val="00F27D5A"/>
    <w:rPr>
      <w:rFonts w:cs="Times New Roman"/>
      <w:color w:val="0000FF"/>
      <w:u w:val="single"/>
    </w:rPr>
  </w:style>
  <w:style w:type="paragraph" w:customStyle="1" w:styleId="OGCtableheader">
    <w:name w:val="OGC table header"/>
    <w:basedOn w:val="Standard"/>
    <w:autoRedefine/>
    <w:qFormat/>
    <w:rsid w:val="008D4EE7"/>
    <w:pPr>
      <w:spacing w:before="60" w:after="60" w:line="211" w:lineRule="auto"/>
      <w:jc w:val="center"/>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Standard"/>
    <w:qFormat/>
    <w:rsid w:val="00F27D5A"/>
    <w:pPr>
      <w:numPr>
        <w:numId w:val="3"/>
      </w:numPr>
    </w:pPr>
    <w:rPr>
      <w:szCs w:val="20"/>
      <w:lang w:val="en-GB"/>
    </w:rPr>
  </w:style>
  <w:style w:type="paragraph" w:styleId="Funotentext">
    <w:name w:val="footnote text"/>
    <w:basedOn w:val="Standard"/>
    <w:link w:val="FunotentextZchn"/>
    <w:semiHidden/>
    <w:rsid w:val="00F27D5A"/>
    <w:rPr>
      <w:sz w:val="20"/>
      <w:szCs w:val="20"/>
    </w:rPr>
  </w:style>
  <w:style w:type="character" w:customStyle="1" w:styleId="Codefragment">
    <w:name w:val="Codefragment"/>
    <w:basedOn w:val="Absatz-Standardschriftart"/>
    <w:rsid w:val="00F27D5A"/>
    <w:rPr>
      <w:rFonts w:ascii="Courier New" w:hAnsi="Courier New" w:cs="Courier New"/>
      <w:noProof/>
      <w:sz w:val="22"/>
      <w:szCs w:val="22"/>
      <w:lang w:val="en-US"/>
    </w:rPr>
  </w:style>
  <w:style w:type="paragraph" w:customStyle="1" w:styleId="List2OGCbullets">
    <w:name w:val="List 2 OGC bullets"/>
    <w:basedOn w:val="Standard"/>
    <w:qFormat/>
    <w:rsid w:val="00F27D5A"/>
    <w:pPr>
      <w:numPr>
        <w:numId w:val="4"/>
      </w:numPr>
    </w:pPr>
  </w:style>
  <w:style w:type="paragraph" w:customStyle="1" w:styleId="Definition">
    <w:name w:val="Definition"/>
    <w:basedOn w:val="Standard"/>
    <w:next w:val="TermNum"/>
    <w:qFormat/>
    <w:rsid w:val="00F27D5A"/>
    <w:rPr>
      <w:szCs w:val="20"/>
      <w:lang w:val="en-GB"/>
    </w:rPr>
  </w:style>
  <w:style w:type="paragraph" w:customStyle="1" w:styleId="Terms">
    <w:name w:val="Term(s)"/>
    <w:basedOn w:val="Standard"/>
    <w:next w:val="Definition"/>
    <w:qFormat/>
    <w:rsid w:val="00F27D5A"/>
    <w:pPr>
      <w:keepNext/>
      <w:suppressAutoHyphens/>
      <w:spacing w:after="0"/>
    </w:pPr>
    <w:rPr>
      <w:b/>
      <w:szCs w:val="20"/>
      <w:lang w:val="en-GB"/>
    </w:rPr>
  </w:style>
  <w:style w:type="paragraph" w:customStyle="1" w:styleId="TermNum">
    <w:name w:val="TermNum"/>
    <w:basedOn w:val="Standard"/>
    <w:next w:val="Terms"/>
    <w:qFormat/>
    <w:rsid w:val="00F27D5A"/>
    <w:pPr>
      <w:keepNext/>
      <w:numPr>
        <w:numId w:val="5"/>
      </w:numPr>
      <w:spacing w:after="0"/>
    </w:pPr>
    <w:rPr>
      <w:b/>
      <w:szCs w:val="20"/>
      <w:lang w:val="en-GB"/>
    </w:rPr>
  </w:style>
  <w:style w:type="paragraph" w:customStyle="1" w:styleId="Requirement">
    <w:name w:val="Requirement"/>
    <w:basedOn w:val="Standard"/>
    <w:next w:val="Standard"/>
    <w:qFormat/>
    <w:rsid w:val="00F27D5A"/>
    <w:pPr>
      <w:numPr>
        <w:numId w:val="6"/>
      </w:numPr>
      <w:tabs>
        <w:tab w:val="left" w:pos="964"/>
      </w:tabs>
    </w:pPr>
    <w:rPr>
      <w:noProof/>
      <w:sz w:val="23"/>
      <w:lang w:val="en-GB"/>
    </w:rPr>
  </w:style>
  <w:style w:type="paragraph" w:customStyle="1" w:styleId="AnnexLevel1main">
    <w:name w:val="Annex Level 1 (main)"/>
    <w:basedOn w:val="Standard"/>
    <w:next w:val="Standard"/>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berschrift3"/>
    <w:next w:val="Standard"/>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KeinLeerraum">
    <w:name w:val="No Spacing"/>
    <w:uiPriority w:val="1"/>
    <w:qFormat/>
    <w:rsid w:val="004A5507"/>
    <w:rPr>
      <w:sz w:val="24"/>
      <w:szCs w:val="24"/>
    </w:rPr>
  </w:style>
  <w:style w:type="paragraph" w:customStyle="1" w:styleId="AnnexLevel2">
    <w:name w:val="Annex Level 2"/>
    <w:basedOn w:val="berschrift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Aufzhlungszeichen">
    <w:name w:val="List Bullet"/>
    <w:basedOn w:val="Liste"/>
    <w:autoRedefine/>
    <w:rsid w:val="00671237"/>
    <w:pPr>
      <w:keepLines/>
      <w:spacing w:after="120"/>
      <w:ind w:left="0" w:firstLine="0"/>
    </w:pPr>
    <w:rPr>
      <w:szCs w:val="20"/>
      <w:lang w:val="en-GB"/>
    </w:rPr>
  </w:style>
  <w:style w:type="paragraph" w:styleId="Liste">
    <w:name w:val="List"/>
    <w:basedOn w:val="Standard"/>
    <w:rsid w:val="00F27D5A"/>
    <w:pPr>
      <w:ind w:left="360" w:hanging="360"/>
    </w:pPr>
  </w:style>
  <w:style w:type="paragraph" w:customStyle="1" w:styleId="Annex">
    <w:name w:val="Annex"/>
    <w:basedOn w:val="AnnexLevel1main"/>
    <w:next w:val="Standard"/>
    <w:link w:val="AnnexChar"/>
    <w:qFormat/>
    <w:rsid w:val="004A5507"/>
  </w:style>
  <w:style w:type="paragraph" w:customStyle="1" w:styleId="AnnexNumbered">
    <w:name w:val="Annex Numbered"/>
    <w:basedOn w:val="AnnexLevel2"/>
    <w:next w:val="Standard"/>
    <w:link w:val="AnnexNumberedChar"/>
    <w:qFormat/>
    <w:rsid w:val="002F6FCF"/>
    <w:pPr>
      <w:tabs>
        <w:tab w:val="clear" w:pos="720"/>
      </w:tabs>
    </w:pPr>
  </w:style>
  <w:style w:type="character" w:customStyle="1" w:styleId="AnnexLevel1mainChar">
    <w:name w:val="Annex Level 1 (main) Char"/>
    <w:basedOn w:val="Absatz-Standardschriftar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berschrift4"/>
    <w:next w:val="Standard"/>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berschrift2Zchn">
    <w:name w:val="Überschrift 2 Zchn"/>
    <w:aliases w:val="OGC Heading 2 Zchn,h2 Zchn,sub-clause 2 Zchn,H2 Zchn,H21 Zchn,l2 Zchn"/>
    <w:basedOn w:val="Absatz-Standardschriftart"/>
    <w:link w:val="berschrift2"/>
    <w:rsid w:val="004A5507"/>
    <w:rPr>
      <w:rFonts w:cs="Arial"/>
      <w:b/>
      <w:bCs/>
      <w:iCs/>
      <w:sz w:val="24"/>
      <w:szCs w:val="28"/>
    </w:rPr>
  </w:style>
  <w:style w:type="character" w:customStyle="1" w:styleId="AnnexLevel2Char">
    <w:name w:val="Annex Level 2 Char"/>
    <w:basedOn w:val="berschrift2Zchn"/>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910EA3"/>
    <w:rPr>
      <w:rFonts w:cs="Arial"/>
      <w:b/>
      <w:bCs w:val="0"/>
      <w:iCs w:val="0"/>
      <w:sz w:val="22"/>
      <w:szCs w:val="28"/>
      <w:lang w:val="en-AU" w:eastAsia="en-AU"/>
    </w:rPr>
  </w:style>
  <w:style w:type="paragraph" w:styleId="Inhaltsverzeichnisberschrift">
    <w:name w:val="TOC Heading"/>
    <w:basedOn w:val="berschrift1"/>
    <w:next w:val="Standard"/>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Verzeichnis1">
    <w:name w:val="toc 1"/>
    <w:basedOn w:val="Standard"/>
    <w:next w:val="Standard"/>
    <w:autoRedefine/>
    <w:uiPriority w:val="39"/>
    <w:unhideWhenUsed/>
    <w:rsid w:val="00F60CB2"/>
  </w:style>
  <w:style w:type="paragraph" w:styleId="Verzeichnis2">
    <w:name w:val="toc 2"/>
    <w:basedOn w:val="Standard"/>
    <w:next w:val="Standard"/>
    <w:autoRedefine/>
    <w:uiPriority w:val="39"/>
    <w:unhideWhenUsed/>
    <w:rsid w:val="00F60CB2"/>
    <w:pPr>
      <w:ind w:left="240"/>
    </w:pPr>
  </w:style>
  <w:style w:type="paragraph" w:styleId="Verzeichnis3">
    <w:name w:val="toc 3"/>
    <w:basedOn w:val="Standard"/>
    <w:next w:val="Standard"/>
    <w:autoRedefine/>
    <w:uiPriority w:val="39"/>
    <w:unhideWhenUsed/>
    <w:rsid w:val="00F60CB2"/>
    <w:pPr>
      <w:ind w:left="480"/>
    </w:pPr>
  </w:style>
  <w:style w:type="paragraph" w:styleId="Kopfzeile">
    <w:name w:val="header"/>
    <w:basedOn w:val="Standard"/>
    <w:link w:val="KopfzeileZchn"/>
    <w:uiPriority w:val="99"/>
    <w:unhideWhenUsed/>
    <w:rsid w:val="0079517D"/>
    <w:pPr>
      <w:tabs>
        <w:tab w:val="center" w:pos="4680"/>
        <w:tab w:val="right" w:pos="9360"/>
      </w:tabs>
      <w:spacing w:after="0"/>
    </w:pPr>
  </w:style>
  <w:style w:type="character" w:customStyle="1" w:styleId="KopfzeileZchn">
    <w:name w:val="Kopfzeile Zchn"/>
    <w:basedOn w:val="Absatz-Standardschriftart"/>
    <w:link w:val="Kopfzeile"/>
    <w:uiPriority w:val="99"/>
    <w:rsid w:val="0079517D"/>
    <w:rPr>
      <w:sz w:val="24"/>
      <w:szCs w:val="24"/>
    </w:rPr>
  </w:style>
  <w:style w:type="paragraph" w:styleId="Fuzeile">
    <w:name w:val="footer"/>
    <w:basedOn w:val="Standard"/>
    <w:link w:val="FuzeileZchn"/>
    <w:uiPriority w:val="99"/>
    <w:unhideWhenUsed/>
    <w:rsid w:val="0079517D"/>
    <w:pPr>
      <w:tabs>
        <w:tab w:val="center" w:pos="4680"/>
        <w:tab w:val="right" w:pos="9360"/>
      </w:tabs>
      <w:spacing w:after="0"/>
    </w:pPr>
  </w:style>
  <w:style w:type="character" w:customStyle="1" w:styleId="FuzeileZchn">
    <w:name w:val="Fußzeile Zchn"/>
    <w:basedOn w:val="Absatz-Standardschriftart"/>
    <w:link w:val="Fuzeile"/>
    <w:uiPriority w:val="99"/>
    <w:rsid w:val="0079517D"/>
    <w:rPr>
      <w:sz w:val="24"/>
      <w:szCs w:val="24"/>
    </w:rPr>
  </w:style>
  <w:style w:type="paragraph" w:styleId="Textkrper-Zeileneinzug">
    <w:name w:val="Body Text Indent"/>
    <w:basedOn w:val="Standard"/>
    <w:link w:val="Textkrper-ZeileneinzugZchn"/>
    <w:rsid w:val="00FE0219"/>
    <w:pPr>
      <w:spacing w:before="40" w:after="40" w:line="211" w:lineRule="auto"/>
      <w:ind w:left="144" w:hanging="144"/>
    </w:pPr>
    <w:rPr>
      <w:sz w:val="22"/>
      <w:szCs w:val="22"/>
    </w:rPr>
  </w:style>
  <w:style w:type="character" w:customStyle="1" w:styleId="Textkrper-ZeileneinzugZchn">
    <w:name w:val="Textkörper-Zeileneinzug Zchn"/>
    <w:basedOn w:val="Absatz-Standardschriftart"/>
    <w:link w:val="Textkrper-Zeileneinzug"/>
    <w:rsid w:val="00FE0219"/>
    <w:rPr>
      <w:sz w:val="22"/>
      <w:szCs w:val="22"/>
    </w:rPr>
  </w:style>
  <w:style w:type="paragraph" w:customStyle="1" w:styleId="TablefootnoteChar">
    <w:name w:val="Table footnote Char"/>
    <w:basedOn w:val="Standard"/>
    <w:rsid w:val="00FE0219"/>
    <w:pPr>
      <w:tabs>
        <w:tab w:val="left" w:pos="340"/>
      </w:tabs>
      <w:spacing w:before="60" w:after="60" w:line="210" w:lineRule="auto"/>
    </w:pPr>
    <w:rPr>
      <w:sz w:val="18"/>
      <w:szCs w:val="18"/>
    </w:rPr>
  </w:style>
  <w:style w:type="paragraph" w:styleId="Listenabsatz">
    <w:name w:val="List Paragraph"/>
    <w:basedOn w:val="Standard"/>
    <w:uiPriority w:val="34"/>
    <w:rsid w:val="00FA590F"/>
    <w:pPr>
      <w:ind w:left="720"/>
      <w:contextualSpacing/>
    </w:pPr>
  </w:style>
  <w:style w:type="character" w:customStyle="1" w:styleId="hps">
    <w:name w:val="hps"/>
    <w:basedOn w:val="Absatz-Standardschriftart"/>
    <w:rsid w:val="00F7066B"/>
  </w:style>
  <w:style w:type="character" w:customStyle="1" w:styleId="atn">
    <w:name w:val="atn"/>
    <w:basedOn w:val="Absatz-Standardschriftart"/>
    <w:rsid w:val="00F7066B"/>
  </w:style>
  <w:style w:type="character" w:customStyle="1" w:styleId="st">
    <w:name w:val="st"/>
    <w:basedOn w:val="Absatz-Standardschriftart"/>
    <w:rsid w:val="006A541A"/>
  </w:style>
  <w:style w:type="paragraph" w:styleId="StandardWeb">
    <w:name w:val="Normal (Web)"/>
    <w:basedOn w:val="Standard"/>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sz w:val="24"/>
      <w:szCs w:val="24"/>
      <w:lang w:val="en-GB" w:eastAsia="en-GB"/>
    </w:rPr>
  </w:style>
  <w:style w:type="numbering" w:styleId="ArtikelAbschnitt">
    <w:name w:val="Outline List 3"/>
    <w:basedOn w:val="KeineListe"/>
    <w:rsid w:val="0015168C"/>
    <w:pPr>
      <w:numPr>
        <w:numId w:val="7"/>
      </w:numPr>
    </w:pPr>
  </w:style>
  <w:style w:type="paragraph" w:customStyle="1" w:styleId="Note">
    <w:name w:val="Note"/>
    <w:basedOn w:val="Standard"/>
    <w:next w:val="Standard"/>
    <w:link w:val="NoteZchn"/>
    <w:rsid w:val="001A30DA"/>
    <w:pPr>
      <w:numPr>
        <w:numId w:val="8"/>
      </w:numPr>
      <w:tabs>
        <w:tab w:val="left" w:pos="960"/>
      </w:tabs>
      <w:spacing w:line="211" w:lineRule="auto"/>
    </w:pPr>
    <w:rPr>
      <w:sz w:val="18"/>
      <w:szCs w:val="18"/>
    </w:rPr>
  </w:style>
  <w:style w:type="character" w:customStyle="1" w:styleId="NoteZchn">
    <w:name w:val="Note Zchn"/>
    <w:link w:val="Note"/>
    <w:rsid w:val="001A30DA"/>
    <w:rPr>
      <w:sz w:val="18"/>
      <w:szCs w:val="18"/>
    </w:rPr>
  </w:style>
  <w:style w:type="table" w:styleId="Tabellenraster">
    <w:name w:val="Table Grid"/>
    <w:basedOn w:val="NormaleTabelle"/>
    <w:rsid w:val="00D21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title">
    <w:name w:val="Figure title"/>
    <w:basedOn w:val="Standard"/>
    <w:next w:val="Standard"/>
    <w:rsid w:val="003247A2"/>
    <w:pPr>
      <w:tabs>
        <w:tab w:val="num" w:pos="3338"/>
      </w:tabs>
      <w:suppressAutoHyphens/>
      <w:spacing w:before="220" w:after="220"/>
      <w:ind w:left="714" w:hanging="357"/>
      <w:jc w:val="center"/>
    </w:pPr>
    <w:rPr>
      <w:b/>
      <w:bCs/>
    </w:rPr>
  </w:style>
  <w:style w:type="paragraph" w:styleId="Sprechblasentext">
    <w:name w:val="Balloon Text"/>
    <w:basedOn w:val="Standard"/>
    <w:link w:val="SprechblasentextZchn"/>
    <w:semiHidden/>
    <w:unhideWhenUsed/>
    <w:rsid w:val="003247A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247A2"/>
    <w:rPr>
      <w:rFonts w:ascii="Tahoma" w:hAnsi="Tahoma" w:cs="Tahoma"/>
      <w:sz w:val="16"/>
      <w:szCs w:val="16"/>
    </w:rPr>
  </w:style>
  <w:style w:type="character" w:styleId="Kommentarzeichen">
    <w:name w:val="annotation reference"/>
    <w:basedOn w:val="Absatz-Standardschriftart"/>
    <w:semiHidden/>
    <w:unhideWhenUsed/>
    <w:rsid w:val="005E0E03"/>
    <w:rPr>
      <w:sz w:val="16"/>
      <w:szCs w:val="16"/>
    </w:rPr>
  </w:style>
  <w:style w:type="paragraph" w:styleId="Kommentartext">
    <w:name w:val="annotation text"/>
    <w:basedOn w:val="Standard"/>
    <w:link w:val="KommentartextZchn"/>
    <w:semiHidden/>
    <w:unhideWhenUsed/>
    <w:rsid w:val="005E0E03"/>
    <w:rPr>
      <w:sz w:val="20"/>
      <w:szCs w:val="20"/>
    </w:rPr>
  </w:style>
  <w:style w:type="character" w:customStyle="1" w:styleId="KommentartextZchn">
    <w:name w:val="Kommentartext Zchn"/>
    <w:basedOn w:val="Absatz-Standardschriftart"/>
    <w:link w:val="Kommentartext"/>
    <w:semiHidden/>
    <w:rsid w:val="005E0E03"/>
  </w:style>
  <w:style w:type="paragraph" w:styleId="Kommentarthema">
    <w:name w:val="annotation subject"/>
    <w:basedOn w:val="Kommentartext"/>
    <w:next w:val="Kommentartext"/>
    <w:link w:val="KommentarthemaZchn"/>
    <w:semiHidden/>
    <w:unhideWhenUsed/>
    <w:rsid w:val="005E0E03"/>
    <w:rPr>
      <w:b/>
      <w:bCs/>
    </w:rPr>
  </w:style>
  <w:style w:type="character" w:customStyle="1" w:styleId="KommentarthemaZchn">
    <w:name w:val="Kommentarthema Zchn"/>
    <w:basedOn w:val="KommentartextZchn"/>
    <w:link w:val="Kommentarthema"/>
    <w:uiPriority w:val="99"/>
    <w:semiHidden/>
    <w:rsid w:val="005E0E03"/>
    <w:rPr>
      <w:b/>
      <w:bCs/>
    </w:rPr>
  </w:style>
  <w:style w:type="character" w:customStyle="1" w:styleId="hpsalt-edited">
    <w:name w:val="hps alt-edited"/>
    <w:basedOn w:val="Absatz-Standardschriftart"/>
    <w:rsid w:val="00EF78FF"/>
  </w:style>
  <w:style w:type="paragraph" w:styleId="berarbeitung">
    <w:name w:val="Revision"/>
    <w:hidden/>
    <w:uiPriority w:val="99"/>
    <w:semiHidden/>
    <w:rsid w:val="00E916E1"/>
    <w:rPr>
      <w:sz w:val="24"/>
      <w:szCs w:val="24"/>
    </w:rPr>
  </w:style>
  <w:style w:type="paragraph" w:customStyle="1" w:styleId="Listing">
    <w:name w:val="Listing"/>
    <w:basedOn w:val="Standard"/>
    <w:next w:val="Standard"/>
    <w:rsid w:val="00E60305"/>
    <w:pPr>
      <w:spacing w:after="0"/>
    </w:pPr>
    <w:rPr>
      <w:rFonts w:ascii="Arial" w:hAnsi="Arial"/>
      <w:snapToGrid w:val="0"/>
      <w:sz w:val="16"/>
    </w:rPr>
  </w:style>
  <w:style w:type="paragraph" w:styleId="Beschriftung">
    <w:name w:val="caption"/>
    <w:basedOn w:val="Standard"/>
    <w:next w:val="Standard"/>
    <w:link w:val="BeschriftungZchn"/>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berschrift4Zchn">
    <w:name w:val="Überschrift 4 Zchn"/>
    <w:aliases w:val="OGC Heading 4 Zchn,h4 Zchn,sub-clause 4 Zchn,H4 Zchn"/>
    <w:basedOn w:val="Absatz-Standardschriftart"/>
    <w:link w:val="berschrift4"/>
    <w:rsid w:val="00424A26"/>
    <w:rPr>
      <w:b/>
      <w:bCs/>
      <w:sz w:val="24"/>
      <w:szCs w:val="28"/>
    </w:rPr>
  </w:style>
  <w:style w:type="character" w:customStyle="1" w:styleId="shorttext">
    <w:name w:val="short_text"/>
    <w:basedOn w:val="Absatz-Standardschriftart"/>
    <w:rsid w:val="0061311A"/>
  </w:style>
  <w:style w:type="character" w:customStyle="1" w:styleId="berschrift1Zchn">
    <w:name w:val="Überschrift 1 Zchn"/>
    <w:aliases w:val="OGC Header Level 1 Zchn,numbered Zchn,h1 Zchn,clause Zchn,H1 Zchn"/>
    <w:basedOn w:val="Absatz-Standardschriftart"/>
    <w:link w:val="berschrift1"/>
    <w:locked/>
    <w:rsid w:val="00766EA5"/>
    <w:rPr>
      <w:b/>
      <w:bCs/>
      <w:sz w:val="28"/>
      <w:szCs w:val="24"/>
    </w:rPr>
  </w:style>
  <w:style w:type="paragraph" w:customStyle="1" w:styleId="Heading2notnumbered">
    <w:name w:val="Heading 2 not numbered"/>
    <w:basedOn w:val="berschrift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Abbildungsverzeichnis">
    <w:name w:val="table of figures"/>
    <w:basedOn w:val="Standard"/>
    <w:next w:val="Standard"/>
    <w:uiPriority w:val="99"/>
    <w:rsid w:val="001155BB"/>
    <w:pPr>
      <w:spacing w:before="120" w:after="120"/>
      <w:ind w:right="851"/>
    </w:pPr>
    <w:rPr>
      <w:lang w:val="en-GB" w:eastAsia="en-GB"/>
    </w:rPr>
  </w:style>
  <w:style w:type="paragraph" w:styleId="Listennummer">
    <w:name w:val="List Number"/>
    <w:basedOn w:val="Standard"/>
    <w:rsid w:val="00D078F8"/>
    <w:pPr>
      <w:numPr>
        <w:numId w:val="10"/>
      </w:numPr>
      <w:spacing w:after="0"/>
    </w:pPr>
    <w:rPr>
      <w:lang w:val="en-GB" w:eastAsia="en-GB"/>
    </w:rPr>
  </w:style>
  <w:style w:type="character" w:customStyle="1" w:styleId="BeschriftungZchn">
    <w:name w:val="Beschriftung Zchn"/>
    <w:basedOn w:val="Absatz-Standardschriftart"/>
    <w:link w:val="Beschriftung"/>
    <w:rsid w:val="00152486"/>
    <w:rPr>
      <w:b/>
      <w:bCs/>
      <w:szCs w:val="24"/>
      <w:lang w:val="en-GB"/>
    </w:rPr>
  </w:style>
  <w:style w:type="character" w:styleId="Hervorhebung">
    <w:name w:val="Emphasis"/>
    <w:basedOn w:val="Absatz-Standardschriftart"/>
    <w:uiPriority w:val="20"/>
    <w:qFormat/>
    <w:rsid w:val="00152486"/>
    <w:rPr>
      <w:i/>
      <w:iCs/>
    </w:rPr>
  </w:style>
  <w:style w:type="character" w:styleId="Fett">
    <w:name w:val="Strong"/>
    <w:basedOn w:val="Absatz-Standardschriftart"/>
    <w:uiPriority w:val="22"/>
    <w:qFormat/>
    <w:rsid w:val="00152486"/>
    <w:rPr>
      <w:b/>
      <w:bCs/>
    </w:rPr>
  </w:style>
  <w:style w:type="paragraph" w:styleId="Titel">
    <w:name w:val="Title"/>
    <w:basedOn w:val="Standard"/>
    <w:link w:val="TitelZchn"/>
    <w:qFormat/>
    <w:rsid w:val="00152486"/>
    <w:pPr>
      <w:spacing w:before="240" w:after="60"/>
      <w:jc w:val="center"/>
      <w:outlineLvl w:val="0"/>
    </w:pPr>
    <w:rPr>
      <w:rFonts w:ascii="Arial" w:hAnsi="Arial" w:cs="Arial"/>
      <w:b/>
      <w:bCs/>
      <w:kern w:val="28"/>
      <w:sz w:val="32"/>
      <w:szCs w:val="32"/>
      <w:lang w:val="en-GB"/>
    </w:rPr>
  </w:style>
  <w:style w:type="character" w:customStyle="1" w:styleId="TitelZchn">
    <w:name w:val="Titel Zchn"/>
    <w:basedOn w:val="Absatz-Standardschriftart"/>
    <w:link w:val="Titel"/>
    <w:rsid w:val="00152486"/>
    <w:rPr>
      <w:rFonts w:ascii="Arial" w:hAnsi="Arial" w:cs="Arial"/>
      <w:b/>
      <w:bCs/>
      <w:kern w:val="28"/>
      <w:sz w:val="32"/>
      <w:szCs w:val="32"/>
      <w:lang w:val="en-GB"/>
    </w:rPr>
  </w:style>
  <w:style w:type="character" w:styleId="Seitenzahl">
    <w:name w:val="page number"/>
    <w:basedOn w:val="Absatz-Standardschriftart"/>
    <w:rsid w:val="00152486"/>
  </w:style>
  <w:style w:type="paragraph" w:styleId="Textkrper">
    <w:name w:val="Body Text"/>
    <w:basedOn w:val="Standard"/>
    <w:link w:val="TextkrperZchn"/>
    <w:rsid w:val="00152486"/>
    <w:pPr>
      <w:spacing w:after="120"/>
    </w:pPr>
    <w:rPr>
      <w:lang w:val="en-GB"/>
    </w:rPr>
  </w:style>
  <w:style w:type="character" w:customStyle="1" w:styleId="TextkrperZchn">
    <w:name w:val="Textkörper Zchn"/>
    <w:basedOn w:val="Absatz-Standardschriftart"/>
    <w:link w:val="Textkrper"/>
    <w:rsid w:val="00152486"/>
    <w:rPr>
      <w:sz w:val="24"/>
      <w:szCs w:val="24"/>
      <w:lang w:val="en-GB"/>
    </w:rPr>
  </w:style>
  <w:style w:type="table" w:styleId="TabelleProfessionell">
    <w:name w:val="Table Professional"/>
    <w:basedOn w:val="NormaleTabelle"/>
    <w:rsid w:val="00152486"/>
    <w:pPr>
      <w:spacing w:after="120"/>
      <w:jc w:val="both"/>
    </w:pPr>
    <w:rPr>
      <w:sz w:val="16"/>
      <w:lang w:val="en-GB" w:eastAsia="en-GB"/>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Standard"/>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Standard"/>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Standard"/>
    <w:rsid w:val="00152486"/>
    <w:pPr>
      <w:tabs>
        <w:tab w:val="left" w:pos="1247"/>
      </w:tabs>
      <w:spacing w:after="0" w:line="500" w:lineRule="exact"/>
    </w:pPr>
    <w:rPr>
      <w:position w:val="12"/>
      <w:sz w:val="22"/>
      <w:szCs w:val="20"/>
      <w:lang w:val="de-DE" w:eastAsia="de-DE"/>
    </w:rPr>
  </w:style>
  <w:style w:type="character" w:styleId="BesuchterHyperlink">
    <w:name w:val="FollowedHyperlink"/>
    <w:basedOn w:val="Absatz-Standardschriftart"/>
    <w:rsid w:val="00152486"/>
    <w:rPr>
      <w:color w:val="800080"/>
      <w:u w:val="single"/>
    </w:rPr>
  </w:style>
  <w:style w:type="character" w:customStyle="1" w:styleId="berschrift3Zchn">
    <w:name w:val="Überschrift 3 Zchn"/>
    <w:aliases w:val="OGC Heading 3 Zchn,h3 Zchn,sub-clause 3 Zchn,H3 Zchn,hd3 Zchn"/>
    <w:basedOn w:val="Absatz-Standardschriftart"/>
    <w:link w:val="berschrift3"/>
    <w:rsid w:val="00152486"/>
    <w:rPr>
      <w:rFonts w:cs="Arial"/>
      <w:b/>
      <w:bCs/>
      <w:sz w:val="24"/>
      <w:szCs w:val="26"/>
    </w:rPr>
  </w:style>
  <w:style w:type="numbering" w:styleId="111111">
    <w:name w:val="Outline List 2"/>
    <w:basedOn w:val="KeineListe"/>
    <w:rsid w:val="00152486"/>
    <w:pPr>
      <w:numPr>
        <w:numId w:val="12"/>
      </w:numPr>
    </w:pPr>
  </w:style>
  <w:style w:type="character" w:styleId="Funotenzeichen">
    <w:name w:val="footnote reference"/>
    <w:basedOn w:val="Absatz-Standardschriftart"/>
    <w:semiHidden/>
    <w:rsid w:val="00152486"/>
    <w:rPr>
      <w:vertAlign w:val="superscript"/>
    </w:rPr>
  </w:style>
  <w:style w:type="paragraph" w:styleId="Anrede">
    <w:name w:val="Salutation"/>
    <w:basedOn w:val="Standard"/>
    <w:next w:val="Standard"/>
    <w:link w:val="AnredeZchn"/>
    <w:rsid w:val="00152486"/>
    <w:pPr>
      <w:spacing w:after="0"/>
    </w:pPr>
    <w:rPr>
      <w:lang w:val="en-GB" w:eastAsia="en-GB"/>
    </w:rPr>
  </w:style>
  <w:style w:type="character" w:customStyle="1" w:styleId="AnredeZchn">
    <w:name w:val="Anrede Zchn"/>
    <w:basedOn w:val="Absatz-Standardschriftart"/>
    <w:link w:val="Anrede"/>
    <w:rsid w:val="00152486"/>
    <w:rPr>
      <w:sz w:val="24"/>
      <w:szCs w:val="24"/>
      <w:lang w:val="en-GB" w:eastAsia="en-GB"/>
    </w:rPr>
  </w:style>
  <w:style w:type="paragraph" w:styleId="Aufzhlungszeichen2">
    <w:name w:val="List Bullet 2"/>
    <w:basedOn w:val="Standard"/>
    <w:rsid w:val="00152486"/>
    <w:pPr>
      <w:numPr>
        <w:numId w:val="13"/>
      </w:numPr>
      <w:spacing w:after="0"/>
    </w:pPr>
    <w:rPr>
      <w:lang w:val="en-GB" w:eastAsia="en-GB"/>
    </w:rPr>
  </w:style>
  <w:style w:type="paragraph" w:styleId="Aufzhlungszeichen3">
    <w:name w:val="List Bullet 3"/>
    <w:basedOn w:val="Standard"/>
    <w:rsid w:val="00152486"/>
    <w:pPr>
      <w:numPr>
        <w:numId w:val="14"/>
      </w:numPr>
      <w:spacing w:after="0"/>
    </w:pPr>
    <w:rPr>
      <w:lang w:val="en-GB" w:eastAsia="en-GB"/>
    </w:rPr>
  </w:style>
  <w:style w:type="paragraph" w:styleId="Aufzhlungszeichen4">
    <w:name w:val="List Bullet 4"/>
    <w:basedOn w:val="Standard"/>
    <w:rsid w:val="00152486"/>
    <w:pPr>
      <w:numPr>
        <w:numId w:val="15"/>
      </w:numPr>
      <w:spacing w:after="0"/>
    </w:pPr>
    <w:rPr>
      <w:lang w:val="en-GB" w:eastAsia="en-GB"/>
    </w:rPr>
  </w:style>
  <w:style w:type="paragraph" w:styleId="Aufzhlungszeichen5">
    <w:name w:val="List Bullet 5"/>
    <w:basedOn w:val="Standard"/>
    <w:rsid w:val="00152486"/>
    <w:pPr>
      <w:numPr>
        <w:numId w:val="16"/>
      </w:numPr>
      <w:spacing w:after="0"/>
    </w:pPr>
    <w:rPr>
      <w:lang w:val="en-GB" w:eastAsia="en-GB"/>
    </w:rPr>
  </w:style>
  <w:style w:type="paragraph" w:styleId="Blocktext">
    <w:name w:val="Block Text"/>
    <w:basedOn w:val="Standard"/>
    <w:rsid w:val="00152486"/>
    <w:pPr>
      <w:spacing w:after="120"/>
      <w:ind w:left="1440" w:right="1440"/>
    </w:pPr>
    <w:rPr>
      <w:lang w:val="en-GB" w:eastAsia="en-GB"/>
    </w:rPr>
  </w:style>
  <w:style w:type="paragraph" w:styleId="Datum">
    <w:name w:val="Date"/>
    <w:basedOn w:val="Standard"/>
    <w:next w:val="Standard"/>
    <w:link w:val="DatumZchn"/>
    <w:rsid w:val="00152486"/>
    <w:pPr>
      <w:spacing w:after="0"/>
    </w:pPr>
    <w:rPr>
      <w:lang w:val="en-GB" w:eastAsia="en-GB"/>
    </w:rPr>
  </w:style>
  <w:style w:type="character" w:customStyle="1" w:styleId="DatumZchn">
    <w:name w:val="Datum Zchn"/>
    <w:basedOn w:val="Absatz-Standardschriftart"/>
    <w:link w:val="Datum"/>
    <w:rsid w:val="00152486"/>
    <w:rPr>
      <w:sz w:val="24"/>
      <w:szCs w:val="24"/>
      <w:lang w:val="en-GB" w:eastAsia="en-GB"/>
    </w:rPr>
  </w:style>
  <w:style w:type="paragraph" w:styleId="Dokumentstruktur">
    <w:name w:val="Document Map"/>
    <w:basedOn w:val="Standard"/>
    <w:link w:val="DokumentstrukturZchn"/>
    <w:semiHidden/>
    <w:rsid w:val="00152486"/>
    <w:pPr>
      <w:shd w:val="clear" w:color="auto" w:fill="000080"/>
      <w:spacing w:after="0"/>
    </w:pPr>
    <w:rPr>
      <w:rFonts w:ascii="Tahoma" w:hAnsi="Tahoma" w:cs="Tahoma"/>
      <w:sz w:val="20"/>
      <w:szCs w:val="20"/>
      <w:lang w:val="en-GB" w:eastAsia="en-GB"/>
    </w:rPr>
  </w:style>
  <w:style w:type="character" w:customStyle="1" w:styleId="DokumentstrukturZchn">
    <w:name w:val="Dokumentstruktur Zchn"/>
    <w:basedOn w:val="Absatz-Standardschriftart"/>
    <w:link w:val="Dokumentstruktur"/>
    <w:semiHidden/>
    <w:rsid w:val="00152486"/>
    <w:rPr>
      <w:rFonts w:ascii="Tahoma" w:hAnsi="Tahoma" w:cs="Tahoma"/>
      <w:shd w:val="clear" w:color="auto" w:fill="000080"/>
      <w:lang w:val="en-GB" w:eastAsia="en-GB"/>
    </w:rPr>
  </w:style>
  <w:style w:type="paragraph" w:styleId="E-Mail-Signatur">
    <w:name w:val="E-mail Signature"/>
    <w:basedOn w:val="Standard"/>
    <w:link w:val="E-Mail-SignaturZchn"/>
    <w:rsid w:val="00152486"/>
    <w:pPr>
      <w:spacing w:after="0"/>
    </w:pPr>
    <w:rPr>
      <w:lang w:val="en-GB" w:eastAsia="en-GB"/>
    </w:rPr>
  </w:style>
  <w:style w:type="character" w:customStyle="1" w:styleId="E-Mail-SignaturZchn">
    <w:name w:val="E-Mail-Signatur Zchn"/>
    <w:basedOn w:val="Absatz-Standardschriftart"/>
    <w:link w:val="E-Mail-Signatur"/>
    <w:rsid w:val="00152486"/>
    <w:rPr>
      <w:sz w:val="24"/>
      <w:szCs w:val="24"/>
      <w:lang w:val="en-GB" w:eastAsia="en-GB"/>
    </w:rPr>
  </w:style>
  <w:style w:type="paragraph" w:styleId="Endnotentext">
    <w:name w:val="endnote text"/>
    <w:basedOn w:val="Standard"/>
    <w:link w:val="EndnotentextZchn"/>
    <w:semiHidden/>
    <w:rsid w:val="00152486"/>
    <w:pPr>
      <w:spacing w:after="0"/>
    </w:pPr>
    <w:rPr>
      <w:sz w:val="20"/>
      <w:szCs w:val="20"/>
      <w:lang w:val="en-GB" w:eastAsia="en-GB"/>
    </w:rPr>
  </w:style>
  <w:style w:type="character" w:customStyle="1" w:styleId="EndnotentextZchn">
    <w:name w:val="Endnotentext Zchn"/>
    <w:basedOn w:val="Absatz-Standardschriftart"/>
    <w:link w:val="Endnotentext"/>
    <w:semiHidden/>
    <w:rsid w:val="00152486"/>
    <w:rPr>
      <w:lang w:val="en-GB" w:eastAsia="en-GB"/>
    </w:rPr>
  </w:style>
  <w:style w:type="paragraph" w:styleId="Fu-Endnotenberschrift">
    <w:name w:val="Note Heading"/>
    <w:basedOn w:val="Standard"/>
    <w:next w:val="Standard"/>
    <w:link w:val="Fu-EndnotenberschriftZchn"/>
    <w:rsid w:val="00152486"/>
    <w:pPr>
      <w:spacing w:after="0"/>
    </w:pPr>
    <w:rPr>
      <w:lang w:val="en-GB" w:eastAsia="en-GB"/>
    </w:rPr>
  </w:style>
  <w:style w:type="character" w:customStyle="1" w:styleId="Fu-EndnotenberschriftZchn">
    <w:name w:val="Fuß/-Endnotenüberschrift Zchn"/>
    <w:basedOn w:val="Absatz-Standardschriftart"/>
    <w:link w:val="Fu-Endnotenberschrift"/>
    <w:rsid w:val="00152486"/>
    <w:rPr>
      <w:sz w:val="24"/>
      <w:szCs w:val="24"/>
      <w:lang w:val="en-GB" w:eastAsia="en-GB"/>
    </w:rPr>
  </w:style>
  <w:style w:type="paragraph" w:styleId="Gruformel">
    <w:name w:val="Closing"/>
    <w:basedOn w:val="Standard"/>
    <w:link w:val="GruformelZchn"/>
    <w:rsid w:val="00152486"/>
    <w:pPr>
      <w:spacing w:after="0"/>
      <w:ind w:left="4252"/>
    </w:pPr>
    <w:rPr>
      <w:lang w:val="en-GB" w:eastAsia="en-GB"/>
    </w:rPr>
  </w:style>
  <w:style w:type="character" w:customStyle="1" w:styleId="GruformelZchn">
    <w:name w:val="Grußformel Zchn"/>
    <w:basedOn w:val="Absatz-Standardschriftart"/>
    <w:link w:val="Gruformel"/>
    <w:rsid w:val="00152486"/>
    <w:rPr>
      <w:sz w:val="24"/>
      <w:szCs w:val="24"/>
      <w:lang w:val="en-GB" w:eastAsia="en-GB"/>
    </w:rPr>
  </w:style>
  <w:style w:type="paragraph" w:styleId="HTMLAdresse">
    <w:name w:val="HTML Address"/>
    <w:basedOn w:val="Standard"/>
    <w:link w:val="HTMLAdresseZchn"/>
    <w:rsid w:val="00152486"/>
    <w:pPr>
      <w:spacing w:after="0"/>
    </w:pPr>
    <w:rPr>
      <w:i/>
      <w:iCs/>
      <w:lang w:val="en-GB" w:eastAsia="en-GB"/>
    </w:rPr>
  </w:style>
  <w:style w:type="character" w:customStyle="1" w:styleId="HTMLAdresseZchn">
    <w:name w:val="HTML Adresse Zchn"/>
    <w:basedOn w:val="Absatz-Standardschriftart"/>
    <w:link w:val="HTMLAdresse"/>
    <w:rsid w:val="00152486"/>
    <w:rPr>
      <w:i/>
      <w:iCs/>
      <w:sz w:val="24"/>
      <w:szCs w:val="24"/>
      <w:lang w:val="en-GB" w:eastAsia="en-GB"/>
    </w:rPr>
  </w:style>
  <w:style w:type="paragraph" w:styleId="HTMLVorformatiert">
    <w:name w:val="HTML Preformatted"/>
    <w:basedOn w:val="Standard"/>
    <w:link w:val="HTMLVorformatiertZchn"/>
    <w:rsid w:val="00152486"/>
    <w:pPr>
      <w:spacing w:after="0"/>
    </w:pPr>
    <w:rPr>
      <w:rFonts w:ascii="Courier New" w:hAnsi="Courier New" w:cs="Courier New"/>
      <w:sz w:val="20"/>
      <w:szCs w:val="20"/>
      <w:lang w:val="en-GB" w:eastAsia="en-GB"/>
    </w:rPr>
  </w:style>
  <w:style w:type="character" w:customStyle="1" w:styleId="HTMLVorformatiertZchn">
    <w:name w:val="HTML Vorformatiert Zchn"/>
    <w:basedOn w:val="Absatz-Standardschriftart"/>
    <w:link w:val="HTMLVorformatiert"/>
    <w:rsid w:val="00152486"/>
    <w:rPr>
      <w:rFonts w:ascii="Courier New" w:hAnsi="Courier New" w:cs="Courier New"/>
      <w:lang w:val="en-GB" w:eastAsia="en-GB"/>
    </w:rPr>
  </w:style>
  <w:style w:type="paragraph" w:styleId="Index1">
    <w:name w:val="index 1"/>
    <w:basedOn w:val="Standard"/>
    <w:next w:val="Standard"/>
    <w:autoRedefine/>
    <w:semiHidden/>
    <w:rsid w:val="00152486"/>
    <w:pPr>
      <w:spacing w:after="0"/>
      <w:ind w:left="240" w:hanging="240"/>
    </w:pPr>
    <w:rPr>
      <w:lang w:val="en-GB" w:eastAsia="en-GB"/>
    </w:rPr>
  </w:style>
  <w:style w:type="paragraph" w:styleId="Index2">
    <w:name w:val="index 2"/>
    <w:basedOn w:val="Standard"/>
    <w:next w:val="Standard"/>
    <w:autoRedefine/>
    <w:semiHidden/>
    <w:rsid w:val="00152486"/>
    <w:pPr>
      <w:spacing w:after="0"/>
      <w:ind w:left="480" w:hanging="240"/>
    </w:pPr>
    <w:rPr>
      <w:lang w:val="en-GB" w:eastAsia="en-GB"/>
    </w:rPr>
  </w:style>
  <w:style w:type="paragraph" w:styleId="Index3">
    <w:name w:val="index 3"/>
    <w:basedOn w:val="Standard"/>
    <w:next w:val="Standard"/>
    <w:autoRedefine/>
    <w:semiHidden/>
    <w:rsid w:val="00152486"/>
    <w:pPr>
      <w:spacing w:after="0"/>
      <w:ind w:left="720" w:hanging="240"/>
    </w:pPr>
    <w:rPr>
      <w:lang w:val="en-GB" w:eastAsia="en-GB"/>
    </w:rPr>
  </w:style>
  <w:style w:type="paragraph" w:styleId="Index4">
    <w:name w:val="index 4"/>
    <w:basedOn w:val="Standard"/>
    <w:next w:val="Standard"/>
    <w:autoRedefine/>
    <w:semiHidden/>
    <w:rsid w:val="00152486"/>
    <w:pPr>
      <w:spacing w:after="0"/>
      <w:ind w:left="960" w:hanging="240"/>
    </w:pPr>
    <w:rPr>
      <w:lang w:val="en-GB" w:eastAsia="en-GB"/>
    </w:rPr>
  </w:style>
  <w:style w:type="paragraph" w:styleId="Index5">
    <w:name w:val="index 5"/>
    <w:basedOn w:val="Standard"/>
    <w:next w:val="Standard"/>
    <w:autoRedefine/>
    <w:semiHidden/>
    <w:rsid w:val="00152486"/>
    <w:pPr>
      <w:spacing w:after="0"/>
      <w:ind w:left="1200" w:hanging="240"/>
    </w:pPr>
    <w:rPr>
      <w:lang w:val="en-GB" w:eastAsia="en-GB"/>
    </w:rPr>
  </w:style>
  <w:style w:type="paragraph" w:styleId="Index6">
    <w:name w:val="index 6"/>
    <w:basedOn w:val="Standard"/>
    <w:next w:val="Standard"/>
    <w:autoRedefine/>
    <w:semiHidden/>
    <w:rsid w:val="00152486"/>
    <w:pPr>
      <w:spacing w:after="0"/>
      <w:ind w:left="1440" w:hanging="240"/>
    </w:pPr>
    <w:rPr>
      <w:lang w:val="en-GB" w:eastAsia="en-GB"/>
    </w:rPr>
  </w:style>
  <w:style w:type="paragraph" w:styleId="Index7">
    <w:name w:val="index 7"/>
    <w:basedOn w:val="Standard"/>
    <w:next w:val="Standard"/>
    <w:autoRedefine/>
    <w:semiHidden/>
    <w:rsid w:val="00152486"/>
    <w:pPr>
      <w:spacing w:after="0"/>
      <w:ind w:left="1680" w:hanging="240"/>
    </w:pPr>
    <w:rPr>
      <w:lang w:val="en-GB" w:eastAsia="en-GB"/>
    </w:rPr>
  </w:style>
  <w:style w:type="paragraph" w:styleId="Index8">
    <w:name w:val="index 8"/>
    <w:basedOn w:val="Standard"/>
    <w:next w:val="Standard"/>
    <w:autoRedefine/>
    <w:semiHidden/>
    <w:rsid w:val="00152486"/>
    <w:pPr>
      <w:spacing w:after="0"/>
      <w:ind w:left="1920" w:hanging="240"/>
    </w:pPr>
    <w:rPr>
      <w:lang w:val="en-GB" w:eastAsia="en-GB"/>
    </w:rPr>
  </w:style>
  <w:style w:type="paragraph" w:styleId="Index9">
    <w:name w:val="index 9"/>
    <w:basedOn w:val="Standard"/>
    <w:next w:val="Standard"/>
    <w:autoRedefine/>
    <w:semiHidden/>
    <w:rsid w:val="00152486"/>
    <w:pPr>
      <w:spacing w:after="0"/>
      <w:ind w:left="2160" w:hanging="240"/>
    </w:pPr>
    <w:rPr>
      <w:lang w:val="en-GB" w:eastAsia="en-GB"/>
    </w:rPr>
  </w:style>
  <w:style w:type="paragraph" w:styleId="Indexberschrift">
    <w:name w:val="index heading"/>
    <w:basedOn w:val="Standard"/>
    <w:next w:val="Index1"/>
    <w:semiHidden/>
    <w:rsid w:val="00152486"/>
    <w:pPr>
      <w:spacing w:after="0"/>
    </w:pPr>
    <w:rPr>
      <w:rFonts w:ascii="Arial" w:hAnsi="Arial" w:cs="Arial"/>
      <w:b/>
      <w:bCs/>
      <w:lang w:val="en-GB" w:eastAsia="en-GB"/>
    </w:rPr>
  </w:style>
  <w:style w:type="paragraph" w:styleId="Liste2">
    <w:name w:val="List 2"/>
    <w:basedOn w:val="Standard"/>
    <w:rsid w:val="00152486"/>
    <w:pPr>
      <w:spacing w:after="0"/>
      <w:ind w:left="566" w:hanging="283"/>
    </w:pPr>
    <w:rPr>
      <w:lang w:val="en-GB" w:eastAsia="en-GB"/>
    </w:rPr>
  </w:style>
  <w:style w:type="paragraph" w:styleId="Liste3">
    <w:name w:val="List 3"/>
    <w:basedOn w:val="Standard"/>
    <w:rsid w:val="00152486"/>
    <w:pPr>
      <w:spacing w:after="0"/>
      <w:ind w:left="849" w:hanging="283"/>
    </w:pPr>
    <w:rPr>
      <w:lang w:val="en-GB" w:eastAsia="en-GB"/>
    </w:rPr>
  </w:style>
  <w:style w:type="paragraph" w:styleId="Liste4">
    <w:name w:val="List 4"/>
    <w:basedOn w:val="Standard"/>
    <w:rsid w:val="00152486"/>
    <w:pPr>
      <w:spacing w:after="0"/>
      <w:ind w:left="1132" w:hanging="283"/>
    </w:pPr>
    <w:rPr>
      <w:lang w:val="en-GB" w:eastAsia="en-GB"/>
    </w:rPr>
  </w:style>
  <w:style w:type="paragraph" w:styleId="Liste5">
    <w:name w:val="List 5"/>
    <w:basedOn w:val="Standard"/>
    <w:rsid w:val="00152486"/>
    <w:pPr>
      <w:spacing w:after="0"/>
      <w:ind w:left="1415" w:hanging="283"/>
    </w:pPr>
    <w:rPr>
      <w:lang w:val="en-GB" w:eastAsia="en-GB"/>
    </w:rPr>
  </w:style>
  <w:style w:type="paragraph" w:styleId="Listenfortsetzung">
    <w:name w:val="List Continue"/>
    <w:basedOn w:val="Standard"/>
    <w:rsid w:val="00152486"/>
    <w:pPr>
      <w:spacing w:after="120"/>
      <w:ind w:left="283"/>
    </w:pPr>
    <w:rPr>
      <w:lang w:val="en-GB" w:eastAsia="en-GB"/>
    </w:rPr>
  </w:style>
  <w:style w:type="paragraph" w:styleId="Listenfortsetzung2">
    <w:name w:val="List Continue 2"/>
    <w:basedOn w:val="Standard"/>
    <w:rsid w:val="00152486"/>
    <w:pPr>
      <w:spacing w:after="120"/>
      <w:ind w:left="566"/>
    </w:pPr>
    <w:rPr>
      <w:lang w:val="en-GB" w:eastAsia="en-GB"/>
    </w:rPr>
  </w:style>
  <w:style w:type="paragraph" w:styleId="Listenfortsetzung3">
    <w:name w:val="List Continue 3"/>
    <w:basedOn w:val="Standard"/>
    <w:rsid w:val="00152486"/>
    <w:pPr>
      <w:spacing w:after="120"/>
      <w:ind w:left="849"/>
    </w:pPr>
    <w:rPr>
      <w:lang w:val="en-GB" w:eastAsia="en-GB"/>
    </w:rPr>
  </w:style>
  <w:style w:type="paragraph" w:styleId="Listenfortsetzung4">
    <w:name w:val="List Continue 4"/>
    <w:basedOn w:val="Standard"/>
    <w:rsid w:val="00152486"/>
    <w:pPr>
      <w:spacing w:after="120"/>
      <w:ind w:left="1132"/>
    </w:pPr>
    <w:rPr>
      <w:lang w:val="en-GB" w:eastAsia="en-GB"/>
    </w:rPr>
  </w:style>
  <w:style w:type="paragraph" w:styleId="Listenfortsetzung5">
    <w:name w:val="List Continue 5"/>
    <w:basedOn w:val="Standard"/>
    <w:rsid w:val="00152486"/>
    <w:pPr>
      <w:spacing w:after="120"/>
      <w:ind w:left="1415"/>
    </w:pPr>
    <w:rPr>
      <w:lang w:val="en-GB" w:eastAsia="en-GB"/>
    </w:rPr>
  </w:style>
  <w:style w:type="paragraph" w:styleId="Listennummer2">
    <w:name w:val="List Number 2"/>
    <w:basedOn w:val="Standard"/>
    <w:rsid w:val="00152486"/>
    <w:pPr>
      <w:numPr>
        <w:numId w:val="17"/>
      </w:numPr>
      <w:spacing w:after="0"/>
    </w:pPr>
    <w:rPr>
      <w:lang w:val="en-GB" w:eastAsia="en-GB"/>
    </w:rPr>
  </w:style>
  <w:style w:type="paragraph" w:styleId="Listennummer3">
    <w:name w:val="List Number 3"/>
    <w:basedOn w:val="Standard"/>
    <w:rsid w:val="00152486"/>
    <w:pPr>
      <w:numPr>
        <w:numId w:val="18"/>
      </w:numPr>
      <w:spacing w:after="0"/>
    </w:pPr>
    <w:rPr>
      <w:lang w:val="en-GB" w:eastAsia="en-GB"/>
    </w:rPr>
  </w:style>
  <w:style w:type="paragraph" w:styleId="Listennummer4">
    <w:name w:val="List Number 4"/>
    <w:basedOn w:val="Standard"/>
    <w:rsid w:val="00152486"/>
    <w:pPr>
      <w:numPr>
        <w:numId w:val="19"/>
      </w:numPr>
      <w:spacing w:after="0"/>
    </w:pPr>
    <w:rPr>
      <w:lang w:val="en-GB" w:eastAsia="en-GB"/>
    </w:rPr>
  </w:style>
  <w:style w:type="paragraph" w:styleId="Listennummer5">
    <w:name w:val="List Number 5"/>
    <w:basedOn w:val="Standard"/>
    <w:rsid w:val="00152486"/>
    <w:pPr>
      <w:numPr>
        <w:numId w:val="20"/>
      </w:numPr>
      <w:spacing w:after="0"/>
    </w:pPr>
    <w:rPr>
      <w:lang w:val="en-GB" w:eastAsia="en-GB"/>
    </w:rPr>
  </w:style>
  <w:style w:type="paragraph" w:styleId="Makrotext">
    <w:name w:val="macro"/>
    <w:link w:val="MakrotextZchn"/>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krotextZchn">
    <w:name w:val="Makrotext Zchn"/>
    <w:basedOn w:val="Absatz-Standardschriftart"/>
    <w:link w:val="Makrotext"/>
    <w:semiHidden/>
    <w:rsid w:val="00152486"/>
    <w:rPr>
      <w:rFonts w:ascii="Courier New" w:hAnsi="Courier New" w:cs="Courier New"/>
      <w:lang w:val="en-GB" w:eastAsia="en-GB"/>
    </w:rPr>
  </w:style>
  <w:style w:type="paragraph" w:styleId="Nachrichtenkopf">
    <w:name w:val="Message Header"/>
    <w:basedOn w:val="Standard"/>
    <w:link w:val="NachrichtenkopfZchn"/>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NachrichtenkopfZchn">
    <w:name w:val="Nachrichtenkopf Zchn"/>
    <w:basedOn w:val="Absatz-Standardschriftart"/>
    <w:link w:val="Nachrichtenkopf"/>
    <w:rsid w:val="00152486"/>
    <w:rPr>
      <w:rFonts w:ascii="Arial" w:hAnsi="Arial" w:cs="Arial"/>
      <w:sz w:val="24"/>
      <w:szCs w:val="24"/>
      <w:shd w:val="pct20" w:color="auto" w:fill="auto"/>
      <w:lang w:val="en-GB" w:eastAsia="en-GB"/>
    </w:rPr>
  </w:style>
  <w:style w:type="paragraph" w:styleId="NurText">
    <w:name w:val="Plain Text"/>
    <w:basedOn w:val="Standard"/>
    <w:link w:val="NurTextZchn"/>
    <w:rsid w:val="00152486"/>
    <w:pPr>
      <w:spacing w:after="0"/>
    </w:pPr>
    <w:rPr>
      <w:rFonts w:ascii="Courier New" w:hAnsi="Courier New" w:cs="Courier New"/>
      <w:sz w:val="20"/>
      <w:szCs w:val="20"/>
      <w:lang w:val="en-GB" w:eastAsia="en-GB"/>
    </w:rPr>
  </w:style>
  <w:style w:type="character" w:customStyle="1" w:styleId="NurTextZchn">
    <w:name w:val="Nur Text Zchn"/>
    <w:basedOn w:val="Absatz-Standardschriftart"/>
    <w:link w:val="NurText"/>
    <w:rsid w:val="00152486"/>
    <w:rPr>
      <w:rFonts w:ascii="Courier New" w:hAnsi="Courier New" w:cs="Courier New"/>
      <w:lang w:val="en-GB" w:eastAsia="en-GB"/>
    </w:rPr>
  </w:style>
  <w:style w:type="paragraph" w:styleId="Rechtsgrundlagenverzeichnis">
    <w:name w:val="table of authorities"/>
    <w:basedOn w:val="Standard"/>
    <w:next w:val="Standard"/>
    <w:semiHidden/>
    <w:rsid w:val="00152486"/>
    <w:pPr>
      <w:spacing w:after="0"/>
      <w:ind w:left="240" w:hanging="240"/>
    </w:pPr>
    <w:rPr>
      <w:lang w:val="en-GB" w:eastAsia="en-GB"/>
    </w:rPr>
  </w:style>
  <w:style w:type="paragraph" w:styleId="RGV-berschrift">
    <w:name w:val="toa heading"/>
    <w:basedOn w:val="Standard"/>
    <w:next w:val="Standard"/>
    <w:semiHidden/>
    <w:rsid w:val="00152486"/>
    <w:pPr>
      <w:spacing w:before="120" w:after="0"/>
    </w:pPr>
    <w:rPr>
      <w:rFonts w:ascii="Arial" w:hAnsi="Arial" w:cs="Arial"/>
      <w:b/>
      <w:bCs/>
      <w:lang w:val="en-GB" w:eastAsia="en-GB"/>
    </w:rPr>
  </w:style>
  <w:style w:type="paragraph" w:styleId="Standardeinzug">
    <w:name w:val="Normal Indent"/>
    <w:basedOn w:val="Standard"/>
    <w:rsid w:val="00152486"/>
    <w:pPr>
      <w:spacing w:after="0"/>
      <w:ind w:left="720"/>
    </w:pPr>
    <w:rPr>
      <w:lang w:val="en-GB" w:eastAsia="en-GB"/>
    </w:rPr>
  </w:style>
  <w:style w:type="paragraph" w:styleId="Textkrper2">
    <w:name w:val="Body Text 2"/>
    <w:basedOn w:val="Standard"/>
    <w:link w:val="Textkrper2Zchn"/>
    <w:rsid w:val="00152486"/>
    <w:pPr>
      <w:spacing w:after="120" w:line="480" w:lineRule="auto"/>
    </w:pPr>
    <w:rPr>
      <w:lang w:val="en-GB" w:eastAsia="en-GB"/>
    </w:rPr>
  </w:style>
  <w:style w:type="character" w:customStyle="1" w:styleId="Textkrper2Zchn">
    <w:name w:val="Textkörper 2 Zchn"/>
    <w:basedOn w:val="Absatz-Standardschriftart"/>
    <w:link w:val="Textkrper2"/>
    <w:rsid w:val="00152486"/>
    <w:rPr>
      <w:sz w:val="24"/>
      <w:szCs w:val="24"/>
      <w:lang w:val="en-GB" w:eastAsia="en-GB"/>
    </w:rPr>
  </w:style>
  <w:style w:type="paragraph" w:styleId="Textkrper3">
    <w:name w:val="Body Text 3"/>
    <w:basedOn w:val="Standard"/>
    <w:link w:val="Textkrper3Zchn"/>
    <w:rsid w:val="00152486"/>
    <w:pPr>
      <w:spacing w:after="120"/>
    </w:pPr>
    <w:rPr>
      <w:sz w:val="16"/>
      <w:szCs w:val="16"/>
      <w:lang w:val="en-GB" w:eastAsia="en-GB"/>
    </w:rPr>
  </w:style>
  <w:style w:type="character" w:customStyle="1" w:styleId="Textkrper3Zchn">
    <w:name w:val="Textkörper 3 Zchn"/>
    <w:basedOn w:val="Absatz-Standardschriftart"/>
    <w:link w:val="Textkrper3"/>
    <w:rsid w:val="00152486"/>
    <w:rPr>
      <w:sz w:val="16"/>
      <w:szCs w:val="16"/>
      <w:lang w:val="en-GB" w:eastAsia="en-GB"/>
    </w:rPr>
  </w:style>
  <w:style w:type="paragraph" w:styleId="Textkrper-Einzug2">
    <w:name w:val="Body Text Indent 2"/>
    <w:basedOn w:val="Standard"/>
    <w:link w:val="Textkrper-Einzug2Zchn"/>
    <w:rsid w:val="00152486"/>
    <w:pPr>
      <w:spacing w:after="120" w:line="480" w:lineRule="auto"/>
      <w:ind w:left="283"/>
    </w:pPr>
    <w:rPr>
      <w:lang w:val="en-GB" w:eastAsia="en-GB"/>
    </w:rPr>
  </w:style>
  <w:style w:type="character" w:customStyle="1" w:styleId="Textkrper-Einzug2Zchn">
    <w:name w:val="Textkörper-Einzug 2 Zchn"/>
    <w:basedOn w:val="Absatz-Standardschriftart"/>
    <w:link w:val="Textkrper-Einzug2"/>
    <w:rsid w:val="00152486"/>
    <w:rPr>
      <w:sz w:val="24"/>
      <w:szCs w:val="24"/>
      <w:lang w:val="en-GB" w:eastAsia="en-GB"/>
    </w:rPr>
  </w:style>
  <w:style w:type="paragraph" w:styleId="Textkrper-Einzug3">
    <w:name w:val="Body Text Indent 3"/>
    <w:basedOn w:val="Standard"/>
    <w:link w:val="Textkrper-Einzug3Zchn"/>
    <w:rsid w:val="00152486"/>
    <w:pPr>
      <w:spacing w:after="120"/>
      <w:ind w:left="283"/>
    </w:pPr>
    <w:rPr>
      <w:sz w:val="16"/>
      <w:szCs w:val="16"/>
      <w:lang w:val="en-GB" w:eastAsia="en-GB"/>
    </w:rPr>
  </w:style>
  <w:style w:type="character" w:customStyle="1" w:styleId="Textkrper-Einzug3Zchn">
    <w:name w:val="Textkörper-Einzug 3 Zchn"/>
    <w:basedOn w:val="Absatz-Standardschriftart"/>
    <w:link w:val="Textkrper-Einzug3"/>
    <w:rsid w:val="00152486"/>
    <w:rPr>
      <w:sz w:val="16"/>
      <w:szCs w:val="16"/>
      <w:lang w:val="en-GB" w:eastAsia="en-GB"/>
    </w:rPr>
  </w:style>
  <w:style w:type="paragraph" w:styleId="Textkrper-Erstzeileneinzug">
    <w:name w:val="Body Text First Indent"/>
    <w:basedOn w:val="Textkrper"/>
    <w:link w:val="Textkrper-ErstzeileneinzugZchn"/>
    <w:rsid w:val="00152486"/>
    <w:pPr>
      <w:ind w:firstLine="210"/>
    </w:pPr>
    <w:rPr>
      <w:lang w:eastAsia="en-GB"/>
    </w:rPr>
  </w:style>
  <w:style w:type="character" w:customStyle="1" w:styleId="Textkrper-ErstzeileneinzugZchn">
    <w:name w:val="Textkörper-Erstzeileneinzug Zchn"/>
    <w:basedOn w:val="TextkrperZchn"/>
    <w:link w:val="Textkrper-Erstzeileneinzug"/>
    <w:rsid w:val="00152486"/>
    <w:rPr>
      <w:sz w:val="24"/>
      <w:szCs w:val="24"/>
      <w:lang w:val="en-GB" w:eastAsia="en-GB"/>
    </w:rPr>
  </w:style>
  <w:style w:type="paragraph" w:styleId="Textkrper-Erstzeileneinzug2">
    <w:name w:val="Body Text First Indent 2"/>
    <w:basedOn w:val="Textkrper-Zeileneinzug"/>
    <w:link w:val="Textkrper-Erstzeileneinzug2Zchn"/>
    <w:rsid w:val="00152486"/>
    <w:pPr>
      <w:spacing w:before="0" w:after="120" w:line="240" w:lineRule="auto"/>
      <w:ind w:left="283" w:firstLine="210"/>
    </w:pPr>
    <w:rPr>
      <w:sz w:val="24"/>
      <w:szCs w:val="24"/>
      <w:lang w:val="en-GB" w:eastAsia="en-GB"/>
    </w:rPr>
  </w:style>
  <w:style w:type="character" w:customStyle="1" w:styleId="Textkrper-Erstzeileneinzug2Zchn">
    <w:name w:val="Textkörper-Erstzeileneinzug 2 Zchn"/>
    <w:basedOn w:val="Textkrper-ZeileneinzugZchn"/>
    <w:link w:val="Textkrper-Erstzeileneinzug2"/>
    <w:rsid w:val="00152486"/>
    <w:rPr>
      <w:sz w:val="24"/>
      <w:szCs w:val="24"/>
      <w:lang w:val="en-GB" w:eastAsia="en-GB"/>
    </w:rPr>
  </w:style>
  <w:style w:type="paragraph" w:styleId="Umschlagabsenderadresse">
    <w:name w:val="envelope return"/>
    <w:basedOn w:val="Standard"/>
    <w:rsid w:val="00152486"/>
    <w:pPr>
      <w:spacing w:after="0"/>
    </w:pPr>
    <w:rPr>
      <w:rFonts w:ascii="Arial" w:hAnsi="Arial" w:cs="Arial"/>
      <w:sz w:val="20"/>
      <w:szCs w:val="20"/>
      <w:lang w:val="en-GB" w:eastAsia="en-GB"/>
    </w:rPr>
  </w:style>
  <w:style w:type="paragraph" w:styleId="Umschlagadresse">
    <w:name w:val="envelope address"/>
    <w:basedOn w:val="Standard"/>
    <w:rsid w:val="00152486"/>
    <w:pPr>
      <w:framePr w:w="7920" w:h="1980" w:hRule="exact" w:hSpace="180" w:wrap="auto" w:hAnchor="page" w:xAlign="center" w:yAlign="bottom"/>
      <w:spacing w:after="0"/>
      <w:ind w:left="2880"/>
    </w:pPr>
    <w:rPr>
      <w:rFonts w:ascii="Arial" w:hAnsi="Arial" w:cs="Arial"/>
      <w:lang w:val="en-GB" w:eastAsia="en-GB"/>
    </w:rPr>
  </w:style>
  <w:style w:type="paragraph" w:styleId="Unterschrift">
    <w:name w:val="Signature"/>
    <w:basedOn w:val="Standard"/>
    <w:link w:val="UnterschriftZchn"/>
    <w:rsid w:val="00152486"/>
    <w:pPr>
      <w:spacing w:after="0"/>
      <w:ind w:left="4252"/>
    </w:pPr>
    <w:rPr>
      <w:lang w:val="en-GB" w:eastAsia="en-GB"/>
    </w:rPr>
  </w:style>
  <w:style w:type="character" w:customStyle="1" w:styleId="UnterschriftZchn">
    <w:name w:val="Unterschrift Zchn"/>
    <w:basedOn w:val="Absatz-Standardschriftart"/>
    <w:link w:val="Unterschrift"/>
    <w:rsid w:val="00152486"/>
    <w:rPr>
      <w:sz w:val="24"/>
      <w:szCs w:val="24"/>
      <w:lang w:val="en-GB" w:eastAsia="en-GB"/>
    </w:rPr>
  </w:style>
  <w:style w:type="paragraph" w:styleId="Untertitel">
    <w:name w:val="Subtitle"/>
    <w:basedOn w:val="Standard"/>
    <w:link w:val="UntertitelZchn"/>
    <w:qFormat/>
    <w:rsid w:val="00152486"/>
    <w:pPr>
      <w:spacing w:after="60"/>
      <w:jc w:val="center"/>
      <w:outlineLvl w:val="1"/>
    </w:pPr>
    <w:rPr>
      <w:rFonts w:ascii="Arial" w:hAnsi="Arial" w:cs="Arial"/>
      <w:lang w:val="en-GB" w:eastAsia="en-GB"/>
    </w:rPr>
  </w:style>
  <w:style w:type="character" w:customStyle="1" w:styleId="UntertitelZchn">
    <w:name w:val="Untertitel Zchn"/>
    <w:basedOn w:val="Absatz-Standardschriftart"/>
    <w:link w:val="Untertitel"/>
    <w:rsid w:val="00152486"/>
    <w:rPr>
      <w:rFonts w:ascii="Arial" w:hAnsi="Arial" w:cs="Arial"/>
      <w:sz w:val="24"/>
      <w:szCs w:val="24"/>
      <w:lang w:val="en-GB" w:eastAsia="en-GB"/>
    </w:rPr>
  </w:style>
  <w:style w:type="paragraph" w:styleId="Verzeichnis4">
    <w:name w:val="toc 4"/>
    <w:basedOn w:val="Standard"/>
    <w:next w:val="Standard"/>
    <w:autoRedefine/>
    <w:semiHidden/>
    <w:rsid w:val="00152486"/>
    <w:pPr>
      <w:spacing w:after="0"/>
      <w:ind w:left="720"/>
    </w:pPr>
    <w:rPr>
      <w:lang w:val="en-GB" w:eastAsia="en-GB"/>
    </w:rPr>
  </w:style>
  <w:style w:type="paragraph" w:styleId="Verzeichnis5">
    <w:name w:val="toc 5"/>
    <w:basedOn w:val="Standard"/>
    <w:next w:val="Standard"/>
    <w:autoRedefine/>
    <w:semiHidden/>
    <w:rsid w:val="00152486"/>
    <w:pPr>
      <w:spacing w:after="0"/>
      <w:ind w:left="960"/>
    </w:pPr>
    <w:rPr>
      <w:lang w:val="en-GB" w:eastAsia="en-GB"/>
    </w:rPr>
  </w:style>
  <w:style w:type="paragraph" w:styleId="Verzeichnis6">
    <w:name w:val="toc 6"/>
    <w:basedOn w:val="Standard"/>
    <w:next w:val="Standard"/>
    <w:autoRedefine/>
    <w:semiHidden/>
    <w:rsid w:val="00152486"/>
    <w:pPr>
      <w:spacing w:after="0"/>
      <w:ind w:left="1200"/>
    </w:pPr>
    <w:rPr>
      <w:lang w:val="en-GB" w:eastAsia="en-GB"/>
    </w:rPr>
  </w:style>
  <w:style w:type="paragraph" w:styleId="Verzeichnis7">
    <w:name w:val="toc 7"/>
    <w:basedOn w:val="Standard"/>
    <w:next w:val="Standard"/>
    <w:autoRedefine/>
    <w:semiHidden/>
    <w:rsid w:val="00152486"/>
    <w:pPr>
      <w:spacing w:after="0"/>
      <w:ind w:left="1440"/>
    </w:pPr>
    <w:rPr>
      <w:lang w:val="en-GB" w:eastAsia="en-GB"/>
    </w:rPr>
  </w:style>
  <w:style w:type="paragraph" w:styleId="Verzeichnis8">
    <w:name w:val="toc 8"/>
    <w:basedOn w:val="Standard"/>
    <w:next w:val="Standard"/>
    <w:autoRedefine/>
    <w:semiHidden/>
    <w:rsid w:val="00152486"/>
    <w:pPr>
      <w:spacing w:after="0"/>
      <w:ind w:left="1680"/>
    </w:pPr>
    <w:rPr>
      <w:lang w:val="en-GB" w:eastAsia="en-GB"/>
    </w:rPr>
  </w:style>
  <w:style w:type="paragraph" w:styleId="Verzeichnis9">
    <w:name w:val="toc 9"/>
    <w:basedOn w:val="Standard"/>
    <w:next w:val="Standard"/>
    <w:autoRedefine/>
    <w:semiHidden/>
    <w:rsid w:val="00152486"/>
    <w:pPr>
      <w:spacing w:after="0"/>
      <w:ind w:left="1920"/>
    </w:pPr>
    <w:rPr>
      <w:lang w:val="en-GB" w:eastAsia="en-GB"/>
    </w:rPr>
  </w:style>
  <w:style w:type="character" w:customStyle="1" w:styleId="FunotentextZchn">
    <w:name w:val="Fußnotentext Zchn"/>
    <w:basedOn w:val="Absatz-Standardschriftart"/>
    <w:link w:val="Funotentext"/>
    <w:semiHidden/>
    <w:locked/>
    <w:rsid w:val="00152486"/>
  </w:style>
  <w:style w:type="paragraph" w:customStyle="1" w:styleId="bodytextpara">
    <w:name w:val="body text para"/>
    <w:basedOn w:val="Standard"/>
    <w:rsid w:val="00152486"/>
    <w:pPr>
      <w:spacing w:after="0"/>
      <w:ind w:firstLine="480"/>
      <w:jc w:val="both"/>
    </w:pPr>
    <w:rPr>
      <w:rFonts w:eastAsia="Batang"/>
      <w:sz w:val="22"/>
      <w:szCs w:val="20"/>
    </w:rPr>
  </w:style>
  <w:style w:type="paragraph" w:customStyle="1" w:styleId="font5">
    <w:name w:val="font5"/>
    <w:basedOn w:val="Standard"/>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Standard"/>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Standard"/>
    <w:rsid w:val="00152486"/>
    <w:pPr>
      <w:spacing w:before="100" w:beforeAutospacing="1" w:after="100" w:afterAutospacing="1"/>
      <w:textAlignment w:val="top"/>
    </w:pPr>
    <w:rPr>
      <w:rFonts w:ascii="Arial" w:hAnsi="Arial"/>
      <w:lang w:val="de-DE" w:eastAsia="ko-KR"/>
    </w:rPr>
  </w:style>
  <w:style w:type="paragraph" w:customStyle="1" w:styleId="xl54">
    <w:name w:val="xl54"/>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Standard"/>
    <w:rsid w:val="00152486"/>
    <w:pPr>
      <w:numPr>
        <w:numId w:val="21"/>
      </w:numPr>
    </w:pPr>
    <w:rPr>
      <w:color w:val="0000FF"/>
    </w:rPr>
  </w:style>
  <w:style w:type="paragraph" w:customStyle="1" w:styleId="bottomentry">
    <w:name w:val="bottom_entry"/>
    <w:basedOn w:val="Standard"/>
    <w:rsid w:val="00152486"/>
    <w:pPr>
      <w:spacing w:before="100" w:beforeAutospacing="1" w:after="100" w:afterAutospacing="1"/>
    </w:pPr>
    <w:rPr>
      <w:lang w:val="de-DE" w:eastAsia="ko-KR"/>
    </w:rPr>
  </w:style>
  <w:style w:type="paragraph" w:customStyle="1" w:styleId="Citation">
    <w:name w:val="Citation"/>
    <w:basedOn w:val="Standard"/>
    <w:next w:val="Standard"/>
    <w:link w:val="CitationZchn"/>
    <w:rsid w:val="00152486"/>
    <w:pPr>
      <w:spacing w:after="0"/>
    </w:pPr>
    <w:rPr>
      <w:bCs/>
      <w:i/>
      <w:iCs/>
      <w:lang w:val="en-GB" w:eastAsia="en-GB"/>
    </w:rPr>
  </w:style>
  <w:style w:type="paragraph" w:customStyle="1" w:styleId="citation0">
    <w:name w:val="citation"/>
    <w:basedOn w:val="Standard"/>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StandardWeb"/>
    <w:link w:val="FormatvorlageCitationLateinFettZchn"/>
    <w:rsid w:val="00152486"/>
    <w:rPr>
      <w:b/>
    </w:rPr>
  </w:style>
  <w:style w:type="character" w:customStyle="1" w:styleId="CitationZchn">
    <w:name w:val="Citation Zchn"/>
    <w:basedOn w:val="Absatz-Standardschriftar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Absatz-Standardschriftart"/>
    <w:link w:val="citation0"/>
    <w:rsid w:val="00152486"/>
    <w:rPr>
      <w:bCs/>
      <w:i/>
      <w:sz w:val="24"/>
      <w:szCs w:val="24"/>
      <w:lang w:val="en-GB" w:eastAsia="en-GB"/>
    </w:rPr>
  </w:style>
  <w:style w:type="paragraph" w:customStyle="1" w:styleId="spec">
    <w:name w:val="spec"/>
    <w:basedOn w:val="Standard"/>
    <w:rsid w:val="000F2914"/>
    <w:pPr>
      <w:spacing w:before="100" w:beforeAutospacing="1" w:after="100" w:afterAutospacing="1"/>
    </w:pPr>
    <w:rPr>
      <w:lang w:val="en-GB" w:eastAsia="en-GB"/>
    </w:rPr>
  </w:style>
  <w:style w:type="paragraph" w:customStyle="1" w:styleId="OGCFigure">
    <w:name w:val="OGC Figure"/>
    <w:basedOn w:val="Beschriftung"/>
    <w:link w:val="OGCFigureZchn"/>
    <w:qFormat/>
    <w:rsid w:val="006D2CB5"/>
    <w:rPr>
      <w:lang w:val="en-US"/>
    </w:rPr>
  </w:style>
  <w:style w:type="character" w:customStyle="1" w:styleId="OGCFigureZchn">
    <w:name w:val="OGC Figure Zchn"/>
    <w:basedOn w:val="BeschriftungZchn"/>
    <w:link w:val="OGCFigure"/>
    <w:rsid w:val="006D2CB5"/>
    <w:rPr>
      <w:b/>
      <w:bCs/>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3171">
      <w:bodyDiv w:val="1"/>
      <w:marLeft w:val="0"/>
      <w:marRight w:val="0"/>
      <w:marTop w:val="0"/>
      <w:marBottom w:val="0"/>
      <w:divBdr>
        <w:top w:val="none" w:sz="0" w:space="0" w:color="auto"/>
        <w:left w:val="none" w:sz="0" w:space="0" w:color="auto"/>
        <w:bottom w:val="none" w:sz="0" w:space="0" w:color="auto"/>
        <w:right w:val="none" w:sz="0" w:space="0" w:color="auto"/>
      </w:divBdr>
    </w:div>
    <w:div w:id="49154048">
      <w:bodyDiv w:val="1"/>
      <w:marLeft w:val="0"/>
      <w:marRight w:val="0"/>
      <w:marTop w:val="0"/>
      <w:marBottom w:val="0"/>
      <w:divBdr>
        <w:top w:val="none" w:sz="0" w:space="0" w:color="auto"/>
        <w:left w:val="none" w:sz="0" w:space="0" w:color="auto"/>
        <w:bottom w:val="none" w:sz="0" w:space="0" w:color="auto"/>
        <w:right w:val="none" w:sz="0" w:space="0" w:color="auto"/>
      </w:divBdr>
    </w:div>
    <w:div w:id="59330078">
      <w:bodyDiv w:val="1"/>
      <w:marLeft w:val="0"/>
      <w:marRight w:val="0"/>
      <w:marTop w:val="0"/>
      <w:marBottom w:val="0"/>
      <w:divBdr>
        <w:top w:val="none" w:sz="0" w:space="0" w:color="auto"/>
        <w:left w:val="none" w:sz="0" w:space="0" w:color="auto"/>
        <w:bottom w:val="none" w:sz="0" w:space="0" w:color="auto"/>
        <w:right w:val="none" w:sz="0" w:space="0" w:color="auto"/>
      </w:divBdr>
    </w:div>
    <w:div w:id="102312832">
      <w:bodyDiv w:val="1"/>
      <w:marLeft w:val="0"/>
      <w:marRight w:val="0"/>
      <w:marTop w:val="0"/>
      <w:marBottom w:val="0"/>
      <w:divBdr>
        <w:top w:val="none" w:sz="0" w:space="0" w:color="auto"/>
        <w:left w:val="none" w:sz="0" w:space="0" w:color="auto"/>
        <w:bottom w:val="none" w:sz="0" w:space="0" w:color="auto"/>
        <w:right w:val="none" w:sz="0" w:space="0" w:color="auto"/>
      </w:divBdr>
    </w:div>
    <w:div w:id="134183900">
      <w:bodyDiv w:val="1"/>
      <w:marLeft w:val="0"/>
      <w:marRight w:val="0"/>
      <w:marTop w:val="0"/>
      <w:marBottom w:val="0"/>
      <w:divBdr>
        <w:top w:val="none" w:sz="0" w:space="0" w:color="auto"/>
        <w:left w:val="none" w:sz="0" w:space="0" w:color="auto"/>
        <w:bottom w:val="none" w:sz="0" w:space="0" w:color="auto"/>
        <w:right w:val="none" w:sz="0" w:space="0" w:color="auto"/>
      </w:divBdr>
    </w:div>
    <w:div w:id="144782957">
      <w:bodyDiv w:val="1"/>
      <w:marLeft w:val="0"/>
      <w:marRight w:val="0"/>
      <w:marTop w:val="0"/>
      <w:marBottom w:val="0"/>
      <w:divBdr>
        <w:top w:val="none" w:sz="0" w:space="0" w:color="auto"/>
        <w:left w:val="none" w:sz="0" w:space="0" w:color="auto"/>
        <w:bottom w:val="none" w:sz="0" w:space="0" w:color="auto"/>
        <w:right w:val="none" w:sz="0" w:space="0" w:color="auto"/>
      </w:divBdr>
    </w:div>
    <w:div w:id="219439474">
      <w:bodyDiv w:val="1"/>
      <w:marLeft w:val="0"/>
      <w:marRight w:val="0"/>
      <w:marTop w:val="0"/>
      <w:marBottom w:val="0"/>
      <w:divBdr>
        <w:top w:val="none" w:sz="0" w:space="0" w:color="auto"/>
        <w:left w:val="none" w:sz="0" w:space="0" w:color="auto"/>
        <w:bottom w:val="none" w:sz="0" w:space="0" w:color="auto"/>
        <w:right w:val="none" w:sz="0" w:space="0" w:color="auto"/>
      </w:divBdr>
    </w:div>
    <w:div w:id="263851784">
      <w:bodyDiv w:val="1"/>
      <w:marLeft w:val="0"/>
      <w:marRight w:val="0"/>
      <w:marTop w:val="0"/>
      <w:marBottom w:val="0"/>
      <w:divBdr>
        <w:top w:val="none" w:sz="0" w:space="0" w:color="auto"/>
        <w:left w:val="none" w:sz="0" w:space="0" w:color="auto"/>
        <w:bottom w:val="none" w:sz="0" w:space="0" w:color="auto"/>
        <w:right w:val="none" w:sz="0" w:space="0" w:color="auto"/>
      </w:divBdr>
    </w:div>
    <w:div w:id="281421301">
      <w:bodyDiv w:val="1"/>
      <w:marLeft w:val="0"/>
      <w:marRight w:val="0"/>
      <w:marTop w:val="0"/>
      <w:marBottom w:val="0"/>
      <w:divBdr>
        <w:top w:val="none" w:sz="0" w:space="0" w:color="auto"/>
        <w:left w:val="none" w:sz="0" w:space="0" w:color="auto"/>
        <w:bottom w:val="none" w:sz="0" w:space="0" w:color="auto"/>
        <w:right w:val="none" w:sz="0" w:space="0" w:color="auto"/>
      </w:divBdr>
    </w:div>
    <w:div w:id="321273306">
      <w:bodyDiv w:val="1"/>
      <w:marLeft w:val="0"/>
      <w:marRight w:val="0"/>
      <w:marTop w:val="0"/>
      <w:marBottom w:val="0"/>
      <w:divBdr>
        <w:top w:val="none" w:sz="0" w:space="0" w:color="auto"/>
        <w:left w:val="none" w:sz="0" w:space="0" w:color="auto"/>
        <w:bottom w:val="none" w:sz="0" w:space="0" w:color="auto"/>
        <w:right w:val="none" w:sz="0" w:space="0" w:color="auto"/>
      </w:divBdr>
    </w:div>
    <w:div w:id="349339327">
      <w:bodyDiv w:val="1"/>
      <w:marLeft w:val="0"/>
      <w:marRight w:val="0"/>
      <w:marTop w:val="0"/>
      <w:marBottom w:val="0"/>
      <w:divBdr>
        <w:top w:val="none" w:sz="0" w:space="0" w:color="auto"/>
        <w:left w:val="none" w:sz="0" w:space="0" w:color="auto"/>
        <w:bottom w:val="none" w:sz="0" w:space="0" w:color="auto"/>
        <w:right w:val="none" w:sz="0" w:space="0" w:color="auto"/>
      </w:divBdr>
    </w:div>
    <w:div w:id="382799456">
      <w:bodyDiv w:val="1"/>
      <w:marLeft w:val="0"/>
      <w:marRight w:val="0"/>
      <w:marTop w:val="0"/>
      <w:marBottom w:val="0"/>
      <w:divBdr>
        <w:top w:val="none" w:sz="0" w:space="0" w:color="auto"/>
        <w:left w:val="none" w:sz="0" w:space="0" w:color="auto"/>
        <w:bottom w:val="none" w:sz="0" w:space="0" w:color="auto"/>
        <w:right w:val="none" w:sz="0" w:space="0" w:color="auto"/>
      </w:divBdr>
    </w:div>
    <w:div w:id="413430288">
      <w:bodyDiv w:val="1"/>
      <w:marLeft w:val="0"/>
      <w:marRight w:val="0"/>
      <w:marTop w:val="0"/>
      <w:marBottom w:val="0"/>
      <w:divBdr>
        <w:top w:val="none" w:sz="0" w:space="0" w:color="auto"/>
        <w:left w:val="none" w:sz="0" w:space="0" w:color="auto"/>
        <w:bottom w:val="none" w:sz="0" w:space="0" w:color="auto"/>
        <w:right w:val="none" w:sz="0" w:space="0" w:color="auto"/>
      </w:divBdr>
    </w:div>
    <w:div w:id="531309063">
      <w:bodyDiv w:val="1"/>
      <w:marLeft w:val="0"/>
      <w:marRight w:val="0"/>
      <w:marTop w:val="0"/>
      <w:marBottom w:val="0"/>
      <w:divBdr>
        <w:top w:val="none" w:sz="0" w:space="0" w:color="auto"/>
        <w:left w:val="none" w:sz="0" w:space="0" w:color="auto"/>
        <w:bottom w:val="none" w:sz="0" w:space="0" w:color="auto"/>
        <w:right w:val="none" w:sz="0" w:space="0" w:color="auto"/>
      </w:divBdr>
    </w:div>
    <w:div w:id="546142022">
      <w:bodyDiv w:val="1"/>
      <w:marLeft w:val="0"/>
      <w:marRight w:val="0"/>
      <w:marTop w:val="0"/>
      <w:marBottom w:val="0"/>
      <w:divBdr>
        <w:top w:val="none" w:sz="0" w:space="0" w:color="auto"/>
        <w:left w:val="none" w:sz="0" w:space="0" w:color="auto"/>
        <w:bottom w:val="none" w:sz="0" w:space="0" w:color="auto"/>
        <w:right w:val="none" w:sz="0" w:space="0" w:color="auto"/>
      </w:divBdr>
    </w:div>
    <w:div w:id="548297613">
      <w:bodyDiv w:val="1"/>
      <w:marLeft w:val="0"/>
      <w:marRight w:val="0"/>
      <w:marTop w:val="0"/>
      <w:marBottom w:val="0"/>
      <w:divBdr>
        <w:top w:val="none" w:sz="0" w:space="0" w:color="auto"/>
        <w:left w:val="none" w:sz="0" w:space="0" w:color="auto"/>
        <w:bottom w:val="none" w:sz="0" w:space="0" w:color="auto"/>
        <w:right w:val="none" w:sz="0" w:space="0" w:color="auto"/>
      </w:divBdr>
    </w:div>
    <w:div w:id="576483052">
      <w:bodyDiv w:val="1"/>
      <w:marLeft w:val="0"/>
      <w:marRight w:val="0"/>
      <w:marTop w:val="0"/>
      <w:marBottom w:val="0"/>
      <w:divBdr>
        <w:top w:val="none" w:sz="0" w:space="0" w:color="auto"/>
        <w:left w:val="none" w:sz="0" w:space="0" w:color="auto"/>
        <w:bottom w:val="none" w:sz="0" w:space="0" w:color="auto"/>
        <w:right w:val="none" w:sz="0" w:space="0" w:color="auto"/>
      </w:divBdr>
    </w:div>
    <w:div w:id="590045826">
      <w:bodyDiv w:val="1"/>
      <w:marLeft w:val="0"/>
      <w:marRight w:val="0"/>
      <w:marTop w:val="0"/>
      <w:marBottom w:val="0"/>
      <w:divBdr>
        <w:top w:val="none" w:sz="0" w:space="0" w:color="auto"/>
        <w:left w:val="none" w:sz="0" w:space="0" w:color="auto"/>
        <w:bottom w:val="none" w:sz="0" w:space="0" w:color="auto"/>
        <w:right w:val="none" w:sz="0" w:space="0" w:color="auto"/>
      </w:divBdr>
    </w:div>
    <w:div w:id="636032167">
      <w:bodyDiv w:val="1"/>
      <w:marLeft w:val="0"/>
      <w:marRight w:val="0"/>
      <w:marTop w:val="0"/>
      <w:marBottom w:val="0"/>
      <w:divBdr>
        <w:top w:val="none" w:sz="0" w:space="0" w:color="auto"/>
        <w:left w:val="none" w:sz="0" w:space="0" w:color="auto"/>
        <w:bottom w:val="none" w:sz="0" w:space="0" w:color="auto"/>
        <w:right w:val="none" w:sz="0" w:space="0" w:color="auto"/>
      </w:divBdr>
    </w:div>
    <w:div w:id="636423204">
      <w:bodyDiv w:val="1"/>
      <w:marLeft w:val="0"/>
      <w:marRight w:val="0"/>
      <w:marTop w:val="0"/>
      <w:marBottom w:val="0"/>
      <w:divBdr>
        <w:top w:val="none" w:sz="0" w:space="0" w:color="auto"/>
        <w:left w:val="none" w:sz="0" w:space="0" w:color="auto"/>
        <w:bottom w:val="none" w:sz="0" w:space="0" w:color="auto"/>
        <w:right w:val="none" w:sz="0" w:space="0" w:color="auto"/>
      </w:divBdr>
    </w:div>
    <w:div w:id="645204210">
      <w:bodyDiv w:val="1"/>
      <w:marLeft w:val="0"/>
      <w:marRight w:val="0"/>
      <w:marTop w:val="0"/>
      <w:marBottom w:val="0"/>
      <w:divBdr>
        <w:top w:val="none" w:sz="0" w:space="0" w:color="auto"/>
        <w:left w:val="none" w:sz="0" w:space="0" w:color="auto"/>
        <w:bottom w:val="none" w:sz="0" w:space="0" w:color="auto"/>
        <w:right w:val="none" w:sz="0" w:space="0" w:color="auto"/>
      </w:divBdr>
    </w:div>
    <w:div w:id="652563296">
      <w:bodyDiv w:val="1"/>
      <w:marLeft w:val="0"/>
      <w:marRight w:val="0"/>
      <w:marTop w:val="0"/>
      <w:marBottom w:val="0"/>
      <w:divBdr>
        <w:top w:val="none" w:sz="0" w:space="0" w:color="auto"/>
        <w:left w:val="none" w:sz="0" w:space="0" w:color="auto"/>
        <w:bottom w:val="none" w:sz="0" w:space="0" w:color="auto"/>
        <w:right w:val="none" w:sz="0" w:space="0" w:color="auto"/>
      </w:divBdr>
    </w:div>
    <w:div w:id="680663127">
      <w:bodyDiv w:val="1"/>
      <w:marLeft w:val="0"/>
      <w:marRight w:val="0"/>
      <w:marTop w:val="0"/>
      <w:marBottom w:val="0"/>
      <w:divBdr>
        <w:top w:val="none" w:sz="0" w:space="0" w:color="auto"/>
        <w:left w:val="none" w:sz="0" w:space="0" w:color="auto"/>
        <w:bottom w:val="none" w:sz="0" w:space="0" w:color="auto"/>
        <w:right w:val="none" w:sz="0" w:space="0" w:color="auto"/>
      </w:divBdr>
    </w:div>
    <w:div w:id="682434928">
      <w:bodyDiv w:val="1"/>
      <w:marLeft w:val="0"/>
      <w:marRight w:val="0"/>
      <w:marTop w:val="0"/>
      <w:marBottom w:val="0"/>
      <w:divBdr>
        <w:top w:val="none" w:sz="0" w:space="0" w:color="auto"/>
        <w:left w:val="none" w:sz="0" w:space="0" w:color="auto"/>
        <w:bottom w:val="none" w:sz="0" w:space="0" w:color="auto"/>
        <w:right w:val="none" w:sz="0" w:space="0" w:color="auto"/>
      </w:divBdr>
    </w:div>
    <w:div w:id="705375182">
      <w:bodyDiv w:val="1"/>
      <w:marLeft w:val="0"/>
      <w:marRight w:val="0"/>
      <w:marTop w:val="0"/>
      <w:marBottom w:val="0"/>
      <w:divBdr>
        <w:top w:val="none" w:sz="0" w:space="0" w:color="auto"/>
        <w:left w:val="none" w:sz="0" w:space="0" w:color="auto"/>
        <w:bottom w:val="none" w:sz="0" w:space="0" w:color="auto"/>
        <w:right w:val="none" w:sz="0" w:space="0" w:color="auto"/>
      </w:divBdr>
    </w:div>
    <w:div w:id="720204583">
      <w:bodyDiv w:val="1"/>
      <w:marLeft w:val="0"/>
      <w:marRight w:val="0"/>
      <w:marTop w:val="0"/>
      <w:marBottom w:val="0"/>
      <w:divBdr>
        <w:top w:val="none" w:sz="0" w:space="0" w:color="auto"/>
        <w:left w:val="none" w:sz="0" w:space="0" w:color="auto"/>
        <w:bottom w:val="none" w:sz="0" w:space="0" w:color="auto"/>
        <w:right w:val="none" w:sz="0" w:space="0" w:color="auto"/>
      </w:divBdr>
    </w:div>
    <w:div w:id="755908213">
      <w:bodyDiv w:val="1"/>
      <w:marLeft w:val="0"/>
      <w:marRight w:val="0"/>
      <w:marTop w:val="0"/>
      <w:marBottom w:val="0"/>
      <w:divBdr>
        <w:top w:val="none" w:sz="0" w:space="0" w:color="auto"/>
        <w:left w:val="none" w:sz="0" w:space="0" w:color="auto"/>
        <w:bottom w:val="none" w:sz="0" w:space="0" w:color="auto"/>
        <w:right w:val="none" w:sz="0" w:space="0" w:color="auto"/>
      </w:divBdr>
    </w:div>
    <w:div w:id="758331961">
      <w:bodyDiv w:val="1"/>
      <w:marLeft w:val="0"/>
      <w:marRight w:val="0"/>
      <w:marTop w:val="0"/>
      <w:marBottom w:val="0"/>
      <w:divBdr>
        <w:top w:val="none" w:sz="0" w:space="0" w:color="auto"/>
        <w:left w:val="none" w:sz="0" w:space="0" w:color="auto"/>
        <w:bottom w:val="none" w:sz="0" w:space="0" w:color="auto"/>
        <w:right w:val="none" w:sz="0" w:space="0" w:color="auto"/>
      </w:divBdr>
    </w:div>
    <w:div w:id="795174064">
      <w:bodyDiv w:val="1"/>
      <w:marLeft w:val="0"/>
      <w:marRight w:val="0"/>
      <w:marTop w:val="0"/>
      <w:marBottom w:val="0"/>
      <w:divBdr>
        <w:top w:val="none" w:sz="0" w:space="0" w:color="auto"/>
        <w:left w:val="none" w:sz="0" w:space="0" w:color="auto"/>
        <w:bottom w:val="none" w:sz="0" w:space="0" w:color="auto"/>
        <w:right w:val="none" w:sz="0" w:space="0" w:color="auto"/>
      </w:divBdr>
    </w:div>
    <w:div w:id="816146286">
      <w:bodyDiv w:val="1"/>
      <w:marLeft w:val="0"/>
      <w:marRight w:val="0"/>
      <w:marTop w:val="0"/>
      <w:marBottom w:val="0"/>
      <w:divBdr>
        <w:top w:val="none" w:sz="0" w:space="0" w:color="auto"/>
        <w:left w:val="none" w:sz="0" w:space="0" w:color="auto"/>
        <w:bottom w:val="none" w:sz="0" w:space="0" w:color="auto"/>
        <w:right w:val="none" w:sz="0" w:space="0" w:color="auto"/>
      </w:divBdr>
    </w:div>
    <w:div w:id="878590129">
      <w:bodyDiv w:val="1"/>
      <w:marLeft w:val="0"/>
      <w:marRight w:val="0"/>
      <w:marTop w:val="0"/>
      <w:marBottom w:val="0"/>
      <w:divBdr>
        <w:top w:val="none" w:sz="0" w:space="0" w:color="auto"/>
        <w:left w:val="none" w:sz="0" w:space="0" w:color="auto"/>
        <w:bottom w:val="none" w:sz="0" w:space="0" w:color="auto"/>
        <w:right w:val="none" w:sz="0" w:space="0" w:color="auto"/>
      </w:divBdr>
    </w:div>
    <w:div w:id="887108571">
      <w:bodyDiv w:val="1"/>
      <w:marLeft w:val="0"/>
      <w:marRight w:val="0"/>
      <w:marTop w:val="0"/>
      <w:marBottom w:val="0"/>
      <w:divBdr>
        <w:top w:val="none" w:sz="0" w:space="0" w:color="auto"/>
        <w:left w:val="none" w:sz="0" w:space="0" w:color="auto"/>
        <w:bottom w:val="none" w:sz="0" w:space="0" w:color="auto"/>
        <w:right w:val="none" w:sz="0" w:space="0" w:color="auto"/>
      </w:divBdr>
    </w:div>
    <w:div w:id="904069278">
      <w:bodyDiv w:val="1"/>
      <w:marLeft w:val="0"/>
      <w:marRight w:val="0"/>
      <w:marTop w:val="0"/>
      <w:marBottom w:val="0"/>
      <w:divBdr>
        <w:top w:val="none" w:sz="0" w:space="0" w:color="auto"/>
        <w:left w:val="none" w:sz="0" w:space="0" w:color="auto"/>
        <w:bottom w:val="none" w:sz="0" w:space="0" w:color="auto"/>
        <w:right w:val="none" w:sz="0" w:space="0" w:color="auto"/>
      </w:divBdr>
    </w:div>
    <w:div w:id="985744696">
      <w:bodyDiv w:val="1"/>
      <w:marLeft w:val="0"/>
      <w:marRight w:val="0"/>
      <w:marTop w:val="0"/>
      <w:marBottom w:val="0"/>
      <w:divBdr>
        <w:top w:val="none" w:sz="0" w:space="0" w:color="auto"/>
        <w:left w:val="none" w:sz="0" w:space="0" w:color="auto"/>
        <w:bottom w:val="none" w:sz="0" w:space="0" w:color="auto"/>
        <w:right w:val="none" w:sz="0" w:space="0" w:color="auto"/>
      </w:divBdr>
    </w:div>
    <w:div w:id="1016152029">
      <w:bodyDiv w:val="1"/>
      <w:marLeft w:val="0"/>
      <w:marRight w:val="0"/>
      <w:marTop w:val="0"/>
      <w:marBottom w:val="0"/>
      <w:divBdr>
        <w:top w:val="none" w:sz="0" w:space="0" w:color="auto"/>
        <w:left w:val="none" w:sz="0" w:space="0" w:color="auto"/>
        <w:bottom w:val="none" w:sz="0" w:space="0" w:color="auto"/>
        <w:right w:val="none" w:sz="0" w:space="0" w:color="auto"/>
      </w:divBdr>
    </w:div>
    <w:div w:id="1025712253">
      <w:bodyDiv w:val="1"/>
      <w:marLeft w:val="0"/>
      <w:marRight w:val="0"/>
      <w:marTop w:val="0"/>
      <w:marBottom w:val="0"/>
      <w:divBdr>
        <w:top w:val="none" w:sz="0" w:space="0" w:color="auto"/>
        <w:left w:val="none" w:sz="0" w:space="0" w:color="auto"/>
        <w:bottom w:val="none" w:sz="0" w:space="0" w:color="auto"/>
        <w:right w:val="none" w:sz="0" w:space="0" w:color="auto"/>
      </w:divBdr>
    </w:div>
    <w:div w:id="1126653783">
      <w:bodyDiv w:val="1"/>
      <w:marLeft w:val="0"/>
      <w:marRight w:val="0"/>
      <w:marTop w:val="0"/>
      <w:marBottom w:val="0"/>
      <w:divBdr>
        <w:top w:val="none" w:sz="0" w:space="0" w:color="auto"/>
        <w:left w:val="none" w:sz="0" w:space="0" w:color="auto"/>
        <w:bottom w:val="none" w:sz="0" w:space="0" w:color="auto"/>
        <w:right w:val="none" w:sz="0" w:space="0" w:color="auto"/>
      </w:divBdr>
    </w:div>
    <w:div w:id="1166821845">
      <w:bodyDiv w:val="1"/>
      <w:marLeft w:val="0"/>
      <w:marRight w:val="0"/>
      <w:marTop w:val="0"/>
      <w:marBottom w:val="0"/>
      <w:divBdr>
        <w:top w:val="none" w:sz="0" w:space="0" w:color="auto"/>
        <w:left w:val="none" w:sz="0" w:space="0" w:color="auto"/>
        <w:bottom w:val="none" w:sz="0" w:space="0" w:color="auto"/>
        <w:right w:val="none" w:sz="0" w:space="0" w:color="auto"/>
      </w:divBdr>
    </w:div>
    <w:div w:id="1198935914">
      <w:bodyDiv w:val="1"/>
      <w:marLeft w:val="0"/>
      <w:marRight w:val="0"/>
      <w:marTop w:val="0"/>
      <w:marBottom w:val="0"/>
      <w:divBdr>
        <w:top w:val="none" w:sz="0" w:space="0" w:color="auto"/>
        <w:left w:val="none" w:sz="0" w:space="0" w:color="auto"/>
        <w:bottom w:val="none" w:sz="0" w:space="0" w:color="auto"/>
        <w:right w:val="none" w:sz="0" w:space="0" w:color="auto"/>
      </w:divBdr>
    </w:div>
    <w:div w:id="1204293918">
      <w:bodyDiv w:val="1"/>
      <w:marLeft w:val="0"/>
      <w:marRight w:val="0"/>
      <w:marTop w:val="0"/>
      <w:marBottom w:val="0"/>
      <w:divBdr>
        <w:top w:val="none" w:sz="0" w:space="0" w:color="auto"/>
        <w:left w:val="none" w:sz="0" w:space="0" w:color="auto"/>
        <w:bottom w:val="none" w:sz="0" w:space="0" w:color="auto"/>
        <w:right w:val="none" w:sz="0" w:space="0" w:color="auto"/>
      </w:divBdr>
    </w:div>
    <w:div w:id="1243222597">
      <w:bodyDiv w:val="1"/>
      <w:marLeft w:val="0"/>
      <w:marRight w:val="0"/>
      <w:marTop w:val="0"/>
      <w:marBottom w:val="0"/>
      <w:divBdr>
        <w:top w:val="none" w:sz="0" w:space="0" w:color="auto"/>
        <w:left w:val="none" w:sz="0" w:space="0" w:color="auto"/>
        <w:bottom w:val="none" w:sz="0" w:space="0" w:color="auto"/>
        <w:right w:val="none" w:sz="0" w:space="0" w:color="auto"/>
      </w:divBdr>
    </w:div>
    <w:div w:id="1250579941">
      <w:bodyDiv w:val="1"/>
      <w:marLeft w:val="0"/>
      <w:marRight w:val="0"/>
      <w:marTop w:val="0"/>
      <w:marBottom w:val="0"/>
      <w:divBdr>
        <w:top w:val="none" w:sz="0" w:space="0" w:color="auto"/>
        <w:left w:val="none" w:sz="0" w:space="0" w:color="auto"/>
        <w:bottom w:val="none" w:sz="0" w:space="0" w:color="auto"/>
        <w:right w:val="none" w:sz="0" w:space="0" w:color="auto"/>
      </w:divBdr>
      <w:divsChild>
        <w:div w:id="231081916">
          <w:marLeft w:val="0"/>
          <w:marRight w:val="0"/>
          <w:marTop w:val="0"/>
          <w:marBottom w:val="0"/>
          <w:divBdr>
            <w:top w:val="none" w:sz="0" w:space="0" w:color="auto"/>
            <w:left w:val="none" w:sz="0" w:space="0" w:color="auto"/>
            <w:bottom w:val="none" w:sz="0" w:space="0" w:color="auto"/>
            <w:right w:val="none" w:sz="0" w:space="0" w:color="auto"/>
          </w:divBdr>
          <w:divsChild>
            <w:div w:id="1200169833">
              <w:marLeft w:val="0"/>
              <w:marRight w:val="0"/>
              <w:marTop w:val="0"/>
              <w:marBottom w:val="0"/>
              <w:divBdr>
                <w:top w:val="none" w:sz="0" w:space="0" w:color="auto"/>
                <w:left w:val="none" w:sz="0" w:space="0" w:color="auto"/>
                <w:bottom w:val="none" w:sz="0" w:space="0" w:color="auto"/>
                <w:right w:val="none" w:sz="0" w:space="0" w:color="auto"/>
              </w:divBdr>
              <w:divsChild>
                <w:div w:id="1239748731">
                  <w:marLeft w:val="0"/>
                  <w:marRight w:val="0"/>
                  <w:marTop w:val="0"/>
                  <w:marBottom w:val="0"/>
                  <w:divBdr>
                    <w:top w:val="none" w:sz="0" w:space="0" w:color="auto"/>
                    <w:left w:val="none" w:sz="0" w:space="0" w:color="auto"/>
                    <w:bottom w:val="none" w:sz="0" w:space="0" w:color="auto"/>
                    <w:right w:val="none" w:sz="0" w:space="0" w:color="auto"/>
                  </w:divBdr>
                  <w:divsChild>
                    <w:div w:id="1000935597">
                      <w:marLeft w:val="0"/>
                      <w:marRight w:val="0"/>
                      <w:marTop w:val="0"/>
                      <w:marBottom w:val="0"/>
                      <w:divBdr>
                        <w:top w:val="none" w:sz="0" w:space="0" w:color="auto"/>
                        <w:left w:val="none" w:sz="0" w:space="0" w:color="auto"/>
                        <w:bottom w:val="none" w:sz="0" w:space="0" w:color="auto"/>
                        <w:right w:val="none" w:sz="0" w:space="0" w:color="auto"/>
                      </w:divBdr>
                      <w:divsChild>
                        <w:div w:id="483357819">
                          <w:marLeft w:val="0"/>
                          <w:marRight w:val="0"/>
                          <w:marTop w:val="0"/>
                          <w:marBottom w:val="0"/>
                          <w:divBdr>
                            <w:top w:val="none" w:sz="0" w:space="0" w:color="auto"/>
                            <w:left w:val="none" w:sz="0" w:space="0" w:color="auto"/>
                            <w:bottom w:val="none" w:sz="0" w:space="0" w:color="auto"/>
                            <w:right w:val="none" w:sz="0" w:space="0" w:color="auto"/>
                          </w:divBdr>
                          <w:divsChild>
                            <w:div w:id="213039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864555">
      <w:bodyDiv w:val="1"/>
      <w:marLeft w:val="0"/>
      <w:marRight w:val="0"/>
      <w:marTop w:val="0"/>
      <w:marBottom w:val="0"/>
      <w:divBdr>
        <w:top w:val="none" w:sz="0" w:space="0" w:color="auto"/>
        <w:left w:val="none" w:sz="0" w:space="0" w:color="auto"/>
        <w:bottom w:val="none" w:sz="0" w:space="0" w:color="auto"/>
        <w:right w:val="none" w:sz="0" w:space="0" w:color="auto"/>
      </w:divBdr>
    </w:div>
    <w:div w:id="1317343537">
      <w:bodyDiv w:val="1"/>
      <w:marLeft w:val="0"/>
      <w:marRight w:val="0"/>
      <w:marTop w:val="0"/>
      <w:marBottom w:val="0"/>
      <w:divBdr>
        <w:top w:val="none" w:sz="0" w:space="0" w:color="auto"/>
        <w:left w:val="none" w:sz="0" w:space="0" w:color="auto"/>
        <w:bottom w:val="none" w:sz="0" w:space="0" w:color="auto"/>
        <w:right w:val="none" w:sz="0" w:space="0" w:color="auto"/>
      </w:divBdr>
    </w:div>
    <w:div w:id="1320310262">
      <w:bodyDiv w:val="1"/>
      <w:marLeft w:val="0"/>
      <w:marRight w:val="0"/>
      <w:marTop w:val="0"/>
      <w:marBottom w:val="0"/>
      <w:divBdr>
        <w:top w:val="none" w:sz="0" w:space="0" w:color="auto"/>
        <w:left w:val="none" w:sz="0" w:space="0" w:color="auto"/>
        <w:bottom w:val="none" w:sz="0" w:space="0" w:color="auto"/>
        <w:right w:val="none" w:sz="0" w:space="0" w:color="auto"/>
      </w:divBdr>
    </w:div>
    <w:div w:id="1368215800">
      <w:bodyDiv w:val="1"/>
      <w:marLeft w:val="0"/>
      <w:marRight w:val="0"/>
      <w:marTop w:val="0"/>
      <w:marBottom w:val="0"/>
      <w:divBdr>
        <w:top w:val="none" w:sz="0" w:space="0" w:color="auto"/>
        <w:left w:val="none" w:sz="0" w:space="0" w:color="auto"/>
        <w:bottom w:val="none" w:sz="0" w:space="0" w:color="auto"/>
        <w:right w:val="none" w:sz="0" w:space="0" w:color="auto"/>
      </w:divBdr>
    </w:div>
    <w:div w:id="1371494684">
      <w:bodyDiv w:val="1"/>
      <w:marLeft w:val="0"/>
      <w:marRight w:val="0"/>
      <w:marTop w:val="0"/>
      <w:marBottom w:val="0"/>
      <w:divBdr>
        <w:top w:val="none" w:sz="0" w:space="0" w:color="auto"/>
        <w:left w:val="none" w:sz="0" w:space="0" w:color="auto"/>
        <w:bottom w:val="none" w:sz="0" w:space="0" w:color="auto"/>
        <w:right w:val="none" w:sz="0" w:space="0" w:color="auto"/>
      </w:divBdr>
    </w:div>
    <w:div w:id="1435243036">
      <w:bodyDiv w:val="1"/>
      <w:marLeft w:val="0"/>
      <w:marRight w:val="0"/>
      <w:marTop w:val="0"/>
      <w:marBottom w:val="0"/>
      <w:divBdr>
        <w:top w:val="none" w:sz="0" w:space="0" w:color="auto"/>
        <w:left w:val="none" w:sz="0" w:space="0" w:color="auto"/>
        <w:bottom w:val="none" w:sz="0" w:space="0" w:color="auto"/>
        <w:right w:val="none" w:sz="0" w:space="0" w:color="auto"/>
      </w:divBdr>
    </w:div>
    <w:div w:id="1462453940">
      <w:bodyDiv w:val="1"/>
      <w:marLeft w:val="0"/>
      <w:marRight w:val="0"/>
      <w:marTop w:val="0"/>
      <w:marBottom w:val="0"/>
      <w:divBdr>
        <w:top w:val="none" w:sz="0" w:space="0" w:color="auto"/>
        <w:left w:val="none" w:sz="0" w:space="0" w:color="auto"/>
        <w:bottom w:val="none" w:sz="0" w:space="0" w:color="auto"/>
        <w:right w:val="none" w:sz="0" w:space="0" w:color="auto"/>
      </w:divBdr>
    </w:div>
    <w:div w:id="1489786342">
      <w:bodyDiv w:val="1"/>
      <w:marLeft w:val="0"/>
      <w:marRight w:val="0"/>
      <w:marTop w:val="0"/>
      <w:marBottom w:val="0"/>
      <w:divBdr>
        <w:top w:val="none" w:sz="0" w:space="0" w:color="auto"/>
        <w:left w:val="none" w:sz="0" w:space="0" w:color="auto"/>
        <w:bottom w:val="none" w:sz="0" w:space="0" w:color="auto"/>
        <w:right w:val="none" w:sz="0" w:space="0" w:color="auto"/>
      </w:divBdr>
    </w:div>
    <w:div w:id="1491827640">
      <w:bodyDiv w:val="1"/>
      <w:marLeft w:val="0"/>
      <w:marRight w:val="0"/>
      <w:marTop w:val="0"/>
      <w:marBottom w:val="0"/>
      <w:divBdr>
        <w:top w:val="none" w:sz="0" w:space="0" w:color="auto"/>
        <w:left w:val="none" w:sz="0" w:space="0" w:color="auto"/>
        <w:bottom w:val="none" w:sz="0" w:space="0" w:color="auto"/>
        <w:right w:val="none" w:sz="0" w:space="0" w:color="auto"/>
      </w:divBdr>
    </w:div>
    <w:div w:id="1606226623">
      <w:bodyDiv w:val="1"/>
      <w:marLeft w:val="0"/>
      <w:marRight w:val="0"/>
      <w:marTop w:val="0"/>
      <w:marBottom w:val="0"/>
      <w:divBdr>
        <w:top w:val="none" w:sz="0" w:space="0" w:color="auto"/>
        <w:left w:val="none" w:sz="0" w:space="0" w:color="auto"/>
        <w:bottom w:val="none" w:sz="0" w:space="0" w:color="auto"/>
        <w:right w:val="none" w:sz="0" w:space="0" w:color="auto"/>
      </w:divBdr>
    </w:div>
    <w:div w:id="1728334806">
      <w:bodyDiv w:val="1"/>
      <w:marLeft w:val="0"/>
      <w:marRight w:val="0"/>
      <w:marTop w:val="0"/>
      <w:marBottom w:val="0"/>
      <w:divBdr>
        <w:top w:val="none" w:sz="0" w:space="0" w:color="auto"/>
        <w:left w:val="none" w:sz="0" w:space="0" w:color="auto"/>
        <w:bottom w:val="none" w:sz="0" w:space="0" w:color="auto"/>
        <w:right w:val="none" w:sz="0" w:space="0" w:color="auto"/>
      </w:divBdr>
    </w:div>
    <w:div w:id="1729255543">
      <w:bodyDiv w:val="1"/>
      <w:marLeft w:val="0"/>
      <w:marRight w:val="0"/>
      <w:marTop w:val="0"/>
      <w:marBottom w:val="0"/>
      <w:divBdr>
        <w:top w:val="none" w:sz="0" w:space="0" w:color="auto"/>
        <w:left w:val="none" w:sz="0" w:space="0" w:color="auto"/>
        <w:bottom w:val="none" w:sz="0" w:space="0" w:color="auto"/>
        <w:right w:val="none" w:sz="0" w:space="0" w:color="auto"/>
      </w:divBdr>
    </w:div>
    <w:div w:id="1762797862">
      <w:bodyDiv w:val="1"/>
      <w:marLeft w:val="0"/>
      <w:marRight w:val="0"/>
      <w:marTop w:val="0"/>
      <w:marBottom w:val="0"/>
      <w:divBdr>
        <w:top w:val="none" w:sz="0" w:space="0" w:color="auto"/>
        <w:left w:val="none" w:sz="0" w:space="0" w:color="auto"/>
        <w:bottom w:val="none" w:sz="0" w:space="0" w:color="auto"/>
        <w:right w:val="none" w:sz="0" w:space="0" w:color="auto"/>
      </w:divBdr>
    </w:div>
    <w:div w:id="1768042063">
      <w:bodyDiv w:val="1"/>
      <w:marLeft w:val="0"/>
      <w:marRight w:val="0"/>
      <w:marTop w:val="0"/>
      <w:marBottom w:val="0"/>
      <w:divBdr>
        <w:top w:val="none" w:sz="0" w:space="0" w:color="auto"/>
        <w:left w:val="none" w:sz="0" w:space="0" w:color="auto"/>
        <w:bottom w:val="none" w:sz="0" w:space="0" w:color="auto"/>
        <w:right w:val="none" w:sz="0" w:space="0" w:color="auto"/>
      </w:divBdr>
    </w:div>
    <w:div w:id="1785077843">
      <w:bodyDiv w:val="1"/>
      <w:marLeft w:val="0"/>
      <w:marRight w:val="0"/>
      <w:marTop w:val="0"/>
      <w:marBottom w:val="0"/>
      <w:divBdr>
        <w:top w:val="none" w:sz="0" w:space="0" w:color="auto"/>
        <w:left w:val="none" w:sz="0" w:space="0" w:color="auto"/>
        <w:bottom w:val="none" w:sz="0" w:space="0" w:color="auto"/>
        <w:right w:val="none" w:sz="0" w:space="0" w:color="auto"/>
      </w:divBdr>
    </w:div>
    <w:div w:id="1786463622">
      <w:bodyDiv w:val="1"/>
      <w:marLeft w:val="0"/>
      <w:marRight w:val="0"/>
      <w:marTop w:val="0"/>
      <w:marBottom w:val="0"/>
      <w:divBdr>
        <w:top w:val="none" w:sz="0" w:space="0" w:color="auto"/>
        <w:left w:val="none" w:sz="0" w:space="0" w:color="auto"/>
        <w:bottom w:val="none" w:sz="0" w:space="0" w:color="auto"/>
        <w:right w:val="none" w:sz="0" w:space="0" w:color="auto"/>
      </w:divBdr>
    </w:div>
    <w:div w:id="1809544256">
      <w:bodyDiv w:val="1"/>
      <w:marLeft w:val="0"/>
      <w:marRight w:val="0"/>
      <w:marTop w:val="0"/>
      <w:marBottom w:val="0"/>
      <w:divBdr>
        <w:top w:val="none" w:sz="0" w:space="0" w:color="auto"/>
        <w:left w:val="none" w:sz="0" w:space="0" w:color="auto"/>
        <w:bottom w:val="none" w:sz="0" w:space="0" w:color="auto"/>
        <w:right w:val="none" w:sz="0" w:space="0" w:color="auto"/>
      </w:divBdr>
    </w:div>
    <w:div w:id="1810896753">
      <w:bodyDiv w:val="1"/>
      <w:marLeft w:val="0"/>
      <w:marRight w:val="0"/>
      <w:marTop w:val="0"/>
      <w:marBottom w:val="0"/>
      <w:divBdr>
        <w:top w:val="none" w:sz="0" w:space="0" w:color="auto"/>
        <w:left w:val="none" w:sz="0" w:space="0" w:color="auto"/>
        <w:bottom w:val="none" w:sz="0" w:space="0" w:color="auto"/>
        <w:right w:val="none" w:sz="0" w:space="0" w:color="auto"/>
      </w:divBdr>
    </w:div>
    <w:div w:id="1825202478">
      <w:bodyDiv w:val="1"/>
      <w:marLeft w:val="0"/>
      <w:marRight w:val="0"/>
      <w:marTop w:val="0"/>
      <w:marBottom w:val="0"/>
      <w:divBdr>
        <w:top w:val="none" w:sz="0" w:space="0" w:color="auto"/>
        <w:left w:val="none" w:sz="0" w:space="0" w:color="auto"/>
        <w:bottom w:val="none" w:sz="0" w:space="0" w:color="auto"/>
        <w:right w:val="none" w:sz="0" w:space="0" w:color="auto"/>
      </w:divBdr>
    </w:div>
    <w:div w:id="1838375538">
      <w:bodyDiv w:val="1"/>
      <w:marLeft w:val="0"/>
      <w:marRight w:val="0"/>
      <w:marTop w:val="0"/>
      <w:marBottom w:val="0"/>
      <w:divBdr>
        <w:top w:val="none" w:sz="0" w:space="0" w:color="auto"/>
        <w:left w:val="none" w:sz="0" w:space="0" w:color="auto"/>
        <w:bottom w:val="none" w:sz="0" w:space="0" w:color="auto"/>
        <w:right w:val="none" w:sz="0" w:space="0" w:color="auto"/>
      </w:divBdr>
    </w:div>
    <w:div w:id="1860700919">
      <w:bodyDiv w:val="1"/>
      <w:marLeft w:val="0"/>
      <w:marRight w:val="0"/>
      <w:marTop w:val="0"/>
      <w:marBottom w:val="0"/>
      <w:divBdr>
        <w:top w:val="none" w:sz="0" w:space="0" w:color="auto"/>
        <w:left w:val="none" w:sz="0" w:space="0" w:color="auto"/>
        <w:bottom w:val="none" w:sz="0" w:space="0" w:color="auto"/>
        <w:right w:val="none" w:sz="0" w:space="0" w:color="auto"/>
      </w:divBdr>
    </w:div>
    <w:div w:id="1900096141">
      <w:bodyDiv w:val="1"/>
      <w:marLeft w:val="0"/>
      <w:marRight w:val="0"/>
      <w:marTop w:val="0"/>
      <w:marBottom w:val="0"/>
      <w:divBdr>
        <w:top w:val="none" w:sz="0" w:space="0" w:color="auto"/>
        <w:left w:val="none" w:sz="0" w:space="0" w:color="auto"/>
        <w:bottom w:val="none" w:sz="0" w:space="0" w:color="auto"/>
        <w:right w:val="none" w:sz="0" w:space="0" w:color="auto"/>
      </w:divBdr>
    </w:div>
    <w:div w:id="1937250903">
      <w:bodyDiv w:val="1"/>
      <w:marLeft w:val="0"/>
      <w:marRight w:val="0"/>
      <w:marTop w:val="0"/>
      <w:marBottom w:val="0"/>
      <w:divBdr>
        <w:top w:val="none" w:sz="0" w:space="0" w:color="auto"/>
        <w:left w:val="none" w:sz="0" w:space="0" w:color="auto"/>
        <w:bottom w:val="none" w:sz="0" w:space="0" w:color="auto"/>
        <w:right w:val="none" w:sz="0" w:space="0" w:color="auto"/>
      </w:divBdr>
    </w:div>
    <w:div w:id="1963729627">
      <w:bodyDiv w:val="1"/>
      <w:marLeft w:val="0"/>
      <w:marRight w:val="0"/>
      <w:marTop w:val="0"/>
      <w:marBottom w:val="0"/>
      <w:divBdr>
        <w:top w:val="none" w:sz="0" w:space="0" w:color="auto"/>
        <w:left w:val="none" w:sz="0" w:space="0" w:color="auto"/>
        <w:bottom w:val="none" w:sz="0" w:space="0" w:color="auto"/>
        <w:right w:val="none" w:sz="0" w:space="0" w:color="auto"/>
      </w:divBdr>
    </w:div>
    <w:div w:id="1984041298">
      <w:bodyDiv w:val="1"/>
      <w:marLeft w:val="0"/>
      <w:marRight w:val="0"/>
      <w:marTop w:val="0"/>
      <w:marBottom w:val="0"/>
      <w:divBdr>
        <w:top w:val="none" w:sz="0" w:space="0" w:color="auto"/>
        <w:left w:val="none" w:sz="0" w:space="0" w:color="auto"/>
        <w:bottom w:val="none" w:sz="0" w:space="0" w:color="auto"/>
        <w:right w:val="none" w:sz="0" w:space="0" w:color="auto"/>
      </w:divBdr>
    </w:div>
    <w:div w:id="1989241245">
      <w:bodyDiv w:val="1"/>
      <w:marLeft w:val="0"/>
      <w:marRight w:val="0"/>
      <w:marTop w:val="0"/>
      <w:marBottom w:val="0"/>
      <w:divBdr>
        <w:top w:val="none" w:sz="0" w:space="0" w:color="auto"/>
        <w:left w:val="none" w:sz="0" w:space="0" w:color="auto"/>
        <w:bottom w:val="none" w:sz="0" w:space="0" w:color="auto"/>
        <w:right w:val="none" w:sz="0" w:space="0" w:color="auto"/>
      </w:divBdr>
    </w:div>
    <w:div w:id="2116516818">
      <w:bodyDiv w:val="1"/>
      <w:marLeft w:val="0"/>
      <w:marRight w:val="0"/>
      <w:marTop w:val="0"/>
      <w:marBottom w:val="0"/>
      <w:divBdr>
        <w:top w:val="none" w:sz="0" w:space="0" w:color="auto"/>
        <w:left w:val="none" w:sz="0" w:space="0" w:color="auto"/>
        <w:bottom w:val="none" w:sz="0" w:space="0" w:color="auto"/>
        <w:right w:val="none" w:sz="0" w:space="0" w:color="auto"/>
      </w:divBdr>
    </w:div>
    <w:div w:id="211805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opengeospatial/HY_Features/blob/master/req/hy_hydrofeature/hydrocomplex/catchmentaggregate" TargetMode="External"/><Relationship Id="rId299" Type="http://schemas.openxmlformats.org/officeDocument/2006/relationships/hyperlink" Target="https://github.com/opengeospatial/HY_Features/blob/master/conf/uml_surfacehydrofeature/storage/*" TargetMode="External"/><Relationship Id="rId303" Type="http://schemas.openxmlformats.org/officeDocument/2006/relationships/footer" Target="footer6.xml"/><Relationship Id="rId21" Type="http://schemas.openxmlformats.org/officeDocument/2006/relationships/image" Target="media/image5.png"/><Relationship Id="rId42" Type="http://schemas.openxmlformats.org/officeDocument/2006/relationships/image" Target="media/image26.png"/><Relationship Id="rId63" Type="http://schemas.openxmlformats.org/officeDocument/2006/relationships/hyperlink" Target="https://github.com/opengeospatial/HY_Features/blob/master/req/hy_hydrofeature/positioning/*" TargetMode="External"/><Relationship Id="rId84" Type="http://schemas.openxmlformats.org/officeDocument/2006/relationships/hyperlink" Target="https://github.com/opengeospatial/HY_Features/blob/master/req/hy_hydrofeature/hydrocomplex/catchment.containingcatchment" TargetMode="External"/><Relationship Id="rId138" Type="http://schemas.openxmlformats.org/officeDocument/2006/relationships/hyperlink" Target="https://github.com/opengeospatial/HY_Features/blob/master/req/hy_hydrofeature/hydrocomplex/catchment" TargetMode="External"/><Relationship Id="rId159" Type="http://schemas.openxmlformats.org/officeDocument/2006/relationships/hyperlink" Target="https://inspire-twg.jrc.it/svn/iso" TargetMode="External"/><Relationship Id="rId324" Type="http://schemas.openxmlformats.org/officeDocument/2006/relationships/fontTable" Target="fontTable.xml"/><Relationship Id="rId170" Type="http://schemas.openxmlformats.org/officeDocument/2006/relationships/hyperlink" Target="https://github.com/opengeospatial/HY_Features/blob/master/req/hy_hydrofeature/hydrocomplex/outfallrealisation.realisedoutfall" TargetMode="External"/><Relationship Id="rId191" Type="http://schemas.openxmlformats.org/officeDocument/2006/relationships/image" Target="media/image45.png"/><Relationship Id="rId205" Type="http://schemas.openxmlformats.org/officeDocument/2006/relationships/hyperlink" Target="https://github.com/opengeospatial/HY_Features/blob/master/req/hy_surfacehydrofeature/channelnetwork/depression" TargetMode="External"/><Relationship Id="rId226" Type="http://schemas.openxmlformats.org/officeDocument/2006/relationships/hyperlink" Target="https://github.com/opengeospatial/HY_Features/blob/master/req/hy_hydrographicnetwork/waterbody" TargetMode="External"/><Relationship Id="rId247" Type="http://schemas.openxmlformats.org/officeDocument/2006/relationships/hyperlink" Target="https://github.com/opengeospatial/HY_Features/blob/master/req/hy_surfacehydrofeature/hydrographicnetwork/waterbody.stratum" TargetMode="External"/><Relationship Id="rId107" Type="http://schemas.openxmlformats.org/officeDocument/2006/relationships/hyperlink" Target="https://github.com/opengeospatial/HY_Features/blob/master/req/hy_hydrofeature/hydrocomplex/catchmentaggregate" TargetMode="External"/><Relationship Id="rId268" Type="http://schemas.openxmlformats.org/officeDocument/2006/relationships/hyperlink" Target="https://github.com/opengeospatial/HY_Features/blob/master/req/hy_surfacehydrofeature/hydrographicnetwork/watersolidphase.snowmelt" TargetMode="External"/><Relationship Id="rId289" Type="http://schemas.openxmlformats.org/officeDocument/2006/relationships/footer" Target="footer4.xml"/><Relationship Id="rId11" Type="http://schemas.openxmlformats.org/officeDocument/2006/relationships/header" Target="header1.xml"/><Relationship Id="rId32" Type="http://schemas.openxmlformats.org/officeDocument/2006/relationships/image" Target="media/image16.png"/><Relationship Id="rId53" Type="http://schemas.openxmlformats.org/officeDocument/2006/relationships/hyperlink" Target="https://inspire-twg.jrc.it/svn/iso" TargetMode="External"/><Relationship Id="rId74" Type="http://schemas.openxmlformats.org/officeDocument/2006/relationships/hyperlink" Target="https://github.com/opengeospatial/HY_Features/blob/master/req/hy_hydrofeature/namedFeature/hydrofeature.namespart" TargetMode="External"/><Relationship Id="rId128" Type="http://schemas.openxmlformats.org/officeDocument/2006/relationships/hyperlink" Target="https://github.com/opengeospatial/HY_Features/blob/master/req/hy_hydrofeature/hydrocomplex/catchment" TargetMode="External"/><Relationship Id="rId149" Type="http://schemas.openxmlformats.org/officeDocument/2006/relationships/hyperlink" Target="https://github.com/opengeospatial/HY_Features/blob/master/req/hy_hydrofeature/hydrocomplex/hydronetwork" TargetMode="External"/><Relationship Id="rId314" Type="http://schemas.openxmlformats.org/officeDocument/2006/relationships/footer" Target="footer16.xml"/><Relationship Id="rId5" Type="http://schemas.openxmlformats.org/officeDocument/2006/relationships/settings" Target="settings.xml"/><Relationship Id="rId95" Type="http://schemas.openxmlformats.org/officeDocument/2006/relationships/hyperlink" Target="https://github.com/opengeospatial/HY_Features/blob/master/req/hy_hydrofeature/hydrocomplex/catchment" TargetMode="External"/><Relationship Id="rId160" Type="http://schemas.openxmlformats.org/officeDocument/2006/relationships/hyperlink" Target="https://github.com/opengeospatial/HY_Features/blob/master/req/hy_hydrofeature/hydrocomplex/catchmentrealisation" TargetMode="External"/><Relationship Id="rId181" Type="http://schemas.openxmlformats.org/officeDocument/2006/relationships/hyperlink" Target="https://github.com/opengeospatial/HY_Features/blob/master/req/hy_hydrofeature/positioning/indirectposition.absolut" TargetMode="External"/><Relationship Id="rId216" Type="http://schemas.openxmlformats.org/officeDocument/2006/relationships/hyperlink" Target="https://github.com/opengeospatial/HY_Features/blob/master/req/hy_surfacehydrofeature/hydrographicnetwork/waterbody" TargetMode="External"/><Relationship Id="rId237" Type="http://schemas.openxmlformats.org/officeDocument/2006/relationships/hyperlink" Target="https://github.com/opengeospatial/HY_Features/blob/master/req/hy_surfacehydrofeature/hydrographicnetwork/waterbody" TargetMode="External"/><Relationship Id="rId258" Type="http://schemas.openxmlformats.org/officeDocument/2006/relationships/hyperlink" Target="https://github.com/opengeospatial/HY_Features/blob/master/req/hy_surfacehydrofeature/hydrographicnetwork/longitudinalsection" TargetMode="External"/><Relationship Id="rId279" Type="http://schemas.openxmlformats.org/officeDocument/2006/relationships/hyperlink" Target="https://github.com/opengeospatial/HY_Features/blob/master/req/hy_hydrometricfeature/hydrometricnetwork" TargetMode="External"/><Relationship Id="rId22" Type="http://schemas.openxmlformats.org/officeDocument/2006/relationships/image" Target="media/image6.png"/><Relationship Id="rId43" Type="http://schemas.openxmlformats.org/officeDocument/2006/relationships/image" Target="media/image27.png"/><Relationship Id="rId64" Type="http://schemas.openxmlformats.org/officeDocument/2006/relationships/image" Target="media/image32.png"/><Relationship Id="rId118" Type="http://schemas.openxmlformats.org/officeDocument/2006/relationships/hyperlink" Target="https://github.com/opengeospatial/HY_Features/blob/master/req/hy_hydrofeature/hydrocomplex/dendriticcatchment.encompassingcatchment" TargetMode="External"/><Relationship Id="rId139" Type="http://schemas.openxmlformats.org/officeDocument/2006/relationships/hyperlink" Target="https://github.com/opengeospatial/HY_Features/blob/master/req/hy_hydrofeature/hydrocomplex/catchmentrealisation.realisedcatchment" TargetMode="External"/><Relationship Id="rId290" Type="http://schemas.openxmlformats.org/officeDocument/2006/relationships/footer" Target="footer5.xml"/><Relationship Id="rId304" Type="http://schemas.openxmlformats.org/officeDocument/2006/relationships/footer" Target="footer7.xml"/><Relationship Id="rId325" Type="http://schemas.openxmlformats.org/officeDocument/2006/relationships/theme" Target="theme/theme1.xml"/><Relationship Id="rId85" Type="http://schemas.openxmlformats.org/officeDocument/2006/relationships/hyperlink" Target="https://github.com/opengeospatial/HY_Features/blob/master/req/hy_hydrofeature/hydrocomplex/catchment.containedcatchment" TargetMode="External"/><Relationship Id="rId150" Type="http://schemas.openxmlformats.org/officeDocument/2006/relationships/hyperlink" Target="https://github.com/opengeospatial/HY_Features/blob/master/req/hy_hydrofeature/hydrocomplex/wateredge.shape" TargetMode="External"/><Relationship Id="rId171" Type="http://schemas.openxmlformats.org/officeDocument/2006/relationships/hyperlink" Target="https://github.com/opengeospatial/HY_Features/blob/master/req/hy_hydrofeature/hydrocomplex/outfallrealisation.shape" TargetMode="External"/><Relationship Id="rId192" Type="http://schemas.openxmlformats.org/officeDocument/2006/relationships/image" Target="media/image46.png"/><Relationship Id="rId206" Type="http://schemas.openxmlformats.org/officeDocument/2006/relationships/hyperlink" Target="https://github.com/opengeospatial/HY_Features/blob/master/req/hy_hydrofeature/namedfeature/hydrofeature" TargetMode="External"/><Relationship Id="rId227" Type="http://schemas.openxmlformats.org/officeDocument/2006/relationships/hyperlink" Target="https://github.com/opengeospatial/HY_Features/blob/master/req/hy_hydrographicnetwork/hydrographicnetwork" TargetMode="External"/><Relationship Id="rId248" Type="http://schemas.openxmlformats.org/officeDocument/2006/relationships/hyperlink" Target="https://github.com/opengeospatial/HY_Features/blob/master/req/hy_surfacehydrofeature/hydrographicnetwork/waterbody.streamcrosssection" TargetMode="External"/><Relationship Id="rId269" Type="http://schemas.openxmlformats.org/officeDocument/2006/relationships/image" Target="media/image50.png"/><Relationship Id="rId12" Type="http://schemas.openxmlformats.org/officeDocument/2006/relationships/header" Target="header2.xml"/><Relationship Id="rId33" Type="http://schemas.openxmlformats.org/officeDocument/2006/relationships/image" Target="media/image17.png"/><Relationship Id="rId108" Type="http://schemas.openxmlformats.org/officeDocument/2006/relationships/hyperlink" Target="https://github.com/opengeospatial/HY_Features/blob/master/req/hy_hydrofeature/hydrocomplex/catchment" TargetMode="External"/><Relationship Id="rId129" Type="http://schemas.openxmlformats.org/officeDocument/2006/relationships/hyperlink" Target="https://github.com/opengeospatial/HY_Features/blob/master/req/hy_hydrofeature/hydrocomplex/indirectposition" TargetMode="External"/><Relationship Id="rId280" Type="http://schemas.openxmlformats.org/officeDocument/2006/relationships/hyperlink" Target="https://github.com/opengeospatial/HY_Features/blob/master/req/hy_hydrofeature/hydrocomplex/hydronetwork" TargetMode="External"/><Relationship Id="rId315" Type="http://schemas.openxmlformats.org/officeDocument/2006/relationships/footer" Target="footer17.xml"/><Relationship Id="rId54" Type="http://schemas.openxmlformats.org/officeDocument/2006/relationships/hyperlink" Target="https://github.com/opengeospatial/HY_Features/blob/master/req/%20hy_features_conceptual_model/identifiers" TargetMode="External"/><Relationship Id="rId75" Type="http://schemas.openxmlformats.org/officeDocument/2006/relationships/hyperlink" Target="https://github.com/opengeospatial/HY_Features/blob/master/req/hy_hydrofeature/namedFeature/hydrofeature.preferredby" TargetMode="External"/><Relationship Id="rId96" Type="http://schemas.openxmlformats.org/officeDocument/2006/relationships/hyperlink" Target="https://github.com/opengeospatial/HY_Features/blob/master/req/hy_hydrofeature/hydrocomplex/catchmentrealisation" TargetMode="External"/><Relationship Id="rId140" Type="http://schemas.openxmlformats.org/officeDocument/2006/relationships/hyperlink" Target="https://github.com/opengeospatial/HY_Features/blob/master/req/hy_hydrofeature/hydrocomplex/flowpath" TargetMode="External"/><Relationship Id="rId161" Type="http://schemas.openxmlformats.org/officeDocument/2006/relationships/hyperlink" Target="https://github.com/opengeospatial/HY_Features/blob/master/req/hy_hydrofeature/hydrocomplex/hydronetwork" TargetMode="External"/><Relationship Id="rId182" Type="http://schemas.openxmlformats.org/officeDocument/2006/relationships/hyperlink" Target="https://github.com/opengeospatial/HY_Features/blob/master/req/hy_hydrofeature/positioning/indirectposition.relative" TargetMode="External"/><Relationship Id="rId217" Type="http://schemas.openxmlformats.org/officeDocument/2006/relationships/hyperlink" Target="https://github.com/opengeospatial/HY_Features/blob/master/req/hy_surfacehydrofeature/hydrographicnetwork/crossection" TargetMode="External"/><Relationship Id="rId6" Type="http://schemas.openxmlformats.org/officeDocument/2006/relationships/webSettings" Target="webSettings.xml"/><Relationship Id="rId238" Type="http://schemas.openxmlformats.org/officeDocument/2006/relationships/hyperlink" Target="https://github.com/opengeospatial/HY_Features/blob/master/req/hy_surfacehydrofeature/hydrographicnetwork/stratum" TargetMode="External"/><Relationship Id="rId259" Type="http://schemas.openxmlformats.org/officeDocument/2006/relationships/hyperlink" Target="https://github.com/opengeospatial/HY_Features/blob/master/req/hy_hydrofeature/hydrocomplex/catchment/outfallrealisation" TargetMode="External"/><Relationship Id="rId23" Type="http://schemas.openxmlformats.org/officeDocument/2006/relationships/image" Target="media/image7.png"/><Relationship Id="rId119" Type="http://schemas.openxmlformats.org/officeDocument/2006/relationships/image" Target="media/image40.png"/><Relationship Id="rId270" Type="http://schemas.openxmlformats.org/officeDocument/2006/relationships/hyperlink" Target="https://github.com/opengeospatial/HY_Features/blob/master/req/hy_surfacehydrofeature/storage/reservoir" TargetMode="External"/><Relationship Id="rId291" Type="http://schemas.openxmlformats.org/officeDocument/2006/relationships/hyperlink" Target="https://github.com/opengeospatial/HY_Features/blob/master/spec/hydrology/hydrofeature/1.0/conf/hy_%20hydrofeature" TargetMode="External"/><Relationship Id="rId305" Type="http://schemas.openxmlformats.org/officeDocument/2006/relationships/footer" Target="footer8.xml"/><Relationship Id="rId44" Type="http://schemas.openxmlformats.org/officeDocument/2006/relationships/image" Target="media/image28.png"/><Relationship Id="rId65" Type="http://schemas.openxmlformats.org/officeDocument/2006/relationships/hyperlink" Target="https://github.com/opengeospatial/HY_Features/blob/master/req/hy_hydrofeature/namedFeature/hydrofeature" TargetMode="External"/><Relationship Id="rId86" Type="http://schemas.openxmlformats.org/officeDocument/2006/relationships/image" Target="media/image36.png"/><Relationship Id="rId130" Type="http://schemas.openxmlformats.org/officeDocument/2006/relationships/hyperlink" Target="https://github.com/opengeospatial/HY_Features/blob/master/req/hy_hydrofeature/hydrocomplex/outfallrealisation" TargetMode="External"/><Relationship Id="rId151" Type="http://schemas.openxmlformats.org/officeDocument/2006/relationships/hyperlink" Target="https://github.com/opengeospatial/HY_Features/blob/master/req/hy_hydrofeature/hydrocomplex/wateredge.wateredgenetwork" TargetMode="External"/><Relationship Id="rId172" Type="http://schemas.openxmlformats.org/officeDocument/2006/relationships/hyperlink" Target="https://github.com/opengeospatial/HY_Features/blob/master/req/hy_hydrofeature/hydrocomplex/outfallrealisation.typeofoutfall" TargetMode="External"/><Relationship Id="rId193" Type="http://schemas.openxmlformats.org/officeDocument/2006/relationships/hyperlink" Target="https://github.com/opengeospatial/HY_Features/blob/master/req/hy_surfacehydro/channelnetwork/channelnetwork" TargetMode="External"/><Relationship Id="rId207" Type="http://schemas.openxmlformats.org/officeDocument/2006/relationships/hyperlink" Target="https://github.com/opengeospatial/HY_Features/blob/master/req/hy_surfacehydrofeature/channelnetwork/channelnetwork" TargetMode="External"/><Relationship Id="rId228" Type="http://schemas.openxmlformats.org/officeDocument/2006/relationships/hyperlink" Target="https://github.com/opengeospatial/HY_Features/blob/master/req/hy_hydrofeature/hydrocomplex/hydronetwork" TargetMode="External"/><Relationship Id="rId249" Type="http://schemas.openxmlformats.org/officeDocument/2006/relationships/hyperlink" Target="https://github.com/opengeospatial/HY_Features/blob/master/req/hy_surfacehydrofeature/hydrographicnetwork/waterbody.streamlongitudinalsection" TargetMode="External"/><Relationship Id="rId13" Type="http://schemas.openxmlformats.org/officeDocument/2006/relationships/footer" Target="footer1.xml"/><Relationship Id="rId109" Type="http://schemas.openxmlformats.org/officeDocument/2006/relationships/hyperlink" Target="https://github.com/opengeospatial/HY_Features/blob/master/req/hy_hydrofeature/hydrocomplex/dendriticcatchment" TargetMode="External"/><Relationship Id="rId260" Type="http://schemas.openxmlformats.org/officeDocument/2006/relationships/hyperlink" Target="https://github.com/opengeospatial/HY_Features/blob/master/req/hy_surfacehydrofeature/hydrographicnetwork/longitudinalsection.longitudinalsectionpoint" TargetMode="External"/><Relationship Id="rId281" Type="http://schemas.openxmlformats.org/officeDocument/2006/relationships/hyperlink" Target="https://github.com/opengeospatial/HY_Features/blob/master/req/hy_hydrometricfeature/hydrometricfeature" TargetMode="External"/><Relationship Id="rId316" Type="http://schemas.openxmlformats.org/officeDocument/2006/relationships/hyperlink" Target="http://inspire.ec.europa.eu/documents/Data_Specifications/INSPIRE_DataSpecification_HY_v3.1.pdf" TargetMode="External"/><Relationship Id="rId34" Type="http://schemas.openxmlformats.org/officeDocument/2006/relationships/image" Target="media/image18.png"/><Relationship Id="rId55" Type="http://schemas.openxmlformats.org/officeDocument/2006/relationships/image" Target="media/image30.png"/><Relationship Id="rId76" Type="http://schemas.openxmlformats.org/officeDocument/2006/relationships/hyperlink" Target="https://github.com/opengeospatial/HY_Features/blob/master/req/hy_hydrofeature/namedFeature/hydrofeature.usage" TargetMode="External"/><Relationship Id="rId97" Type="http://schemas.openxmlformats.org/officeDocument/2006/relationships/hyperlink" Target="https://github.com/opengeospatial/HY_Features/blob/master/req/hy_hydrofeature/hydrocomplex/catchment.outflow" TargetMode="External"/><Relationship Id="rId120" Type="http://schemas.openxmlformats.org/officeDocument/2006/relationships/hyperlink" Target="https://github.com/opengeospatial/HY_Features/blob/master/req/hy_hydrofeature/hydrocomplex/interiorcatchment" TargetMode="External"/><Relationship Id="rId141" Type="http://schemas.openxmlformats.org/officeDocument/2006/relationships/hyperlink" Target="https://inspire-twg.jrc.it/svn/iso" TargetMode="External"/><Relationship Id="rId7" Type="http://schemas.openxmlformats.org/officeDocument/2006/relationships/footnotes" Target="footnotes.xml"/><Relationship Id="rId162" Type="http://schemas.openxmlformats.org/officeDocument/2006/relationships/hyperlink" Target="https://github.com/opengeospatial/HY_Features/blob/master/req/hy_hydrofeature/hydrocomplex/catchmentarea.shape" TargetMode="External"/><Relationship Id="rId183" Type="http://schemas.openxmlformats.org/officeDocument/2006/relationships/hyperlink" Target="https://github.com/opengeospatial/HY_Features/blob/master/req/hy_hydrofeature/positioning/indirectposition.referencelocation" TargetMode="External"/><Relationship Id="rId218" Type="http://schemas.openxmlformats.org/officeDocument/2006/relationships/hyperlink" Target="https://github.com/opengeospatial/HY_Features/blob/master/req/hy_surfacehydrofeature/hydrographicnetwork/longitudinalsection" TargetMode="External"/><Relationship Id="rId239" Type="http://schemas.openxmlformats.org/officeDocument/2006/relationships/hyperlink" Target="https://github.com/opengeospatial/HY_Features/blob/master/req/hy_surfacehydrofeature/hydrographicnetwork/crosssection" TargetMode="External"/><Relationship Id="rId250" Type="http://schemas.openxmlformats.org/officeDocument/2006/relationships/hyperlink" Target="https://github.com/opengeospatial/HY_Features/blob/master/req/hy_surfacehydrofeature/hydrographicnetwork/waterbodystratum" TargetMode="External"/><Relationship Id="rId271" Type="http://schemas.openxmlformats.org/officeDocument/2006/relationships/hyperlink" Target="https://github.com/opengeospatial/HY_Features/blob/master/req/hy_surfacehydrofeature/storage/reservoir" TargetMode="External"/><Relationship Id="rId292" Type="http://schemas.openxmlformats.org/officeDocument/2006/relationships/hyperlink" Target="https://github.com/opengeospatial/HY_Features/blob/master/conf/uml_hydrofeature/namedfeature/*" TargetMode="External"/><Relationship Id="rId306" Type="http://schemas.openxmlformats.org/officeDocument/2006/relationships/footer" Target="footer9.xml"/><Relationship Id="rId24" Type="http://schemas.openxmlformats.org/officeDocument/2006/relationships/image" Target="media/image8.png"/><Relationship Id="rId45" Type="http://schemas.openxmlformats.org/officeDocument/2006/relationships/image" Target="media/image29.png"/><Relationship Id="rId66" Type="http://schemas.openxmlformats.org/officeDocument/2006/relationships/hyperlink" Target="https://github.com/opengeospatial/HY_Features/blob/master/req/hy_hydrofeature/namedFeature/hydrofeature" TargetMode="External"/><Relationship Id="rId87" Type="http://schemas.openxmlformats.org/officeDocument/2006/relationships/hyperlink" Target="https://github.com/opengeospatial/HY_Features/blob/master/req/hy_hydrofeature/hydrocomplex/catchment.conjointcatchment" TargetMode="External"/><Relationship Id="rId110" Type="http://schemas.openxmlformats.org/officeDocument/2006/relationships/hyperlink" Target="https://github.com/opengeospatial/HY_Features/blob/master/req/hy_hydrofeature/hydrocomplex/interiorcatchment" TargetMode="External"/><Relationship Id="rId131" Type="http://schemas.openxmlformats.org/officeDocument/2006/relationships/hyperlink" Target="https://github.com/opengeospatial/HY_Features/blob/master/req/hy_hydrofeature/hydrocomplex/outfall.contributingcatchment" TargetMode="External"/><Relationship Id="rId152" Type="http://schemas.openxmlformats.org/officeDocument/2006/relationships/hyperlink" Target="https://github.com/opengeospatial/HY_Features/blob/master/req/hy_hydrofeature/hydrocomplex/catchmentboundary" TargetMode="External"/><Relationship Id="rId173" Type="http://schemas.openxmlformats.org/officeDocument/2006/relationships/image" Target="media/image44.png"/><Relationship Id="rId194" Type="http://schemas.openxmlformats.org/officeDocument/2006/relationships/image" Target="media/image47.png"/><Relationship Id="rId208" Type="http://schemas.openxmlformats.org/officeDocument/2006/relationships/hyperlink" Target="https://github.com/opengeospatial/HY_Features/blob/master/req/hy_surfacehydrofeature/hydrographicnetwork/waterbody" TargetMode="External"/><Relationship Id="rId229" Type="http://schemas.openxmlformats.org/officeDocument/2006/relationships/hyperlink" Target="https://github.com/opengeospatial/HY_Features/blob/master/req/hy_surfacehydrofeature/hydrographicnetwork/waterbody" TargetMode="External"/><Relationship Id="rId240" Type="http://schemas.openxmlformats.org/officeDocument/2006/relationships/hyperlink" Target="https://github.com/opengeospatial/HY_Features/blob/master/req/hy_surfacehydrofeature/hydrographicnetwork/longitudinalsection" TargetMode="External"/><Relationship Id="rId261" Type="http://schemas.openxmlformats.org/officeDocument/2006/relationships/hyperlink" Target="https://github.com/opengeospatial/HY_Features/blob/master/req/hy_surfacehydrofeature/hydrographicnetwork/waterliquidphase" TargetMode="External"/><Relationship Id="rId14" Type="http://schemas.openxmlformats.org/officeDocument/2006/relationships/footer" Target="footer2.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31.png"/><Relationship Id="rId77" Type="http://schemas.openxmlformats.org/officeDocument/2006/relationships/hyperlink" Target="https://github.com/opengeospatial/HY_Features/blob/master/req/hy_hydrofeature/namedFeature/hydrofeature.variantspelling" TargetMode="External"/><Relationship Id="rId100" Type="http://schemas.openxmlformats.org/officeDocument/2006/relationships/hyperlink" Target="https://github.com/opengeospatial/HY_Features/blob/master/req/hy_hydrofeature/hydrocomplex/catchment.containedcatchment" TargetMode="External"/><Relationship Id="rId105" Type="http://schemas.openxmlformats.org/officeDocument/2006/relationships/image" Target="media/image38.png"/><Relationship Id="rId126" Type="http://schemas.openxmlformats.org/officeDocument/2006/relationships/hyperlink" Target="https://github.com/opengeospatial/HY_Features/blob/master/req/hy_hydrofeature/hydrocomplex/outfall" TargetMode="External"/><Relationship Id="rId147" Type="http://schemas.openxmlformats.org/officeDocument/2006/relationships/hyperlink" Target="https://inspire-twg.jrc.it/svn/iso" TargetMode="External"/><Relationship Id="rId168" Type="http://schemas.openxmlformats.org/officeDocument/2006/relationships/hyperlink" Target="https://github.com/opengeospatial/HY_Features/blob/master/req/hy_hydrofeature/hydrocomplex/outfall" TargetMode="External"/><Relationship Id="rId282" Type="http://schemas.openxmlformats.org/officeDocument/2006/relationships/hyperlink" Target="https://github.com/opengeospatial/HY_Features/blob/master/req/hy_hydrometricfeature/hydrometricnetwork.networkstation" TargetMode="External"/><Relationship Id="rId312" Type="http://schemas.openxmlformats.org/officeDocument/2006/relationships/footer" Target="footer14.xml"/><Relationship Id="rId317" Type="http://schemas.openxmlformats.org/officeDocument/2006/relationships/hyperlink" Target="https://portal.opengeospatial.org/files/?artifact_id=59773" TargetMode="External"/><Relationship Id="rId8" Type="http://schemas.openxmlformats.org/officeDocument/2006/relationships/endnotes" Target="endnotes.xml"/><Relationship Id="rId51" Type="http://schemas.openxmlformats.org/officeDocument/2006/relationships/hyperlink" Target="https://inspire-twg.jrc.it/svn/iso" TargetMode="External"/><Relationship Id="rId72" Type="http://schemas.openxmlformats.org/officeDocument/2006/relationships/hyperlink" Target="https://github.com/opengeospatial/HY_Features/blob/master/req/hy_hydrofeature/namedFeature/nameusage" TargetMode="External"/><Relationship Id="rId93" Type="http://schemas.openxmlformats.org/officeDocument/2006/relationships/hyperlink" Target="https://github.com/opengeospatial/HY_Features/blob/master/req/hy_hydrofeature/namedFeature/hydrofeature" TargetMode="External"/><Relationship Id="rId98" Type="http://schemas.openxmlformats.org/officeDocument/2006/relationships/hyperlink" Target="https://github.com/opengeospatial/HY_Features/blob/master/req/hy_hydrofeature/hydrocomplex/catchment.inflow" TargetMode="External"/><Relationship Id="rId121" Type="http://schemas.openxmlformats.org/officeDocument/2006/relationships/hyperlink" Target="https://github.com/opengeospatial/HY_Features/blob/master/req/hy_hydrofeature/hydrocomplex/interiorcatchment" TargetMode="External"/><Relationship Id="rId142" Type="http://schemas.openxmlformats.org/officeDocument/2006/relationships/hyperlink" Target="https://github.com/opengeospatial/HY_Features/blob/master/req/hy_hydrofeature/hydrocomplex/catchmentrealisation" TargetMode="External"/><Relationship Id="rId163" Type="http://schemas.openxmlformats.org/officeDocument/2006/relationships/hyperlink" Target="https://github.com/opengeospatial/HY_Features/blob/master/req/hy_hydrofeature/hydrocomplex/catchmentarea.areanetwork" TargetMode="External"/><Relationship Id="rId184" Type="http://schemas.openxmlformats.org/officeDocument/2006/relationships/hyperlink" Target="https://github.com/opengeospatial/HY_Features/blob/master/req/hy_hydrofeature/positioning/indirectposition.riverreferencesystem" TargetMode="External"/><Relationship Id="rId189" Type="http://schemas.openxmlformats.org/officeDocument/2006/relationships/hyperlink" Target="https://github.com/opengeospatial/HY_Features/blob/master/req/hy_hydrofeature/positioning/indirectposition.locatedstart" TargetMode="External"/><Relationship Id="rId219" Type="http://schemas.openxmlformats.org/officeDocument/2006/relationships/hyperlink" Target="https://github.com/opengeospatial/HY_Features/blob/master/req/hy_surfacehydrofeature/channelnetwork/channel.channelnetwork" TargetMode="External"/><Relationship Id="rId3" Type="http://schemas.openxmlformats.org/officeDocument/2006/relationships/styles" Target="styles.xml"/><Relationship Id="rId214" Type="http://schemas.openxmlformats.org/officeDocument/2006/relationships/hyperlink" Target="https://github.com/opengeospatial/HY_Features/blob/master/req/hy_surfacehydrofeature/channelnetwork/channelnetwork" TargetMode="External"/><Relationship Id="rId230" Type="http://schemas.openxmlformats.org/officeDocument/2006/relationships/hyperlink" Target="https://github.com/opengeospatial/HY_Features/blob/master/req/hy_surfacehydrofeature/hydrographicnetwork/hydrographicnetwork.networkwaterbody" TargetMode="External"/><Relationship Id="rId235" Type="http://schemas.openxmlformats.org/officeDocument/2006/relationships/hyperlink" Target="https://github.com/opengeospatial/HY_Features/blob/master/req/hy_surfacehydrofeature/channelnetwork/depression" TargetMode="External"/><Relationship Id="rId251" Type="http://schemas.openxmlformats.org/officeDocument/2006/relationships/hyperlink" Target="https://inspire-twg.jrc.it/svn/iso" TargetMode="External"/><Relationship Id="rId256" Type="http://schemas.openxmlformats.org/officeDocument/2006/relationships/hyperlink" Target="https://github.com/opengeospatial/HY_Features/blob/master/req/hy_hydrofeature/hydrocomplex/catchment/outfallrealisation" TargetMode="External"/><Relationship Id="rId277" Type="http://schemas.openxmlformats.org/officeDocument/2006/relationships/image" Target="media/image52.png"/><Relationship Id="rId298" Type="http://schemas.openxmlformats.org/officeDocument/2006/relationships/hyperlink" Target="https://github.com/opengeospatial/HY_Features/blob/master/conf/uml_surfacehydrofeature/surfacewaterbodies/*" TargetMode="External"/><Relationship Id="rId25" Type="http://schemas.openxmlformats.org/officeDocument/2006/relationships/image" Target="media/image9.png"/><Relationship Id="rId46" Type="http://schemas.openxmlformats.org/officeDocument/2006/relationships/hyperlink" Target="https://github.com/opengeospatial/HY_Features/blob/master/req/hy_features_conceptual_model" TargetMode="External"/><Relationship Id="rId67" Type="http://schemas.openxmlformats.org/officeDocument/2006/relationships/hyperlink" Target="https://github.com/opengeospatial/HY_Features/blob/master/req/hy_hydrofeature/namedFeature/hydrofeaturename" TargetMode="External"/><Relationship Id="rId116" Type="http://schemas.openxmlformats.org/officeDocument/2006/relationships/hyperlink" Target="https://github.com/opengeospatial/HY_Features/blob/master/req/hy_hydrofeature/hydrocomplex/catchment" TargetMode="External"/><Relationship Id="rId137" Type="http://schemas.openxmlformats.org/officeDocument/2006/relationships/hyperlink" Target="https://github.com/opengeospatial/HY_Features/blob/master/req/hy_hydrofeature/hydrocomplex/catchmentrealisation" TargetMode="External"/><Relationship Id="rId158" Type="http://schemas.openxmlformats.org/officeDocument/2006/relationships/hyperlink" Target="https://github.com/opengeospatial/HY_Features/blob/master/req/hy_hydrofeature/hydrocomplex/catchmentarea" TargetMode="External"/><Relationship Id="rId272" Type="http://schemas.openxmlformats.org/officeDocument/2006/relationships/hyperlink" Target="https://github.com/opengeospatial/HY_Features/blob/master/req/hy_surfacehydrofeature/hydrographicnetwork/waterbody" TargetMode="External"/><Relationship Id="rId293" Type="http://schemas.openxmlformats.org/officeDocument/2006/relationships/hyperlink" Target="https://github.com/opengeospatial/HY_Features/blob/master/conf/uml_hydrofeature/hydrocomplex/*" TargetMode="External"/><Relationship Id="rId302" Type="http://schemas.openxmlformats.org/officeDocument/2006/relationships/header" Target="header4.xml"/><Relationship Id="rId307" Type="http://schemas.openxmlformats.org/officeDocument/2006/relationships/footer" Target="footer10.xml"/><Relationship Id="rId323" Type="http://schemas.openxmlformats.org/officeDocument/2006/relationships/footer" Target="footer19.xml"/><Relationship Id="rId328" Type="http://schemas.microsoft.com/office/2011/relationships/commentsExtended" Target="commentsExtended.xml"/><Relationship Id="rId20" Type="http://schemas.openxmlformats.org/officeDocument/2006/relationships/image" Target="media/image4.png"/><Relationship Id="rId41" Type="http://schemas.openxmlformats.org/officeDocument/2006/relationships/image" Target="media/image25.png"/><Relationship Id="rId62" Type="http://schemas.openxmlformats.org/officeDocument/2006/relationships/hyperlink" Target="https://github.com/opengeospatial/HY_Features/blob/master/req/hy_hydrofeature/hydrocomplex/*" TargetMode="External"/><Relationship Id="rId83" Type="http://schemas.openxmlformats.org/officeDocument/2006/relationships/image" Target="media/image35.png"/><Relationship Id="rId88" Type="http://schemas.openxmlformats.org/officeDocument/2006/relationships/image" Target="media/image37.png"/><Relationship Id="rId111" Type="http://schemas.openxmlformats.org/officeDocument/2006/relationships/hyperlink" Target="https://github.com/opengeospatial/HY_Features/blob/master/req/hy_hydrofeature/hydrocomplex/catchmentaggregate.exorheicdrainage" TargetMode="External"/><Relationship Id="rId132" Type="http://schemas.openxmlformats.org/officeDocument/2006/relationships/hyperlink" Target="https://github.com/opengeospatial/HY_Features/blob/master/req/hy_hydrofeature/hydrocomplex/outfall.receivingcatchment" TargetMode="External"/><Relationship Id="rId153" Type="http://schemas.openxmlformats.org/officeDocument/2006/relationships/hyperlink" Target="https://inspire-twg.jrc.it/svn/iso" TargetMode="External"/><Relationship Id="rId174" Type="http://schemas.openxmlformats.org/officeDocument/2006/relationships/hyperlink" Target="https://github.com/opengeospatial/HY_Features/blob/master/req/hy_hydrofeature/positioning/indirectposition" TargetMode="External"/><Relationship Id="rId179" Type="http://schemas.openxmlformats.org/officeDocument/2006/relationships/hyperlink" Target="https://github.com/opengeospatial/HY_Features/blob/master/req/hy_hydrofeature/positioning/relativeposition" TargetMode="External"/><Relationship Id="rId195" Type="http://schemas.openxmlformats.org/officeDocument/2006/relationships/hyperlink" Target="https://github.com/opengeospatial/HY_Features/blob/master/req/hy_surfacehydrofeature/channelnetwork/depression" TargetMode="External"/><Relationship Id="rId209" Type="http://schemas.openxmlformats.org/officeDocument/2006/relationships/hyperlink" Target="https://github.com/opengeospatial/HY_Features/blob/master/req/hy_surfacehydrofeature/hydrographicnetwork/waterbodystratum" TargetMode="External"/><Relationship Id="rId190" Type="http://schemas.openxmlformats.org/officeDocument/2006/relationships/hyperlink" Target="https://github.com/opengeospatial/HY_Features/blob/master/req/hy_hydrofeature/positioning/riverreferencesystem.linearelement" TargetMode="External"/><Relationship Id="rId204" Type="http://schemas.openxmlformats.org/officeDocument/2006/relationships/hyperlink" Target="https://github.com/opengeospatial/HY_Features/blob/master/req/hy_surfacehydrofeature/channelnetwork/channelnetwork.surfacechannel" TargetMode="External"/><Relationship Id="rId220" Type="http://schemas.openxmlformats.org/officeDocument/2006/relationships/hyperlink" Target="https://github.com/opengeospatial/HY_Features/blob/master/req/hy_surfacehydrofeature/channelnetwork/channel.stream" TargetMode="External"/><Relationship Id="rId225" Type="http://schemas.openxmlformats.org/officeDocument/2006/relationships/image" Target="media/image49.png"/><Relationship Id="rId241" Type="http://schemas.openxmlformats.org/officeDocument/2006/relationships/hyperlink" Target="https://github.com/opengeospatial/HY_Features/blob/master/req/hy_surfacehydrofeature/hydrographicnetwork/waterbody.fixedlandmark" TargetMode="External"/><Relationship Id="rId246" Type="http://schemas.openxmlformats.org/officeDocument/2006/relationships/hyperlink" Target="https://github.com/opengeospatial/HY_Features/blob/master/req/hy_surfacehydrofeature/hydrographicnetwork/waterbody.downstreamwaterbody" TargetMode="External"/><Relationship Id="rId267" Type="http://schemas.openxmlformats.org/officeDocument/2006/relationships/hyperlink" Target="https://github.com/opengeospatial/HY_Features/blob/master/req/hy_surfacehydrofeature/hydrographicnetwork/watersolidphase.coveredwaterbody" TargetMode="External"/><Relationship Id="rId288" Type="http://schemas.openxmlformats.org/officeDocument/2006/relationships/header" Target="header3.xml"/><Relationship Id="rId15" Type="http://schemas.openxmlformats.org/officeDocument/2006/relationships/footer" Target="footer3.xml"/><Relationship Id="rId36" Type="http://schemas.openxmlformats.org/officeDocument/2006/relationships/image" Target="media/image20.png"/><Relationship Id="rId57" Type="http://schemas.openxmlformats.org/officeDocument/2006/relationships/hyperlink" Target="https://github.com/opengeospatial/HY_Features/blob/master/req/hy_hydrofeature/*" TargetMode="External"/><Relationship Id="rId106" Type="http://schemas.openxmlformats.org/officeDocument/2006/relationships/hyperlink" Target="https://github.com/opengeospatial/HY_Features/blob/master/req/hy_hydrofeature/hydrocomplex/catchmentaggregate" TargetMode="External"/><Relationship Id="rId127" Type="http://schemas.openxmlformats.org/officeDocument/2006/relationships/hyperlink" Target="https://github.com/opengeospatial/HY_Features/blob/master/req/hy_hydrofeature/hydrocomplex/outfall" TargetMode="External"/><Relationship Id="rId262" Type="http://schemas.openxmlformats.org/officeDocument/2006/relationships/hyperlink" Target="https://github.com/opengeospatial/HY_Features/blob/master/req/hy_surfacehydrofeature/hydrographicnetwork/waterbodystratum" TargetMode="External"/><Relationship Id="rId283" Type="http://schemas.openxmlformats.org/officeDocument/2006/relationships/hyperlink" Target="https://github.com/opengeospatial/HY_Features/blob/master/req/hy_hydrometricnetwork/hydrometricfeature" TargetMode="External"/><Relationship Id="rId313" Type="http://schemas.openxmlformats.org/officeDocument/2006/relationships/footer" Target="footer15.xml"/><Relationship Id="rId318" Type="http://schemas.openxmlformats.org/officeDocument/2006/relationships/hyperlink" Target="https://portal.opengeospatial.org/files/?artifact_id=57222" TargetMode="External"/><Relationship Id="rId10" Type="http://schemas.openxmlformats.org/officeDocument/2006/relationships/hyperlink" Target="http://www.opengeospatial.org/legal/" TargetMode="External"/><Relationship Id="rId31" Type="http://schemas.openxmlformats.org/officeDocument/2006/relationships/image" Target="media/image15.png"/><Relationship Id="rId52" Type="http://schemas.openxmlformats.org/officeDocument/2006/relationships/hyperlink" Target="https://inspire-twg.jrc.it/svn/iso" TargetMode="External"/><Relationship Id="rId73" Type="http://schemas.openxmlformats.org/officeDocument/2006/relationships/hyperlink" Target="https://github.com/opengeospatial/HY_Features/blob/master/req/hy_hydrofeature/namedFeature/hydrofeature.name" TargetMode="External"/><Relationship Id="rId78" Type="http://schemas.openxmlformats.org/officeDocument/2006/relationships/image" Target="media/image33.png"/><Relationship Id="rId94" Type="http://schemas.openxmlformats.org/officeDocument/2006/relationships/hyperlink" Target="https://github.com/opengeospatial/HY_Features/blob/master/req/hy_hydrofeature/hydrocomplex/outfall" TargetMode="External"/><Relationship Id="rId99" Type="http://schemas.openxmlformats.org/officeDocument/2006/relationships/hyperlink" Target="https://github.com/opengeospatial/HY_Features/blob/master/req/hy_hydrofeature/hydrocomplex/catchment.containingcatchment" TargetMode="External"/><Relationship Id="rId101" Type="http://schemas.openxmlformats.org/officeDocument/2006/relationships/hyperlink" Target="https://github.com/opengeospatial/HY_Features/blob/master/req/hy_hydrofeature/hydrocomplex/catchment.conjointcatchment" TargetMode="External"/><Relationship Id="rId122" Type="http://schemas.openxmlformats.org/officeDocument/2006/relationships/hyperlink" Target="https://github.com/opengeospatial/HY_Features/blob/master/req/hy_hydrofeature/hydrocomplex/catchment" TargetMode="External"/><Relationship Id="rId143" Type="http://schemas.openxmlformats.org/officeDocument/2006/relationships/hyperlink" Target="https://github.com/opengeospatial/HY_Features/blob/master/req/hy_hydrofeature/hydrocomplex/hydronetwork" TargetMode="External"/><Relationship Id="rId148" Type="http://schemas.openxmlformats.org/officeDocument/2006/relationships/hyperlink" Target="https://github.com/opengeospatial/HY_Features/blob/master/req/hy_hydrofeature/hydrocomplex/catchmentrealisation" TargetMode="External"/><Relationship Id="rId164" Type="http://schemas.openxmlformats.org/officeDocument/2006/relationships/image" Target="media/image43.png"/><Relationship Id="rId169" Type="http://schemas.openxmlformats.org/officeDocument/2006/relationships/hyperlink" Target="https://github.com/opengeospatial/HY_Features/blob/master/req/hy_hydrofeature/hydrocomplex/typeofoutfall" TargetMode="External"/><Relationship Id="rId185" Type="http://schemas.openxmlformats.org/officeDocument/2006/relationships/hyperlink" Target="https://github.com/opengeospatial/HY_Features/blob/master/req/hy_positioning/indirectposition.riverreferencesystem" TargetMode="External"/><Relationship Id="rId4" Type="http://schemas.microsoft.com/office/2007/relationships/stylesWithEffects" Target="stylesWithEffects.xml"/><Relationship Id="rId9" Type="http://schemas.openxmlformats.org/officeDocument/2006/relationships/comments" Target="comments.xml"/><Relationship Id="rId180" Type="http://schemas.openxmlformats.org/officeDocument/2006/relationships/hyperlink" Target="https://github.com/opengeospatial/HY_Features/blob/master/req/hy_hydrofeature/positioning/riverreferencesystem" TargetMode="External"/><Relationship Id="rId210" Type="http://schemas.openxmlformats.org/officeDocument/2006/relationships/hyperlink" Target="https://github.com/opengeospatial/HY_Features/blob/master/req/hy_surfacehydrofeature/channelnetwork/depression.surfacenetwork" TargetMode="External"/><Relationship Id="rId215" Type="http://schemas.openxmlformats.org/officeDocument/2006/relationships/hyperlink" Target="https://github.com/opengeospatial/HY_Features/blob/master/req/hy_surfacehydrofeature/channelnetwork/depression" TargetMode="External"/><Relationship Id="rId236" Type="http://schemas.openxmlformats.org/officeDocument/2006/relationships/hyperlink" Target="https://github.com/opengeospatial/HY_Features/blob/master/req/hy_surfacehydrofeature/hydrographicnetwork/hydrographicnetwork" TargetMode="External"/><Relationship Id="rId257" Type="http://schemas.openxmlformats.org/officeDocument/2006/relationships/hyperlink" Target="https://github.com/opengeospatial/HY_Features/blob/master/req/hy_surfacehydrofeature/hydrographicnetwork/crosssection.crosssectionpoint" TargetMode="External"/><Relationship Id="rId278" Type="http://schemas.openxmlformats.org/officeDocument/2006/relationships/hyperlink" Target="https://github.com/opengeospatial/HY_Features/blob/master/req/hy_hydrometricfeature/hydrometricnetwork" TargetMode="External"/><Relationship Id="rId26" Type="http://schemas.openxmlformats.org/officeDocument/2006/relationships/image" Target="media/image10.png"/><Relationship Id="rId231" Type="http://schemas.openxmlformats.org/officeDocument/2006/relationships/hyperlink" Target="https://github.com/opengeospatial/HY_Features/blob/master/req/hy_hydrographicnetwork/waterbody" TargetMode="External"/><Relationship Id="rId252" Type="http://schemas.openxmlformats.org/officeDocument/2006/relationships/hyperlink" Target="https://github.com/opengeospatial/HY_Features/blob/master/req/hy_hydrofeature/hydrocomplex/outfallrealisation" TargetMode="External"/><Relationship Id="rId273" Type="http://schemas.openxmlformats.org/officeDocument/2006/relationships/hyperlink" Target="https://github.com/opengeospatial/HY_Features/blob/master/req/hy_surfacehydrofeature/hydrocomplex/outfallrealisation" TargetMode="External"/><Relationship Id="rId294" Type="http://schemas.openxmlformats.org/officeDocument/2006/relationships/hyperlink" Target="https://conf/uml_hydrofeature/positioning/*" TargetMode="External"/><Relationship Id="rId308" Type="http://schemas.openxmlformats.org/officeDocument/2006/relationships/footer" Target="footer11.xml"/><Relationship Id="rId329" Type="http://schemas.microsoft.com/office/2011/relationships/people" Target="people.xml"/><Relationship Id="rId47" Type="http://schemas.openxmlformats.org/officeDocument/2006/relationships/hyperlink" Target="https://inspire-twg.jrc.it/svn/iso" TargetMode="External"/><Relationship Id="rId68" Type="http://schemas.openxmlformats.org/officeDocument/2006/relationships/hyperlink" Target="https://github.com/opengeospatial/HY_Features/blob/master/req/hy_hydrofeature/namedFeature/hydrofeature.name" TargetMode="External"/><Relationship Id="rId89" Type="http://schemas.openxmlformats.org/officeDocument/2006/relationships/hyperlink" Target="https://github.com/opengeospatial/HY_Features/blob/master/req/hy_hydrofeature/hydrocomplex/catchment.uppercatchment" TargetMode="External"/><Relationship Id="rId112" Type="http://schemas.openxmlformats.org/officeDocument/2006/relationships/hyperlink" Target="https://github.com/opengeospatial/HY_Features/blob/master/req/hy_hydrofeature/hydrocomplex/catchmentaggregate.endorheicdrainage" TargetMode="External"/><Relationship Id="rId133" Type="http://schemas.openxmlformats.org/officeDocument/2006/relationships/hyperlink" Target="https://github.com/opengeospatial/HY_Features/blob/master/req/hy_hydrofeature/hydrocomplex/outfall.relativeposition" TargetMode="External"/><Relationship Id="rId154" Type="http://schemas.openxmlformats.org/officeDocument/2006/relationships/hyperlink" Target="https://github.com/opengeospatial/HY_Features/blob/master/req/hy_hydrofeature/hydrocomplex/catchmentrealisation" TargetMode="External"/><Relationship Id="rId175" Type="http://schemas.openxmlformats.org/officeDocument/2006/relationships/hyperlink" Target="https://github.com/opengeospatial/HY_Features/blob/master/req/hy_positioning/indirectposition.riverreferencesystem" TargetMode="External"/><Relationship Id="rId196" Type="http://schemas.openxmlformats.org/officeDocument/2006/relationships/hyperlink" Target="https://github.com/opengeospatial/HY_Features/blob/master/req/hy_surfacehydrofeature/channelnetwork/channel" TargetMode="External"/><Relationship Id="rId200" Type="http://schemas.openxmlformats.org/officeDocument/2006/relationships/hyperlink" Target="https://github.com/opengeospatial/HY_Features/blob/master/req/hy_surfacehydrofeature/channelnetwork/depression" TargetMode="External"/><Relationship Id="rId16" Type="http://schemas.openxmlformats.org/officeDocument/2006/relationships/image" Target="media/image1.png"/><Relationship Id="rId221" Type="http://schemas.openxmlformats.org/officeDocument/2006/relationships/hyperlink" Target="https://github.com/opengeospatial/HY_Features/blob/master/req/hy_surfacehydrofeature/channelnetwork/channel.bedprofiletransversal" TargetMode="External"/><Relationship Id="rId242" Type="http://schemas.openxmlformats.org/officeDocument/2006/relationships/hyperlink" Target="https://github.com/opengeospatial/HY_Features/blob/master/req/hy_surfacehydrofeature/hydrographicnetwork/waterbody.waterpool" TargetMode="External"/><Relationship Id="rId263" Type="http://schemas.openxmlformats.org/officeDocument/2006/relationships/hyperlink" Target="https://github.com/opengeospatial/HY_Features/blob/master/req/hy_surfacehydrofeature/hydrographicnetwork/waterliquidphase.accumulatingwaterbody" TargetMode="External"/><Relationship Id="rId284" Type="http://schemas.openxmlformats.org/officeDocument/2006/relationships/hyperlink" Target="https://github.com/opengeospatial/HY_Features/blob/master/req/hy_hydrofeature/hydrocomplex/outfallrealisation" TargetMode="External"/><Relationship Id="rId319" Type="http://schemas.openxmlformats.org/officeDocument/2006/relationships/hyperlink" Target="https://portal.opengeospatial.org/files/?artifact_id=55157" TargetMode="External"/><Relationship Id="rId37" Type="http://schemas.openxmlformats.org/officeDocument/2006/relationships/image" Target="media/image21.png"/><Relationship Id="rId58" Type="http://schemas.openxmlformats.org/officeDocument/2006/relationships/hyperlink" Target="https://inspire-twg.jrc.it/svn/iso" TargetMode="External"/><Relationship Id="rId79" Type="http://schemas.openxmlformats.org/officeDocument/2006/relationships/hyperlink" Target="https://github.com/opengeospatial/HY_Features/blob/master/req/hy_hydrofeature/hydrocomplex/catchment" TargetMode="External"/><Relationship Id="rId102" Type="http://schemas.openxmlformats.org/officeDocument/2006/relationships/hyperlink" Target="https://github.com/opengeospatial/HY_Features/blob/master/req/hy_hydrofeature/hydrocomplex/catchment.uppercatchment" TargetMode="External"/><Relationship Id="rId123" Type="http://schemas.openxmlformats.org/officeDocument/2006/relationships/hyperlink" Target="https://github.com/opengeospatial/HY_Features/blob/master/req/hy_hydrofeature/hydrocomplex/catchmentaggregate" TargetMode="External"/><Relationship Id="rId144" Type="http://schemas.openxmlformats.org/officeDocument/2006/relationships/hyperlink" Target="https://github.com/opengeospatial/HY_Features/blob/master/req/hy_hydrofeature/hydrocomplex/flowpath.shape" TargetMode="External"/><Relationship Id="rId90" Type="http://schemas.openxmlformats.org/officeDocument/2006/relationships/hyperlink" Target="https://github.com/opengeospatial/HY_Features/blob/master/req/hy_hydrofeature/hydrocomplex/catchment.lowercatchment" TargetMode="External"/><Relationship Id="rId165" Type="http://schemas.openxmlformats.org/officeDocument/2006/relationships/hyperlink" Target="https://github.com/opengeospatial/HY_Features/blob/master/req/hy_hydrofeature/hydrocomplex/outfallrealisation" TargetMode="External"/><Relationship Id="rId186" Type="http://schemas.openxmlformats.org/officeDocument/2006/relationships/hyperlink" Target="https://inspire-twg.jrc.it/svn/iso" TargetMode="External"/><Relationship Id="rId211" Type="http://schemas.openxmlformats.org/officeDocument/2006/relationships/hyperlink" Target="https://github.com/opengeospatial/HY_Features/blob/master/req/hy_surfacehydrofeature/channelnetwork/depression.standingwater" TargetMode="External"/><Relationship Id="rId232" Type="http://schemas.openxmlformats.org/officeDocument/2006/relationships/hyperlink" Target="https://github.com/opengeospatial/HY_Features/blob/master/req/hy_hydrofeature/namedFeature/hydrofeature" TargetMode="External"/><Relationship Id="rId253" Type="http://schemas.openxmlformats.org/officeDocument/2006/relationships/hyperlink" Target="https://github.com/opengeospatial/HY_Features/blob/master/req/hy_surfacehydrofeature/hydrographicnetwork/waterbodystratum.benchmark" TargetMode="External"/><Relationship Id="rId274" Type="http://schemas.openxmlformats.org/officeDocument/2006/relationships/hyperlink" Target="https://github.com/opengeospatial/HY_Features/blob/master/req/hy_surfacehydrofeature/storage/reservoir.storedwaterbody" TargetMode="External"/><Relationship Id="rId295" Type="http://schemas.openxmlformats.org/officeDocument/2006/relationships/hyperlink" Target="https://github.com/opengeospatial/HY_Features/blob/master/%20spec/hydrology/surfacehydrofeature/1.0/conf/hy_%20surfacehydrofeature" TargetMode="External"/><Relationship Id="rId309" Type="http://schemas.openxmlformats.org/officeDocument/2006/relationships/footer" Target="footer12.xml"/><Relationship Id="rId27" Type="http://schemas.openxmlformats.org/officeDocument/2006/relationships/image" Target="media/image11.png"/><Relationship Id="rId48" Type="http://schemas.openxmlformats.org/officeDocument/2006/relationships/hyperlink" Target="https://github.com/opengeospatial/HY_Features/blob/master/req/%20hy_features_conceptual_model/mapping" TargetMode="External"/><Relationship Id="rId69" Type="http://schemas.openxmlformats.org/officeDocument/2006/relationships/hyperlink" Target="https://github.com/opengeospatial/HY_Features/blob/master/req/hy_hydrofeature/namedFeature/hydrofeaturename" TargetMode="External"/><Relationship Id="rId113" Type="http://schemas.openxmlformats.org/officeDocument/2006/relationships/image" Target="media/image39.png"/><Relationship Id="rId134" Type="http://schemas.openxmlformats.org/officeDocument/2006/relationships/hyperlink" Target="https://github.com/opengeospatial/HY_Features/blob/master/req/hy_hydrofeature/hydrocomplex/outfall.outfallrealisation" TargetMode="External"/><Relationship Id="rId320" Type="http://schemas.openxmlformats.org/officeDocument/2006/relationships/hyperlink" Target="https://water.usgs.gov/nawqa/sparrow/wrr97/geograp/hucs.txt" TargetMode="External"/><Relationship Id="rId80" Type="http://schemas.openxmlformats.org/officeDocument/2006/relationships/image" Target="media/image34.png"/><Relationship Id="rId155" Type="http://schemas.openxmlformats.org/officeDocument/2006/relationships/hyperlink" Target="https://github.com/opengeospatial/HY_Features/blob/master/req/hy_hydrofeature/hydrocomplex/hydronetwork" TargetMode="External"/><Relationship Id="rId176" Type="http://schemas.openxmlformats.org/officeDocument/2006/relationships/hyperlink" Target="https://github.com/opengeospatial/HY_Features/blob/master/req/hy_hydrofeature/positioning/indirectposition" TargetMode="External"/><Relationship Id="rId197" Type="http://schemas.openxmlformats.org/officeDocument/2006/relationships/hyperlink" Target="https://github.com/opengeospatial/HY_Features/blob/master/req/hy_surfacehydro/channelnetwork/channelnetwork" TargetMode="External"/><Relationship Id="rId201" Type="http://schemas.openxmlformats.org/officeDocument/2006/relationships/hyperlink" Target="https://github.com/opengeospatial/HY_Features/blob/master/req/hy_surfacehydrofeature/channelnetwork/channel" TargetMode="External"/><Relationship Id="rId222" Type="http://schemas.openxmlformats.org/officeDocument/2006/relationships/hyperlink" Target="https://github.com/opengeospatial/HY_Features/blob/master/req/hy_surfacehydrofeature/channelnetwork/channel.bedprofilelongitudinal" TargetMode="External"/><Relationship Id="rId243" Type="http://schemas.openxmlformats.org/officeDocument/2006/relationships/hyperlink" Target="https://github.com/opengeospatial/HY_Features/blob/master/req/hy_surfacehydrofeature/hydrographicnetwork/waterbody.watercourse" TargetMode="External"/><Relationship Id="rId264" Type="http://schemas.openxmlformats.org/officeDocument/2006/relationships/hyperlink" Target="https://github.com/opengeospatial/HY_Features/blob/master/req/hy_surfacehydrofeature/hydrographicnetwork/watersolidphase" TargetMode="External"/><Relationship Id="rId285" Type="http://schemas.openxmlformats.org/officeDocument/2006/relationships/hyperlink" Target="https://github.com/opengeospatial/HY_Features/blob/master/req/hy_hydrometricfeature/hydrometricnetwork" TargetMode="External"/><Relationship Id="rId17" Type="http://schemas.openxmlformats.org/officeDocument/2006/relationships/hyperlink" Target="http://www.opengis.net/spec/%7Bstandard%7D/%7Bm.n%7D" TargetMode="External"/><Relationship Id="rId38" Type="http://schemas.openxmlformats.org/officeDocument/2006/relationships/image" Target="media/image22.png"/><Relationship Id="rId59" Type="http://schemas.openxmlformats.org/officeDocument/2006/relationships/hyperlink" Target="https://inspire-twg.jrc.it/svn/iso" TargetMode="External"/><Relationship Id="rId103" Type="http://schemas.openxmlformats.org/officeDocument/2006/relationships/hyperlink" Target="https://github.com/opengeospatial/HY_Features/blob/master/req/hy_hydrofeature/hydrocomplex/catchment.lowercatchment" TargetMode="External"/><Relationship Id="rId124" Type="http://schemas.openxmlformats.org/officeDocument/2006/relationships/hyperlink" Target="https://github.com/opengeospatial/HY_Features/blob/master/req/hy_hydrofeature/hydrocomplex/interiorcatchment.envelopingcatchment" TargetMode="External"/><Relationship Id="rId310" Type="http://schemas.openxmlformats.org/officeDocument/2006/relationships/footer" Target="footer13.xml"/><Relationship Id="rId70" Type="http://schemas.openxmlformats.org/officeDocument/2006/relationships/hyperlink" Target="https://inspire-twg.jrc.it/svn/iso" TargetMode="External"/><Relationship Id="rId91" Type="http://schemas.openxmlformats.org/officeDocument/2006/relationships/hyperlink" Target="https://github.com/opengeospatial/HY_Features/blob/master/req/hy_hydrofeature/hydrocomplex/catchment" TargetMode="External"/><Relationship Id="rId145" Type="http://schemas.openxmlformats.org/officeDocument/2006/relationships/hyperlink" Target="https://github.com/opengeospatial/HY_Features/blob/master/req/hy_hydrofeature/hydrocomplex/flowpath.flowpathnetwork" TargetMode="External"/><Relationship Id="rId166" Type="http://schemas.openxmlformats.org/officeDocument/2006/relationships/hyperlink" Target="https://github.com/opengeospatial/HY_Features/blob/master/req/hy_hydrofeature/hydrocomplex/outfallrealisation" TargetMode="External"/><Relationship Id="rId187" Type="http://schemas.openxmlformats.org/officeDocument/2006/relationships/hyperlink" Target="https://github.com/opengeospatial/HY_Features/blob/master/req/hy_hydrofeature/hydrocomplex/outfall" TargetMode="External"/><Relationship Id="rId1" Type="http://schemas.openxmlformats.org/officeDocument/2006/relationships/customXml" Target="../customXml/item1.xml"/><Relationship Id="rId212" Type="http://schemas.openxmlformats.org/officeDocument/2006/relationships/hyperlink" Target="https://github.com/opengeospatial/HY_Features/blob/master/req/hy_surfacehydrofeature/channelnetwork/depression.confinedwaterbody" TargetMode="External"/><Relationship Id="rId233" Type="http://schemas.openxmlformats.org/officeDocument/2006/relationships/hyperlink" Target="https://github.com/opengeospatial/HY_Features/blob/master/req/hy_hydrofeature/hydrocomplex/outfallrealisation" TargetMode="External"/><Relationship Id="rId254" Type="http://schemas.openxmlformats.org/officeDocument/2006/relationships/hyperlink" Target="https://github.com/opengeospatial/HY_Features/blob/master/req/hy_surfacehydrofeature/hydrographicnetwork/waterbodystratum.benchmark" TargetMode="External"/><Relationship Id="rId28" Type="http://schemas.openxmlformats.org/officeDocument/2006/relationships/image" Target="media/image12.png"/><Relationship Id="rId49" Type="http://schemas.openxmlformats.org/officeDocument/2006/relationships/hyperlink" Target="https://github.com/opengeospatial/HY_Features/blob/master/req/hy_features_content" TargetMode="External"/><Relationship Id="rId114" Type="http://schemas.openxmlformats.org/officeDocument/2006/relationships/hyperlink" Target="https://github.com/opengeospatial/HY_Features/blob/master/req/hy_hydrofeature/hydrocomplex/dendriticcatchment" TargetMode="External"/><Relationship Id="rId275" Type="http://schemas.openxmlformats.org/officeDocument/2006/relationships/hyperlink" Target="https://github.com/opengeospatial/HY_Features/blob/master/req/hy_surfacehydrofeature/storage/reservoir.reservoirzone" TargetMode="External"/><Relationship Id="rId296" Type="http://schemas.openxmlformats.org/officeDocument/2006/relationships/hyperlink" Target="https://github.com/opengeospatial/HY_Features/blob/master/conf/uml_surfacehydrofeature/channelnetwork/*" TargetMode="External"/><Relationship Id="rId300" Type="http://schemas.openxmlformats.org/officeDocument/2006/relationships/hyperlink" Target="https://github.com/opengeospatial/HY_Features/blob/master/%20spec/hydrology/hydrometricfeature/1.0/conf/hy_hydrometricfeature" TargetMode="External"/><Relationship Id="rId60" Type="http://schemas.openxmlformats.org/officeDocument/2006/relationships/hyperlink" Target="https://inspire-twg.jrc.it/svn/iso" TargetMode="External"/><Relationship Id="rId81" Type="http://schemas.openxmlformats.org/officeDocument/2006/relationships/hyperlink" Target="https://github.com/opengeospatial/HY_Features/blob/master/req/hy_hydrofeature/hydrocomplex/catchment.inflow" TargetMode="External"/><Relationship Id="rId135" Type="http://schemas.openxmlformats.org/officeDocument/2006/relationships/image" Target="media/image42.png"/><Relationship Id="rId156" Type="http://schemas.openxmlformats.org/officeDocument/2006/relationships/hyperlink" Target="https://github.com/opengeospatial/HY_Features/blob/master/req/hy_hydrofeature/hydrocomplex/catchmentboundary.shape" TargetMode="External"/><Relationship Id="rId177" Type="http://schemas.openxmlformats.org/officeDocument/2006/relationships/hyperlink" Target="https://github.com/opengeospatial/HY_Features/blob/master/req/hy_hydrofeature/hydrocomplex/outfallrealisation" TargetMode="External"/><Relationship Id="rId198" Type="http://schemas.openxmlformats.org/officeDocument/2006/relationships/hyperlink" Target="https://github.com/opengeospatial/HY_Features/blob/master/req/hy_hydrofeature/hydrocomplex/hydronetwork" TargetMode="External"/><Relationship Id="rId321" Type="http://schemas.openxmlformats.org/officeDocument/2006/relationships/hyperlink" Target="http://www.whycos.org/chy/guide/168_Vol_I_en.pdf" TargetMode="External"/><Relationship Id="rId202" Type="http://schemas.openxmlformats.org/officeDocument/2006/relationships/hyperlink" Target="https://github.com/opengeospatial/HY_Features/blob/master/req/hy_surfacehydrofeature/channelnetwork/channelnetwork.drainagepattern" TargetMode="External"/><Relationship Id="rId223" Type="http://schemas.openxmlformats.org/officeDocument/2006/relationships/image" Target="media/image48.png"/><Relationship Id="rId244" Type="http://schemas.openxmlformats.org/officeDocument/2006/relationships/hyperlink" Target="https://github.com/opengeospatial/HY_Features/blob/master/req/hy_surfacehydrofeature/hydrographicnetwork/waterbody.hydrographicnetwork" TargetMode="External"/><Relationship Id="rId18" Type="http://schemas.openxmlformats.org/officeDocument/2006/relationships/image" Target="media/image2.png"/><Relationship Id="rId39" Type="http://schemas.openxmlformats.org/officeDocument/2006/relationships/image" Target="media/image23.png"/><Relationship Id="rId265" Type="http://schemas.openxmlformats.org/officeDocument/2006/relationships/hyperlink" Target="https://github.com/opengeospatial/HY_Features/blob/master/req/hy_surfacehydrofeature/hydrographicnetwork/waterbody" TargetMode="External"/><Relationship Id="rId286" Type="http://schemas.openxmlformats.org/officeDocument/2006/relationships/hyperlink" Target="https://github.com/opengeospatial/HY_Features/blob/master/req/hy_hydrometricnetwork/hydrometricfeature.positiononriver" TargetMode="External"/><Relationship Id="rId50" Type="http://schemas.openxmlformats.org/officeDocument/2006/relationships/hyperlink" Target="https://github.com/opengeospatial/HY_Features/blob/master/req/hy_features_conceptual_model" TargetMode="External"/><Relationship Id="rId104" Type="http://schemas.openxmlformats.org/officeDocument/2006/relationships/hyperlink" Target="https://github.com/opengeospatial/HY_Features/blob/master/req/hy_hydrofeature/hydrocomplex/catchment.realisation" TargetMode="External"/><Relationship Id="rId125" Type="http://schemas.openxmlformats.org/officeDocument/2006/relationships/image" Target="media/image41.png"/><Relationship Id="rId146" Type="http://schemas.openxmlformats.org/officeDocument/2006/relationships/hyperlink" Target="https://github.com/opengeospatial/HY_Features/blob/master/req/hy_hydrofeature/hydrocomplex/wateredge" TargetMode="External"/><Relationship Id="rId167" Type="http://schemas.openxmlformats.org/officeDocument/2006/relationships/hyperlink" Target="https://inspire-twg.jrc.it/svn/iso" TargetMode="External"/><Relationship Id="rId188" Type="http://schemas.openxmlformats.org/officeDocument/2006/relationships/hyperlink" Target="https://github.com/opengeospatial/HY_Features/blob/master/req/hy_hydrofeature/hydrocomplex/flowpath" TargetMode="External"/><Relationship Id="rId311" Type="http://schemas.openxmlformats.org/officeDocument/2006/relationships/header" Target="header5.xml"/><Relationship Id="rId71" Type="http://schemas.openxmlformats.org/officeDocument/2006/relationships/hyperlink" Target="https://inspire-twg.jrc.it/svn/iso" TargetMode="External"/><Relationship Id="rId92" Type="http://schemas.openxmlformats.org/officeDocument/2006/relationships/hyperlink" Target="https://inspire-twg.jrc.it/svn/iso" TargetMode="External"/><Relationship Id="rId213" Type="http://schemas.openxmlformats.org/officeDocument/2006/relationships/hyperlink" Target="https://github.com/opengeospatial/HY_Features/blob/master/req/hy_surfacehydrofeature/channelnetwork/channel" TargetMode="External"/><Relationship Id="rId234" Type="http://schemas.openxmlformats.org/officeDocument/2006/relationships/hyperlink" Target="https://github.com/opengeospatial/HY_Features/blob/master/req/hy_surfacehydrofeature/channelnetwork/channel" TargetMode="External"/><Relationship Id="rId2" Type="http://schemas.openxmlformats.org/officeDocument/2006/relationships/numbering" Target="numbering.xml"/><Relationship Id="rId29" Type="http://schemas.openxmlformats.org/officeDocument/2006/relationships/image" Target="media/image13.png"/><Relationship Id="rId255" Type="http://schemas.openxmlformats.org/officeDocument/2006/relationships/hyperlink" Target="https://github.com/opengeospatial/HY_Features/blob/master/req/hy_surfacehydrofeature/hydrographicnetwork/crosssection" TargetMode="External"/><Relationship Id="rId276" Type="http://schemas.openxmlformats.org/officeDocument/2006/relationships/image" Target="media/image51.png"/><Relationship Id="rId297" Type="http://schemas.openxmlformats.org/officeDocument/2006/relationships/hyperlink" Target="https://github.com/opengeospatial/HY_Features/blob/master/conf/uml_surfacehydrofeature/hydrographicnetwork/*" TargetMode="External"/><Relationship Id="rId40" Type="http://schemas.openxmlformats.org/officeDocument/2006/relationships/image" Target="media/image24.png"/><Relationship Id="rId115" Type="http://schemas.openxmlformats.org/officeDocument/2006/relationships/hyperlink" Target="https://github.com/opengeospatial/HY_Features/blob/master/req/hy_hydrofeature/hydrocomplex/dendriticcatchment" TargetMode="External"/><Relationship Id="rId136" Type="http://schemas.openxmlformats.org/officeDocument/2006/relationships/hyperlink" Target="https://github.com/opengeospatial/HY_Features/blob/master/req/hy_hydrofeature/hydrocomplex/catchmentrealisation" TargetMode="External"/><Relationship Id="rId157" Type="http://schemas.openxmlformats.org/officeDocument/2006/relationships/hyperlink" Target="https://github.com/opengeospatial/HY_Features/blob/master/req/hy_hydrofeature/hydrocomplex/catchmentboundary.boundarynetwork" TargetMode="External"/><Relationship Id="rId178" Type="http://schemas.openxmlformats.org/officeDocument/2006/relationships/hyperlink" Target="https://github.com/opengeospatial/HY_Features/blob/master/req/hy_hydrofeature/positioning/distancetorefpoint" TargetMode="External"/><Relationship Id="rId301" Type="http://schemas.openxmlformats.org/officeDocument/2006/relationships/hyperlink" Target="https://github.com/opengeospatial/HY_Features/blob/master/conf/uml_hydrometricfeature/hydrometricfeature/*" TargetMode="External"/><Relationship Id="rId322" Type="http://schemas.openxmlformats.org/officeDocument/2006/relationships/footer" Target="footer18.xml"/><Relationship Id="rId61" Type="http://schemas.openxmlformats.org/officeDocument/2006/relationships/hyperlink" Target="https://github.com/opengeospatial/HY_Features/blob/master/req/hy_hydrofeature/namedfeature/*" TargetMode="External"/><Relationship Id="rId82" Type="http://schemas.openxmlformats.org/officeDocument/2006/relationships/hyperlink" Target="https://github.com/opengeospatial/HY_Features/blob/master/req/hy_hydrofeature/hydrocomplex/catchment.outflow" TargetMode="External"/><Relationship Id="rId199" Type="http://schemas.openxmlformats.org/officeDocument/2006/relationships/hyperlink" Target="https://github.com/opengeospatial/HY_Features/blob/master/req/hy_surfacehydrofeature/channelnetwork/drainagepattern" TargetMode="External"/><Relationship Id="rId203" Type="http://schemas.openxmlformats.org/officeDocument/2006/relationships/hyperlink" Target="https://github.com/opengeospatial/HY_Features/blob/master/req/hy_surfacehydrofeature/channelnetwork/channelnetwork.surfacedepression" TargetMode="External"/><Relationship Id="rId19" Type="http://schemas.openxmlformats.org/officeDocument/2006/relationships/image" Target="media/image3.png"/><Relationship Id="rId224" Type="http://schemas.openxmlformats.org/officeDocument/2006/relationships/hyperlink" Target="https://github.com/opengeospatial/HY_Features/blob/master/req/hy_hydrographicnetwork/hydrographicnetwork" TargetMode="External"/><Relationship Id="rId245" Type="http://schemas.openxmlformats.org/officeDocument/2006/relationships/hyperlink" Target="https://github.com/opengeospatial/HY_Features/blob/master/req/hy_surfacehydrofeature/hydrographicnetwork/waterbody.upstreamwaterbody" TargetMode="External"/><Relationship Id="rId266" Type="http://schemas.openxmlformats.org/officeDocument/2006/relationships/hyperlink" Target="https://github.com/opengeospatial/HY_Features/blob/master/req/hy_surfacehydrofeature/hydrographicnetwork/waterliquidphase" TargetMode="External"/><Relationship Id="rId287" Type="http://schemas.openxmlformats.org/officeDocument/2006/relationships/hyperlink" Target="https://github.com/opengeospatial/HY_Features/blob/master/req/hy_hydrometricnetwork/hydrometricfeature.hydrometricnetwork"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Dornblut\OGC_HDWG\_HY2_Standard\OGC_Standard_Document_Template_10-176r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7ED0C0-0BB4-4281-A1A3-A57C153F5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OGC_Standard_Document_Template_10-176r4.dotx</Template>
  <TotalTime>0</TotalTime>
  <Pages>123</Pages>
  <Words>34276</Words>
  <Characters>195379</Characters>
  <Application>Microsoft Office Word</Application>
  <DocSecurity>0</DocSecurity>
  <Lines>1628</Lines>
  <Paragraphs>458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229197</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HydroFeatures SWG</dc:creator>
  <cp:lastModifiedBy>GRDC/ID</cp:lastModifiedBy>
  <cp:revision>25</cp:revision>
  <cp:lastPrinted>2016-09-08T13:58:00Z</cp:lastPrinted>
  <dcterms:created xsi:type="dcterms:W3CDTF">2016-09-08T07:57:00Z</dcterms:created>
  <dcterms:modified xsi:type="dcterms:W3CDTF">2016-09-13T13:36:00Z</dcterms:modified>
</cp:coreProperties>
</file>