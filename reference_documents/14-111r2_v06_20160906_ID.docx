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bookmarkStart w:id="1" w:name="_GoBack"/>
      <w:bookmarkEnd w:id="1"/>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2"/>
      <w:ins w:id="3" w:author="GRDC/ID" w:date="2016-09-07T13:24:00Z">
        <w:r w:rsidR="00197CF6">
          <w:rPr>
            <w:sz w:val="20"/>
            <w:szCs w:val="20"/>
          </w:rPr>
          <w:t>6</w:t>
        </w:r>
      </w:ins>
      <w:commentRangeEnd w:id="2"/>
      <w:ins w:id="4" w:author="GRDC/ID" w:date="2016-09-07T15:12:00Z">
        <w:r w:rsidR="00D96D34">
          <w:rPr>
            <w:rStyle w:val="Kommentarzeichen"/>
          </w:rPr>
          <w:commentReference w:id="2"/>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5" w:name="_Toc165888228"/>
      <w:r w:rsidRPr="00155E8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9C635D">
              <w:rPr>
                <w:noProof/>
                <w:webHidden/>
              </w:rPr>
              <w:t>12</w:t>
            </w:r>
            <w:r w:rsidR="0025355F">
              <w:rPr>
                <w:noProof/>
                <w:webHidden/>
              </w:rPr>
              <w:fldChar w:fldCharType="end"/>
            </w:r>
          </w:hyperlink>
        </w:p>
        <w:p w14:paraId="0121E8C7" w14:textId="77777777"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9C635D">
              <w:rPr>
                <w:noProof/>
                <w:webHidden/>
              </w:rPr>
              <w:t>15</w:t>
            </w:r>
            <w:r w:rsidR="0025355F">
              <w:rPr>
                <w:noProof/>
                <w:webHidden/>
              </w:rPr>
              <w:fldChar w:fldCharType="end"/>
            </w:r>
          </w:hyperlink>
        </w:p>
        <w:p w14:paraId="0CEBD604" w14:textId="77777777"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4E7E0203" w14:textId="77777777"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53201906" w14:textId="77777777"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16CDAF1"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8180846"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6D022C29"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07650CB8"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4AA5B101"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1845C1D" w14:textId="77777777"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DCE9BD3"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A3CDEF1"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9C635D">
              <w:rPr>
                <w:noProof/>
                <w:webHidden/>
              </w:rPr>
              <w:t>25</w:t>
            </w:r>
            <w:r w:rsidR="0025355F">
              <w:rPr>
                <w:noProof/>
                <w:webHidden/>
              </w:rPr>
              <w:fldChar w:fldCharType="end"/>
            </w:r>
          </w:hyperlink>
        </w:p>
        <w:p w14:paraId="6C41B5F7" w14:textId="77777777"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9C635D">
              <w:rPr>
                <w:noProof/>
                <w:webHidden/>
              </w:rPr>
              <w:t>28</w:t>
            </w:r>
            <w:r w:rsidR="0025355F">
              <w:rPr>
                <w:noProof/>
                <w:webHidden/>
              </w:rPr>
              <w:fldChar w:fldCharType="end"/>
            </w:r>
          </w:hyperlink>
        </w:p>
        <w:p w14:paraId="2FEEAC95" w14:textId="77777777"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9C635D">
              <w:rPr>
                <w:noProof/>
                <w:webHidden/>
              </w:rPr>
              <w:t>29</w:t>
            </w:r>
            <w:r w:rsidR="0025355F">
              <w:rPr>
                <w:noProof/>
                <w:webHidden/>
              </w:rPr>
              <w:fldChar w:fldCharType="end"/>
            </w:r>
          </w:hyperlink>
        </w:p>
        <w:p w14:paraId="725FA086" w14:textId="77777777"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9C635D">
              <w:rPr>
                <w:noProof/>
                <w:webHidden/>
              </w:rPr>
              <w:t>31</w:t>
            </w:r>
            <w:r w:rsidR="0025355F">
              <w:rPr>
                <w:noProof/>
                <w:webHidden/>
              </w:rPr>
              <w:fldChar w:fldCharType="end"/>
            </w:r>
          </w:hyperlink>
        </w:p>
        <w:p w14:paraId="599E310F" w14:textId="37487EE3"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9C635D">
              <w:rPr>
                <w:noProof/>
                <w:webHidden/>
              </w:rPr>
              <w:t>35</w:t>
            </w:r>
            <w:r w:rsidR="0025355F">
              <w:rPr>
                <w:noProof/>
                <w:webHidden/>
              </w:rPr>
              <w:fldChar w:fldCharType="end"/>
            </w:r>
          </w:hyperlink>
        </w:p>
        <w:p w14:paraId="24CCFA5F" w14:textId="7338AAD2"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66ADD3E5" w14:textId="5FFE2AC1"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35A6D9AD" w14:textId="34BB20AE"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9C635D">
              <w:rPr>
                <w:noProof/>
                <w:webHidden/>
              </w:rPr>
              <w:t>39</w:t>
            </w:r>
            <w:r w:rsidR="0025355F">
              <w:rPr>
                <w:noProof/>
                <w:webHidden/>
              </w:rPr>
              <w:fldChar w:fldCharType="end"/>
            </w:r>
          </w:hyperlink>
        </w:p>
        <w:p w14:paraId="5CF98163" w14:textId="09E182A3"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9C635D">
              <w:rPr>
                <w:noProof/>
                <w:webHidden/>
              </w:rPr>
              <w:t>40</w:t>
            </w:r>
            <w:r w:rsidR="0025355F">
              <w:rPr>
                <w:noProof/>
                <w:webHidden/>
              </w:rPr>
              <w:fldChar w:fldCharType="end"/>
            </w:r>
          </w:hyperlink>
        </w:p>
        <w:p w14:paraId="6AE58E00" w14:textId="2B5D6F5F"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9C635D">
              <w:rPr>
                <w:noProof/>
                <w:webHidden/>
              </w:rPr>
              <w:t>41</w:t>
            </w:r>
            <w:r w:rsidR="0025355F">
              <w:rPr>
                <w:noProof/>
                <w:webHidden/>
              </w:rPr>
              <w:fldChar w:fldCharType="end"/>
            </w:r>
          </w:hyperlink>
        </w:p>
        <w:p w14:paraId="03858A71" w14:textId="3A866648"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351CCEDE" w14:textId="510E98AB"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2D38EEDF" w14:textId="3803C106"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9C635D">
              <w:rPr>
                <w:noProof/>
                <w:webHidden/>
              </w:rPr>
              <w:t>43</w:t>
            </w:r>
            <w:r w:rsidR="0025355F">
              <w:rPr>
                <w:noProof/>
                <w:webHidden/>
              </w:rPr>
              <w:fldChar w:fldCharType="end"/>
            </w:r>
          </w:hyperlink>
        </w:p>
        <w:p w14:paraId="7C309AC7" w14:textId="0310C20C"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9C635D">
              <w:rPr>
                <w:noProof/>
                <w:webHidden/>
              </w:rPr>
              <w:t>44</w:t>
            </w:r>
            <w:r w:rsidR="0025355F">
              <w:rPr>
                <w:noProof/>
                <w:webHidden/>
              </w:rPr>
              <w:fldChar w:fldCharType="end"/>
            </w:r>
          </w:hyperlink>
        </w:p>
        <w:p w14:paraId="6FAEC637" w14:textId="34F1090C" w:rsidR="0025355F" w:rsidRDefault="002B5BA8">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1EF72AD6" w14:textId="1DF4DE2A"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0B331B27" w14:textId="55FBC2B4"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9C635D">
              <w:rPr>
                <w:noProof/>
                <w:webHidden/>
              </w:rPr>
              <w:t>47</w:t>
            </w:r>
            <w:r w:rsidR="0025355F">
              <w:rPr>
                <w:noProof/>
                <w:webHidden/>
              </w:rPr>
              <w:fldChar w:fldCharType="end"/>
            </w:r>
          </w:hyperlink>
        </w:p>
        <w:p w14:paraId="42A55E9D" w14:textId="36695E3D"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9C635D">
              <w:rPr>
                <w:noProof/>
                <w:webHidden/>
              </w:rPr>
              <w:t>48</w:t>
            </w:r>
            <w:r w:rsidR="0025355F">
              <w:rPr>
                <w:noProof/>
                <w:webHidden/>
              </w:rPr>
              <w:fldChar w:fldCharType="end"/>
            </w:r>
          </w:hyperlink>
        </w:p>
        <w:p w14:paraId="5D2B96C2" w14:textId="035124C1"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9C635D">
              <w:rPr>
                <w:noProof/>
                <w:webHidden/>
              </w:rPr>
              <w:t>49</w:t>
            </w:r>
            <w:r w:rsidR="0025355F">
              <w:rPr>
                <w:noProof/>
                <w:webHidden/>
              </w:rPr>
              <w:fldChar w:fldCharType="end"/>
            </w:r>
          </w:hyperlink>
        </w:p>
        <w:p w14:paraId="6C4375A1" w14:textId="5AFBA461"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9C635D">
              <w:rPr>
                <w:noProof/>
                <w:webHidden/>
              </w:rPr>
              <w:t>51</w:t>
            </w:r>
            <w:r w:rsidR="0025355F">
              <w:rPr>
                <w:noProof/>
                <w:webHidden/>
              </w:rPr>
              <w:fldChar w:fldCharType="end"/>
            </w:r>
          </w:hyperlink>
        </w:p>
        <w:p w14:paraId="73048391" w14:textId="02DDF3C9"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9C635D">
              <w:rPr>
                <w:noProof/>
                <w:webHidden/>
              </w:rPr>
              <w:t>53</w:t>
            </w:r>
            <w:r w:rsidR="0025355F">
              <w:rPr>
                <w:noProof/>
                <w:webHidden/>
              </w:rPr>
              <w:fldChar w:fldCharType="end"/>
            </w:r>
          </w:hyperlink>
        </w:p>
        <w:p w14:paraId="0F38490A" w14:textId="17DE28A2"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9C635D">
              <w:rPr>
                <w:noProof/>
                <w:webHidden/>
              </w:rPr>
              <w:t>72</w:t>
            </w:r>
            <w:r w:rsidR="0025355F">
              <w:rPr>
                <w:noProof/>
                <w:webHidden/>
              </w:rPr>
              <w:fldChar w:fldCharType="end"/>
            </w:r>
          </w:hyperlink>
        </w:p>
        <w:p w14:paraId="7D56C5BE" w14:textId="40C994B0"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9C635D">
              <w:rPr>
                <w:noProof/>
                <w:webHidden/>
              </w:rPr>
              <w:t>75</w:t>
            </w:r>
            <w:r w:rsidR="0025355F">
              <w:rPr>
                <w:noProof/>
                <w:webHidden/>
              </w:rPr>
              <w:fldChar w:fldCharType="end"/>
            </w:r>
          </w:hyperlink>
        </w:p>
        <w:p w14:paraId="04ED044F" w14:textId="1059F982"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9C635D">
              <w:rPr>
                <w:noProof/>
                <w:webHidden/>
              </w:rPr>
              <w:t>77</w:t>
            </w:r>
            <w:r w:rsidR="0025355F">
              <w:rPr>
                <w:noProof/>
                <w:webHidden/>
              </w:rPr>
              <w:fldChar w:fldCharType="end"/>
            </w:r>
          </w:hyperlink>
        </w:p>
        <w:p w14:paraId="13CB0EF6" w14:textId="66C5B456"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9C635D">
              <w:rPr>
                <w:noProof/>
                <w:webHidden/>
              </w:rPr>
              <w:t>82</w:t>
            </w:r>
            <w:r w:rsidR="0025355F">
              <w:rPr>
                <w:noProof/>
                <w:webHidden/>
              </w:rPr>
              <w:fldChar w:fldCharType="end"/>
            </w:r>
          </w:hyperlink>
        </w:p>
        <w:p w14:paraId="7009B90C" w14:textId="49A4255A"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00CFEB7" w14:textId="3939CCEE" w:rsidR="0025355F" w:rsidRDefault="002B5BA8">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D9487F9" w14:textId="79779B20" w:rsidR="0025355F" w:rsidRDefault="002B5BA8">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9C635D">
              <w:rPr>
                <w:noProof/>
                <w:webHidden/>
              </w:rPr>
              <w:t>92</w:t>
            </w:r>
            <w:r w:rsidR="0025355F">
              <w:rPr>
                <w:noProof/>
                <w:webHidden/>
              </w:rPr>
              <w:fldChar w:fldCharType="end"/>
            </w:r>
          </w:hyperlink>
        </w:p>
        <w:p w14:paraId="56313EF6"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A49459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7FFDD71"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DDF103E"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17EEC5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4D3DD34B"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57DFD097"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405223B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2A313525"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3CD0841D"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266924CD"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AB5A544"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591DE8C"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8136738"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9C635D">
              <w:rPr>
                <w:noProof/>
                <w:webHidden/>
              </w:rPr>
              <w:t>4</w:t>
            </w:r>
            <w:r w:rsidR="0025355F">
              <w:rPr>
                <w:noProof/>
                <w:webHidden/>
              </w:rPr>
              <w:fldChar w:fldCharType="end"/>
            </w:r>
          </w:hyperlink>
        </w:p>
        <w:p w14:paraId="3B6B9853"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9BF7ED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2720461"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5B1EC3E5"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464E0D0B"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B574B91"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EFADB16"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8B39391"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C30DA7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93A21A9"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062A11BC" w14:textId="77777777" w:rsidR="0025355F" w:rsidRDefault="002B5BA8">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6F71BC3"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0F0BFBD" w14:textId="77777777" w:rsidR="0025355F" w:rsidRDefault="002B5BA8">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1E78A7B" w14:textId="77777777" w:rsidR="009C635D"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114620" w:history="1">
        <w:r w:rsidR="009C635D" w:rsidRPr="008B1A2C">
          <w:rPr>
            <w:rStyle w:val="Hyperlink"/>
            <w:noProof/>
          </w:rPr>
          <w:t>Figure 1: HY_Features in the context of the OGC Abstract Specifications</w:t>
        </w:r>
        <w:r w:rsidR="009C635D">
          <w:rPr>
            <w:noProof/>
            <w:webHidden/>
          </w:rPr>
          <w:tab/>
        </w:r>
        <w:r w:rsidR="009C635D">
          <w:rPr>
            <w:noProof/>
            <w:webHidden/>
          </w:rPr>
          <w:fldChar w:fldCharType="begin"/>
        </w:r>
        <w:r w:rsidR="009C635D">
          <w:rPr>
            <w:noProof/>
            <w:webHidden/>
          </w:rPr>
          <w:instrText xml:space="preserve"> PAGEREF _Toc461114620 \h </w:instrText>
        </w:r>
        <w:r w:rsidR="009C635D">
          <w:rPr>
            <w:noProof/>
            <w:webHidden/>
          </w:rPr>
        </w:r>
        <w:r w:rsidR="009C635D">
          <w:rPr>
            <w:noProof/>
            <w:webHidden/>
          </w:rPr>
          <w:fldChar w:fldCharType="separate"/>
        </w:r>
        <w:r w:rsidR="009C635D">
          <w:rPr>
            <w:noProof/>
            <w:webHidden/>
          </w:rPr>
          <w:t>16</w:t>
        </w:r>
        <w:r w:rsidR="009C635D">
          <w:rPr>
            <w:noProof/>
            <w:webHidden/>
          </w:rPr>
          <w:fldChar w:fldCharType="end"/>
        </w:r>
      </w:hyperlink>
    </w:p>
    <w:p w14:paraId="6AB85D68"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1" w:history="1">
        <w:r w:rsidR="009C635D" w:rsidRPr="008B1A2C">
          <w:rPr>
            <w:rStyle w:val="Hyperlink"/>
            <w:noProof/>
          </w:rPr>
          <w:t>Figure 2: Processes of the Hydrologic Cycle</w:t>
        </w:r>
        <w:r w:rsidR="009C635D">
          <w:rPr>
            <w:noProof/>
            <w:webHidden/>
          </w:rPr>
          <w:tab/>
        </w:r>
        <w:r w:rsidR="009C635D">
          <w:rPr>
            <w:noProof/>
            <w:webHidden/>
          </w:rPr>
          <w:fldChar w:fldCharType="begin"/>
        </w:r>
        <w:r w:rsidR="009C635D">
          <w:rPr>
            <w:noProof/>
            <w:webHidden/>
          </w:rPr>
          <w:instrText xml:space="preserve"> PAGEREF _Toc461114621 \h </w:instrText>
        </w:r>
        <w:r w:rsidR="009C635D">
          <w:rPr>
            <w:noProof/>
            <w:webHidden/>
          </w:rPr>
        </w:r>
        <w:r w:rsidR="009C635D">
          <w:rPr>
            <w:noProof/>
            <w:webHidden/>
          </w:rPr>
          <w:fldChar w:fldCharType="separate"/>
        </w:r>
        <w:r w:rsidR="009C635D">
          <w:rPr>
            <w:noProof/>
            <w:webHidden/>
          </w:rPr>
          <w:t>25</w:t>
        </w:r>
        <w:r w:rsidR="009C635D">
          <w:rPr>
            <w:noProof/>
            <w:webHidden/>
          </w:rPr>
          <w:fldChar w:fldCharType="end"/>
        </w:r>
      </w:hyperlink>
    </w:p>
    <w:p w14:paraId="3DE45EF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2" w:history="1">
        <w:r w:rsidR="009C635D" w:rsidRPr="008B1A2C">
          <w:rPr>
            <w:rStyle w:val="Hyperlink"/>
            <w:noProof/>
          </w:rPr>
          <w:t>Figure 3: Illustration of multiple representations of a catchment</w:t>
        </w:r>
        <w:r w:rsidR="009C635D">
          <w:rPr>
            <w:noProof/>
            <w:webHidden/>
          </w:rPr>
          <w:tab/>
        </w:r>
        <w:r w:rsidR="009C635D">
          <w:rPr>
            <w:noProof/>
            <w:webHidden/>
          </w:rPr>
          <w:fldChar w:fldCharType="begin"/>
        </w:r>
        <w:r w:rsidR="009C635D">
          <w:rPr>
            <w:noProof/>
            <w:webHidden/>
          </w:rPr>
          <w:instrText xml:space="preserve"> PAGEREF _Toc461114622 \h </w:instrText>
        </w:r>
        <w:r w:rsidR="009C635D">
          <w:rPr>
            <w:noProof/>
            <w:webHidden/>
          </w:rPr>
        </w:r>
        <w:r w:rsidR="009C635D">
          <w:rPr>
            <w:noProof/>
            <w:webHidden/>
          </w:rPr>
          <w:fldChar w:fldCharType="separate"/>
        </w:r>
        <w:r w:rsidR="009C635D">
          <w:rPr>
            <w:noProof/>
            <w:webHidden/>
          </w:rPr>
          <w:t>27</w:t>
        </w:r>
        <w:r w:rsidR="009C635D">
          <w:rPr>
            <w:noProof/>
            <w:webHidden/>
          </w:rPr>
          <w:fldChar w:fldCharType="end"/>
        </w:r>
      </w:hyperlink>
    </w:p>
    <w:p w14:paraId="7D1CBB37"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3" w:history="1">
        <w:r w:rsidR="009C635D" w:rsidRPr="008B1A2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9C635D">
          <w:rPr>
            <w:noProof/>
            <w:webHidden/>
          </w:rPr>
          <w:tab/>
        </w:r>
        <w:r w:rsidR="009C635D">
          <w:rPr>
            <w:noProof/>
            <w:webHidden/>
          </w:rPr>
          <w:fldChar w:fldCharType="begin"/>
        </w:r>
        <w:r w:rsidR="009C635D">
          <w:rPr>
            <w:noProof/>
            <w:webHidden/>
          </w:rPr>
          <w:instrText xml:space="preserve"> PAGEREF _Toc461114623 \h </w:instrText>
        </w:r>
        <w:r w:rsidR="009C635D">
          <w:rPr>
            <w:noProof/>
            <w:webHidden/>
          </w:rPr>
        </w:r>
        <w:r w:rsidR="009C635D">
          <w:rPr>
            <w:noProof/>
            <w:webHidden/>
          </w:rPr>
          <w:fldChar w:fldCharType="separate"/>
        </w:r>
        <w:r w:rsidR="009C635D">
          <w:rPr>
            <w:noProof/>
            <w:webHidden/>
          </w:rPr>
          <w:t>28</w:t>
        </w:r>
        <w:r w:rsidR="009C635D">
          <w:rPr>
            <w:noProof/>
            <w:webHidden/>
          </w:rPr>
          <w:fldChar w:fldCharType="end"/>
        </w:r>
      </w:hyperlink>
    </w:p>
    <w:p w14:paraId="52472CBB"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4" w:history="1">
        <w:r w:rsidR="009C635D" w:rsidRPr="008B1A2C">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9C635D">
          <w:rPr>
            <w:noProof/>
            <w:webHidden/>
          </w:rPr>
          <w:tab/>
        </w:r>
        <w:r w:rsidR="009C635D">
          <w:rPr>
            <w:noProof/>
            <w:webHidden/>
          </w:rPr>
          <w:fldChar w:fldCharType="begin"/>
        </w:r>
        <w:r w:rsidR="009C635D">
          <w:rPr>
            <w:noProof/>
            <w:webHidden/>
          </w:rPr>
          <w:instrText xml:space="preserve"> PAGEREF _Toc461114624 \h </w:instrText>
        </w:r>
        <w:r w:rsidR="009C635D">
          <w:rPr>
            <w:noProof/>
            <w:webHidden/>
          </w:rPr>
        </w:r>
        <w:r w:rsidR="009C635D">
          <w:rPr>
            <w:noProof/>
            <w:webHidden/>
          </w:rPr>
          <w:fldChar w:fldCharType="separate"/>
        </w:r>
        <w:r w:rsidR="009C635D">
          <w:rPr>
            <w:noProof/>
            <w:webHidden/>
          </w:rPr>
          <w:t>29</w:t>
        </w:r>
        <w:r w:rsidR="009C635D">
          <w:rPr>
            <w:noProof/>
            <w:webHidden/>
          </w:rPr>
          <w:fldChar w:fldCharType="end"/>
        </w:r>
      </w:hyperlink>
    </w:p>
    <w:p w14:paraId="0F8BF69A"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5" w:history="1">
        <w:r w:rsidR="009C635D" w:rsidRPr="008B1A2C">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9C635D">
          <w:rPr>
            <w:noProof/>
            <w:webHidden/>
          </w:rPr>
          <w:tab/>
        </w:r>
        <w:r w:rsidR="009C635D">
          <w:rPr>
            <w:noProof/>
            <w:webHidden/>
          </w:rPr>
          <w:fldChar w:fldCharType="begin"/>
        </w:r>
        <w:r w:rsidR="009C635D">
          <w:rPr>
            <w:noProof/>
            <w:webHidden/>
          </w:rPr>
          <w:instrText xml:space="preserve"> PAGEREF _Toc461114625 \h </w:instrText>
        </w:r>
        <w:r w:rsidR="009C635D">
          <w:rPr>
            <w:noProof/>
            <w:webHidden/>
          </w:rPr>
        </w:r>
        <w:r w:rsidR="009C635D">
          <w:rPr>
            <w:noProof/>
            <w:webHidden/>
          </w:rPr>
          <w:fldChar w:fldCharType="separate"/>
        </w:r>
        <w:r w:rsidR="009C635D">
          <w:rPr>
            <w:noProof/>
            <w:webHidden/>
          </w:rPr>
          <w:t>30</w:t>
        </w:r>
        <w:r w:rsidR="009C635D">
          <w:rPr>
            <w:noProof/>
            <w:webHidden/>
          </w:rPr>
          <w:fldChar w:fldCharType="end"/>
        </w:r>
      </w:hyperlink>
    </w:p>
    <w:p w14:paraId="07801E4E"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6" w:history="1">
        <w:r w:rsidR="009C635D" w:rsidRPr="008B1A2C">
          <w:rPr>
            <w:rStyle w:val="Hyperlink"/>
            <w:noProof/>
          </w:rPr>
          <w:t>Figure 7: Catchment hierarchy – A catchment (dark grey), may be nested within a containing catchment which is another catchment (light grey)</w:t>
        </w:r>
        <w:r w:rsidR="009C635D">
          <w:rPr>
            <w:noProof/>
            <w:webHidden/>
          </w:rPr>
          <w:tab/>
        </w:r>
        <w:r w:rsidR="009C635D">
          <w:rPr>
            <w:noProof/>
            <w:webHidden/>
          </w:rPr>
          <w:fldChar w:fldCharType="begin"/>
        </w:r>
        <w:r w:rsidR="009C635D">
          <w:rPr>
            <w:noProof/>
            <w:webHidden/>
          </w:rPr>
          <w:instrText xml:space="preserve"> PAGEREF _Toc461114626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59175E31"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7" w:history="1">
        <w:r w:rsidR="009C635D" w:rsidRPr="008B1A2C">
          <w:rPr>
            <w:rStyle w:val="Hyperlink"/>
            <w:noProof/>
          </w:rPr>
          <w:t>Figure 8: Catchment hierarchy – A catchment (C1, C2, or C3) may be part of a simple dendritic network of catchments which is also a catchment.</w:t>
        </w:r>
        <w:r w:rsidR="009C635D">
          <w:rPr>
            <w:noProof/>
            <w:webHidden/>
          </w:rPr>
          <w:tab/>
        </w:r>
        <w:r w:rsidR="009C635D">
          <w:rPr>
            <w:noProof/>
            <w:webHidden/>
          </w:rPr>
          <w:fldChar w:fldCharType="begin"/>
        </w:r>
        <w:r w:rsidR="009C635D">
          <w:rPr>
            <w:noProof/>
            <w:webHidden/>
          </w:rPr>
          <w:instrText xml:space="preserve"> PAGEREF _Toc461114627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70855F0E"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8" w:history="1">
        <w:r w:rsidR="009C635D" w:rsidRPr="008B1A2C">
          <w:rPr>
            <w:rStyle w:val="Hyperlink"/>
            <w:noProof/>
          </w:rPr>
          <w:t>Figure 9: A catchment area (grey) and a flowpath connecting inflow to outflow (red) depicting a definable unit where hydrological processes take place.</w:t>
        </w:r>
        <w:r w:rsidR="009C635D">
          <w:rPr>
            <w:noProof/>
            <w:webHidden/>
          </w:rPr>
          <w:tab/>
        </w:r>
        <w:r w:rsidR="009C635D">
          <w:rPr>
            <w:noProof/>
            <w:webHidden/>
          </w:rPr>
          <w:fldChar w:fldCharType="begin"/>
        </w:r>
        <w:r w:rsidR="009C635D">
          <w:rPr>
            <w:noProof/>
            <w:webHidden/>
          </w:rPr>
          <w:instrText xml:space="preserve"> PAGEREF _Toc461114628 \h </w:instrText>
        </w:r>
        <w:r w:rsidR="009C635D">
          <w:rPr>
            <w:noProof/>
            <w:webHidden/>
          </w:rPr>
        </w:r>
        <w:r w:rsidR="009C635D">
          <w:rPr>
            <w:noProof/>
            <w:webHidden/>
          </w:rPr>
          <w:fldChar w:fldCharType="separate"/>
        </w:r>
        <w:r w:rsidR="009C635D">
          <w:rPr>
            <w:noProof/>
            <w:webHidden/>
          </w:rPr>
          <w:t>33</w:t>
        </w:r>
        <w:r w:rsidR="009C635D">
          <w:rPr>
            <w:noProof/>
            <w:webHidden/>
          </w:rPr>
          <w:fldChar w:fldCharType="end"/>
        </w:r>
      </w:hyperlink>
    </w:p>
    <w:p w14:paraId="479C9372"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9" w:history="1">
        <w:r w:rsidR="009C635D" w:rsidRPr="008B1A2C">
          <w:rPr>
            <w:rStyle w:val="Hyperlink"/>
            <w:noProof/>
          </w:rPr>
          <w:t>Figure 10: Catchments contributing to an identified outflow node. Note that some catchments contribute to a common outflow node.</w:t>
        </w:r>
        <w:r w:rsidR="009C635D">
          <w:rPr>
            <w:noProof/>
            <w:webHidden/>
          </w:rPr>
          <w:tab/>
        </w:r>
        <w:r w:rsidR="009C635D">
          <w:rPr>
            <w:noProof/>
            <w:webHidden/>
          </w:rPr>
          <w:fldChar w:fldCharType="begin"/>
        </w:r>
        <w:r w:rsidR="009C635D">
          <w:rPr>
            <w:noProof/>
            <w:webHidden/>
          </w:rPr>
          <w:instrText xml:space="preserve"> PAGEREF _Toc461114629 \h </w:instrText>
        </w:r>
        <w:r w:rsidR="009C635D">
          <w:rPr>
            <w:noProof/>
            <w:webHidden/>
          </w:rPr>
        </w:r>
        <w:r w:rsidR="009C635D">
          <w:rPr>
            <w:noProof/>
            <w:webHidden/>
          </w:rPr>
          <w:fldChar w:fldCharType="separate"/>
        </w:r>
        <w:r w:rsidR="009C635D">
          <w:rPr>
            <w:noProof/>
            <w:webHidden/>
          </w:rPr>
          <w:t>34</w:t>
        </w:r>
        <w:r w:rsidR="009C635D">
          <w:rPr>
            <w:noProof/>
            <w:webHidden/>
          </w:rPr>
          <w:fldChar w:fldCharType="end"/>
        </w:r>
      </w:hyperlink>
    </w:p>
    <w:p w14:paraId="5CD163E3"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0" w:history="1">
        <w:r w:rsidR="009C635D" w:rsidRPr="008B1A2C">
          <w:rPr>
            <w:rStyle w:val="Hyperlink"/>
            <w:noProof/>
          </w:rPr>
          <w:t>Figure 11: Catchments receive inflow via an identified inflow node. Note that nodes are not necessarily geographic features, but are rather nodes in a graph representation of the river network.</w:t>
        </w:r>
        <w:r w:rsidR="009C635D">
          <w:rPr>
            <w:noProof/>
            <w:webHidden/>
          </w:rPr>
          <w:tab/>
        </w:r>
        <w:r w:rsidR="009C635D">
          <w:rPr>
            <w:noProof/>
            <w:webHidden/>
          </w:rPr>
          <w:fldChar w:fldCharType="begin"/>
        </w:r>
        <w:r w:rsidR="009C635D">
          <w:rPr>
            <w:noProof/>
            <w:webHidden/>
          </w:rPr>
          <w:instrText xml:space="preserve"> PAGEREF _Toc461114630 \h </w:instrText>
        </w:r>
        <w:r w:rsidR="009C635D">
          <w:rPr>
            <w:noProof/>
            <w:webHidden/>
          </w:rPr>
        </w:r>
        <w:r w:rsidR="009C635D">
          <w:rPr>
            <w:noProof/>
            <w:webHidden/>
          </w:rPr>
          <w:fldChar w:fldCharType="separate"/>
        </w:r>
        <w:r w:rsidR="009C635D">
          <w:rPr>
            <w:noProof/>
            <w:webHidden/>
          </w:rPr>
          <w:t>35</w:t>
        </w:r>
        <w:r w:rsidR="009C635D">
          <w:rPr>
            <w:noProof/>
            <w:webHidden/>
          </w:rPr>
          <w:fldChar w:fldCharType="end"/>
        </w:r>
      </w:hyperlink>
    </w:p>
    <w:p w14:paraId="67F1F5BF"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1" w:history="1">
        <w:r w:rsidR="009C635D" w:rsidRPr="008B1A2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9C635D">
          <w:rPr>
            <w:noProof/>
            <w:webHidden/>
          </w:rPr>
          <w:tab/>
        </w:r>
        <w:r w:rsidR="009C635D">
          <w:rPr>
            <w:noProof/>
            <w:webHidden/>
          </w:rPr>
          <w:fldChar w:fldCharType="begin"/>
        </w:r>
        <w:r w:rsidR="009C635D">
          <w:rPr>
            <w:noProof/>
            <w:webHidden/>
          </w:rPr>
          <w:instrText xml:space="preserve"> PAGEREF _Toc461114631 \h </w:instrText>
        </w:r>
        <w:r w:rsidR="009C635D">
          <w:rPr>
            <w:noProof/>
            <w:webHidden/>
          </w:rPr>
        </w:r>
        <w:r w:rsidR="009C635D">
          <w:rPr>
            <w:noProof/>
            <w:webHidden/>
          </w:rPr>
          <w:fldChar w:fldCharType="separate"/>
        </w:r>
        <w:r w:rsidR="009C635D">
          <w:rPr>
            <w:noProof/>
            <w:webHidden/>
          </w:rPr>
          <w:t>36</w:t>
        </w:r>
        <w:r w:rsidR="009C635D">
          <w:rPr>
            <w:noProof/>
            <w:webHidden/>
          </w:rPr>
          <w:fldChar w:fldCharType="end"/>
        </w:r>
      </w:hyperlink>
    </w:p>
    <w:p w14:paraId="486D8B02"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2" w:history="1">
        <w:r w:rsidR="009C635D" w:rsidRPr="008B1A2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9C635D">
          <w:rPr>
            <w:noProof/>
            <w:webHidden/>
          </w:rPr>
          <w:tab/>
        </w:r>
        <w:r w:rsidR="009C635D">
          <w:rPr>
            <w:noProof/>
            <w:webHidden/>
          </w:rPr>
          <w:fldChar w:fldCharType="begin"/>
        </w:r>
        <w:r w:rsidR="009C635D">
          <w:rPr>
            <w:noProof/>
            <w:webHidden/>
          </w:rPr>
          <w:instrText xml:space="preserve"> PAGEREF _Toc461114632 \h </w:instrText>
        </w:r>
        <w:r w:rsidR="009C635D">
          <w:rPr>
            <w:noProof/>
            <w:webHidden/>
          </w:rPr>
        </w:r>
        <w:r w:rsidR="009C635D">
          <w:rPr>
            <w:noProof/>
            <w:webHidden/>
          </w:rPr>
          <w:fldChar w:fldCharType="separate"/>
        </w:r>
        <w:r w:rsidR="009C635D">
          <w:rPr>
            <w:noProof/>
            <w:webHidden/>
          </w:rPr>
          <w:t>38</w:t>
        </w:r>
        <w:r w:rsidR="009C635D">
          <w:rPr>
            <w:noProof/>
            <w:webHidden/>
          </w:rPr>
          <w:fldChar w:fldCharType="end"/>
        </w:r>
      </w:hyperlink>
    </w:p>
    <w:p w14:paraId="2D7AB7C6"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3" w:history="1">
        <w:r w:rsidR="009C635D" w:rsidRPr="008B1A2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9C635D">
          <w:rPr>
            <w:noProof/>
            <w:webHidden/>
          </w:rPr>
          <w:tab/>
        </w:r>
        <w:r w:rsidR="009C635D">
          <w:rPr>
            <w:noProof/>
            <w:webHidden/>
          </w:rPr>
          <w:fldChar w:fldCharType="begin"/>
        </w:r>
        <w:r w:rsidR="009C635D">
          <w:rPr>
            <w:noProof/>
            <w:webHidden/>
          </w:rPr>
          <w:instrText xml:space="preserve"> PAGEREF _Toc461114633 \h </w:instrText>
        </w:r>
        <w:r w:rsidR="009C635D">
          <w:rPr>
            <w:noProof/>
            <w:webHidden/>
          </w:rPr>
        </w:r>
        <w:r w:rsidR="009C635D">
          <w:rPr>
            <w:noProof/>
            <w:webHidden/>
          </w:rPr>
          <w:fldChar w:fldCharType="separate"/>
        </w:r>
        <w:r w:rsidR="009C635D">
          <w:rPr>
            <w:noProof/>
            <w:webHidden/>
          </w:rPr>
          <w:t>39</w:t>
        </w:r>
        <w:r w:rsidR="009C635D">
          <w:rPr>
            <w:noProof/>
            <w:webHidden/>
          </w:rPr>
          <w:fldChar w:fldCharType="end"/>
        </w:r>
      </w:hyperlink>
    </w:p>
    <w:p w14:paraId="57E8FDE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4" w:history="1">
        <w:r w:rsidR="009C635D" w:rsidRPr="008B1A2C">
          <w:rPr>
            <w:rStyle w:val="Hyperlink"/>
            <w:noProof/>
            <w:highlight w:val="yellow"/>
          </w:rPr>
          <w:t>Figure 15</w:t>
        </w:r>
        <w:r w:rsidR="009C635D" w:rsidRPr="008B1A2C">
          <w:rPr>
            <w:rStyle w:val="Hyperlink"/>
            <w:noProof/>
          </w:rPr>
          <w:t xml:space="preserve">: NEW  </w:t>
        </w:r>
        <w:r w:rsidR="009C635D" w:rsidRPr="008B1A2C">
          <w:rPr>
            <w:rStyle w:val="Hyperlink"/>
            <w:noProof/>
            <w:highlight w:val="yellow"/>
          </w:rPr>
          <w:t xml:space="preserve">Position (yellow dot) between two a reference points (red dots). </w:t>
        </w:r>
        <w:r w:rsidR="009C635D">
          <w:rPr>
            <w:noProof/>
            <w:webHidden/>
          </w:rPr>
          <w:tab/>
        </w:r>
        <w:r w:rsidR="009C635D">
          <w:rPr>
            <w:noProof/>
            <w:webHidden/>
          </w:rPr>
          <w:fldChar w:fldCharType="begin"/>
        </w:r>
        <w:r w:rsidR="009C635D">
          <w:rPr>
            <w:noProof/>
            <w:webHidden/>
          </w:rPr>
          <w:instrText xml:space="preserve"> PAGEREF _Toc461114634 \h </w:instrText>
        </w:r>
        <w:r w:rsidR="009C635D">
          <w:rPr>
            <w:noProof/>
            <w:webHidden/>
          </w:rPr>
        </w:r>
        <w:r w:rsidR="009C635D">
          <w:rPr>
            <w:noProof/>
            <w:webHidden/>
          </w:rPr>
          <w:fldChar w:fldCharType="separate"/>
        </w:r>
        <w:r w:rsidR="009C635D">
          <w:rPr>
            <w:noProof/>
            <w:webHidden/>
          </w:rPr>
          <w:t>40</w:t>
        </w:r>
        <w:r w:rsidR="009C635D">
          <w:rPr>
            <w:noProof/>
            <w:webHidden/>
          </w:rPr>
          <w:fldChar w:fldCharType="end"/>
        </w:r>
      </w:hyperlink>
    </w:p>
    <w:p w14:paraId="20621C28"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5" w:history="1">
        <w:r w:rsidR="009C635D" w:rsidRPr="008B1A2C">
          <w:rPr>
            <w:rStyle w:val="Hyperlink"/>
            <w:noProof/>
          </w:rPr>
          <w:t>Figure 16: Cyclic nature of the HY_Features basic model</w:t>
        </w:r>
        <w:r w:rsidR="009C635D">
          <w:rPr>
            <w:noProof/>
            <w:webHidden/>
          </w:rPr>
          <w:tab/>
        </w:r>
        <w:r w:rsidR="009C635D">
          <w:rPr>
            <w:noProof/>
            <w:webHidden/>
          </w:rPr>
          <w:fldChar w:fldCharType="begin"/>
        </w:r>
        <w:r w:rsidR="009C635D">
          <w:rPr>
            <w:noProof/>
            <w:webHidden/>
          </w:rPr>
          <w:instrText xml:space="preserve"> PAGEREF _Toc461114635 \h </w:instrText>
        </w:r>
        <w:r w:rsidR="009C635D">
          <w:rPr>
            <w:noProof/>
            <w:webHidden/>
          </w:rPr>
        </w:r>
        <w:r w:rsidR="009C635D">
          <w:rPr>
            <w:noProof/>
            <w:webHidden/>
          </w:rPr>
          <w:fldChar w:fldCharType="separate"/>
        </w:r>
        <w:r w:rsidR="009C635D">
          <w:rPr>
            <w:noProof/>
            <w:webHidden/>
          </w:rPr>
          <w:t>43</w:t>
        </w:r>
        <w:r w:rsidR="009C635D">
          <w:rPr>
            <w:noProof/>
            <w:webHidden/>
          </w:rPr>
          <w:fldChar w:fldCharType="end"/>
        </w:r>
      </w:hyperlink>
    </w:p>
    <w:p w14:paraId="6EDEE0B4"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6" w:history="1">
        <w:r w:rsidR="009C635D" w:rsidRPr="008B1A2C">
          <w:rPr>
            <w:rStyle w:val="Hyperlink"/>
            <w:noProof/>
          </w:rPr>
          <w:t>Figure 17: HY_Features modules and packages</w:t>
        </w:r>
        <w:r w:rsidR="009C635D">
          <w:rPr>
            <w:noProof/>
            <w:webHidden/>
          </w:rPr>
          <w:tab/>
        </w:r>
        <w:r w:rsidR="009C635D">
          <w:rPr>
            <w:noProof/>
            <w:webHidden/>
          </w:rPr>
          <w:fldChar w:fldCharType="begin"/>
        </w:r>
        <w:r w:rsidR="009C635D">
          <w:rPr>
            <w:noProof/>
            <w:webHidden/>
          </w:rPr>
          <w:instrText xml:space="preserve"> PAGEREF _Toc461114636 \h </w:instrText>
        </w:r>
        <w:r w:rsidR="009C635D">
          <w:rPr>
            <w:noProof/>
            <w:webHidden/>
          </w:rPr>
        </w:r>
        <w:r w:rsidR="009C635D">
          <w:rPr>
            <w:noProof/>
            <w:webHidden/>
          </w:rPr>
          <w:fldChar w:fldCharType="separate"/>
        </w:r>
        <w:r w:rsidR="009C635D">
          <w:rPr>
            <w:noProof/>
            <w:webHidden/>
          </w:rPr>
          <w:t>49</w:t>
        </w:r>
        <w:r w:rsidR="009C635D">
          <w:rPr>
            <w:noProof/>
            <w:webHidden/>
          </w:rPr>
          <w:fldChar w:fldCharType="end"/>
        </w:r>
      </w:hyperlink>
    </w:p>
    <w:p w14:paraId="775F3FBD"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7" w:history="1">
        <w:r w:rsidR="009C635D" w:rsidRPr="008B1A2C">
          <w:rPr>
            <w:rStyle w:val="Hyperlink"/>
            <w:noProof/>
          </w:rPr>
          <w:t>Figure 18: Hydrologic features describing separate aspects of the hydrology phenomenon</w:t>
        </w:r>
        <w:r w:rsidR="009C635D">
          <w:rPr>
            <w:noProof/>
            <w:webHidden/>
          </w:rPr>
          <w:tab/>
        </w:r>
        <w:r w:rsidR="009C635D">
          <w:rPr>
            <w:noProof/>
            <w:webHidden/>
          </w:rPr>
          <w:fldChar w:fldCharType="begin"/>
        </w:r>
        <w:r w:rsidR="009C635D">
          <w:rPr>
            <w:noProof/>
            <w:webHidden/>
          </w:rPr>
          <w:instrText xml:space="preserve"> PAGEREF _Toc461114637 \h </w:instrText>
        </w:r>
        <w:r w:rsidR="009C635D">
          <w:rPr>
            <w:noProof/>
            <w:webHidden/>
          </w:rPr>
        </w:r>
        <w:r w:rsidR="009C635D">
          <w:rPr>
            <w:noProof/>
            <w:webHidden/>
          </w:rPr>
          <w:fldChar w:fldCharType="separate"/>
        </w:r>
        <w:r w:rsidR="009C635D">
          <w:rPr>
            <w:noProof/>
            <w:webHidden/>
          </w:rPr>
          <w:t>52</w:t>
        </w:r>
        <w:r w:rsidR="009C635D">
          <w:rPr>
            <w:noProof/>
            <w:webHidden/>
          </w:rPr>
          <w:fldChar w:fldCharType="end"/>
        </w:r>
      </w:hyperlink>
    </w:p>
    <w:p w14:paraId="1C1D3A83"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8" w:history="1">
        <w:r w:rsidR="009C635D" w:rsidRPr="008B1A2C">
          <w:rPr>
            <w:rStyle w:val="Hyperlink"/>
            <w:noProof/>
          </w:rPr>
          <w:t>Figure 19: Hydro Feature – external dependencies</w:t>
        </w:r>
        <w:r w:rsidR="009C635D">
          <w:rPr>
            <w:noProof/>
            <w:webHidden/>
          </w:rPr>
          <w:tab/>
        </w:r>
        <w:r w:rsidR="009C635D">
          <w:rPr>
            <w:noProof/>
            <w:webHidden/>
          </w:rPr>
          <w:fldChar w:fldCharType="begin"/>
        </w:r>
        <w:r w:rsidR="009C635D">
          <w:rPr>
            <w:noProof/>
            <w:webHidden/>
          </w:rPr>
          <w:instrText xml:space="preserve"> PAGEREF _Toc461114638 \h </w:instrText>
        </w:r>
        <w:r w:rsidR="009C635D">
          <w:rPr>
            <w:noProof/>
            <w:webHidden/>
          </w:rPr>
        </w:r>
        <w:r w:rsidR="009C635D">
          <w:rPr>
            <w:noProof/>
            <w:webHidden/>
          </w:rPr>
          <w:fldChar w:fldCharType="separate"/>
        </w:r>
        <w:r w:rsidR="009C635D">
          <w:rPr>
            <w:noProof/>
            <w:webHidden/>
          </w:rPr>
          <w:t>53</w:t>
        </w:r>
        <w:r w:rsidR="009C635D">
          <w:rPr>
            <w:noProof/>
            <w:webHidden/>
          </w:rPr>
          <w:fldChar w:fldCharType="end"/>
        </w:r>
      </w:hyperlink>
    </w:p>
    <w:p w14:paraId="285A6904"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9" w:history="1">
        <w:r w:rsidR="009C635D" w:rsidRPr="008B1A2C">
          <w:rPr>
            <w:rStyle w:val="Hyperlink"/>
            <w:noProof/>
          </w:rPr>
          <w:t>Figure 20: Named Feature (UML class diagram, /req/hy_hydrofeature/namedFeature/hydrofeature )</w:t>
        </w:r>
        <w:r w:rsidR="009C635D">
          <w:rPr>
            <w:noProof/>
            <w:webHidden/>
          </w:rPr>
          <w:tab/>
        </w:r>
        <w:r w:rsidR="009C635D">
          <w:rPr>
            <w:noProof/>
            <w:webHidden/>
          </w:rPr>
          <w:fldChar w:fldCharType="begin"/>
        </w:r>
        <w:r w:rsidR="009C635D">
          <w:rPr>
            <w:noProof/>
            <w:webHidden/>
          </w:rPr>
          <w:instrText xml:space="preserve"> PAGEREF _Toc461114639 \h </w:instrText>
        </w:r>
        <w:r w:rsidR="009C635D">
          <w:rPr>
            <w:noProof/>
            <w:webHidden/>
          </w:rPr>
        </w:r>
        <w:r w:rsidR="009C635D">
          <w:rPr>
            <w:noProof/>
            <w:webHidden/>
          </w:rPr>
          <w:fldChar w:fldCharType="separate"/>
        </w:r>
        <w:r w:rsidR="009C635D">
          <w:rPr>
            <w:noProof/>
            <w:webHidden/>
          </w:rPr>
          <w:t>54</w:t>
        </w:r>
        <w:r w:rsidR="009C635D">
          <w:rPr>
            <w:noProof/>
            <w:webHidden/>
          </w:rPr>
          <w:fldChar w:fldCharType="end"/>
        </w:r>
      </w:hyperlink>
    </w:p>
    <w:p w14:paraId="2F7B857D"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0" w:history="1">
        <w:r w:rsidR="009C635D" w:rsidRPr="008B1A2C">
          <w:rPr>
            <w:rStyle w:val="Hyperlink"/>
            <w:noProof/>
          </w:rPr>
          <w:t>Figure 21: Catchment (UML class diagram, /req/hy_hydrofeature/hydrocomplex/catchment )</w:t>
        </w:r>
        <w:r w:rsidR="009C635D">
          <w:rPr>
            <w:noProof/>
            <w:webHidden/>
          </w:rPr>
          <w:tab/>
        </w:r>
        <w:r w:rsidR="009C635D">
          <w:rPr>
            <w:noProof/>
            <w:webHidden/>
          </w:rPr>
          <w:fldChar w:fldCharType="begin"/>
        </w:r>
        <w:r w:rsidR="009C635D">
          <w:rPr>
            <w:noProof/>
            <w:webHidden/>
          </w:rPr>
          <w:instrText xml:space="preserve"> PAGEREF _Toc461114640 \h </w:instrText>
        </w:r>
        <w:r w:rsidR="009C635D">
          <w:rPr>
            <w:noProof/>
            <w:webHidden/>
          </w:rPr>
        </w:r>
        <w:r w:rsidR="009C635D">
          <w:rPr>
            <w:noProof/>
            <w:webHidden/>
          </w:rPr>
          <w:fldChar w:fldCharType="separate"/>
        </w:r>
        <w:r w:rsidR="009C635D">
          <w:rPr>
            <w:noProof/>
            <w:webHidden/>
          </w:rPr>
          <w:t>56</w:t>
        </w:r>
        <w:r w:rsidR="009C635D">
          <w:rPr>
            <w:noProof/>
            <w:webHidden/>
          </w:rPr>
          <w:fldChar w:fldCharType="end"/>
        </w:r>
      </w:hyperlink>
    </w:p>
    <w:p w14:paraId="30BCC761"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1" w:history="1">
        <w:r w:rsidR="009C635D" w:rsidRPr="008B1A2C">
          <w:rPr>
            <w:rStyle w:val="Hyperlink"/>
            <w:noProof/>
          </w:rPr>
          <w:t>Figure 22: Catchment and outfall (UML class diagram, /req/hy_hydrofeature/hydrocomplex/catchment.inflow , /req/hy_hydrofeature/hydrocomplex/catchment.outflow )</w:t>
        </w:r>
        <w:r w:rsidR="009C635D">
          <w:rPr>
            <w:noProof/>
            <w:webHidden/>
          </w:rPr>
          <w:tab/>
        </w:r>
        <w:r w:rsidR="009C635D">
          <w:rPr>
            <w:noProof/>
            <w:webHidden/>
          </w:rPr>
          <w:fldChar w:fldCharType="begin"/>
        </w:r>
        <w:r w:rsidR="009C635D">
          <w:rPr>
            <w:noProof/>
            <w:webHidden/>
          </w:rPr>
          <w:instrText xml:space="preserve"> PAGEREF _Toc461114641 \h </w:instrText>
        </w:r>
        <w:r w:rsidR="009C635D">
          <w:rPr>
            <w:noProof/>
            <w:webHidden/>
          </w:rPr>
        </w:r>
        <w:r w:rsidR="009C635D">
          <w:rPr>
            <w:noProof/>
            <w:webHidden/>
          </w:rPr>
          <w:fldChar w:fldCharType="separate"/>
        </w:r>
        <w:r w:rsidR="009C635D">
          <w:rPr>
            <w:noProof/>
            <w:webHidden/>
          </w:rPr>
          <w:t>57</w:t>
        </w:r>
        <w:r w:rsidR="009C635D">
          <w:rPr>
            <w:noProof/>
            <w:webHidden/>
          </w:rPr>
          <w:fldChar w:fldCharType="end"/>
        </w:r>
      </w:hyperlink>
    </w:p>
    <w:p w14:paraId="5539AC34"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2" w:history="1">
        <w:r w:rsidR="009C635D" w:rsidRPr="008B1A2C">
          <w:rPr>
            <w:rStyle w:val="Hyperlink"/>
            <w:noProof/>
          </w:rPr>
          <w:t>Figure 23: Containing / contained catchment (UML class diagram, /req/hy_hydrofeature/hydrocomplex/catchment.containingcatchment , /req/hy_hydrofeature/hydrocomplex/catchment.containedcatchment )</w:t>
        </w:r>
        <w:r w:rsidR="009C635D">
          <w:rPr>
            <w:noProof/>
            <w:webHidden/>
          </w:rPr>
          <w:tab/>
        </w:r>
        <w:r w:rsidR="009C635D">
          <w:rPr>
            <w:noProof/>
            <w:webHidden/>
          </w:rPr>
          <w:fldChar w:fldCharType="begin"/>
        </w:r>
        <w:r w:rsidR="009C635D">
          <w:rPr>
            <w:noProof/>
            <w:webHidden/>
          </w:rPr>
          <w:instrText xml:space="preserve"> PAGEREF _Toc461114642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0902A2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3" w:history="1">
        <w:r w:rsidR="009C635D" w:rsidRPr="008B1A2C">
          <w:rPr>
            <w:rStyle w:val="Hyperlink"/>
            <w:noProof/>
          </w:rPr>
          <w:t>Figure 24: Conjoint catchment (UML class diagram, /req/hy_hydrofeature/hydrocomplex/catchment.conjointcatchment )</w:t>
        </w:r>
        <w:r w:rsidR="009C635D">
          <w:rPr>
            <w:noProof/>
            <w:webHidden/>
          </w:rPr>
          <w:tab/>
        </w:r>
        <w:r w:rsidR="009C635D">
          <w:rPr>
            <w:noProof/>
            <w:webHidden/>
          </w:rPr>
          <w:fldChar w:fldCharType="begin"/>
        </w:r>
        <w:r w:rsidR="009C635D">
          <w:rPr>
            <w:noProof/>
            <w:webHidden/>
          </w:rPr>
          <w:instrText xml:space="preserve"> PAGEREF _Toc461114643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55AEA74F"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4" w:history="1">
        <w:r w:rsidR="009C635D" w:rsidRPr="008B1A2C">
          <w:rPr>
            <w:rStyle w:val="Hyperlink"/>
            <w:noProof/>
          </w:rPr>
          <w:t>Figure 25: Upper / lower catchment (UML class diagram, /req/hy_hydrofeature/hydrocomplex/catchment.uppercatchment, /req/hy_hydrofeature/hydrocomplex/catchment.lowercatchment )</w:t>
        </w:r>
        <w:r w:rsidR="009C635D">
          <w:rPr>
            <w:noProof/>
            <w:webHidden/>
          </w:rPr>
          <w:tab/>
        </w:r>
        <w:r w:rsidR="009C635D">
          <w:rPr>
            <w:noProof/>
            <w:webHidden/>
          </w:rPr>
          <w:fldChar w:fldCharType="begin"/>
        </w:r>
        <w:r w:rsidR="009C635D">
          <w:rPr>
            <w:noProof/>
            <w:webHidden/>
          </w:rPr>
          <w:instrText xml:space="preserve"> PAGEREF _Toc461114644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8556CE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5" w:history="1">
        <w:r w:rsidR="009C635D" w:rsidRPr="008B1A2C">
          <w:rPr>
            <w:rStyle w:val="Hyperlink"/>
            <w:noProof/>
          </w:rPr>
          <w:t>Figure 26: Catchment aggregate (UML class diagram, /req/hy_hydrofeature/hydrocomplex/catchmentaggregate )</w:t>
        </w:r>
        <w:r w:rsidR="009C635D">
          <w:rPr>
            <w:noProof/>
            <w:webHidden/>
          </w:rPr>
          <w:tab/>
        </w:r>
        <w:r w:rsidR="009C635D">
          <w:rPr>
            <w:noProof/>
            <w:webHidden/>
          </w:rPr>
          <w:fldChar w:fldCharType="begin"/>
        </w:r>
        <w:r w:rsidR="009C635D">
          <w:rPr>
            <w:noProof/>
            <w:webHidden/>
          </w:rPr>
          <w:instrText xml:space="preserve"> PAGEREF _Toc461114645 \h </w:instrText>
        </w:r>
        <w:r w:rsidR="009C635D">
          <w:rPr>
            <w:noProof/>
            <w:webHidden/>
          </w:rPr>
        </w:r>
        <w:r w:rsidR="009C635D">
          <w:rPr>
            <w:noProof/>
            <w:webHidden/>
          </w:rPr>
          <w:fldChar w:fldCharType="separate"/>
        </w:r>
        <w:r w:rsidR="009C635D">
          <w:rPr>
            <w:noProof/>
            <w:webHidden/>
          </w:rPr>
          <w:t>60</w:t>
        </w:r>
        <w:r w:rsidR="009C635D">
          <w:rPr>
            <w:noProof/>
            <w:webHidden/>
          </w:rPr>
          <w:fldChar w:fldCharType="end"/>
        </w:r>
      </w:hyperlink>
    </w:p>
    <w:p w14:paraId="704070C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6" w:history="1">
        <w:r w:rsidR="009C635D" w:rsidRPr="008B1A2C">
          <w:rPr>
            <w:rStyle w:val="Hyperlink"/>
            <w:noProof/>
          </w:rPr>
          <w:t>Figure 27: Dendritic catchment (UML class diagram, /req/hy_hydrofeature/hydrocomplex/dendriticcatchment )</w:t>
        </w:r>
        <w:r w:rsidR="009C635D">
          <w:rPr>
            <w:noProof/>
            <w:webHidden/>
          </w:rPr>
          <w:tab/>
        </w:r>
        <w:r w:rsidR="009C635D">
          <w:rPr>
            <w:noProof/>
            <w:webHidden/>
          </w:rPr>
          <w:fldChar w:fldCharType="begin"/>
        </w:r>
        <w:r w:rsidR="009C635D">
          <w:rPr>
            <w:noProof/>
            <w:webHidden/>
          </w:rPr>
          <w:instrText xml:space="preserve"> PAGEREF _Toc461114646 \h </w:instrText>
        </w:r>
        <w:r w:rsidR="009C635D">
          <w:rPr>
            <w:noProof/>
            <w:webHidden/>
          </w:rPr>
        </w:r>
        <w:r w:rsidR="009C635D">
          <w:rPr>
            <w:noProof/>
            <w:webHidden/>
          </w:rPr>
          <w:fldChar w:fldCharType="separate"/>
        </w:r>
        <w:r w:rsidR="009C635D">
          <w:rPr>
            <w:noProof/>
            <w:webHidden/>
          </w:rPr>
          <w:t>62</w:t>
        </w:r>
        <w:r w:rsidR="009C635D">
          <w:rPr>
            <w:noProof/>
            <w:webHidden/>
          </w:rPr>
          <w:fldChar w:fldCharType="end"/>
        </w:r>
      </w:hyperlink>
    </w:p>
    <w:p w14:paraId="733444DB"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7" w:history="1">
        <w:r w:rsidR="009C635D" w:rsidRPr="008B1A2C">
          <w:rPr>
            <w:rStyle w:val="Hyperlink"/>
            <w:noProof/>
          </w:rPr>
          <w:t>Figure 28: Interior catchment (UML class diagram, /req/hy_hydrofeature/hydrocomplex/interiorcatchment )</w:t>
        </w:r>
        <w:r w:rsidR="009C635D">
          <w:rPr>
            <w:noProof/>
            <w:webHidden/>
          </w:rPr>
          <w:tab/>
        </w:r>
        <w:r w:rsidR="009C635D">
          <w:rPr>
            <w:noProof/>
            <w:webHidden/>
          </w:rPr>
          <w:fldChar w:fldCharType="begin"/>
        </w:r>
        <w:r w:rsidR="009C635D">
          <w:rPr>
            <w:noProof/>
            <w:webHidden/>
          </w:rPr>
          <w:instrText xml:space="preserve"> PAGEREF _Toc461114647 \h </w:instrText>
        </w:r>
        <w:r w:rsidR="009C635D">
          <w:rPr>
            <w:noProof/>
            <w:webHidden/>
          </w:rPr>
        </w:r>
        <w:r w:rsidR="009C635D">
          <w:rPr>
            <w:noProof/>
            <w:webHidden/>
          </w:rPr>
          <w:fldChar w:fldCharType="separate"/>
        </w:r>
        <w:r w:rsidR="009C635D">
          <w:rPr>
            <w:noProof/>
            <w:webHidden/>
          </w:rPr>
          <w:t>63</w:t>
        </w:r>
        <w:r w:rsidR="009C635D">
          <w:rPr>
            <w:noProof/>
            <w:webHidden/>
          </w:rPr>
          <w:fldChar w:fldCharType="end"/>
        </w:r>
      </w:hyperlink>
    </w:p>
    <w:p w14:paraId="3742846A"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8" w:history="1">
        <w:r w:rsidR="009C635D" w:rsidRPr="008B1A2C">
          <w:rPr>
            <w:rStyle w:val="Hyperlink"/>
            <w:noProof/>
          </w:rPr>
          <w:t>Figure 29: Outfall (UML class diagram, req/hy_hydrofeature/hydrocomplex/outfall )</w:t>
        </w:r>
        <w:r w:rsidR="009C635D">
          <w:rPr>
            <w:noProof/>
            <w:webHidden/>
          </w:rPr>
          <w:tab/>
        </w:r>
        <w:r w:rsidR="009C635D">
          <w:rPr>
            <w:noProof/>
            <w:webHidden/>
          </w:rPr>
          <w:fldChar w:fldCharType="begin"/>
        </w:r>
        <w:r w:rsidR="009C635D">
          <w:rPr>
            <w:noProof/>
            <w:webHidden/>
          </w:rPr>
          <w:instrText xml:space="preserve"> PAGEREF _Toc461114648 \h </w:instrText>
        </w:r>
        <w:r w:rsidR="009C635D">
          <w:rPr>
            <w:noProof/>
            <w:webHidden/>
          </w:rPr>
        </w:r>
        <w:r w:rsidR="009C635D">
          <w:rPr>
            <w:noProof/>
            <w:webHidden/>
          </w:rPr>
          <w:fldChar w:fldCharType="separate"/>
        </w:r>
        <w:r w:rsidR="009C635D">
          <w:rPr>
            <w:noProof/>
            <w:webHidden/>
          </w:rPr>
          <w:t>65</w:t>
        </w:r>
        <w:r w:rsidR="009C635D">
          <w:rPr>
            <w:noProof/>
            <w:webHidden/>
          </w:rPr>
          <w:fldChar w:fldCharType="end"/>
        </w:r>
      </w:hyperlink>
    </w:p>
    <w:p w14:paraId="0DDE9DEB"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9" w:history="1">
        <w:r w:rsidR="009C635D" w:rsidRPr="008B1A2C">
          <w:rPr>
            <w:rStyle w:val="Hyperlink"/>
            <w:noProof/>
          </w:rPr>
          <w:t>Figure 30: Catchment realization and its specialization (UML class diagram, /req/hy_hydrofeature/hydrocomplex/catchmentrealisation)</w:t>
        </w:r>
        <w:r w:rsidR="009C635D">
          <w:rPr>
            <w:noProof/>
            <w:webHidden/>
          </w:rPr>
          <w:tab/>
        </w:r>
        <w:r w:rsidR="009C635D">
          <w:rPr>
            <w:noProof/>
            <w:webHidden/>
          </w:rPr>
          <w:fldChar w:fldCharType="begin"/>
        </w:r>
        <w:r w:rsidR="009C635D">
          <w:rPr>
            <w:noProof/>
            <w:webHidden/>
          </w:rPr>
          <w:instrText xml:space="preserve"> PAGEREF _Toc461114649 \h </w:instrText>
        </w:r>
        <w:r w:rsidR="009C635D">
          <w:rPr>
            <w:noProof/>
            <w:webHidden/>
          </w:rPr>
        </w:r>
        <w:r w:rsidR="009C635D">
          <w:rPr>
            <w:noProof/>
            <w:webHidden/>
          </w:rPr>
          <w:fldChar w:fldCharType="separate"/>
        </w:r>
        <w:r w:rsidR="009C635D">
          <w:rPr>
            <w:noProof/>
            <w:webHidden/>
          </w:rPr>
          <w:t>67</w:t>
        </w:r>
        <w:r w:rsidR="009C635D">
          <w:rPr>
            <w:noProof/>
            <w:webHidden/>
          </w:rPr>
          <w:fldChar w:fldCharType="end"/>
        </w:r>
      </w:hyperlink>
    </w:p>
    <w:p w14:paraId="305CF7D2"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0" w:history="1">
        <w:r w:rsidR="009C635D" w:rsidRPr="008B1A2C">
          <w:rPr>
            <w:rStyle w:val="Hyperlink"/>
            <w:noProof/>
          </w:rPr>
          <w:t>Figure 31: Outfall Realization (UML class diagram, /req/hy_hydrofeature/hydrocomplex/outfallrealization )</w:t>
        </w:r>
        <w:r w:rsidR="009C635D">
          <w:rPr>
            <w:noProof/>
            <w:webHidden/>
          </w:rPr>
          <w:tab/>
        </w:r>
        <w:r w:rsidR="009C635D">
          <w:rPr>
            <w:noProof/>
            <w:webHidden/>
          </w:rPr>
          <w:fldChar w:fldCharType="begin"/>
        </w:r>
        <w:r w:rsidR="009C635D">
          <w:rPr>
            <w:noProof/>
            <w:webHidden/>
          </w:rPr>
          <w:instrText xml:space="preserve"> PAGEREF _Toc461114650 \h </w:instrText>
        </w:r>
        <w:r w:rsidR="009C635D">
          <w:rPr>
            <w:noProof/>
            <w:webHidden/>
          </w:rPr>
        </w:r>
        <w:r w:rsidR="009C635D">
          <w:rPr>
            <w:noProof/>
            <w:webHidden/>
          </w:rPr>
          <w:fldChar w:fldCharType="separate"/>
        </w:r>
        <w:r w:rsidR="009C635D">
          <w:rPr>
            <w:noProof/>
            <w:webHidden/>
          </w:rPr>
          <w:t>73</w:t>
        </w:r>
        <w:r w:rsidR="009C635D">
          <w:rPr>
            <w:noProof/>
            <w:webHidden/>
          </w:rPr>
          <w:fldChar w:fldCharType="end"/>
        </w:r>
      </w:hyperlink>
    </w:p>
    <w:p w14:paraId="799BF6A5"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1" w:history="1">
        <w:r w:rsidR="009C635D" w:rsidRPr="008B1A2C">
          <w:rPr>
            <w:rStyle w:val="Hyperlink"/>
            <w:noProof/>
          </w:rPr>
          <w:t>Figure 32: River Positioning System (UML class diagram, /req/hy_hydrofeature/positioning/indirectposition, /req/hy_positioning/riverreferencesystem )</w:t>
        </w:r>
        <w:r w:rsidR="009C635D">
          <w:rPr>
            <w:noProof/>
            <w:webHidden/>
          </w:rPr>
          <w:tab/>
        </w:r>
        <w:r w:rsidR="009C635D">
          <w:rPr>
            <w:noProof/>
            <w:webHidden/>
          </w:rPr>
          <w:fldChar w:fldCharType="begin"/>
        </w:r>
        <w:r w:rsidR="009C635D">
          <w:rPr>
            <w:noProof/>
            <w:webHidden/>
          </w:rPr>
          <w:instrText xml:space="preserve"> PAGEREF _Toc461114651 \h </w:instrText>
        </w:r>
        <w:r w:rsidR="009C635D">
          <w:rPr>
            <w:noProof/>
            <w:webHidden/>
          </w:rPr>
        </w:r>
        <w:r w:rsidR="009C635D">
          <w:rPr>
            <w:noProof/>
            <w:webHidden/>
          </w:rPr>
          <w:fldChar w:fldCharType="separate"/>
        </w:r>
        <w:r w:rsidR="009C635D">
          <w:rPr>
            <w:noProof/>
            <w:webHidden/>
          </w:rPr>
          <w:t>75</w:t>
        </w:r>
        <w:r w:rsidR="009C635D">
          <w:rPr>
            <w:noProof/>
            <w:webHidden/>
          </w:rPr>
          <w:fldChar w:fldCharType="end"/>
        </w:r>
      </w:hyperlink>
    </w:p>
    <w:p w14:paraId="6F522375"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2" w:history="1">
        <w:r w:rsidR="009C635D" w:rsidRPr="008B1A2C">
          <w:rPr>
            <w:rStyle w:val="Hyperlink"/>
            <w:noProof/>
          </w:rPr>
          <w:t>Figure 33: Surface Hydro Feature -  dependencies</w:t>
        </w:r>
        <w:r w:rsidR="009C635D">
          <w:rPr>
            <w:noProof/>
            <w:webHidden/>
          </w:rPr>
          <w:tab/>
        </w:r>
        <w:r w:rsidR="009C635D">
          <w:rPr>
            <w:noProof/>
            <w:webHidden/>
          </w:rPr>
          <w:fldChar w:fldCharType="begin"/>
        </w:r>
        <w:r w:rsidR="009C635D">
          <w:rPr>
            <w:noProof/>
            <w:webHidden/>
          </w:rPr>
          <w:instrText xml:space="preserve"> PAGEREF _Toc461114652 \h </w:instrText>
        </w:r>
        <w:r w:rsidR="009C635D">
          <w:rPr>
            <w:noProof/>
            <w:webHidden/>
          </w:rPr>
        </w:r>
        <w:r w:rsidR="009C635D">
          <w:rPr>
            <w:noProof/>
            <w:webHidden/>
          </w:rPr>
          <w:fldChar w:fldCharType="separate"/>
        </w:r>
        <w:r w:rsidR="009C635D">
          <w:rPr>
            <w:noProof/>
            <w:webHidden/>
          </w:rPr>
          <w:t>78</w:t>
        </w:r>
        <w:r w:rsidR="009C635D">
          <w:rPr>
            <w:noProof/>
            <w:webHidden/>
          </w:rPr>
          <w:fldChar w:fldCharType="end"/>
        </w:r>
      </w:hyperlink>
    </w:p>
    <w:p w14:paraId="3D272196"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3" w:history="1">
        <w:r w:rsidR="009C635D" w:rsidRPr="008B1A2C">
          <w:rPr>
            <w:rStyle w:val="Hyperlink"/>
            <w:noProof/>
          </w:rPr>
          <w:t>Figure 34: Channel Network realizing the catchment (UML class diagram, /req/hy_surfacehydrofeature/channelnetwork/channelnetwork )</w:t>
        </w:r>
        <w:r w:rsidR="009C635D">
          <w:rPr>
            <w:noProof/>
            <w:webHidden/>
          </w:rPr>
          <w:tab/>
        </w:r>
        <w:r w:rsidR="009C635D">
          <w:rPr>
            <w:noProof/>
            <w:webHidden/>
          </w:rPr>
          <w:fldChar w:fldCharType="begin"/>
        </w:r>
        <w:r w:rsidR="009C635D">
          <w:rPr>
            <w:noProof/>
            <w:webHidden/>
          </w:rPr>
          <w:instrText xml:space="preserve"> PAGEREF _Toc461114653 \h </w:instrText>
        </w:r>
        <w:r w:rsidR="009C635D">
          <w:rPr>
            <w:noProof/>
            <w:webHidden/>
          </w:rPr>
        </w:r>
        <w:r w:rsidR="009C635D">
          <w:rPr>
            <w:noProof/>
            <w:webHidden/>
          </w:rPr>
          <w:fldChar w:fldCharType="separate"/>
        </w:r>
        <w:r w:rsidR="009C635D">
          <w:rPr>
            <w:noProof/>
            <w:webHidden/>
          </w:rPr>
          <w:t>79</w:t>
        </w:r>
        <w:r w:rsidR="009C635D">
          <w:rPr>
            <w:noProof/>
            <w:webHidden/>
          </w:rPr>
          <w:fldChar w:fldCharType="end"/>
        </w:r>
      </w:hyperlink>
    </w:p>
    <w:p w14:paraId="2140487E"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4" w:history="1">
        <w:r w:rsidR="009C635D" w:rsidRPr="008B1A2C">
          <w:rPr>
            <w:rStyle w:val="Hyperlink"/>
            <w:noProof/>
          </w:rPr>
          <w:t>Figure 35: Depression and Channel realizing the outfall (UML class diagram, /req/hy_surfacehydrofeature/channelnetwork/depression, /req/hy_surfacehydrofeature/channelnetwork/channel )</w:t>
        </w:r>
        <w:r w:rsidR="009C635D">
          <w:rPr>
            <w:noProof/>
            <w:webHidden/>
          </w:rPr>
          <w:tab/>
        </w:r>
        <w:r w:rsidR="009C635D">
          <w:rPr>
            <w:noProof/>
            <w:webHidden/>
          </w:rPr>
          <w:fldChar w:fldCharType="begin"/>
        </w:r>
        <w:r w:rsidR="009C635D">
          <w:rPr>
            <w:noProof/>
            <w:webHidden/>
          </w:rPr>
          <w:instrText xml:space="preserve"> PAGEREF _Toc461114654 \h </w:instrText>
        </w:r>
        <w:r w:rsidR="009C635D">
          <w:rPr>
            <w:noProof/>
            <w:webHidden/>
          </w:rPr>
        </w:r>
        <w:r w:rsidR="009C635D">
          <w:rPr>
            <w:noProof/>
            <w:webHidden/>
          </w:rPr>
          <w:fldChar w:fldCharType="separate"/>
        </w:r>
        <w:r w:rsidR="009C635D">
          <w:rPr>
            <w:noProof/>
            <w:webHidden/>
          </w:rPr>
          <w:t>80</w:t>
        </w:r>
        <w:r w:rsidR="009C635D">
          <w:rPr>
            <w:noProof/>
            <w:webHidden/>
          </w:rPr>
          <w:fldChar w:fldCharType="end"/>
        </w:r>
      </w:hyperlink>
    </w:p>
    <w:p w14:paraId="3A29CAD0"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5" w:history="1">
        <w:r w:rsidR="009C635D" w:rsidRPr="008B1A2C">
          <w:rPr>
            <w:rStyle w:val="Hyperlink"/>
            <w:noProof/>
          </w:rPr>
          <w:t>Figure 36: Hydrographic Network realizing the catchment (UML class diagram, /req/hy_surfacehydro/hydrographicnetwork/hydrographicnetwork )</w:t>
        </w:r>
        <w:r w:rsidR="009C635D">
          <w:rPr>
            <w:noProof/>
            <w:webHidden/>
          </w:rPr>
          <w:tab/>
        </w:r>
        <w:r w:rsidR="009C635D">
          <w:rPr>
            <w:noProof/>
            <w:webHidden/>
          </w:rPr>
          <w:fldChar w:fldCharType="begin"/>
        </w:r>
        <w:r w:rsidR="009C635D">
          <w:rPr>
            <w:noProof/>
            <w:webHidden/>
          </w:rPr>
          <w:instrText xml:space="preserve"> PAGEREF _Toc461114655 \h </w:instrText>
        </w:r>
        <w:r w:rsidR="009C635D">
          <w:rPr>
            <w:noProof/>
            <w:webHidden/>
          </w:rPr>
        </w:r>
        <w:r w:rsidR="009C635D">
          <w:rPr>
            <w:noProof/>
            <w:webHidden/>
          </w:rPr>
          <w:fldChar w:fldCharType="separate"/>
        </w:r>
        <w:r w:rsidR="009C635D">
          <w:rPr>
            <w:noProof/>
            <w:webHidden/>
          </w:rPr>
          <w:t>85</w:t>
        </w:r>
        <w:r w:rsidR="009C635D">
          <w:rPr>
            <w:noProof/>
            <w:webHidden/>
          </w:rPr>
          <w:fldChar w:fldCharType="end"/>
        </w:r>
      </w:hyperlink>
    </w:p>
    <w:p w14:paraId="70565A83"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6" w:history="1">
        <w:r w:rsidR="009C635D" w:rsidRPr="008B1A2C">
          <w:rPr>
            <w:rStyle w:val="Hyperlink"/>
            <w:noProof/>
          </w:rPr>
          <w:t>Figure 37: Water Body realizing the outfall (UML class diagram, /req/hy_surfacehydro/hydrographicnetwork/waterbody )</w:t>
        </w:r>
        <w:r w:rsidR="009C635D">
          <w:rPr>
            <w:noProof/>
            <w:webHidden/>
          </w:rPr>
          <w:tab/>
        </w:r>
        <w:r w:rsidR="009C635D">
          <w:rPr>
            <w:noProof/>
            <w:webHidden/>
          </w:rPr>
          <w:fldChar w:fldCharType="begin"/>
        </w:r>
        <w:r w:rsidR="009C635D">
          <w:rPr>
            <w:noProof/>
            <w:webHidden/>
          </w:rPr>
          <w:instrText xml:space="preserve"> PAGEREF _Toc461114656 \h </w:instrText>
        </w:r>
        <w:r w:rsidR="009C635D">
          <w:rPr>
            <w:noProof/>
            <w:webHidden/>
          </w:rPr>
        </w:r>
        <w:r w:rsidR="009C635D">
          <w:rPr>
            <w:noProof/>
            <w:webHidden/>
          </w:rPr>
          <w:fldChar w:fldCharType="separate"/>
        </w:r>
        <w:r w:rsidR="009C635D">
          <w:rPr>
            <w:noProof/>
            <w:webHidden/>
          </w:rPr>
          <w:t>86</w:t>
        </w:r>
        <w:r w:rsidR="009C635D">
          <w:rPr>
            <w:noProof/>
            <w:webHidden/>
          </w:rPr>
          <w:fldChar w:fldCharType="end"/>
        </w:r>
      </w:hyperlink>
    </w:p>
    <w:p w14:paraId="3BDB4256"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7" w:history="1">
        <w:r w:rsidR="009C635D" w:rsidRPr="008B1A2C">
          <w:rPr>
            <w:rStyle w:val="Hyperlink"/>
            <w:noProof/>
          </w:rPr>
          <w:t>Figure 38: Reservoir realizing an outfall (UML class diagram, /req/hy_surfacehydrofeature/storage/reservoir )</w:t>
        </w:r>
        <w:r w:rsidR="009C635D">
          <w:rPr>
            <w:noProof/>
            <w:webHidden/>
          </w:rPr>
          <w:tab/>
        </w:r>
        <w:r w:rsidR="009C635D">
          <w:rPr>
            <w:noProof/>
            <w:webHidden/>
          </w:rPr>
          <w:fldChar w:fldCharType="begin"/>
        </w:r>
        <w:r w:rsidR="009C635D">
          <w:rPr>
            <w:noProof/>
            <w:webHidden/>
          </w:rPr>
          <w:instrText xml:space="preserve"> PAGEREF _Toc461114657 \h </w:instrText>
        </w:r>
        <w:r w:rsidR="009C635D">
          <w:rPr>
            <w:noProof/>
            <w:webHidden/>
          </w:rPr>
        </w:r>
        <w:r w:rsidR="009C635D">
          <w:rPr>
            <w:noProof/>
            <w:webHidden/>
          </w:rPr>
          <w:fldChar w:fldCharType="separate"/>
        </w:r>
        <w:r w:rsidR="009C635D">
          <w:rPr>
            <w:noProof/>
            <w:webHidden/>
          </w:rPr>
          <w:t>93</w:t>
        </w:r>
        <w:r w:rsidR="009C635D">
          <w:rPr>
            <w:noProof/>
            <w:webHidden/>
          </w:rPr>
          <w:fldChar w:fldCharType="end"/>
        </w:r>
      </w:hyperlink>
    </w:p>
    <w:p w14:paraId="658CA28D"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8" w:history="1">
        <w:r w:rsidR="009C635D" w:rsidRPr="008B1A2C">
          <w:rPr>
            <w:rStyle w:val="Hyperlink"/>
            <w:noProof/>
          </w:rPr>
          <w:t>Figure 39: Hydrometric Network – dependencies</w:t>
        </w:r>
        <w:r w:rsidR="009C635D">
          <w:rPr>
            <w:noProof/>
            <w:webHidden/>
          </w:rPr>
          <w:tab/>
        </w:r>
        <w:r w:rsidR="009C635D">
          <w:rPr>
            <w:noProof/>
            <w:webHidden/>
          </w:rPr>
          <w:fldChar w:fldCharType="begin"/>
        </w:r>
        <w:r w:rsidR="009C635D">
          <w:rPr>
            <w:noProof/>
            <w:webHidden/>
          </w:rPr>
          <w:instrText xml:space="preserve"> PAGEREF _Toc461114658 \h </w:instrText>
        </w:r>
        <w:r w:rsidR="009C635D">
          <w:rPr>
            <w:noProof/>
            <w:webHidden/>
          </w:rPr>
        </w:r>
        <w:r w:rsidR="009C635D">
          <w:rPr>
            <w:noProof/>
            <w:webHidden/>
          </w:rPr>
          <w:fldChar w:fldCharType="separate"/>
        </w:r>
        <w:r w:rsidR="009C635D">
          <w:rPr>
            <w:noProof/>
            <w:webHidden/>
          </w:rPr>
          <w:t>94</w:t>
        </w:r>
        <w:r w:rsidR="009C635D">
          <w:rPr>
            <w:noProof/>
            <w:webHidden/>
          </w:rPr>
          <w:fldChar w:fldCharType="end"/>
        </w:r>
      </w:hyperlink>
    </w:p>
    <w:p w14:paraId="5F44D5BC" w14:textId="77777777" w:rsidR="009C635D" w:rsidRDefault="002B5BA8">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9" w:history="1">
        <w:r w:rsidR="009C635D" w:rsidRPr="008B1A2C">
          <w:rPr>
            <w:rStyle w:val="Hyperlink"/>
            <w:noProof/>
          </w:rPr>
          <w:t>Figure 40: Hydrometric network model (UML class diagram, /req/hy_hydrometricfeature/hydrometricnetwork )</w:t>
        </w:r>
        <w:r w:rsidR="009C635D">
          <w:rPr>
            <w:noProof/>
            <w:webHidden/>
          </w:rPr>
          <w:tab/>
        </w:r>
        <w:r w:rsidR="009C635D">
          <w:rPr>
            <w:noProof/>
            <w:webHidden/>
          </w:rPr>
          <w:fldChar w:fldCharType="begin"/>
        </w:r>
        <w:r w:rsidR="009C635D">
          <w:rPr>
            <w:noProof/>
            <w:webHidden/>
          </w:rPr>
          <w:instrText xml:space="preserve"> PAGEREF _Toc461114659 \h </w:instrText>
        </w:r>
        <w:r w:rsidR="009C635D">
          <w:rPr>
            <w:noProof/>
            <w:webHidden/>
          </w:rPr>
        </w:r>
        <w:r w:rsidR="009C635D">
          <w:rPr>
            <w:noProof/>
            <w:webHidden/>
          </w:rPr>
          <w:fldChar w:fldCharType="separate"/>
        </w:r>
        <w:r w:rsidR="009C635D">
          <w:rPr>
            <w:noProof/>
            <w:webHidden/>
          </w:rPr>
          <w:t>95</w:t>
        </w:r>
        <w:r w:rsidR="009C635D">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8FD80E1"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watersheds</w:t>
      </w:r>
      <w:r w:rsidR="00CF4A7F">
        <w:rPr>
          <w:lang w:val="en-US"/>
        </w:rPr>
        <w:t xml:space="preserve"> and water bodies</w:t>
      </w:r>
      <w:r w:rsidRPr="008E510D">
        <w:rPr>
          <w:lang w:val="en-US"/>
        </w:rPr>
        <w:t>.</w:t>
      </w:r>
    </w:p>
    <w:p w14:paraId="6DFE018C" w14:textId="09AE5A9F"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5"/>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6" w:name="_Toc165888229"/>
      <w:r w:rsidRPr="008E510D">
        <w:t>Submitting organizations</w:t>
      </w:r>
      <w:bookmarkEnd w:id="6"/>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7" w:name="_Toc165888230"/>
      <w:r w:rsidRPr="008E510D">
        <w:t>Submi</w:t>
      </w:r>
      <w:bookmarkEnd w:id="7"/>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8" w:name="_Toc458775718"/>
      <w:bookmarkStart w:id="9" w:name="_Toc461026375"/>
      <w:r w:rsidRPr="008E510D">
        <w:lastRenderedPageBreak/>
        <w:t>Scope</w:t>
      </w:r>
      <w:bookmarkEnd w:id="8"/>
      <w:bookmarkEnd w:id="9"/>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10" w:name="_Ref399339259"/>
      <w:bookmarkStart w:id="11" w:name="_Toc461114620"/>
      <w:r w:rsidRPr="008E510D">
        <w:t xml:space="preserve">Figure </w:t>
      </w:r>
      <w:r w:rsidR="002B5BA8">
        <w:fldChar w:fldCharType="begin"/>
      </w:r>
      <w:r w:rsidR="002B5BA8">
        <w:instrText xml:space="preserve"> SEQ Figure \* ARABIC </w:instrText>
      </w:r>
      <w:r w:rsidR="002B5BA8">
        <w:fldChar w:fldCharType="separate"/>
      </w:r>
      <w:r w:rsidR="009C635D">
        <w:rPr>
          <w:noProof/>
        </w:rPr>
        <w:t>1</w:t>
      </w:r>
      <w:r w:rsidR="002B5BA8">
        <w:rPr>
          <w:noProof/>
        </w:rPr>
        <w:fldChar w:fldCharType="end"/>
      </w:r>
      <w:bookmarkEnd w:id="10"/>
      <w:r w:rsidRPr="008E510D">
        <w:t>: HY_Features in the context of the OGC Abstract Specifications</w:t>
      </w:r>
      <w:bookmarkEnd w:id="11"/>
    </w:p>
    <w:p w14:paraId="7EAE6BE3" w14:textId="77777777" w:rsidR="00B628D4" w:rsidRPr="008E510D" w:rsidRDefault="00B628D4" w:rsidP="00450C77">
      <w:pPr>
        <w:pStyle w:val="berschrift1"/>
        <w:jc w:val="both"/>
      </w:pPr>
      <w:bookmarkStart w:id="12" w:name="_Toc458775719"/>
      <w:bookmarkStart w:id="13" w:name="_Toc461026376"/>
      <w:r w:rsidRPr="008E510D">
        <w:lastRenderedPageBreak/>
        <w:t>Conformance</w:t>
      </w:r>
      <w:bookmarkEnd w:id="12"/>
      <w:bookmarkEnd w:id="13"/>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4" w:name="_Toc458775720"/>
      <w:bookmarkStart w:id="15" w:name="_Toc461026377"/>
      <w:r w:rsidRPr="008E510D">
        <w:lastRenderedPageBreak/>
        <w:t>Normative References</w:t>
      </w:r>
      <w:bookmarkEnd w:id="14"/>
      <w:bookmarkEnd w:id="15"/>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6" w:name="_Toc458775721"/>
      <w:bookmarkStart w:id="17" w:name="_Toc461026378"/>
      <w:r w:rsidRPr="008E510D">
        <w:t>Terms and Definitions</w:t>
      </w:r>
      <w:bookmarkEnd w:id="16"/>
      <w:bookmarkEnd w:id="17"/>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8"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8"/>
    </w:p>
    <w:p w14:paraId="7B8DC676" w14:textId="307D0FC6" w:rsidR="00463826" w:rsidRPr="00D3543D" w:rsidRDefault="00463826" w:rsidP="00D3543D">
      <w:pPr>
        <w:pStyle w:val="StandardWeb"/>
        <w:jc w:val="both"/>
        <w:rPr>
          <w:lang w:val="en-US"/>
        </w:rPr>
      </w:pPr>
      <w:bookmarkStart w:id="19"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0" w:name="_Toc365297050"/>
      <w:bookmarkEnd w:id="19"/>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0"/>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1"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2"/>
      <w:del w:id="23" w:author="GRDC/ID" w:date="2016-09-06T13:38:00Z">
        <w:r w:rsidRPr="008E510D" w:rsidDel="00604C0F">
          <w:rPr>
            <w:rStyle w:val="Fett"/>
            <w:lang w:val="en-US"/>
          </w:rPr>
          <w:delText>[is this still true? - thinking on water edge]</w:delText>
        </w:r>
        <w:commentRangeEnd w:id="22"/>
        <w:r w:rsidR="00604C0F" w:rsidDel="00604C0F">
          <w:rPr>
            <w:rStyle w:val="Kommentarzeichen"/>
            <w:lang w:val="en-US" w:eastAsia="en-US"/>
          </w:rPr>
          <w:commentReference w:id="22"/>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1"/>
    </w:p>
    <w:p w14:paraId="6D69FC59" w14:textId="040ADEC6" w:rsidR="00800D2D" w:rsidRPr="008E510D" w:rsidRDefault="00800D2D" w:rsidP="00800D2D">
      <w:pPr>
        <w:pStyle w:val="berschrift1"/>
      </w:pPr>
      <w:bookmarkStart w:id="24" w:name="_Toc458775722"/>
      <w:bookmarkStart w:id="25" w:name="_Toc461026379"/>
      <w:r w:rsidRPr="008E510D">
        <w:t>Conventions</w:t>
      </w:r>
      <w:bookmarkEnd w:id="24"/>
      <w:bookmarkEnd w:id="25"/>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6" w:name="_Toc458775723"/>
      <w:bookmarkStart w:id="27" w:name="_Toc461026380"/>
      <w:r w:rsidRPr="008E510D">
        <w:t>Identifiers</w:t>
      </w:r>
      <w:bookmarkEnd w:id="26"/>
      <w:bookmarkEnd w:id="27"/>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2B5BA8"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8" w:name="_Toc458775724"/>
      <w:bookmarkStart w:id="29" w:name="_Toc461026381"/>
      <w:r w:rsidRPr="008E510D">
        <w:lastRenderedPageBreak/>
        <w:t>Symbols (and abbreviated terms)</w:t>
      </w:r>
      <w:bookmarkEnd w:id="28"/>
      <w:bookmarkEnd w:id="29"/>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0" w:name="_Toc458775725"/>
      <w:bookmarkStart w:id="31" w:name="_Toc461026382"/>
      <w:r w:rsidRPr="008E510D">
        <w:t>UML notation</w:t>
      </w:r>
      <w:bookmarkEnd w:id="30"/>
      <w:bookmarkEnd w:id="31"/>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2" w:name="_Toc458775726"/>
      <w:bookmarkStart w:id="33" w:name="_Toc461026383"/>
      <w:r w:rsidRPr="008E510D">
        <w:t>WMO Terminology</w:t>
      </w:r>
      <w:bookmarkEnd w:id="32"/>
      <w:bookmarkEnd w:id="33"/>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4" w:name="_Toc458775727"/>
      <w:bookmarkStart w:id="35" w:name="_Toc461026384"/>
      <w:r w:rsidRPr="008E510D">
        <w:t>Naming convention</w:t>
      </w:r>
      <w:bookmarkEnd w:id="34"/>
      <w:bookmarkEnd w:id="35"/>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6" w:name="_Toc458775728"/>
      <w:bookmarkStart w:id="37" w:name="_Toc461026385"/>
      <w:r w:rsidRPr="008E510D">
        <w:t>Clauses not Containing Normative Material</w:t>
      </w:r>
      <w:bookmarkEnd w:id="36"/>
      <w:bookmarkEnd w:id="37"/>
    </w:p>
    <w:p w14:paraId="22A0E95D" w14:textId="6EF883DB" w:rsidR="00852DE1" w:rsidRPr="008E510D" w:rsidRDefault="00852DE1" w:rsidP="00852DE1">
      <w:pPr>
        <w:pStyle w:val="berschrift2"/>
      </w:pPr>
      <w:bookmarkStart w:id="38" w:name="_Toc458775729"/>
      <w:bookmarkStart w:id="39" w:name="_Toc461026386"/>
      <w:r w:rsidRPr="008E510D">
        <w:t>The abstract idea of the hydrology phenomenon</w:t>
      </w:r>
      <w:bookmarkEnd w:id="38"/>
      <w:bookmarkEnd w:id="3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0" w:name="_Ref458763686"/>
      <w:bookmarkStart w:id="41" w:name="_Toc461114621"/>
      <w:r w:rsidRPr="008E510D">
        <w:t xml:space="preserve">Figure </w:t>
      </w:r>
      <w:r w:rsidR="002B5BA8">
        <w:fldChar w:fldCharType="begin"/>
      </w:r>
      <w:r w:rsidR="002B5BA8">
        <w:instrText xml:space="preserve"> SEQ Figure \* ARABIC </w:instrText>
      </w:r>
      <w:r w:rsidR="002B5BA8">
        <w:fldChar w:fldCharType="separate"/>
      </w:r>
      <w:r w:rsidR="009C635D">
        <w:rPr>
          <w:noProof/>
        </w:rPr>
        <w:t>2</w:t>
      </w:r>
      <w:r w:rsidR="002B5BA8">
        <w:rPr>
          <w:noProof/>
        </w:rPr>
        <w:fldChar w:fldCharType="end"/>
      </w:r>
      <w:bookmarkEnd w:id="40"/>
      <w:r w:rsidRPr="008E510D">
        <w:t>: Processes of the Hydrologic Cycle</w:t>
      </w:r>
      <w:bookmarkEnd w:id="41"/>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9C635D">
        <w:rPr>
          <w:lang w:val="en-US"/>
          <w:rPrChange w:id="42" w:author="GRDC/ID" w:date="2016-09-08T15:58:00Z">
            <w:rPr/>
          </w:rPrChange>
        </w:rPr>
        <w:t xml:space="preserve">Figure </w:t>
      </w:r>
      <w:r w:rsidR="009C635D" w:rsidRPr="009C635D">
        <w:rPr>
          <w:noProof/>
          <w:lang w:val="en-US"/>
          <w:rPrChange w:id="43" w:author="GRDC/ID" w:date="2016-09-08T15:58:00Z">
            <w:rPr>
              <w:noProof/>
            </w:rPr>
          </w:rPrChange>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4" w:name="_Ref459032822"/>
      <w:bookmarkStart w:id="45" w:name="_Ref458763643"/>
      <w:bookmarkStart w:id="46" w:name="_Toc461114622"/>
      <w:r w:rsidRPr="008E510D">
        <w:t xml:space="preserve">Figure </w:t>
      </w:r>
      <w:r w:rsidR="002B5BA8">
        <w:fldChar w:fldCharType="begin"/>
      </w:r>
      <w:r w:rsidR="002B5BA8">
        <w:instrText xml:space="preserve"> SEQ Figure \* ARABIC </w:instrText>
      </w:r>
      <w:r w:rsidR="002B5BA8">
        <w:fldChar w:fldCharType="separate"/>
      </w:r>
      <w:r w:rsidR="009C635D">
        <w:rPr>
          <w:noProof/>
        </w:rPr>
        <w:t>3</w:t>
      </w:r>
      <w:r w:rsidR="002B5BA8">
        <w:rPr>
          <w:noProof/>
        </w:rPr>
        <w:fldChar w:fldCharType="end"/>
      </w:r>
      <w:bookmarkEnd w:id="44"/>
      <w:r w:rsidRPr="008E510D">
        <w:t>: Illustration of multiple representations of a catchment</w:t>
      </w:r>
      <w:bookmarkEnd w:id="45"/>
      <w:bookmarkEnd w:id="46"/>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7" w:name="_Toc458775730"/>
      <w:bookmarkStart w:id="48" w:name="_Toc461026387"/>
      <w:r w:rsidRPr="008E510D">
        <w:t>Catchment and realizations of the catchment concept</w:t>
      </w:r>
      <w:bookmarkEnd w:id="47"/>
      <w:bookmarkEnd w:id="48"/>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49" w:name="_Ref458763854"/>
      <w:bookmarkStart w:id="50" w:name="_Toc461114623"/>
      <w:r w:rsidRPr="008E510D">
        <w:t xml:space="preserve">Figure </w:t>
      </w:r>
      <w:r w:rsidR="002B5BA8">
        <w:fldChar w:fldCharType="begin"/>
      </w:r>
      <w:r w:rsidR="002B5BA8">
        <w:instrText xml:space="preserve"> SEQ Figure \* ARA</w:instrText>
      </w:r>
      <w:r w:rsidR="002B5BA8">
        <w:instrText xml:space="preserve">BIC </w:instrText>
      </w:r>
      <w:r w:rsidR="002B5BA8">
        <w:fldChar w:fldCharType="separate"/>
      </w:r>
      <w:r w:rsidR="009C635D">
        <w:rPr>
          <w:noProof/>
        </w:rPr>
        <w:t>4</w:t>
      </w:r>
      <w:r w:rsidR="002B5BA8">
        <w:rPr>
          <w:noProof/>
        </w:rPr>
        <w:fldChar w:fldCharType="end"/>
      </w:r>
      <w:bookmarkEnd w:id="49"/>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50"/>
    </w:p>
    <w:p w14:paraId="166C95A6" w14:textId="12445507" w:rsidR="008B0259" w:rsidRPr="008E510D" w:rsidRDefault="008B0259" w:rsidP="00450C77">
      <w:pPr>
        <w:pStyle w:val="StandardWeb"/>
        <w:jc w:val="both"/>
        <w:rPr>
          <w:lang w:val="en-US"/>
        </w:rPr>
      </w:pPr>
      <w:r w:rsidRPr="008E510D">
        <w:rPr>
          <w:lang w:val="en-US"/>
        </w:rPr>
        <w:t xml:space="preserve">Across hydrologic disciplines the concept of catchment defined in this standard is the recognized conceptual unit of study where hydrologic processes take place. Catchment boundary, catchment area, and linear flowpath are the most common </w:t>
      </w:r>
      <w:del w:id="51" w:author="GRDC/ID" w:date="2016-09-12T09:01:00Z">
        <w:r w:rsidRPr="008E510D" w:rsidDel="00056311">
          <w:rPr>
            <w:lang w:val="en-US"/>
          </w:rPr>
          <w:delText xml:space="preserve">geometric </w:delText>
        </w:r>
      </w:del>
      <w:ins w:id="52" w:author="GRDC/ID" w:date="2016-09-12T09:01:00Z">
        <w:r w:rsidR="00056311">
          <w:rPr>
            <w:lang w:val="en-US"/>
          </w:rPr>
          <w:t>geospatial</w:t>
        </w:r>
        <w:r w:rsidR="00056311" w:rsidRPr="008E510D">
          <w:rPr>
            <w:lang w:val="en-US"/>
          </w:rPr>
          <w:t xml:space="preserve"> </w:t>
        </w:r>
      </w:ins>
      <w:r w:rsidRPr="008E510D">
        <w:rPr>
          <w:lang w:val="en-US"/>
        </w:rPr>
        <w:t>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23157D15" w:rsidR="001330F5" w:rsidRPr="008E510D" w:rsidRDefault="001330F5" w:rsidP="006D2CB5">
      <w:pPr>
        <w:pStyle w:val="OGCFigure"/>
        <w:jc w:val="both"/>
      </w:pPr>
      <w:bookmarkStart w:id="53" w:name="_Ref458765840"/>
      <w:bookmarkStart w:id="54" w:name="_Toc461114624"/>
      <w:r w:rsidRPr="008E510D">
        <w:t xml:space="preserve">Figure </w:t>
      </w:r>
      <w:r w:rsidR="002B5BA8">
        <w:fldChar w:fldCharType="begin"/>
      </w:r>
      <w:r w:rsidR="002B5BA8">
        <w:instrText xml:space="preserve"> SEQ Figure \* ARABIC </w:instrText>
      </w:r>
      <w:r w:rsidR="002B5BA8">
        <w:fldChar w:fldCharType="separate"/>
      </w:r>
      <w:r w:rsidR="009C635D">
        <w:rPr>
          <w:noProof/>
        </w:rPr>
        <w:t>5</w:t>
      </w:r>
      <w:r w:rsidR="002B5BA8">
        <w:rPr>
          <w:noProof/>
        </w:rPr>
        <w:fldChar w:fldCharType="end"/>
      </w:r>
      <w:bookmarkEnd w:id="53"/>
      <w:r w:rsidRPr="008E510D">
        <w:t xml:space="preserve">: Multiple graphical </w:t>
      </w:r>
      <w:del w:id="55" w:author="GRDC/ID" w:date="2016-09-12T09:04:00Z">
        <w:r w:rsidRPr="008E510D" w:rsidDel="00056311">
          <w:delText xml:space="preserve">realizations </w:delText>
        </w:r>
      </w:del>
      <w:ins w:id="56" w:author="GRDC/ID" w:date="2016-09-12T09:04:00Z">
        <w:r w:rsidR="00056311">
          <w:t>representations</w:t>
        </w:r>
        <w:r w:rsidR="00056311" w:rsidRPr="008E510D">
          <w:t xml:space="preserve"> </w:t>
        </w:r>
      </w:ins>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54"/>
    </w:p>
    <w:p w14:paraId="170F7F7C" w14:textId="4C6BD952" w:rsidR="001330F5" w:rsidRPr="008E510D" w:rsidRDefault="001330F5" w:rsidP="00450C77">
      <w:pPr>
        <w:pStyle w:val="StandardWeb"/>
        <w:jc w:val="both"/>
        <w:rPr>
          <w:lang w:val="en-US"/>
        </w:rPr>
      </w:pPr>
      <w:r w:rsidRPr="008E510D">
        <w:rPr>
          <w:lang w:val="en-US"/>
        </w:rPr>
        <w:t xml:space="preserve">Each of these graphical </w:t>
      </w:r>
      <w:del w:id="57" w:author="GRDC/ID" w:date="2016-09-12T09:04:00Z">
        <w:r w:rsidRPr="008E510D" w:rsidDel="00056311">
          <w:rPr>
            <w:lang w:val="en-US"/>
          </w:rPr>
          <w:delText xml:space="preserve">realizations </w:delText>
        </w:r>
      </w:del>
      <w:ins w:id="58" w:author="GRDC/ID" w:date="2016-09-12T09:04:00Z">
        <w:r w:rsidR="00056311">
          <w:rPr>
            <w:lang w:val="en-US"/>
          </w:rPr>
          <w:t>representations</w:t>
        </w:r>
        <w:r w:rsidR="00056311" w:rsidRPr="008E510D">
          <w:rPr>
            <w:lang w:val="en-US"/>
          </w:rPr>
          <w:t xml:space="preserve"> </w:t>
        </w:r>
      </w:ins>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59" w:name="_Toc458775731"/>
      <w:bookmarkStart w:id="60" w:name="_Toc461026388"/>
      <w:r w:rsidRPr="008E510D">
        <w:t>Catchment hierarchy and network topology</w:t>
      </w:r>
      <w:bookmarkEnd w:id="59"/>
      <w:bookmarkEnd w:id="60"/>
    </w:p>
    <w:p w14:paraId="7C19BF4A" w14:textId="384106A4" w:rsidR="00385F60" w:rsidRDefault="007E52CC" w:rsidP="00C646F9">
      <w:pPr>
        <w:pStyle w:val="StandardWeb"/>
        <w:rPr>
          <w:ins w:id="61" w:author="GRDC/ID" w:date="2016-09-09T07:18:00Z"/>
          <w:lang w:val="en-US"/>
        </w:rPr>
      </w:pPr>
      <w:r w:rsidRPr="008E510D">
        <w:rPr>
          <w:lang w:val="en-US"/>
        </w:rPr>
        <w:t xml:space="preserve">Catchments </w:t>
      </w:r>
      <w:ins w:id="62" w:author="GRDC/ID" w:date="2016-09-09T07:18:00Z">
        <w:r w:rsidR="00385F60">
          <w:rPr>
            <w:lang w:val="en-US"/>
          </w:rPr>
          <w:t xml:space="preserve">are </w:t>
        </w:r>
      </w:ins>
      <w:ins w:id="63" w:author="GRDC/ID" w:date="2016-09-09T07:34:00Z">
        <w:r w:rsidR="00C646F9">
          <w:rPr>
            <w:lang w:val="en-US"/>
          </w:rPr>
          <w:t xml:space="preserve">usually </w:t>
        </w:r>
      </w:ins>
      <w:ins w:id="64" w:author="GRDC/ID" w:date="2016-09-09T07:19:00Z">
        <w:r w:rsidR="00385F60">
          <w:rPr>
            <w:lang w:val="en-US"/>
          </w:rPr>
          <w:t>organized</w:t>
        </w:r>
      </w:ins>
      <w:ins w:id="65" w:author="GRDC/ID" w:date="2016-09-09T07:18:00Z">
        <w:r w:rsidR="00385F60">
          <w:rPr>
            <w:lang w:val="en-US"/>
          </w:rPr>
          <w:t xml:space="preserve"> </w:t>
        </w:r>
      </w:ins>
      <w:ins w:id="66" w:author="GRDC/ID" w:date="2016-09-09T07:34:00Z">
        <w:r w:rsidR="00C646F9">
          <w:rPr>
            <w:lang w:val="en-US"/>
          </w:rPr>
          <w:t xml:space="preserve">in hierarchical networks </w:t>
        </w:r>
      </w:ins>
      <w:ins w:id="67" w:author="GRDC/ID" w:date="2016-09-09T07:19:00Z">
        <w:r w:rsidR="00385F60">
          <w:rPr>
            <w:lang w:val="en-US"/>
          </w:rPr>
          <w:t xml:space="preserve">to reflect their continuous interaction. </w:t>
        </w:r>
      </w:ins>
      <w:ins w:id="68" w:author="GRDC/ID" w:date="2016-09-09T07:20:00Z">
        <w:r w:rsidR="00385F60">
          <w:rPr>
            <w:lang w:val="en-US"/>
          </w:rPr>
          <w:t xml:space="preserve"> </w:t>
        </w:r>
      </w:ins>
      <w:del w:id="69" w:author="GRDC/ID" w:date="2016-09-09T07:18:00Z">
        <w:r w:rsidRPr="008E510D" w:rsidDel="00385F60">
          <w:rPr>
            <w:lang w:val="en-US"/>
          </w:rPr>
          <w:delText xml:space="preserve">may be connected in topological networks </w:delText>
        </w:r>
      </w:del>
      <w:del w:id="70" w:author="GRDC/ID" w:date="2016-09-09T07:35:00Z">
        <w:r w:rsidR="00A6686E" w:rsidDel="00C646F9">
          <w:rPr>
            <w:lang w:val="en-US"/>
          </w:rPr>
          <w:delText xml:space="preserve">which </w:delText>
        </w:r>
        <w:r w:rsidRPr="008E510D" w:rsidDel="00C646F9">
          <w:rPr>
            <w:lang w:val="en-US"/>
          </w:rPr>
          <w:delText xml:space="preserve">provide continuity between catchments, </w:delText>
        </w:r>
      </w:del>
      <w:ins w:id="71" w:author="GRDC/ID" w:date="2016-09-09T07:36:00Z">
        <w:r w:rsidR="00C646F9">
          <w:rPr>
            <w:lang w:val="en-US"/>
          </w:rPr>
          <w:t xml:space="preserve"> This provides </w:t>
        </w:r>
      </w:ins>
      <w:r w:rsidRPr="008E510D">
        <w:rPr>
          <w:lang w:val="en-US"/>
        </w:rPr>
        <w:t xml:space="preserve">the ability to aggregate catchments, and to trace catchment networks up- or down-stream. </w:t>
      </w:r>
    </w:p>
    <w:p w14:paraId="48C43EBC" w14:textId="22D327E2" w:rsidR="007E52CC" w:rsidRPr="008E510D" w:rsidRDefault="00C646F9" w:rsidP="00450C77">
      <w:pPr>
        <w:pStyle w:val="StandardWeb"/>
        <w:rPr>
          <w:lang w:val="en-US"/>
        </w:rPr>
      </w:pPr>
      <w:ins w:id="72" w:author="GRDC/ID" w:date="2016-09-09T07:36:00Z">
        <w:r>
          <w:rPr>
            <w:lang w:val="en-US"/>
          </w:rPr>
          <w:t xml:space="preserve">Referencing the hydrologic determination through a common outlet, the catchment forms the logical link </w:t>
        </w:r>
      </w:ins>
      <w:ins w:id="73" w:author="GRDC/ID" w:date="2016-09-09T07:37:00Z">
        <w:r w:rsidR="00627773">
          <w:rPr>
            <w:lang w:val="en-US"/>
          </w:rPr>
          <w:t xml:space="preserve">that </w:t>
        </w:r>
      </w:ins>
      <w:ins w:id="74" w:author="GRDC/ID" w:date="2016-09-09T07:36:00Z">
        <w:r>
          <w:rPr>
            <w:lang w:val="en-US"/>
          </w:rPr>
          <w:t>connect</w:t>
        </w:r>
      </w:ins>
      <w:ins w:id="75" w:author="GRDC/ID" w:date="2016-09-09T07:37:00Z">
        <w:r w:rsidR="00627773">
          <w:rPr>
            <w:lang w:val="en-US"/>
          </w:rPr>
          <w:t xml:space="preserve">s  a catchment’s </w:t>
        </w:r>
      </w:ins>
      <w:ins w:id="76" w:author="GRDC/ID" w:date="2016-09-09T07:36:00Z">
        <w:r>
          <w:rPr>
            <w:lang w:val="en-US"/>
          </w:rPr>
          <w:t xml:space="preserve">inflow and outflow whereby </w:t>
        </w:r>
      </w:ins>
      <w:ins w:id="77" w:author="GRDC/ID" w:date="2016-09-09T07:38:00Z">
        <w:r w:rsidR="00627773">
          <w:rPr>
            <w:lang w:val="en-US"/>
          </w:rPr>
          <w:t>these</w:t>
        </w:r>
      </w:ins>
      <w:ins w:id="78" w:author="GRDC/ID" w:date="2016-09-09T07:36:00Z">
        <w:r>
          <w:rPr>
            <w:lang w:val="en-US"/>
          </w:rPr>
          <w:t xml:space="preserve"> may be joined from diffuse inflow</w:t>
        </w:r>
      </w:ins>
      <w:ins w:id="79" w:author="GRDC/ID" w:date="2016-09-09T07:37:00Z">
        <w:r w:rsidR="00627773">
          <w:rPr>
            <w:lang w:val="en-US"/>
          </w:rPr>
          <w:t>,</w:t>
        </w:r>
      </w:ins>
      <w:ins w:id="80" w:author="GRDC/ID" w:date="2016-09-09T07:36:00Z">
        <w:r>
          <w:rPr>
            <w:lang w:val="en-US"/>
          </w:rPr>
          <w:t xml:space="preserve"> or spread outflow. </w:t>
        </w:r>
      </w:ins>
      <w:ins w:id="81" w:author="GRDC/ID" w:date="2016-09-09T07:38:00Z">
        <w:r w:rsidR="00627773">
          <w:rPr>
            <w:lang w:val="en-US"/>
          </w:rPr>
          <w:t xml:space="preserve"> </w:t>
        </w:r>
      </w:ins>
      <w:ins w:id="82" w:author="GRDC/ID" w:date="2016-09-09T07:39:00Z">
        <w:r w:rsidR="00627773">
          <w:rPr>
            <w:lang w:val="en-US"/>
          </w:rPr>
          <w:t xml:space="preserve">In </w:t>
        </w:r>
      </w:ins>
      <w:ins w:id="83" w:author="GRDC/ID" w:date="2016-09-09T07:40:00Z">
        <w:r w:rsidR="00627773">
          <w:rPr>
            <w:lang w:val="en-US"/>
          </w:rPr>
          <w:t xml:space="preserve">geometric </w:t>
        </w:r>
      </w:ins>
      <w:ins w:id="84" w:author="GRDC/ID" w:date="2016-09-09T07:39:00Z">
        <w:r w:rsidR="00627773">
          <w:rPr>
            <w:lang w:val="en-US"/>
          </w:rPr>
          <w:t>representations</w:t>
        </w:r>
      </w:ins>
      <w:ins w:id="85" w:author="GRDC/ID" w:date="2016-09-09T07:40:00Z">
        <w:r w:rsidR="00627773">
          <w:rPr>
            <w:lang w:val="en-US"/>
          </w:rPr>
          <w:t xml:space="preserve">, </w:t>
        </w:r>
      </w:ins>
      <w:del w:id="86" w:author="GRDC/ID" w:date="2016-09-09T07:40:00Z">
        <w:r w:rsidR="007E52CC" w:rsidRPr="008E510D" w:rsidDel="00627773">
          <w:rPr>
            <w:lang w:val="en-US"/>
          </w:rPr>
          <w:delText>T</w:delText>
        </w:r>
      </w:del>
      <w:ins w:id="87" w:author="GRDC/ID" w:date="2016-09-09T07:40:00Z">
        <w:r w:rsidR="00627773">
          <w:rPr>
            <w:lang w:val="en-US"/>
          </w:rPr>
          <w:t>t</w:t>
        </w:r>
      </w:ins>
      <w:r w:rsidR="007E52CC" w:rsidRPr="008E510D">
        <w:rPr>
          <w:lang w:val="en-US"/>
        </w:rPr>
        <w:t xml:space="preserve">opological connectivity is typically indicated by adjacent polygon edges, nesting of polygons, or through connection of linear features at nodes. </w:t>
      </w:r>
      <w:ins w:id="88" w:author="GRDC/ID" w:date="2016-09-09T09:05:00Z">
        <w:r w:rsidR="00D92003">
          <w:rPr>
            <w:lang w:val="en-US"/>
          </w:rPr>
          <w:t xml:space="preserve">It is very common in hydrology to describe </w:t>
        </w:r>
      </w:ins>
      <w:ins w:id="89" w:author="GRDC/ID" w:date="2016-09-09T09:06:00Z">
        <w:r w:rsidR="00D92003">
          <w:rPr>
            <w:lang w:val="en-US"/>
          </w:rPr>
          <w:t>connected catchments</w:t>
        </w:r>
      </w:ins>
      <w:ins w:id="90" w:author="GRDC/ID" w:date="2016-09-09T09:05:00Z">
        <w:r w:rsidR="00D92003">
          <w:rPr>
            <w:lang w:val="en-US"/>
          </w:rPr>
          <w:t xml:space="preserve"> using geo-schematic ‘flowlines’ which realizes the logical </w:t>
        </w:r>
      </w:ins>
      <w:ins w:id="91" w:author="GRDC/ID" w:date="2016-09-09T09:06:00Z">
        <w:r w:rsidR="00D92003">
          <w:rPr>
            <w:lang w:val="en-US"/>
          </w:rPr>
          <w:t xml:space="preserve">union of </w:t>
        </w:r>
      </w:ins>
      <w:ins w:id="92" w:author="GRDC/ID" w:date="2016-09-09T09:05:00Z">
        <w:r w:rsidR="00D92003">
          <w:rPr>
            <w:lang w:val="en-US"/>
          </w:rPr>
          <w:t xml:space="preserve">catchment </w:t>
        </w:r>
      </w:ins>
      <w:ins w:id="93" w:author="GRDC/ID" w:date="2016-09-09T09:06:00Z">
        <w:r w:rsidR="00D92003">
          <w:rPr>
            <w:lang w:val="en-US"/>
          </w:rPr>
          <w:t>and</w:t>
        </w:r>
      </w:ins>
      <w:ins w:id="94" w:author="GRDC/ID" w:date="2016-09-09T09:05:00Z">
        <w:r w:rsidR="00D92003">
          <w:rPr>
            <w:lang w:val="en-US"/>
          </w:rPr>
          <w:t xml:space="preserve"> </w:t>
        </w:r>
      </w:ins>
      <w:ins w:id="95" w:author="GRDC/ID" w:date="2016-09-09T09:06:00Z">
        <w:r w:rsidR="00D92003">
          <w:rPr>
            <w:lang w:val="en-US"/>
          </w:rPr>
          <w:t xml:space="preserve">common </w:t>
        </w:r>
      </w:ins>
      <w:ins w:id="96" w:author="GRDC/ID" w:date="2016-09-09T09:05:00Z">
        <w:r w:rsidR="00D92003">
          <w:rPr>
            <w:lang w:val="en-US"/>
          </w:rPr>
          <w:t xml:space="preserve">outlet in </w:t>
        </w:r>
      </w:ins>
      <w:ins w:id="97" w:author="GRDC/ID" w:date="2016-09-09T09:07:00Z">
        <w:r w:rsidR="00D92003">
          <w:rPr>
            <w:lang w:val="en-US"/>
          </w:rPr>
          <w:t>terms</w:t>
        </w:r>
      </w:ins>
      <w:ins w:id="98" w:author="GRDC/ID" w:date="2016-09-09T09:05:00Z">
        <w:r w:rsidR="00D92003">
          <w:rPr>
            <w:lang w:val="en-US"/>
          </w:rPr>
          <w:t xml:space="preserve"> of a topological edge bounded by inflow and outflow nodes.  </w:t>
        </w:r>
      </w:ins>
      <w:r w:rsidR="007E52CC" w:rsidRPr="008E510D">
        <w:rPr>
          <w:lang w:val="en-US"/>
        </w:rPr>
        <w:t xml:space="preserve">However, since geometric </w:t>
      </w:r>
      <w:del w:id="99" w:author="GRDC/ID" w:date="2016-09-12T09:06:00Z">
        <w:r w:rsidR="007E52CC" w:rsidRPr="008E510D" w:rsidDel="00056311">
          <w:rPr>
            <w:lang w:val="en-US"/>
          </w:rPr>
          <w:delText xml:space="preserve">realization </w:delText>
        </w:r>
      </w:del>
      <w:ins w:id="100" w:author="GRDC/ID" w:date="2016-09-12T09:06:00Z">
        <w:r w:rsidR="00056311">
          <w:rPr>
            <w:lang w:val="en-US"/>
          </w:rPr>
          <w:t>representation</w:t>
        </w:r>
        <w:r w:rsidR="00056311" w:rsidRPr="008E510D">
          <w:rPr>
            <w:lang w:val="en-US"/>
          </w:rPr>
          <w:t xml:space="preserve"> </w:t>
        </w:r>
      </w:ins>
      <w:r w:rsidR="007E52CC" w:rsidRPr="008E510D">
        <w:rPr>
          <w:lang w:val="en-US"/>
        </w:rPr>
        <w:t xml:space="preserve">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del w:id="101" w:author="GRDC/ID" w:date="2016-09-08T17:06:00Z">
        <w:r w:rsidR="007E52CC" w:rsidRPr="008E510D" w:rsidDel="000F3647">
          <w:rPr>
            <w:lang w:val="en-US"/>
          </w:rPr>
          <w:delText>realizations</w:delText>
        </w:r>
      </w:del>
      <w:ins w:id="102" w:author="GRDC/ID" w:date="2016-09-08T17:06:00Z">
        <w:r w:rsidR="000F3647" w:rsidRPr="008E510D">
          <w:rPr>
            <w:lang w:val="en-US"/>
          </w:rPr>
          <w:t>re</w:t>
        </w:r>
        <w:r w:rsidR="000F3647">
          <w:rPr>
            <w:lang w:val="en-US"/>
          </w:rPr>
          <w:t>presentations</w:t>
        </w:r>
      </w:ins>
      <w:r w:rsidR="007E52CC" w:rsidRPr="008E510D">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103" w:name="_Ref459016443"/>
      <w:bookmarkStart w:id="104" w:name="_Toc461114625"/>
      <w:r>
        <w:t xml:space="preserve">Figure </w:t>
      </w:r>
      <w:r w:rsidR="002B5BA8">
        <w:fldChar w:fldCharType="begin"/>
      </w:r>
      <w:r w:rsidR="002B5BA8">
        <w:instrText xml:space="preserve"> SEQ Figure \* ARABIC </w:instrText>
      </w:r>
      <w:r w:rsidR="002B5BA8">
        <w:fldChar w:fldCharType="separate"/>
      </w:r>
      <w:r w:rsidR="009C635D">
        <w:rPr>
          <w:noProof/>
        </w:rPr>
        <w:t>6</w:t>
      </w:r>
      <w:r w:rsidR="002B5BA8">
        <w:rPr>
          <w:noProof/>
        </w:rPr>
        <w:fldChar w:fldCharType="end"/>
      </w:r>
      <w:bookmarkEnd w:id="103"/>
      <w:r>
        <w:t xml:space="preserve"> (C1-C5</w:t>
      </w:r>
      <w:r w:rsidR="00F16F57">
        <w:t>,</w:t>
      </w:r>
      <w:r>
        <w:t xml:space="preserve"> from left to right): </w:t>
      </w:r>
      <w:bookmarkStart w:id="105" w:name="C1"/>
      <w:r w:rsidR="002A3454" w:rsidRPr="008E510D">
        <w:t>C1</w:t>
      </w:r>
      <w:bookmarkEnd w:id="105"/>
      <w:r w:rsidR="002A3454" w:rsidRPr="008E510D">
        <w:t xml:space="preserve">, Typical catchments with one inflow and one outflow each; </w:t>
      </w:r>
      <w:bookmarkStart w:id="106" w:name="C2"/>
      <w:r w:rsidR="002A3454" w:rsidRPr="008E510D">
        <w:t>C2</w:t>
      </w:r>
      <w:bookmarkEnd w:id="106"/>
      <w:r w:rsidR="002A3454" w:rsidRPr="008E510D">
        <w:t xml:space="preserve">, Joined (conjoint) catchments flowing into a single downstream catchment; </w:t>
      </w:r>
      <w:bookmarkStart w:id="107" w:name="C3"/>
      <w:r w:rsidR="002A3454" w:rsidRPr="008E510D">
        <w:t>C3</w:t>
      </w:r>
      <w:bookmarkEnd w:id="107"/>
      <w:r w:rsidR="002A3454" w:rsidRPr="008E510D">
        <w:t xml:space="preserve">, catchments joining in a waterbody or wetland with no clear network; </w:t>
      </w:r>
      <w:bookmarkStart w:id="108" w:name="C4"/>
      <w:r w:rsidR="002A3454" w:rsidRPr="008E510D">
        <w:t>C4</w:t>
      </w:r>
      <w:bookmarkEnd w:id="108"/>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09" w:name="C5"/>
      <w:r w:rsidR="002A3454" w:rsidRPr="008E510D">
        <w:t>C5</w:t>
      </w:r>
      <w:bookmarkEnd w:id="109"/>
      <w:r w:rsidR="002A3454" w:rsidRPr="008E510D">
        <w:t>, catchments that join through areas of complex or braided channels.</w:t>
      </w:r>
      <w:bookmarkEnd w:id="104"/>
    </w:p>
    <w:p w14:paraId="0B800385" w14:textId="551B3F44"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ins w:id="110" w:author="GRDC/ID" w:date="2016-09-09T08:04:00Z">
        <w:r w:rsidR="00AE5B3D">
          <w:rPr>
            <w:lang w:val="en-US"/>
          </w:rPr>
          <w:t xml:space="preserve">Like </w:t>
        </w:r>
      </w:ins>
      <w:ins w:id="111" w:author="GRDC/ID" w:date="2016-09-09T08:01:00Z">
        <w:r w:rsidR="00AE5B3D">
          <w:rPr>
            <w:lang w:val="en-US"/>
          </w:rPr>
          <w:t>diffuse (multiple)</w:t>
        </w:r>
      </w:ins>
      <w:ins w:id="112" w:author="GRDC/ID" w:date="2016-09-09T07:57:00Z">
        <w:r w:rsidR="00AE5B3D">
          <w:rPr>
            <w:lang w:val="en-US"/>
          </w:rPr>
          <w:t xml:space="preserve"> </w:t>
        </w:r>
      </w:ins>
      <w:ins w:id="113" w:author="GRDC/ID" w:date="2016-09-09T07:52:00Z">
        <w:r w:rsidR="00BB076F">
          <w:rPr>
            <w:lang w:val="en-US"/>
          </w:rPr>
          <w:t>inflow</w:t>
        </w:r>
      </w:ins>
      <w:ins w:id="114" w:author="GRDC/ID" w:date="2016-09-09T08:04:00Z">
        <w:r w:rsidR="00AE5B3D">
          <w:rPr>
            <w:lang w:val="en-US"/>
          </w:rPr>
          <w:t xml:space="preserve"> may be </w:t>
        </w:r>
      </w:ins>
      <w:ins w:id="115" w:author="GRDC/ID" w:date="2016-09-09T08:41:00Z">
        <w:r w:rsidR="00433D90">
          <w:rPr>
            <w:lang w:val="en-US"/>
          </w:rPr>
          <w:t>logicall</w:t>
        </w:r>
      </w:ins>
      <w:ins w:id="116" w:author="GRDC/ID" w:date="2016-09-09T08:42:00Z">
        <w:r w:rsidR="00433D90">
          <w:rPr>
            <w:lang w:val="en-US"/>
          </w:rPr>
          <w:t xml:space="preserve">y </w:t>
        </w:r>
      </w:ins>
      <w:ins w:id="117" w:author="GRDC/ID" w:date="2016-09-09T08:04:00Z">
        <w:r w:rsidR="00AE5B3D">
          <w:rPr>
            <w:lang w:val="en-US"/>
          </w:rPr>
          <w:t>joined</w:t>
        </w:r>
      </w:ins>
      <w:ins w:id="118" w:author="GRDC/ID" w:date="2016-09-09T07:52:00Z">
        <w:r w:rsidR="00BB076F">
          <w:rPr>
            <w:lang w:val="en-US"/>
          </w:rPr>
          <w:t xml:space="preserve"> </w:t>
        </w:r>
      </w:ins>
      <w:ins w:id="119" w:author="GRDC/ID" w:date="2016-09-09T07:57:00Z">
        <w:r w:rsidR="00AE5B3D">
          <w:rPr>
            <w:lang w:val="en-US"/>
          </w:rPr>
          <w:t xml:space="preserve">in a </w:t>
        </w:r>
      </w:ins>
      <w:ins w:id="120" w:author="GRDC/ID" w:date="2016-09-09T07:58:00Z">
        <w:r w:rsidR="00AE5B3D">
          <w:rPr>
            <w:lang w:val="en-US"/>
          </w:rPr>
          <w:t>‘con</w:t>
        </w:r>
      </w:ins>
      <w:ins w:id="121" w:author="GRDC/ID" w:date="2016-09-09T07:57:00Z">
        <w:r w:rsidR="00AE5B3D">
          <w:rPr>
            <w:lang w:val="en-US"/>
          </w:rPr>
          <w:t>joint</w:t>
        </w:r>
      </w:ins>
      <w:ins w:id="122" w:author="GRDC/ID" w:date="2016-09-09T07:58:00Z">
        <w:r w:rsidR="00AE5B3D">
          <w:rPr>
            <w:lang w:val="en-US"/>
          </w:rPr>
          <w:t>’</w:t>
        </w:r>
      </w:ins>
      <w:ins w:id="123" w:author="GRDC/ID" w:date="2016-09-09T07:57:00Z">
        <w:r w:rsidR="00AE5B3D">
          <w:rPr>
            <w:lang w:val="en-US"/>
          </w:rPr>
          <w:t xml:space="preserve"> catchment</w:t>
        </w:r>
      </w:ins>
      <w:ins w:id="124" w:author="GRDC/ID" w:date="2016-09-09T07:59:00Z">
        <w:r w:rsidR="00AE5B3D">
          <w:rPr>
            <w:lang w:val="en-US"/>
          </w:rPr>
          <w:t xml:space="preserve"> (C2)</w:t>
        </w:r>
      </w:ins>
      <w:ins w:id="125" w:author="GRDC/ID" w:date="2016-09-09T07:57:00Z">
        <w:r w:rsidR="00AE5B3D">
          <w:rPr>
            <w:lang w:val="en-US"/>
          </w:rPr>
          <w:t>,</w:t>
        </w:r>
      </w:ins>
      <w:ins w:id="126" w:author="GRDC/ID" w:date="2016-09-09T07:52:00Z">
        <w:r w:rsidR="00BB076F">
          <w:rPr>
            <w:lang w:val="en-US"/>
          </w:rPr>
          <w:t xml:space="preserve"> </w:t>
        </w:r>
      </w:ins>
      <w:ins w:id="127" w:author="GRDC/ID" w:date="2016-09-09T07:58:00Z">
        <w:r w:rsidR="00AE5B3D">
          <w:rPr>
            <w:lang w:val="en-US"/>
          </w:rPr>
          <w:t xml:space="preserve"> </w:t>
        </w:r>
      </w:ins>
      <w:ins w:id="128" w:author="GRDC/ID" w:date="2016-09-09T08:02:00Z">
        <w:r w:rsidR="00AE5B3D">
          <w:rPr>
            <w:lang w:val="en-US"/>
          </w:rPr>
          <w:t xml:space="preserve">spread (multiple) </w:t>
        </w:r>
      </w:ins>
      <w:ins w:id="129" w:author="GRDC/ID" w:date="2016-09-09T07:52:00Z">
        <w:r w:rsidR="00BB076F">
          <w:rPr>
            <w:lang w:val="en-US"/>
          </w:rPr>
          <w:t xml:space="preserve">outflow may be </w:t>
        </w:r>
      </w:ins>
      <w:ins w:id="130" w:author="GRDC/ID" w:date="2016-09-09T07:53:00Z">
        <w:r w:rsidR="00AE5B3D">
          <w:rPr>
            <w:lang w:val="en-US"/>
          </w:rPr>
          <w:t>joined</w:t>
        </w:r>
      </w:ins>
      <w:ins w:id="131" w:author="GRDC/ID" w:date="2016-09-09T08:03:00Z">
        <w:r w:rsidR="00AE5B3D">
          <w:rPr>
            <w:lang w:val="en-US"/>
          </w:rPr>
          <w:t xml:space="preserve"> </w:t>
        </w:r>
      </w:ins>
      <w:ins w:id="132" w:author="GRDC/ID" w:date="2016-09-09T08:41:00Z">
        <w:r w:rsidR="00433D90">
          <w:rPr>
            <w:lang w:val="en-US"/>
          </w:rPr>
          <w:t xml:space="preserve">in a catchment </w:t>
        </w:r>
      </w:ins>
      <w:ins w:id="133" w:author="GRDC/ID" w:date="2016-09-09T08:42:00Z">
        <w:r w:rsidR="00433D90">
          <w:rPr>
            <w:lang w:val="en-US"/>
          </w:rPr>
          <w:t xml:space="preserve">flowing out </w:t>
        </w:r>
      </w:ins>
      <w:ins w:id="134" w:author="GRDC/ID" w:date="2016-09-09T08:44:00Z">
        <w:r w:rsidR="007355CE">
          <w:rPr>
            <w:lang w:val="en-US"/>
          </w:rPr>
          <w:t>at</w:t>
        </w:r>
      </w:ins>
      <w:ins w:id="135" w:author="GRDC/ID" w:date="2016-09-09T08:42:00Z">
        <w:r w:rsidR="00433D90">
          <w:rPr>
            <w:lang w:val="en-US"/>
          </w:rPr>
          <w:t xml:space="preserve"> </w:t>
        </w:r>
      </w:ins>
      <w:ins w:id="136" w:author="GRDC/ID" w:date="2016-09-09T08:05:00Z">
        <w:r w:rsidR="00AE5B3D">
          <w:rPr>
            <w:lang w:val="en-US"/>
          </w:rPr>
          <w:t xml:space="preserve">a </w:t>
        </w:r>
      </w:ins>
      <w:ins w:id="137" w:author="GRDC/ID" w:date="2016-09-09T08:45:00Z">
        <w:r w:rsidR="007355CE">
          <w:rPr>
            <w:lang w:val="en-US"/>
          </w:rPr>
          <w:t>single, logical outflow</w:t>
        </w:r>
      </w:ins>
      <w:ins w:id="138" w:author="GRDC/ID" w:date="2016-09-09T08:37:00Z">
        <w:r w:rsidR="00433D90">
          <w:rPr>
            <w:lang w:val="en-US"/>
          </w:rPr>
          <w:t>.</w:t>
        </w:r>
      </w:ins>
      <w:ins w:id="139" w:author="GRDC/ID" w:date="2016-09-09T08:07:00Z">
        <w:r w:rsidR="003101B9">
          <w:rPr>
            <w:lang w:val="en-US"/>
          </w:rPr>
          <w:t xml:space="preserve"> </w:t>
        </w:r>
      </w:ins>
      <w:r w:rsidRPr="008E510D">
        <w:rPr>
          <w:lang w:val="en-US"/>
        </w:rPr>
        <w:t xml:space="preserve">Although these cases require different geographic representations, they can be represented using the same </w:t>
      </w:r>
      <w:del w:id="140" w:author="GRDC/ID" w:date="2016-09-09T08:53:00Z">
        <w:r w:rsidRPr="008E510D" w:rsidDel="007355CE">
          <w:rPr>
            <w:lang w:val="en-US"/>
          </w:rPr>
          <w:delText xml:space="preserve">catchment </w:delText>
        </w:r>
      </w:del>
      <w:r w:rsidRPr="008E510D">
        <w:rPr>
          <w:lang w:val="en-US"/>
        </w:rPr>
        <w:t>topolog</w:t>
      </w:r>
      <w:ins w:id="141" w:author="GRDC/ID" w:date="2016-09-09T08:53:00Z">
        <w:r w:rsidR="007355CE">
          <w:rPr>
            <w:lang w:val="en-US"/>
          </w:rPr>
          <w:t xml:space="preserve">ical </w:t>
        </w:r>
      </w:ins>
      <w:del w:id="142" w:author="GRDC/ID" w:date="2016-09-09T08:53:00Z">
        <w:r w:rsidRPr="008E510D" w:rsidDel="007355CE">
          <w:rPr>
            <w:lang w:val="en-US"/>
          </w:rPr>
          <w:delText>y</w:delText>
        </w:r>
      </w:del>
      <w:ins w:id="143" w:author="GRDC/ID" w:date="2016-09-09T08:46:00Z">
        <w:r w:rsidR="007355CE">
          <w:rPr>
            <w:lang w:val="en-US"/>
          </w:rPr>
          <w:t xml:space="preserve"> pattern of </w:t>
        </w:r>
      </w:ins>
      <w:ins w:id="144" w:author="GRDC/ID" w:date="2016-09-09T10:30:00Z">
        <w:r w:rsidR="00AB6DAC">
          <w:rPr>
            <w:lang w:val="en-US"/>
          </w:rPr>
          <w:t>the</w:t>
        </w:r>
      </w:ins>
      <w:ins w:id="145" w:author="GRDC/ID" w:date="2016-09-09T08:51:00Z">
        <w:r w:rsidR="007355CE">
          <w:rPr>
            <w:lang w:val="en-US"/>
          </w:rPr>
          <w:t xml:space="preserve"> </w:t>
        </w:r>
      </w:ins>
      <w:ins w:id="146" w:author="GRDC/ID" w:date="2016-09-09T08:46:00Z">
        <w:r w:rsidR="007355CE">
          <w:rPr>
            <w:lang w:val="en-US"/>
          </w:rPr>
          <w:t xml:space="preserve">catchment </w:t>
        </w:r>
      </w:ins>
      <w:ins w:id="147" w:author="GRDC/ID" w:date="2016-09-09T08:52:00Z">
        <w:r w:rsidR="007355CE">
          <w:rPr>
            <w:lang w:val="en-US"/>
          </w:rPr>
          <w:t xml:space="preserve">bound </w:t>
        </w:r>
      </w:ins>
      <w:ins w:id="148" w:author="GRDC/ID" w:date="2016-09-09T10:30:00Z">
        <w:r w:rsidR="00AB6DAC">
          <w:rPr>
            <w:lang w:val="en-US"/>
          </w:rPr>
          <w:t>with</w:t>
        </w:r>
      </w:ins>
      <w:ins w:id="149" w:author="GRDC/ID" w:date="2016-09-09T08:50:00Z">
        <w:r w:rsidR="007355CE">
          <w:rPr>
            <w:lang w:val="en-US"/>
          </w:rPr>
          <w:t xml:space="preserve"> its</w:t>
        </w:r>
      </w:ins>
      <w:ins w:id="150" w:author="GRDC/ID" w:date="2016-09-09T08:47:00Z">
        <w:r w:rsidR="007355CE">
          <w:rPr>
            <w:lang w:val="en-US"/>
          </w:rPr>
          <w:t xml:space="preserve"> common outlet</w:t>
        </w:r>
      </w:ins>
      <w:r w:rsidRPr="008E510D">
        <w:rPr>
          <w:lang w:val="en-US"/>
        </w:rPr>
        <w:t xml:space="preserve">. Since all these cases can be specified using simple </w:t>
      </w:r>
      <w:ins w:id="151" w:author="GRDC/ID" w:date="2016-09-09T08:54:00Z">
        <w:r w:rsidR="00054D70">
          <w:rPr>
            <w:lang w:val="en-US"/>
          </w:rPr>
          <w:t xml:space="preserve">catchment </w:t>
        </w:r>
      </w:ins>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52" w:name="_Toc458775732"/>
      <w:bookmarkStart w:id="153" w:name="_Toc461026389"/>
      <w:r w:rsidRPr="008E510D">
        <w:t>Hierarchy of catchments</w:t>
      </w:r>
      <w:bookmarkEnd w:id="152"/>
      <w:bookmarkEnd w:id="153"/>
    </w:p>
    <w:p w14:paraId="27F688A5" w14:textId="40F28E5D" w:rsidR="000A3859" w:rsidRDefault="008E5881" w:rsidP="006512DB">
      <w:pPr>
        <w:pStyle w:val="StandardWeb"/>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54" w:name="_Ref461114244"/>
      <w:bookmarkStart w:id="155" w:name="_Toc461114626"/>
      <w:r w:rsidRPr="00B70144">
        <w:t xml:space="preserve">Figure </w:t>
      </w:r>
      <w:r w:rsidR="002B5BA8">
        <w:fldChar w:fldCharType="begin"/>
      </w:r>
      <w:r w:rsidR="002B5BA8">
        <w:instrText xml:space="preserve"> SEQ Figure \* ARABIC </w:instrText>
      </w:r>
      <w:r w:rsidR="002B5BA8">
        <w:fldChar w:fldCharType="separate"/>
      </w:r>
      <w:r w:rsidR="009C635D">
        <w:rPr>
          <w:noProof/>
        </w:rPr>
        <w:t>7</w:t>
      </w:r>
      <w:r w:rsidR="002B5BA8">
        <w:rPr>
          <w:noProof/>
        </w:rPr>
        <w:fldChar w:fldCharType="end"/>
      </w:r>
      <w:bookmarkEnd w:id="154"/>
      <w:r w:rsidRPr="00B70144">
        <w:t>: Catchment hierarchy – A catchment (dark grey), may be nested within a containing catchment which is another catchment (light grey)</w:t>
      </w:r>
      <w:bookmarkEnd w:id="155"/>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56" w:name="_Ref461114271"/>
      <w:bookmarkStart w:id="157" w:name="_Toc461114627"/>
      <w:r w:rsidRPr="00B70144">
        <w:t xml:space="preserve">Figure </w:t>
      </w:r>
      <w:r w:rsidR="002B5BA8">
        <w:fldChar w:fldCharType="begin"/>
      </w:r>
      <w:r w:rsidR="002B5BA8">
        <w:instrText xml:space="preserve"> SEQ Figure \* ARABIC </w:instrText>
      </w:r>
      <w:r w:rsidR="002B5BA8">
        <w:fldChar w:fldCharType="separate"/>
      </w:r>
      <w:r w:rsidR="009C635D">
        <w:rPr>
          <w:noProof/>
        </w:rPr>
        <w:t>8</w:t>
      </w:r>
      <w:r w:rsidR="002B5BA8">
        <w:rPr>
          <w:noProof/>
        </w:rPr>
        <w:fldChar w:fldCharType="end"/>
      </w:r>
      <w:bookmarkEnd w:id="156"/>
      <w:r w:rsidRPr="00B70144">
        <w:t>: Catchment hierarchy – A catchment (C1, C2, or C3) may be part of a simple dendritic network of catchments which is also a catchment.</w:t>
      </w:r>
      <w:bookmarkEnd w:id="157"/>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58" w:name="_Toc458775733"/>
      <w:bookmarkStart w:id="159" w:name="_Toc461026390"/>
      <w:r w:rsidRPr="008E510D">
        <w:t>Topological network of catchments</w:t>
      </w:r>
      <w:bookmarkEnd w:id="158"/>
      <w:bookmarkEnd w:id="159"/>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160" w:name="_Ref461114288"/>
      <w:bookmarkStart w:id="161" w:name="_Toc461114628"/>
      <w:r>
        <w:t xml:space="preserve">Figure </w:t>
      </w:r>
      <w:r w:rsidR="002B5BA8">
        <w:fldChar w:fldCharType="begin"/>
      </w:r>
      <w:r w:rsidR="002B5BA8">
        <w:instrText xml:space="preserve"> SEQ Figure \* ARABIC </w:instrText>
      </w:r>
      <w:r w:rsidR="002B5BA8">
        <w:fldChar w:fldCharType="separate"/>
      </w:r>
      <w:r w:rsidR="009C635D">
        <w:rPr>
          <w:noProof/>
        </w:rPr>
        <w:t>9</w:t>
      </w:r>
      <w:r w:rsidR="002B5BA8">
        <w:rPr>
          <w:noProof/>
        </w:rPr>
        <w:fldChar w:fldCharType="end"/>
      </w:r>
      <w:bookmarkEnd w:id="160"/>
      <w:r>
        <w:t xml:space="preserve">: </w:t>
      </w:r>
      <w:r w:rsidRPr="00DF497D">
        <w:t>A catchment area (grey) and a flowpath connecting inflow to outflow (red) depicting a definable unit where hydrological processes take place.</w:t>
      </w:r>
      <w:bookmarkEnd w:id="161"/>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62" w:name="_Ref461114302"/>
      <w:bookmarkStart w:id="163" w:name="_Toc461114629"/>
      <w:r>
        <w:t xml:space="preserve">Figure </w:t>
      </w:r>
      <w:r w:rsidR="002B5BA8">
        <w:fldChar w:fldCharType="begin"/>
      </w:r>
      <w:r w:rsidR="002B5BA8">
        <w:instrText xml:space="preserve"> SEQ Figure \* ARABIC </w:instrText>
      </w:r>
      <w:r w:rsidR="002B5BA8">
        <w:fldChar w:fldCharType="separate"/>
      </w:r>
      <w:r w:rsidR="009C635D">
        <w:rPr>
          <w:noProof/>
        </w:rPr>
        <w:t>10</w:t>
      </w:r>
      <w:r w:rsidR="002B5BA8">
        <w:rPr>
          <w:noProof/>
        </w:rPr>
        <w:fldChar w:fldCharType="end"/>
      </w:r>
      <w:bookmarkEnd w:id="162"/>
      <w:r>
        <w:t>:</w:t>
      </w:r>
      <w:r w:rsidRPr="005A7FC9">
        <w:t xml:space="preserve"> </w:t>
      </w:r>
      <w:r w:rsidRPr="00B70144">
        <w:t>Catchments contributing to an identified outflow node. Note that some catchments contribute to a common outflow node.</w:t>
      </w:r>
      <w:bookmarkEnd w:id="163"/>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64" w:name="_Ref461114312"/>
      <w:bookmarkStart w:id="165" w:name="_Toc461114630"/>
      <w:r>
        <w:t xml:space="preserve">Figure </w:t>
      </w:r>
      <w:r w:rsidR="002B5BA8">
        <w:fldChar w:fldCharType="begin"/>
      </w:r>
      <w:r w:rsidR="002B5BA8">
        <w:instrText xml:space="preserve"> SEQ Figure \* ARABIC </w:instrText>
      </w:r>
      <w:r w:rsidR="002B5BA8">
        <w:fldChar w:fldCharType="separate"/>
      </w:r>
      <w:r w:rsidR="009C635D">
        <w:rPr>
          <w:noProof/>
        </w:rPr>
        <w:t>11</w:t>
      </w:r>
      <w:r w:rsidR="002B5BA8">
        <w:rPr>
          <w:noProof/>
        </w:rPr>
        <w:fldChar w:fldCharType="end"/>
      </w:r>
      <w:bookmarkEnd w:id="164"/>
      <w:r>
        <w:t xml:space="preserve">: </w:t>
      </w:r>
      <w:r w:rsidRPr="008E510D">
        <w:t>Catchments receive inflow via an identified inflow node. Note that nodes are not necessarily geographic features, but are rather nodes in a graph representation of the river network.</w:t>
      </w:r>
      <w:bookmarkEnd w:id="165"/>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2B0857D7"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ins w:id="166" w:author="GRDC/ID" w:date="2016-09-09T09:18:00Z">
        <w:r w:rsidR="00021804">
          <w:rPr>
            <w:lang w:val="en-US"/>
          </w:rPr>
          <w:t>i</w:t>
        </w:r>
      </w:ins>
      <w:del w:id="167" w:author="GRDC/ID" w:date="2016-09-09T09:18:00Z">
        <w:r w:rsidR="00F173CA" w:rsidDel="00021804">
          <w:rPr>
            <w:lang w:val="en-US"/>
          </w:rPr>
          <w:delText>I</w:delText>
        </w:r>
      </w:del>
      <w:r w:rsidRPr="008E510D">
        <w:rPr>
          <w:lang w:val="en-US"/>
        </w:rPr>
        <w:t>n reality</w:t>
      </w:r>
      <w:r w:rsidR="00F173CA">
        <w:rPr>
          <w:lang w:val="en-US"/>
        </w:rPr>
        <w:t>,</w:t>
      </w:r>
      <w:r w:rsidRPr="008E510D">
        <w:rPr>
          <w:lang w:val="en-US"/>
        </w:rPr>
        <w:t xml:space="preserve"> they are (potentially complex) </w:t>
      </w:r>
      <w:del w:id="168" w:author="GRDC/ID" w:date="2016-09-09T09:19:00Z">
        <w:r w:rsidRPr="008E510D" w:rsidDel="00021804">
          <w:rPr>
            <w:lang w:val="en-US"/>
          </w:rPr>
          <w:delText xml:space="preserve">watershed </w:delText>
        </w:r>
      </w:del>
      <w:ins w:id="169" w:author="GRDC/ID" w:date="2016-09-09T09:19:00Z">
        <w:r w:rsidR="00021804">
          <w:rPr>
            <w:lang w:val="en-US"/>
          </w:rPr>
          <w:t>catchment</w:t>
        </w:r>
        <w:r w:rsidR="00021804" w:rsidRPr="008E510D">
          <w:rPr>
            <w:lang w:val="en-US"/>
          </w:rPr>
          <w:t xml:space="preserve"> </w:t>
        </w:r>
      </w:ins>
      <w:r w:rsidRPr="008E510D">
        <w:rPr>
          <w:lang w:val="en-US"/>
        </w:rPr>
        <w:t xml:space="preserve">outlets, denoted as outfall features. Whether an outfall (node) is referred to as an inflow or outflow </w:t>
      </w:r>
      <w:commentRangeStart w:id="170"/>
      <w:del w:id="171" w:author="GRDC/ID" w:date="2016-09-09T09:19:00Z">
        <w:r w:rsidRPr="008E510D" w:rsidDel="00021804">
          <w:rPr>
            <w:lang w:val="en-US"/>
          </w:rPr>
          <w:delText xml:space="preserve">node </w:delText>
        </w:r>
      </w:del>
      <w:commentRangeEnd w:id="170"/>
      <w:r w:rsidR="00021804">
        <w:rPr>
          <w:rStyle w:val="Kommentarzeichen"/>
          <w:lang w:val="en-US" w:eastAsia="en-US"/>
        </w:rPr>
        <w:commentReference w:id="170"/>
      </w:r>
      <w:r w:rsidRPr="008E510D">
        <w:rPr>
          <w:lang w:val="en-US"/>
        </w:rPr>
        <w:t xml:space="preserve">is always in reference to a </w:t>
      </w:r>
      <w:r w:rsidR="00467DE0">
        <w:rPr>
          <w:lang w:val="en-US"/>
        </w:rPr>
        <w:t xml:space="preserve">particular </w:t>
      </w:r>
      <w:r w:rsidRPr="008E510D">
        <w:rPr>
          <w:lang w:val="en-US"/>
        </w:rPr>
        <w:t xml:space="preserve">catchment. This means that </w:t>
      </w:r>
      <w:del w:id="172" w:author="GRDC/ID" w:date="2016-09-09T09:19:00Z">
        <w:r w:rsidRPr="008E510D" w:rsidDel="00021804">
          <w:rPr>
            <w:lang w:val="en-US"/>
          </w:rPr>
          <w:delText>a node</w:delText>
        </w:r>
      </w:del>
      <w:ins w:id="173" w:author="GRDC/ID" w:date="2016-09-09T09:19:00Z">
        <w:r w:rsidR="00021804">
          <w:rPr>
            <w:lang w:val="en-US"/>
          </w:rPr>
          <w:t>an outfall</w:t>
        </w:r>
      </w:ins>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w:t>
      </w:r>
      <w:del w:id="174" w:author="GRDC/ID" w:date="2016-09-09T09:20:00Z">
        <w:r w:rsidRPr="008E510D" w:rsidDel="00021804">
          <w:rPr>
            <w:lang w:val="en-US"/>
          </w:rPr>
          <w:delText xml:space="preserve">node's </w:delText>
        </w:r>
      </w:del>
      <w:ins w:id="175" w:author="GRDC/ID" w:date="2016-09-09T09:20:00Z">
        <w:r w:rsidR="00021804">
          <w:rPr>
            <w:lang w:val="en-US"/>
          </w:rPr>
          <w:t>outfall</w:t>
        </w:r>
        <w:r w:rsidR="00021804" w:rsidRPr="008E510D">
          <w:rPr>
            <w:lang w:val="en-US"/>
          </w:rPr>
          <w:t xml:space="preserve">'s </w:t>
        </w:r>
      </w:ins>
      <w:r w:rsidRPr="008E510D">
        <w:rPr>
          <w:lang w:val="en-US"/>
        </w:rPr>
        <w:t>role with respect to a catchment.</w:t>
      </w:r>
    </w:p>
    <w:p w14:paraId="28837C64" w14:textId="7A1E8A40" w:rsidR="00005E29" w:rsidRPr="008E510D" w:rsidRDefault="00005E29" w:rsidP="00450C77">
      <w:pPr>
        <w:pStyle w:val="StandardWeb"/>
        <w:jc w:val="both"/>
        <w:rPr>
          <w:lang w:val="en-US"/>
        </w:rPr>
      </w:pPr>
      <w:r w:rsidRPr="008E510D">
        <w:rPr>
          <w:lang w:val="en-US"/>
        </w:rPr>
        <w:t xml:space="preserve">In a dendritic network, the outflow </w:t>
      </w:r>
      <w:del w:id="176" w:author="GRDC/ID" w:date="2016-09-09T09:20:00Z">
        <w:r w:rsidRPr="008E510D" w:rsidDel="00021804">
          <w:rPr>
            <w:lang w:val="en-US"/>
          </w:rPr>
          <w:delText xml:space="preserve">node </w:delText>
        </w:r>
      </w:del>
      <w:r w:rsidRPr="008E510D">
        <w:rPr>
          <w:lang w:val="en-US"/>
        </w:rPr>
        <w:t xml:space="preserve">that one or more dendritic catchments flow to (which is not necessarily a single geometric point) must contribute to one and only one receiving catchment, unless it is a terminal catchment. Given that the dendritic catchment </w:t>
      </w:r>
      <w:r w:rsidRPr="008E510D">
        <w:rPr>
          <w:lang w:val="en-US"/>
        </w:rPr>
        <w:lastRenderedPageBreak/>
        <w:t xml:space="preserve">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7B8D83B8" w:rsidR="00005E29" w:rsidRPr="008E510D" w:rsidDel="00AB6DAC" w:rsidRDefault="00005E29" w:rsidP="00AB6DAC">
      <w:pPr>
        <w:jc w:val="both"/>
        <w:rPr>
          <w:del w:id="177" w:author="GRDC/ID" w:date="2016-09-09T10:25:00Z"/>
        </w:rPr>
      </w:pPr>
      <w:r w:rsidRPr="008E510D">
        <w:t xml:space="preserve">Being topological nodes, inflow and outflow </w:t>
      </w:r>
      <w:del w:id="178" w:author="GRDC/ID" w:date="2016-09-09T09:16:00Z">
        <w:r w:rsidRPr="008E510D" w:rsidDel="00021804">
          <w:delText xml:space="preserve">nodes </w:delText>
        </w:r>
      </w:del>
      <w:r w:rsidRPr="008E510D">
        <w:t xml:space="preserve">have no explicit positions but are potentially complex </w:t>
      </w:r>
      <w:del w:id="179" w:author="GRDC/ID" w:date="2016-09-09T09:16:00Z">
        <w:r w:rsidRPr="008E510D" w:rsidDel="00021804">
          <w:delText xml:space="preserve">watershed </w:delText>
        </w:r>
      </w:del>
      <w:ins w:id="180" w:author="GRDC/ID" w:date="2016-09-09T09:16:00Z">
        <w:r w:rsidR="00021804">
          <w:t>catchment</w:t>
        </w:r>
        <w:r w:rsidR="00021804" w:rsidRPr="008E510D">
          <w:t xml:space="preserve"> </w:t>
        </w:r>
      </w:ins>
      <w:r w:rsidRPr="008E510D">
        <w:t xml:space="preserve">outlets. In fact, </w:t>
      </w:r>
      <w:del w:id="181" w:author="GRDC/ID" w:date="2016-09-09T09:27:00Z">
        <w:r w:rsidRPr="008E510D" w:rsidDel="0088723E">
          <w:delText>a node</w:delText>
        </w:r>
      </w:del>
      <w:ins w:id="182" w:author="GRDC/ID" w:date="2016-09-09T09:27:00Z">
        <w:r w:rsidR="0088723E">
          <w:t xml:space="preserve"> inflow and outflow</w:t>
        </w:r>
      </w:ins>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del w:id="183" w:author="GRDC/ID" w:date="2016-09-09T09:29:00Z">
        <w:r w:rsidRPr="008E510D" w:rsidDel="0088723E">
          <w:delText xml:space="preserve">node </w:delText>
        </w:r>
      </w:del>
      <w:ins w:id="184" w:author="GRDC/ID" w:date="2016-09-09T09:29:00Z">
        <w:r w:rsidR="0088723E">
          <w:t>outflow</w:t>
        </w:r>
        <w:r w:rsidR="0088723E" w:rsidRPr="008E510D">
          <w:t xml:space="preserve"> </w:t>
        </w:r>
      </w:ins>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ins w:id="185" w:author="GRDC/ID" w:date="2016-09-09T10:27:00Z">
        <w:r w:rsidR="00AB6DAC" w:rsidRPr="008E510D">
          <w:t xml:space="preserve">There </w:t>
        </w:r>
        <w:r w:rsidR="00AB6DAC">
          <w:t>might be</w:t>
        </w:r>
        <w:r w:rsidR="00AB6DAC" w:rsidRPr="008E510D">
          <w:t xml:space="preserve"> two ways that catchments with multiple inflows can share a common outlet: 1) as separate catchments, each </w:t>
        </w:r>
        <w:r w:rsidR="00AB6DAC">
          <w:t>realized as</w:t>
        </w:r>
        <w:r w:rsidR="00AB6DAC" w:rsidRPr="008E510D">
          <w:t xml:space="preserve"> a flowpath </w:t>
        </w:r>
        <w:r w:rsidR="00AB6DAC">
          <w:t>connecting</w:t>
        </w:r>
        <w:r w:rsidR="00AB6DAC" w:rsidRPr="008E510D">
          <w:t xml:space="preserve"> a single inflow and the </w:t>
        </w:r>
        <w:r w:rsidR="00AB6DAC">
          <w:t xml:space="preserve">common </w:t>
        </w:r>
        <w:r w:rsidR="00AB6DAC" w:rsidRPr="008E510D">
          <w:t>outflow</w:t>
        </w:r>
        <w:r w:rsidR="00AB6DAC">
          <w:t>,</w:t>
        </w:r>
        <w:r w:rsidR="00AB6DAC" w:rsidRPr="008E510D">
          <w:t xml:space="preserve"> </w:t>
        </w:r>
        <w:r w:rsidR="00AB6DAC">
          <w:t xml:space="preserve">or 2) </w:t>
        </w:r>
        <w:r w:rsidR="00AB6DAC" w:rsidRPr="008E510D">
          <w:t>as a non-divided catchment contributing</w:t>
        </w:r>
        <w:r w:rsidR="00AB6DAC">
          <w:t xml:space="preserve"> as a whole to the outflow node. </w:t>
        </w:r>
        <w:r w:rsidR="00AB6DAC" w:rsidRPr="008E510D">
          <w:t xml:space="preserve">The latter case, referred to here as a conjoint catchment, </w:t>
        </w:r>
        <w:r w:rsidR="00AB6DAC">
          <w:t xml:space="preserve">requires </w:t>
        </w:r>
        <w:r w:rsidR="00AB6DAC" w:rsidRPr="008E510D">
          <w:t xml:space="preserve">to determine </w:t>
        </w:r>
        <w:r w:rsidR="00AB6DAC">
          <w:t>the</w:t>
        </w:r>
        <w:r w:rsidR="00AB6DAC" w:rsidRPr="008E510D">
          <w:t xml:space="preserve"> main flowpath, or to perform linear refere</w:t>
        </w:r>
        <w:r w:rsidR="00AB6DAC">
          <w:t xml:space="preserve">ncing (along the main flowpath). However, </w:t>
        </w:r>
        <w:r w:rsidR="00AB6DAC" w:rsidRPr="008E510D">
          <w:t xml:space="preserve">a conjoint catchment is often easier to delineate and more convenient. </w:t>
        </w:r>
      </w:ins>
      <w:r w:rsidRPr="008E510D">
        <w:t>Note that in this case, the complexity required to support geospatially accurate linear referencing may be lost in the interest of easy network navigation capabilities.</w:t>
      </w:r>
      <w:ins w:id="186" w:author="GRDC/ID" w:date="2016-09-09T10:25:00Z">
        <w:r w:rsidR="00AB6DAC">
          <w:t xml:space="preserve"> </w:t>
        </w:r>
      </w:ins>
    </w:p>
    <w:p w14:paraId="7686994C" w14:textId="23631642" w:rsidR="00005E29" w:rsidRPr="008E510D" w:rsidDel="00AB6DAC" w:rsidRDefault="00005E29" w:rsidP="00AB6DAC">
      <w:pPr>
        <w:pStyle w:val="StandardWeb"/>
        <w:jc w:val="both"/>
        <w:rPr>
          <w:del w:id="187" w:author="GRDC/ID" w:date="2016-09-09T10:27:00Z"/>
          <w:lang w:val="en-US"/>
        </w:rPr>
      </w:pPr>
      <w:del w:id="188" w:author="GRDC/ID" w:date="2016-09-09T10:28:00Z">
        <w:r w:rsidRPr="008E510D" w:rsidDel="00AB6DAC">
          <w:rPr>
            <w:lang w:val="en-US"/>
          </w:rPr>
          <w:delText xml:space="preserve">It is worth noting that non-dendritic networks are often </w:delText>
        </w:r>
      </w:del>
      <w:del w:id="189" w:author="GRDC/ID" w:date="2016-09-09T09:29:00Z">
        <w:r w:rsidRPr="008E510D" w:rsidDel="0088723E">
          <w:rPr>
            <w:lang w:val="en-US"/>
          </w:rPr>
          <w:delText xml:space="preserve">represented </w:delText>
        </w:r>
      </w:del>
      <w:del w:id="190" w:author="GRDC/ID" w:date="2016-09-09T10:28:00Z">
        <w:r w:rsidRPr="008E510D" w:rsidDel="00AB6DAC">
          <w:rPr>
            <w:lang w:val="en-US"/>
          </w:rPr>
          <w:delText xml:space="preserve">as a dendritic catchment network by introducing joint catchments that contain the non-dendritic parts. </w:delText>
        </w:r>
        <w:r w:rsidR="0036587F" w:rsidRPr="008E510D" w:rsidDel="00AB6DAC">
          <w:fldChar w:fldCharType="begin"/>
        </w:r>
        <w:r w:rsidR="0036587F" w:rsidRPr="008E510D" w:rsidDel="00AB6DAC">
          <w:rPr>
            <w:lang w:val="en-US"/>
          </w:rPr>
          <w:delInstrText xml:space="preserve"> REF _Ref458766605 \h </w:delInstrText>
        </w:r>
        <w:r w:rsidR="00450C77" w:rsidDel="00AB6DAC">
          <w:rPr>
            <w:lang w:val="en-US"/>
          </w:rPr>
          <w:delInstrText xml:space="preserve"> \* MERGEFORMAT </w:delInstrText>
        </w:r>
        <w:r w:rsidR="0036587F" w:rsidRPr="008E510D" w:rsidDel="00AB6DAC">
          <w:fldChar w:fldCharType="separate"/>
        </w:r>
        <w:r w:rsidR="009C635D" w:rsidRPr="009C635D" w:rsidDel="00AB6DAC">
          <w:rPr>
            <w:lang w:val="en-US"/>
          </w:rPr>
          <w:delText xml:space="preserve">Figure </w:delText>
        </w:r>
        <w:r w:rsidR="009C635D" w:rsidRPr="009C635D" w:rsidDel="00AB6DAC">
          <w:rPr>
            <w:noProof/>
            <w:lang w:val="en-US"/>
          </w:rPr>
          <w:delText>12</w:delText>
        </w:r>
        <w:r w:rsidR="0036587F" w:rsidRPr="008E510D" w:rsidDel="00AB6DAC">
          <w:fldChar w:fldCharType="end"/>
        </w:r>
        <w:r w:rsidR="00B90BB6" w:rsidDel="00AB6DAC">
          <w:rPr>
            <w:lang w:val="en-US"/>
          </w:rPr>
          <w:delText xml:space="preserve"> </w:delText>
        </w:r>
        <w:r w:rsidRPr="008E510D" w:rsidDel="00AB6DAC">
          <w:rPr>
            <w:lang w:val="en-US"/>
          </w:rPr>
          <w:delText xml:space="preserve">shows an example of </w:delText>
        </w:r>
        <w:r w:rsidR="00EE30E8" w:rsidDel="00AB6DAC">
          <w:rPr>
            <w:lang w:val="en-US"/>
          </w:rPr>
          <w:delText xml:space="preserve">a </w:delText>
        </w:r>
      </w:del>
      <w:del w:id="191" w:author="GRDC/ID" w:date="2016-09-09T09:31:00Z">
        <w:r w:rsidR="00EE30E8" w:rsidDel="0088723E">
          <w:rPr>
            <w:lang w:val="en-US"/>
          </w:rPr>
          <w:delText>network with</w:delText>
        </w:r>
        <w:r w:rsidR="00EE30E8" w:rsidRPr="008E510D" w:rsidDel="0088723E">
          <w:rPr>
            <w:lang w:val="en-US"/>
          </w:rPr>
          <w:delText xml:space="preserve"> </w:delText>
        </w:r>
        <w:r w:rsidRPr="008E510D" w:rsidDel="0088723E">
          <w:rPr>
            <w:lang w:val="en-US"/>
          </w:rPr>
          <w:delText xml:space="preserve">a </w:delText>
        </w:r>
      </w:del>
      <w:del w:id="192" w:author="GRDC/ID" w:date="2016-09-09T10:28:00Z">
        <w:r w:rsidRPr="008E510D" w:rsidDel="00AB6DAC">
          <w:rPr>
            <w:lang w:val="en-US"/>
          </w:rPr>
          <w:delText xml:space="preserve">non-dendritic </w:delText>
        </w:r>
      </w:del>
      <w:del w:id="193" w:author="GRDC/ID" w:date="2016-09-09T09:31:00Z">
        <w:r w:rsidRPr="008E510D" w:rsidDel="0088723E">
          <w:rPr>
            <w:lang w:val="en-US"/>
          </w:rPr>
          <w:delText>topology</w:delText>
        </w:r>
      </w:del>
      <w:del w:id="194" w:author="GRDC/ID" w:date="2016-09-09T10:28:00Z">
        <w:r w:rsidRPr="008E510D" w:rsidDel="00AB6DAC">
          <w:rPr>
            <w:lang w:val="en-US"/>
          </w:rPr>
          <w:delText>, where it is not possible to determine to what extent flow from catchment F contributes to catchments E, B or C</w:delText>
        </w:r>
        <w:r w:rsidR="00B90BB6" w:rsidDel="00AB6DAC">
          <w:rPr>
            <w:lang w:val="en-US"/>
          </w:rPr>
          <w:delText xml:space="preserve"> (C</w:delText>
        </w:r>
      </w:del>
      <w:del w:id="195" w:author="GRDC/ID" w:date="2016-09-09T10:07:00Z">
        <w:r w:rsidR="00B90BB6" w:rsidDel="00832021">
          <w:rPr>
            <w:lang w:val="en-US"/>
          </w:rPr>
          <w:delText>7</w:delText>
        </w:r>
      </w:del>
      <w:del w:id="196" w:author="GRDC/ID" w:date="2016-09-09T10:28:00Z">
        <w:r w:rsidR="00B90BB6" w:rsidDel="00AB6DAC">
          <w:rPr>
            <w:lang w:val="en-US"/>
          </w:rPr>
          <w:delText>)</w:delText>
        </w:r>
        <w:r w:rsidRPr="008E510D" w:rsidDel="00AB6DAC">
          <w:rPr>
            <w:lang w:val="en-US"/>
          </w:rPr>
          <w:delText>.</w:delText>
        </w:r>
        <w:r w:rsidR="00B90BB6" w:rsidDel="00AB6DAC">
          <w:rPr>
            <w:lang w:val="en-US"/>
          </w:rPr>
          <w:delText xml:space="preserve"> </w:delText>
        </w:r>
      </w:del>
      <w:del w:id="197" w:author="GRDC/ID" w:date="2016-09-09T09:33:00Z">
        <w:r w:rsidR="00B90BB6" w:rsidDel="0088723E">
          <w:rPr>
            <w:lang w:val="en-US"/>
          </w:rPr>
          <w:delText>C8</w:delText>
        </w:r>
        <w:r w:rsidR="00C86433" w:rsidRPr="008E510D" w:rsidDel="0088723E">
          <w:rPr>
            <w:lang w:val="en-US"/>
          </w:rPr>
          <w:delText xml:space="preserve"> </w:delText>
        </w:r>
        <w:r w:rsidRPr="008E510D" w:rsidDel="0088723E">
          <w:rPr>
            <w:lang w:val="en-US"/>
          </w:rPr>
          <w:delText xml:space="preserve">shows the same topology where </w:delText>
        </w:r>
      </w:del>
      <w:del w:id="198" w:author="GRDC/ID" w:date="2016-09-09T10:28:00Z">
        <w:r w:rsidRPr="008E510D" w:rsidDel="00AB6DAC">
          <w:rPr>
            <w:lang w:val="en-US"/>
          </w:rPr>
          <w:delText xml:space="preserve">catchments E, B, and C </w:delText>
        </w:r>
      </w:del>
      <w:del w:id="199" w:author="GRDC/ID" w:date="2016-09-09T10:09:00Z">
        <w:r w:rsidRPr="008E510D" w:rsidDel="00832021">
          <w:rPr>
            <w:lang w:val="en-US"/>
          </w:rPr>
          <w:delText>have bee</w:delText>
        </w:r>
        <w:r w:rsidR="0036587F" w:rsidRPr="008E510D" w:rsidDel="00832021">
          <w:rPr>
            <w:lang w:val="en-US"/>
          </w:rPr>
          <w:delText xml:space="preserve">n aggregated </w:delText>
        </w:r>
      </w:del>
      <w:del w:id="200" w:author="GRDC/ID" w:date="2016-09-09T10:28:00Z">
        <w:r w:rsidR="0036587F" w:rsidRPr="008E510D" w:rsidDel="00AB6DAC">
          <w:rPr>
            <w:lang w:val="en-US"/>
          </w:rPr>
          <w:delText>and the nodes N2 an</w:delText>
        </w:r>
        <w:r w:rsidRPr="008E510D" w:rsidDel="00AB6DAC">
          <w:rPr>
            <w:lang w:val="en-US"/>
          </w:rPr>
          <w:delText>d N3</w:delText>
        </w:r>
      </w:del>
      <w:del w:id="201" w:author="GRDC/ID" w:date="2016-09-09T09:51:00Z">
        <w:r w:rsidRPr="008E510D" w:rsidDel="00791ECE">
          <w:rPr>
            <w:lang w:val="en-US"/>
          </w:rPr>
          <w:delText xml:space="preserve"> are treated</w:delText>
        </w:r>
      </w:del>
      <w:del w:id="202" w:author="GRDC/ID" w:date="2016-09-09T09:54:00Z">
        <w:r w:rsidRPr="008E510D" w:rsidDel="00791ECE">
          <w:rPr>
            <w:lang w:val="en-US"/>
          </w:rPr>
          <w:delText xml:space="preserve"> as</w:delText>
        </w:r>
      </w:del>
      <w:del w:id="203" w:author="GRDC/ID" w:date="2016-09-09T10:28:00Z">
        <w:r w:rsidRPr="008E510D" w:rsidDel="00AB6DAC">
          <w:rPr>
            <w:lang w:val="en-US"/>
          </w:rPr>
          <w:delText xml:space="preserve"> a single virtual inflow node, </w:delText>
        </w:r>
      </w:del>
      <w:del w:id="204" w:author="GRDC/ID" w:date="2016-09-09T09:51:00Z">
        <w:r w:rsidRPr="008E510D" w:rsidDel="00791ECE">
          <w:rPr>
            <w:lang w:val="en-US"/>
          </w:rPr>
          <w:delText>so that</w:delText>
        </w:r>
      </w:del>
      <w:del w:id="205" w:author="GRDC/ID" w:date="2016-09-09T10:28:00Z">
        <w:r w:rsidRPr="008E510D" w:rsidDel="00AB6DAC">
          <w:rPr>
            <w:lang w:val="en-US"/>
          </w:rPr>
          <w:delText xml:space="preserve"> all the flow from catchments D and F </w:delText>
        </w:r>
      </w:del>
      <w:del w:id="206" w:author="GRDC/ID" w:date="2016-09-09T09:51:00Z">
        <w:r w:rsidRPr="008E510D" w:rsidDel="00791ECE">
          <w:rPr>
            <w:lang w:val="en-US"/>
          </w:rPr>
          <w:delText xml:space="preserve">accumulate </w:delText>
        </w:r>
      </w:del>
      <w:del w:id="207" w:author="GRDC/ID" w:date="2016-09-09T10:28:00Z">
        <w:r w:rsidRPr="008E510D" w:rsidDel="00AB6DAC">
          <w:rPr>
            <w:lang w:val="en-US"/>
          </w:rPr>
          <w:delText>in the resulting catchment X. Using this encapsulation approach, catchments can be represented using a simple tree structure where an upstream-downstream relation can be built without the need for complex hydrography between inflow and outflow nodes.</w:delText>
        </w:r>
      </w:del>
    </w:p>
    <w:p w14:paraId="12763133" w14:textId="001EB219" w:rsidR="0036587F" w:rsidRPr="008E510D" w:rsidRDefault="0036587F" w:rsidP="0036587F">
      <w:pPr>
        <w:keepNext/>
      </w:pPr>
      <w:r w:rsidRPr="008E510D">
        <w:rPr>
          <w:noProof/>
        </w:rPr>
        <w:lastRenderedPageBreak/>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rPr>
          <w:ins w:id="208" w:author="GRDC/ID" w:date="2016-09-09T10:06:00Z"/>
        </w:rPr>
      </w:pPr>
      <w:bookmarkStart w:id="209" w:name="_Ref458766605"/>
      <w:bookmarkStart w:id="210" w:name="_Ref458767275"/>
      <w:bookmarkStart w:id="211" w:name="_Toc461114631"/>
      <w:r w:rsidRPr="008E510D">
        <w:t xml:space="preserve">Figure </w:t>
      </w:r>
      <w:r w:rsidR="002B5BA8">
        <w:fldChar w:fldCharType="begin"/>
      </w:r>
      <w:r w:rsidR="002B5BA8">
        <w:instrText xml:space="preserve"> SEQ Figure \* ARABIC </w:instrText>
      </w:r>
      <w:r w:rsidR="002B5BA8">
        <w:fldChar w:fldCharType="separate"/>
      </w:r>
      <w:r w:rsidR="009C635D">
        <w:rPr>
          <w:noProof/>
        </w:rPr>
        <w:t>12</w:t>
      </w:r>
      <w:r w:rsidR="002B5BA8">
        <w:rPr>
          <w:noProof/>
        </w:rPr>
        <w:fldChar w:fldCharType="end"/>
      </w:r>
      <w:bookmarkEnd w:id="209"/>
      <w:r w:rsidR="00F16F57">
        <w:t xml:space="preserve">: </w:t>
      </w:r>
      <w:r w:rsidR="00F173CA">
        <w:t>Encapsulation of n</w:t>
      </w:r>
      <w:r w:rsidRPr="008E510D">
        <w:t xml:space="preserve">on-dendritic </w:t>
      </w:r>
      <w:r w:rsidR="00AD570C">
        <w:t xml:space="preserve">stream network </w:t>
      </w:r>
      <w:r w:rsidRPr="008E510D">
        <w:t>topology</w:t>
      </w:r>
      <w:bookmarkEnd w:id="210"/>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211"/>
    </w:p>
    <w:p w14:paraId="52475A85" w14:textId="15613AD8" w:rsidR="00832021" w:rsidRPr="00F16F57" w:rsidDel="00AB6DAC" w:rsidRDefault="00AB6DAC" w:rsidP="00AB6DAC">
      <w:pPr>
        <w:jc w:val="both"/>
        <w:rPr>
          <w:del w:id="212" w:author="GRDC/ID" w:date="2016-09-09T10:28:00Z"/>
        </w:rPr>
      </w:pPr>
      <w:ins w:id="213" w:author="GRDC/ID" w:date="2016-09-09T10:28:00Z">
        <w:r w:rsidRPr="008E510D">
          <w:t>It is worth noting that non-dendritic networks are often re</w:t>
        </w:r>
        <w:r>
          <w:t>alized</w:t>
        </w:r>
        <w:r w:rsidRPr="008E510D">
          <w:t xml:space="preserve"> as a dendritic catchment network by introducing joint catchments that contain the non-dendritic parts. </w:t>
        </w:r>
        <w:r w:rsidRPr="008E510D">
          <w:fldChar w:fldCharType="begin"/>
        </w:r>
        <w:r w:rsidRPr="008E510D">
          <w:instrText xml:space="preserve"> REF _Ref458766605 \h </w:instrText>
        </w:r>
        <w:r>
          <w:instrText xml:space="preserve"> \* MERGEFORMAT </w:instrText>
        </w:r>
      </w:ins>
      <w:ins w:id="214" w:author="GRDC/ID" w:date="2016-09-09T10:28:00Z">
        <w:r w:rsidRPr="008E510D">
          <w:fldChar w:fldCharType="separate"/>
        </w:r>
        <w:r w:rsidRPr="009C635D">
          <w:t xml:space="preserve">Figure </w:t>
        </w:r>
        <w:r w:rsidRPr="009C635D">
          <w:rPr>
            <w:noProof/>
          </w:rPr>
          <w:t>12</w:t>
        </w:r>
        <w:r w:rsidRPr="008E510D">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_Ref461114244 \h </w:instrText>
        </w:r>
      </w:ins>
      <w:ins w:id="215" w:author="GRDC/ID" w:date="2016-09-09T10:28:00Z">
        <w:r>
          <w:fldChar w:fldCharType="separate"/>
        </w:r>
        <w:r w:rsidRPr="00B70144">
          <w:t xml:space="preserve">Figure </w:t>
        </w:r>
        <w:r>
          <w:rPr>
            <w:noProof/>
          </w:rPr>
          <w:t>7</w:t>
        </w:r>
        <w:r>
          <w:fldChar w:fldCharType="end"/>
        </w:r>
        <w:r>
          <w:t>, C1)</w:t>
        </w:r>
        <w:r w:rsidRPr="008E510D">
          <w:t>.</w:t>
        </w:r>
        <w:r>
          <w:t xml:space="preserve"> </w:t>
        </w:r>
        <w:r>
          <w:rPr>
            <w:rStyle w:val="Kommentarzeichen"/>
          </w:rPr>
          <w:commentReference w:id="216"/>
        </w:r>
        <w:r>
          <w:t xml:space="preserve">Aggregating  the </w:t>
        </w:r>
        <w:r w:rsidRPr="008E510D">
          <w:t xml:space="preserve">catchments E, B, and C </w:t>
        </w:r>
        <w:r>
          <w:t xml:space="preserve"> (</w:t>
        </w:r>
        <w:r>
          <w:fldChar w:fldCharType="begin"/>
        </w:r>
        <w:r>
          <w:instrText xml:space="preserve"> REF _Ref461114244 \h </w:instrText>
        </w:r>
      </w:ins>
      <w:ins w:id="217" w:author="GRDC/ID" w:date="2016-09-09T10:28:00Z">
        <w:r>
          <w:fldChar w:fldCharType="separate"/>
        </w:r>
        <w:r w:rsidRPr="00B70144">
          <w:t xml:space="preserve">Figure </w:t>
        </w:r>
        <w:r>
          <w:rPr>
            <w:noProof/>
          </w:rPr>
          <w:t>7</w:t>
        </w:r>
        <w:r>
          <w:fldChar w:fldCharType="end"/>
        </w:r>
        <w:r>
          <w:t>, C2)</w:t>
        </w:r>
        <w:r w:rsidRPr="008E510D">
          <w:t xml:space="preserve">and </w:t>
        </w:r>
        <w:r>
          <w:t xml:space="preserve">collapsing </w:t>
        </w:r>
        <w:r w:rsidRPr="008E510D">
          <w:t>the nodes N2 and N3</w:t>
        </w:r>
        <w:r>
          <w:t xml:space="preserve"> into</w:t>
        </w:r>
        <w:r w:rsidRPr="008E510D">
          <w:t xml:space="preserve"> a single virtual inflow </w:t>
        </w:r>
        <w:r>
          <w:t>(</w:t>
        </w:r>
        <w:r w:rsidRPr="008E510D">
          <w:t>node</w:t>
        </w:r>
        <w:r>
          <w:t>)</w:t>
        </w:r>
        <w:r w:rsidRPr="008E510D">
          <w:t xml:space="preserve">, </w:t>
        </w:r>
        <w:r>
          <w:t>will accumulate</w:t>
        </w:r>
        <w:r w:rsidRPr="008E510D">
          <w:t xml:space="preserve"> all the flow from catchments D and F in the resulting catchment X</w:t>
        </w:r>
        <w:r>
          <w:t xml:space="preserve"> contributing inflow into catchment A via the node N1 (</w:t>
        </w:r>
        <w:r>
          <w:fldChar w:fldCharType="begin"/>
        </w:r>
        <w:r>
          <w:instrText xml:space="preserve"> REF _Ref461114244 \h </w:instrText>
        </w:r>
      </w:ins>
      <w:ins w:id="218" w:author="GRDC/ID" w:date="2016-09-09T10:28:00Z">
        <w:r>
          <w:fldChar w:fldCharType="separate"/>
        </w:r>
        <w:r w:rsidRPr="00B70144">
          <w:t xml:space="preserve">Figure </w:t>
        </w:r>
        <w:r>
          <w:rPr>
            <w:noProof/>
          </w:rPr>
          <w:t>7</w:t>
        </w:r>
        <w:r>
          <w:fldChar w:fldCharType="end"/>
        </w:r>
        <w:r>
          <w:t>, C3)</w:t>
        </w:r>
        <w:r w:rsidRPr="008E510D">
          <w:t>. Using this encapsulation approach, catchments can be represented using a simple tree structure where an upstream-downstream relation can be built without the need for complex hydrography between inflow and outflow nodes.</w:t>
        </w:r>
        <w:r>
          <w:t xml:space="preserve"> </w:t>
        </w:r>
      </w:ins>
    </w:p>
    <w:p w14:paraId="263895D0" w14:textId="4847A561" w:rsidR="00C86433" w:rsidRPr="00E226E8" w:rsidRDefault="00C86433" w:rsidP="00C86433">
      <w:pPr>
        <w:pStyle w:val="berschrift2"/>
      </w:pPr>
      <w:bookmarkStart w:id="219" w:name="_Toc458775734"/>
      <w:bookmarkStart w:id="220" w:name="_Toc461026391"/>
      <w:r w:rsidRPr="00E226E8">
        <w:t>River reference system</w:t>
      </w:r>
      <w:bookmarkEnd w:id="219"/>
      <w:bookmarkEnd w:id="220"/>
    </w:p>
    <w:p w14:paraId="68171C45" w14:textId="3E854486" w:rsidR="0019707D" w:rsidRPr="00E226E8" w:rsidRDefault="00C86433" w:rsidP="00DD072F">
      <w:pPr>
        <w:pStyle w:val="StandardWeb"/>
        <w:jc w:val="both"/>
        <w:rPr>
          <w:ins w:id="221"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222" w:author="GRDC/ID" w:date="2016-09-06T10:49:00Z">
        <w:r w:rsidRPr="00E226E8" w:rsidDel="00700A6F">
          <w:rPr>
            <w:lang w:val="en-US"/>
          </w:rPr>
          <w:delText>connects to</w:delText>
        </w:r>
      </w:del>
      <w:ins w:id="223" w:author="GRDC/ID" w:date="2016-09-06T10:50:00Z">
        <w:r w:rsidR="00700A6F">
          <w:rPr>
            <w:lang w:val="en-US"/>
          </w:rPr>
          <w:t xml:space="preserve"> </w:t>
        </w:r>
      </w:ins>
      <w:ins w:id="224"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ins w:id="225"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w:t>
        </w:r>
        <w:r w:rsidRPr="00E226E8">
          <w:rPr>
            <w:lang w:val="en-US"/>
          </w:rPr>
          <w:lastRenderedPageBreak/>
          <w:t xml:space="preserve">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26" w:name="_Ref461114335"/>
      <w:bookmarkStart w:id="227" w:name="_Toc461114632"/>
      <w:r w:rsidRPr="00EE2057">
        <w:t xml:space="preserve">Figure </w:t>
      </w:r>
      <w:r w:rsidR="002B5BA8">
        <w:fldChar w:fldCharType="begin"/>
      </w:r>
      <w:r w:rsidR="002B5BA8">
        <w:instrText xml:space="preserve"> SEQ Figure \* ARABIC </w:instrText>
      </w:r>
      <w:r w:rsidR="002B5BA8">
        <w:fldChar w:fldCharType="separate"/>
      </w:r>
      <w:r w:rsidR="009C635D">
        <w:rPr>
          <w:noProof/>
        </w:rPr>
        <w:t>13</w:t>
      </w:r>
      <w:r w:rsidR="002B5BA8">
        <w:rPr>
          <w:noProof/>
        </w:rPr>
        <w:fldChar w:fldCharType="end"/>
      </w:r>
      <w:bookmarkEnd w:id="226"/>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27"/>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28" w:name="_Ref461114343"/>
      <w:bookmarkStart w:id="229" w:name="_Toc461114633"/>
      <w:r>
        <w:t xml:space="preserve">Figure </w:t>
      </w:r>
      <w:r w:rsidR="002B5BA8">
        <w:fldChar w:fldCharType="begin"/>
      </w:r>
      <w:r w:rsidR="002B5BA8">
        <w:instrText xml:space="preserve"> SEQ Figure \* ARABIC </w:instrText>
      </w:r>
      <w:r w:rsidR="002B5BA8">
        <w:fldChar w:fldCharType="separate"/>
      </w:r>
      <w:r w:rsidR="009C635D">
        <w:rPr>
          <w:noProof/>
        </w:rPr>
        <w:t>14</w:t>
      </w:r>
      <w:r w:rsidR="002B5BA8">
        <w:rPr>
          <w:noProof/>
        </w:rPr>
        <w:fldChar w:fldCharType="end"/>
      </w:r>
      <w:bookmarkEnd w:id="228"/>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29"/>
    </w:p>
    <w:p w14:paraId="46AB195B" w14:textId="4B2C20C3" w:rsidR="0019707D" w:rsidRDefault="00526406" w:rsidP="0019707D">
      <w:pPr>
        <w:pStyle w:val="StandardWeb"/>
        <w:jc w:val="both"/>
        <w:rPr>
          <w:ins w:id="230" w:author="GRDC/ID" w:date="2016-09-06T09:51:00Z"/>
          <w:lang w:val="en-US"/>
        </w:rPr>
      </w:pPr>
      <w:ins w:id="231" w:author="GRDC/ID" w:date="2016-09-07T15:37:00Z">
        <w:r>
          <w:rPr>
            <w:lang w:val="en-US"/>
          </w:rPr>
          <w:t>A</w:t>
        </w:r>
      </w:ins>
      <w:ins w:id="232"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233"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234" w:author="GRDC/ID" w:date="2016-09-08T15:58:00Z">
        <w:r w:rsidR="009C635D" w:rsidRPr="00526406">
          <w:rPr>
            <w:highlight w:val="yellow"/>
          </w:rPr>
          <w:t xml:space="preserve">Figure </w:t>
        </w:r>
        <w:r w:rsidR="009C635D">
          <w:rPr>
            <w:noProof/>
            <w:highlight w:val="yellow"/>
          </w:rPr>
          <w:t>15</w:t>
        </w:r>
      </w:ins>
      <w:ins w:id="235" w:author="GRDC/ID" w:date="2016-09-06T10:08:00Z">
        <w:r w:rsidR="00F41705">
          <w:rPr>
            <w:lang w:val="en-US"/>
          </w:rPr>
          <w:fldChar w:fldCharType="end"/>
        </w:r>
      </w:ins>
      <w:commentRangeStart w:id="236"/>
      <w:ins w:id="237" w:author="GRDC/ID" w:date="2016-09-06T09:52:00Z">
        <w:r w:rsidR="0019707D">
          <w:rPr>
            <w:lang w:val="en-US"/>
          </w:rPr>
          <w:t>.</w:t>
        </w:r>
      </w:ins>
      <w:ins w:id="238" w:author="GRDC/ID" w:date="2016-09-06T09:51:00Z">
        <w:r w:rsidR="0019707D">
          <w:rPr>
            <w:lang w:val="en-US"/>
          </w:rPr>
          <w:t xml:space="preserve"> </w:t>
        </w:r>
      </w:ins>
      <w:ins w:id="239" w:author="GRDC/ID" w:date="2016-09-06T09:52:00Z">
        <w:r w:rsidR="0019707D">
          <w:rPr>
            <w:lang w:val="en-US"/>
          </w:rPr>
          <w:t xml:space="preserve"> </w:t>
        </w:r>
      </w:ins>
      <w:commentRangeEnd w:id="236"/>
      <w:ins w:id="240" w:author="GRDC/ID" w:date="2016-09-06T09:59:00Z">
        <w:r w:rsidR="00E226E8">
          <w:rPr>
            <w:rStyle w:val="Kommentarzeichen"/>
            <w:lang w:val="en-US" w:eastAsia="en-US"/>
          </w:rPr>
          <w:commentReference w:id="236"/>
        </w:r>
      </w:ins>
    </w:p>
    <w:p w14:paraId="35A31B56" w14:textId="77777777" w:rsidR="0019707D" w:rsidRDefault="0019707D" w:rsidP="00E226E8">
      <w:pPr>
        <w:pStyle w:val="OGCFigure"/>
        <w:rPr>
          <w:ins w:id="241" w:author="GRDC/ID" w:date="2016-09-06T09:54:00Z"/>
        </w:rPr>
      </w:pPr>
      <w:ins w:id="242"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43" w:author="GRDC/ID" w:date="2016-09-05T15:09:00Z"/>
        </w:rPr>
      </w:pPr>
      <w:bookmarkStart w:id="244" w:name="_Ref460919842"/>
      <w:bookmarkStart w:id="245" w:name="_Toc461114634"/>
      <w:ins w:id="246"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47" w:author="GRDC/ID" w:date="2016-09-08T16:16:00Z">
        <w:r w:rsidR="009C635D">
          <w:rPr>
            <w:noProof/>
            <w:highlight w:val="yellow"/>
          </w:rPr>
          <w:t>15</w:t>
        </w:r>
      </w:ins>
      <w:r w:rsidRPr="00526406">
        <w:rPr>
          <w:highlight w:val="yellow"/>
        </w:rPr>
        <w:fldChar w:fldCharType="end"/>
      </w:r>
      <w:bookmarkEnd w:id="244"/>
      <w:ins w:id="248" w:author="GRDC/ID" w:date="2016-09-06T09:54:00Z">
        <w:r w:rsidRPr="00526406">
          <w:t>:</w:t>
        </w:r>
      </w:ins>
      <w:ins w:id="249" w:author="GRDC/ID" w:date="2016-09-07T15:14:00Z">
        <w:r w:rsidR="00167E1C" w:rsidRPr="00526406">
          <w:t xml:space="preserve"> NEW</w:t>
        </w:r>
        <w:r w:rsidR="00167E1C">
          <w:t xml:space="preserve"> </w:t>
        </w:r>
      </w:ins>
      <w:ins w:id="250" w:author="GRDC/ID" w:date="2016-09-06T09:54:00Z">
        <w:r>
          <w:t xml:space="preserve"> </w:t>
        </w:r>
      </w:ins>
      <w:commentRangeStart w:id="251"/>
      <w:ins w:id="252" w:author="GRDC/ID" w:date="2016-09-05T15:09:00Z">
        <w:r w:rsidR="00DD072F" w:rsidRPr="0019707D">
          <w:rPr>
            <w:highlight w:val="yellow"/>
          </w:rPr>
          <w:t>Position (yellow dot) between two a reference points (red dot</w:t>
        </w:r>
      </w:ins>
      <w:ins w:id="253" w:author="GRDC/ID" w:date="2016-09-06T10:09:00Z">
        <w:r w:rsidR="00F41705">
          <w:rPr>
            <w:highlight w:val="yellow"/>
          </w:rPr>
          <w:t>s</w:t>
        </w:r>
      </w:ins>
      <w:ins w:id="254" w:author="GRDC/ID" w:date="2016-09-05T15:09:00Z">
        <w:r w:rsidR="00DD072F" w:rsidRPr="0019707D">
          <w:rPr>
            <w:highlight w:val="yellow"/>
          </w:rPr>
          <w:t xml:space="preserve">). </w:t>
        </w:r>
      </w:ins>
      <w:commentRangeEnd w:id="251"/>
      <w:ins w:id="255" w:author="GRDC/ID" w:date="2016-09-05T15:10:00Z">
        <w:r w:rsidR="00DD072F" w:rsidRPr="0019707D">
          <w:rPr>
            <w:rStyle w:val="Kommentarzeichen"/>
            <w:b w:val="0"/>
            <w:bCs w:val="0"/>
            <w:highlight w:val="yellow"/>
          </w:rPr>
          <w:commentReference w:id="251"/>
        </w:r>
      </w:ins>
      <w:bookmarkEnd w:id="245"/>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56" w:name="_Toc458775735"/>
      <w:bookmarkStart w:id="257" w:name="_Toc461026392"/>
      <w:r w:rsidRPr="008E510D">
        <w:t>Hydrographic and hydrometric networks</w:t>
      </w:r>
      <w:bookmarkEnd w:id="256"/>
      <w:bookmarkEnd w:id="257"/>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58" w:name="_Toc458775736"/>
      <w:bookmarkStart w:id="259" w:name="_Toc461026393"/>
      <w:r w:rsidRPr="008E510D">
        <w:t>Hydrographic and channel networks</w:t>
      </w:r>
      <w:bookmarkEnd w:id="258"/>
      <w:bookmarkEnd w:id="259"/>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60" w:name="_Toc458775737"/>
      <w:bookmarkStart w:id="261" w:name="_Toc461026394"/>
      <w:r w:rsidRPr="008E510D">
        <w:t>Hydrometric networks</w:t>
      </w:r>
      <w:bookmarkEnd w:id="260"/>
      <w:bookmarkEnd w:id="261"/>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262" w:name="_Toc458775738"/>
      <w:bookmarkStart w:id="263" w:name="_Toc461026395"/>
      <w:r w:rsidRPr="008E510D">
        <w:lastRenderedPageBreak/>
        <w:t>HydroNetwork: hydrographic network, channel network and station network - different views of catchment topology</w:t>
      </w:r>
      <w:bookmarkEnd w:id="262"/>
      <w:bookmarkEnd w:id="263"/>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64" w:name="_Ref458768476"/>
      <w:bookmarkStart w:id="265" w:name="_Toc461114635"/>
      <w:r w:rsidRPr="008E510D">
        <w:t xml:space="preserve">Figure </w:t>
      </w:r>
      <w:r w:rsidR="002B5BA8">
        <w:fldChar w:fldCharType="begin"/>
      </w:r>
      <w:r w:rsidR="002B5BA8">
        <w:instrText xml:space="preserve"> SEQ Figure \* ARABIC </w:instrText>
      </w:r>
      <w:r w:rsidR="002B5BA8">
        <w:fldChar w:fldCharType="separate"/>
      </w:r>
      <w:r w:rsidR="009C635D">
        <w:rPr>
          <w:noProof/>
        </w:rPr>
        <w:t>16</w:t>
      </w:r>
      <w:r w:rsidR="002B5BA8">
        <w:rPr>
          <w:noProof/>
        </w:rPr>
        <w:fldChar w:fldCharType="end"/>
      </w:r>
      <w:bookmarkEnd w:id="264"/>
      <w:r w:rsidRPr="008E510D">
        <w:t>: Cyclic nature of the HY_Features basic model</w:t>
      </w:r>
      <w:bookmarkEnd w:id="265"/>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266" w:name="_Toc458775739"/>
      <w:bookmarkStart w:id="267" w:name="_Toc461026396"/>
      <w:r w:rsidRPr="008E510D">
        <w:t>FlowPath</w:t>
      </w:r>
      <w:bookmarkEnd w:id="266"/>
      <w:bookmarkEnd w:id="267"/>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68" w:name="_Toc458775740"/>
      <w:bookmarkStart w:id="269" w:name="_Toc461026397"/>
      <w:r w:rsidRPr="008E510D">
        <w:t>Discussion of purpose and relation to ISO standards baselines.</w:t>
      </w:r>
      <w:bookmarkEnd w:id="268"/>
      <w:bookmarkEnd w:id="269"/>
    </w:p>
    <w:p w14:paraId="334415CA" w14:textId="4DC59FF0"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w:t>
      </w:r>
      <w:del w:id="270" w:author="GRDC/ID" w:date="2016-09-12T09:14:00Z">
        <w:r w:rsidRPr="008E510D" w:rsidDel="0064763C">
          <w:rPr>
            <w:lang w:val="en-US"/>
          </w:rPr>
          <w:delText xml:space="preserve">(catchments) </w:delText>
        </w:r>
      </w:del>
      <w:r w:rsidRPr="008E510D">
        <w:rPr>
          <w:lang w:val="en-US"/>
        </w:rPr>
        <w:t xml:space="preserve">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45FA8C26"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w:t>
      </w:r>
      <w:del w:id="271" w:author="GRDC/ID" w:date="2016-09-12T09:07:00Z">
        <w:r w:rsidRPr="008E510D" w:rsidDel="00056311">
          <w:rPr>
            <w:lang w:val="en-US"/>
          </w:rPr>
          <w:delText>realization</w:delText>
        </w:r>
      </w:del>
      <w:ins w:id="272" w:author="GRDC/ID" w:date="2016-09-12T09:07:00Z">
        <w:r w:rsidR="00056311">
          <w:rPr>
            <w:lang w:val="en-US"/>
          </w:rPr>
          <w:t>representation</w:t>
        </w:r>
      </w:ins>
      <w:r w:rsidRPr="008E510D">
        <w:rPr>
          <w:lang w:val="en-US"/>
        </w:rPr>
        <w:t>.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73" w:name="_Toc458775741"/>
      <w:bookmarkStart w:id="274" w:name="_Toc461026398"/>
      <w:r w:rsidRPr="008E510D">
        <w:t>Catchment topology, comparison with the ISO topology model</w:t>
      </w:r>
      <w:bookmarkEnd w:id="273"/>
      <w:bookmarkEnd w:id="274"/>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w:t>
      </w:r>
      <w:r w:rsidRPr="00DE106F">
        <w:rPr>
          <w:i/>
          <w:lang w:val="en-US"/>
        </w:rPr>
        <w:t>realization</w:t>
      </w:r>
      <w:r w:rsidRPr="008E510D">
        <w:rPr>
          <w:lang w:val="en-US"/>
        </w:rPr>
        <w:t xml:space="preserve">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08DA6C26"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 xml:space="preserve">its </w:t>
      </w:r>
      <w:ins w:id="275" w:author="GRDC/ID" w:date="2016-09-12T09:09:00Z">
        <w:r w:rsidR="00DE106F">
          <w:rPr>
            <w:lang w:val="en-US"/>
          </w:rPr>
          <w:t xml:space="preserve">feature </w:t>
        </w:r>
      </w:ins>
      <w:r w:rsidR="00CB3795" w:rsidRPr="008E510D">
        <w:rPr>
          <w:lang w:val="en-US"/>
        </w:rPr>
        <w:t>realization</w:t>
      </w:r>
      <w:r w:rsidR="0064089C">
        <w:rPr>
          <w:lang w:val="en-US"/>
        </w:rPr>
        <w:t>(s)</w:t>
      </w:r>
      <w:r w:rsidRPr="008E510D">
        <w:rPr>
          <w:lang w:val="en-US"/>
        </w:rPr>
        <w:t xml:space="preserve"> and </w:t>
      </w:r>
      <w:ins w:id="276" w:author="GRDC/ID" w:date="2016-09-12T09:09:00Z">
        <w:r w:rsidR="00DE106F">
          <w:rPr>
            <w:lang w:val="en-US"/>
          </w:rPr>
          <w:t xml:space="preserve">geometric </w:t>
        </w:r>
      </w:ins>
      <w:r w:rsidRPr="008E510D">
        <w:rPr>
          <w:lang w:val="en-US"/>
        </w:rPr>
        <w:t>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77" w:name="_Toc458775742"/>
      <w:bookmarkStart w:id="278" w:name="_Ref459630718"/>
      <w:bookmarkStart w:id="279" w:name="_Toc461026399"/>
      <w:r w:rsidRPr="008E510D">
        <w:t>River Reference System, comparison with ISO linear referencing model</w:t>
      </w:r>
      <w:bookmarkEnd w:id="277"/>
      <w:bookmarkEnd w:id="278"/>
      <w:bookmarkEnd w:id="279"/>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280" w:author="GRDC/ID" w:date="2016-09-05T12:35:00Z">
        <w:r w:rsidR="005F7C31" w:rsidRPr="008E510D">
          <w:t>linear referencing</w:t>
        </w:r>
        <w:r w:rsidR="005F7C31">
          <w:t xml:space="preserve"> </w:t>
        </w:r>
      </w:ins>
      <w:del w:id="281"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282" w:author="GRDC/ID" w:date="2016-09-05T12:35:00Z">
        <w:r w:rsidRPr="008E510D" w:rsidDel="005F7C31">
          <w:rPr>
            <w:lang w:val="en-US"/>
          </w:rPr>
          <w:delText xml:space="preserve">from </w:delText>
        </w:r>
      </w:del>
      <w:ins w:id="283"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284" w:name="_Toc458775743"/>
      <w:bookmarkStart w:id="285" w:name="_Toc461026400"/>
      <w:r w:rsidRPr="008E510D">
        <w:t>Catchment Network Navigation, comparison with ISO network (navigation) model</w:t>
      </w:r>
      <w:bookmarkEnd w:id="284"/>
      <w:bookmarkEnd w:id="285"/>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286"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287" w:author="GRDC/ID" w:date="2016-09-05T12:35:00Z">
        <w:r w:rsidR="00F437CE" w:rsidDel="005F7C31">
          <w:rPr>
            <w:lang w:val="en-US"/>
          </w:rPr>
          <w:delText>node</w:delText>
        </w:r>
        <w:r w:rsidR="0008573D" w:rsidRPr="008E510D" w:rsidDel="005F7C31">
          <w:rPr>
            <w:lang w:val="en-US"/>
          </w:rPr>
          <w:delText xml:space="preserve">s </w:delText>
        </w:r>
      </w:del>
      <w:ins w:id="288"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289" w:author="GRDC/ID" w:date="2016-09-05T12:45:00Z">
        <w:r w:rsidR="00D542A3">
          <w:rPr>
            <w:lang w:val="en-US"/>
          </w:rPr>
          <w:t>topology model</w:t>
        </w:r>
      </w:ins>
      <w:r w:rsidRPr="008E510D">
        <w:rPr>
          <w:lang w:val="en-US"/>
        </w:rPr>
        <w:t xml:space="preserve">. </w:t>
      </w:r>
      <w:ins w:id="290" w:author="GRDC/ID" w:date="2016-09-05T12:41:00Z">
        <w:r w:rsidR="005F7C31">
          <w:rPr>
            <w:lang w:val="en-US"/>
          </w:rPr>
          <w:t>Provided</w:t>
        </w:r>
      </w:ins>
      <w:ins w:id="291" w:author="GRDC/ID" w:date="2016-09-05T12:39:00Z">
        <w:r w:rsidR="005F7C31">
          <w:rPr>
            <w:lang w:val="en-US"/>
          </w:rPr>
          <w:t xml:space="preserve"> that </w:t>
        </w:r>
      </w:ins>
      <w:del w:id="292" w:author="GRDC/ID" w:date="2016-09-05T12:39:00Z">
        <w:r w:rsidRPr="008E510D" w:rsidDel="005F7C31">
          <w:rPr>
            <w:lang w:val="en-US"/>
          </w:rPr>
          <w:delText xml:space="preserve">Based on </w:delText>
        </w:r>
      </w:del>
      <w:r w:rsidRPr="008E510D">
        <w:rPr>
          <w:lang w:val="en-US"/>
        </w:rPr>
        <w:t xml:space="preserve">a catchment </w:t>
      </w:r>
      <w:ins w:id="293" w:author="GRDC/ID" w:date="2016-09-06T11:00:00Z">
        <w:r w:rsidR="00E34401">
          <w:rPr>
            <w:lang w:val="en-US"/>
          </w:rPr>
          <w:t>is</w:t>
        </w:r>
      </w:ins>
      <w:ins w:id="294" w:author="GRDC/ID" w:date="2016-09-05T12:39:00Z">
        <w:r w:rsidR="005F7C31">
          <w:rPr>
            <w:lang w:val="en-US"/>
          </w:rPr>
          <w:t xml:space="preserve"> topologically realized</w:t>
        </w:r>
      </w:ins>
      <w:ins w:id="295" w:author="GRDC/ID" w:date="2016-09-05T12:40:00Z">
        <w:r w:rsidR="005F7C31">
          <w:rPr>
            <w:lang w:val="en-US"/>
          </w:rPr>
          <w:t xml:space="preserve"> </w:t>
        </w:r>
      </w:ins>
      <w:ins w:id="296" w:author="GRDC/ID" w:date="2016-09-05T12:39:00Z">
        <w:r w:rsidR="005F7C31">
          <w:rPr>
            <w:lang w:val="en-US"/>
          </w:rPr>
          <w:t xml:space="preserve"> </w:t>
        </w:r>
      </w:ins>
      <w:del w:id="297" w:author="GRDC/ID" w:date="2016-09-05T12:39:00Z">
        <w:r w:rsidRPr="008E510D" w:rsidDel="005F7C31">
          <w:rPr>
            <w:lang w:val="en-US"/>
          </w:rPr>
          <w:delText>topological realization</w:delText>
        </w:r>
        <w:r w:rsidR="0008573D" w:rsidRPr="008E510D" w:rsidDel="005F7C31">
          <w:rPr>
            <w:lang w:val="en-US"/>
          </w:rPr>
          <w:delText xml:space="preserve"> </w:delText>
        </w:r>
      </w:del>
      <w:ins w:id="298" w:author="GRDC/ID" w:date="2016-09-05T12:40:00Z">
        <w:r w:rsidR="005F7C31">
          <w:rPr>
            <w:lang w:val="en-US"/>
          </w:rPr>
          <w:t xml:space="preserve"> </w:t>
        </w:r>
      </w:ins>
      <w:r w:rsidR="0008573D" w:rsidRPr="008E510D">
        <w:rPr>
          <w:lang w:val="en-US"/>
        </w:rPr>
        <w:t>comparable with the ISO topology model</w:t>
      </w:r>
      <w:del w:id="299" w:author="GRDC/ID" w:date="2016-09-05T12:46:00Z">
        <w:r w:rsidR="0008573D" w:rsidRPr="008E510D" w:rsidDel="00D542A3">
          <w:rPr>
            <w:lang w:val="en-US"/>
          </w:rPr>
          <w:delText>,</w:delText>
        </w:r>
      </w:del>
      <w:r w:rsidR="0008573D" w:rsidRPr="008E510D">
        <w:rPr>
          <w:lang w:val="en-US"/>
        </w:rPr>
        <w:t xml:space="preserve"> </w:t>
      </w:r>
      <w:del w:id="300"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301"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302"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303"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304" w:author="GRDC/ID" w:date="2016-09-05T12:34:00Z">
        <w:r w:rsidRPr="008E510D">
          <w:rPr>
            <w:lang w:val="en-US"/>
          </w:rPr>
          <w:t xml:space="preserve">The ISO </w:t>
        </w:r>
      </w:ins>
      <w:ins w:id="305" w:author="GRDC/ID" w:date="2016-09-05T12:49:00Z">
        <w:r w:rsidR="00D542A3" w:rsidRPr="008E510D">
          <w:t xml:space="preserve">network (navigation) </w:t>
        </w:r>
      </w:ins>
      <w:ins w:id="306" w:author="GRDC/ID" w:date="2016-09-05T12:34:00Z">
        <w:r w:rsidRPr="008E510D">
          <w:rPr>
            <w:lang w:val="en-US"/>
          </w:rPr>
          <w:t xml:space="preserve">model is not ‘imported’ </w:t>
        </w:r>
      </w:ins>
      <w:ins w:id="307" w:author="GRDC/ID" w:date="2016-09-05T12:49:00Z">
        <w:r w:rsidR="00D542A3">
          <w:rPr>
            <w:lang w:val="en-US"/>
          </w:rPr>
          <w:t xml:space="preserve">because this standard intends </w:t>
        </w:r>
      </w:ins>
      <w:ins w:id="308" w:author="GRDC/ID" w:date="2016-09-05T12:34:00Z">
        <w:r w:rsidRPr="008E510D">
          <w:rPr>
            <w:lang w:val="en-US"/>
          </w:rPr>
          <w:t xml:space="preserve">to reference the hydrologically determined catchment topology, </w:t>
        </w:r>
      </w:ins>
      <w:ins w:id="309" w:author="GRDC/ID" w:date="2016-09-05T12:50:00Z">
        <w:r w:rsidR="00D542A3">
          <w:rPr>
            <w:lang w:val="en-US"/>
          </w:rPr>
          <w:t xml:space="preserve"> and </w:t>
        </w:r>
      </w:ins>
      <w:ins w:id="310" w:author="GRDC/ID" w:date="2016-09-05T12:34:00Z">
        <w:r w:rsidRPr="008E510D">
          <w:rPr>
            <w:lang w:val="en-US"/>
          </w:rPr>
          <w:t xml:space="preserve">to </w:t>
        </w:r>
      </w:ins>
      <w:ins w:id="311" w:author="GRDC/ID" w:date="2016-09-05T12:50:00Z">
        <w:r w:rsidR="00D542A3">
          <w:rPr>
            <w:lang w:val="en-US"/>
          </w:rPr>
          <w:t xml:space="preserve">express the network of </w:t>
        </w:r>
      </w:ins>
      <w:ins w:id="312" w:author="GRDC/ID" w:date="2016-09-05T12:34:00Z">
        <w:r w:rsidRPr="00053FB3">
          <w:rPr>
            <w:i/>
            <w:lang w:val="en-US"/>
          </w:rPr>
          <w:t>junction</w:t>
        </w:r>
      </w:ins>
      <w:ins w:id="313" w:author="GRDC/ID" w:date="2016-09-06T10:07:00Z">
        <w:r w:rsidR="00F41705">
          <w:rPr>
            <w:i/>
            <w:lang w:val="en-US"/>
          </w:rPr>
          <w:t>s</w:t>
        </w:r>
      </w:ins>
      <w:ins w:id="314" w:author="GRDC/ID" w:date="2016-09-05T12:34:00Z">
        <w:r w:rsidRPr="008E510D">
          <w:rPr>
            <w:lang w:val="en-US"/>
          </w:rPr>
          <w:t xml:space="preserve"> and </w:t>
        </w:r>
      </w:ins>
      <w:ins w:id="315" w:author="GRDC/ID" w:date="2016-09-05T12:50:00Z">
        <w:r w:rsidR="00D542A3" w:rsidRPr="00053FB3">
          <w:rPr>
            <w:i/>
            <w:lang w:val="en-US"/>
          </w:rPr>
          <w:t>l</w:t>
        </w:r>
      </w:ins>
      <w:ins w:id="316" w:author="GRDC/ID" w:date="2016-09-05T12:34:00Z">
        <w:r w:rsidRPr="00053FB3">
          <w:rPr>
            <w:i/>
            <w:lang w:val="en-US"/>
          </w:rPr>
          <w:t>ink</w:t>
        </w:r>
      </w:ins>
      <w:ins w:id="317" w:author="GRDC/ID" w:date="2016-09-05T12:50:00Z">
        <w:r w:rsidR="00D542A3" w:rsidRPr="00053FB3">
          <w:rPr>
            <w:i/>
            <w:lang w:val="en-US"/>
          </w:rPr>
          <w:t>s</w:t>
        </w:r>
      </w:ins>
      <w:ins w:id="318" w:author="GRDC/ID" w:date="2016-09-05T12:34:00Z">
        <w:r w:rsidRPr="008E510D">
          <w:rPr>
            <w:lang w:val="en-US"/>
          </w:rPr>
          <w:t xml:space="preserve"> </w:t>
        </w:r>
      </w:ins>
      <w:ins w:id="319" w:author="GRDC/ID" w:date="2016-09-05T12:51:00Z">
        <w:r w:rsidR="00D542A3">
          <w:rPr>
            <w:lang w:val="en-US"/>
          </w:rPr>
          <w:t xml:space="preserve">defined in ISO 19133 </w:t>
        </w:r>
      </w:ins>
      <w:ins w:id="320" w:author="GRDC/ID" w:date="2016-09-06T11:03:00Z">
        <w:r w:rsidR="00E34401">
          <w:rPr>
            <w:lang w:val="en-US"/>
          </w:rPr>
          <w:t xml:space="preserve">as </w:t>
        </w:r>
      </w:ins>
      <w:ins w:id="321" w:author="GRDC/ID" w:date="2016-09-06T11:04:00Z">
        <w:r w:rsidR="00E34401">
          <w:rPr>
            <w:lang w:val="en-US"/>
          </w:rPr>
          <w:t xml:space="preserve">a </w:t>
        </w:r>
      </w:ins>
      <w:ins w:id="322" w:author="GRDC/ID" w:date="2016-09-06T11:03:00Z">
        <w:r w:rsidR="00E34401">
          <w:rPr>
            <w:lang w:val="en-US"/>
          </w:rPr>
          <w:t xml:space="preserve">network of hydrologic features </w:t>
        </w:r>
      </w:ins>
      <w:ins w:id="323" w:author="GRDC/ID" w:date="2016-09-05T12:51:00Z">
        <w:r w:rsidR="00D542A3">
          <w:rPr>
            <w:lang w:val="en-US"/>
          </w:rPr>
          <w:t xml:space="preserve">using terms common in </w:t>
        </w:r>
      </w:ins>
      <w:ins w:id="324" w:author="GRDC/ID" w:date="2016-09-05T12:34:00Z">
        <w:r w:rsidRPr="008E510D">
          <w:rPr>
            <w:lang w:val="en-US"/>
          </w:rPr>
          <w:t>the hydrology domain</w:t>
        </w:r>
      </w:ins>
      <w:ins w:id="325" w:author="GRDC/ID" w:date="2016-09-05T12:51:00Z">
        <w:r w:rsidR="00D542A3">
          <w:rPr>
            <w:lang w:val="en-US"/>
          </w:rPr>
          <w:t>.</w:t>
        </w:r>
      </w:ins>
      <w:ins w:id="326" w:author="GRDC/ID" w:date="2016-09-05T12:34:00Z">
        <w:r w:rsidRPr="008E510D">
          <w:rPr>
            <w:lang w:val="en-US"/>
          </w:rPr>
          <w:t xml:space="preserve"> </w:t>
        </w:r>
      </w:ins>
    </w:p>
    <w:p w14:paraId="35AC948E" w14:textId="77777777" w:rsidR="00807D2F" w:rsidRDefault="00807D2F" w:rsidP="00807D2F">
      <w:pPr>
        <w:pStyle w:val="berschrift1"/>
      </w:pPr>
      <w:bookmarkStart w:id="327" w:name="_Toc337499858"/>
      <w:bookmarkStart w:id="328" w:name="_Toc461026401"/>
      <w:bookmarkStart w:id="329" w:name="_Toc458775744"/>
      <w:r>
        <w:t>Clause containing normative material</w:t>
      </w:r>
      <w:bookmarkEnd w:id="327"/>
      <w:bookmarkEnd w:id="328"/>
    </w:p>
    <w:p w14:paraId="54E9DFC0" w14:textId="3EDFF45C" w:rsidR="00F062FF" w:rsidRPr="008E510D" w:rsidRDefault="00F062FF" w:rsidP="00450C77">
      <w:pPr>
        <w:pStyle w:val="berschrift2"/>
        <w:jc w:val="both"/>
      </w:pPr>
      <w:bookmarkStart w:id="330" w:name="_Toc458775745"/>
      <w:bookmarkStart w:id="331" w:name="_Toc461026402"/>
      <w:bookmarkEnd w:id="329"/>
      <w:r w:rsidRPr="008E510D">
        <w:t>The HY_Features conceptual model</w:t>
      </w:r>
      <w:bookmarkEnd w:id="330"/>
      <w:bookmarkEnd w:id="331"/>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3BA4D1F0" w:rsidR="00F062FF" w:rsidRPr="008E510D" w:rsidRDefault="00F062FF" w:rsidP="00450C77">
      <w:pPr>
        <w:pStyle w:val="StandardWeb"/>
        <w:jc w:val="both"/>
        <w:rPr>
          <w:lang w:val="en-US"/>
        </w:rPr>
      </w:pPr>
      <w:r w:rsidRPr="008E510D">
        <w:rPr>
          <w:lang w:val="en-US"/>
        </w:rPr>
        <w:t xml:space="preserve">Core concepts of HY_Features are: 1) an abstract idea of 'catchment' </w:t>
      </w:r>
      <w:del w:id="332" w:author="GRDC/ID" w:date="2016-09-12T08:59:00Z">
        <w:r w:rsidRPr="008E510D" w:rsidDel="00056311">
          <w:rPr>
            <w:lang w:val="en-US"/>
          </w:rPr>
          <w:delText xml:space="preserve">witch </w:delText>
        </w:r>
      </w:del>
      <w:ins w:id="333" w:author="GRDC/ID" w:date="2016-09-12T08:59:00Z">
        <w:r w:rsidR="00056311">
          <w:rPr>
            <w:lang w:val="en-US"/>
          </w:rPr>
          <w:t>which</w:t>
        </w:r>
        <w:r w:rsidR="00056311" w:rsidRPr="008E510D">
          <w:rPr>
            <w:lang w:val="en-US"/>
          </w:rPr>
          <w:t xml:space="preserve"> </w:t>
        </w:r>
      </w:ins>
      <w:r w:rsidRPr="008E510D">
        <w:rPr>
          <w:lang w:val="en-US"/>
        </w:rPr>
        <w:t>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34" w:name="_Ref460920258"/>
      <w:bookmarkStart w:id="335" w:name="_Toc461026483"/>
      <w:r>
        <w:lastRenderedPageBreak/>
        <w:t xml:space="preserve">Table </w:t>
      </w:r>
      <w:r w:rsidR="002B5BA8">
        <w:fldChar w:fldCharType="begin"/>
      </w:r>
      <w:r w:rsidR="002B5BA8">
        <w:instrText xml:space="preserve"> SEQ Table \* ARABIC </w:instrText>
      </w:r>
      <w:r w:rsidR="002B5BA8">
        <w:fldChar w:fldCharType="separate"/>
      </w:r>
      <w:r w:rsidR="009C635D">
        <w:rPr>
          <w:noProof/>
        </w:rPr>
        <w:t>1</w:t>
      </w:r>
      <w:r w:rsidR="002B5BA8">
        <w:rPr>
          <w:noProof/>
        </w:rPr>
        <w:fldChar w:fldCharType="end"/>
      </w:r>
      <w:bookmarkEnd w:id="334"/>
      <w:r>
        <w:t xml:space="preserve">: HY_Features modules, </w:t>
      </w:r>
      <w:r w:rsidRPr="008D4EE7">
        <w:t>concepts</w:t>
      </w:r>
      <w:r>
        <w:t xml:space="preserve"> reflected</w:t>
      </w:r>
      <w:r w:rsidR="009138D6">
        <w:t>,</w:t>
      </w:r>
      <w:r>
        <w:t xml:space="preserve"> and leaf packages included</w:t>
      </w:r>
      <w:bookmarkEnd w:id="335"/>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55C87595"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36" w:name="_Ref458769526"/>
      <w:bookmarkStart w:id="337" w:name="_Toc461114636"/>
      <w:r w:rsidRPr="008E510D">
        <w:t xml:space="preserve">Figure </w:t>
      </w:r>
      <w:r w:rsidR="002B5BA8">
        <w:fldChar w:fldCharType="begin"/>
      </w:r>
      <w:r w:rsidR="002B5BA8">
        <w:instrText xml:space="preserve"> SEQ Figure \* ARABIC </w:instrText>
      </w:r>
      <w:r w:rsidR="002B5BA8">
        <w:fldChar w:fldCharType="separate"/>
      </w:r>
      <w:r w:rsidR="009C635D">
        <w:rPr>
          <w:noProof/>
        </w:rPr>
        <w:t>17</w:t>
      </w:r>
      <w:r w:rsidR="002B5BA8">
        <w:rPr>
          <w:noProof/>
        </w:rPr>
        <w:fldChar w:fldCharType="end"/>
      </w:r>
      <w:bookmarkEnd w:id="336"/>
      <w:r w:rsidRPr="008E510D">
        <w:t>: HY_Features modules and packages</w:t>
      </w:r>
      <w:bookmarkEnd w:id="337"/>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38" w:name="_Toc458775746"/>
      <w:bookmarkStart w:id="339" w:name="_Toc461026403"/>
      <w:r w:rsidRPr="008E510D">
        <w:t>The HY_Features conceptual conformance (mapping)</w:t>
      </w:r>
      <w:bookmarkEnd w:id="338"/>
      <w:bookmarkEnd w:id="339"/>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2B5BA8"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2B5BA8"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2B5BA8"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40" w:name="_Toc458775747"/>
      <w:bookmarkStart w:id="341" w:name="_Toc461026404"/>
      <w:r w:rsidRPr="008E510D">
        <w:t>The HY_Features data conformance (encoding)</w:t>
      </w:r>
      <w:bookmarkEnd w:id="340"/>
      <w:bookmarkEnd w:id="341"/>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2B5BA8"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2B5BA8"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2B5BA8"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2B5BA8"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2B5BA8"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2B5BA8"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42" w:name="_Toc458775748"/>
      <w:bookmarkStart w:id="343" w:name="_Toc461026405"/>
      <w:r w:rsidRPr="008E510D">
        <w:t>The Hydro Feature application schema</w:t>
      </w:r>
      <w:bookmarkEnd w:id="342"/>
      <w:bookmarkEnd w:id="343"/>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44" w:name="_Ref458771227"/>
      <w:bookmarkStart w:id="345" w:name="_Toc461114637"/>
      <w:r w:rsidRPr="008E510D">
        <w:t xml:space="preserve">Figure </w:t>
      </w:r>
      <w:r w:rsidR="002B5BA8">
        <w:fldChar w:fldCharType="begin"/>
      </w:r>
      <w:r w:rsidR="002B5BA8">
        <w:instrText xml:space="preserve"> SEQ Figure \* ARABIC </w:instrText>
      </w:r>
      <w:r w:rsidR="002B5BA8">
        <w:fldChar w:fldCharType="separate"/>
      </w:r>
      <w:r w:rsidR="009C635D">
        <w:rPr>
          <w:noProof/>
        </w:rPr>
        <w:t>18</w:t>
      </w:r>
      <w:r w:rsidR="002B5BA8">
        <w:rPr>
          <w:noProof/>
        </w:rPr>
        <w:fldChar w:fldCharType="end"/>
      </w:r>
      <w:bookmarkEnd w:id="344"/>
      <w:r w:rsidRPr="008E510D">
        <w:t>: Hydrologic features describing separate aspects of the hydrology phenomenon</w:t>
      </w:r>
      <w:bookmarkEnd w:id="345"/>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46" w:name="_Ref458771445"/>
      <w:bookmarkStart w:id="347" w:name="_Toc461114638"/>
      <w:r w:rsidRPr="008E510D">
        <w:t xml:space="preserve">Figure </w:t>
      </w:r>
      <w:r w:rsidR="002B5BA8">
        <w:fldChar w:fldCharType="begin"/>
      </w:r>
      <w:r w:rsidR="002B5BA8">
        <w:instrText xml:space="preserve"> SEQ Figure \* ARABIC </w:instrText>
      </w:r>
      <w:r w:rsidR="002B5BA8">
        <w:fldChar w:fldCharType="separate"/>
      </w:r>
      <w:r w:rsidR="009C635D">
        <w:rPr>
          <w:noProof/>
        </w:rPr>
        <w:t>19</w:t>
      </w:r>
      <w:r w:rsidR="002B5BA8">
        <w:rPr>
          <w:noProof/>
        </w:rPr>
        <w:fldChar w:fldCharType="end"/>
      </w:r>
      <w:bookmarkEnd w:id="346"/>
      <w:r w:rsidRPr="008E510D">
        <w:t>: Hydro Feature – external dependencies</w:t>
      </w:r>
      <w:bookmarkEnd w:id="347"/>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2B5BA8"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2B5BA8"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2B5BA8"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2B5BA8"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2B5BA8"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2B5BA8"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2B5BA8"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48" w:name="_Toc458775749"/>
      <w:bookmarkStart w:id="349" w:name="_Toc461026406"/>
      <w:r w:rsidRPr="008E510D">
        <w:t>The Named Feature model</w:t>
      </w:r>
      <w:bookmarkEnd w:id="348"/>
      <w:bookmarkEnd w:id="349"/>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50" w:name="_Ref459017957"/>
      <w:bookmarkStart w:id="351" w:name="_Toc461114639"/>
      <w:r w:rsidRPr="008E510D">
        <w:t xml:space="preserve">Figure </w:t>
      </w:r>
      <w:r w:rsidR="002B5BA8">
        <w:fldChar w:fldCharType="begin"/>
      </w:r>
      <w:r w:rsidR="002B5BA8">
        <w:instrText xml:space="preserve"> SEQ Figure \* ARABIC </w:instrText>
      </w:r>
      <w:r w:rsidR="002B5BA8">
        <w:fldChar w:fldCharType="separate"/>
      </w:r>
      <w:r w:rsidR="009C635D">
        <w:rPr>
          <w:noProof/>
        </w:rPr>
        <w:t>20</w:t>
      </w:r>
      <w:r w:rsidR="002B5BA8">
        <w:rPr>
          <w:noProof/>
        </w:rPr>
        <w:fldChar w:fldCharType="end"/>
      </w:r>
      <w:bookmarkEnd w:id="350"/>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351"/>
    </w:p>
    <w:p w14:paraId="7F955018" w14:textId="0392EFF7" w:rsidR="00334360" w:rsidRPr="008E510D" w:rsidRDefault="00697554" w:rsidP="00450C77">
      <w:pPr>
        <w:pStyle w:val="StandardWeb"/>
        <w:jc w:val="both"/>
        <w:rPr>
          <w:lang w:val="en-US"/>
        </w:rPr>
      </w:pPr>
      <w:ins w:id="352" w:author="GRDC/ID" w:date="2016-09-07T08:40:00Z">
        <w:r>
          <w:rPr>
            <w:lang w:val="en-US"/>
          </w:rPr>
          <w:t xml:space="preserve">The </w:t>
        </w:r>
        <w:r w:rsidRPr="008E510D">
          <w:rPr>
            <w:lang w:val="en-US"/>
          </w:rPr>
          <w:t xml:space="preserve">HY_HydroFeature feature type </w:t>
        </w:r>
      </w:ins>
      <w:ins w:id="353" w:author="GRDC/ID" w:date="2016-09-07T08:51:00Z">
        <w:r w:rsidR="00BA6FB7">
          <w:rPr>
            <w:lang w:val="en-US"/>
          </w:rPr>
          <w:t xml:space="preserve">defines </w:t>
        </w:r>
      </w:ins>
      <w:ins w:id="354" w:author="GRDC/ID" w:date="2016-09-07T08:44:00Z">
        <w:r>
          <w:rPr>
            <w:lang w:val="en-US"/>
          </w:rPr>
          <w:t>the basic feature</w:t>
        </w:r>
      </w:ins>
      <w:ins w:id="355" w:author="GRDC/ID" w:date="2016-09-07T08:50:00Z">
        <w:r w:rsidR="00BA6FB7">
          <w:rPr>
            <w:lang w:val="en-US"/>
          </w:rPr>
          <w:t xml:space="preserve"> </w:t>
        </w:r>
      </w:ins>
      <w:ins w:id="356" w:author="GRDC/ID" w:date="2016-09-07T08:44:00Z">
        <w:r w:rsidRPr="008E510D">
          <w:rPr>
            <w:lang w:val="en-US"/>
          </w:rPr>
          <w:t>to reflect overall properties hydrologic features have such as identifier</w:t>
        </w:r>
      </w:ins>
      <w:ins w:id="357" w:author="GRDC/ID" w:date="2016-09-07T08:47:00Z">
        <w:r>
          <w:rPr>
            <w:lang w:val="en-US"/>
          </w:rPr>
          <w:t xml:space="preserve"> and</w:t>
        </w:r>
      </w:ins>
      <w:ins w:id="358" w:author="GRDC/ID" w:date="2016-09-07T08:44:00Z">
        <w:r w:rsidRPr="008E510D">
          <w:rPr>
            <w:lang w:val="en-US"/>
          </w:rPr>
          <w:t xml:space="preserve"> name</w:t>
        </w:r>
      </w:ins>
      <w:ins w:id="359" w:author="GRDC/ID" w:date="2016-09-07T08:47:00Z">
        <w:r>
          <w:rPr>
            <w:lang w:val="en-US"/>
          </w:rPr>
          <w:t>.</w:t>
        </w:r>
      </w:ins>
      <w:ins w:id="360" w:author="GRDC/ID" w:date="2016-09-07T08:44:00Z">
        <w:r w:rsidRPr="008E510D">
          <w:rPr>
            <w:lang w:val="en-US"/>
          </w:rPr>
          <w:t xml:space="preserve"> </w:t>
        </w:r>
      </w:ins>
      <w:r w:rsidR="00334360" w:rsidRPr="008E510D">
        <w:rPr>
          <w:lang w:val="en-US"/>
        </w:rPr>
        <w:t>The HY_HydroFeature feature type is further specialized by separate feature types</w:t>
      </w:r>
      <w:ins w:id="361"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2B5BA8"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2B5BA8"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2B5BA8"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362"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2B5BA8"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2B5BA8"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2B5BA8"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2B5BA8"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2B5BA8"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2B5BA8"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2B5BA8"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2B5BA8"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2B5BA8"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63" w:name="_Toc458775750"/>
      <w:bookmarkStart w:id="364" w:name="_Toc461026407"/>
      <w:r w:rsidRPr="008E510D">
        <w:t>The Hydro Complex model</w:t>
      </w:r>
      <w:bookmarkEnd w:id="363"/>
      <w:bookmarkEnd w:id="364"/>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ECD4D0C"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365"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66" w:name="_Ref461090679"/>
      <w:bookmarkStart w:id="367" w:name="_Toc461114640"/>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66"/>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bookmarkEnd w:id="367"/>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68" w:name="_Ref459018108"/>
      <w:bookmarkStart w:id="369" w:name="_Toc461114641"/>
      <w:r w:rsidRPr="008E510D">
        <w:t xml:space="preserve">Figure </w:t>
      </w:r>
      <w:r w:rsidR="002B5BA8">
        <w:fldChar w:fldCharType="begin"/>
      </w:r>
      <w:r w:rsidR="002B5BA8">
        <w:instrText xml:space="preserve"> SEQ Figure \* ARABIC </w:instrText>
      </w:r>
      <w:r w:rsidR="002B5BA8">
        <w:fldChar w:fldCharType="separate"/>
      </w:r>
      <w:r w:rsidR="009C635D">
        <w:rPr>
          <w:noProof/>
        </w:rPr>
        <w:t>22</w:t>
      </w:r>
      <w:r w:rsidR="002B5BA8">
        <w:rPr>
          <w:noProof/>
        </w:rPr>
        <w:fldChar w:fldCharType="end"/>
      </w:r>
      <w:bookmarkEnd w:id="368"/>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36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70" w:name="_Toc461114642"/>
      <w:r w:rsidRPr="008E510D">
        <w:t xml:space="preserve">Figure </w:t>
      </w:r>
      <w:r w:rsidR="002B5BA8">
        <w:fldChar w:fldCharType="begin"/>
      </w:r>
      <w:r w:rsidR="002B5BA8">
        <w:instrText xml:space="preserve"> SEQ Figure \* ARABIC </w:instrText>
      </w:r>
      <w:r w:rsidR="002B5BA8">
        <w:fldChar w:fldCharType="separate"/>
      </w:r>
      <w:r w:rsidR="009C635D">
        <w:rPr>
          <w:noProof/>
        </w:rPr>
        <w:t>23</w:t>
      </w:r>
      <w:r w:rsidR="002B5BA8">
        <w:rPr>
          <w:noProof/>
        </w:rPr>
        <w:fldChar w:fldCharType="end"/>
      </w:r>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37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71" w:name="_Toc461114643"/>
      <w:r w:rsidRPr="008E510D">
        <w:t xml:space="preserve">Figure </w:t>
      </w:r>
      <w:r w:rsidR="002B5BA8">
        <w:fldChar w:fldCharType="begin"/>
      </w:r>
      <w:r w:rsidR="002B5BA8">
        <w:instrText xml:space="preserve"> SEQ Figure \* ARABIC </w:instrText>
      </w:r>
      <w:r w:rsidR="002B5BA8">
        <w:fldChar w:fldCharType="separate"/>
      </w:r>
      <w:r w:rsidR="009C635D">
        <w:rPr>
          <w:noProof/>
        </w:rPr>
        <w:t>24</w:t>
      </w:r>
      <w:r w:rsidR="002B5BA8">
        <w:rPr>
          <w:noProof/>
        </w:rPr>
        <w:fldChar w:fldCharType="end"/>
      </w:r>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37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72" w:name="_Toc461114644"/>
      <w:r w:rsidRPr="008E510D">
        <w:t xml:space="preserve">Figure </w:t>
      </w:r>
      <w:r w:rsidR="002B5BA8">
        <w:fldChar w:fldCharType="begin"/>
      </w:r>
      <w:r w:rsidR="002B5BA8">
        <w:instrText xml:space="preserve"> SEQ Figure \* ARABIC </w:instrText>
      </w:r>
      <w:r w:rsidR="002B5BA8">
        <w:fldChar w:fldCharType="separate"/>
      </w:r>
      <w:r w:rsidR="009C635D">
        <w:rPr>
          <w:noProof/>
        </w:rPr>
        <w:t>25</w:t>
      </w:r>
      <w:r w:rsidR="002B5BA8">
        <w:rPr>
          <w:noProof/>
        </w:rPr>
        <w:fldChar w:fldCharType="end"/>
      </w:r>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372"/>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2B5BA8"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2B5BA8"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2B5BA8"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2B5BA8"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2B5BA8"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2B5BA8"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2B5BA8"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2B5BA8"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2B5BA8"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2B5BA8"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2B5BA8"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2B5BA8"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2B5BA8"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2B5BA8"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73" w:name="_Ref458785541"/>
      <w:bookmarkStart w:id="374" w:name="_Toc461114645"/>
      <w:r w:rsidRPr="008E510D">
        <w:t xml:space="preserve">Figure </w:t>
      </w:r>
      <w:r w:rsidR="002B5BA8">
        <w:fldChar w:fldCharType="begin"/>
      </w:r>
      <w:r w:rsidR="002B5BA8">
        <w:instrText xml:space="preserve"> SEQ Figure \* ARABIC </w:instrText>
      </w:r>
      <w:r w:rsidR="002B5BA8">
        <w:fldChar w:fldCharType="separate"/>
      </w:r>
      <w:r w:rsidR="009C635D">
        <w:rPr>
          <w:noProof/>
        </w:rPr>
        <w:t>26</w:t>
      </w:r>
      <w:r w:rsidR="002B5BA8">
        <w:rPr>
          <w:noProof/>
        </w:rPr>
        <w:fldChar w:fldCharType="end"/>
      </w:r>
      <w:bookmarkEnd w:id="373"/>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374"/>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2B5BA8"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2B5BA8"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2B5BA8"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2B5BA8"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2B5BA8"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2B5BA8"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75" w:name="_Ref458785591"/>
      <w:bookmarkStart w:id="376" w:name="_Toc461114646"/>
      <w:r w:rsidRPr="008E510D">
        <w:t xml:space="preserve">Figure </w:t>
      </w:r>
      <w:r w:rsidR="002B5BA8">
        <w:fldChar w:fldCharType="begin"/>
      </w:r>
      <w:r w:rsidR="002B5BA8">
        <w:instrText xml:space="preserve"> SEQ Figure \* ARABIC </w:instrText>
      </w:r>
      <w:r w:rsidR="002B5BA8">
        <w:fldChar w:fldCharType="separate"/>
      </w:r>
      <w:r w:rsidR="009C635D">
        <w:rPr>
          <w:noProof/>
        </w:rPr>
        <w:t>27</w:t>
      </w:r>
      <w:r w:rsidR="002B5BA8">
        <w:rPr>
          <w:noProof/>
        </w:rPr>
        <w:fldChar w:fldCharType="end"/>
      </w:r>
      <w:bookmarkEnd w:id="375"/>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376"/>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2B5BA8"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2B5BA8"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2B5BA8"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2B5BA8"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77" w:name="_Ref458785612"/>
      <w:bookmarkStart w:id="378" w:name="_Toc461114647"/>
      <w:r w:rsidRPr="008E510D">
        <w:t xml:space="preserve">Figure </w:t>
      </w:r>
      <w:r w:rsidR="002B5BA8">
        <w:fldChar w:fldCharType="begin"/>
      </w:r>
      <w:r w:rsidR="002B5BA8">
        <w:instrText xml:space="preserve"> SEQ Figure \* ARABIC </w:instrText>
      </w:r>
      <w:r w:rsidR="002B5BA8">
        <w:fldChar w:fldCharType="separate"/>
      </w:r>
      <w:r w:rsidR="009C635D">
        <w:rPr>
          <w:noProof/>
        </w:rPr>
        <w:t>28</w:t>
      </w:r>
      <w:r w:rsidR="002B5BA8">
        <w:rPr>
          <w:noProof/>
        </w:rPr>
        <w:fldChar w:fldCharType="end"/>
      </w:r>
      <w:bookmarkEnd w:id="377"/>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378"/>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2B5BA8"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2B5BA8"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2B5BA8"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2B5BA8"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79" w:name="_Ref461114378"/>
      <w:bookmarkStart w:id="380" w:name="_Toc461114648"/>
      <w:r w:rsidRPr="00C96558">
        <w:t xml:space="preserve">Figure </w:t>
      </w:r>
      <w:r w:rsidR="002B5BA8">
        <w:fldChar w:fldCharType="begin"/>
      </w:r>
      <w:r w:rsidR="002B5BA8">
        <w:instrText xml:space="preserve"> SEQ Figure \* ARABIC </w:instrText>
      </w:r>
      <w:r w:rsidR="002B5BA8">
        <w:fldChar w:fldCharType="separate"/>
      </w:r>
      <w:r w:rsidR="009C635D">
        <w:rPr>
          <w:noProof/>
        </w:rPr>
        <w:t>29</w:t>
      </w:r>
      <w:r w:rsidR="002B5BA8">
        <w:rPr>
          <w:noProof/>
        </w:rPr>
        <w:fldChar w:fldCharType="end"/>
      </w:r>
      <w:bookmarkEnd w:id="379"/>
      <w:r w:rsidRPr="00C96558">
        <w:t xml:space="preserve">: Outfall (UML class diagram, </w:t>
      </w:r>
      <w:hyperlink r:id="rId126" w:history="1">
        <w:r w:rsidRPr="00C96558">
          <w:rPr>
            <w:rStyle w:val="Hyperlink"/>
          </w:rPr>
          <w:t>req/hy_hydrofeature/hydrocomplex/outfall</w:t>
        </w:r>
      </w:hyperlink>
      <w:r w:rsidRPr="00C96558">
        <w:t xml:space="preserve"> )</w:t>
      </w:r>
      <w:bookmarkEnd w:id="380"/>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81" w:author="GRDC/ID" w:date="2016-09-08T09:23:00Z">
        <w:r w:rsidR="00911946">
          <w:t xml:space="preserve"> </w:t>
        </w:r>
      </w:ins>
      <w:ins w:id="382" w:author="GRDC/ID" w:date="2016-09-08T09:22:00Z">
        <w:r w:rsidR="00911946">
          <w:t>An</w:t>
        </w:r>
      </w:ins>
      <w:ins w:id="383" w:author="GRDC/ID" w:date="2016-09-06T09:48:00Z">
        <w:r w:rsidR="0019707D" w:rsidRPr="008E510D">
          <w:t xml:space="preserve"> </w:t>
        </w:r>
        <w:r w:rsidR="00585BA6">
          <w:rPr>
            <w:rStyle w:val="Hervorhebung"/>
          </w:rPr>
          <w:t>outflow</w:t>
        </w:r>
      </w:ins>
      <w:ins w:id="384" w:author="GRDC/ID" w:date="2016-09-06T13:04:00Z">
        <w:r w:rsidR="00585BA6">
          <w:rPr>
            <w:rStyle w:val="Hervorhebung"/>
          </w:rPr>
          <w:t>-</w:t>
        </w:r>
      </w:ins>
      <w:ins w:id="385" w:author="GRDC/ID" w:date="2016-09-07T07:38:00Z">
        <w:r w:rsidR="00E11FC0">
          <w:rPr>
            <w:rStyle w:val="Hervorhebung"/>
          </w:rPr>
          <w:t>on-flowpath</w:t>
        </w:r>
      </w:ins>
      <w:ins w:id="386" w:author="GRDC/ID" w:date="2016-09-06T09:48:00Z">
        <w:r w:rsidR="0019707D" w:rsidRPr="008E510D">
          <w:t xml:space="preserve"> </w:t>
        </w:r>
      </w:ins>
      <w:ins w:id="387" w:author="GRDC/ID" w:date="2016-09-06T12:57:00Z">
        <w:r w:rsidR="00661D3F">
          <w:t>and</w:t>
        </w:r>
      </w:ins>
      <w:ins w:id="388" w:author="GRDC/ID" w:date="2016-09-08T09:23:00Z">
        <w:r w:rsidR="00911946">
          <w:t xml:space="preserve"> an </w:t>
        </w:r>
      </w:ins>
      <w:ins w:id="389" w:author="GRDC/ID" w:date="2016-09-06T09:48:00Z">
        <w:r w:rsidR="0019707D" w:rsidRPr="00505D54">
          <w:rPr>
            <w:i/>
          </w:rPr>
          <w:t>inflow</w:t>
        </w:r>
        <w:r w:rsidR="00585BA6" w:rsidRPr="00585BA6">
          <w:rPr>
            <w:i/>
          </w:rPr>
          <w:t>-</w:t>
        </w:r>
      </w:ins>
      <w:ins w:id="390" w:author="GRDC/ID" w:date="2016-09-07T07:38:00Z">
        <w:r w:rsidR="00E11FC0">
          <w:rPr>
            <w:i/>
          </w:rPr>
          <w:t>on-flowpath</w:t>
        </w:r>
      </w:ins>
      <w:ins w:id="391"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392" w:author="GRDC/ID" w:date="2016-09-07T07:39:00Z">
        <w:r w:rsidR="00E11FC0">
          <w:t>shall be</w:t>
        </w:r>
      </w:ins>
      <w:ins w:id="393" w:author="GRDC/ID" w:date="2016-09-06T09:48:00Z">
        <w:r w:rsidR="0019707D">
          <w:t xml:space="preserve"> </w:t>
        </w:r>
      </w:ins>
      <w:ins w:id="394" w:author="GRDC/ID" w:date="2016-09-07T07:40:00Z">
        <w:r w:rsidR="00E11FC0">
          <w:t>realized</w:t>
        </w:r>
      </w:ins>
      <w:ins w:id="395"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2B5BA8"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2B5BA8"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2B5BA8"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2B5BA8"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2B5BA8"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2B5BA8"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2B5BA8"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2B5BA8"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76D6181C"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396" w:name="_Ref461114389"/>
      <w:bookmarkStart w:id="397" w:name="_Toc461114649"/>
      <w:r>
        <w:t xml:space="preserve">Figure </w:t>
      </w:r>
      <w:r w:rsidR="002B5BA8">
        <w:fldChar w:fldCharType="begin"/>
      </w:r>
      <w:r w:rsidR="002B5BA8">
        <w:instrText xml:space="preserve"> SEQ Figure \* ARABIC </w:instrText>
      </w:r>
      <w:r w:rsidR="002B5BA8">
        <w:fldChar w:fldCharType="separate"/>
      </w:r>
      <w:r w:rsidR="009C635D">
        <w:rPr>
          <w:noProof/>
        </w:rPr>
        <w:t>30</w:t>
      </w:r>
      <w:r w:rsidR="002B5BA8">
        <w:rPr>
          <w:noProof/>
        </w:rPr>
        <w:fldChar w:fldCharType="end"/>
      </w:r>
      <w:bookmarkEnd w:id="396"/>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bookmarkEnd w:id="397"/>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2B5BA8"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2B5BA8"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2B5BA8"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2B5BA8"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2B5BA8"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2B5BA8"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2B5BA8"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2B5BA8"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2B5BA8"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2B5BA8"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2B5BA8"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2B5BA8"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2B5BA8"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2B5BA8"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2B5BA8"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2B5BA8"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2B5BA8"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2B5BA8"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2B5BA8"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2B5BA8"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2B5BA8"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2B5BA8"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2B5BA8"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2B5BA8"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2B5BA8"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2B5BA8"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2B5BA8"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398" w:name="_Ref461114397"/>
      <w:bookmarkStart w:id="399" w:name="_Toc461114650"/>
      <w:r>
        <w:t xml:space="preserve">Figure </w:t>
      </w:r>
      <w:r w:rsidR="002B5BA8">
        <w:fldChar w:fldCharType="begin"/>
      </w:r>
      <w:r w:rsidR="002B5BA8">
        <w:instrText xml:space="preserve"> SEQ Figure \* ARABIC </w:instrText>
      </w:r>
      <w:r w:rsidR="002B5BA8">
        <w:fldChar w:fldCharType="separate"/>
      </w:r>
      <w:r w:rsidR="009C635D">
        <w:rPr>
          <w:noProof/>
        </w:rPr>
        <w:t>31</w:t>
      </w:r>
      <w:r w:rsidR="002B5BA8">
        <w:rPr>
          <w:noProof/>
        </w:rPr>
        <w:fldChar w:fldCharType="end"/>
      </w:r>
      <w:bookmarkEnd w:id="398"/>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399"/>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2B5BA8"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2B5BA8"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2B5BA8"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2B5BA8"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2B5BA8"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2B5BA8"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2B5BA8"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400" w:name="_Toc458775751"/>
      <w:bookmarkStart w:id="401" w:name="_Toc461026408"/>
      <w:r w:rsidRPr="008E510D">
        <w:t>The River Positioning System model</w:t>
      </w:r>
      <w:bookmarkEnd w:id="400"/>
      <w:bookmarkEnd w:id="401"/>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402" w:name="_Ref461092214"/>
      <w:bookmarkStart w:id="403" w:name="_Toc461114651"/>
      <w:r>
        <w:t xml:space="preserve">Figure </w:t>
      </w:r>
      <w:r w:rsidR="002B5BA8">
        <w:fldChar w:fldCharType="begin"/>
      </w:r>
      <w:r w:rsidR="002B5BA8">
        <w:instrText xml:space="preserve"> SEQ Figure \* ARABIC </w:instrText>
      </w:r>
      <w:r w:rsidR="002B5BA8">
        <w:fldChar w:fldCharType="separate"/>
      </w:r>
      <w:r w:rsidR="009C635D">
        <w:rPr>
          <w:noProof/>
        </w:rPr>
        <w:t>32</w:t>
      </w:r>
      <w:r w:rsidR="002B5BA8">
        <w:rPr>
          <w:noProof/>
        </w:rPr>
        <w:fldChar w:fldCharType="end"/>
      </w:r>
      <w:bookmarkEnd w:id="402"/>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403"/>
    </w:p>
    <w:p w14:paraId="6801209A" w14:textId="5EF84E26"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2B5BA8"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2B5BA8"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2B5BA8"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2B5BA8"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2B5BA8"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2B5BA8"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2B5BA8"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2B5BA8"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2B5BA8"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404" w:author="GRDC/ID" w:date="2016-09-06T09:44:00Z">
        <w:r w:rsidR="00CE6D2B">
          <w:t xml:space="preserve">. </w:t>
        </w:r>
      </w:ins>
      <w:ins w:id="405" w:author="GRDC/ID" w:date="2016-09-06T09:41:00Z">
        <w:r w:rsidR="00CE6D2B">
          <w:t xml:space="preserve"> </w:t>
        </w:r>
      </w:ins>
      <w:ins w:id="406" w:author="GRDC/ID" w:date="2016-09-06T09:44:00Z">
        <w:r w:rsidR="00CE6D2B">
          <w:t>C</w:t>
        </w:r>
      </w:ins>
      <w:ins w:id="407" w:author="GRDC/ID" w:date="2016-09-06T09:43:00Z">
        <w:r w:rsidR="00CE6D2B">
          <w:t xml:space="preserve">onstraints </w:t>
        </w:r>
      </w:ins>
      <w:ins w:id="408" w:author="GRDC/ID" w:date="2016-09-06T09:41:00Z">
        <w:r w:rsidR="00CE6D2B" w:rsidRPr="008E510D">
          <w:t xml:space="preserve"> </w:t>
        </w:r>
      </w:ins>
      <w:ins w:id="409" w:author="GRDC/ID" w:date="2016-09-06T12:59:00Z">
        <w:r w:rsidR="00661D3F" w:rsidRPr="00505D54">
          <w:rPr>
            <w:i/>
          </w:rPr>
          <w:t>start</w:t>
        </w:r>
        <w:r w:rsidR="00661D3F">
          <w:rPr>
            <w:i/>
          </w:rPr>
          <w:t>-at-</w:t>
        </w:r>
      </w:ins>
      <w:ins w:id="410" w:author="GRDC/ID" w:date="2016-09-06T09:41:00Z">
        <w:r w:rsidR="00CE6D2B" w:rsidRPr="00661D3F">
          <w:rPr>
            <w:rStyle w:val="Hervorhebung"/>
          </w:rPr>
          <w:t>outflow</w:t>
        </w:r>
        <w:r w:rsidR="00CE6D2B" w:rsidRPr="008E510D">
          <w:t xml:space="preserve"> </w:t>
        </w:r>
        <w:r w:rsidR="00CE6D2B">
          <w:t xml:space="preserve"> and </w:t>
        </w:r>
      </w:ins>
      <w:ins w:id="411" w:author="GRDC/ID" w:date="2016-09-06T12:58:00Z">
        <w:r w:rsidR="00661D3F" w:rsidRPr="00505D54">
          <w:rPr>
            <w:i/>
          </w:rPr>
          <w:t>s</w:t>
        </w:r>
      </w:ins>
      <w:ins w:id="412" w:author="GRDC/ID" w:date="2016-09-06T09:41:00Z">
        <w:r w:rsidR="00661D3F" w:rsidRPr="00661D3F">
          <w:rPr>
            <w:i/>
          </w:rPr>
          <w:t>tart</w:t>
        </w:r>
      </w:ins>
      <w:ins w:id="413" w:author="GRDC/ID" w:date="2016-09-06T12:59:00Z">
        <w:r w:rsidR="00661D3F">
          <w:rPr>
            <w:i/>
          </w:rPr>
          <w:t>-</w:t>
        </w:r>
      </w:ins>
      <w:ins w:id="414" w:author="GRDC/ID" w:date="2016-09-06T09:41:00Z">
        <w:r w:rsidR="00CE6D2B" w:rsidRPr="00505D54">
          <w:rPr>
            <w:i/>
          </w:rPr>
          <w:t>at</w:t>
        </w:r>
      </w:ins>
      <w:ins w:id="415" w:author="GRDC/ID" w:date="2016-09-06T12:59:00Z">
        <w:r w:rsidR="00661D3F">
          <w:rPr>
            <w:i/>
          </w:rPr>
          <w:t>-</w:t>
        </w:r>
      </w:ins>
      <w:ins w:id="416"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2B5BA8"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2B5BA8"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2B5BA8"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2B5BA8"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2B5BA8"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2B5BA8"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417" w:name="_Toc458775752"/>
      <w:bookmarkStart w:id="418" w:name="_Toc461026409"/>
      <w:r w:rsidRPr="008E510D">
        <w:t>The Surface Hydro Feature application schema</w:t>
      </w:r>
      <w:bookmarkEnd w:id="417"/>
      <w:bookmarkEnd w:id="418"/>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Pr="008E510D" w:rsidRDefault="00033C57" w:rsidP="006D2CB5">
      <w:pPr>
        <w:pStyle w:val="OGCFigure"/>
      </w:pPr>
      <w:bookmarkStart w:id="419" w:name="_Toc461114652"/>
      <w:r w:rsidRPr="008E510D">
        <w:t xml:space="preserve">Figure </w:t>
      </w:r>
      <w:r w:rsidR="002B5BA8">
        <w:fldChar w:fldCharType="begin"/>
      </w:r>
      <w:r w:rsidR="002B5BA8">
        <w:instrText xml:space="preserve"> SEQ Figure \* ARABIC </w:instrText>
      </w:r>
      <w:r w:rsidR="002B5BA8">
        <w:fldChar w:fldCharType="separate"/>
      </w:r>
      <w:r w:rsidR="009C635D">
        <w:rPr>
          <w:noProof/>
        </w:rPr>
        <w:t>33</w:t>
      </w:r>
      <w:r w:rsidR="002B5BA8">
        <w:rPr>
          <w:noProof/>
        </w:rPr>
        <w:fldChar w:fldCharType="end"/>
      </w:r>
      <w:r w:rsidRPr="008E510D">
        <w:t>: Surface Hydro Feature -  dependencies</w:t>
      </w:r>
      <w:bookmarkEnd w:id="419"/>
    </w:p>
    <w:p w14:paraId="1FCCEC1F" w14:textId="61C248B0" w:rsidR="00033C57" w:rsidRPr="008E510D" w:rsidRDefault="00033C57" w:rsidP="00450C77">
      <w:pPr>
        <w:pStyle w:val="berschrift3"/>
        <w:jc w:val="both"/>
      </w:pPr>
      <w:bookmarkStart w:id="420" w:name="_Toc458775753"/>
      <w:bookmarkStart w:id="421" w:name="_Toc461026410"/>
      <w:r w:rsidRPr="008E510D">
        <w:lastRenderedPageBreak/>
        <w:t>The Channel Network model</w:t>
      </w:r>
      <w:bookmarkEnd w:id="420"/>
      <w:bookmarkEnd w:id="421"/>
    </w:p>
    <w:p w14:paraId="1480CFDA" w14:textId="3FFC8010"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22" w:name="_Ref461114408"/>
      <w:bookmarkStart w:id="423" w:name="_Toc461114653"/>
      <w:r w:rsidRPr="009E4992">
        <w:t xml:space="preserve">Figure </w:t>
      </w:r>
      <w:r w:rsidR="002B5BA8">
        <w:fldChar w:fldCharType="begin"/>
      </w:r>
      <w:r w:rsidR="002B5BA8">
        <w:instrText xml:space="preserve"> SEQ Figure \* ARABIC </w:instrText>
      </w:r>
      <w:r w:rsidR="002B5BA8">
        <w:fldChar w:fldCharType="separate"/>
      </w:r>
      <w:r w:rsidR="009C635D">
        <w:rPr>
          <w:noProof/>
        </w:rPr>
        <w:t>34</w:t>
      </w:r>
      <w:r w:rsidR="002B5BA8">
        <w:rPr>
          <w:noProof/>
        </w:rPr>
        <w:fldChar w:fldCharType="end"/>
      </w:r>
      <w:bookmarkEnd w:id="422"/>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bookmarkEnd w:id="423"/>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7BF3E6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24" w:name="_Ref461114423"/>
      <w:bookmarkStart w:id="425" w:name="_Toc461114654"/>
      <w:r w:rsidRPr="009E4992">
        <w:t xml:space="preserve">Figure </w:t>
      </w:r>
      <w:r w:rsidR="002B5BA8">
        <w:fldChar w:fldCharType="begin"/>
      </w:r>
      <w:r w:rsidR="002B5BA8">
        <w:instrText xml:space="preserve"> SEQ Figure \* ARABIC </w:instrText>
      </w:r>
      <w:r w:rsidR="002B5BA8">
        <w:fldChar w:fldCharType="separate"/>
      </w:r>
      <w:r w:rsidR="009C635D">
        <w:rPr>
          <w:noProof/>
        </w:rPr>
        <w:t>35</w:t>
      </w:r>
      <w:r w:rsidR="002B5BA8">
        <w:rPr>
          <w:noProof/>
        </w:rPr>
        <w:fldChar w:fldCharType="end"/>
      </w:r>
      <w:bookmarkEnd w:id="424"/>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bookmarkEnd w:id="425"/>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2B5BA8"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2B5BA8"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2B5BA8"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2B5BA8"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2B5BA8"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2B5BA8"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2B5BA8"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2B5BA8"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2B5BA8"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2B5BA8"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2B5BA8"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2B5BA8"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2B5BA8"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2B5BA8"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2B5BA8"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2B5BA8"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2B5BA8"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2B5BA8"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2B5BA8"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2B5BA8"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2B5BA8"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2B5BA8"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2B5BA8"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2B5BA8"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2B5BA8"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2B5BA8"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26" w:name="_Toc458775754"/>
      <w:bookmarkStart w:id="427" w:name="_Toc461026411"/>
      <w:r w:rsidRPr="008E510D">
        <w:t>The Hydrographic Network model</w:t>
      </w:r>
      <w:bookmarkEnd w:id="426"/>
      <w:bookmarkEnd w:id="427"/>
    </w:p>
    <w:p w14:paraId="13EEAD0C" w14:textId="5EC939A0"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28" w:name="_Ref461114433"/>
      <w:bookmarkStart w:id="429" w:name="_Toc461114655"/>
      <w:r w:rsidRPr="009E4992">
        <w:t xml:space="preserve">Figure </w:t>
      </w:r>
      <w:r w:rsidR="002B5BA8">
        <w:fldChar w:fldCharType="begin"/>
      </w:r>
      <w:r w:rsidR="002B5BA8">
        <w:instrText xml:space="preserve"> SEQ Figure \* ARABIC </w:instrText>
      </w:r>
      <w:r w:rsidR="002B5BA8">
        <w:fldChar w:fldCharType="separate"/>
      </w:r>
      <w:r w:rsidR="009C635D">
        <w:rPr>
          <w:noProof/>
        </w:rPr>
        <w:t>36</w:t>
      </w:r>
      <w:r w:rsidR="002B5BA8">
        <w:rPr>
          <w:noProof/>
        </w:rPr>
        <w:fldChar w:fldCharType="end"/>
      </w:r>
      <w:bookmarkEnd w:id="428"/>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bookmarkEnd w:id="429"/>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B48AE9"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30" w:name="_Ref461114457"/>
      <w:bookmarkStart w:id="431" w:name="_Toc461114656"/>
      <w:r w:rsidRPr="009E4992">
        <w:t xml:space="preserve">Figure </w:t>
      </w:r>
      <w:r w:rsidR="002B5BA8">
        <w:fldChar w:fldCharType="begin"/>
      </w:r>
      <w:r w:rsidR="002B5BA8">
        <w:instrText xml:space="preserve"> SEQ Figure \* ARABIC </w:instrText>
      </w:r>
      <w:r w:rsidR="002B5BA8">
        <w:fldChar w:fldCharType="separate"/>
      </w:r>
      <w:r w:rsidR="009C635D">
        <w:rPr>
          <w:noProof/>
        </w:rPr>
        <w:t>37</w:t>
      </w:r>
      <w:r w:rsidR="002B5BA8">
        <w:rPr>
          <w:noProof/>
        </w:rPr>
        <w:fldChar w:fldCharType="end"/>
      </w:r>
      <w:bookmarkEnd w:id="430"/>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bookmarkEnd w:id="431"/>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2B5BA8"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2B5BA8"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2B5BA8"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2B5BA8"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2B5BA8"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2B5BA8"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2B5BA8"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2B5BA8"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2B5BA8"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2B5BA8"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2B5BA8"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2B5BA8"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2B5BA8"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2B5BA8"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2B5BA8"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2B5BA8"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2B5BA8"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2B5BA8"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2B5BA8"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2B5BA8"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2B5BA8"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2B5BA8"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2B5BA8"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2B5BA8"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2B5BA8"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2B5BA8"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2B5BA8"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2B5BA8"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2B5BA8"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2B5BA8"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2B5BA8"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2B5BA8"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2B5BA8"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2B5BA8"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2B5BA8"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2B5BA8"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2B5BA8"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2B5BA8"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2B5BA8"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2B5BA8"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2B5BA8"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2B5BA8"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432" w:name="_Toc458775755"/>
      <w:bookmarkStart w:id="433" w:name="_Toc461026412"/>
      <w:r w:rsidRPr="008E510D">
        <w:t>The Surface Water Body types</w:t>
      </w:r>
      <w:bookmarkEnd w:id="432"/>
      <w:bookmarkEnd w:id="433"/>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34" w:name="_Toc458775756"/>
      <w:bookmarkStart w:id="435" w:name="_Toc461026413"/>
      <w:r w:rsidRPr="008E510D">
        <w:t>The Storage model</w:t>
      </w:r>
      <w:bookmarkEnd w:id="434"/>
      <w:bookmarkEnd w:id="435"/>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36" w:name="_Ref461114468"/>
      <w:bookmarkStart w:id="437" w:name="_Toc461114657"/>
      <w:r>
        <w:t xml:space="preserve">Figure </w:t>
      </w:r>
      <w:r w:rsidR="002B5BA8">
        <w:fldChar w:fldCharType="begin"/>
      </w:r>
      <w:r w:rsidR="002B5BA8">
        <w:instrText xml:space="preserve"> SEQ Figure \* ARABIC </w:instrText>
      </w:r>
      <w:r w:rsidR="002B5BA8">
        <w:fldChar w:fldCharType="separate"/>
      </w:r>
      <w:r w:rsidR="009C635D">
        <w:rPr>
          <w:noProof/>
        </w:rPr>
        <w:t>38</w:t>
      </w:r>
      <w:r w:rsidR="002B5BA8">
        <w:rPr>
          <w:noProof/>
        </w:rPr>
        <w:fldChar w:fldCharType="end"/>
      </w:r>
      <w:bookmarkEnd w:id="436"/>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bookmarkEnd w:id="437"/>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2B5BA8"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2B5BA8"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2B5BA8"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2B5BA8"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2B5BA8"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38" w:name="_Toc458775757"/>
      <w:bookmarkStart w:id="439" w:name="_Toc461026414"/>
      <w:r w:rsidRPr="008E510D">
        <w:lastRenderedPageBreak/>
        <w:t>The Hydrometric Network application schema</w:t>
      </w:r>
      <w:bookmarkEnd w:id="438"/>
      <w:bookmarkEnd w:id="439"/>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40" w:name="_Ref458785979"/>
      <w:bookmarkStart w:id="441" w:name="_Toc461114658"/>
      <w:r w:rsidRPr="008E510D">
        <w:t xml:space="preserve">Figure </w:t>
      </w:r>
      <w:r w:rsidR="002B5BA8">
        <w:fldChar w:fldCharType="begin"/>
      </w:r>
      <w:r w:rsidR="002B5BA8">
        <w:instrText xml:space="preserve"> SEQ Figure \* ARABIC </w:instrText>
      </w:r>
      <w:r w:rsidR="002B5BA8">
        <w:fldChar w:fldCharType="separate"/>
      </w:r>
      <w:r w:rsidR="009C635D">
        <w:rPr>
          <w:noProof/>
        </w:rPr>
        <w:t>39</w:t>
      </w:r>
      <w:r w:rsidR="002B5BA8">
        <w:rPr>
          <w:noProof/>
        </w:rPr>
        <w:fldChar w:fldCharType="end"/>
      </w:r>
      <w:bookmarkEnd w:id="440"/>
      <w:r w:rsidRPr="008E510D">
        <w:t>: Hydrometric Network – dependencies</w:t>
      </w:r>
      <w:bookmarkEnd w:id="441"/>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42" w:name="_Ref461114477"/>
      <w:bookmarkStart w:id="443" w:name="_Toc461114659"/>
      <w:r>
        <w:t xml:space="preserve">Figure </w:t>
      </w:r>
      <w:r w:rsidR="002B5BA8">
        <w:fldChar w:fldCharType="begin"/>
      </w:r>
      <w:r w:rsidR="002B5BA8">
        <w:instrText xml:space="preserve"> SEQ Figure \* ARABIC </w:instrText>
      </w:r>
      <w:r w:rsidR="002B5BA8">
        <w:fldChar w:fldCharType="separate"/>
      </w:r>
      <w:r w:rsidR="009C635D">
        <w:rPr>
          <w:noProof/>
        </w:rPr>
        <w:t>40</w:t>
      </w:r>
      <w:r w:rsidR="002B5BA8">
        <w:rPr>
          <w:noProof/>
        </w:rPr>
        <w:fldChar w:fldCharType="end"/>
      </w:r>
      <w:bookmarkEnd w:id="442"/>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443"/>
    </w:p>
    <w:p w14:paraId="44A0FC68" w14:textId="0CCF6204" w:rsidR="00911946" w:rsidRPr="008E510D" w:rsidRDefault="007004D7" w:rsidP="00911946">
      <w:pPr>
        <w:pStyle w:val="StandardWeb"/>
        <w:jc w:val="both"/>
        <w:rPr>
          <w:ins w:id="444"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45"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46" w:author="GRDC/ID" w:date="2016-09-08T09:18:00Z">
        <w:r w:rsidR="00911946">
          <w:rPr>
            <w:lang w:val="en-US"/>
          </w:rPr>
          <w:t>the</w:t>
        </w:r>
      </w:ins>
      <w:ins w:id="447" w:author="GRDC/ID" w:date="2016-09-08T09:17:00Z">
        <w:r w:rsidR="00911946">
          <w:rPr>
            <w:lang w:val="en-US"/>
          </w:rPr>
          <w:t xml:space="preserve"> hydrometric </w:t>
        </w:r>
      </w:ins>
      <w:ins w:id="448" w:author="GRDC/ID" w:date="2016-09-08T09:18:00Z">
        <w:r w:rsidR="00911946">
          <w:rPr>
            <w:lang w:val="en-US"/>
          </w:rPr>
          <w:t>feature</w:t>
        </w:r>
      </w:ins>
      <w:ins w:id="449"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2B5BA8"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2B5BA8"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2B5BA8"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2B5BA8"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2B5BA8"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2B5BA8"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2B5BA8"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2B5BA8"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2B5BA8"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450" w:name="_Toc461026415"/>
      <w:r>
        <w:t xml:space="preserve">ANNEX A </w:t>
      </w:r>
      <w:r w:rsidR="00807D2F">
        <w:t>Conformance Class Abstract Test Suite (Normative)</w:t>
      </w:r>
      <w:bookmarkEnd w:id="450"/>
    </w:p>
    <w:p w14:paraId="3EC0005E" w14:textId="77777777" w:rsidR="00604B6C" w:rsidRDefault="00604B6C" w:rsidP="00B44DA2">
      <w:pPr>
        <w:pStyle w:val="berschrift2"/>
        <w:numPr>
          <w:ilvl w:val="0"/>
          <w:numId w:val="0"/>
        </w:numPr>
      </w:pPr>
      <w:bookmarkStart w:id="451" w:name="_Toc461026416"/>
      <w:r>
        <w:t>A.1 Introduction</w:t>
      </w:r>
      <w:bookmarkEnd w:id="451"/>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452" w:name="_Toc461026417"/>
      <w:r>
        <w:t>A.2 Conformance class: HY_HydroFeature application schema equivalence</w:t>
      </w:r>
      <w:bookmarkEnd w:id="452"/>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2B5BA8"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2B5BA8"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2B5BA8"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2B5BA8"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453" w:name="_Toc461026418"/>
      <w:r>
        <w:lastRenderedPageBreak/>
        <w:t>A.3 Conformance class: HY_SurfaceHydroFeature application schema equivalence</w:t>
      </w:r>
      <w:bookmarkEnd w:id="453"/>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2B5BA8"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2B5BA8"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2B5BA8"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2B5BA8"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2B5BA8"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454" w:name="_Toc461026419"/>
      <w:r>
        <w:t>A.4 Conformance class: HY_HydrometricFeature application schema equivalence</w:t>
      </w:r>
      <w:bookmarkEnd w:id="454"/>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2B5BA8"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2B5BA8"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455" w:name="_Toc461026420"/>
      <w:r>
        <w:lastRenderedPageBreak/>
        <w:t>ANNEX B - Code lists for the HY_Features model</w:t>
      </w:r>
      <w:bookmarkEnd w:id="455"/>
    </w:p>
    <w:p w14:paraId="12F5BE76" w14:textId="77777777" w:rsidR="00436079" w:rsidRDefault="00436079" w:rsidP="00B44DA2">
      <w:pPr>
        <w:pStyle w:val="berschrift2"/>
        <w:numPr>
          <w:ilvl w:val="0"/>
          <w:numId w:val="0"/>
        </w:numPr>
      </w:pPr>
      <w:bookmarkStart w:id="456" w:name="_Toc461026421"/>
      <w:r>
        <w:t>B.1 Terms identifying a fixed landmark determined to realize the conceptual outfall</w:t>
      </w:r>
      <w:bookmarkEnd w:id="456"/>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457" w:name="_Toc461026422"/>
      <w:r>
        <w:t>B.2 Terms commonly used in hydrology to describe a spatial relation between two points</w:t>
      </w:r>
      <w:bookmarkEnd w:id="457"/>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458" w:name="_Toc461026423"/>
      <w:r>
        <w:t>B.3 Terms commonly used in hydrology to describe a drainage pattern</w:t>
      </w:r>
      <w:bookmarkEnd w:id="458"/>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459" w:name="_Toc461026424"/>
      <w:r>
        <w:t>B.4 Terms commonly used to indicate the type of name usage.</w:t>
      </w:r>
      <w:bookmarkEnd w:id="459"/>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460" w:name="_Toc461026425"/>
      <w:r w:rsidRPr="00B44DA2">
        <w:lastRenderedPageBreak/>
        <w:t>ANNEX C:  HY_Features  - AHGF Mapping</w:t>
      </w:r>
      <w:bookmarkEnd w:id="460"/>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461" w:name="_Toc461026426"/>
      <w:r>
        <w:t>C.1 Catchment</w:t>
      </w:r>
      <w:r w:rsidR="00B246A3">
        <w:t xml:space="preserve"> Model</w:t>
      </w:r>
      <w:bookmarkEnd w:id="461"/>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462" w:name="_Toc461026427"/>
      <w:r w:rsidRPr="00B44DA2">
        <w:t>C.2 Hydrographic Network</w:t>
      </w:r>
      <w:bookmarkEnd w:id="462"/>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463" w:name="_Toc461026428"/>
      <w:r>
        <w:lastRenderedPageBreak/>
        <w:t xml:space="preserve">C.3 </w:t>
      </w:r>
      <w:r w:rsidRPr="00D7735B">
        <w:t>Hydrometric Network</w:t>
      </w:r>
      <w:bookmarkEnd w:id="463"/>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464" w:name="_Toc461026429"/>
      <w:r w:rsidRPr="00F11F37">
        <w:lastRenderedPageBreak/>
        <w:t>ANNEX D:  HY_Features  - NHDPlus  Mapping</w:t>
      </w:r>
      <w:bookmarkEnd w:id="464"/>
    </w:p>
    <w:p w14:paraId="28935695" w14:textId="5FCC34BF"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p>
    <w:p w14:paraId="1EE3D71A" w14:textId="4C738E77" w:rsidR="001D27A5" w:rsidRPr="00F11F37" w:rsidRDefault="001D27A5" w:rsidP="00B44DA2">
      <w:pPr>
        <w:pStyle w:val="berschrift2"/>
        <w:numPr>
          <w:ilvl w:val="0"/>
          <w:numId w:val="0"/>
        </w:numPr>
      </w:pPr>
      <w:bookmarkStart w:id="465" w:name="_Toc461026430"/>
      <w:r w:rsidRPr="00F11F37">
        <w:t>D.1 Catchment Model</w:t>
      </w:r>
      <w:bookmarkEnd w:id="465"/>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466" w:name="_Toc461026431"/>
      <w:r w:rsidRPr="00F11F37">
        <w:t>D.2 Hydrographic Network Model</w:t>
      </w:r>
      <w:bookmarkEnd w:id="466"/>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467" w:name="_Toc461026432"/>
      <w:r w:rsidRPr="00F11F37">
        <w:t>D.3 Hydrometric Network Model</w:t>
      </w:r>
      <w:bookmarkEnd w:id="467"/>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468" w:name="_Toc459388267"/>
      <w:bookmarkStart w:id="469" w:name="_Toc461026433"/>
      <w:r w:rsidRPr="00EC4103">
        <w:lastRenderedPageBreak/>
        <w:t xml:space="preserve">ANNEX </w:t>
      </w:r>
      <w:r>
        <w:t>F</w:t>
      </w:r>
      <w:r w:rsidRPr="00EC4103">
        <w:t>:  HY_F</w:t>
      </w:r>
      <w:r w:rsidR="00337E73">
        <w:t>eatures  - INSPIRE Hydrography T</w:t>
      </w:r>
      <w:r w:rsidRPr="00EC4103">
        <w:t>heme</w:t>
      </w:r>
      <w:bookmarkEnd w:id="468"/>
      <w:bookmarkEnd w:id="469"/>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470" w:name="_Toc459038746"/>
      <w:bookmarkStart w:id="471" w:name="_Toc459388268"/>
      <w:bookmarkStart w:id="472" w:name="_Toc461026434"/>
      <w:r>
        <w:t>F</w:t>
      </w:r>
      <w:r w:rsidRPr="00EC4103">
        <w:t>.1 Catchment Model</w:t>
      </w:r>
      <w:bookmarkEnd w:id="470"/>
      <w:bookmarkEnd w:id="471"/>
      <w:bookmarkEnd w:id="472"/>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473" w:name="_Toc459038747"/>
      <w:bookmarkStart w:id="474" w:name="_Toc459388269"/>
      <w:bookmarkStart w:id="475" w:name="_Toc461026435"/>
      <w:r>
        <w:t>F</w:t>
      </w:r>
      <w:r w:rsidRPr="00EC4103">
        <w:t>.2 Hydrographic Network Model</w:t>
      </w:r>
      <w:bookmarkEnd w:id="473"/>
      <w:bookmarkEnd w:id="474"/>
      <w:bookmarkEnd w:id="475"/>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476" w:name="_Toc461026436"/>
      <w:r w:rsidRPr="00F11F37">
        <w:lastRenderedPageBreak/>
        <w:t xml:space="preserve">ANNEX </w:t>
      </w:r>
      <w:r>
        <w:t>F</w:t>
      </w:r>
      <w:r w:rsidRPr="00F11F37">
        <w:t xml:space="preserve">:  HY_Features  - </w:t>
      </w:r>
      <w:r w:rsidR="00E65591">
        <w:t>SANDRE</w:t>
      </w:r>
      <w:r w:rsidRPr="00F11F37">
        <w:t xml:space="preserve">  Mapping</w:t>
      </w:r>
      <w:bookmarkEnd w:id="476"/>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477"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478" w:name="_Toc459388264"/>
      <w:bookmarkStart w:id="479" w:name="_Toc461026437"/>
      <w:r w:rsidRPr="008F6E99">
        <w:t>E.1 Catchment Model</w:t>
      </w:r>
      <w:bookmarkEnd w:id="478"/>
      <w:bookmarkEnd w:id="479"/>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480" w:name="_Toc459388265"/>
      <w:bookmarkStart w:id="481" w:name="_Toc461026438"/>
      <w:r w:rsidRPr="002534C0">
        <w:t>E.2 Hydrographic Network Model</w:t>
      </w:r>
      <w:bookmarkEnd w:id="480"/>
      <w:bookmarkEnd w:id="481"/>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482" w:name="_Toc459388266"/>
      <w:bookmarkStart w:id="483" w:name="_Toc461026439"/>
      <w:r w:rsidRPr="00A51AF2">
        <w:t>E.3 Hydrometric Network Model</w:t>
      </w:r>
      <w:bookmarkEnd w:id="482"/>
      <w:bookmarkEnd w:id="483"/>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484" w:name="_Toc461026440"/>
      <w:r>
        <w:lastRenderedPageBreak/>
        <w:t>ANNEX</w:t>
      </w:r>
      <w:r w:rsidR="00881984">
        <w:t xml:space="preserve"> G</w:t>
      </w:r>
      <w:r w:rsidR="008F339B" w:rsidRPr="00B809FB">
        <w:t>: Bibliography</w:t>
      </w:r>
      <w:bookmarkEnd w:id="477"/>
      <w:bookmarkEnd w:id="484"/>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485" w:name="_Toc461026441"/>
      <w:r>
        <w:lastRenderedPageBreak/>
        <w:t>ANNEX H</w:t>
      </w:r>
      <w:r w:rsidR="00BA30D2" w:rsidRPr="00BA30D2">
        <w:t>: Revision history</w:t>
      </w:r>
      <w:bookmarkEnd w:id="48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486"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487" w:author="GRDC/ID" w:date="2016-09-06T10:23:00Z"/>
              </w:rPr>
            </w:pPr>
            <w:ins w:id="488" w:author="GRDC/ID" w:date="2016-09-06T10:24:00Z">
              <w:r>
                <w:t>0</w:t>
              </w:r>
            </w:ins>
            <w:ins w:id="489" w:author="GRDC/ID" w:date="2016-09-06T10:44:00Z">
              <w:r w:rsidR="009B1312">
                <w:t>6</w:t>
              </w:r>
            </w:ins>
            <w:ins w:id="490"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491" w:author="GRDC/ID" w:date="2016-09-06T10:23:00Z"/>
              </w:rPr>
            </w:pPr>
            <w:ins w:id="492"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493" w:author="GRDC/ID" w:date="2016-09-06T10:23:00Z"/>
              </w:rPr>
            </w:pPr>
            <w:ins w:id="494"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495" w:author="GRDC/ID" w:date="2016-09-06T10:32:00Z"/>
              </w:rPr>
            </w:pPr>
            <w:ins w:id="496" w:author="GRDC/ID" w:date="2016-09-06T10:39:00Z">
              <w:r>
                <w:t>6.4</w:t>
              </w:r>
            </w:ins>
            <w:ins w:id="497" w:author="GRDC/ID" w:date="2016-09-06T10:41:00Z">
              <w:r>
                <w:t>, 6.6</w:t>
              </w:r>
            </w:ins>
            <w:ins w:id="498" w:author="GRDC/ID" w:date="2016-09-06T10:42:00Z">
              <w:r>
                <w:t xml:space="preserve">, </w:t>
              </w:r>
            </w:ins>
            <w:ins w:id="499" w:author="GRDC/ID" w:date="2016-09-06T10:39:00Z">
              <w:r>
                <w:t>7.4.2.5</w:t>
              </w:r>
            </w:ins>
          </w:p>
          <w:p w14:paraId="0848FCA3" w14:textId="77777777" w:rsidR="002877E1" w:rsidRDefault="002877E1" w:rsidP="002877E1">
            <w:pPr>
              <w:pStyle w:val="Aufzhlungszeichen"/>
              <w:rPr>
                <w:ins w:id="500" w:author="GRDC/ID" w:date="2016-09-06T10:32:00Z"/>
              </w:rPr>
            </w:pPr>
          </w:p>
          <w:p w14:paraId="7121D6A8" w14:textId="5E04941F" w:rsidR="002877E1" w:rsidRDefault="002877E1" w:rsidP="00766380">
            <w:pPr>
              <w:pStyle w:val="Aufzhlungszeichen"/>
              <w:rPr>
                <w:ins w:id="501"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502" w:author="GRDC/ID" w:date="2016-09-06T10:42:00Z"/>
              </w:rPr>
            </w:pPr>
            <w:ins w:id="503" w:author="GRDC/ID" w:date="2016-09-06T10:39:00Z">
              <w:r>
                <w:t xml:space="preserve">addition re alternative ways of </w:t>
              </w:r>
            </w:ins>
            <w:ins w:id="504" w:author="GRDC/ID" w:date="2016-09-06T10:40:00Z">
              <w:r>
                <w:t>p</w:t>
              </w:r>
            </w:ins>
            <w:ins w:id="505" w:author="GRDC/ID" w:date="2016-09-06T10:39:00Z">
              <w:r>
                <w:t>ositioning using the river reference system</w:t>
              </w:r>
            </w:ins>
            <w:ins w:id="506" w:author="GRDC/ID" w:date="2016-09-06T10:41:00Z">
              <w:r>
                <w:t xml:space="preserve">; </w:t>
              </w:r>
            </w:ins>
          </w:p>
          <w:p w14:paraId="15EE5660" w14:textId="77777777" w:rsidR="002877E1" w:rsidRDefault="002877E1" w:rsidP="00766380">
            <w:pPr>
              <w:pStyle w:val="Aufzhlungszeichen"/>
              <w:rPr>
                <w:ins w:id="507" w:author="GRDC/ID" w:date="2016-09-07T15:53:00Z"/>
              </w:rPr>
            </w:pPr>
            <w:ins w:id="508" w:author="GRDC/ID" w:date="2016-09-06T10:32:00Z">
              <w:r>
                <w:t>minor edits for clarity and consistency.</w:t>
              </w:r>
            </w:ins>
          </w:p>
          <w:p w14:paraId="3A34DDD2" w14:textId="4BC8F1B0" w:rsidR="00053FB3" w:rsidRDefault="00053FB3" w:rsidP="00766380">
            <w:pPr>
              <w:pStyle w:val="Aufzhlungszeichen"/>
              <w:rPr>
                <w:ins w:id="509" w:author="GRDC/ID" w:date="2016-09-06T10:23:00Z"/>
              </w:rPr>
            </w:pPr>
            <w:ins w:id="510"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RDC/ID" w:date="2016-09-12T09:16:00Z" w:initials="GRDC/ID">
    <w:p w14:paraId="22D87C23" w14:textId="0328162A" w:rsidR="00056311" w:rsidRDefault="00056311" w:rsidP="00D96D34">
      <w:pPr>
        <w:pStyle w:val="Kommentartext"/>
      </w:pPr>
      <w:r>
        <w:rPr>
          <w:rStyle w:val="Kommentarzeichen"/>
        </w:rPr>
        <w:annotationRef/>
      </w:r>
      <w:r>
        <w:t>Revised version 0.6:  some open issues fixed  in text and figures (</w:t>
      </w:r>
      <w:r w:rsidR="0064763C">
        <w:t xml:space="preserve">all </w:t>
      </w:r>
      <w:r>
        <w:t xml:space="preserve">changes in figures </w:t>
      </w:r>
      <w:r w:rsidR="0064763C">
        <w:t xml:space="preserve">already </w:t>
      </w:r>
      <w:r>
        <w:t>accepted):</w:t>
      </w:r>
    </w:p>
    <w:p w14:paraId="0FB9BED7" w14:textId="4DE1CCA4" w:rsidR="00155E8A" w:rsidRDefault="00155E8A" w:rsidP="00D96D34">
      <w:pPr>
        <w:pStyle w:val="Kommentartext"/>
        <w:numPr>
          <w:ilvl w:val="0"/>
          <w:numId w:val="28"/>
        </w:numPr>
      </w:pPr>
      <w:r>
        <w:t xml:space="preserve"> </w:t>
      </w:r>
      <w:r w:rsidR="0064763C">
        <w:t>12.09.2016: realizations vs. representation clarified at some points, a few</w:t>
      </w:r>
      <w:r>
        <w:t xml:space="preserve"> typos corrected</w:t>
      </w:r>
      <w:r w:rsidR="00056311">
        <w:t xml:space="preserve"> </w:t>
      </w:r>
    </w:p>
    <w:p w14:paraId="1177DF7C" w14:textId="6A747D94" w:rsidR="00056311" w:rsidRDefault="0064763C" w:rsidP="00D96D34">
      <w:pPr>
        <w:pStyle w:val="Kommentartext"/>
        <w:numPr>
          <w:ilvl w:val="0"/>
          <w:numId w:val="28"/>
        </w:numPr>
      </w:pPr>
      <w:r>
        <w:t xml:space="preserve">09.09.2016: </w:t>
      </w:r>
      <w:r w:rsidR="00056311">
        <w:t xml:space="preserve">Catchment hierarchy and  topology (6.3) edited (?todo: refresh Fig12, C3) </w:t>
      </w:r>
    </w:p>
    <w:p w14:paraId="661F0130" w14:textId="0E2D3764" w:rsidR="00056311" w:rsidRDefault="00056311" w:rsidP="007E1059">
      <w:pPr>
        <w:pStyle w:val="Kommentartext"/>
        <w:numPr>
          <w:ilvl w:val="0"/>
          <w:numId w:val="28"/>
        </w:numPr>
      </w:pPr>
      <w:r>
        <w:t xml:space="preserve">  river reference system (6.4) edited (?todo: new diagram 15) </w:t>
      </w:r>
    </w:p>
    <w:p w14:paraId="4E7D6A4D" w14:textId="77777777" w:rsidR="00056311" w:rsidRDefault="00056311" w:rsidP="00D96D34">
      <w:pPr>
        <w:pStyle w:val="Kommentartext"/>
        <w:numPr>
          <w:ilvl w:val="0"/>
          <w:numId w:val="28"/>
        </w:numPr>
      </w:pPr>
      <w:r>
        <w:t xml:space="preserve"> HY_Features vs. Hydro Feature schema</w:t>
      </w:r>
    </w:p>
    <w:p w14:paraId="3C63D9F9" w14:textId="1183FB67" w:rsidR="00056311" w:rsidRDefault="00056311" w:rsidP="00D96D34">
      <w:pPr>
        <w:pStyle w:val="Kommentartext"/>
        <w:numPr>
          <w:ilvl w:val="0"/>
          <w:numId w:val="28"/>
        </w:numPr>
      </w:pPr>
      <w:r>
        <w:t xml:space="preserve"> Junction vs. node clarified in text</w:t>
      </w:r>
    </w:p>
    <w:p w14:paraId="5DAE02AB" w14:textId="77777777" w:rsidR="00056311" w:rsidRDefault="00056311" w:rsidP="00D96D34">
      <w:pPr>
        <w:pStyle w:val="Kommentartext"/>
        <w:numPr>
          <w:ilvl w:val="0"/>
          <w:numId w:val="28"/>
        </w:numPr>
      </w:pPr>
      <w:r>
        <w:t xml:space="preserve"> ‘ISO model not imported’ clarified in text</w:t>
      </w:r>
    </w:p>
    <w:p w14:paraId="77A93275" w14:textId="0F504921" w:rsidR="00056311" w:rsidRDefault="00056311" w:rsidP="00D96D34">
      <w:pPr>
        <w:pStyle w:val="Kommentartext"/>
        <w:numPr>
          <w:ilvl w:val="0"/>
          <w:numId w:val="28"/>
        </w:numPr>
      </w:pPr>
      <w:r>
        <w:t xml:space="preserve"> Constraints on dendritic catchment in fig 8 visible</w:t>
      </w:r>
    </w:p>
    <w:p w14:paraId="3101B8A0" w14:textId="77777777" w:rsidR="00056311" w:rsidRDefault="00056311" w:rsidP="00D96D34">
      <w:pPr>
        <w:pStyle w:val="Kommentartext"/>
        <w:numPr>
          <w:ilvl w:val="0"/>
          <w:numId w:val="28"/>
        </w:numPr>
      </w:pPr>
      <w:r>
        <w:t xml:space="preserve"> Uml enlarged in embedded figs 7,8,9,10,11,13,14</w:t>
      </w:r>
    </w:p>
    <w:p w14:paraId="2A14B136" w14:textId="1C98155A" w:rsidR="00056311" w:rsidRDefault="00056311" w:rsidP="00D96D34">
      <w:pPr>
        <w:pStyle w:val="Kommentartext"/>
        <w:numPr>
          <w:ilvl w:val="0"/>
          <w:numId w:val="28"/>
        </w:numPr>
      </w:pPr>
      <w:r>
        <w:t xml:space="preserve"> shape of waterEdge – figure updated</w:t>
      </w:r>
    </w:p>
    <w:p w14:paraId="76DF2B59" w14:textId="77777777" w:rsidR="00056311" w:rsidRDefault="00056311" w:rsidP="00D96D34">
      <w:pPr>
        <w:pStyle w:val="Kommentartext"/>
        <w:numPr>
          <w:ilvl w:val="0"/>
          <w:numId w:val="28"/>
        </w:numPr>
      </w:pPr>
      <w:r>
        <w:t xml:space="preserve"> terms: hydrographyfixed</w:t>
      </w:r>
    </w:p>
    <w:p w14:paraId="346AA7E6" w14:textId="77777777" w:rsidR="00056311" w:rsidRDefault="00056311"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056311" w:rsidRDefault="00056311" w:rsidP="00D96D34">
      <w:pPr>
        <w:pStyle w:val="Kommentartext"/>
        <w:numPr>
          <w:ilvl w:val="0"/>
          <w:numId w:val="28"/>
        </w:numPr>
      </w:pPr>
      <w:r>
        <w:t xml:space="preserve"> All Figures checked and updated if needed</w:t>
      </w:r>
    </w:p>
  </w:comment>
  <w:comment w:id="22" w:author="GRDC/ID" w:date="2016-09-07T15:12:00Z" w:initials="GRDC/ID">
    <w:p w14:paraId="3D742705" w14:textId="0ECF0610" w:rsidR="00056311" w:rsidRDefault="00056311">
      <w:pPr>
        <w:pStyle w:val="Kommentartext"/>
      </w:pPr>
      <w:r>
        <w:rPr>
          <w:rStyle w:val="Kommentarzeichen"/>
        </w:rPr>
        <w:annotationRef/>
      </w:r>
      <w:r>
        <w:t xml:space="preserve">Yes. Since measurement is in the scope of the ISO observation model </w:t>
      </w:r>
    </w:p>
  </w:comment>
  <w:comment w:id="170" w:author="GRDC/ID" w:date="2016-09-09T09:24:00Z" w:initials="GRDC/ID">
    <w:p w14:paraId="00AAAD78" w14:textId="4BD255B2" w:rsidR="00056311" w:rsidRDefault="00056311">
      <w:pPr>
        <w:pStyle w:val="Kommentartext"/>
      </w:pPr>
      <w:r>
        <w:rPr>
          <w:rStyle w:val="Kommentarzeichen"/>
        </w:rPr>
        <w:annotationRef/>
      </w:r>
      <w:r>
        <w:t>Would like avoid ‘node’ here, to not mix up the topological concepts (which are a realization of catchment) with (hydro)-logical catchment concept.</w:t>
      </w:r>
    </w:p>
  </w:comment>
  <w:comment w:id="216" w:author="GRDC/ID" w:date="2016-09-09T10:28:00Z" w:initials="GRDC/ID">
    <w:p w14:paraId="29599733" w14:textId="77777777" w:rsidR="00056311" w:rsidRDefault="00056311" w:rsidP="00AB6DAC">
      <w:pPr>
        <w:pStyle w:val="Kommentartext"/>
      </w:pPr>
      <w:r>
        <w:rPr>
          <w:rStyle w:val="Kommentarzeichen"/>
        </w:rPr>
        <w:annotationRef/>
      </w:r>
      <w:r>
        <w:t xml:space="preserve">C8 should show the result of joining E,B,C,D and F into X, when the left stream would be removed from figure. </w:t>
      </w:r>
    </w:p>
    <w:p w14:paraId="6D0A41E9" w14:textId="77777777" w:rsidR="00056311" w:rsidRDefault="00056311"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36" w:author="GRDC/ID" w:date="2016-09-07T15:12:00Z" w:initials="GRDC/ID">
    <w:p w14:paraId="28BF331E" w14:textId="4EA1C040" w:rsidR="00056311" w:rsidRDefault="00056311">
      <w:pPr>
        <w:pStyle w:val="Kommentartext"/>
      </w:pPr>
      <w:r>
        <w:rPr>
          <w:rStyle w:val="Kommentarzeichen"/>
        </w:rPr>
        <w:annotationRef/>
      </w:r>
      <w:r>
        <w:t>Current figure (copy of 14)  is placeholder – enlarge uml</w:t>
      </w:r>
    </w:p>
  </w:comment>
  <w:comment w:id="251" w:author="GRDC/ID" w:date="2016-09-07T15:42:00Z" w:initials="GRDC/ID">
    <w:p w14:paraId="4B4C72D7" w14:textId="77777777" w:rsidR="00056311" w:rsidRDefault="00056311" w:rsidP="00526406">
      <w:pPr>
        <w:pStyle w:val="StandardWeb"/>
        <w:jc w:val="both"/>
        <w:rPr>
          <w:lang w:val="en-US"/>
        </w:rPr>
      </w:pPr>
      <w:r>
        <w:rPr>
          <w:rStyle w:val="Kommentarzeichen"/>
        </w:rPr>
        <w:annotationRef/>
      </w:r>
    </w:p>
    <w:p w14:paraId="48798242" w14:textId="266501E9" w:rsidR="00056311" w:rsidRDefault="00056311" w:rsidP="00526406">
      <w:pPr>
        <w:pStyle w:val="StandardWeb"/>
        <w:jc w:val="both"/>
        <w:rPr>
          <w:lang w:val="en-US"/>
        </w:rPr>
      </w:pPr>
      <w:r w:rsidRPr="00526406">
        <w:rPr>
          <w:highlight w:val="yellow"/>
          <w:lang w:val="en-US"/>
        </w:rPr>
        <w:t>THIS FIGURE IS A PLACEHOLDER</w:t>
      </w:r>
      <w:r>
        <w:rPr>
          <w:lang w:val="en-US"/>
        </w:rPr>
        <w:t>:</w:t>
      </w:r>
    </w:p>
    <w:p w14:paraId="77087B56" w14:textId="7886F9E9" w:rsidR="00056311" w:rsidRDefault="00056311"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056311" w:rsidRDefault="00056311" w:rsidP="00DD072F">
      <w:pPr>
        <w:pStyle w:val="StandardWeb"/>
        <w:jc w:val="both"/>
        <w:rPr>
          <w:lang w:val="en-US"/>
        </w:rPr>
      </w:pPr>
    </w:p>
    <w:p w14:paraId="31D67BD7" w14:textId="0C59A9A6" w:rsidR="00056311" w:rsidRDefault="00056311">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D42029" w14:textId="77777777" w:rsidR="002B5BA8" w:rsidRDefault="002B5BA8">
      <w:pPr>
        <w:spacing w:after="0"/>
      </w:pPr>
      <w:r>
        <w:separator/>
      </w:r>
    </w:p>
  </w:endnote>
  <w:endnote w:type="continuationSeparator" w:id="0">
    <w:p w14:paraId="590FAB86" w14:textId="77777777" w:rsidR="002B5BA8" w:rsidRDefault="002B5B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EndPr/>
    <w:sdtContent>
      <w:p w14:paraId="1800CE91" w14:textId="77777777" w:rsidR="00056311" w:rsidRDefault="00056311">
        <w:pPr>
          <w:pStyle w:val="Fuzeile"/>
          <w:jc w:val="center"/>
        </w:pPr>
        <w:r>
          <w:fldChar w:fldCharType="begin"/>
        </w:r>
        <w:r>
          <w:instrText>PAGE   \* MERGEFORMAT</w:instrText>
        </w:r>
        <w:r>
          <w:fldChar w:fldCharType="separate"/>
        </w:r>
        <w:r w:rsidR="0064763C" w:rsidRPr="0064763C">
          <w:rPr>
            <w:noProof/>
            <w:lang w:val="de-DE"/>
          </w:rPr>
          <w:t>ii</w:t>
        </w:r>
        <w:r>
          <w:fldChar w:fldCharType="end"/>
        </w:r>
      </w:p>
    </w:sdtContent>
  </w:sdt>
  <w:p w14:paraId="3480EAC6" w14:textId="730C691C" w:rsidR="00056311" w:rsidRPr="002F3E1E" w:rsidRDefault="00056311"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056311" w:rsidRDefault="00056311">
        <w:pPr>
          <w:pStyle w:val="Fuzeile"/>
          <w:jc w:val="center"/>
        </w:pPr>
        <w:r>
          <w:t xml:space="preserve">C - </w:t>
        </w:r>
        <w:r>
          <w:fldChar w:fldCharType="begin"/>
        </w:r>
        <w:r>
          <w:instrText>PAGE   \* MERGEFORMAT</w:instrText>
        </w:r>
        <w:r>
          <w:fldChar w:fldCharType="separate"/>
        </w:r>
        <w:r w:rsidR="00155E8A" w:rsidRPr="00155E8A">
          <w:rPr>
            <w:noProof/>
            <w:lang w:val="de-DE"/>
          </w:rPr>
          <w:t>4</w:t>
        </w:r>
        <w:r>
          <w:fldChar w:fldCharType="end"/>
        </w:r>
      </w:p>
    </w:sdtContent>
  </w:sdt>
  <w:p w14:paraId="5496D8BD" w14:textId="77777777" w:rsidR="00056311" w:rsidRPr="002F3E1E" w:rsidRDefault="00056311"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056311" w:rsidRDefault="00056311" w:rsidP="00B62D99">
        <w:pPr>
          <w:pStyle w:val="Fuzeile"/>
          <w:jc w:val="center"/>
        </w:pPr>
        <w:r>
          <w:t xml:space="preserve">C - </w:t>
        </w:r>
        <w:r>
          <w:fldChar w:fldCharType="begin"/>
        </w:r>
        <w:r>
          <w:instrText>PAGE   \* MERGEFORMAT</w:instrText>
        </w:r>
        <w:r>
          <w:fldChar w:fldCharType="separate"/>
        </w:r>
        <w:r w:rsidR="00155E8A" w:rsidRPr="00155E8A">
          <w:rPr>
            <w:noProof/>
            <w:lang w:val="de-DE"/>
          </w:rPr>
          <w:t>3</w:t>
        </w:r>
        <w:r>
          <w:fldChar w:fldCharType="end"/>
        </w:r>
      </w:p>
      <w:p w14:paraId="01A4B7B5" w14:textId="05F8B6FC" w:rsidR="00056311" w:rsidRDefault="00056311"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056311" w:rsidRDefault="00056311">
        <w:pPr>
          <w:pStyle w:val="Fuzeile"/>
          <w:jc w:val="center"/>
        </w:pPr>
        <w:r>
          <w:t xml:space="preserve">D - </w:t>
        </w:r>
        <w:r>
          <w:fldChar w:fldCharType="begin"/>
        </w:r>
        <w:r>
          <w:instrText>PAGE   \* MERGEFORMAT</w:instrText>
        </w:r>
        <w:r>
          <w:fldChar w:fldCharType="separate"/>
        </w:r>
        <w:r w:rsidR="00155E8A">
          <w:rPr>
            <w:noProof/>
          </w:rPr>
          <w:t>2</w:t>
        </w:r>
        <w:r>
          <w:fldChar w:fldCharType="end"/>
        </w:r>
      </w:p>
    </w:sdtContent>
  </w:sdt>
  <w:p w14:paraId="2249092B" w14:textId="7D9EED5B" w:rsidR="00056311" w:rsidRPr="002F3E1E" w:rsidRDefault="00056311"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056311" w:rsidRDefault="00056311" w:rsidP="00B62D99">
        <w:pPr>
          <w:pStyle w:val="Fuzeile"/>
          <w:jc w:val="center"/>
        </w:pPr>
        <w:r>
          <w:t xml:space="preserve">D - </w:t>
        </w:r>
        <w:r>
          <w:fldChar w:fldCharType="begin"/>
        </w:r>
        <w:r>
          <w:instrText>PAGE   \* MERGEFORMAT</w:instrText>
        </w:r>
        <w:r>
          <w:fldChar w:fldCharType="separate"/>
        </w:r>
        <w:r w:rsidR="00155E8A" w:rsidRPr="00155E8A">
          <w:rPr>
            <w:noProof/>
            <w:lang w:val="de-DE"/>
          </w:rPr>
          <w:t>3</w:t>
        </w:r>
        <w:r>
          <w:fldChar w:fldCharType="end"/>
        </w:r>
      </w:p>
      <w:p w14:paraId="1455CD11" w14:textId="77777777" w:rsidR="00056311" w:rsidRDefault="00056311"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056311" w:rsidRDefault="00056311">
        <w:pPr>
          <w:pStyle w:val="Fuzeile"/>
          <w:jc w:val="center"/>
        </w:pPr>
        <w:r>
          <w:t xml:space="preserve">E - </w:t>
        </w:r>
        <w:r>
          <w:fldChar w:fldCharType="begin"/>
        </w:r>
        <w:r>
          <w:instrText>PAGE   \* MERGEFORMAT</w:instrText>
        </w:r>
        <w:r>
          <w:fldChar w:fldCharType="separate"/>
        </w:r>
        <w:r w:rsidR="00155E8A">
          <w:rPr>
            <w:noProof/>
          </w:rPr>
          <w:t>4</w:t>
        </w:r>
        <w:r>
          <w:fldChar w:fldCharType="end"/>
        </w:r>
      </w:p>
    </w:sdtContent>
  </w:sdt>
  <w:p w14:paraId="7E9A3639" w14:textId="3907762D" w:rsidR="00056311" w:rsidRPr="002F3E1E" w:rsidRDefault="00056311"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056311" w:rsidRDefault="00056311" w:rsidP="00B62D99">
        <w:pPr>
          <w:pStyle w:val="Fuzeile"/>
          <w:jc w:val="center"/>
        </w:pPr>
        <w:r>
          <w:t xml:space="preserve">E - </w:t>
        </w:r>
        <w:r>
          <w:fldChar w:fldCharType="begin"/>
        </w:r>
        <w:r>
          <w:instrText>PAGE   \* MERGEFORMAT</w:instrText>
        </w:r>
        <w:r>
          <w:fldChar w:fldCharType="separate"/>
        </w:r>
        <w:r w:rsidR="00155E8A" w:rsidRPr="00155E8A">
          <w:rPr>
            <w:noProof/>
            <w:lang w:val="de-DE"/>
          </w:rPr>
          <w:t>5</w:t>
        </w:r>
        <w:r>
          <w:fldChar w:fldCharType="end"/>
        </w:r>
      </w:p>
      <w:p w14:paraId="0649BD0A" w14:textId="77777777" w:rsidR="00056311" w:rsidRDefault="00056311"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77777777" w:rsidR="00056311" w:rsidRDefault="00056311">
        <w:pPr>
          <w:pStyle w:val="Fuzeile"/>
          <w:jc w:val="center"/>
        </w:pPr>
        <w:r>
          <w:t xml:space="preserve">E - </w:t>
        </w:r>
        <w:r>
          <w:fldChar w:fldCharType="begin"/>
        </w:r>
        <w:r>
          <w:instrText>PAGE   \* MERGEFORMAT</w:instrText>
        </w:r>
        <w:r>
          <w:fldChar w:fldCharType="separate"/>
        </w:r>
        <w:r w:rsidR="00155E8A">
          <w:rPr>
            <w:noProof/>
          </w:rPr>
          <w:t>2</w:t>
        </w:r>
        <w:r>
          <w:fldChar w:fldCharType="end"/>
        </w:r>
      </w:p>
    </w:sdtContent>
  </w:sdt>
  <w:p w14:paraId="0E37AB42" w14:textId="77777777" w:rsidR="00056311" w:rsidRPr="002F3E1E" w:rsidRDefault="00056311"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77777777" w:rsidR="00056311" w:rsidRDefault="00056311" w:rsidP="00B62D99">
        <w:pPr>
          <w:pStyle w:val="Fuzeile"/>
          <w:jc w:val="center"/>
        </w:pPr>
        <w:r>
          <w:t xml:space="preserve">E - </w:t>
        </w:r>
        <w:r>
          <w:fldChar w:fldCharType="begin"/>
        </w:r>
        <w:r>
          <w:instrText>PAGE   \* MERGEFORMAT</w:instrText>
        </w:r>
        <w:r>
          <w:fldChar w:fldCharType="separate"/>
        </w:r>
        <w:r w:rsidR="00155E8A" w:rsidRPr="00155E8A">
          <w:rPr>
            <w:noProof/>
            <w:lang w:val="de-DE"/>
          </w:rPr>
          <w:t>3</w:t>
        </w:r>
        <w:r>
          <w:fldChar w:fldCharType="end"/>
        </w:r>
      </w:p>
      <w:p w14:paraId="7A96FC68" w14:textId="77777777" w:rsidR="00056311" w:rsidRDefault="00056311"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056311" w:rsidRDefault="00056311" w:rsidP="00B62D99">
        <w:pPr>
          <w:pStyle w:val="Fuzeile"/>
          <w:jc w:val="center"/>
        </w:pPr>
        <w:r>
          <w:t xml:space="preserve">G - </w:t>
        </w:r>
        <w:r>
          <w:fldChar w:fldCharType="begin"/>
        </w:r>
        <w:r>
          <w:instrText>PAGE   \* MERGEFORMAT</w:instrText>
        </w:r>
        <w:r>
          <w:fldChar w:fldCharType="separate"/>
        </w:r>
        <w:r w:rsidR="00155E8A" w:rsidRPr="00155E8A">
          <w:rPr>
            <w:noProof/>
            <w:lang w:val="de-DE"/>
          </w:rPr>
          <w:t>1</w:t>
        </w:r>
        <w:r>
          <w:fldChar w:fldCharType="end"/>
        </w:r>
      </w:p>
      <w:p w14:paraId="49B0929D" w14:textId="77777777" w:rsidR="00056311" w:rsidRDefault="00056311"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056311" w:rsidRDefault="00056311" w:rsidP="00B62D99">
        <w:pPr>
          <w:pStyle w:val="Fuzeile"/>
          <w:jc w:val="center"/>
        </w:pPr>
        <w:r>
          <w:t xml:space="preserve">H - </w:t>
        </w:r>
        <w:r>
          <w:fldChar w:fldCharType="begin"/>
        </w:r>
        <w:r>
          <w:instrText>PAGE   \* MERGEFORMAT</w:instrText>
        </w:r>
        <w:r>
          <w:fldChar w:fldCharType="separate"/>
        </w:r>
        <w:r w:rsidR="00155E8A" w:rsidRPr="00155E8A">
          <w:rPr>
            <w:noProof/>
            <w:lang w:val="de-DE"/>
          </w:rPr>
          <w:t>1</w:t>
        </w:r>
        <w:r>
          <w:fldChar w:fldCharType="end"/>
        </w:r>
      </w:p>
      <w:p w14:paraId="1A9AF0FD" w14:textId="77777777" w:rsidR="00056311" w:rsidRDefault="00056311"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056311" w:rsidRDefault="00056311">
        <w:pPr>
          <w:pStyle w:val="Fuzeile"/>
          <w:jc w:val="center"/>
        </w:pPr>
        <w:r>
          <w:fldChar w:fldCharType="begin"/>
        </w:r>
        <w:r>
          <w:instrText xml:space="preserve"> PAGE   \* MERGEFORMAT </w:instrText>
        </w:r>
        <w:r>
          <w:fldChar w:fldCharType="separate"/>
        </w:r>
        <w:r w:rsidR="0064763C">
          <w:rPr>
            <w:noProof/>
          </w:rPr>
          <w:t>iii</w:t>
        </w:r>
        <w:r>
          <w:rPr>
            <w:noProof/>
          </w:rPr>
          <w:fldChar w:fldCharType="end"/>
        </w:r>
      </w:p>
    </w:sdtContent>
  </w:sdt>
  <w:p w14:paraId="3BE1566C" w14:textId="2F48DFE9" w:rsidR="00056311" w:rsidRPr="0079517D" w:rsidRDefault="00056311"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056311" w:rsidRPr="0079517D" w:rsidRDefault="00056311"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056311" w:rsidRDefault="00056311">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056311" w:rsidRDefault="00056311">
        <w:pPr>
          <w:pStyle w:val="Fuzeile"/>
          <w:jc w:val="center"/>
        </w:pPr>
        <w:r>
          <w:fldChar w:fldCharType="begin"/>
        </w:r>
        <w:r>
          <w:instrText>PAGE   \* MERGEFORMAT</w:instrText>
        </w:r>
        <w:r>
          <w:fldChar w:fldCharType="separate"/>
        </w:r>
        <w:r w:rsidR="0064763C" w:rsidRPr="0064763C">
          <w:rPr>
            <w:noProof/>
            <w:lang w:val="de-DE"/>
          </w:rPr>
          <w:t>12</w:t>
        </w:r>
        <w:r>
          <w:fldChar w:fldCharType="end"/>
        </w:r>
      </w:p>
    </w:sdtContent>
  </w:sdt>
  <w:p w14:paraId="1914505E" w14:textId="77777777" w:rsidR="00056311" w:rsidRPr="002F3E1E" w:rsidRDefault="00056311"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056311" w:rsidRDefault="00056311">
        <w:pPr>
          <w:pStyle w:val="Fuzeile"/>
          <w:jc w:val="center"/>
        </w:pPr>
        <w:r>
          <w:fldChar w:fldCharType="begin"/>
        </w:r>
        <w:r>
          <w:instrText>PAGE   \* MERGEFORMAT</w:instrText>
        </w:r>
        <w:r>
          <w:fldChar w:fldCharType="separate"/>
        </w:r>
        <w:r w:rsidR="0064763C">
          <w:rPr>
            <w:noProof/>
          </w:rPr>
          <w:t>13</w:t>
        </w:r>
        <w:r>
          <w:fldChar w:fldCharType="end"/>
        </w:r>
      </w:p>
    </w:sdtContent>
  </w:sdt>
  <w:p w14:paraId="4588677E" w14:textId="70B8495A" w:rsidR="00056311" w:rsidRPr="0079517D" w:rsidRDefault="00056311"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056311" w:rsidRDefault="00056311">
        <w:pPr>
          <w:pStyle w:val="Fuzeile"/>
          <w:jc w:val="center"/>
        </w:pPr>
        <w:r>
          <w:t xml:space="preserve">A - </w:t>
        </w:r>
        <w:r>
          <w:fldChar w:fldCharType="begin"/>
        </w:r>
        <w:r>
          <w:instrText>PAGE   \* MERGEFORMAT</w:instrText>
        </w:r>
        <w:r>
          <w:fldChar w:fldCharType="separate"/>
        </w:r>
        <w:r w:rsidR="00155E8A" w:rsidRPr="00155E8A">
          <w:rPr>
            <w:noProof/>
            <w:lang w:val="de-DE"/>
          </w:rPr>
          <w:t>2</w:t>
        </w:r>
        <w:r>
          <w:fldChar w:fldCharType="end"/>
        </w:r>
      </w:p>
    </w:sdtContent>
  </w:sdt>
  <w:p w14:paraId="0A8DC310" w14:textId="77777777" w:rsidR="00056311" w:rsidRPr="002F3E1E" w:rsidRDefault="00056311"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056311" w:rsidRDefault="00056311">
        <w:pPr>
          <w:pStyle w:val="Fuzeile"/>
          <w:jc w:val="center"/>
        </w:pPr>
        <w:r>
          <w:t xml:space="preserve"> A - </w:t>
        </w:r>
        <w:r>
          <w:fldChar w:fldCharType="begin"/>
        </w:r>
        <w:r>
          <w:instrText>PAGE   \* MERGEFORMAT</w:instrText>
        </w:r>
        <w:r>
          <w:fldChar w:fldCharType="separate"/>
        </w:r>
        <w:r w:rsidR="00155E8A">
          <w:rPr>
            <w:noProof/>
          </w:rPr>
          <w:t>1</w:t>
        </w:r>
        <w:r>
          <w:fldChar w:fldCharType="end"/>
        </w:r>
      </w:p>
    </w:sdtContent>
  </w:sdt>
  <w:p w14:paraId="115A612A" w14:textId="77777777" w:rsidR="00056311" w:rsidRPr="0079517D" w:rsidRDefault="00056311"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056311" w:rsidRDefault="00056311">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155E8A" w:rsidRPr="00155E8A">
          <w:rPr>
            <w:noProof/>
            <w:lang w:val="de-DE"/>
          </w:rPr>
          <w:t>2</w:t>
        </w:r>
        <w:r>
          <w:fldChar w:fldCharType="end"/>
        </w:r>
      </w:sdtContent>
    </w:sdt>
  </w:p>
  <w:p w14:paraId="694C3FDE" w14:textId="77777777" w:rsidR="00056311" w:rsidRPr="002F3E1E" w:rsidRDefault="00056311"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056311" w:rsidRDefault="00056311">
        <w:pPr>
          <w:pStyle w:val="Fuzeile"/>
          <w:jc w:val="center"/>
        </w:pPr>
        <w:r>
          <w:t xml:space="preserve"> B - </w:t>
        </w:r>
        <w:r>
          <w:fldChar w:fldCharType="begin"/>
        </w:r>
        <w:r>
          <w:instrText>PAGE   \* MERGEFORMAT</w:instrText>
        </w:r>
        <w:r>
          <w:fldChar w:fldCharType="separate"/>
        </w:r>
        <w:r w:rsidR="00155E8A">
          <w:rPr>
            <w:noProof/>
          </w:rPr>
          <w:t>3</w:t>
        </w:r>
        <w:r>
          <w:fldChar w:fldCharType="end"/>
        </w:r>
      </w:p>
    </w:sdtContent>
  </w:sdt>
  <w:p w14:paraId="65AC16F3" w14:textId="77777777" w:rsidR="00056311" w:rsidRPr="0079517D" w:rsidRDefault="00056311"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2E8F5" w14:textId="77777777" w:rsidR="002B5BA8" w:rsidRDefault="002B5BA8">
      <w:pPr>
        <w:spacing w:after="0"/>
      </w:pPr>
      <w:r>
        <w:separator/>
      </w:r>
    </w:p>
  </w:footnote>
  <w:footnote w:type="continuationSeparator" w:id="0">
    <w:p w14:paraId="3AC40062" w14:textId="77777777" w:rsidR="002B5BA8" w:rsidRDefault="002B5B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056311" w:rsidRPr="00C060A8" w:rsidRDefault="00056311"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056311" w:rsidRPr="00A434DB" w:rsidRDefault="00056311"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056311" w:rsidRPr="005D4956" w:rsidRDefault="00056311"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056311" w:rsidRPr="00A434DB" w:rsidRDefault="00056311"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056311" w:rsidRPr="00C71A5E" w:rsidRDefault="00056311"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056311" w:rsidRPr="00A434DB" w:rsidRDefault="00056311"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056311" w:rsidRPr="00C71A5E" w:rsidRDefault="00056311"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056311" w:rsidRPr="00A434DB" w:rsidRDefault="00056311"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056311" w:rsidRPr="00C71A5E" w:rsidRDefault="00056311"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651"/>
    <w:rsid w:val="000200A1"/>
    <w:rsid w:val="000203FF"/>
    <w:rsid w:val="00021804"/>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4D70"/>
    <w:rsid w:val="00056311"/>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E8A"/>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E61"/>
    <w:rsid w:val="002B5BA8"/>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1B9"/>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3A3A"/>
    <w:rsid w:val="00343F95"/>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27773"/>
    <w:rsid w:val="00637EFB"/>
    <w:rsid w:val="0064089C"/>
    <w:rsid w:val="00644EF0"/>
    <w:rsid w:val="00645F3A"/>
    <w:rsid w:val="0064763C"/>
    <w:rsid w:val="006477EE"/>
    <w:rsid w:val="00647D98"/>
    <w:rsid w:val="006512DB"/>
    <w:rsid w:val="00661D3F"/>
    <w:rsid w:val="00664C36"/>
    <w:rsid w:val="00666A3F"/>
    <w:rsid w:val="00671237"/>
    <w:rsid w:val="00671495"/>
    <w:rsid w:val="00671D34"/>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3A6D"/>
    <w:rsid w:val="00AA685E"/>
    <w:rsid w:val="00AA7741"/>
    <w:rsid w:val="00AB256D"/>
    <w:rsid w:val="00AB6DAC"/>
    <w:rsid w:val="00AC181F"/>
    <w:rsid w:val="00AC27D3"/>
    <w:rsid w:val="00AC2E40"/>
    <w:rsid w:val="00AC3AA2"/>
    <w:rsid w:val="00AC61BB"/>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646F9"/>
    <w:rsid w:val="00C71A5E"/>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6264"/>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106F"/>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713B"/>
    <w:rsid w:val="00F875C3"/>
    <w:rsid w:val="00F92A61"/>
    <w:rsid w:val="00F96CE8"/>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94978-F29E-4DE9-92F9-286D1707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34127</Words>
  <Characters>194528</Characters>
  <Application>Microsoft Office Word</Application>
  <DocSecurity>0</DocSecurity>
  <Lines>1621</Lines>
  <Paragraphs>456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228199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14</cp:revision>
  <cp:lastPrinted>2016-09-08T13:58:00Z</cp:lastPrinted>
  <dcterms:created xsi:type="dcterms:W3CDTF">2016-09-08T07:57:00Z</dcterms:created>
  <dcterms:modified xsi:type="dcterms:W3CDTF">2016-09-12T07:29:00Z</dcterms:modified>
</cp:coreProperties>
</file>